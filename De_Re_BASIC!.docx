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1.7</w:t>
      </w:r>
      <w:ins w:id="0" w:author="msammartano" w:date="2014-02-07T12:48:00Z">
        <w:r w:rsidR="00DC2F2C">
          <w:rPr>
            <w:sz w:val="36"/>
            <w:szCs w:val="36"/>
          </w:rPr>
          <w:t>7</w:t>
        </w:r>
      </w:ins>
      <w:del w:id="1" w:author="msammartano" w:date="2014-02-07T12:48:00Z">
        <w:r w:rsidR="00F25E63" w:rsidDel="00DC2F2C">
          <w:rPr>
            <w:sz w:val="36"/>
            <w:szCs w:val="36"/>
          </w:rPr>
          <w:delText>6</w:delText>
        </w:r>
      </w:del>
    </w:p>
    <w:p w:rsidR="00C21152" w:rsidRDefault="00F25E63" w:rsidP="00935006">
      <w:pPr>
        <w:pStyle w:val="Subtitle"/>
        <w:jc w:val="center"/>
        <w:rPr>
          <w:rStyle w:val="SubtleEmphasis"/>
        </w:rPr>
      </w:pPr>
      <w:del w:id="2" w:author="msammartano" w:date="2014-02-07T12:48:00Z">
        <w:r w:rsidDel="00DC2F2C">
          <w:rPr>
            <w:rStyle w:val="SubtleEmphasis"/>
          </w:rPr>
          <w:delText>October 23</w:delText>
        </w:r>
      </w:del>
      <w:ins w:id="3" w:author="msammartano" w:date="2014-02-07T12:48:00Z">
        <w:r w:rsidR="00DC2F2C">
          <w:rPr>
            <w:rStyle w:val="SubtleEmphasis"/>
          </w:rPr>
          <w:t>February 9</w:t>
        </w:r>
      </w:ins>
      <w:r w:rsidR="00FB0FD3">
        <w:rPr>
          <w:rStyle w:val="SubtleEmphasis"/>
        </w:rPr>
        <w:t>,</w:t>
      </w:r>
      <w:r w:rsidR="00A612E9">
        <w:rPr>
          <w:rStyle w:val="SubtleEmphasis"/>
        </w:rPr>
        <w:t xml:space="preserve"> 201</w:t>
      </w:r>
      <w:ins w:id="4" w:author="msammartano" w:date="2014-02-07T12:49:00Z">
        <w:r w:rsidR="00DC2F2C">
          <w:rPr>
            <w:rStyle w:val="SubtleEmphasis"/>
          </w:rPr>
          <w:t>4</w:t>
        </w:r>
      </w:ins>
      <w:del w:id="5" w:author="msammartano" w:date="2014-02-07T12:49:00Z">
        <w:r w:rsidR="00093D70" w:rsidDel="00DC2F2C">
          <w:rPr>
            <w:rStyle w:val="SubtleEmphasis"/>
          </w:rPr>
          <w:delText>3</w:delText>
        </w:r>
      </w:del>
    </w:p>
    <w:p w:rsidR="00137E1C" w:rsidRPr="00137E1C" w:rsidRDefault="00137E1C" w:rsidP="00137E1C"/>
    <w:p w:rsidR="008E4E52" w:rsidRPr="00935006" w:rsidRDefault="008E4E52" w:rsidP="00935006"/>
    <w:p w:rsidR="003B169C" w:rsidRDefault="000B4495" w:rsidP="003B169C">
      <w:pPr>
        <w:jc w:val="center"/>
        <w:rPr>
          <w:b/>
          <w:sz w:val="52"/>
          <w:szCs w:val="52"/>
        </w:rPr>
      </w:pPr>
      <w:ins w:id="6" w:author="msammartano" w:date="2014-02-07T12:49:00Z">
        <w:r>
          <w:rPr>
            <w:noProof/>
          </w:rPr>
          <w:drawing>
            <wp:anchor distT="0" distB="0" distL="0" distR="0" simplePos="0" relativeHeight="251659264"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ins>
    </w:p>
    <w:p w:rsidR="00437CCD" w:rsidRDefault="000B4495" w:rsidP="003B169C">
      <w:pPr>
        <w:jc w:val="center"/>
        <w:rPr>
          <w:b/>
          <w:sz w:val="52"/>
          <w:szCs w:val="52"/>
        </w:rPr>
      </w:pPr>
      <w:del w:id="7" w:author="msammartano" w:date="2014-02-07T12:49:00Z">
        <w:r>
          <w:rPr>
            <w:noProof/>
          </w:rPr>
          <w:drawing>
            <wp:inline distT="0" distB="0" distL="0" distR="0">
              <wp:extent cx="5009322" cy="3991555"/>
              <wp:effectExtent l="19050" t="0" r="82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del>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F42897" w:rsidRDefault="00833AAE">
          <w:pPr>
            <w:pStyle w:val="TOC1"/>
            <w:tabs>
              <w:tab w:val="right" w:leader="dot" w:pos="9350"/>
            </w:tabs>
            <w:rPr>
              <w:ins w:id="8" w:author="msammartano" w:date="2014-02-09T00:58:00Z"/>
              <w:rFonts w:eastAsiaTheme="minorEastAsia"/>
              <w:noProof/>
            </w:rPr>
          </w:pPr>
          <w:r w:rsidRPr="00833AAE">
            <w:fldChar w:fldCharType="begin"/>
          </w:r>
          <w:r w:rsidR="00CD5746">
            <w:instrText xml:space="preserve"> TOC \o "1-3" \h \z \u </w:instrText>
          </w:r>
          <w:r w:rsidRPr="00833AAE">
            <w:fldChar w:fldCharType="separate"/>
          </w:r>
          <w:ins w:id="9" w:author="msammartano" w:date="2014-02-09T00:58:00Z">
            <w:r w:rsidR="00F42897" w:rsidRPr="00E10B2A">
              <w:rPr>
                <w:rStyle w:val="Hyperlink"/>
                <w:noProof/>
              </w:rPr>
              <w:fldChar w:fldCharType="begin"/>
            </w:r>
            <w:r w:rsidR="00F42897" w:rsidRPr="00E10B2A">
              <w:rPr>
                <w:rStyle w:val="Hyperlink"/>
                <w:noProof/>
              </w:rPr>
              <w:instrText xml:space="preserve"> </w:instrText>
            </w:r>
            <w:r w:rsidR="00F42897">
              <w:rPr>
                <w:noProof/>
              </w:rPr>
              <w:instrText>HYPERLINK \l "_Toc379671556"</w:instrText>
            </w:r>
            <w:r w:rsidR="00F42897" w:rsidRPr="00E10B2A">
              <w:rPr>
                <w:rStyle w:val="Hyperlink"/>
                <w:noProof/>
              </w:rPr>
              <w:instrText xml:space="preserve"> </w:instrText>
            </w:r>
            <w:r w:rsidR="00F42897" w:rsidRPr="00E10B2A">
              <w:rPr>
                <w:rStyle w:val="Hyperlink"/>
                <w:noProof/>
              </w:rPr>
            </w:r>
            <w:r w:rsidR="00F42897" w:rsidRPr="00E10B2A">
              <w:rPr>
                <w:rStyle w:val="Hyperlink"/>
                <w:noProof/>
              </w:rPr>
              <w:fldChar w:fldCharType="separate"/>
            </w:r>
            <w:r w:rsidR="00F42897" w:rsidRPr="00E10B2A">
              <w:rPr>
                <w:rStyle w:val="Hyperlink"/>
                <w:noProof/>
              </w:rPr>
              <w:t>Changes in this Version</w:t>
            </w:r>
            <w:r w:rsidR="00F42897">
              <w:rPr>
                <w:noProof/>
                <w:webHidden/>
              </w:rPr>
              <w:tab/>
            </w:r>
            <w:r w:rsidR="00F42897">
              <w:rPr>
                <w:noProof/>
                <w:webHidden/>
              </w:rPr>
              <w:fldChar w:fldCharType="begin"/>
            </w:r>
            <w:r w:rsidR="00F42897">
              <w:rPr>
                <w:noProof/>
                <w:webHidden/>
              </w:rPr>
              <w:instrText xml:space="preserve"> PAGEREF _Toc379671556 \h </w:instrText>
            </w:r>
            <w:r w:rsidR="00F42897">
              <w:rPr>
                <w:noProof/>
                <w:webHidden/>
              </w:rPr>
            </w:r>
          </w:ins>
          <w:r w:rsidR="00F42897">
            <w:rPr>
              <w:noProof/>
              <w:webHidden/>
            </w:rPr>
            <w:fldChar w:fldCharType="separate"/>
          </w:r>
          <w:ins w:id="10" w:author="msammartano" w:date="2014-02-09T00:58:00Z">
            <w:r w:rsidR="00F42897">
              <w:rPr>
                <w:noProof/>
                <w:webHidden/>
              </w:rPr>
              <w:t>19</w:t>
            </w:r>
            <w:r w:rsidR="00F42897">
              <w:rPr>
                <w:noProof/>
                <w:webHidden/>
              </w:rPr>
              <w:fldChar w:fldCharType="end"/>
            </w:r>
            <w:r w:rsidR="00F42897" w:rsidRPr="00E10B2A">
              <w:rPr>
                <w:rStyle w:val="Hyperlink"/>
                <w:noProof/>
              </w:rPr>
              <w:fldChar w:fldCharType="end"/>
            </w:r>
          </w:ins>
        </w:p>
        <w:p w:rsidR="00F42897" w:rsidRDefault="00F42897">
          <w:pPr>
            <w:pStyle w:val="TOC1"/>
            <w:tabs>
              <w:tab w:val="right" w:leader="dot" w:pos="9350"/>
            </w:tabs>
            <w:rPr>
              <w:ins w:id="11" w:author="msammartano" w:date="2014-02-09T00:58:00Z"/>
              <w:rFonts w:eastAsiaTheme="minorEastAsia"/>
              <w:noProof/>
            </w:rPr>
          </w:pPr>
          <w:ins w:id="1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"_Toc379671557"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About the Title, De Re BASIC!</w:t>
            </w:r>
            <w:r>
              <w:rPr>
                <w:noProof/>
                <w:webHidden/>
              </w:rPr>
              <w:tab/>
            </w:r>
            <w:r>
              <w:rPr>
                <w:noProof/>
                <w:webHidden/>
              </w:rPr>
              <w:fldChar w:fldCharType="begin"/>
            </w:r>
            <w:r>
              <w:rPr>
                <w:noProof/>
                <w:webHidden/>
              </w:rPr>
              <w:instrText xml:space="preserve"> PAGEREF _Toc379671557 \h </w:instrText>
            </w:r>
            <w:r>
              <w:rPr>
                <w:noProof/>
                <w:webHidden/>
              </w:rPr>
            </w:r>
          </w:ins>
          <w:r>
            <w:rPr>
              <w:noProof/>
              <w:webHidden/>
            </w:rPr>
            <w:fldChar w:fldCharType="separate"/>
          </w:r>
          <w:ins w:id="13" w:author="msammartano" w:date="2014-02-09T00:58:00Z">
            <w:r>
              <w:rPr>
                <w:noProof/>
                <w:webHidden/>
              </w:rPr>
              <w:t>20</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4" w:author="msammartano" w:date="2014-02-09T00:58:00Z"/>
              <w:rFonts w:eastAsiaTheme="minorEastAsia"/>
              <w:noProof/>
            </w:rPr>
          </w:pPr>
          <w:ins w:id="1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"_Toc379671558"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Technical Editor</w:t>
            </w:r>
            <w:r>
              <w:rPr>
                <w:noProof/>
                <w:webHidden/>
              </w:rPr>
              <w:tab/>
            </w:r>
            <w:r>
              <w:rPr>
                <w:noProof/>
                <w:webHidden/>
              </w:rPr>
              <w:fldChar w:fldCharType="begin"/>
            </w:r>
            <w:r>
              <w:rPr>
                <w:noProof/>
                <w:webHidden/>
              </w:rPr>
              <w:instrText xml:space="preserve"> PAGEREF _Toc379671558 \h </w:instrText>
            </w:r>
            <w:r>
              <w:rPr>
                <w:noProof/>
                <w:webHidden/>
              </w:rPr>
            </w:r>
          </w:ins>
          <w:r>
            <w:rPr>
              <w:noProof/>
              <w:webHidden/>
            </w:rPr>
            <w:fldChar w:fldCharType="separate"/>
          </w:r>
          <w:ins w:id="16" w:author="msammartano" w:date="2014-02-09T00:58:00Z">
            <w:r>
              <w:rPr>
                <w:noProof/>
                <w:webHidden/>
              </w:rPr>
              <w:t>20</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7" w:author="msammartano" w:date="2014-02-09T00:58:00Z"/>
              <w:rFonts w:eastAsiaTheme="minorEastAsia"/>
              <w:noProof/>
            </w:rPr>
          </w:pPr>
          <w:ins w:id="1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"_Toc379671559"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BASIC! Tutorial</w:t>
            </w:r>
            <w:r>
              <w:rPr>
                <w:noProof/>
                <w:webHidden/>
              </w:rPr>
              <w:tab/>
            </w:r>
            <w:r>
              <w:rPr>
                <w:noProof/>
                <w:webHidden/>
              </w:rPr>
              <w:fldChar w:fldCharType="begin"/>
            </w:r>
            <w:r>
              <w:rPr>
                <w:noProof/>
                <w:webHidden/>
              </w:rPr>
              <w:instrText xml:space="preserve"> PAGEREF _Toc379671559 \h </w:instrText>
            </w:r>
            <w:r>
              <w:rPr>
                <w:noProof/>
                <w:webHidden/>
              </w:rPr>
            </w:r>
          </w:ins>
          <w:r>
            <w:rPr>
              <w:noProof/>
              <w:webHidden/>
            </w:rPr>
            <w:fldChar w:fldCharType="separate"/>
          </w:r>
          <w:ins w:id="19" w:author="msammartano" w:date="2014-02-09T00:58:00Z">
            <w:r>
              <w:rPr>
                <w:noProof/>
                <w:webHidden/>
              </w:rPr>
              <w:t>20</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20" w:author="msammartano" w:date="2014-02-09T00:58:00Z"/>
              <w:rFonts w:eastAsiaTheme="minorEastAsia"/>
              <w:noProof/>
            </w:rPr>
          </w:pPr>
          <w:ins w:id="2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"_Toc379671560"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BASIC! Operation</w:t>
            </w:r>
            <w:r>
              <w:rPr>
                <w:noProof/>
                <w:webHidden/>
              </w:rPr>
              <w:tab/>
            </w:r>
            <w:r>
              <w:rPr>
                <w:noProof/>
                <w:webHidden/>
              </w:rPr>
              <w:fldChar w:fldCharType="begin"/>
            </w:r>
            <w:r>
              <w:rPr>
                <w:noProof/>
                <w:webHidden/>
              </w:rPr>
              <w:instrText xml:space="preserve"> PAGEREF _Toc379671560 \h </w:instrText>
            </w:r>
            <w:r>
              <w:rPr>
                <w:noProof/>
                <w:webHidden/>
              </w:rPr>
            </w:r>
          </w:ins>
          <w:r>
            <w:rPr>
              <w:noProof/>
              <w:webHidden/>
            </w:rPr>
            <w:fldChar w:fldCharType="separate"/>
          </w:r>
          <w:ins w:id="22" w:author="msammartano" w:date="2014-02-09T00:58:00Z">
            <w:r>
              <w:rPr>
                <w:noProof/>
                <w:webHidden/>
              </w:rPr>
              <w:t>20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3" w:author="msammartano" w:date="2014-02-09T00:58:00Z"/>
              <w:rFonts w:eastAsiaTheme="minorEastAsia"/>
              <w:noProof/>
            </w:rPr>
          </w:pPr>
          <w:ins w:id="2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"_Toc379671561"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Permissions</w:t>
            </w:r>
            <w:r>
              <w:rPr>
                <w:noProof/>
                <w:webHidden/>
              </w:rPr>
              <w:tab/>
            </w:r>
            <w:r>
              <w:rPr>
                <w:noProof/>
                <w:webHidden/>
              </w:rPr>
              <w:fldChar w:fldCharType="begin"/>
            </w:r>
            <w:r>
              <w:rPr>
                <w:noProof/>
                <w:webHidden/>
              </w:rPr>
              <w:instrText xml:space="preserve"> PAGEREF _Toc379671561 \h </w:instrText>
            </w:r>
            <w:r>
              <w:rPr>
                <w:noProof/>
                <w:webHidden/>
              </w:rPr>
            </w:r>
          </w:ins>
          <w:r>
            <w:rPr>
              <w:noProof/>
              <w:webHidden/>
            </w:rPr>
            <w:fldChar w:fldCharType="separate"/>
          </w:r>
          <w:ins w:id="25" w:author="msammartano" w:date="2014-02-09T00:58:00Z">
            <w:r>
              <w:rPr>
                <w:noProof/>
                <w:webHidden/>
              </w:rPr>
              <w:t>20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6" w:author="msammartano" w:date="2014-02-09T00:58:00Z"/>
              <w:rFonts w:eastAsiaTheme="minorEastAsia"/>
              <w:noProof/>
            </w:rPr>
          </w:pPr>
          <w:ins w:id="2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"_Toc379671562"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Editor</w:t>
            </w:r>
            <w:r>
              <w:rPr>
                <w:noProof/>
                <w:webHidden/>
              </w:rPr>
              <w:tab/>
            </w:r>
            <w:r>
              <w:rPr>
                <w:noProof/>
                <w:webHidden/>
              </w:rPr>
              <w:fldChar w:fldCharType="begin"/>
            </w:r>
            <w:r>
              <w:rPr>
                <w:noProof/>
                <w:webHidden/>
              </w:rPr>
              <w:instrText xml:space="preserve"> PAGEREF _Toc379671562 \h </w:instrText>
            </w:r>
            <w:r>
              <w:rPr>
                <w:noProof/>
                <w:webHidden/>
              </w:rPr>
            </w:r>
          </w:ins>
          <w:r>
            <w:rPr>
              <w:noProof/>
              <w:webHidden/>
            </w:rPr>
            <w:fldChar w:fldCharType="separate"/>
          </w:r>
          <w:ins w:id="28" w:author="msammartano" w:date="2014-02-09T00:58:00Z">
            <w:r>
              <w:rPr>
                <w:noProof/>
                <w:webHidden/>
              </w:rPr>
              <w:t>20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29" w:author="msammartano" w:date="2014-02-09T00:58:00Z"/>
              <w:rFonts w:eastAsiaTheme="minorEastAsia"/>
              <w:noProof/>
            </w:rPr>
          </w:pPr>
          <w:ins w:id="3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"_Toc379671563"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Editing the program</w:t>
            </w:r>
            <w:r>
              <w:rPr>
                <w:noProof/>
                <w:webHidden/>
              </w:rPr>
              <w:tab/>
            </w:r>
            <w:r>
              <w:rPr>
                <w:noProof/>
                <w:webHidden/>
              </w:rPr>
              <w:fldChar w:fldCharType="begin"/>
            </w:r>
            <w:r>
              <w:rPr>
                <w:noProof/>
                <w:webHidden/>
              </w:rPr>
              <w:instrText xml:space="preserve"> PAGEREF _Toc379671563 \h </w:instrText>
            </w:r>
            <w:r>
              <w:rPr>
                <w:noProof/>
                <w:webHidden/>
              </w:rPr>
            </w:r>
          </w:ins>
          <w:r>
            <w:rPr>
              <w:noProof/>
              <w:webHidden/>
            </w:rPr>
            <w:fldChar w:fldCharType="separate"/>
          </w:r>
          <w:ins w:id="31" w:author="msammartano" w:date="2014-02-09T00:58:00Z">
            <w:r>
              <w:rPr>
                <w:noProof/>
                <w:webHidden/>
              </w:rPr>
              <w:t>20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32" w:author="msammartano" w:date="2014-02-09T00:58:00Z"/>
              <w:rFonts w:eastAsiaTheme="minorEastAsia"/>
              <w:noProof/>
            </w:rPr>
          </w:pPr>
          <w:ins w:id="3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"_Toc379671564"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Line Continuation</w:t>
            </w:r>
            <w:r>
              <w:rPr>
                <w:noProof/>
                <w:webHidden/>
              </w:rPr>
              <w:tab/>
            </w:r>
            <w:r>
              <w:rPr>
                <w:noProof/>
                <w:webHidden/>
              </w:rPr>
              <w:fldChar w:fldCharType="begin"/>
            </w:r>
            <w:r>
              <w:rPr>
                <w:noProof/>
                <w:webHidden/>
              </w:rPr>
              <w:instrText xml:space="preserve"> PAGEREF _Toc379671564 \h </w:instrText>
            </w:r>
            <w:r>
              <w:rPr>
                <w:noProof/>
                <w:webHidden/>
              </w:rPr>
            </w:r>
          </w:ins>
          <w:r>
            <w:rPr>
              <w:noProof/>
              <w:webHidden/>
            </w:rPr>
            <w:fldChar w:fldCharType="separate"/>
          </w:r>
          <w:ins w:id="34" w:author="msammartano" w:date="2014-02-09T00:58:00Z">
            <w:r>
              <w:rPr>
                <w:noProof/>
                <w:webHidden/>
              </w:rPr>
              <w:t>21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35" w:author="msammartano" w:date="2014-02-09T00:58:00Z"/>
              <w:rFonts w:eastAsiaTheme="minorEastAsia"/>
              <w:noProof/>
            </w:rPr>
          </w:pPr>
          <w:ins w:id="3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"_Toc379671565"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 - Format Line</w:t>
            </w:r>
            <w:r>
              <w:rPr>
                <w:noProof/>
                <w:webHidden/>
              </w:rPr>
              <w:tab/>
            </w:r>
            <w:r>
              <w:rPr>
                <w:noProof/>
                <w:webHidden/>
              </w:rPr>
              <w:fldChar w:fldCharType="begin"/>
            </w:r>
            <w:r>
              <w:rPr>
                <w:noProof/>
                <w:webHidden/>
              </w:rPr>
              <w:instrText xml:space="preserve"> PAGEREF _Toc379671565 \h </w:instrText>
            </w:r>
            <w:r>
              <w:rPr>
                <w:noProof/>
                <w:webHidden/>
              </w:rPr>
            </w:r>
          </w:ins>
          <w:r>
            <w:rPr>
              <w:noProof/>
              <w:webHidden/>
            </w:rPr>
            <w:fldChar w:fldCharType="separate"/>
          </w:r>
          <w:ins w:id="37" w:author="msammartano" w:date="2014-02-09T00:58:00Z">
            <w:r>
              <w:rPr>
                <w:noProof/>
                <w:webHidden/>
              </w:rPr>
              <w:t>21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38" w:author="msammartano" w:date="2014-02-09T00:58:00Z"/>
              <w:rFonts w:eastAsiaTheme="minorEastAsia"/>
              <w:noProof/>
            </w:rPr>
          </w:pPr>
          <w:ins w:id="3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"_Toc379671566"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Menus</w:t>
            </w:r>
            <w:r>
              <w:rPr>
                <w:noProof/>
                <w:webHidden/>
              </w:rPr>
              <w:tab/>
            </w:r>
            <w:r>
              <w:rPr>
                <w:noProof/>
                <w:webHidden/>
              </w:rPr>
              <w:fldChar w:fldCharType="begin"/>
            </w:r>
            <w:r>
              <w:rPr>
                <w:noProof/>
                <w:webHidden/>
              </w:rPr>
              <w:instrText xml:space="preserve"> PAGEREF _Toc379671566 \h </w:instrText>
            </w:r>
            <w:r>
              <w:rPr>
                <w:noProof/>
                <w:webHidden/>
              </w:rPr>
            </w:r>
          </w:ins>
          <w:r>
            <w:rPr>
              <w:noProof/>
              <w:webHidden/>
            </w:rPr>
            <w:fldChar w:fldCharType="separate"/>
          </w:r>
          <w:ins w:id="40" w:author="msammartano" w:date="2014-02-09T00:58:00Z">
            <w:r>
              <w:rPr>
                <w:noProof/>
                <w:webHidden/>
              </w:rPr>
              <w:t>22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1" w:author="msammartano" w:date="2014-02-09T00:58:00Z"/>
              <w:rFonts w:eastAsiaTheme="minorEastAsia"/>
              <w:noProof/>
            </w:rPr>
          </w:pPr>
          <w:ins w:id="4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"_Toc379671567"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Run</w:t>
            </w:r>
            <w:r>
              <w:rPr>
                <w:noProof/>
                <w:webHidden/>
              </w:rPr>
              <w:tab/>
            </w:r>
            <w:r>
              <w:rPr>
                <w:noProof/>
                <w:webHidden/>
              </w:rPr>
              <w:fldChar w:fldCharType="begin"/>
            </w:r>
            <w:r>
              <w:rPr>
                <w:noProof/>
                <w:webHidden/>
              </w:rPr>
              <w:instrText xml:space="preserve"> PAGEREF _Toc379671567 \h </w:instrText>
            </w:r>
            <w:r>
              <w:rPr>
                <w:noProof/>
                <w:webHidden/>
              </w:rPr>
            </w:r>
          </w:ins>
          <w:r>
            <w:rPr>
              <w:noProof/>
              <w:webHidden/>
            </w:rPr>
            <w:fldChar w:fldCharType="separate"/>
          </w:r>
          <w:ins w:id="43" w:author="msammartano" w:date="2014-02-09T00:58:00Z">
            <w:r>
              <w:rPr>
                <w:noProof/>
                <w:webHidden/>
              </w:rPr>
              <w:t>26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4" w:author="msammartano" w:date="2014-02-09T00:58:00Z"/>
              <w:rFonts w:eastAsiaTheme="minorEastAsia"/>
              <w:noProof/>
            </w:rPr>
          </w:pPr>
          <w:ins w:id="4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"_Toc379671568"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Menu</w:t>
            </w:r>
            <w:r>
              <w:rPr>
                <w:noProof/>
                <w:webHidden/>
              </w:rPr>
              <w:tab/>
            </w:r>
            <w:r>
              <w:rPr>
                <w:noProof/>
                <w:webHidden/>
              </w:rPr>
              <w:fldChar w:fldCharType="begin"/>
            </w:r>
            <w:r>
              <w:rPr>
                <w:noProof/>
                <w:webHidden/>
              </w:rPr>
              <w:instrText xml:space="preserve"> PAGEREF _Toc379671568 \h </w:instrText>
            </w:r>
            <w:r>
              <w:rPr>
                <w:noProof/>
                <w:webHidden/>
              </w:rPr>
            </w:r>
          </w:ins>
          <w:r>
            <w:rPr>
              <w:noProof/>
              <w:webHidden/>
            </w:rPr>
            <w:fldChar w:fldCharType="separate"/>
          </w:r>
          <w:ins w:id="46" w:author="msammartano" w:date="2014-02-09T00:58:00Z">
            <w:r>
              <w:rPr>
                <w:noProof/>
                <w:webHidden/>
              </w:rPr>
              <w:t>27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7" w:author="msammartano" w:date="2014-02-09T00:58:00Z"/>
              <w:rFonts w:eastAsiaTheme="minorEastAsia"/>
              <w:noProof/>
            </w:rPr>
          </w:pPr>
          <w:ins w:id="4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"_Toc379671569"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Crashes</w:t>
            </w:r>
            <w:r>
              <w:rPr>
                <w:noProof/>
                <w:webHidden/>
              </w:rPr>
              <w:tab/>
            </w:r>
            <w:r>
              <w:rPr>
                <w:noProof/>
                <w:webHidden/>
              </w:rPr>
              <w:fldChar w:fldCharType="begin"/>
            </w:r>
            <w:r>
              <w:rPr>
                <w:noProof/>
                <w:webHidden/>
              </w:rPr>
              <w:instrText xml:space="preserve"> PAGEREF _Toc379671569 \h </w:instrText>
            </w:r>
            <w:r>
              <w:rPr>
                <w:noProof/>
                <w:webHidden/>
              </w:rPr>
            </w:r>
          </w:ins>
          <w:r>
            <w:rPr>
              <w:noProof/>
              <w:webHidden/>
            </w:rPr>
            <w:fldChar w:fldCharType="separate"/>
          </w:r>
          <w:ins w:id="49" w:author="msammartano" w:date="2014-02-09T00:58:00Z">
            <w:r>
              <w:rPr>
                <w:noProof/>
                <w:webHidden/>
              </w:rPr>
              <w:t>27</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50" w:author="msammartano" w:date="2014-02-09T00:58:00Z"/>
              <w:rFonts w:eastAsiaTheme="minorEastAsia"/>
              <w:noProof/>
            </w:rPr>
          </w:pPr>
          <w:ins w:id="5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"_Toc379671570"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Command Description Syntax</w:t>
            </w:r>
            <w:r>
              <w:rPr>
                <w:noProof/>
                <w:webHidden/>
              </w:rPr>
              <w:tab/>
            </w:r>
            <w:r>
              <w:rPr>
                <w:noProof/>
                <w:webHidden/>
              </w:rPr>
              <w:fldChar w:fldCharType="begin"/>
            </w:r>
            <w:r>
              <w:rPr>
                <w:noProof/>
                <w:webHidden/>
              </w:rPr>
              <w:instrText xml:space="preserve"> PAGEREF _Toc379671570 \h </w:instrText>
            </w:r>
            <w:r>
              <w:rPr>
                <w:noProof/>
                <w:webHidden/>
              </w:rPr>
            </w:r>
          </w:ins>
          <w:r>
            <w:rPr>
              <w:noProof/>
              <w:webHidden/>
            </w:rPr>
            <w:fldChar w:fldCharType="separate"/>
          </w:r>
          <w:ins w:id="52" w:author="msammartano" w:date="2014-02-09T00:58:00Z">
            <w:r>
              <w:rPr>
                <w:noProof/>
                <w:webHidden/>
              </w:rPr>
              <w:t>27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3" w:author="msammartano" w:date="2014-02-09T00:58:00Z"/>
              <w:rFonts w:eastAsiaTheme="minorEastAsia"/>
              <w:noProof/>
            </w:rPr>
          </w:pPr>
          <w:ins w:id="5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"_Toc379671571"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Upper and Lower Case</w:t>
            </w:r>
            <w:r>
              <w:rPr>
                <w:noProof/>
                <w:webHidden/>
              </w:rPr>
              <w:tab/>
            </w:r>
            <w:r>
              <w:rPr>
                <w:noProof/>
                <w:webHidden/>
              </w:rPr>
              <w:fldChar w:fldCharType="begin"/>
            </w:r>
            <w:r>
              <w:rPr>
                <w:noProof/>
                <w:webHidden/>
              </w:rPr>
              <w:instrText xml:space="preserve"> PAGEREF _Toc379671571 \h </w:instrText>
            </w:r>
            <w:r>
              <w:rPr>
                <w:noProof/>
                <w:webHidden/>
              </w:rPr>
            </w:r>
          </w:ins>
          <w:r>
            <w:rPr>
              <w:noProof/>
              <w:webHidden/>
            </w:rPr>
            <w:fldChar w:fldCharType="separate"/>
          </w:r>
          <w:ins w:id="55" w:author="msammartano" w:date="2014-02-09T00:58:00Z">
            <w:r>
              <w:rPr>
                <w:noProof/>
                <w:webHidden/>
              </w:rPr>
              <w:t>27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6" w:author="msammartano" w:date="2014-02-09T00:58:00Z"/>
              <w:rFonts w:eastAsiaTheme="minorEastAsia"/>
              <w:noProof/>
            </w:rPr>
          </w:pPr>
          <w:ins w:id="5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"_Toc379671572"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&lt;nexp&gt;, &lt;sexp&gt; and &lt;lexp&gt;</w:t>
            </w:r>
            <w:r>
              <w:rPr>
                <w:noProof/>
                <w:webHidden/>
              </w:rPr>
              <w:tab/>
            </w:r>
            <w:r>
              <w:rPr>
                <w:noProof/>
                <w:webHidden/>
              </w:rPr>
              <w:fldChar w:fldCharType="begin"/>
            </w:r>
            <w:r>
              <w:rPr>
                <w:noProof/>
                <w:webHidden/>
              </w:rPr>
              <w:instrText xml:space="preserve"> PAGEREF _Toc379671572 \h </w:instrText>
            </w:r>
            <w:r>
              <w:rPr>
                <w:noProof/>
                <w:webHidden/>
              </w:rPr>
            </w:r>
          </w:ins>
          <w:r>
            <w:rPr>
              <w:noProof/>
              <w:webHidden/>
            </w:rPr>
            <w:fldChar w:fldCharType="separate"/>
          </w:r>
          <w:ins w:id="58" w:author="msammartano" w:date="2014-02-09T00:58:00Z">
            <w:r>
              <w:rPr>
                <w:noProof/>
                <w:webHidden/>
              </w:rPr>
              <w:t>27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9" w:author="msammartano" w:date="2014-02-09T00:58:00Z"/>
              <w:rFonts w:eastAsiaTheme="minorEastAsia"/>
              <w:noProof/>
            </w:rPr>
          </w:pPr>
          <w:ins w:id="6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"_Toc379671573"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&lt;nvar&gt;, &lt;svar&gt; and &lt;lvar&gt;</w:t>
            </w:r>
            <w:r>
              <w:rPr>
                <w:noProof/>
                <w:webHidden/>
              </w:rPr>
              <w:tab/>
            </w:r>
            <w:r>
              <w:rPr>
                <w:noProof/>
                <w:webHidden/>
              </w:rPr>
              <w:fldChar w:fldCharType="begin"/>
            </w:r>
            <w:r>
              <w:rPr>
                <w:noProof/>
                <w:webHidden/>
              </w:rPr>
              <w:instrText xml:space="preserve"> PAGEREF _Toc379671573 \h </w:instrText>
            </w:r>
            <w:r>
              <w:rPr>
                <w:noProof/>
                <w:webHidden/>
              </w:rPr>
            </w:r>
          </w:ins>
          <w:r>
            <w:rPr>
              <w:noProof/>
              <w:webHidden/>
            </w:rPr>
            <w:fldChar w:fldCharType="separate"/>
          </w:r>
          <w:ins w:id="61" w:author="msammartano" w:date="2014-02-09T00:58:00Z">
            <w:r>
              <w:rPr>
                <w:noProof/>
                <w:webHidden/>
              </w:rPr>
              <w:t>27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2" w:author="msammartano" w:date="2014-02-09T00:58:00Z"/>
              <w:rFonts w:eastAsiaTheme="minorEastAsia"/>
              <w:noProof/>
            </w:rPr>
          </w:pPr>
          <w:ins w:id="6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"_Toc379671574"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Array[] and Array$[]</w:t>
            </w:r>
            <w:r>
              <w:rPr>
                <w:noProof/>
                <w:webHidden/>
              </w:rPr>
              <w:tab/>
            </w:r>
            <w:r>
              <w:rPr>
                <w:noProof/>
                <w:webHidden/>
              </w:rPr>
              <w:fldChar w:fldCharType="begin"/>
            </w:r>
            <w:r>
              <w:rPr>
                <w:noProof/>
                <w:webHidden/>
              </w:rPr>
              <w:instrText xml:space="preserve"> PAGEREF _Toc379671574 \h </w:instrText>
            </w:r>
            <w:r>
              <w:rPr>
                <w:noProof/>
                <w:webHidden/>
              </w:rPr>
            </w:r>
          </w:ins>
          <w:r>
            <w:rPr>
              <w:noProof/>
              <w:webHidden/>
            </w:rPr>
            <w:fldChar w:fldCharType="separate"/>
          </w:r>
          <w:ins w:id="64" w:author="msammartano" w:date="2014-02-09T00:58:00Z">
            <w:r>
              <w:rPr>
                <w:noProof/>
                <w:webHidden/>
              </w:rPr>
              <w:t>27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5" w:author="msammartano" w:date="2014-02-09T00:58:00Z"/>
              <w:rFonts w:eastAsiaTheme="minorEastAsia"/>
              <w:noProof/>
            </w:rPr>
          </w:pPr>
          <w:ins w:id="6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"_Toc379671575"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{something}</w:t>
            </w:r>
            <w:r>
              <w:rPr>
                <w:noProof/>
                <w:webHidden/>
              </w:rPr>
              <w:tab/>
            </w:r>
            <w:r>
              <w:rPr>
                <w:noProof/>
                <w:webHidden/>
              </w:rPr>
              <w:fldChar w:fldCharType="begin"/>
            </w:r>
            <w:r>
              <w:rPr>
                <w:noProof/>
                <w:webHidden/>
              </w:rPr>
              <w:instrText xml:space="preserve"> PAGEREF _Toc379671575 \h </w:instrText>
            </w:r>
            <w:r>
              <w:rPr>
                <w:noProof/>
                <w:webHidden/>
              </w:rPr>
            </w:r>
          </w:ins>
          <w:r>
            <w:rPr>
              <w:noProof/>
              <w:webHidden/>
            </w:rPr>
            <w:fldChar w:fldCharType="separate"/>
          </w:r>
          <w:ins w:id="67" w:author="msammartano" w:date="2014-02-09T00:58:00Z">
            <w:r>
              <w:rPr>
                <w:noProof/>
                <w:webHidden/>
              </w:rPr>
              <w:t>27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8" w:author="msammartano" w:date="2014-02-09T00:58:00Z"/>
              <w:rFonts w:eastAsiaTheme="minorEastAsia"/>
              <w:noProof/>
            </w:rPr>
          </w:pPr>
          <w:ins w:id="6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"_Toc379671576"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 A | B |C }</w:t>
            </w:r>
            <w:r>
              <w:rPr>
                <w:noProof/>
                <w:webHidden/>
              </w:rPr>
              <w:tab/>
            </w:r>
            <w:r>
              <w:rPr>
                <w:noProof/>
                <w:webHidden/>
              </w:rPr>
              <w:fldChar w:fldCharType="begin"/>
            </w:r>
            <w:r>
              <w:rPr>
                <w:noProof/>
                <w:webHidden/>
              </w:rPr>
              <w:instrText xml:space="preserve"> PAGEREF _Toc379671576 \h </w:instrText>
            </w:r>
            <w:r>
              <w:rPr>
                <w:noProof/>
                <w:webHidden/>
              </w:rPr>
            </w:r>
          </w:ins>
          <w:r>
            <w:rPr>
              <w:noProof/>
              <w:webHidden/>
            </w:rPr>
            <w:fldChar w:fldCharType="separate"/>
          </w:r>
          <w:ins w:id="70" w:author="msammartano" w:date="2014-02-09T00:58:00Z">
            <w:r>
              <w:rPr>
                <w:noProof/>
                <w:webHidden/>
              </w:rPr>
              <w:t>28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1" w:author="msammartano" w:date="2014-02-09T00:58:00Z"/>
              <w:rFonts w:eastAsiaTheme="minorEastAsia"/>
              <w:noProof/>
            </w:rPr>
          </w:pPr>
          <w:ins w:id="7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"_Toc379671577"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X …, X</w:t>
            </w:r>
            <w:r>
              <w:rPr>
                <w:noProof/>
                <w:webHidden/>
              </w:rPr>
              <w:tab/>
            </w:r>
            <w:r>
              <w:rPr>
                <w:noProof/>
                <w:webHidden/>
              </w:rPr>
              <w:fldChar w:fldCharType="begin"/>
            </w:r>
            <w:r>
              <w:rPr>
                <w:noProof/>
                <w:webHidden/>
              </w:rPr>
              <w:instrText xml:space="preserve"> PAGEREF _Toc379671577 \h </w:instrText>
            </w:r>
            <w:r>
              <w:rPr>
                <w:noProof/>
                <w:webHidden/>
              </w:rPr>
            </w:r>
          </w:ins>
          <w:r>
            <w:rPr>
              <w:noProof/>
              <w:webHidden/>
            </w:rPr>
            <w:fldChar w:fldCharType="separate"/>
          </w:r>
          <w:ins w:id="73" w:author="msammartano" w:date="2014-02-09T00:58:00Z">
            <w:r>
              <w:rPr>
                <w:noProof/>
                <w:webHidden/>
              </w:rPr>
              <w:t>28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4" w:author="msammartano" w:date="2014-02-09T00:58:00Z"/>
              <w:rFonts w:eastAsiaTheme="minorEastAsia"/>
              <w:noProof/>
            </w:rPr>
          </w:pPr>
          <w:ins w:id="7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"_Toc379671578"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{,n …,n}</w:t>
            </w:r>
            <w:r>
              <w:rPr>
                <w:noProof/>
                <w:webHidden/>
              </w:rPr>
              <w:tab/>
            </w:r>
            <w:r>
              <w:rPr>
                <w:noProof/>
                <w:webHidden/>
              </w:rPr>
              <w:fldChar w:fldCharType="begin"/>
            </w:r>
            <w:r>
              <w:rPr>
                <w:noProof/>
                <w:webHidden/>
              </w:rPr>
              <w:instrText xml:space="preserve"> PAGEREF _Toc379671578 \h </w:instrText>
            </w:r>
            <w:r>
              <w:rPr>
                <w:noProof/>
                <w:webHidden/>
              </w:rPr>
            </w:r>
          </w:ins>
          <w:r>
            <w:rPr>
              <w:noProof/>
              <w:webHidden/>
            </w:rPr>
            <w:fldChar w:fldCharType="separate"/>
          </w:r>
          <w:ins w:id="76" w:author="msammartano" w:date="2014-02-09T00:58:00Z">
            <w:r>
              <w:rPr>
                <w:noProof/>
                <w:webHidden/>
              </w:rPr>
              <w:t>28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7" w:author="msammartano" w:date="2014-02-09T00:58:00Z"/>
              <w:rFonts w:eastAsiaTheme="minorEastAsia"/>
              <w:noProof/>
            </w:rPr>
          </w:pPr>
          <w:ins w:id="7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"_Toc379671579"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&lt;statement&gt;</w:t>
            </w:r>
            <w:r>
              <w:rPr>
                <w:noProof/>
                <w:webHidden/>
              </w:rPr>
              <w:tab/>
            </w:r>
            <w:r>
              <w:rPr>
                <w:noProof/>
                <w:webHidden/>
              </w:rPr>
              <w:fldChar w:fldCharType="begin"/>
            </w:r>
            <w:r>
              <w:rPr>
                <w:noProof/>
                <w:webHidden/>
              </w:rPr>
              <w:instrText xml:space="preserve"> PAGEREF _Toc379671579 \h </w:instrText>
            </w:r>
            <w:r>
              <w:rPr>
                <w:noProof/>
                <w:webHidden/>
              </w:rPr>
            </w:r>
          </w:ins>
          <w:r>
            <w:rPr>
              <w:noProof/>
              <w:webHidden/>
            </w:rPr>
            <w:fldChar w:fldCharType="separate"/>
          </w:r>
          <w:ins w:id="79" w:author="msammartano" w:date="2014-02-09T00:58:00Z">
            <w:r>
              <w:rPr>
                <w:noProof/>
                <w:webHidden/>
              </w:rPr>
              <w:t>28</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80" w:author="msammartano" w:date="2014-02-09T00:58:00Z"/>
              <w:rFonts w:eastAsiaTheme="minorEastAsia"/>
              <w:noProof/>
            </w:rPr>
          </w:pPr>
          <w:ins w:id="8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"_Toc379671580"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Numbers</w:t>
            </w:r>
            <w:r>
              <w:rPr>
                <w:noProof/>
                <w:webHidden/>
              </w:rPr>
              <w:tab/>
            </w:r>
            <w:r>
              <w:rPr>
                <w:noProof/>
                <w:webHidden/>
              </w:rPr>
              <w:fldChar w:fldCharType="begin"/>
            </w:r>
            <w:r>
              <w:rPr>
                <w:noProof/>
                <w:webHidden/>
              </w:rPr>
              <w:instrText xml:space="preserve"> PAGEREF _Toc379671580 \h </w:instrText>
            </w:r>
            <w:r>
              <w:rPr>
                <w:noProof/>
                <w:webHidden/>
              </w:rPr>
            </w:r>
          </w:ins>
          <w:r>
            <w:rPr>
              <w:noProof/>
              <w:webHidden/>
            </w:rPr>
            <w:fldChar w:fldCharType="separate"/>
          </w:r>
          <w:ins w:id="82" w:author="msammartano" w:date="2014-02-09T00:58:00Z">
            <w:r>
              <w:rPr>
                <w:noProof/>
                <w:webHidden/>
              </w:rPr>
              <w:t>28</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83" w:author="msammartano" w:date="2014-02-09T00:58:00Z"/>
              <w:rFonts w:eastAsiaTheme="minorEastAsia"/>
              <w:noProof/>
            </w:rPr>
          </w:pPr>
          <w:ins w:id="8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"_Toc379671581"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Strings</w:t>
            </w:r>
            <w:r>
              <w:rPr>
                <w:noProof/>
                <w:webHidden/>
              </w:rPr>
              <w:tab/>
            </w:r>
            <w:r>
              <w:rPr>
                <w:noProof/>
                <w:webHidden/>
              </w:rPr>
              <w:fldChar w:fldCharType="begin"/>
            </w:r>
            <w:r>
              <w:rPr>
                <w:noProof/>
                <w:webHidden/>
              </w:rPr>
              <w:instrText xml:space="preserve"> PAGEREF _Toc379671581 \h </w:instrText>
            </w:r>
            <w:r>
              <w:rPr>
                <w:noProof/>
                <w:webHidden/>
              </w:rPr>
            </w:r>
          </w:ins>
          <w:r>
            <w:rPr>
              <w:noProof/>
              <w:webHidden/>
            </w:rPr>
            <w:fldChar w:fldCharType="separate"/>
          </w:r>
          <w:ins w:id="85" w:author="msammartano" w:date="2014-02-09T00:58:00Z">
            <w:r>
              <w:rPr>
                <w:noProof/>
                <w:webHidden/>
              </w:rPr>
              <w:t>29</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86" w:author="msammartano" w:date="2014-02-09T00:58:00Z"/>
              <w:rFonts w:eastAsiaTheme="minorEastAsia"/>
              <w:noProof/>
            </w:rPr>
          </w:pPr>
          <w:ins w:id="8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"_Toc379671582"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Variables</w:t>
            </w:r>
            <w:r>
              <w:rPr>
                <w:noProof/>
                <w:webHidden/>
              </w:rPr>
              <w:tab/>
            </w:r>
            <w:r>
              <w:rPr>
                <w:noProof/>
                <w:webHidden/>
              </w:rPr>
              <w:fldChar w:fldCharType="begin"/>
            </w:r>
            <w:r>
              <w:rPr>
                <w:noProof/>
                <w:webHidden/>
              </w:rPr>
              <w:instrText xml:space="preserve"> PAGEREF _Toc379671582 \h </w:instrText>
            </w:r>
            <w:r>
              <w:rPr>
                <w:noProof/>
                <w:webHidden/>
              </w:rPr>
            </w:r>
          </w:ins>
          <w:r>
            <w:rPr>
              <w:noProof/>
              <w:webHidden/>
            </w:rPr>
            <w:fldChar w:fldCharType="separate"/>
          </w:r>
          <w:ins w:id="88" w:author="msammartano" w:date="2014-02-09T00:58:00Z">
            <w:r>
              <w:rPr>
                <w:noProof/>
                <w:webHidden/>
              </w:rPr>
              <w:t>29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9" w:author="msammartano" w:date="2014-02-09T00:58:00Z"/>
              <w:rFonts w:eastAsiaTheme="minorEastAsia"/>
              <w:noProof/>
            </w:rPr>
          </w:pPr>
          <w:ins w:id="9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"_Toc379671583"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Variable Names</w:t>
            </w:r>
            <w:r>
              <w:rPr>
                <w:noProof/>
                <w:webHidden/>
              </w:rPr>
              <w:tab/>
            </w:r>
            <w:r>
              <w:rPr>
                <w:noProof/>
                <w:webHidden/>
              </w:rPr>
              <w:fldChar w:fldCharType="begin"/>
            </w:r>
            <w:r>
              <w:rPr>
                <w:noProof/>
                <w:webHidden/>
              </w:rPr>
              <w:instrText xml:space="preserve"> PAGEREF _Toc379671583 \h </w:instrText>
            </w:r>
            <w:r>
              <w:rPr>
                <w:noProof/>
                <w:webHidden/>
              </w:rPr>
            </w:r>
          </w:ins>
          <w:r>
            <w:rPr>
              <w:noProof/>
              <w:webHidden/>
            </w:rPr>
            <w:fldChar w:fldCharType="separate"/>
          </w:r>
          <w:ins w:id="91" w:author="msammartano" w:date="2014-02-09T00:58:00Z">
            <w:r>
              <w:rPr>
                <w:noProof/>
                <w:webHidden/>
              </w:rPr>
              <w:t>29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2" w:author="msammartano" w:date="2014-02-09T00:58:00Z"/>
              <w:rFonts w:eastAsiaTheme="minorEastAsia"/>
              <w:noProof/>
            </w:rPr>
          </w:pPr>
          <w:ins w:id="9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"_Toc379671584"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Variable Types</w:t>
            </w:r>
            <w:r>
              <w:rPr>
                <w:noProof/>
                <w:webHidden/>
              </w:rPr>
              <w:tab/>
            </w:r>
            <w:r>
              <w:rPr>
                <w:noProof/>
                <w:webHidden/>
              </w:rPr>
              <w:fldChar w:fldCharType="begin"/>
            </w:r>
            <w:r>
              <w:rPr>
                <w:noProof/>
                <w:webHidden/>
              </w:rPr>
              <w:instrText xml:space="preserve"> PAGEREF _Toc379671584 \h </w:instrText>
            </w:r>
            <w:r>
              <w:rPr>
                <w:noProof/>
                <w:webHidden/>
              </w:rPr>
            </w:r>
          </w:ins>
          <w:r>
            <w:rPr>
              <w:noProof/>
              <w:webHidden/>
            </w:rPr>
            <w:fldChar w:fldCharType="separate"/>
          </w:r>
          <w:ins w:id="94" w:author="msammartano" w:date="2014-02-09T00:58:00Z">
            <w:r>
              <w:rPr>
                <w:noProof/>
                <w:webHidden/>
              </w:rPr>
              <w:t>29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5" w:author="msammartano" w:date="2014-02-09T00:58:00Z"/>
              <w:rFonts w:eastAsiaTheme="minorEastAsia"/>
              <w:noProof/>
            </w:rPr>
          </w:pPr>
          <w:ins w:id="9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"_Toc379671585"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Scalar and Array Variables</w:t>
            </w:r>
            <w:r>
              <w:rPr>
                <w:noProof/>
                <w:webHidden/>
              </w:rPr>
              <w:tab/>
            </w:r>
            <w:r>
              <w:rPr>
                <w:noProof/>
                <w:webHidden/>
              </w:rPr>
              <w:fldChar w:fldCharType="begin"/>
            </w:r>
            <w:r>
              <w:rPr>
                <w:noProof/>
                <w:webHidden/>
              </w:rPr>
              <w:instrText xml:space="preserve"> PAGEREF _Toc379671585 \h </w:instrText>
            </w:r>
            <w:r>
              <w:rPr>
                <w:noProof/>
                <w:webHidden/>
              </w:rPr>
            </w:r>
          </w:ins>
          <w:r>
            <w:rPr>
              <w:noProof/>
              <w:webHidden/>
            </w:rPr>
            <w:fldChar w:fldCharType="separate"/>
          </w:r>
          <w:ins w:id="97" w:author="msammartano" w:date="2014-02-09T00:58:00Z">
            <w:r>
              <w:rPr>
                <w:noProof/>
                <w:webHidden/>
              </w:rPr>
              <w:t>30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8" w:author="msammartano" w:date="2014-02-09T00:58:00Z"/>
              <w:rFonts w:eastAsiaTheme="minorEastAsia"/>
              <w:noProof/>
            </w:rPr>
          </w:pPr>
          <w:ins w:id="99"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"_Toc379671586"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Arrays</w:t>
            </w:r>
            <w:r>
              <w:rPr>
                <w:noProof/>
                <w:webHidden/>
              </w:rPr>
              <w:tab/>
            </w:r>
            <w:r>
              <w:rPr>
                <w:noProof/>
                <w:webHidden/>
              </w:rPr>
              <w:fldChar w:fldCharType="begin"/>
            </w:r>
            <w:r>
              <w:rPr>
                <w:noProof/>
                <w:webHidden/>
              </w:rPr>
              <w:instrText xml:space="preserve"> PAGEREF _Toc379671586 \h </w:instrText>
            </w:r>
            <w:r>
              <w:rPr>
                <w:noProof/>
                <w:webHidden/>
              </w:rPr>
            </w:r>
          </w:ins>
          <w:r>
            <w:rPr>
              <w:noProof/>
              <w:webHidden/>
            </w:rPr>
            <w:fldChar w:fldCharType="separate"/>
          </w:r>
          <w:ins w:id="100" w:author="msammartano" w:date="2014-02-09T00:58:00Z">
            <w:r>
              <w:rPr>
                <w:noProof/>
                <w:webHidden/>
              </w:rPr>
              <w:t>30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01" w:author="msammartano" w:date="2014-02-09T00:58:00Z"/>
              <w:rFonts w:eastAsiaTheme="minorEastAsia"/>
              <w:noProof/>
            </w:rPr>
          </w:pPr>
          <w:ins w:id="10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"_Toc379671587"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Array Commands</w:t>
            </w:r>
            <w:r>
              <w:rPr>
                <w:noProof/>
                <w:webHidden/>
              </w:rPr>
              <w:tab/>
            </w:r>
            <w:r>
              <w:rPr>
                <w:noProof/>
                <w:webHidden/>
              </w:rPr>
              <w:fldChar w:fldCharType="begin"/>
            </w:r>
            <w:r>
              <w:rPr>
                <w:noProof/>
                <w:webHidden/>
              </w:rPr>
              <w:instrText xml:space="preserve"> PAGEREF _Toc379671587 \h </w:instrText>
            </w:r>
            <w:r>
              <w:rPr>
                <w:noProof/>
                <w:webHidden/>
              </w:rPr>
            </w:r>
          </w:ins>
          <w:r>
            <w:rPr>
              <w:noProof/>
              <w:webHidden/>
            </w:rPr>
            <w:fldChar w:fldCharType="separate"/>
          </w:r>
          <w:ins w:id="103" w:author="msammartano" w:date="2014-02-09T00:58:00Z">
            <w:r>
              <w:rPr>
                <w:noProof/>
                <w:webHidden/>
              </w:rPr>
              <w:t>30</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04" w:author="msammartano" w:date="2014-02-09T00:58:00Z"/>
              <w:rFonts w:eastAsiaTheme="minorEastAsia"/>
              <w:noProof/>
            </w:rPr>
          </w:pPr>
          <w:ins w:id="10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"_Toc379671588"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Data Structures and Pointers in BASIC!</w:t>
            </w:r>
            <w:r>
              <w:rPr>
                <w:noProof/>
                <w:webHidden/>
              </w:rPr>
              <w:tab/>
            </w:r>
            <w:r>
              <w:rPr>
                <w:noProof/>
                <w:webHidden/>
              </w:rPr>
              <w:fldChar w:fldCharType="begin"/>
            </w:r>
            <w:r>
              <w:rPr>
                <w:noProof/>
                <w:webHidden/>
              </w:rPr>
              <w:instrText xml:space="preserve"> PAGEREF _Toc379671588 \h </w:instrText>
            </w:r>
            <w:r>
              <w:rPr>
                <w:noProof/>
                <w:webHidden/>
              </w:rPr>
            </w:r>
          </w:ins>
          <w:r>
            <w:rPr>
              <w:noProof/>
              <w:webHidden/>
            </w:rPr>
            <w:fldChar w:fldCharType="separate"/>
          </w:r>
          <w:ins w:id="106" w:author="msammartano" w:date="2014-02-09T00:58:00Z">
            <w:r>
              <w:rPr>
                <w:noProof/>
                <w:webHidden/>
              </w:rPr>
              <w:t>33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7" w:author="msammartano" w:date="2014-02-09T00:58:00Z"/>
              <w:rFonts w:eastAsiaTheme="minorEastAsia"/>
              <w:noProof/>
            </w:rPr>
          </w:pPr>
          <w:ins w:id="10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"_Toc379671589"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What is a Pointer</w:t>
            </w:r>
            <w:r>
              <w:rPr>
                <w:noProof/>
                <w:webHidden/>
              </w:rPr>
              <w:tab/>
            </w:r>
            <w:r>
              <w:rPr>
                <w:noProof/>
                <w:webHidden/>
              </w:rPr>
              <w:fldChar w:fldCharType="begin"/>
            </w:r>
            <w:r>
              <w:rPr>
                <w:noProof/>
                <w:webHidden/>
              </w:rPr>
              <w:instrText xml:space="preserve"> PAGEREF _Toc379671589 \h </w:instrText>
            </w:r>
            <w:r>
              <w:rPr>
                <w:noProof/>
                <w:webHidden/>
              </w:rPr>
            </w:r>
          </w:ins>
          <w:r>
            <w:rPr>
              <w:noProof/>
              <w:webHidden/>
            </w:rPr>
            <w:fldChar w:fldCharType="separate"/>
          </w:r>
          <w:ins w:id="109" w:author="msammartano" w:date="2014-02-09T00:58:00Z">
            <w:r>
              <w:rPr>
                <w:noProof/>
                <w:webHidden/>
              </w:rPr>
              <w:t>33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10" w:author="msammartano" w:date="2014-02-09T00:58:00Z"/>
              <w:rFonts w:eastAsiaTheme="minorEastAsia"/>
              <w:noProof/>
            </w:rPr>
          </w:pPr>
          <w:ins w:id="11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"_Toc379671590"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Lists</w:t>
            </w:r>
            <w:r>
              <w:rPr>
                <w:noProof/>
                <w:webHidden/>
              </w:rPr>
              <w:tab/>
            </w:r>
            <w:r>
              <w:rPr>
                <w:noProof/>
                <w:webHidden/>
              </w:rPr>
              <w:fldChar w:fldCharType="begin"/>
            </w:r>
            <w:r>
              <w:rPr>
                <w:noProof/>
                <w:webHidden/>
              </w:rPr>
              <w:instrText xml:space="preserve"> PAGEREF _Toc379671590 \h </w:instrText>
            </w:r>
            <w:r>
              <w:rPr>
                <w:noProof/>
                <w:webHidden/>
              </w:rPr>
            </w:r>
          </w:ins>
          <w:r>
            <w:rPr>
              <w:noProof/>
              <w:webHidden/>
            </w:rPr>
            <w:fldChar w:fldCharType="separate"/>
          </w:r>
          <w:ins w:id="112" w:author="msammartano" w:date="2014-02-09T00:58:00Z">
            <w:r>
              <w:rPr>
                <w:noProof/>
                <w:webHidden/>
              </w:rPr>
              <w:t>34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3" w:author="msammartano" w:date="2014-02-09T00:58:00Z"/>
              <w:rFonts w:eastAsiaTheme="minorEastAsia"/>
              <w:noProof/>
            </w:rPr>
          </w:pPr>
          <w:ins w:id="11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"_Toc379671591"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List Commands</w:t>
            </w:r>
            <w:r>
              <w:rPr>
                <w:noProof/>
                <w:webHidden/>
              </w:rPr>
              <w:tab/>
            </w:r>
            <w:r>
              <w:rPr>
                <w:noProof/>
                <w:webHidden/>
              </w:rPr>
              <w:fldChar w:fldCharType="begin"/>
            </w:r>
            <w:r>
              <w:rPr>
                <w:noProof/>
                <w:webHidden/>
              </w:rPr>
              <w:instrText xml:space="preserve"> PAGEREF _Toc379671591 \h </w:instrText>
            </w:r>
            <w:r>
              <w:rPr>
                <w:noProof/>
                <w:webHidden/>
              </w:rPr>
            </w:r>
          </w:ins>
          <w:r>
            <w:rPr>
              <w:noProof/>
              <w:webHidden/>
            </w:rPr>
            <w:fldChar w:fldCharType="separate"/>
          </w:r>
          <w:ins w:id="115" w:author="msammartano" w:date="2014-02-09T00:58:00Z">
            <w:r>
              <w:rPr>
                <w:noProof/>
                <w:webHidden/>
              </w:rPr>
              <w:t>35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16" w:author="msammartano" w:date="2014-02-09T00:58:00Z"/>
              <w:rFonts w:eastAsiaTheme="minorEastAsia"/>
              <w:noProof/>
            </w:rPr>
          </w:pPr>
          <w:ins w:id="11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"_Toc379671592"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Bundles</w:t>
            </w:r>
            <w:r>
              <w:rPr>
                <w:noProof/>
                <w:webHidden/>
              </w:rPr>
              <w:tab/>
            </w:r>
            <w:r>
              <w:rPr>
                <w:noProof/>
                <w:webHidden/>
              </w:rPr>
              <w:fldChar w:fldCharType="begin"/>
            </w:r>
            <w:r>
              <w:rPr>
                <w:noProof/>
                <w:webHidden/>
              </w:rPr>
              <w:instrText xml:space="preserve"> PAGEREF _Toc379671592 \h </w:instrText>
            </w:r>
            <w:r>
              <w:rPr>
                <w:noProof/>
                <w:webHidden/>
              </w:rPr>
            </w:r>
          </w:ins>
          <w:r>
            <w:rPr>
              <w:noProof/>
              <w:webHidden/>
            </w:rPr>
            <w:fldChar w:fldCharType="separate"/>
          </w:r>
          <w:ins w:id="118" w:author="msammartano" w:date="2014-02-09T00:58:00Z">
            <w:r>
              <w:rPr>
                <w:noProof/>
                <w:webHidden/>
              </w:rPr>
              <w:t>37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9" w:author="msammartano" w:date="2014-02-09T00:58:00Z"/>
              <w:rFonts w:eastAsiaTheme="minorEastAsia"/>
              <w:noProof/>
            </w:rPr>
          </w:pPr>
          <w:ins w:id="12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"_Toc379671593"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Bundle Commands</w:t>
            </w:r>
            <w:r>
              <w:rPr>
                <w:noProof/>
                <w:webHidden/>
              </w:rPr>
              <w:tab/>
            </w:r>
            <w:r>
              <w:rPr>
                <w:noProof/>
                <w:webHidden/>
              </w:rPr>
              <w:fldChar w:fldCharType="begin"/>
            </w:r>
            <w:r>
              <w:rPr>
                <w:noProof/>
                <w:webHidden/>
              </w:rPr>
              <w:instrText xml:space="preserve"> PAGEREF _Toc379671593 \h </w:instrText>
            </w:r>
            <w:r>
              <w:rPr>
                <w:noProof/>
                <w:webHidden/>
              </w:rPr>
            </w:r>
          </w:ins>
          <w:r>
            <w:rPr>
              <w:noProof/>
              <w:webHidden/>
            </w:rPr>
            <w:fldChar w:fldCharType="separate"/>
          </w:r>
          <w:ins w:id="121" w:author="msammartano" w:date="2014-02-09T00:58:00Z">
            <w:r>
              <w:rPr>
                <w:noProof/>
                <w:webHidden/>
              </w:rPr>
              <w:t>37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22" w:author="msammartano" w:date="2014-02-09T00:58:00Z"/>
              <w:rFonts w:eastAsiaTheme="minorEastAsia"/>
              <w:noProof/>
            </w:rPr>
          </w:pPr>
          <w:ins w:id="12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"_Toc379671594"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Stacks</w:t>
            </w:r>
            <w:r>
              <w:rPr>
                <w:noProof/>
                <w:webHidden/>
              </w:rPr>
              <w:tab/>
            </w:r>
            <w:r>
              <w:rPr>
                <w:noProof/>
                <w:webHidden/>
              </w:rPr>
              <w:fldChar w:fldCharType="begin"/>
            </w:r>
            <w:r>
              <w:rPr>
                <w:noProof/>
                <w:webHidden/>
              </w:rPr>
              <w:instrText xml:space="preserve"> PAGEREF _Toc379671594 \h </w:instrText>
            </w:r>
            <w:r>
              <w:rPr>
                <w:noProof/>
                <w:webHidden/>
              </w:rPr>
            </w:r>
          </w:ins>
          <w:r>
            <w:rPr>
              <w:noProof/>
              <w:webHidden/>
            </w:rPr>
            <w:fldChar w:fldCharType="separate"/>
          </w:r>
          <w:ins w:id="124" w:author="msammartano" w:date="2014-02-09T00:58:00Z">
            <w:r>
              <w:rPr>
                <w:noProof/>
                <w:webHidden/>
              </w:rPr>
              <w:t>39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5" w:author="msammartano" w:date="2014-02-09T00:58:00Z"/>
              <w:rFonts w:eastAsiaTheme="minorEastAsia"/>
              <w:noProof/>
            </w:rPr>
          </w:pPr>
          <w:ins w:id="12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"_Toc379671595"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Stack Commands</w:t>
            </w:r>
            <w:r>
              <w:rPr>
                <w:noProof/>
                <w:webHidden/>
              </w:rPr>
              <w:tab/>
            </w:r>
            <w:r>
              <w:rPr>
                <w:noProof/>
                <w:webHidden/>
              </w:rPr>
              <w:fldChar w:fldCharType="begin"/>
            </w:r>
            <w:r>
              <w:rPr>
                <w:noProof/>
                <w:webHidden/>
              </w:rPr>
              <w:instrText xml:space="preserve"> PAGEREF _Toc379671595 \h </w:instrText>
            </w:r>
            <w:r>
              <w:rPr>
                <w:noProof/>
                <w:webHidden/>
              </w:rPr>
            </w:r>
          </w:ins>
          <w:r>
            <w:rPr>
              <w:noProof/>
              <w:webHidden/>
            </w:rPr>
            <w:fldChar w:fldCharType="separate"/>
          </w:r>
          <w:ins w:id="127" w:author="msammartano" w:date="2014-02-09T00:58:00Z">
            <w:r>
              <w:rPr>
                <w:noProof/>
                <w:webHidden/>
              </w:rPr>
              <w:t>39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28" w:author="msammartano" w:date="2014-02-09T00:58:00Z"/>
              <w:rFonts w:eastAsiaTheme="minorEastAsia"/>
              <w:noProof/>
            </w:rPr>
          </w:pPr>
          <w:ins w:id="12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"_Toc379671596"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Queues</w:t>
            </w:r>
            <w:r>
              <w:rPr>
                <w:noProof/>
                <w:webHidden/>
              </w:rPr>
              <w:tab/>
            </w:r>
            <w:r>
              <w:rPr>
                <w:noProof/>
                <w:webHidden/>
              </w:rPr>
              <w:fldChar w:fldCharType="begin"/>
            </w:r>
            <w:r>
              <w:rPr>
                <w:noProof/>
                <w:webHidden/>
              </w:rPr>
              <w:instrText xml:space="preserve"> PAGEREF _Toc379671596 \h </w:instrText>
            </w:r>
            <w:r>
              <w:rPr>
                <w:noProof/>
                <w:webHidden/>
              </w:rPr>
            </w:r>
          </w:ins>
          <w:r>
            <w:rPr>
              <w:noProof/>
              <w:webHidden/>
            </w:rPr>
            <w:fldChar w:fldCharType="separate"/>
          </w:r>
          <w:ins w:id="130" w:author="msammartano" w:date="2014-02-09T00:58:00Z">
            <w:r>
              <w:rPr>
                <w:noProof/>
                <w:webHidden/>
              </w:rPr>
              <w:t>40</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31" w:author="msammartano" w:date="2014-02-09T00:58:00Z"/>
              <w:rFonts w:eastAsiaTheme="minorEastAsia"/>
              <w:noProof/>
            </w:rPr>
          </w:pPr>
          <w:ins w:id="13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"_Toc379671597"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Comments</w:t>
            </w:r>
            <w:r>
              <w:rPr>
                <w:noProof/>
                <w:webHidden/>
              </w:rPr>
              <w:tab/>
            </w:r>
            <w:r>
              <w:rPr>
                <w:noProof/>
                <w:webHidden/>
              </w:rPr>
              <w:fldChar w:fldCharType="begin"/>
            </w:r>
            <w:r>
              <w:rPr>
                <w:noProof/>
                <w:webHidden/>
              </w:rPr>
              <w:instrText xml:space="preserve"> PAGEREF _Toc379671597 \h </w:instrText>
            </w:r>
            <w:r>
              <w:rPr>
                <w:noProof/>
                <w:webHidden/>
              </w:rPr>
            </w:r>
          </w:ins>
          <w:r>
            <w:rPr>
              <w:noProof/>
              <w:webHidden/>
            </w:rPr>
            <w:fldChar w:fldCharType="separate"/>
          </w:r>
          <w:ins w:id="133" w:author="msammartano" w:date="2014-02-09T00:58:00Z">
            <w:r>
              <w:rPr>
                <w:noProof/>
                <w:webHidden/>
              </w:rPr>
              <w:t>40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34" w:author="msammartano" w:date="2014-02-09T00:58:00Z"/>
              <w:rFonts w:eastAsiaTheme="minorEastAsia"/>
              <w:noProof/>
            </w:rPr>
          </w:pPr>
          <w:ins w:id="13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"_Toc379671598"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 - Single Line Comment</w:t>
            </w:r>
            <w:r>
              <w:rPr>
                <w:noProof/>
                <w:webHidden/>
              </w:rPr>
              <w:tab/>
            </w:r>
            <w:r>
              <w:rPr>
                <w:noProof/>
                <w:webHidden/>
              </w:rPr>
              <w:fldChar w:fldCharType="begin"/>
            </w:r>
            <w:r>
              <w:rPr>
                <w:noProof/>
                <w:webHidden/>
              </w:rPr>
              <w:instrText xml:space="preserve"> PAGEREF _Toc379671598 \h </w:instrText>
            </w:r>
            <w:r>
              <w:rPr>
                <w:noProof/>
                <w:webHidden/>
              </w:rPr>
            </w:r>
          </w:ins>
          <w:r>
            <w:rPr>
              <w:noProof/>
              <w:webHidden/>
            </w:rPr>
            <w:fldChar w:fldCharType="separate"/>
          </w:r>
          <w:ins w:id="136" w:author="msammartano" w:date="2014-02-09T00:58:00Z">
            <w:r>
              <w:rPr>
                <w:noProof/>
                <w:webHidden/>
              </w:rPr>
              <w:t>40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37" w:author="msammartano" w:date="2014-02-09T00:58:00Z"/>
              <w:rFonts w:eastAsiaTheme="minorEastAsia"/>
              <w:noProof/>
            </w:rPr>
          </w:pPr>
          <w:ins w:id="13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"_Toc379671599"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REM - Single Line Comment (legacy)</w:t>
            </w:r>
            <w:r>
              <w:rPr>
                <w:noProof/>
                <w:webHidden/>
              </w:rPr>
              <w:tab/>
            </w:r>
            <w:r>
              <w:rPr>
                <w:noProof/>
                <w:webHidden/>
              </w:rPr>
              <w:fldChar w:fldCharType="begin"/>
            </w:r>
            <w:r>
              <w:rPr>
                <w:noProof/>
                <w:webHidden/>
              </w:rPr>
              <w:instrText xml:space="preserve"> PAGEREF _Toc379671599 \h </w:instrText>
            </w:r>
            <w:r>
              <w:rPr>
                <w:noProof/>
                <w:webHidden/>
              </w:rPr>
            </w:r>
          </w:ins>
          <w:r>
            <w:rPr>
              <w:noProof/>
              <w:webHidden/>
            </w:rPr>
            <w:fldChar w:fldCharType="separate"/>
          </w:r>
          <w:ins w:id="139" w:author="msammartano" w:date="2014-02-09T00:58:00Z">
            <w:r>
              <w:rPr>
                <w:noProof/>
                <w:webHidden/>
              </w:rPr>
              <w:t>40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40" w:author="msammartano" w:date="2014-02-09T00:58:00Z"/>
              <w:rFonts w:eastAsiaTheme="minorEastAsia"/>
              <w:noProof/>
            </w:rPr>
          </w:pPr>
          <w:ins w:id="14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"_Toc379671600"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 - Block Comment</w:t>
            </w:r>
            <w:r>
              <w:rPr>
                <w:noProof/>
                <w:webHidden/>
              </w:rPr>
              <w:tab/>
            </w:r>
            <w:r>
              <w:rPr>
                <w:noProof/>
                <w:webHidden/>
              </w:rPr>
              <w:fldChar w:fldCharType="begin"/>
            </w:r>
            <w:r>
              <w:rPr>
                <w:noProof/>
                <w:webHidden/>
              </w:rPr>
              <w:instrText xml:space="preserve"> PAGEREF _Toc379671600 \h </w:instrText>
            </w:r>
            <w:r>
              <w:rPr>
                <w:noProof/>
                <w:webHidden/>
              </w:rPr>
            </w:r>
          </w:ins>
          <w:r>
            <w:rPr>
              <w:noProof/>
              <w:webHidden/>
            </w:rPr>
            <w:fldChar w:fldCharType="separate"/>
          </w:r>
          <w:ins w:id="142" w:author="msammartano" w:date="2014-02-09T00:58:00Z">
            <w:r>
              <w:rPr>
                <w:noProof/>
                <w:webHidden/>
              </w:rPr>
              <w:t>40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43" w:author="msammartano" w:date="2014-02-09T00:58:00Z"/>
              <w:rFonts w:eastAsiaTheme="minorEastAsia"/>
              <w:noProof/>
            </w:rPr>
          </w:pPr>
          <w:ins w:id="14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"_Toc379671601"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 - Middle of Line Comment</w:t>
            </w:r>
            <w:r>
              <w:rPr>
                <w:noProof/>
                <w:webHidden/>
              </w:rPr>
              <w:tab/>
            </w:r>
            <w:r>
              <w:rPr>
                <w:noProof/>
                <w:webHidden/>
              </w:rPr>
              <w:fldChar w:fldCharType="begin"/>
            </w:r>
            <w:r>
              <w:rPr>
                <w:noProof/>
                <w:webHidden/>
              </w:rPr>
              <w:instrText xml:space="preserve"> PAGEREF _Toc379671601 \h </w:instrText>
            </w:r>
            <w:r>
              <w:rPr>
                <w:noProof/>
                <w:webHidden/>
              </w:rPr>
            </w:r>
          </w:ins>
          <w:r>
            <w:rPr>
              <w:noProof/>
              <w:webHidden/>
            </w:rPr>
            <w:fldChar w:fldCharType="separate"/>
          </w:r>
          <w:ins w:id="145" w:author="msammartano" w:date="2014-02-09T00:58:00Z">
            <w:r>
              <w:rPr>
                <w:noProof/>
                <w:webHidden/>
              </w:rPr>
              <w:t>41</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46" w:author="msammartano" w:date="2014-02-09T00:58:00Z"/>
              <w:rFonts w:eastAsiaTheme="minorEastAsia"/>
              <w:noProof/>
            </w:rPr>
          </w:pPr>
          <w:ins w:id="14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"_Toc379671602"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Expressions</w:t>
            </w:r>
            <w:r>
              <w:rPr>
                <w:noProof/>
                <w:webHidden/>
              </w:rPr>
              <w:tab/>
            </w:r>
            <w:r>
              <w:rPr>
                <w:noProof/>
                <w:webHidden/>
              </w:rPr>
              <w:fldChar w:fldCharType="begin"/>
            </w:r>
            <w:r>
              <w:rPr>
                <w:noProof/>
                <w:webHidden/>
              </w:rPr>
              <w:instrText xml:space="preserve"> PAGEREF _Toc379671602 \h </w:instrText>
            </w:r>
            <w:r>
              <w:rPr>
                <w:noProof/>
                <w:webHidden/>
              </w:rPr>
            </w:r>
          </w:ins>
          <w:r>
            <w:rPr>
              <w:noProof/>
              <w:webHidden/>
            </w:rPr>
            <w:fldChar w:fldCharType="separate"/>
          </w:r>
          <w:ins w:id="148" w:author="msammartano" w:date="2014-02-09T00:58:00Z">
            <w:r>
              <w:rPr>
                <w:noProof/>
                <w:webHidden/>
              </w:rPr>
              <w:t>41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49" w:author="msammartano" w:date="2014-02-09T00:58:00Z"/>
              <w:rFonts w:eastAsiaTheme="minorEastAsia"/>
              <w:noProof/>
            </w:rPr>
          </w:pPr>
          <w:ins w:id="15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"_Toc379671603"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_Toc379671603 \h </w:instrText>
            </w:r>
            <w:r>
              <w:rPr>
                <w:noProof/>
                <w:webHidden/>
              </w:rPr>
            </w:r>
          </w:ins>
          <w:r>
            <w:rPr>
              <w:noProof/>
              <w:webHidden/>
            </w:rPr>
            <w:fldChar w:fldCharType="separate"/>
          </w:r>
          <w:ins w:id="151" w:author="msammartano" w:date="2014-02-09T00:58:00Z">
            <w:r>
              <w:rPr>
                <w:noProof/>
                <w:webHidden/>
              </w:rPr>
              <w:t>41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2" w:author="msammartano" w:date="2014-02-09T00:58:00Z"/>
              <w:rFonts w:eastAsiaTheme="minorEastAsia"/>
              <w:noProof/>
            </w:rPr>
          </w:pPr>
          <w:ins w:id="15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"_Toc379671604"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Numeric Operators &lt;noperator&gt;</w:t>
            </w:r>
            <w:r>
              <w:rPr>
                <w:noProof/>
                <w:webHidden/>
              </w:rPr>
              <w:tab/>
            </w:r>
            <w:r>
              <w:rPr>
                <w:noProof/>
                <w:webHidden/>
              </w:rPr>
              <w:fldChar w:fldCharType="begin"/>
            </w:r>
            <w:r>
              <w:rPr>
                <w:noProof/>
                <w:webHidden/>
              </w:rPr>
              <w:instrText xml:space="preserve"> PAGEREF _Toc379671604 \h </w:instrText>
            </w:r>
            <w:r>
              <w:rPr>
                <w:noProof/>
                <w:webHidden/>
              </w:rPr>
            </w:r>
          </w:ins>
          <w:r>
            <w:rPr>
              <w:noProof/>
              <w:webHidden/>
            </w:rPr>
            <w:fldChar w:fldCharType="separate"/>
          </w:r>
          <w:ins w:id="154" w:author="msammartano" w:date="2014-02-09T00:58:00Z">
            <w:r>
              <w:rPr>
                <w:noProof/>
                <w:webHidden/>
              </w:rPr>
              <w:t>41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5" w:author="msammartano" w:date="2014-02-09T00:58:00Z"/>
              <w:rFonts w:eastAsiaTheme="minorEastAsia"/>
              <w:noProof/>
            </w:rPr>
          </w:pPr>
          <w:ins w:id="15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"_Toc379671605"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Numeric Expression Examples</w:t>
            </w:r>
            <w:r>
              <w:rPr>
                <w:noProof/>
                <w:webHidden/>
              </w:rPr>
              <w:tab/>
            </w:r>
            <w:r>
              <w:rPr>
                <w:noProof/>
                <w:webHidden/>
              </w:rPr>
              <w:fldChar w:fldCharType="begin"/>
            </w:r>
            <w:r>
              <w:rPr>
                <w:noProof/>
                <w:webHidden/>
              </w:rPr>
              <w:instrText xml:space="preserve"> PAGEREF _Toc379671605 \h </w:instrText>
            </w:r>
            <w:r>
              <w:rPr>
                <w:noProof/>
                <w:webHidden/>
              </w:rPr>
            </w:r>
          </w:ins>
          <w:r>
            <w:rPr>
              <w:noProof/>
              <w:webHidden/>
            </w:rPr>
            <w:fldChar w:fldCharType="separate"/>
          </w:r>
          <w:ins w:id="157" w:author="msammartano" w:date="2014-02-09T00:58:00Z">
            <w:r>
              <w:rPr>
                <w:noProof/>
                <w:webHidden/>
              </w:rPr>
              <w:t>41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8" w:author="msammartano" w:date="2014-02-09T00:58:00Z"/>
              <w:rFonts w:eastAsiaTheme="minorEastAsia"/>
              <w:noProof/>
            </w:rPr>
          </w:pPr>
          <w:ins w:id="15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"_Toc379671606"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Pre- and Post-Increment Operators</w:t>
            </w:r>
            <w:r>
              <w:rPr>
                <w:noProof/>
                <w:webHidden/>
              </w:rPr>
              <w:tab/>
            </w:r>
            <w:r>
              <w:rPr>
                <w:noProof/>
                <w:webHidden/>
              </w:rPr>
              <w:fldChar w:fldCharType="begin"/>
            </w:r>
            <w:r>
              <w:rPr>
                <w:noProof/>
                <w:webHidden/>
              </w:rPr>
              <w:instrText xml:space="preserve"> PAGEREF _Toc379671606 \h </w:instrText>
            </w:r>
            <w:r>
              <w:rPr>
                <w:noProof/>
                <w:webHidden/>
              </w:rPr>
            </w:r>
          </w:ins>
          <w:r>
            <w:rPr>
              <w:noProof/>
              <w:webHidden/>
            </w:rPr>
            <w:fldChar w:fldCharType="separate"/>
          </w:r>
          <w:ins w:id="160" w:author="msammartano" w:date="2014-02-09T00:58:00Z">
            <w:r>
              <w:rPr>
                <w:noProof/>
                <w:webHidden/>
              </w:rPr>
              <w:t>41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61" w:author="msammartano" w:date="2014-02-09T00:58:00Z"/>
              <w:rFonts w:eastAsiaTheme="minorEastAsia"/>
              <w:noProof/>
            </w:rPr>
          </w:pPr>
          <w:ins w:id="16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"_Toc379671607"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Op Equal Assignment Operations</w:t>
            </w:r>
            <w:r>
              <w:rPr>
                <w:noProof/>
                <w:webHidden/>
              </w:rPr>
              <w:tab/>
            </w:r>
            <w:r>
              <w:rPr>
                <w:noProof/>
                <w:webHidden/>
              </w:rPr>
              <w:fldChar w:fldCharType="begin"/>
            </w:r>
            <w:r>
              <w:rPr>
                <w:noProof/>
                <w:webHidden/>
              </w:rPr>
              <w:instrText xml:space="preserve"> PAGEREF _Toc379671607 \h </w:instrText>
            </w:r>
            <w:r>
              <w:rPr>
                <w:noProof/>
                <w:webHidden/>
              </w:rPr>
            </w:r>
          </w:ins>
          <w:r>
            <w:rPr>
              <w:noProof/>
              <w:webHidden/>
            </w:rPr>
            <w:fldChar w:fldCharType="separate"/>
          </w:r>
          <w:ins w:id="163" w:author="msammartano" w:date="2014-02-09T00:58:00Z">
            <w:r>
              <w:rPr>
                <w:noProof/>
                <w:webHidden/>
              </w:rPr>
              <w:t>41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4" w:author="msammartano" w:date="2014-02-09T00:58:00Z"/>
              <w:rFonts w:eastAsiaTheme="minorEastAsia"/>
              <w:noProof/>
            </w:rPr>
          </w:pPr>
          <w:ins w:id="16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"_Toc379671608"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String &lt;sexp&gt; := {&lt;string variable&gt;|&lt;string constant&gt;} {</w:t>
            </w:r>
            <w:r w:rsidRPr="00E10B2A">
              <w:rPr>
                <w:rStyle w:val="Hyperlink"/>
                <w:noProof/>
                <w:vertAlign w:val="subscript"/>
              </w:rPr>
              <w:t xml:space="preserve"> </w:t>
            </w:r>
            <w:r w:rsidRPr="00E10B2A">
              <w:rPr>
                <w:rStyle w:val="Hyperlink"/>
                <w:noProof/>
              </w:rPr>
              <w:t>+ &lt;sexp&gt; | &lt;end of line&gt;}</w:t>
            </w:r>
            <w:r>
              <w:rPr>
                <w:noProof/>
                <w:webHidden/>
              </w:rPr>
              <w:tab/>
            </w:r>
            <w:r>
              <w:rPr>
                <w:noProof/>
                <w:webHidden/>
              </w:rPr>
              <w:fldChar w:fldCharType="begin"/>
            </w:r>
            <w:r>
              <w:rPr>
                <w:noProof/>
                <w:webHidden/>
              </w:rPr>
              <w:instrText xml:space="preserve"> PAGEREF _Toc379671608 \h </w:instrText>
            </w:r>
            <w:r>
              <w:rPr>
                <w:noProof/>
                <w:webHidden/>
              </w:rPr>
            </w:r>
          </w:ins>
          <w:r>
            <w:rPr>
              <w:noProof/>
              <w:webHidden/>
            </w:rPr>
            <w:fldChar w:fldCharType="separate"/>
          </w:r>
          <w:ins w:id="166" w:author="msammartano" w:date="2014-02-09T00:58:00Z">
            <w:r>
              <w:rPr>
                <w:noProof/>
                <w:webHidden/>
              </w:rPr>
              <w:t>42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7" w:author="msammartano" w:date="2014-02-09T00:58:00Z"/>
              <w:rFonts w:eastAsiaTheme="minorEastAsia"/>
              <w:noProof/>
            </w:rPr>
          </w:pPr>
          <w:ins w:id="16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"_Toc379671609"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Logical &lt;lexp&gt;</w:t>
            </w:r>
            <w:r>
              <w:rPr>
                <w:noProof/>
                <w:webHidden/>
              </w:rPr>
              <w:tab/>
            </w:r>
            <w:r>
              <w:rPr>
                <w:noProof/>
                <w:webHidden/>
              </w:rPr>
              <w:fldChar w:fldCharType="begin"/>
            </w:r>
            <w:r>
              <w:rPr>
                <w:noProof/>
                <w:webHidden/>
              </w:rPr>
              <w:instrText xml:space="preserve"> PAGEREF _Toc379671609 \h </w:instrText>
            </w:r>
            <w:r>
              <w:rPr>
                <w:noProof/>
                <w:webHidden/>
              </w:rPr>
            </w:r>
          </w:ins>
          <w:r>
            <w:rPr>
              <w:noProof/>
              <w:webHidden/>
            </w:rPr>
            <w:fldChar w:fldCharType="separate"/>
          </w:r>
          <w:ins w:id="169" w:author="msammartano" w:date="2014-02-09T00:58:00Z">
            <w:r>
              <w:rPr>
                <w:noProof/>
                <w:webHidden/>
              </w:rPr>
              <w:t>42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70" w:author="msammartano" w:date="2014-02-09T00:58:00Z"/>
              <w:rFonts w:eastAsiaTheme="minorEastAsia"/>
              <w:noProof/>
            </w:rPr>
          </w:pPr>
          <w:ins w:id="17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"_Toc379671610"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Logical Operators</w:t>
            </w:r>
            <w:r>
              <w:rPr>
                <w:noProof/>
                <w:webHidden/>
              </w:rPr>
              <w:tab/>
            </w:r>
            <w:r>
              <w:rPr>
                <w:noProof/>
                <w:webHidden/>
              </w:rPr>
              <w:fldChar w:fldCharType="begin"/>
            </w:r>
            <w:r>
              <w:rPr>
                <w:noProof/>
                <w:webHidden/>
              </w:rPr>
              <w:instrText xml:space="preserve"> PAGEREF _Toc379671610 \h </w:instrText>
            </w:r>
            <w:r>
              <w:rPr>
                <w:noProof/>
                <w:webHidden/>
              </w:rPr>
            </w:r>
          </w:ins>
          <w:r>
            <w:rPr>
              <w:noProof/>
              <w:webHidden/>
            </w:rPr>
            <w:fldChar w:fldCharType="separate"/>
          </w:r>
          <w:ins w:id="172" w:author="msammartano" w:date="2014-02-09T00:58:00Z">
            <w:r>
              <w:rPr>
                <w:noProof/>
                <w:webHidden/>
              </w:rPr>
              <w:t>42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73" w:author="msammartano" w:date="2014-02-09T00:58:00Z"/>
              <w:rFonts w:eastAsiaTheme="minorEastAsia"/>
              <w:noProof/>
            </w:rPr>
          </w:pPr>
          <w:ins w:id="17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"_Toc379671611"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Examples of Logical Expressions</w:t>
            </w:r>
            <w:r>
              <w:rPr>
                <w:noProof/>
                <w:webHidden/>
              </w:rPr>
              <w:tab/>
            </w:r>
            <w:r>
              <w:rPr>
                <w:noProof/>
                <w:webHidden/>
              </w:rPr>
              <w:fldChar w:fldCharType="begin"/>
            </w:r>
            <w:r>
              <w:rPr>
                <w:noProof/>
                <w:webHidden/>
              </w:rPr>
              <w:instrText xml:space="preserve"> PAGEREF _Toc379671611 \h </w:instrText>
            </w:r>
            <w:r>
              <w:rPr>
                <w:noProof/>
                <w:webHidden/>
              </w:rPr>
            </w:r>
          </w:ins>
          <w:r>
            <w:rPr>
              <w:noProof/>
              <w:webHidden/>
            </w:rPr>
            <w:fldChar w:fldCharType="separate"/>
          </w:r>
          <w:ins w:id="175" w:author="msammartano" w:date="2014-02-09T00:58:00Z">
            <w:r>
              <w:rPr>
                <w:noProof/>
                <w:webHidden/>
              </w:rPr>
              <w:t>42</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76" w:author="msammartano" w:date="2014-02-09T00:58:00Z"/>
              <w:rFonts w:eastAsiaTheme="minorEastAsia"/>
              <w:noProof/>
            </w:rPr>
          </w:pPr>
          <w:ins w:id="17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"_Toc379671612"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Assignment Operations</w:t>
            </w:r>
            <w:r>
              <w:rPr>
                <w:noProof/>
                <w:webHidden/>
              </w:rPr>
              <w:tab/>
            </w:r>
            <w:r>
              <w:rPr>
                <w:noProof/>
                <w:webHidden/>
              </w:rPr>
              <w:fldChar w:fldCharType="begin"/>
            </w:r>
            <w:r>
              <w:rPr>
                <w:noProof/>
                <w:webHidden/>
              </w:rPr>
              <w:instrText xml:space="preserve"> PAGEREF _Toc379671612 \h </w:instrText>
            </w:r>
            <w:r>
              <w:rPr>
                <w:noProof/>
                <w:webHidden/>
              </w:rPr>
            </w:r>
          </w:ins>
          <w:r>
            <w:rPr>
              <w:noProof/>
              <w:webHidden/>
            </w:rPr>
            <w:fldChar w:fldCharType="separate"/>
          </w:r>
          <w:ins w:id="178" w:author="msammartano" w:date="2014-02-09T00:58:00Z">
            <w:r>
              <w:rPr>
                <w:noProof/>
                <w:webHidden/>
              </w:rPr>
              <w:t>42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79" w:author="msammartano" w:date="2014-02-09T00:58:00Z"/>
              <w:rFonts w:eastAsiaTheme="minorEastAsia"/>
              <w:noProof/>
            </w:rPr>
          </w:pPr>
          <w:ins w:id="18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"_Toc379671613"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LET</w:t>
            </w:r>
            <w:r>
              <w:rPr>
                <w:noProof/>
                <w:webHidden/>
              </w:rPr>
              <w:tab/>
            </w:r>
            <w:r>
              <w:rPr>
                <w:noProof/>
                <w:webHidden/>
              </w:rPr>
              <w:fldChar w:fldCharType="begin"/>
            </w:r>
            <w:r>
              <w:rPr>
                <w:noProof/>
                <w:webHidden/>
              </w:rPr>
              <w:instrText xml:space="preserve"> PAGEREF _Toc379671613 \h </w:instrText>
            </w:r>
            <w:r>
              <w:rPr>
                <w:noProof/>
                <w:webHidden/>
              </w:rPr>
            </w:r>
          </w:ins>
          <w:r>
            <w:rPr>
              <w:noProof/>
              <w:webHidden/>
            </w:rPr>
            <w:fldChar w:fldCharType="separate"/>
          </w:r>
          <w:ins w:id="181" w:author="msammartano" w:date="2014-02-09T00:58:00Z">
            <w:r>
              <w:rPr>
                <w:noProof/>
                <w:webHidden/>
              </w:rPr>
              <w:t>43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82" w:author="msammartano" w:date="2014-02-09T00:58:00Z"/>
              <w:rFonts w:eastAsiaTheme="minorEastAsia"/>
              <w:noProof/>
            </w:rPr>
          </w:pPr>
          <w:ins w:id="18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"_Toc379671614"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OpEqual Assignment Operations</w:t>
            </w:r>
            <w:r>
              <w:rPr>
                <w:noProof/>
                <w:webHidden/>
              </w:rPr>
              <w:tab/>
            </w:r>
            <w:r>
              <w:rPr>
                <w:noProof/>
                <w:webHidden/>
              </w:rPr>
              <w:fldChar w:fldCharType="begin"/>
            </w:r>
            <w:r>
              <w:rPr>
                <w:noProof/>
                <w:webHidden/>
              </w:rPr>
              <w:instrText xml:space="preserve"> PAGEREF _Toc379671614 \h </w:instrText>
            </w:r>
            <w:r>
              <w:rPr>
                <w:noProof/>
                <w:webHidden/>
              </w:rPr>
            </w:r>
          </w:ins>
          <w:r>
            <w:rPr>
              <w:noProof/>
              <w:webHidden/>
            </w:rPr>
            <w:fldChar w:fldCharType="separate"/>
          </w:r>
          <w:ins w:id="184" w:author="msammartano" w:date="2014-02-09T00:58:00Z">
            <w:r>
              <w:rPr>
                <w:noProof/>
                <w:webHidden/>
              </w:rPr>
              <w:t>43</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85" w:author="msammartano" w:date="2014-02-09T00:58:00Z"/>
              <w:rFonts w:eastAsiaTheme="minorEastAsia"/>
              <w:noProof/>
            </w:rPr>
          </w:pPr>
          <w:ins w:id="18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"_Toc379671615"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Math Functions</w:t>
            </w:r>
            <w:r>
              <w:rPr>
                <w:noProof/>
                <w:webHidden/>
              </w:rPr>
              <w:tab/>
            </w:r>
            <w:r>
              <w:rPr>
                <w:noProof/>
                <w:webHidden/>
              </w:rPr>
              <w:fldChar w:fldCharType="begin"/>
            </w:r>
            <w:r>
              <w:rPr>
                <w:noProof/>
                <w:webHidden/>
              </w:rPr>
              <w:instrText xml:space="preserve"> PAGEREF _Toc379671615 \h </w:instrText>
            </w:r>
            <w:r>
              <w:rPr>
                <w:noProof/>
                <w:webHidden/>
              </w:rPr>
            </w:r>
          </w:ins>
          <w:r>
            <w:rPr>
              <w:noProof/>
              <w:webHidden/>
            </w:rPr>
            <w:fldChar w:fldCharType="separate"/>
          </w:r>
          <w:ins w:id="187" w:author="msammartano" w:date="2014-02-09T00:58:00Z">
            <w:r>
              <w:rPr>
                <w:noProof/>
                <w:webHidden/>
              </w:rPr>
              <w:t>43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88" w:author="msammartano" w:date="2014-02-09T00:58:00Z"/>
              <w:rFonts w:eastAsiaTheme="minorEastAsia"/>
              <w:noProof/>
            </w:rPr>
          </w:pPr>
          <w:ins w:id="18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"_Toc379671616"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BOR(&lt;nexp1&gt;, &lt;nexp2&gt;)</w:t>
            </w:r>
            <w:r>
              <w:rPr>
                <w:noProof/>
                <w:webHidden/>
              </w:rPr>
              <w:tab/>
            </w:r>
            <w:r>
              <w:rPr>
                <w:noProof/>
                <w:webHidden/>
              </w:rPr>
              <w:fldChar w:fldCharType="begin"/>
            </w:r>
            <w:r>
              <w:rPr>
                <w:noProof/>
                <w:webHidden/>
              </w:rPr>
              <w:instrText xml:space="preserve"> PAGEREF _Toc379671616 \h </w:instrText>
            </w:r>
            <w:r>
              <w:rPr>
                <w:noProof/>
                <w:webHidden/>
              </w:rPr>
            </w:r>
          </w:ins>
          <w:r>
            <w:rPr>
              <w:noProof/>
              <w:webHidden/>
            </w:rPr>
            <w:fldChar w:fldCharType="separate"/>
          </w:r>
          <w:ins w:id="190" w:author="msammartano" w:date="2014-02-09T00:58:00Z">
            <w:r>
              <w:rPr>
                <w:noProof/>
                <w:webHidden/>
              </w:rPr>
              <w:t>43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91" w:author="msammartano" w:date="2014-02-09T00:58:00Z"/>
              <w:rFonts w:eastAsiaTheme="minorEastAsia"/>
              <w:noProof/>
            </w:rPr>
          </w:pPr>
          <w:ins w:id="19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"_Toc379671617"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BAND(&lt;nexp1&gt;, &lt;nexp2&gt;)</w:t>
            </w:r>
            <w:r>
              <w:rPr>
                <w:noProof/>
                <w:webHidden/>
              </w:rPr>
              <w:tab/>
            </w:r>
            <w:r>
              <w:rPr>
                <w:noProof/>
                <w:webHidden/>
              </w:rPr>
              <w:fldChar w:fldCharType="begin"/>
            </w:r>
            <w:r>
              <w:rPr>
                <w:noProof/>
                <w:webHidden/>
              </w:rPr>
              <w:instrText xml:space="preserve"> PAGEREF _Toc379671617 \h </w:instrText>
            </w:r>
            <w:r>
              <w:rPr>
                <w:noProof/>
                <w:webHidden/>
              </w:rPr>
            </w:r>
          </w:ins>
          <w:r>
            <w:rPr>
              <w:noProof/>
              <w:webHidden/>
            </w:rPr>
            <w:fldChar w:fldCharType="separate"/>
          </w:r>
          <w:ins w:id="193" w:author="msammartano" w:date="2014-02-09T00:58:00Z">
            <w:r>
              <w:rPr>
                <w:noProof/>
                <w:webHidden/>
              </w:rPr>
              <w:t>43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94" w:author="msammartano" w:date="2014-02-09T00:58:00Z"/>
              <w:rFonts w:eastAsiaTheme="minorEastAsia"/>
              <w:noProof/>
            </w:rPr>
          </w:pPr>
          <w:ins w:id="195"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"_Toc379671618"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BXOR(&lt;nexp1&gt;, &lt;nexp2&gt;)</w:t>
            </w:r>
            <w:r>
              <w:rPr>
                <w:noProof/>
                <w:webHidden/>
              </w:rPr>
              <w:tab/>
            </w:r>
            <w:r>
              <w:rPr>
                <w:noProof/>
                <w:webHidden/>
              </w:rPr>
              <w:fldChar w:fldCharType="begin"/>
            </w:r>
            <w:r>
              <w:rPr>
                <w:noProof/>
                <w:webHidden/>
              </w:rPr>
              <w:instrText xml:space="preserve"> PAGEREF _Toc379671618 \h </w:instrText>
            </w:r>
            <w:r>
              <w:rPr>
                <w:noProof/>
                <w:webHidden/>
              </w:rPr>
            </w:r>
          </w:ins>
          <w:r>
            <w:rPr>
              <w:noProof/>
              <w:webHidden/>
            </w:rPr>
            <w:fldChar w:fldCharType="separate"/>
          </w:r>
          <w:ins w:id="196" w:author="msammartano" w:date="2014-02-09T00:58:00Z">
            <w:r>
              <w:rPr>
                <w:noProof/>
                <w:webHidden/>
              </w:rPr>
              <w:t>44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97" w:author="msammartano" w:date="2014-02-09T00:58:00Z"/>
              <w:rFonts w:eastAsiaTheme="minorEastAsia"/>
              <w:noProof/>
            </w:rPr>
          </w:pPr>
          <w:ins w:id="19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"_Toc379671619"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ABS(&lt;nexp&gt;)</w:t>
            </w:r>
            <w:r>
              <w:rPr>
                <w:noProof/>
                <w:webHidden/>
              </w:rPr>
              <w:tab/>
            </w:r>
            <w:r>
              <w:rPr>
                <w:noProof/>
                <w:webHidden/>
              </w:rPr>
              <w:fldChar w:fldCharType="begin"/>
            </w:r>
            <w:r>
              <w:rPr>
                <w:noProof/>
                <w:webHidden/>
              </w:rPr>
              <w:instrText xml:space="preserve"> PAGEREF _Toc379671619 \h </w:instrText>
            </w:r>
            <w:r>
              <w:rPr>
                <w:noProof/>
                <w:webHidden/>
              </w:rPr>
            </w:r>
          </w:ins>
          <w:r>
            <w:rPr>
              <w:noProof/>
              <w:webHidden/>
            </w:rPr>
            <w:fldChar w:fldCharType="separate"/>
          </w:r>
          <w:ins w:id="199" w:author="msammartano" w:date="2014-02-09T00:58:00Z">
            <w:r>
              <w:rPr>
                <w:noProof/>
                <w:webHidden/>
              </w:rPr>
              <w:t>44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00" w:author="msammartano" w:date="2014-02-09T00:58:00Z"/>
              <w:rFonts w:eastAsiaTheme="minorEastAsia"/>
              <w:noProof/>
            </w:rPr>
          </w:pPr>
          <w:ins w:id="20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"_Toc379671620"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SQR(&lt;nexp&gt;)</w:t>
            </w:r>
            <w:r>
              <w:rPr>
                <w:noProof/>
                <w:webHidden/>
              </w:rPr>
              <w:tab/>
            </w:r>
            <w:r>
              <w:rPr>
                <w:noProof/>
                <w:webHidden/>
              </w:rPr>
              <w:fldChar w:fldCharType="begin"/>
            </w:r>
            <w:r>
              <w:rPr>
                <w:noProof/>
                <w:webHidden/>
              </w:rPr>
              <w:instrText xml:space="preserve"> PAGEREF _Toc379671620 \h </w:instrText>
            </w:r>
            <w:r>
              <w:rPr>
                <w:noProof/>
                <w:webHidden/>
              </w:rPr>
            </w:r>
          </w:ins>
          <w:r>
            <w:rPr>
              <w:noProof/>
              <w:webHidden/>
            </w:rPr>
            <w:fldChar w:fldCharType="separate"/>
          </w:r>
          <w:ins w:id="202" w:author="msammartano" w:date="2014-02-09T00:58:00Z">
            <w:r>
              <w:rPr>
                <w:noProof/>
                <w:webHidden/>
              </w:rPr>
              <w:t>44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03" w:author="msammartano" w:date="2014-02-09T00:58:00Z"/>
              <w:rFonts w:eastAsiaTheme="minorEastAsia"/>
              <w:noProof/>
            </w:rPr>
          </w:pPr>
          <w:ins w:id="20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"_Toc379671621"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CBRT(&lt;nexp&gt;)</w:t>
            </w:r>
            <w:r>
              <w:rPr>
                <w:noProof/>
                <w:webHidden/>
              </w:rPr>
              <w:tab/>
            </w:r>
            <w:r>
              <w:rPr>
                <w:noProof/>
                <w:webHidden/>
              </w:rPr>
              <w:fldChar w:fldCharType="begin"/>
            </w:r>
            <w:r>
              <w:rPr>
                <w:noProof/>
                <w:webHidden/>
              </w:rPr>
              <w:instrText xml:space="preserve"> PAGEREF _Toc379671621 \h </w:instrText>
            </w:r>
            <w:r>
              <w:rPr>
                <w:noProof/>
                <w:webHidden/>
              </w:rPr>
            </w:r>
          </w:ins>
          <w:r>
            <w:rPr>
              <w:noProof/>
              <w:webHidden/>
            </w:rPr>
            <w:fldChar w:fldCharType="separate"/>
          </w:r>
          <w:ins w:id="205" w:author="msammartano" w:date="2014-02-09T00:58:00Z">
            <w:r>
              <w:rPr>
                <w:noProof/>
                <w:webHidden/>
              </w:rPr>
              <w:t>44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06" w:author="msammartano" w:date="2014-02-09T00:58:00Z"/>
              <w:rFonts w:eastAsiaTheme="minorEastAsia"/>
              <w:noProof/>
            </w:rPr>
          </w:pPr>
          <w:ins w:id="20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"_Toc379671622"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RANDOMIZE(&lt;nexp&gt;)</w:t>
            </w:r>
            <w:r>
              <w:rPr>
                <w:noProof/>
                <w:webHidden/>
              </w:rPr>
              <w:tab/>
            </w:r>
            <w:r>
              <w:rPr>
                <w:noProof/>
                <w:webHidden/>
              </w:rPr>
              <w:fldChar w:fldCharType="begin"/>
            </w:r>
            <w:r>
              <w:rPr>
                <w:noProof/>
                <w:webHidden/>
              </w:rPr>
              <w:instrText xml:space="preserve"> PAGEREF _Toc379671622 \h </w:instrText>
            </w:r>
            <w:r>
              <w:rPr>
                <w:noProof/>
                <w:webHidden/>
              </w:rPr>
            </w:r>
          </w:ins>
          <w:r>
            <w:rPr>
              <w:noProof/>
              <w:webHidden/>
            </w:rPr>
            <w:fldChar w:fldCharType="separate"/>
          </w:r>
          <w:ins w:id="208" w:author="msammartano" w:date="2014-02-09T00:58:00Z">
            <w:r>
              <w:rPr>
                <w:noProof/>
                <w:webHidden/>
              </w:rPr>
              <w:t>44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09" w:author="msammartano" w:date="2014-02-09T00:58:00Z"/>
              <w:rFonts w:eastAsiaTheme="minorEastAsia"/>
              <w:noProof/>
            </w:rPr>
          </w:pPr>
          <w:ins w:id="21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"_Toc379671623"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RND()</w:t>
            </w:r>
            <w:r>
              <w:rPr>
                <w:noProof/>
                <w:webHidden/>
              </w:rPr>
              <w:tab/>
            </w:r>
            <w:r>
              <w:rPr>
                <w:noProof/>
                <w:webHidden/>
              </w:rPr>
              <w:fldChar w:fldCharType="begin"/>
            </w:r>
            <w:r>
              <w:rPr>
                <w:noProof/>
                <w:webHidden/>
              </w:rPr>
              <w:instrText xml:space="preserve"> PAGEREF _Toc379671623 \h </w:instrText>
            </w:r>
            <w:r>
              <w:rPr>
                <w:noProof/>
                <w:webHidden/>
              </w:rPr>
            </w:r>
          </w:ins>
          <w:r>
            <w:rPr>
              <w:noProof/>
              <w:webHidden/>
            </w:rPr>
            <w:fldChar w:fldCharType="separate"/>
          </w:r>
          <w:ins w:id="211" w:author="msammartano" w:date="2014-02-09T00:58:00Z">
            <w:r>
              <w:rPr>
                <w:noProof/>
                <w:webHidden/>
              </w:rPr>
              <w:t>44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12" w:author="msammartano" w:date="2014-02-09T00:58:00Z"/>
              <w:rFonts w:eastAsiaTheme="minorEastAsia"/>
              <w:noProof/>
            </w:rPr>
          </w:pPr>
          <w:ins w:id="21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"_Toc379671624"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MAX(&lt;nexp&gt;, &lt;nexp&gt;)</w:t>
            </w:r>
            <w:r>
              <w:rPr>
                <w:noProof/>
                <w:webHidden/>
              </w:rPr>
              <w:tab/>
            </w:r>
            <w:r>
              <w:rPr>
                <w:noProof/>
                <w:webHidden/>
              </w:rPr>
              <w:fldChar w:fldCharType="begin"/>
            </w:r>
            <w:r>
              <w:rPr>
                <w:noProof/>
                <w:webHidden/>
              </w:rPr>
              <w:instrText xml:space="preserve"> PAGEREF _Toc379671624 \h </w:instrText>
            </w:r>
            <w:r>
              <w:rPr>
                <w:noProof/>
                <w:webHidden/>
              </w:rPr>
            </w:r>
          </w:ins>
          <w:r>
            <w:rPr>
              <w:noProof/>
              <w:webHidden/>
            </w:rPr>
            <w:fldChar w:fldCharType="separate"/>
          </w:r>
          <w:ins w:id="214" w:author="msammartano" w:date="2014-02-09T00:58:00Z">
            <w:r>
              <w:rPr>
                <w:noProof/>
                <w:webHidden/>
              </w:rPr>
              <w:t>44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15" w:author="msammartano" w:date="2014-02-09T00:58:00Z"/>
              <w:rFonts w:eastAsiaTheme="minorEastAsia"/>
              <w:noProof/>
            </w:rPr>
          </w:pPr>
          <w:ins w:id="21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"_Toc379671625"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MIN(&lt;nexp&gt;, &lt;nexp&gt;)</w:t>
            </w:r>
            <w:r>
              <w:rPr>
                <w:noProof/>
                <w:webHidden/>
              </w:rPr>
              <w:tab/>
            </w:r>
            <w:r>
              <w:rPr>
                <w:noProof/>
                <w:webHidden/>
              </w:rPr>
              <w:fldChar w:fldCharType="begin"/>
            </w:r>
            <w:r>
              <w:rPr>
                <w:noProof/>
                <w:webHidden/>
              </w:rPr>
              <w:instrText xml:space="preserve"> PAGEREF _Toc379671625 \h </w:instrText>
            </w:r>
            <w:r>
              <w:rPr>
                <w:noProof/>
                <w:webHidden/>
              </w:rPr>
            </w:r>
          </w:ins>
          <w:r>
            <w:rPr>
              <w:noProof/>
              <w:webHidden/>
            </w:rPr>
            <w:fldChar w:fldCharType="separate"/>
          </w:r>
          <w:ins w:id="217" w:author="msammartano" w:date="2014-02-09T00:58:00Z">
            <w:r>
              <w:rPr>
                <w:noProof/>
                <w:webHidden/>
              </w:rPr>
              <w:t>44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18" w:author="msammartano" w:date="2014-02-09T00:58:00Z"/>
              <w:rFonts w:eastAsiaTheme="minorEastAsia"/>
              <w:noProof/>
            </w:rPr>
          </w:pPr>
          <w:ins w:id="21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"_Toc379671626"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CEIL(&lt;nexp&gt;)</w:t>
            </w:r>
            <w:r>
              <w:rPr>
                <w:noProof/>
                <w:webHidden/>
              </w:rPr>
              <w:tab/>
            </w:r>
            <w:r>
              <w:rPr>
                <w:noProof/>
                <w:webHidden/>
              </w:rPr>
              <w:fldChar w:fldCharType="begin"/>
            </w:r>
            <w:r>
              <w:rPr>
                <w:noProof/>
                <w:webHidden/>
              </w:rPr>
              <w:instrText xml:space="preserve"> PAGEREF _Toc379671626 \h </w:instrText>
            </w:r>
            <w:r>
              <w:rPr>
                <w:noProof/>
                <w:webHidden/>
              </w:rPr>
            </w:r>
          </w:ins>
          <w:r>
            <w:rPr>
              <w:noProof/>
              <w:webHidden/>
            </w:rPr>
            <w:fldChar w:fldCharType="separate"/>
          </w:r>
          <w:ins w:id="220" w:author="msammartano" w:date="2014-02-09T00:58:00Z">
            <w:r>
              <w:rPr>
                <w:noProof/>
                <w:webHidden/>
              </w:rPr>
              <w:t>44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21" w:author="msammartano" w:date="2014-02-09T00:58:00Z"/>
              <w:rFonts w:eastAsiaTheme="minorEastAsia"/>
              <w:noProof/>
            </w:rPr>
          </w:pPr>
          <w:ins w:id="22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"_Toc379671627"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FLOOR(&lt;nexp&gt;)</w:t>
            </w:r>
            <w:r>
              <w:rPr>
                <w:noProof/>
                <w:webHidden/>
              </w:rPr>
              <w:tab/>
            </w:r>
            <w:r>
              <w:rPr>
                <w:noProof/>
                <w:webHidden/>
              </w:rPr>
              <w:fldChar w:fldCharType="begin"/>
            </w:r>
            <w:r>
              <w:rPr>
                <w:noProof/>
                <w:webHidden/>
              </w:rPr>
              <w:instrText xml:space="preserve"> PAGEREF _Toc379671627 \h </w:instrText>
            </w:r>
            <w:r>
              <w:rPr>
                <w:noProof/>
                <w:webHidden/>
              </w:rPr>
            </w:r>
          </w:ins>
          <w:r>
            <w:rPr>
              <w:noProof/>
              <w:webHidden/>
            </w:rPr>
            <w:fldChar w:fldCharType="separate"/>
          </w:r>
          <w:ins w:id="223"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24" w:author="msammartano" w:date="2014-02-09T00:58:00Z"/>
              <w:rFonts w:eastAsiaTheme="minorEastAsia"/>
              <w:noProof/>
            </w:rPr>
          </w:pPr>
          <w:ins w:id="22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"_Toc379671628"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MOD(&lt;nexp1&gt;, &lt;nexp2&gt;)</w:t>
            </w:r>
            <w:r>
              <w:rPr>
                <w:noProof/>
                <w:webHidden/>
              </w:rPr>
              <w:tab/>
            </w:r>
            <w:r>
              <w:rPr>
                <w:noProof/>
                <w:webHidden/>
              </w:rPr>
              <w:fldChar w:fldCharType="begin"/>
            </w:r>
            <w:r>
              <w:rPr>
                <w:noProof/>
                <w:webHidden/>
              </w:rPr>
              <w:instrText xml:space="preserve"> PAGEREF _Toc379671628 \h </w:instrText>
            </w:r>
            <w:r>
              <w:rPr>
                <w:noProof/>
                <w:webHidden/>
              </w:rPr>
            </w:r>
          </w:ins>
          <w:r>
            <w:rPr>
              <w:noProof/>
              <w:webHidden/>
            </w:rPr>
            <w:fldChar w:fldCharType="separate"/>
          </w:r>
          <w:ins w:id="226"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27" w:author="msammartano" w:date="2014-02-09T00:58:00Z"/>
              <w:rFonts w:eastAsiaTheme="minorEastAsia"/>
              <w:noProof/>
            </w:rPr>
          </w:pPr>
          <w:ins w:id="22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"_Toc379671629"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ROUND(&lt;nexp&gt;)</w:t>
            </w:r>
            <w:r>
              <w:rPr>
                <w:noProof/>
                <w:webHidden/>
              </w:rPr>
              <w:tab/>
            </w:r>
            <w:r>
              <w:rPr>
                <w:noProof/>
                <w:webHidden/>
              </w:rPr>
              <w:fldChar w:fldCharType="begin"/>
            </w:r>
            <w:r>
              <w:rPr>
                <w:noProof/>
                <w:webHidden/>
              </w:rPr>
              <w:instrText xml:space="preserve"> PAGEREF _Toc379671629 \h </w:instrText>
            </w:r>
            <w:r>
              <w:rPr>
                <w:noProof/>
                <w:webHidden/>
              </w:rPr>
            </w:r>
          </w:ins>
          <w:r>
            <w:rPr>
              <w:noProof/>
              <w:webHidden/>
            </w:rPr>
            <w:fldChar w:fldCharType="separate"/>
          </w:r>
          <w:ins w:id="229"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30" w:author="msammartano" w:date="2014-02-09T00:58:00Z"/>
              <w:rFonts w:eastAsiaTheme="minorEastAsia"/>
              <w:noProof/>
            </w:rPr>
          </w:pPr>
          <w:ins w:id="23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"_Toc379671630"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LOG(&lt;nexp&gt;)</w:t>
            </w:r>
            <w:r>
              <w:rPr>
                <w:noProof/>
                <w:webHidden/>
              </w:rPr>
              <w:tab/>
            </w:r>
            <w:r>
              <w:rPr>
                <w:noProof/>
                <w:webHidden/>
              </w:rPr>
              <w:fldChar w:fldCharType="begin"/>
            </w:r>
            <w:r>
              <w:rPr>
                <w:noProof/>
                <w:webHidden/>
              </w:rPr>
              <w:instrText xml:space="preserve"> PAGEREF _Toc379671630 \h </w:instrText>
            </w:r>
            <w:r>
              <w:rPr>
                <w:noProof/>
                <w:webHidden/>
              </w:rPr>
            </w:r>
          </w:ins>
          <w:r>
            <w:rPr>
              <w:noProof/>
              <w:webHidden/>
            </w:rPr>
            <w:fldChar w:fldCharType="separate"/>
          </w:r>
          <w:ins w:id="232"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33" w:author="msammartano" w:date="2014-02-09T00:58:00Z"/>
              <w:rFonts w:eastAsiaTheme="minorEastAsia"/>
              <w:noProof/>
            </w:rPr>
          </w:pPr>
          <w:ins w:id="23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"_Toc379671631"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LOG10(&lt;nexp&gt;)</w:t>
            </w:r>
            <w:r>
              <w:rPr>
                <w:noProof/>
                <w:webHidden/>
              </w:rPr>
              <w:tab/>
            </w:r>
            <w:r>
              <w:rPr>
                <w:noProof/>
                <w:webHidden/>
              </w:rPr>
              <w:fldChar w:fldCharType="begin"/>
            </w:r>
            <w:r>
              <w:rPr>
                <w:noProof/>
                <w:webHidden/>
              </w:rPr>
              <w:instrText xml:space="preserve"> PAGEREF _Toc379671631 \h </w:instrText>
            </w:r>
            <w:r>
              <w:rPr>
                <w:noProof/>
                <w:webHidden/>
              </w:rPr>
            </w:r>
          </w:ins>
          <w:r>
            <w:rPr>
              <w:noProof/>
              <w:webHidden/>
            </w:rPr>
            <w:fldChar w:fldCharType="separate"/>
          </w:r>
          <w:ins w:id="235"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36" w:author="msammartano" w:date="2014-02-09T00:58:00Z"/>
              <w:rFonts w:eastAsiaTheme="minorEastAsia"/>
              <w:noProof/>
            </w:rPr>
          </w:pPr>
          <w:ins w:id="23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"_Toc379671632"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EXP(&lt;nexp&gt;)</w:t>
            </w:r>
            <w:r>
              <w:rPr>
                <w:noProof/>
                <w:webHidden/>
              </w:rPr>
              <w:tab/>
            </w:r>
            <w:r>
              <w:rPr>
                <w:noProof/>
                <w:webHidden/>
              </w:rPr>
              <w:fldChar w:fldCharType="begin"/>
            </w:r>
            <w:r>
              <w:rPr>
                <w:noProof/>
                <w:webHidden/>
              </w:rPr>
              <w:instrText xml:space="preserve"> PAGEREF _Toc379671632 \h </w:instrText>
            </w:r>
            <w:r>
              <w:rPr>
                <w:noProof/>
                <w:webHidden/>
              </w:rPr>
            </w:r>
          </w:ins>
          <w:r>
            <w:rPr>
              <w:noProof/>
              <w:webHidden/>
            </w:rPr>
            <w:fldChar w:fldCharType="separate"/>
          </w:r>
          <w:ins w:id="238"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39" w:author="msammartano" w:date="2014-02-09T00:58:00Z"/>
              <w:rFonts w:eastAsiaTheme="minorEastAsia"/>
              <w:noProof/>
            </w:rPr>
          </w:pPr>
          <w:ins w:id="24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"_Toc379671633"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POW(&lt;nexp1&gt;, &lt;nexp2&gt;)</w:t>
            </w:r>
            <w:r>
              <w:rPr>
                <w:noProof/>
                <w:webHidden/>
              </w:rPr>
              <w:tab/>
            </w:r>
            <w:r>
              <w:rPr>
                <w:noProof/>
                <w:webHidden/>
              </w:rPr>
              <w:fldChar w:fldCharType="begin"/>
            </w:r>
            <w:r>
              <w:rPr>
                <w:noProof/>
                <w:webHidden/>
              </w:rPr>
              <w:instrText xml:space="preserve"> PAGEREF _Toc379671633 \h </w:instrText>
            </w:r>
            <w:r>
              <w:rPr>
                <w:noProof/>
                <w:webHidden/>
              </w:rPr>
            </w:r>
          </w:ins>
          <w:r>
            <w:rPr>
              <w:noProof/>
              <w:webHidden/>
            </w:rPr>
            <w:fldChar w:fldCharType="separate"/>
          </w:r>
          <w:ins w:id="241"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42" w:author="msammartano" w:date="2014-02-09T00:58:00Z"/>
              <w:rFonts w:eastAsiaTheme="minorEastAsia"/>
              <w:noProof/>
            </w:rPr>
          </w:pPr>
          <w:ins w:id="24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"_Toc379671634"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HYPOT(&lt;nexp_x&gt;, &lt;nexp_y)</w:t>
            </w:r>
            <w:r>
              <w:rPr>
                <w:noProof/>
                <w:webHidden/>
              </w:rPr>
              <w:tab/>
            </w:r>
            <w:r>
              <w:rPr>
                <w:noProof/>
                <w:webHidden/>
              </w:rPr>
              <w:fldChar w:fldCharType="begin"/>
            </w:r>
            <w:r>
              <w:rPr>
                <w:noProof/>
                <w:webHidden/>
              </w:rPr>
              <w:instrText xml:space="preserve"> PAGEREF _Toc379671634 \h </w:instrText>
            </w:r>
            <w:r>
              <w:rPr>
                <w:noProof/>
                <w:webHidden/>
              </w:rPr>
            </w:r>
          </w:ins>
          <w:r>
            <w:rPr>
              <w:noProof/>
              <w:webHidden/>
            </w:rPr>
            <w:fldChar w:fldCharType="separate"/>
          </w:r>
          <w:ins w:id="244"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45" w:author="msammartano" w:date="2014-02-09T00:58:00Z"/>
              <w:rFonts w:eastAsiaTheme="minorEastAsia"/>
              <w:noProof/>
            </w:rPr>
          </w:pPr>
          <w:ins w:id="24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"_Toc379671635"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PI()</w:t>
            </w:r>
            <w:r>
              <w:rPr>
                <w:noProof/>
                <w:webHidden/>
              </w:rPr>
              <w:tab/>
            </w:r>
            <w:r>
              <w:rPr>
                <w:noProof/>
                <w:webHidden/>
              </w:rPr>
              <w:fldChar w:fldCharType="begin"/>
            </w:r>
            <w:r>
              <w:rPr>
                <w:noProof/>
                <w:webHidden/>
              </w:rPr>
              <w:instrText xml:space="preserve"> PAGEREF _Toc379671635 \h </w:instrText>
            </w:r>
            <w:r>
              <w:rPr>
                <w:noProof/>
                <w:webHidden/>
              </w:rPr>
            </w:r>
          </w:ins>
          <w:r>
            <w:rPr>
              <w:noProof/>
              <w:webHidden/>
            </w:rPr>
            <w:fldChar w:fldCharType="separate"/>
          </w:r>
          <w:ins w:id="247"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48" w:author="msammartano" w:date="2014-02-09T00:58:00Z"/>
              <w:rFonts w:eastAsiaTheme="minorEastAsia"/>
              <w:noProof/>
            </w:rPr>
          </w:pPr>
          <w:ins w:id="24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"_Toc379671636"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SIN(&lt;nexp&gt;)</w:t>
            </w:r>
            <w:r>
              <w:rPr>
                <w:noProof/>
                <w:webHidden/>
              </w:rPr>
              <w:tab/>
            </w:r>
            <w:r>
              <w:rPr>
                <w:noProof/>
                <w:webHidden/>
              </w:rPr>
              <w:fldChar w:fldCharType="begin"/>
            </w:r>
            <w:r>
              <w:rPr>
                <w:noProof/>
                <w:webHidden/>
              </w:rPr>
              <w:instrText xml:space="preserve"> PAGEREF _Toc379671636 \h </w:instrText>
            </w:r>
            <w:r>
              <w:rPr>
                <w:noProof/>
                <w:webHidden/>
              </w:rPr>
            </w:r>
          </w:ins>
          <w:r>
            <w:rPr>
              <w:noProof/>
              <w:webHidden/>
            </w:rPr>
            <w:fldChar w:fldCharType="separate"/>
          </w:r>
          <w:ins w:id="250"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51" w:author="msammartano" w:date="2014-02-09T00:58:00Z"/>
              <w:rFonts w:eastAsiaTheme="minorEastAsia"/>
              <w:noProof/>
            </w:rPr>
          </w:pPr>
          <w:ins w:id="25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"_Toc379671637"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COS(&lt;nexp&gt;)</w:t>
            </w:r>
            <w:r>
              <w:rPr>
                <w:noProof/>
                <w:webHidden/>
              </w:rPr>
              <w:tab/>
            </w:r>
            <w:r>
              <w:rPr>
                <w:noProof/>
                <w:webHidden/>
              </w:rPr>
              <w:fldChar w:fldCharType="begin"/>
            </w:r>
            <w:r>
              <w:rPr>
                <w:noProof/>
                <w:webHidden/>
              </w:rPr>
              <w:instrText xml:space="preserve"> PAGEREF _Toc379671637 \h </w:instrText>
            </w:r>
            <w:r>
              <w:rPr>
                <w:noProof/>
                <w:webHidden/>
              </w:rPr>
            </w:r>
          </w:ins>
          <w:r>
            <w:rPr>
              <w:noProof/>
              <w:webHidden/>
            </w:rPr>
            <w:fldChar w:fldCharType="separate"/>
          </w:r>
          <w:ins w:id="253"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54" w:author="msammartano" w:date="2014-02-09T00:58:00Z"/>
              <w:rFonts w:eastAsiaTheme="minorEastAsia"/>
              <w:noProof/>
            </w:rPr>
          </w:pPr>
          <w:ins w:id="25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"_Toc379671638"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TAN(&lt;nexp&gt;)</w:t>
            </w:r>
            <w:r>
              <w:rPr>
                <w:noProof/>
                <w:webHidden/>
              </w:rPr>
              <w:tab/>
            </w:r>
            <w:r>
              <w:rPr>
                <w:noProof/>
                <w:webHidden/>
              </w:rPr>
              <w:fldChar w:fldCharType="begin"/>
            </w:r>
            <w:r>
              <w:rPr>
                <w:noProof/>
                <w:webHidden/>
              </w:rPr>
              <w:instrText xml:space="preserve"> PAGEREF _Toc379671638 \h </w:instrText>
            </w:r>
            <w:r>
              <w:rPr>
                <w:noProof/>
                <w:webHidden/>
              </w:rPr>
            </w:r>
          </w:ins>
          <w:r>
            <w:rPr>
              <w:noProof/>
              <w:webHidden/>
            </w:rPr>
            <w:fldChar w:fldCharType="separate"/>
          </w:r>
          <w:ins w:id="256"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57" w:author="msammartano" w:date="2014-02-09T00:58:00Z"/>
              <w:rFonts w:eastAsiaTheme="minorEastAsia"/>
              <w:noProof/>
            </w:rPr>
          </w:pPr>
          <w:ins w:id="25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"_Toc379671639"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COSH(&lt;nexp&gt;)</w:t>
            </w:r>
            <w:r>
              <w:rPr>
                <w:noProof/>
                <w:webHidden/>
              </w:rPr>
              <w:tab/>
            </w:r>
            <w:r>
              <w:rPr>
                <w:noProof/>
                <w:webHidden/>
              </w:rPr>
              <w:fldChar w:fldCharType="begin"/>
            </w:r>
            <w:r>
              <w:rPr>
                <w:noProof/>
                <w:webHidden/>
              </w:rPr>
              <w:instrText xml:space="preserve"> PAGEREF _Toc379671639 \h </w:instrText>
            </w:r>
            <w:r>
              <w:rPr>
                <w:noProof/>
                <w:webHidden/>
              </w:rPr>
            </w:r>
          </w:ins>
          <w:r>
            <w:rPr>
              <w:noProof/>
              <w:webHidden/>
            </w:rPr>
            <w:fldChar w:fldCharType="separate"/>
          </w:r>
          <w:ins w:id="259" w:author="msammartano" w:date="2014-02-09T00:58:00Z">
            <w:r>
              <w:rPr>
                <w:noProof/>
                <w:webHidden/>
              </w:rPr>
              <w:t>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60" w:author="msammartano" w:date="2014-02-09T00:58:00Z"/>
              <w:rFonts w:eastAsiaTheme="minorEastAsia"/>
              <w:noProof/>
            </w:rPr>
          </w:pPr>
          <w:ins w:id="26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"_Toc379671640"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SINH(&lt;nexp&gt;)</w:t>
            </w:r>
            <w:r>
              <w:rPr>
                <w:noProof/>
                <w:webHidden/>
              </w:rPr>
              <w:tab/>
            </w:r>
            <w:r>
              <w:rPr>
                <w:noProof/>
                <w:webHidden/>
              </w:rPr>
              <w:fldChar w:fldCharType="begin"/>
            </w:r>
            <w:r>
              <w:rPr>
                <w:noProof/>
                <w:webHidden/>
              </w:rPr>
              <w:instrText xml:space="preserve"> PAGEREF _Toc379671640 \h </w:instrText>
            </w:r>
            <w:r>
              <w:rPr>
                <w:noProof/>
                <w:webHidden/>
              </w:rPr>
            </w:r>
          </w:ins>
          <w:r>
            <w:rPr>
              <w:noProof/>
              <w:webHidden/>
            </w:rPr>
            <w:fldChar w:fldCharType="separate"/>
          </w:r>
          <w:ins w:id="262"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63" w:author="msammartano" w:date="2014-02-09T00:58:00Z"/>
              <w:rFonts w:eastAsiaTheme="minorEastAsia"/>
              <w:noProof/>
            </w:rPr>
          </w:pPr>
          <w:ins w:id="26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"_Toc379671641"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ATAN2(&lt;nexp_y&gt;, &lt;nexp_x&gt;)</w:t>
            </w:r>
            <w:r>
              <w:rPr>
                <w:noProof/>
                <w:webHidden/>
              </w:rPr>
              <w:tab/>
            </w:r>
            <w:r>
              <w:rPr>
                <w:noProof/>
                <w:webHidden/>
              </w:rPr>
              <w:fldChar w:fldCharType="begin"/>
            </w:r>
            <w:r>
              <w:rPr>
                <w:noProof/>
                <w:webHidden/>
              </w:rPr>
              <w:instrText xml:space="preserve"> PAGEREF _Toc379671641 \h </w:instrText>
            </w:r>
            <w:r>
              <w:rPr>
                <w:noProof/>
                <w:webHidden/>
              </w:rPr>
            </w:r>
          </w:ins>
          <w:r>
            <w:rPr>
              <w:noProof/>
              <w:webHidden/>
            </w:rPr>
            <w:fldChar w:fldCharType="separate"/>
          </w:r>
          <w:ins w:id="265"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66" w:author="msammartano" w:date="2014-02-09T00:58:00Z"/>
              <w:rFonts w:eastAsiaTheme="minorEastAsia"/>
              <w:noProof/>
            </w:rPr>
          </w:pPr>
          <w:ins w:id="26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"_Toc379671642"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TODEGREES(&lt;nexp&gt;)</w:t>
            </w:r>
            <w:r>
              <w:rPr>
                <w:noProof/>
                <w:webHidden/>
              </w:rPr>
              <w:tab/>
            </w:r>
            <w:r>
              <w:rPr>
                <w:noProof/>
                <w:webHidden/>
              </w:rPr>
              <w:fldChar w:fldCharType="begin"/>
            </w:r>
            <w:r>
              <w:rPr>
                <w:noProof/>
                <w:webHidden/>
              </w:rPr>
              <w:instrText xml:space="preserve"> PAGEREF _Toc379671642 \h </w:instrText>
            </w:r>
            <w:r>
              <w:rPr>
                <w:noProof/>
                <w:webHidden/>
              </w:rPr>
            </w:r>
          </w:ins>
          <w:r>
            <w:rPr>
              <w:noProof/>
              <w:webHidden/>
            </w:rPr>
            <w:fldChar w:fldCharType="separate"/>
          </w:r>
          <w:ins w:id="268"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69" w:author="msammartano" w:date="2014-02-09T00:58:00Z"/>
              <w:rFonts w:eastAsiaTheme="minorEastAsia"/>
              <w:noProof/>
            </w:rPr>
          </w:pPr>
          <w:ins w:id="27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"_Toc379671643"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TORADIANS(&lt;nexp&gt;)</w:t>
            </w:r>
            <w:r>
              <w:rPr>
                <w:noProof/>
                <w:webHidden/>
              </w:rPr>
              <w:tab/>
            </w:r>
            <w:r>
              <w:rPr>
                <w:noProof/>
                <w:webHidden/>
              </w:rPr>
              <w:fldChar w:fldCharType="begin"/>
            </w:r>
            <w:r>
              <w:rPr>
                <w:noProof/>
                <w:webHidden/>
              </w:rPr>
              <w:instrText xml:space="preserve"> PAGEREF _Toc379671643 \h </w:instrText>
            </w:r>
            <w:r>
              <w:rPr>
                <w:noProof/>
                <w:webHidden/>
              </w:rPr>
            </w:r>
          </w:ins>
          <w:r>
            <w:rPr>
              <w:noProof/>
              <w:webHidden/>
            </w:rPr>
            <w:fldChar w:fldCharType="separate"/>
          </w:r>
          <w:ins w:id="271"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72" w:author="msammartano" w:date="2014-02-09T00:58:00Z"/>
              <w:rFonts w:eastAsiaTheme="minorEastAsia"/>
              <w:noProof/>
            </w:rPr>
          </w:pPr>
          <w:ins w:id="27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"_Toc379671644"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ASIN(&lt;nexp&gt;)</w:t>
            </w:r>
            <w:r>
              <w:rPr>
                <w:noProof/>
                <w:webHidden/>
              </w:rPr>
              <w:tab/>
            </w:r>
            <w:r>
              <w:rPr>
                <w:noProof/>
                <w:webHidden/>
              </w:rPr>
              <w:fldChar w:fldCharType="begin"/>
            </w:r>
            <w:r>
              <w:rPr>
                <w:noProof/>
                <w:webHidden/>
              </w:rPr>
              <w:instrText xml:space="preserve"> PAGEREF _Toc379671644 \h </w:instrText>
            </w:r>
            <w:r>
              <w:rPr>
                <w:noProof/>
                <w:webHidden/>
              </w:rPr>
            </w:r>
          </w:ins>
          <w:r>
            <w:rPr>
              <w:noProof/>
              <w:webHidden/>
            </w:rPr>
            <w:fldChar w:fldCharType="separate"/>
          </w:r>
          <w:ins w:id="274"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75" w:author="msammartano" w:date="2014-02-09T00:58:00Z"/>
              <w:rFonts w:eastAsiaTheme="minorEastAsia"/>
              <w:noProof/>
            </w:rPr>
          </w:pPr>
          <w:ins w:id="27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"_Toc379671645"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ACOS(&lt;nexp&gt;)</w:t>
            </w:r>
            <w:r>
              <w:rPr>
                <w:noProof/>
                <w:webHidden/>
              </w:rPr>
              <w:tab/>
            </w:r>
            <w:r>
              <w:rPr>
                <w:noProof/>
                <w:webHidden/>
              </w:rPr>
              <w:fldChar w:fldCharType="begin"/>
            </w:r>
            <w:r>
              <w:rPr>
                <w:noProof/>
                <w:webHidden/>
              </w:rPr>
              <w:instrText xml:space="preserve"> PAGEREF _Toc379671645 \h </w:instrText>
            </w:r>
            <w:r>
              <w:rPr>
                <w:noProof/>
                <w:webHidden/>
              </w:rPr>
            </w:r>
          </w:ins>
          <w:r>
            <w:rPr>
              <w:noProof/>
              <w:webHidden/>
            </w:rPr>
            <w:fldChar w:fldCharType="separate"/>
          </w:r>
          <w:ins w:id="277"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78" w:author="msammartano" w:date="2014-02-09T00:58:00Z"/>
              <w:rFonts w:eastAsiaTheme="minorEastAsia"/>
              <w:noProof/>
            </w:rPr>
          </w:pPr>
          <w:ins w:id="27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"_Toc379671646"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ATAN(&lt;nexp&gt;)</w:t>
            </w:r>
            <w:r>
              <w:rPr>
                <w:noProof/>
                <w:webHidden/>
              </w:rPr>
              <w:tab/>
            </w:r>
            <w:r>
              <w:rPr>
                <w:noProof/>
                <w:webHidden/>
              </w:rPr>
              <w:fldChar w:fldCharType="begin"/>
            </w:r>
            <w:r>
              <w:rPr>
                <w:noProof/>
                <w:webHidden/>
              </w:rPr>
              <w:instrText xml:space="preserve"> PAGEREF _Toc379671646 \h </w:instrText>
            </w:r>
            <w:r>
              <w:rPr>
                <w:noProof/>
                <w:webHidden/>
              </w:rPr>
            </w:r>
          </w:ins>
          <w:r>
            <w:rPr>
              <w:noProof/>
              <w:webHidden/>
            </w:rPr>
            <w:fldChar w:fldCharType="separate"/>
          </w:r>
          <w:ins w:id="280"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81" w:author="msammartano" w:date="2014-02-09T00:58:00Z"/>
              <w:rFonts w:eastAsiaTheme="minorEastAsia"/>
              <w:noProof/>
            </w:rPr>
          </w:pPr>
          <w:ins w:id="28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"_Toc379671647"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VAL( &lt;sexp&gt; )</w:t>
            </w:r>
            <w:r>
              <w:rPr>
                <w:noProof/>
                <w:webHidden/>
              </w:rPr>
              <w:tab/>
            </w:r>
            <w:r>
              <w:rPr>
                <w:noProof/>
                <w:webHidden/>
              </w:rPr>
              <w:fldChar w:fldCharType="begin"/>
            </w:r>
            <w:r>
              <w:rPr>
                <w:noProof/>
                <w:webHidden/>
              </w:rPr>
              <w:instrText xml:space="preserve"> PAGEREF _Toc379671647 \h </w:instrText>
            </w:r>
            <w:r>
              <w:rPr>
                <w:noProof/>
                <w:webHidden/>
              </w:rPr>
            </w:r>
          </w:ins>
          <w:r>
            <w:rPr>
              <w:noProof/>
              <w:webHidden/>
            </w:rPr>
            <w:fldChar w:fldCharType="separate"/>
          </w:r>
          <w:ins w:id="283"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84" w:author="msammartano" w:date="2014-02-09T00:58:00Z"/>
              <w:rFonts w:eastAsiaTheme="minorEastAsia"/>
              <w:noProof/>
            </w:rPr>
          </w:pPr>
          <w:ins w:id="28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"_Toc379671648"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LEN(&lt;sexp&gt;)</w:t>
            </w:r>
            <w:r>
              <w:rPr>
                <w:noProof/>
                <w:webHidden/>
              </w:rPr>
              <w:tab/>
            </w:r>
            <w:r>
              <w:rPr>
                <w:noProof/>
                <w:webHidden/>
              </w:rPr>
              <w:fldChar w:fldCharType="begin"/>
            </w:r>
            <w:r>
              <w:rPr>
                <w:noProof/>
                <w:webHidden/>
              </w:rPr>
              <w:instrText xml:space="preserve"> PAGEREF _Toc379671648 \h </w:instrText>
            </w:r>
            <w:r>
              <w:rPr>
                <w:noProof/>
                <w:webHidden/>
              </w:rPr>
            </w:r>
          </w:ins>
          <w:r>
            <w:rPr>
              <w:noProof/>
              <w:webHidden/>
            </w:rPr>
            <w:fldChar w:fldCharType="separate"/>
          </w:r>
          <w:ins w:id="286"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87" w:author="msammartano" w:date="2014-02-09T00:58:00Z"/>
              <w:rFonts w:eastAsiaTheme="minorEastAsia"/>
              <w:noProof/>
            </w:rPr>
          </w:pPr>
          <w:ins w:id="28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"_Toc379671649"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HEX(&lt;sexp&gt;)</w:t>
            </w:r>
            <w:r>
              <w:rPr>
                <w:noProof/>
                <w:webHidden/>
              </w:rPr>
              <w:tab/>
            </w:r>
            <w:r>
              <w:rPr>
                <w:noProof/>
                <w:webHidden/>
              </w:rPr>
              <w:fldChar w:fldCharType="begin"/>
            </w:r>
            <w:r>
              <w:rPr>
                <w:noProof/>
                <w:webHidden/>
              </w:rPr>
              <w:instrText xml:space="preserve"> PAGEREF _Toc379671649 \h </w:instrText>
            </w:r>
            <w:r>
              <w:rPr>
                <w:noProof/>
                <w:webHidden/>
              </w:rPr>
            </w:r>
          </w:ins>
          <w:r>
            <w:rPr>
              <w:noProof/>
              <w:webHidden/>
            </w:rPr>
            <w:fldChar w:fldCharType="separate"/>
          </w:r>
          <w:ins w:id="289"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90" w:author="msammartano" w:date="2014-02-09T00:58:00Z"/>
              <w:rFonts w:eastAsiaTheme="minorEastAsia"/>
              <w:noProof/>
            </w:rPr>
          </w:pPr>
          <w:ins w:id="291"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"_Toc379671650"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OCT(&lt;sexp&gt;)</w:t>
            </w:r>
            <w:r>
              <w:rPr>
                <w:noProof/>
                <w:webHidden/>
              </w:rPr>
              <w:tab/>
            </w:r>
            <w:r>
              <w:rPr>
                <w:noProof/>
                <w:webHidden/>
              </w:rPr>
              <w:fldChar w:fldCharType="begin"/>
            </w:r>
            <w:r>
              <w:rPr>
                <w:noProof/>
                <w:webHidden/>
              </w:rPr>
              <w:instrText xml:space="preserve"> PAGEREF _Toc379671650 \h </w:instrText>
            </w:r>
            <w:r>
              <w:rPr>
                <w:noProof/>
                <w:webHidden/>
              </w:rPr>
            </w:r>
          </w:ins>
          <w:r>
            <w:rPr>
              <w:noProof/>
              <w:webHidden/>
            </w:rPr>
            <w:fldChar w:fldCharType="separate"/>
          </w:r>
          <w:ins w:id="292"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93" w:author="msammartano" w:date="2014-02-09T00:58:00Z"/>
              <w:rFonts w:eastAsiaTheme="minorEastAsia"/>
              <w:noProof/>
            </w:rPr>
          </w:pPr>
          <w:ins w:id="29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"_Toc379671651"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BIN(&lt;sexp&gt;)</w:t>
            </w:r>
            <w:r>
              <w:rPr>
                <w:noProof/>
                <w:webHidden/>
              </w:rPr>
              <w:tab/>
            </w:r>
            <w:r>
              <w:rPr>
                <w:noProof/>
                <w:webHidden/>
              </w:rPr>
              <w:fldChar w:fldCharType="begin"/>
            </w:r>
            <w:r>
              <w:rPr>
                <w:noProof/>
                <w:webHidden/>
              </w:rPr>
              <w:instrText xml:space="preserve"> PAGEREF _Toc379671651 \h </w:instrText>
            </w:r>
            <w:r>
              <w:rPr>
                <w:noProof/>
                <w:webHidden/>
              </w:rPr>
            </w:r>
          </w:ins>
          <w:r>
            <w:rPr>
              <w:noProof/>
              <w:webHidden/>
            </w:rPr>
            <w:fldChar w:fldCharType="separate"/>
          </w:r>
          <w:ins w:id="295" w:author="msammartano" w:date="2014-02-09T00:58:00Z">
            <w:r>
              <w:rPr>
                <w:noProof/>
                <w:webHidden/>
              </w:rPr>
              <w:t>46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96" w:author="msammartano" w:date="2014-02-09T00:58:00Z"/>
              <w:rFonts w:eastAsiaTheme="minorEastAsia"/>
              <w:noProof/>
            </w:rPr>
          </w:pPr>
          <w:ins w:id="29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"_Toc379671652"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SHIFT(&lt;value_nexp&gt;, &lt;bits_nexp&gt;)</w:t>
            </w:r>
            <w:r>
              <w:rPr>
                <w:noProof/>
                <w:webHidden/>
              </w:rPr>
              <w:tab/>
            </w:r>
            <w:r>
              <w:rPr>
                <w:noProof/>
                <w:webHidden/>
              </w:rPr>
              <w:fldChar w:fldCharType="begin"/>
            </w:r>
            <w:r>
              <w:rPr>
                <w:noProof/>
                <w:webHidden/>
              </w:rPr>
              <w:instrText xml:space="preserve"> PAGEREF _Toc379671652 \h </w:instrText>
            </w:r>
            <w:r>
              <w:rPr>
                <w:noProof/>
                <w:webHidden/>
              </w:rPr>
            </w:r>
          </w:ins>
          <w:r>
            <w:rPr>
              <w:noProof/>
              <w:webHidden/>
            </w:rPr>
            <w:fldChar w:fldCharType="separate"/>
          </w:r>
          <w:ins w:id="298" w:author="msammartano" w:date="2014-02-09T00:58:00Z">
            <w:r>
              <w:rPr>
                <w:noProof/>
                <w:webHidden/>
              </w:rPr>
              <w:t>47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299" w:author="msammartano" w:date="2014-02-09T00:58:00Z"/>
              <w:rFonts w:eastAsiaTheme="minorEastAsia"/>
              <w:noProof/>
            </w:rPr>
          </w:pPr>
          <w:ins w:id="30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"_Toc379671653"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ASCII(&lt;sexp&gt;)</w:t>
            </w:r>
            <w:r>
              <w:rPr>
                <w:noProof/>
                <w:webHidden/>
              </w:rPr>
              <w:tab/>
            </w:r>
            <w:r>
              <w:rPr>
                <w:noProof/>
                <w:webHidden/>
              </w:rPr>
              <w:fldChar w:fldCharType="begin"/>
            </w:r>
            <w:r>
              <w:rPr>
                <w:noProof/>
                <w:webHidden/>
              </w:rPr>
              <w:instrText xml:space="preserve"> PAGEREF _Toc379671653 \h </w:instrText>
            </w:r>
            <w:r>
              <w:rPr>
                <w:noProof/>
                <w:webHidden/>
              </w:rPr>
            </w:r>
          </w:ins>
          <w:r>
            <w:rPr>
              <w:noProof/>
              <w:webHidden/>
            </w:rPr>
            <w:fldChar w:fldCharType="separate"/>
          </w:r>
          <w:ins w:id="301" w:author="msammartano" w:date="2014-02-09T00:58:00Z">
            <w:r>
              <w:rPr>
                <w:noProof/>
                <w:webHidden/>
              </w:rPr>
              <w:t>47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02" w:author="msammartano" w:date="2014-02-09T00:58:00Z"/>
              <w:rFonts w:eastAsiaTheme="minorEastAsia"/>
              <w:noProof/>
            </w:rPr>
          </w:pPr>
          <w:ins w:id="30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"_Toc379671654"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UCODE(&lt;sexp&gt;)</w:t>
            </w:r>
            <w:r>
              <w:rPr>
                <w:noProof/>
                <w:webHidden/>
              </w:rPr>
              <w:tab/>
            </w:r>
            <w:r>
              <w:rPr>
                <w:noProof/>
                <w:webHidden/>
              </w:rPr>
              <w:fldChar w:fldCharType="begin"/>
            </w:r>
            <w:r>
              <w:rPr>
                <w:noProof/>
                <w:webHidden/>
              </w:rPr>
              <w:instrText xml:space="preserve"> PAGEREF _Toc379671654 \h </w:instrText>
            </w:r>
            <w:r>
              <w:rPr>
                <w:noProof/>
                <w:webHidden/>
              </w:rPr>
            </w:r>
          </w:ins>
          <w:r>
            <w:rPr>
              <w:noProof/>
              <w:webHidden/>
            </w:rPr>
            <w:fldChar w:fldCharType="separate"/>
          </w:r>
          <w:ins w:id="304" w:author="msammartano" w:date="2014-02-09T00:58:00Z">
            <w:r>
              <w:rPr>
                <w:noProof/>
                <w:webHidden/>
              </w:rPr>
              <w:t>47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05" w:author="msammartano" w:date="2014-02-09T00:58:00Z"/>
              <w:rFonts w:eastAsiaTheme="minorEastAsia"/>
              <w:noProof/>
            </w:rPr>
          </w:pPr>
          <w:ins w:id="30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"_Toc379671655"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Is_In(&lt;Search_for</w:t>
            </w:r>
            <w:r w:rsidRPr="00E10B2A">
              <w:rPr>
                <w:rStyle w:val="Hyperlink"/>
                <w:noProof/>
              </w:rPr>
              <w:t>_sexp&gt;</w:t>
            </w:r>
            <w:r w:rsidRPr="00E10B2A">
              <w:rPr>
                <w:rStyle w:val="Hyperlink"/>
                <w:rFonts w:eastAsia="Times New Roman"/>
                <w:noProof/>
              </w:rPr>
              <w:t>, &lt;Search_in</w:t>
            </w:r>
            <w:r w:rsidRPr="00E10B2A">
              <w:rPr>
                <w:rStyle w:val="Hyperlink"/>
                <w:noProof/>
              </w:rPr>
              <w:t>_sexp&gt;{, &lt;start_nexp&gt;})</w:t>
            </w:r>
            <w:r>
              <w:rPr>
                <w:noProof/>
                <w:webHidden/>
              </w:rPr>
              <w:tab/>
            </w:r>
            <w:r>
              <w:rPr>
                <w:noProof/>
                <w:webHidden/>
              </w:rPr>
              <w:fldChar w:fldCharType="begin"/>
            </w:r>
            <w:r>
              <w:rPr>
                <w:noProof/>
                <w:webHidden/>
              </w:rPr>
              <w:instrText xml:space="preserve"> PAGEREF _Toc379671655 \h </w:instrText>
            </w:r>
            <w:r>
              <w:rPr>
                <w:noProof/>
                <w:webHidden/>
              </w:rPr>
            </w:r>
          </w:ins>
          <w:r>
            <w:rPr>
              <w:noProof/>
              <w:webHidden/>
            </w:rPr>
            <w:fldChar w:fldCharType="separate"/>
          </w:r>
          <w:ins w:id="307" w:author="msammartano" w:date="2014-02-09T00:58:00Z">
            <w:r>
              <w:rPr>
                <w:noProof/>
                <w:webHidden/>
              </w:rPr>
              <w:t>47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08" w:author="msammartano" w:date="2014-02-09T00:58:00Z"/>
              <w:rFonts w:eastAsiaTheme="minorEastAsia"/>
              <w:noProof/>
            </w:rPr>
          </w:pPr>
          <w:ins w:id="30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"_Toc379671656"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_Toc379671656 \h </w:instrText>
            </w:r>
            <w:r>
              <w:rPr>
                <w:noProof/>
                <w:webHidden/>
              </w:rPr>
            </w:r>
          </w:ins>
          <w:r>
            <w:rPr>
              <w:noProof/>
              <w:webHidden/>
            </w:rPr>
            <w:fldChar w:fldCharType="separate"/>
          </w:r>
          <w:ins w:id="310" w:author="msammartano" w:date="2014-02-09T00:58:00Z">
            <w:r>
              <w:rPr>
                <w:noProof/>
                <w:webHidden/>
              </w:rPr>
              <w:t>47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11" w:author="msammartano" w:date="2014-02-09T00:58:00Z"/>
              <w:rFonts w:eastAsiaTheme="minorEastAsia"/>
              <w:noProof/>
            </w:rPr>
          </w:pPr>
          <w:ins w:id="31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"_Toc379671657"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Ends_with(&lt;Look_for_sexp&gt;, &lt;look_in_sexp&gt;)</w:t>
            </w:r>
            <w:r>
              <w:rPr>
                <w:noProof/>
                <w:webHidden/>
              </w:rPr>
              <w:tab/>
            </w:r>
            <w:r>
              <w:rPr>
                <w:noProof/>
                <w:webHidden/>
              </w:rPr>
              <w:fldChar w:fldCharType="begin"/>
            </w:r>
            <w:r>
              <w:rPr>
                <w:noProof/>
                <w:webHidden/>
              </w:rPr>
              <w:instrText xml:space="preserve"> PAGEREF _Toc379671657 \h </w:instrText>
            </w:r>
            <w:r>
              <w:rPr>
                <w:noProof/>
                <w:webHidden/>
              </w:rPr>
            </w:r>
          </w:ins>
          <w:r>
            <w:rPr>
              <w:noProof/>
              <w:webHidden/>
            </w:rPr>
            <w:fldChar w:fldCharType="separate"/>
          </w:r>
          <w:ins w:id="313" w:author="msammartano" w:date="2014-02-09T00:58:00Z">
            <w:r>
              <w:rPr>
                <w:noProof/>
                <w:webHidden/>
              </w:rPr>
              <w:t>47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14" w:author="msammartano" w:date="2014-02-09T00:58:00Z"/>
              <w:rFonts w:eastAsiaTheme="minorEastAsia"/>
              <w:noProof/>
            </w:rPr>
          </w:pPr>
          <w:ins w:id="31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"_Toc379671658"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Gr_collision(&lt;object_1_nvar&gt;, &lt;object_2_nvar&gt;)</w:t>
            </w:r>
            <w:r>
              <w:rPr>
                <w:noProof/>
                <w:webHidden/>
              </w:rPr>
              <w:tab/>
            </w:r>
            <w:r>
              <w:rPr>
                <w:noProof/>
                <w:webHidden/>
              </w:rPr>
              <w:fldChar w:fldCharType="begin"/>
            </w:r>
            <w:r>
              <w:rPr>
                <w:noProof/>
                <w:webHidden/>
              </w:rPr>
              <w:instrText xml:space="preserve"> PAGEREF _Toc379671658 \h </w:instrText>
            </w:r>
            <w:r>
              <w:rPr>
                <w:noProof/>
                <w:webHidden/>
              </w:rPr>
            </w:r>
          </w:ins>
          <w:r>
            <w:rPr>
              <w:noProof/>
              <w:webHidden/>
            </w:rPr>
            <w:fldChar w:fldCharType="separate"/>
          </w:r>
          <w:ins w:id="316" w:author="msammartano" w:date="2014-02-09T00:58:00Z">
            <w:r>
              <w:rPr>
                <w:noProof/>
                <w:webHidden/>
              </w:rPr>
              <w:t>47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17" w:author="msammartano" w:date="2014-02-09T00:58:00Z"/>
              <w:rFonts w:eastAsiaTheme="minorEastAsia"/>
              <w:noProof/>
            </w:rPr>
          </w:pPr>
          <w:ins w:id="31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"_Toc379671659"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Background()</w:t>
            </w:r>
            <w:r>
              <w:rPr>
                <w:noProof/>
                <w:webHidden/>
              </w:rPr>
              <w:tab/>
            </w:r>
            <w:r>
              <w:rPr>
                <w:noProof/>
                <w:webHidden/>
              </w:rPr>
              <w:fldChar w:fldCharType="begin"/>
            </w:r>
            <w:r>
              <w:rPr>
                <w:noProof/>
                <w:webHidden/>
              </w:rPr>
              <w:instrText xml:space="preserve"> PAGEREF _Toc379671659 \h </w:instrText>
            </w:r>
            <w:r>
              <w:rPr>
                <w:noProof/>
                <w:webHidden/>
              </w:rPr>
            </w:r>
          </w:ins>
          <w:r>
            <w:rPr>
              <w:noProof/>
              <w:webHidden/>
            </w:rPr>
            <w:fldChar w:fldCharType="separate"/>
          </w:r>
          <w:ins w:id="319" w:author="msammartano" w:date="2014-02-09T00:58:00Z">
            <w:r>
              <w:rPr>
                <w:noProof/>
                <w:webHidden/>
              </w:rPr>
              <w:t>48</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320" w:author="msammartano" w:date="2014-02-09T00:58:00Z"/>
              <w:rFonts w:eastAsiaTheme="minorEastAsia"/>
              <w:noProof/>
            </w:rPr>
          </w:pPr>
          <w:ins w:id="32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"_Toc379671660"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 Functions</w:t>
            </w:r>
            <w:r>
              <w:rPr>
                <w:noProof/>
                <w:webHidden/>
              </w:rPr>
              <w:tab/>
            </w:r>
            <w:r>
              <w:rPr>
                <w:noProof/>
                <w:webHidden/>
              </w:rPr>
              <w:fldChar w:fldCharType="begin"/>
            </w:r>
            <w:r>
              <w:rPr>
                <w:noProof/>
                <w:webHidden/>
              </w:rPr>
              <w:instrText xml:space="preserve"> PAGEREF _Toc379671660 \h </w:instrText>
            </w:r>
            <w:r>
              <w:rPr>
                <w:noProof/>
                <w:webHidden/>
              </w:rPr>
            </w:r>
          </w:ins>
          <w:r>
            <w:rPr>
              <w:noProof/>
              <w:webHidden/>
            </w:rPr>
            <w:fldChar w:fldCharType="separate"/>
          </w:r>
          <w:ins w:id="322" w:author="msammartano" w:date="2014-02-09T00:58:00Z">
            <w:r>
              <w:rPr>
                <w:noProof/>
                <w:webHidden/>
              </w:rPr>
              <w:t>48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23" w:author="msammartano" w:date="2014-02-09T00:58:00Z"/>
              <w:rFonts w:eastAsiaTheme="minorEastAsia"/>
              <w:noProof/>
            </w:rPr>
          </w:pPr>
          <w:ins w:id="32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"_Toc379671661"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CLOCK()</w:t>
            </w:r>
            <w:r>
              <w:rPr>
                <w:noProof/>
                <w:webHidden/>
              </w:rPr>
              <w:tab/>
            </w:r>
            <w:r>
              <w:rPr>
                <w:noProof/>
                <w:webHidden/>
              </w:rPr>
              <w:fldChar w:fldCharType="begin"/>
            </w:r>
            <w:r>
              <w:rPr>
                <w:noProof/>
                <w:webHidden/>
              </w:rPr>
              <w:instrText xml:space="preserve"> PAGEREF _Toc379671661 \h </w:instrText>
            </w:r>
            <w:r>
              <w:rPr>
                <w:noProof/>
                <w:webHidden/>
              </w:rPr>
            </w:r>
          </w:ins>
          <w:r>
            <w:rPr>
              <w:noProof/>
              <w:webHidden/>
            </w:rPr>
            <w:fldChar w:fldCharType="separate"/>
          </w:r>
          <w:ins w:id="325" w:author="msammartano" w:date="2014-02-09T00:58:00Z">
            <w:r>
              <w:rPr>
                <w:noProof/>
                <w:webHidden/>
              </w:rPr>
              <w:t>48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26" w:author="msammartano" w:date="2014-02-09T00:58:00Z"/>
              <w:rFonts w:eastAsiaTheme="minorEastAsia"/>
              <w:noProof/>
            </w:rPr>
          </w:pPr>
          <w:ins w:id="32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"_Toc379671662"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w:t>
            </w:r>
            <w:r>
              <w:rPr>
                <w:noProof/>
                <w:webHidden/>
              </w:rPr>
              <w:tab/>
            </w:r>
            <w:r>
              <w:rPr>
                <w:noProof/>
                <w:webHidden/>
              </w:rPr>
              <w:fldChar w:fldCharType="begin"/>
            </w:r>
            <w:r>
              <w:rPr>
                <w:noProof/>
                <w:webHidden/>
              </w:rPr>
              <w:instrText xml:space="preserve"> PAGEREF _Toc379671662 \h </w:instrText>
            </w:r>
            <w:r>
              <w:rPr>
                <w:noProof/>
                <w:webHidden/>
              </w:rPr>
            </w:r>
          </w:ins>
          <w:r>
            <w:rPr>
              <w:noProof/>
              <w:webHidden/>
            </w:rPr>
            <w:fldChar w:fldCharType="separate"/>
          </w:r>
          <w:ins w:id="328" w:author="msammartano" w:date="2014-02-09T00:58:00Z">
            <w:r>
              <w:rPr>
                <w:noProof/>
                <w:webHidden/>
              </w:rPr>
              <w:t>48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29" w:author="msammartano" w:date="2014-02-09T00:58:00Z"/>
              <w:rFonts w:eastAsiaTheme="minorEastAsia"/>
              <w:noProof/>
            </w:rPr>
          </w:pPr>
          <w:ins w:id="33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"_Toc379671663"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_Toc379671663 \h </w:instrText>
            </w:r>
            <w:r>
              <w:rPr>
                <w:noProof/>
                <w:webHidden/>
              </w:rPr>
            </w:r>
          </w:ins>
          <w:r>
            <w:rPr>
              <w:noProof/>
              <w:webHidden/>
            </w:rPr>
            <w:fldChar w:fldCharType="separate"/>
          </w:r>
          <w:ins w:id="331" w:author="msammartano" w:date="2014-02-09T00:58:00Z">
            <w:r>
              <w:rPr>
                <w:noProof/>
                <w:webHidden/>
              </w:rPr>
              <w:t>48</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332" w:author="msammartano" w:date="2014-02-09T00:58:00Z"/>
              <w:rFonts w:eastAsiaTheme="minorEastAsia"/>
              <w:noProof/>
            </w:rPr>
          </w:pPr>
          <w:ins w:id="33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"_Toc379671664"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String Functions</w:t>
            </w:r>
            <w:r>
              <w:rPr>
                <w:noProof/>
                <w:webHidden/>
              </w:rPr>
              <w:tab/>
            </w:r>
            <w:r>
              <w:rPr>
                <w:noProof/>
                <w:webHidden/>
              </w:rPr>
              <w:fldChar w:fldCharType="begin"/>
            </w:r>
            <w:r>
              <w:rPr>
                <w:noProof/>
                <w:webHidden/>
              </w:rPr>
              <w:instrText xml:space="preserve"> PAGEREF _Toc379671664 \h </w:instrText>
            </w:r>
            <w:r>
              <w:rPr>
                <w:noProof/>
                <w:webHidden/>
              </w:rPr>
            </w:r>
          </w:ins>
          <w:r>
            <w:rPr>
              <w:noProof/>
              <w:webHidden/>
            </w:rPr>
            <w:fldChar w:fldCharType="separate"/>
          </w:r>
          <w:ins w:id="334" w:author="msammartano" w:date="2014-02-09T00:58:00Z">
            <w:r>
              <w:rPr>
                <w:noProof/>
                <w:webHidden/>
              </w:rPr>
              <w:t>49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35" w:author="msammartano" w:date="2014-02-09T00:58:00Z"/>
              <w:rFonts w:eastAsiaTheme="minorEastAsia"/>
              <w:noProof/>
            </w:rPr>
          </w:pPr>
          <w:ins w:id="33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"_Toc379671665"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GETERROR$()</w:t>
            </w:r>
            <w:r>
              <w:rPr>
                <w:noProof/>
                <w:webHidden/>
              </w:rPr>
              <w:tab/>
            </w:r>
            <w:r>
              <w:rPr>
                <w:noProof/>
                <w:webHidden/>
              </w:rPr>
              <w:fldChar w:fldCharType="begin"/>
            </w:r>
            <w:r>
              <w:rPr>
                <w:noProof/>
                <w:webHidden/>
              </w:rPr>
              <w:instrText xml:space="preserve"> PAGEREF _Toc379671665 \h </w:instrText>
            </w:r>
            <w:r>
              <w:rPr>
                <w:noProof/>
                <w:webHidden/>
              </w:rPr>
            </w:r>
          </w:ins>
          <w:r>
            <w:rPr>
              <w:noProof/>
              <w:webHidden/>
            </w:rPr>
            <w:fldChar w:fldCharType="separate"/>
          </w:r>
          <w:ins w:id="337" w:author="msammartano" w:date="2014-02-09T00:58:00Z">
            <w:r>
              <w:rPr>
                <w:noProof/>
                <w:webHidden/>
              </w:rPr>
              <w:t>49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38" w:author="msammartano" w:date="2014-02-09T00:58:00Z"/>
              <w:rFonts w:eastAsiaTheme="minorEastAsia"/>
              <w:noProof/>
            </w:rPr>
          </w:pPr>
          <w:ins w:id="33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"_Toc379671666"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CHR$(&lt;nexp&gt;)</w:t>
            </w:r>
            <w:r>
              <w:rPr>
                <w:noProof/>
                <w:webHidden/>
              </w:rPr>
              <w:tab/>
            </w:r>
            <w:r>
              <w:rPr>
                <w:noProof/>
                <w:webHidden/>
              </w:rPr>
              <w:fldChar w:fldCharType="begin"/>
            </w:r>
            <w:r>
              <w:rPr>
                <w:noProof/>
                <w:webHidden/>
              </w:rPr>
              <w:instrText xml:space="preserve"> PAGEREF _Toc379671666 \h </w:instrText>
            </w:r>
            <w:r>
              <w:rPr>
                <w:noProof/>
                <w:webHidden/>
              </w:rPr>
            </w:r>
          </w:ins>
          <w:r>
            <w:rPr>
              <w:noProof/>
              <w:webHidden/>
            </w:rPr>
            <w:fldChar w:fldCharType="separate"/>
          </w:r>
          <w:ins w:id="340" w:author="msammartano" w:date="2014-02-09T00:58:00Z">
            <w:r>
              <w:rPr>
                <w:noProof/>
                <w:webHidden/>
              </w:rPr>
              <w:t>49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41" w:author="msammartano" w:date="2014-02-09T00:58:00Z"/>
              <w:rFonts w:eastAsiaTheme="minorEastAsia"/>
              <w:noProof/>
            </w:rPr>
          </w:pPr>
          <w:ins w:id="34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"_Toc379671667"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 xml:space="preserve">LEFT$(&lt;sexp&gt;, </w:t>
            </w:r>
            <w:r w:rsidRPr="00E10B2A">
              <w:rPr>
                <w:rStyle w:val="Hyperlink"/>
                <w:noProof/>
              </w:rPr>
              <w:t>&lt;nexp&gt;</w:t>
            </w:r>
            <w:r w:rsidRPr="00E10B2A">
              <w:rPr>
                <w:rStyle w:val="Hyperlink"/>
                <w:rFonts w:eastAsia="Times New Roman"/>
                <w:noProof/>
              </w:rPr>
              <w:t>)</w:t>
            </w:r>
            <w:r>
              <w:rPr>
                <w:noProof/>
                <w:webHidden/>
              </w:rPr>
              <w:tab/>
            </w:r>
            <w:r>
              <w:rPr>
                <w:noProof/>
                <w:webHidden/>
              </w:rPr>
              <w:fldChar w:fldCharType="begin"/>
            </w:r>
            <w:r>
              <w:rPr>
                <w:noProof/>
                <w:webHidden/>
              </w:rPr>
              <w:instrText xml:space="preserve"> PAGEREF _Toc379671667 \h </w:instrText>
            </w:r>
            <w:r>
              <w:rPr>
                <w:noProof/>
                <w:webHidden/>
              </w:rPr>
            </w:r>
          </w:ins>
          <w:r>
            <w:rPr>
              <w:noProof/>
              <w:webHidden/>
            </w:rPr>
            <w:fldChar w:fldCharType="separate"/>
          </w:r>
          <w:ins w:id="343" w:author="msammartano" w:date="2014-02-09T00:58:00Z">
            <w:r>
              <w:rPr>
                <w:noProof/>
                <w:webHidden/>
              </w:rPr>
              <w:t>49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44" w:author="msammartano" w:date="2014-02-09T00:58:00Z"/>
              <w:rFonts w:eastAsiaTheme="minorEastAsia"/>
              <w:noProof/>
            </w:rPr>
          </w:pPr>
          <w:ins w:id="34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"_Toc379671668"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 xml:space="preserve">MID$(&lt;sexp&gt;, </w:t>
            </w:r>
            <w:r w:rsidRPr="00E10B2A">
              <w:rPr>
                <w:rStyle w:val="Hyperlink"/>
                <w:noProof/>
              </w:rPr>
              <w:t>&lt;start_nexp&gt;{, &lt;count_nexp&gt;}</w:t>
            </w:r>
            <w:r w:rsidRPr="00E10B2A">
              <w:rPr>
                <w:rStyle w:val="Hyperlink"/>
                <w:rFonts w:eastAsia="Times New Roman"/>
                <w:noProof/>
              </w:rPr>
              <w:t>)</w:t>
            </w:r>
            <w:r>
              <w:rPr>
                <w:noProof/>
                <w:webHidden/>
              </w:rPr>
              <w:tab/>
            </w:r>
            <w:r>
              <w:rPr>
                <w:noProof/>
                <w:webHidden/>
              </w:rPr>
              <w:fldChar w:fldCharType="begin"/>
            </w:r>
            <w:r>
              <w:rPr>
                <w:noProof/>
                <w:webHidden/>
              </w:rPr>
              <w:instrText xml:space="preserve"> PAGEREF _Toc379671668 \h </w:instrText>
            </w:r>
            <w:r>
              <w:rPr>
                <w:noProof/>
                <w:webHidden/>
              </w:rPr>
            </w:r>
          </w:ins>
          <w:r>
            <w:rPr>
              <w:noProof/>
              <w:webHidden/>
            </w:rPr>
            <w:fldChar w:fldCharType="separate"/>
          </w:r>
          <w:ins w:id="346" w:author="msammartano" w:date="2014-02-09T00:58:00Z">
            <w:r>
              <w:rPr>
                <w:noProof/>
                <w:webHidden/>
              </w:rPr>
              <w:t>49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47" w:author="msammartano" w:date="2014-02-09T00:58:00Z"/>
              <w:rFonts w:eastAsiaTheme="minorEastAsia"/>
              <w:noProof/>
            </w:rPr>
          </w:pPr>
          <w:ins w:id="34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"_Toc379671669"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RIGHT$(</w:t>
            </w:r>
            <w:r w:rsidRPr="00E10B2A">
              <w:rPr>
                <w:rStyle w:val="Hyperlink"/>
                <w:noProof/>
              </w:rPr>
              <w:t>&lt;sexp&gt;, &lt;nexp&gt;</w:t>
            </w:r>
            <w:r w:rsidRPr="00E10B2A">
              <w:rPr>
                <w:rStyle w:val="Hyperlink"/>
                <w:rFonts w:eastAsia="Times New Roman"/>
                <w:noProof/>
              </w:rPr>
              <w:t>)</w:t>
            </w:r>
            <w:r>
              <w:rPr>
                <w:noProof/>
                <w:webHidden/>
              </w:rPr>
              <w:tab/>
            </w:r>
            <w:r>
              <w:rPr>
                <w:noProof/>
                <w:webHidden/>
              </w:rPr>
              <w:fldChar w:fldCharType="begin"/>
            </w:r>
            <w:r>
              <w:rPr>
                <w:noProof/>
                <w:webHidden/>
              </w:rPr>
              <w:instrText xml:space="preserve"> PAGEREF _Toc379671669 \h </w:instrText>
            </w:r>
            <w:r>
              <w:rPr>
                <w:noProof/>
                <w:webHidden/>
              </w:rPr>
            </w:r>
          </w:ins>
          <w:r>
            <w:rPr>
              <w:noProof/>
              <w:webHidden/>
            </w:rPr>
            <w:fldChar w:fldCharType="separate"/>
          </w:r>
          <w:ins w:id="349" w:author="msammartano" w:date="2014-02-09T00:58:00Z">
            <w:r>
              <w:rPr>
                <w:noProof/>
                <w:webHidden/>
              </w:rPr>
              <w:t>49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50" w:author="msammartano" w:date="2014-02-09T00:58:00Z"/>
              <w:rFonts w:eastAsiaTheme="minorEastAsia"/>
              <w:noProof/>
            </w:rPr>
          </w:pPr>
          <w:ins w:id="35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"_Toc379671670"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_Toc379671670 \h </w:instrText>
            </w:r>
            <w:r>
              <w:rPr>
                <w:noProof/>
                <w:webHidden/>
              </w:rPr>
            </w:r>
          </w:ins>
          <w:r>
            <w:rPr>
              <w:noProof/>
              <w:webHidden/>
            </w:rPr>
            <w:fldChar w:fldCharType="separate"/>
          </w:r>
          <w:ins w:id="352" w:author="msammartano" w:date="2014-02-09T00:58:00Z">
            <w:r>
              <w:rPr>
                <w:noProof/>
                <w:webHidden/>
              </w:rPr>
              <w:t>49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53" w:author="msammartano" w:date="2014-02-09T00:58:00Z"/>
              <w:rFonts w:eastAsiaTheme="minorEastAsia"/>
              <w:noProof/>
            </w:rPr>
          </w:pPr>
          <w:ins w:id="35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"_Toc379671671"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WORD$(&lt;source_sexp&gt;, &lt;n_nexp&gt; {, &lt;delimiter_sexp&gt;})</w:t>
            </w:r>
            <w:r>
              <w:rPr>
                <w:noProof/>
                <w:webHidden/>
              </w:rPr>
              <w:tab/>
            </w:r>
            <w:r>
              <w:rPr>
                <w:noProof/>
                <w:webHidden/>
              </w:rPr>
              <w:fldChar w:fldCharType="begin"/>
            </w:r>
            <w:r>
              <w:rPr>
                <w:noProof/>
                <w:webHidden/>
              </w:rPr>
              <w:instrText xml:space="preserve"> PAGEREF _Toc379671671 \h </w:instrText>
            </w:r>
            <w:r>
              <w:rPr>
                <w:noProof/>
                <w:webHidden/>
              </w:rPr>
            </w:r>
          </w:ins>
          <w:r>
            <w:rPr>
              <w:noProof/>
              <w:webHidden/>
            </w:rPr>
            <w:fldChar w:fldCharType="separate"/>
          </w:r>
          <w:ins w:id="355" w:author="msammartano" w:date="2014-02-09T00:58:00Z">
            <w:r>
              <w:rPr>
                <w:noProof/>
                <w:webHidden/>
              </w:rPr>
              <w:t>50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56" w:author="msammartano" w:date="2014-02-09T00:58:00Z"/>
              <w:rFonts w:eastAsiaTheme="minorEastAsia"/>
              <w:noProof/>
            </w:rPr>
          </w:pPr>
          <w:ins w:id="35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"_Toc379671672"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STR$(</w:t>
            </w:r>
            <w:r w:rsidRPr="00E10B2A">
              <w:rPr>
                <w:rStyle w:val="Hyperlink"/>
                <w:noProof/>
              </w:rPr>
              <w:t>&lt;nexp&gt;</w:t>
            </w:r>
            <w:r w:rsidRPr="00E10B2A">
              <w:rPr>
                <w:rStyle w:val="Hyperlink"/>
                <w:rFonts w:eastAsia="Times New Roman"/>
                <w:noProof/>
              </w:rPr>
              <w:t>)</w:t>
            </w:r>
            <w:r>
              <w:rPr>
                <w:noProof/>
                <w:webHidden/>
              </w:rPr>
              <w:tab/>
            </w:r>
            <w:r>
              <w:rPr>
                <w:noProof/>
                <w:webHidden/>
              </w:rPr>
              <w:fldChar w:fldCharType="begin"/>
            </w:r>
            <w:r>
              <w:rPr>
                <w:noProof/>
                <w:webHidden/>
              </w:rPr>
              <w:instrText xml:space="preserve"> PAGEREF _Toc379671672 \h </w:instrText>
            </w:r>
            <w:r>
              <w:rPr>
                <w:noProof/>
                <w:webHidden/>
              </w:rPr>
            </w:r>
          </w:ins>
          <w:r>
            <w:rPr>
              <w:noProof/>
              <w:webHidden/>
            </w:rPr>
            <w:fldChar w:fldCharType="separate"/>
          </w:r>
          <w:ins w:id="358" w:author="msammartano" w:date="2014-02-09T00:58:00Z">
            <w:r>
              <w:rPr>
                <w:noProof/>
                <w:webHidden/>
              </w:rPr>
              <w:t>50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59" w:author="msammartano" w:date="2014-02-09T00:58:00Z"/>
              <w:rFonts w:eastAsiaTheme="minorEastAsia"/>
              <w:noProof/>
            </w:rPr>
          </w:pPr>
          <w:ins w:id="36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"_Toc379671673"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LOWER$(</w:t>
            </w:r>
            <w:r w:rsidRPr="00E10B2A">
              <w:rPr>
                <w:rStyle w:val="Hyperlink"/>
                <w:noProof/>
              </w:rPr>
              <w:t>&lt;sexp&gt;</w:t>
            </w:r>
            <w:r w:rsidRPr="00E10B2A">
              <w:rPr>
                <w:rStyle w:val="Hyperlink"/>
                <w:rFonts w:eastAsia="Times New Roman"/>
                <w:noProof/>
              </w:rPr>
              <w:t>)</w:t>
            </w:r>
            <w:r>
              <w:rPr>
                <w:noProof/>
                <w:webHidden/>
              </w:rPr>
              <w:tab/>
            </w:r>
            <w:r>
              <w:rPr>
                <w:noProof/>
                <w:webHidden/>
              </w:rPr>
              <w:fldChar w:fldCharType="begin"/>
            </w:r>
            <w:r>
              <w:rPr>
                <w:noProof/>
                <w:webHidden/>
              </w:rPr>
              <w:instrText xml:space="preserve"> PAGEREF _Toc379671673 \h </w:instrText>
            </w:r>
            <w:r>
              <w:rPr>
                <w:noProof/>
                <w:webHidden/>
              </w:rPr>
            </w:r>
          </w:ins>
          <w:r>
            <w:rPr>
              <w:noProof/>
              <w:webHidden/>
            </w:rPr>
            <w:fldChar w:fldCharType="separate"/>
          </w:r>
          <w:ins w:id="361" w:author="msammartano" w:date="2014-02-09T00:58:00Z">
            <w:r>
              <w:rPr>
                <w:noProof/>
                <w:webHidden/>
              </w:rPr>
              <w:t>50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62" w:author="msammartano" w:date="2014-02-09T00:58:00Z"/>
              <w:rFonts w:eastAsiaTheme="minorEastAsia"/>
              <w:noProof/>
            </w:rPr>
          </w:pPr>
          <w:ins w:id="36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"_Toc379671674"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UPPER$(</w:t>
            </w:r>
            <w:r w:rsidRPr="00E10B2A">
              <w:rPr>
                <w:rStyle w:val="Hyperlink"/>
                <w:noProof/>
              </w:rPr>
              <w:t>&lt;sexp&gt;</w:t>
            </w:r>
            <w:r w:rsidRPr="00E10B2A">
              <w:rPr>
                <w:rStyle w:val="Hyperlink"/>
                <w:rFonts w:eastAsia="Times New Roman"/>
                <w:noProof/>
              </w:rPr>
              <w:t>)</w:t>
            </w:r>
            <w:r>
              <w:rPr>
                <w:noProof/>
                <w:webHidden/>
              </w:rPr>
              <w:tab/>
            </w:r>
            <w:r>
              <w:rPr>
                <w:noProof/>
                <w:webHidden/>
              </w:rPr>
              <w:fldChar w:fldCharType="begin"/>
            </w:r>
            <w:r>
              <w:rPr>
                <w:noProof/>
                <w:webHidden/>
              </w:rPr>
              <w:instrText xml:space="preserve"> PAGEREF _Toc379671674 \h </w:instrText>
            </w:r>
            <w:r>
              <w:rPr>
                <w:noProof/>
                <w:webHidden/>
              </w:rPr>
            </w:r>
          </w:ins>
          <w:r>
            <w:rPr>
              <w:noProof/>
              <w:webHidden/>
            </w:rPr>
            <w:fldChar w:fldCharType="separate"/>
          </w:r>
          <w:ins w:id="364" w:author="msammartano" w:date="2014-02-09T00:58:00Z">
            <w:r>
              <w:rPr>
                <w:noProof/>
                <w:webHidden/>
              </w:rPr>
              <w:t>50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65" w:author="msammartano" w:date="2014-02-09T00:58:00Z"/>
              <w:rFonts w:eastAsiaTheme="minorEastAsia"/>
              <w:noProof/>
            </w:rPr>
          </w:pPr>
          <w:ins w:id="36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"_Toc379671675"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VERSION$()</w:t>
            </w:r>
            <w:r>
              <w:rPr>
                <w:noProof/>
                <w:webHidden/>
              </w:rPr>
              <w:tab/>
            </w:r>
            <w:r>
              <w:rPr>
                <w:noProof/>
                <w:webHidden/>
              </w:rPr>
              <w:fldChar w:fldCharType="begin"/>
            </w:r>
            <w:r>
              <w:rPr>
                <w:noProof/>
                <w:webHidden/>
              </w:rPr>
              <w:instrText xml:space="preserve"> PAGEREF _Toc379671675 \h </w:instrText>
            </w:r>
            <w:r>
              <w:rPr>
                <w:noProof/>
                <w:webHidden/>
              </w:rPr>
            </w:r>
          </w:ins>
          <w:r>
            <w:rPr>
              <w:noProof/>
              <w:webHidden/>
            </w:rPr>
            <w:fldChar w:fldCharType="separate"/>
          </w:r>
          <w:ins w:id="367" w:author="msammartano" w:date="2014-02-09T00:58:00Z">
            <w:r>
              <w:rPr>
                <w:noProof/>
                <w:webHidden/>
              </w:rPr>
              <w:t>50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68" w:author="msammartano" w:date="2014-02-09T00:58:00Z"/>
              <w:rFonts w:eastAsiaTheme="minorEastAsia"/>
              <w:noProof/>
            </w:rPr>
          </w:pPr>
          <w:ins w:id="36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"_Toc379671676"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HEX$(&lt;nexp&gt;)</w:t>
            </w:r>
            <w:r>
              <w:rPr>
                <w:noProof/>
                <w:webHidden/>
              </w:rPr>
              <w:tab/>
            </w:r>
            <w:r>
              <w:rPr>
                <w:noProof/>
                <w:webHidden/>
              </w:rPr>
              <w:fldChar w:fldCharType="begin"/>
            </w:r>
            <w:r>
              <w:rPr>
                <w:noProof/>
                <w:webHidden/>
              </w:rPr>
              <w:instrText xml:space="preserve"> PAGEREF _Toc379671676 \h </w:instrText>
            </w:r>
            <w:r>
              <w:rPr>
                <w:noProof/>
                <w:webHidden/>
              </w:rPr>
            </w:r>
          </w:ins>
          <w:r>
            <w:rPr>
              <w:noProof/>
              <w:webHidden/>
            </w:rPr>
            <w:fldChar w:fldCharType="separate"/>
          </w:r>
          <w:ins w:id="370" w:author="msammartano" w:date="2014-02-09T00:58:00Z">
            <w:r>
              <w:rPr>
                <w:noProof/>
                <w:webHidden/>
              </w:rPr>
              <w:t>50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71" w:author="msammartano" w:date="2014-02-09T00:58:00Z"/>
              <w:rFonts w:eastAsiaTheme="minorEastAsia"/>
              <w:noProof/>
            </w:rPr>
          </w:pPr>
          <w:ins w:id="37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"_Toc379671677"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OCT$(&lt;nexp&gt;)</w:t>
            </w:r>
            <w:r>
              <w:rPr>
                <w:noProof/>
                <w:webHidden/>
              </w:rPr>
              <w:tab/>
            </w:r>
            <w:r>
              <w:rPr>
                <w:noProof/>
                <w:webHidden/>
              </w:rPr>
              <w:fldChar w:fldCharType="begin"/>
            </w:r>
            <w:r>
              <w:rPr>
                <w:noProof/>
                <w:webHidden/>
              </w:rPr>
              <w:instrText xml:space="preserve"> PAGEREF _Toc379671677 \h </w:instrText>
            </w:r>
            <w:r>
              <w:rPr>
                <w:noProof/>
                <w:webHidden/>
              </w:rPr>
            </w:r>
          </w:ins>
          <w:r>
            <w:rPr>
              <w:noProof/>
              <w:webHidden/>
            </w:rPr>
            <w:fldChar w:fldCharType="separate"/>
          </w:r>
          <w:ins w:id="373" w:author="msammartano" w:date="2014-02-09T00:58:00Z">
            <w:r>
              <w:rPr>
                <w:noProof/>
                <w:webHidden/>
              </w:rPr>
              <w:t>50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74" w:author="msammartano" w:date="2014-02-09T00:58:00Z"/>
              <w:rFonts w:eastAsiaTheme="minorEastAsia"/>
              <w:noProof/>
            </w:rPr>
          </w:pPr>
          <w:ins w:id="37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"_Toc379671678"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BIN$(&lt;nexp&gt;)</w:t>
            </w:r>
            <w:r>
              <w:rPr>
                <w:noProof/>
                <w:webHidden/>
              </w:rPr>
              <w:tab/>
            </w:r>
            <w:r>
              <w:rPr>
                <w:noProof/>
                <w:webHidden/>
              </w:rPr>
              <w:fldChar w:fldCharType="begin"/>
            </w:r>
            <w:r>
              <w:rPr>
                <w:noProof/>
                <w:webHidden/>
              </w:rPr>
              <w:instrText xml:space="preserve"> PAGEREF _Toc379671678 \h </w:instrText>
            </w:r>
            <w:r>
              <w:rPr>
                <w:noProof/>
                <w:webHidden/>
              </w:rPr>
            </w:r>
          </w:ins>
          <w:r>
            <w:rPr>
              <w:noProof/>
              <w:webHidden/>
            </w:rPr>
            <w:fldChar w:fldCharType="separate"/>
          </w:r>
          <w:ins w:id="376" w:author="msammartano" w:date="2014-02-09T00:58:00Z">
            <w:r>
              <w:rPr>
                <w:noProof/>
                <w:webHidden/>
              </w:rPr>
              <w:t>50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377" w:author="msammartano" w:date="2014-02-09T00:58:00Z"/>
              <w:rFonts w:eastAsiaTheme="minorEastAsia"/>
              <w:noProof/>
            </w:rPr>
          </w:pPr>
          <w:ins w:id="37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"_Toc379671679"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FORMAT$(</w:t>
            </w:r>
            <w:r w:rsidRPr="00E10B2A">
              <w:rPr>
                <w:rStyle w:val="Hyperlink"/>
                <w:noProof/>
              </w:rPr>
              <w:t>&lt;pattern_sexp&gt;</w:t>
            </w:r>
            <w:r w:rsidRPr="00E10B2A">
              <w:rPr>
                <w:rStyle w:val="Hyperlink"/>
                <w:rFonts w:eastAsia="Times New Roman"/>
                <w:noProof/>
              </w:rPr>
              <w:t xml:space="preserve">, </w:t>
            </w:r>
            <w:r w:rsidRPr="00E10B2A">
              <w:rPr>
                <w:rStyle w:val="Hyperlink"/>
                <w:noProof/>
              </w:rPr>
              <w:t>&lt;nexp&gt;</w:t>
            </w:r>
            <w:r w:rsidRPr="00E10B2A">
              <w:rPr>
                <w:rStyle w:val="Hyperlink"/>
                <w:rFonts w:eastAsia="Times New Roman"/>
                <w:noProof/>
              </w:rPr>
              <w:t>)</w:t>
            </w:r>
            <w:r>
              <w:rPr>
                <w:noProof/>
                <w:webHidden/>
              </w:rPr>
              <w:tab/>
            </w:r>
            <w:r>
              <w:rPr>
                <w:noProof/>
                <w:webHidden/>
              </w:rPr>
              <w:fldChar w:fldCharType="begin"/>
            </w:r>
            <w:r>
              <w:rPr>
                <w:noProof/>
                <w:webHidden/>
              </w:rPr>
              <w:instrText xml:space="preserve"> PAGEREF _Toc379671679 \h </w:instrText>
            </w:r>
            <w:r>
              <w:rPr>
                <w:noProof/>
                <w:webHidden/>
              </w:rPr>
            </w:r>
          </w:ins>
          <w:r>
            <w:rPr>
              <w:noProof/>
              <w:webHidden/>
            </w:rPr>
            <w:fldChar w:fldCharType="separate"/>
          </w:r>
          <w:ins w:id="379" w:author="msammartano" w:date="2014-02-09T00:58:00Z">
            <w:r>
              <w:rPr>
                <w:noProof/>
                <w:webHidden/>
              </w:rPr>
              <w:t>50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380" w:author="msammartano" w:date="2014-02-09T00:58:00Z"/>
              <w:rFonts w:eastAsiaTheme="minorEastAsia"/>
              <w:noProof/>
            </w:rPr>
          </w:pPr>
          <w:ins w:id="38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"_Toc379671680"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Leading Sign</w:t>
            </w:r>
            <w:r>
              <w:rPr>
                <w:noProof/>
                <w:webHidden/>
              </w:rPr>
              <w:tab/>
            </w:r>
            <w:r>
              <w:rPr>
                <w:noProof/>
                <w:webHidden/>
              </w:rPr>
              <w:fldChar w:fldCharType="begin"/>
            </w:r>
            <w:r>
              <w:rPr>
                <w:noProof/>
                <w:webHidden/>
              </w:rPr>
              <w:instrText xml:space="preserve"> PAGEREF _Toc379671680 \h </w:instrText>
            </w:r>
            <w:r>
              <w:rPr>
                <w:noProof/>
                <w:webHidden/>
              </w:rPr>
            </w:r>
          </w:ins>
          <w:r>
            <w:rPr>
              <w:noProof/>
              <w:webHidden/>
            </w:rPr>
            <w:fldChar w:fldCharType="separate"/>
          </w:r>
          <w:ins w:id="382" w:author="msammartano" w:date="2014-02-09T00:58:00Z">
            <w:r>
              <w:rPr>
                <w:noProof/>
                <w:webHidden/>
              </w:rPr>
              <w:t>50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383" w:author="msammartano" w:date="2014-02-09T00:58:00Z"/>
              <w:rFonts w:eastAsiaTheme="minorEastAsia"/>
              <w:noProof/>
            </w:rPr>
          </w:pPr>
          <w:ins w:id="38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"_Toc379671681"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Floating Field</w:t>
            </w:r>
            <w:r>
              <w:rPr>
                <w:noProof/>
                <w:webHidden/>
              </w:rPr>
              <w:tab/>
            </w:r>
            <w:r>
              <w:rPr>
                <w:noProof/>
                <w:webHidden/>
              </w:rPr>
              <w:fldChar w:fldCharType="begin"/>
            </w:r>
            <w:r>
              <w:rPr>
                <w:noProof/>
                <w:webHidden/>
              </w:rPr>
              <w:instrText xml:space="preserve"> PAGEREF _Toc379671681 \h </w:instrText>
            </w:r>
            <w:r>
              <w:rPr>
                <w:noProof/>
                <w:webHidden/>
              </w:rPr>
            </w:r>
          </w:ins>
          <w:r>
            <w:rPr>
              <w:noProof/>
              <w:webHidden/>
            </w:rPr>
            <w:fldChar w:fldCharType="separate"/>
          </w:r>
          <w:ins w:id="385" w:author="msammartano" w:date="2014-02-09T00:58:00Z">
            <w:r>
              <w:rPr>
                <w:noProof/>
                <w:webHidden/>
              </w:rPr>
              <w:t>50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386" w:author="msammartano" w:date="2014-02-09T00:58:00Z"/>
              <w:rFonts w:eastAsiaTheme="minorEastAsia"/>
              <w:noProof/>
            </w:rPr>
          </w:pPr>
          <w:ins w:id="387"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"_Toc379671682"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Decimal Point</w:t>
            </w:r>
            <w:r>
              <w:rPr>
                <w:noProof/>
                <w:webHidden/>
              </w:rPr>
              <w:tab/>
            </w:r>
            <w:r>
              <w:rPr>
                <w:noProof/>
                <w:webHidden/>
              </w:rPr>
              <w:fldChar w:fldCharType="begin"/>
            </w:r>
            <w:r>
              <w:rPr>
                <w:noProof/>
                <w:webHidden/>
              </w:rPr>
              <w:instrText xml:space="preserve"> PAGEREF _Toc379671682 \h </w:instrText>
            </w:r>
            <w:r>
              <w:rPr>
                <w:noProof/>
                <w:webHidden/>
              </w:rPr>
            </w:r>
          </w:ins>
          <w:r>
            <w:rPr>
              <w:noProof/>
              <w:webHidden/>
            </w:rPr>
            <w:fldChar w:fldCharType="separate"/>
          </w:r>
          <w:ins w:id="388" w:author="msammartano" w:date="2014-02-09T00:58:00Z">
            <w:r>
              <w:rPr>
                <w:noProof/>
                <w:webHidden/>
              </w:rPr>
              <w:t>51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389" w:author="msammartano" w:date="2014-02-09T00:58:00Z"/>
              <w:rFonts w:eastAsiaTheme="minorEastAsia"/>
              <w:noProof/>
            </w:rPr>
          </w:pPr>
          <w:ins w:id="39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"_Toc379671683"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Pattern Character #</w:t>
            </w:r>
            <w:r>
              <w:rPr>
                <w:noProof/>
                <w:webHidden/>
              </w:rPr>
              <w:tab/>
            </w:r>
            <w:r>
              <w:rPr>
                <w:noProof/>
                <w:webHidden/>
              </w:rPr>
              <w:fldChar w:fldCharType="begin"/>
            </w:r>
            <w:r>
              <w:rPr>
                <w:noProof/>
                <w:webHidden/>
              </w:rPr>
              <w:instrText xml:space="preserve"> PAGEREF _Toc379671683 \h </w:instrText>
            </w:r>
            <w:r>
              <w:rPr>
                <w:noProof/>
                <w:webHidden/>
              </w:rPr>
            </w:r>
          </w:ins>
          <w:r>
            <w:rPr>
              <w:noProof/>
              <w:webHidden/>
            </w:rPr>
            <w:fldChar w:fldCharType="separate"/>
          </w:r>
          <w:ins w:id="391" w:author="msammartano" w:date="2014-02-09T00:58:00Z">
            <w:r>
              <w:rPr>
                <w:noProof/>
                <w:webHidden/>
              </w:rPr>
              <w:t>51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392" w:author="msammartano" w:date="2014-02-09T00:58:00Z"/>
              <w:rFonts w:eastAsiaTheme="minorEastAsia"/>
              <w:noProof/>
            </w:rPr>
          </w:pPr>
          <w:ins w:id="39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"_Toc379671684"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Pattern Character %</w:t>
            </w:r>
            <w:r>
              <w:rPr>
                <w:noProof/>
                <w:webHidden/>
              </w:rPr>
              <w:tab/>
            </w:r>
            <w:r>
              <w:rPr>
                <w:noProof/>
                <w:webHidden/>
              </w:rPr>
              <w:fldChar w:fldCharType="begin"/>
            </w:r>
            <w:r>
              <w:rPr>
                <w:noProof/>
                <w:webHidden/>
              </w:rPr>
              <w:instrText xml:space="preserve"> PAGEREF _Toc379671684 \h </w:instrText>
            </w:r>
            <w:r>
              <w:rPr>
                <w:noProof/>
                <w:webHidden/>
              </w:rPr>
            </w:r>
          </w:ins>
          <w:r>
            <w:rPr>
              <w:noProof/>
              <w:webHidden/>
            </w:rPr>
            <w:fldChar w:fldCharType="separate"/>
          </w:r>
          <w:ins w:id="394" w:author="msammartano" w:date="2014-02-09T00:58:00Z">
            <w:r>
              <w:rPr>
                <w:noProof/>
                <w:webHidden/>
              </w:rPr>
              <w:t>51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395" w:author="msammartano" w:date="2014-02-09T00:58:00Z"/>
              <w:rFonts w:eastAsiaTheme="minorEastAsia"/>
              <w:noProof/>
            </w:rPr>
          </w:pPr>
          <w:ins w:id="39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"_Toc379671685"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Overflow</w:t>
            </w:r>
            <w:r>
              <w:rPr>
                <w:noProof/>
                <w:webHidden/>
              </w:rPr>
              <w:tab/>
            </w:r>
            <w:r>
              <w:rPr>
                <w:noProof/>
                <w:webHidden/>
              </w:rPr>
              <w:fldChar w:fldCharType="begin"/>
            </w:r>
            <w:r>
              <w:rPr>
                <w:noProof/>
                <w:webHidden/>
              </w:rPr>
              <w:instrText xml:space="preserve"> PAGEREF _Toc379671685 \h </w:instrText>
            </w:r>
            <w:r>
              <w:rPr>
                <w:noProof/>
                <w:webHidden/>
              </w:rPr>
            </w:r>
          </w:ins>
          <w:r>
            <w:rPr>
              <w:noProof/>
              <w:webHidden/>
            </w:rPr>
            <w:fldChar w:fldCharType="separate"/>
          </w:r>
          <w:ins w:id="397" w:author="msammartano" w:date="2014-02-09T00:58:00Z">
            <w:r>
              <w:rPr>
                <w:noProof/>
                <w:webHidden/>
              </w:rPr>
              <w:t>51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398" w:author="msammartano" w:date="2014-02-09T00:58:00Z"/>
              <w:rFonts w:eastAsiaTheme="minorEastAsia"/>
              <w:noProof/>
            </w:rPr>
          </w:pPr>
          <w:ins w:id="39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"_Toc379671686"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Non pattern characters</w:t>
            </w:r>
            <w:r>
              <w:rPr>
                <w:noProof/>
                <w:webHidden/>
              </w:rPr>
              <w:tab/>
            </w:r>
            <w:r>
              <w:rPr>
                <w:noProof/>
                <w:webHidden/>
              </w:rPr>
              <w:fldChar w:fldCharType="begin"/>
            </w:r>
            <w:r>
              <w:rPr>
                <w:noProof/>
                <w:webHidden/>
              </w:rPr>
              <w:instrText xml:space="preserve"> PAGEREF _Toc379671686 \h </w:instrText>
            </w:r>
            <w:r>
              <w:rPr>
                <w:noProof/>
                <w:webHidden/>
              </w:rPr>
            </w:r>
          </w:ins>
          <w:r>
            <w:rPr>
              <w:noProof/>
              <w:webHidden/>
            </w:rPr>
            <w:fldChar w:fldCharType="separate"/>
          </w:r>
          <w:ins w:id="400" w:author="msammartano" w:date="2014-02-09T00:58:00Z">
            <w:r>
              <w:rPr>
                <w:noProof/>
                <w:webHidden/>
              </w:rPr>
              <w:t>51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01" w:author="msammartano" w:date="2014-02-09T00:58:00Z"/>
              <w:rFonts w:eastAsiaTheme="minorEastAsia"/>
              <w:noProof/>
            </w:rPr>
          </w:pPr>
          <w:ins w:id="40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"_Toc379671687"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Output Size</w:t>
            </w:r>
            <w:r>
              <w:rPr>
                <w:noProof/>
                <w:webHidden/>
              </w:rPr>
              <w:tab/>
            </w:r>
            <w:r>
              <w:rPr>
                <w:noProof/>
                <w:webHidden/>
              </w:rPr>
              <w:fldChar w:fldCharType="begin"/>
            </w:r>
            <w:r>
              <w:rPr>
                <w:noProof/>
                <w:webHidden/>
              </w:rPr>
              <w:instrText xml:space="preserve"> PAGEREF _Toc379671687 \h </w:instrText>
            </w:r>
            <w:r>
              <w:rPr>
                <w:noProof/>
                <w:webHidden/>
              </w:rPr>
            </w:r>
          </w:ins>
          <w:r>
            <w:rPr>
              <w:noProof/>
              <w:webHidden/>
            </w:rPr>
            <w:fldChar w:fldCharType="separate"/>
          </w:r>
          <w:ins w:id="403" w:author="msammartano" w:date="2014-02-09T00:58:00Z">
            <w:r>
              <w:rPr>
                <w:noProof/>
                <w:webHidden/>
              </w:rPr>
              <w:t>51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04" w:author="msammartano" w:date="2014-02-09T00:58:00Z"/>
              <w:rFonts w:eastAsiaTheme="minorEastAsia"/>
              <w:noProof/>
            </w:rPr>
          </w:pPr>
          <w:ins w:id="40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"_Toc379671688"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Examples:</w:t>
            </w:r>
            <w:r>
              <w:rPr>
                <w:noProof/>
                <w:webHidden/>
              </w:rPr>
              <w:tab/>
            </w:r>
            <w:r>
              <w:rPr>
                <w:noProof/>
                <w:webHidden/>
              </w:rPr>
              <w:fldChar w:fldCharType="begin"/>
            </w:r>
            <w:r>
              <w:rPr>
                <w:noProof/>
                <w:webHidden/>
              </w:rPr>
              <w:instrText xml:space="preserve"> PAGEREF _Toc379671688 \h </w:instrText>
            </w:r>
            <w:r>
              <w:rPr>
                <w:noProof/>
                <w:webHidden/>
              </w:rPr>
            </w:r>
          </w:ins>
          <w:r>
            <w:rPr>
              <w:noProof/>
              <w:webHidden/>
            </w:rPr>
            <w:fldChar w:fldCharType="separate"/>
          </w:r>
          <w:ins w:id="406" w:author="msammartano" w:date="2014-02-09T00:58:00Z">
            <w:r>
              <w:rPr>
                <w:noProof/>
                <w:webHidden/>
              </w:rPr>
              <w:t>51</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407" w:author="msammartano" w:date="2014-02-09T00:58:00Z"/>
              <w:rFonts w:eastAsiaTheme="minorEastAsia"/>
              <w:noProof/>
            </w:rPr>
          </w:pPr>
          <w:ins w:id="40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"_Toc379671689"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User-Defined Functions</w:t>
            </w:r>
            <w:r>
              <w:rPr>
                <w:noProof/>
                <w:webHidden/>
              </w:rPr>
              <w:tab/>
            </w:r>
            <w:r>
              <w:rPr>
                <w:noProof/>
                <w:webHidden/>
              </w:rPr>
              <w:fldChar w:fldCharType="begin"/>
            </w:r>
            <w:r>
              <w:rPr>
                <w:noProof/>
                <w:webHidden/>
              </w:rPr>
              <w:instrText xml:space="preserve"> PAGEREF _Toc379671689 \h </w:instrText>
            </w:r>
            <w:r>
              <w:rPr>
                <w:noProof/>
                <w:webHidden/>
              </w:rPr>
            </w:r>
          </w:ins>
          <w:r>
            <w:rPr>
              <w:noProof/>
              <w:webHidden/>
            </w:rPr>
            <w:fldChar w:fldCharType="separate"/>
          </w:r>
          <w:ins w:id="409" w:author="msammartano" w:date="2014-02-09T00:58:00Z">
            <w:r>
              <w:rPr>
                <w:noProof/>
                <w:webHidden/>
              </w:rPr>
              <w:t>51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10" w:author="msammartano" w:date="2014-02-09T00:58:00Z"/>
              <w:rFonts w:eastAsiaTheme="minorEastAsia"/>
              <w:noProof/>
            </w:rPr>
          </w:pPr>
          <w:ins w:id="41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"_Toc379671690"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Commands</w:t>
            </w:r>
            <w:r>
              <w:rPr>
                <w:noProof/>
                <w:webHidden/>
              </w:rPr>
              <w:tab/>
            </w:r>
            <w:r>
              <w:rPr>
                <w:noProof/>
                <w:webHidden/>
              </w:rPr>
              <w:fldChar w:fldCharType="begin"/>
            </w:r>
            <w:r>
              <w:rPr>
                <w:noProof/>
                <w:webHidden/>
              </w:rPr>
              <w:instrText xml:space="preserve"> PAGEREF _Toc379671690 \h </w:instrText>
            </w:r>
            <w:r>
              <w:rPr>
                <w:noProof/>
                <w:webHidden/>
              </w:rPr>
            </w:r>
          </w:ins>
          <w:r>
            <w:rPr>
              <w:noProof/>
              <w:webHidden/>
            </w:rPr>
            <w:fldChar w:fldCharType="separate"/>
          </w:r>
          <w:ins w:id="412" w:author="msammartano" w:date="2014-02-09T00:58:00Z">
            <w:r>
              <w:rPr>
                <w:noProof/>
                <w:webHidden/>
              </w:rPr>
              <w:t>52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13" w:author="msammartano" w:date="2014-02-09T00:58:00Z"/>
              <w:rFonts w:eastAsiaTheme="minorEastAsia"/>
              <w:noProof/>
            </w:rPr>
          </w:pPr>
          <w:ins w:id="41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"_Toc379671691"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_Toc379671691 \h </w:instrText>
            </w:r>
            <w:r>
              <w:rPr>
                <w:noProof/>
                <w:webHidden/>
              </w:rPr>
            </w:r>
          </w:ins>
          <w:r>
            <w:rPr>
              <w:noProof/>
              <w:webHidden/>
            </w:rPr>
            <w:fldChar w:fldCharType="separate"/>
          </w:r>
          <w:ins w:id="415" w:author="msammartano" w:date="2014-02-09T00:58:00Z">
            <w:r>
              <w:rPr>
                <w:noProof/>
                <w:webHidden/>
              </w:rPr>
              <w:t>52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16" w:author="msammartano" w:date="2014-02-09T00:58:00Z"/>
              <w:rFonts w:eastAsiaTheme="minorEastAsia"/>
              <w:noProof/>
            </w:rPr>
          </w:pPr>
          <w:ins w:id="41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"_Toc379671692"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Fn.rtn &lt;sexp&gt;|&lt;nexp&gt;</w:t>
            </w:r>
            <w:r>
              <w:rPr>
                <w:noProof/>
                <w:webHidden/>
              </w:rPr>
              <w:tab/>
            </w:r>
            <w:r>
              <w:rPr>
                <w:noProof/>
                <w:webHidden/>
              </w:rPr>
              <w:fldChar w:fldCharType="begin"/>
            </w:r>
            <w:r>
              <w:rPr>
                <w:noProof/>
                <w:webHidden/>
              </w:rPr>
              <w:instrText xml:space="preserve"> PAGEREF _Toc379671692 \h </w:instrText>
            </w:r>
            <w:r>
              <w:rPr>
                <w:noProof/>
                <w:webHidden/>
              </w:rPr>
            </w:r>
          </w:ins>
          <w:r>
            <w:rPr>
              <w:noProof/>
              <w:webHidden/>
            </w:rPr>
            <w:fldChar w:fldCharType="separate"/>
          </w:r>
          <w:ins w:id="418" w:author="msammartano" w:date="2014-02-09T00:58:00Z">
            <w:r>
              <w:rPr>
                <w:noProof/>
                <w:webHidden/>
              </w:rPr>
              <w:t>53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19" w:author="msammartano" w:date="2014-02-09T00:58:00Z"/>
              <w:rFonts w:eastAsiaTheme="minorEastAsia"/>
              <w:noProof/>
            </w:rPr>
          </w:pPr>
          <w:ins w:id="42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"_Toc379671693"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Fn.end</w:t>
            </w:r>
            <w:r>
              <w:rPr>
                <w:noProof/>
                <w:webHidden/>
              </w:rPr>
              <w:tab/>
            </w:r>
            <w:r>
              <w:rPr>
                <w:noProof/>
                <w:webHidden/>
              </w:rPr>
              <w:fldChar w:fldCharType="begin"/>
            </w:r>
            <w:r>
              <w:rPr>
                <w:noProof/>
                <w:webHidden/>
              </w:rPr>
              <w:instrText xml:space="preserve"> PAGEREF _Toc379671693 \h </w:instrText>
            </w:r>
            <w:r>
              <w:rPr>
                <w:noProof/>
                <w:webHidden/>
              </w:rPr>
            </w:r>
          </w:ins>
          <w:r>
            <w:rPr>
              <w:noProof/>
              <w:webHidden/>
            </w:rPr>
            <w:fldChar w:fldCharType="separate"/>
          </w:r>
          <w:ins w:id="421" w:author="msammartano" w:date="2014-02-09T00:58:00Z">
            <w:r>
              <w:rPr>
                <w:noProof/>
                <w:webHidden/>
              </w:rPr>
              <w:t>53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22" w:author="msammartano" w:date="2014-02-09T00:58:00Z"/>
              <w:rFonts w:eastAsiaTheme="minorEastAsia"/>
              <w:noProof/>
            </w:rPr>
          </w:pPr>
          <w:ins w:id="42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"_Toc379671694"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Call &lt;user_defined_function&gt;</w:t>
            </w:r>
            <w:r>
              <w:rPr>
                <w:noProof/>
                <w:webHidden/>
              </w:rPr>
              <w:tab/>
            </w:r>
            <w:r>
              <w:rPr>
                <w:noProof/>
                <w:webHidden/>
              </w:rPr>
              <w:fldChar w:fldCharType="begin"/>
            </w:r>
            <w:r>
              <w:rPr>
                <w:noProof/>
                <w:webHidden/>
              </w:rPr>
              <w:instrText xml:space="preserve"> PAGEREF _Toc379671694 \h </w:instrText>
            </w:r>
            <w:r>
              <w:rPr>
                <w:noProof/>
                <w:webHidden/>
              </w:rPr>
            </w:r>
          </w:ins>
          <w:r>
            <w:rPr>
              <w:noProof/>
              <w:webHidden/>
            </w:rPr>
            <w:fldChar w:fldCharType="separate"/>
          </w:r>
          <w:ins w:id="424" w:author="msammartano" w:date="2014-02-09T00:58:00Z">
            <w:r>
              <w:rPr>
                <w:noProof/>
                <w:webHidden/>
              </w:rPr>
              <w:t>53</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425" w:author="msammartano" w:date="2014-02-09T00:58:00Z"/>
              <w:rFonts w:eastAsiaTheme="minorEastAsia"/>
              <w:noProof/>
            </w:rPr>
          </w:pPr>
          <w:ins w:id="42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"_Toc379671695"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Program Control Commands</w:t>
            </w:r>
            <w:r>
              <w:rPr>
                <w:noProof/>
                <w:webHidden/>
              </w:rPr>
              <w:tab/>
            </w:r>
            <w:r>
              <w:rPr>
                <w:noProof/>
                <w:webHidden/>
              </w:rPr>
              <w:fldChar w:fldCharType="begin"/>
            </w:r>
            <w:r>
              <w:rPr>
                <w:noProof/>
                <w:webHidden/>
              </w:rPr>
              <w:instrText xml:space="preserve"> PAGEREF _Toc379671695 \h </w:instrText>
            </w:r>
            <w:r>
              <w:rPr>
                <w:noProof/>
                <w:webHidden/>
              </w:rPr>
            </w:r>
          </w:ins>
          <w:r>
            <w:rPr>
              <w:noProof/>
              <w:webHidden/>
            </w:rPr>
            <w:fldChar w:fldCharType="separate"/>
          </w:r>
          <w:ins w:id="427" w:author="msammartano" w:date="2014-02-09T00:58:00Z">
            <w:r>
              <w:rPr>
                <w:noProof/>
                <w:webHidden/>
              </w:rPr>
              <w:t>53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28" w:author="msammartano" w:date="2014-02-09T00:58:00Z"/>
              <w:rFonts w:eastAsiaTheme="minorEastAsia"/>
              <w:noProof/>
            </w:rPr>
          </w:pPr>
          <w:ins w:id="42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"_Toc379671696"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If  - Then - Else - Elseif - Endif</w:t>
            </w:r>
            <w:r>
              <w:rPr>
                <w:noProof/>
                <w:webHidden/>
              </w:rPr>
              <w:tab/>
            </w:r>
            <w:r>
              <w:rPr>
                <w:noProof/>
                <w:webHidden/>
              </w:rPr>
              <w:fldChar w:fldCharType="begin"/>
            </w:r>
            <w:r>
              <w:rPr>
                <w:noProof/>
                <w:webHidden/>
              </w:rPr>
              <w:instrText xml:space="preserve"> PAGEREF _Toc379671696 \h </w:instrText>
            </w:r>
            <w:r>
              <w:rPr>
                <w:noProof/>
                <w:webHidden/>
              </w:rPr>
            </w:r>
          </w:ins>
          <w:r>
            <w:rPr>
              <w:noProof/>
              <w:webHidden/>
            </w:rPr>
            <w:fldChar w:fldCharType="separate"/>
          </w:r>
          <w:ins w:id="430" w:author="msammartano" w:date="2014-02-09T00:58:00Z">
            <w:r>
              <w:rPr>
                <w:noProof/>
                <w:webHidden/>
              </w:rPr>
              <w:t>53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31" w:author="msammartano" w:date="2014-02-09T00:58:00Z"/>
              <w:rFonts w:eastAsiaTheme="minorEastAsia"/>
              <w:noProof/>
            </w:rPr>
          </w:pPr>
          <w:ins w:id="43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"_Toc379671697"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If  - Then - Else</w:t>
            </w:r>
            <w:r>
              <w:rPr>
                <w:noProof/>
                <w:webHidden/>
              </w:rPr>
              <w:tab/>
            </w:r>
            <w:r>
              <w:rPr>
                <w:noProof/>
                <w:webHidden/>
              </w:rPr>
              <w:fldChar w:fldCharType="begin"/>
            </w:r>
            <w:r>
              <w:rPr>
                <w:noProof/>
                <w:webHidden/>
              </w:rPr>
              <w:instrText xml:space="preserve"> PAGEREF _Toc379671697 \h </w:instrText>
            </w:r>
            <w:r>
              <w:rPr>
                <w:noProof/>
                <w:webHidden/>
              </w:rPr>
            </w:r>
          </w:ins>
          <w:r>
            <w:rPr>
              <w:noProof/>
              <w:webHidden/>
            </w:rPr>
            <w:fldChar w:fldCharType="separate"/>
          </w:r>
          <w:ins w:id="433" w:author="msammartano" w:date="2014-02-09T00:58:00Z">
            <w:r>
              <w:rPr>
                <w:noProof/>
                <w:webHidden/>
              </w:rPr>
              <w:t>54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34" w:author="msammartano" w:date="2014-02-09T00:58:00Z"/>
              <w:rFonts w:eastAsiaTheme="minorEastAsia"/>
              <w:noProof/>
            </w:rPr>
          </w:pPr>
          <w:ins w:id="43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"_Toc379671698"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For - To - Step - Next</w:t>
            </w:r>
            <w:r>
              <w:rPr>
                <w:noProof/>
                <w:webHidden/>
              </w:rPr>
              <w:tab/>
            </w:r>
            <w:r>
              <w:rPr>
                <w:noProof/>
                <w:webHidden/>
              </w:rPr>
              <w:fldChar w:fldCharType="begin"/>
            </w:r>
            <w:r>
              <w:rPr>
                <w:noProof/>
                <w:webHidden/>
              </w:rPr>
              <w:instrText xml:space="preserve"> PAGEREF _Toc379671698 \h </w:instrText>
            </w:r>
            <w:r>
              <w:rPr>
                <w:noProof/>
                <w:webHidden/>
              </w:rPr>
            </w:r>
          </w:ins>
          <w:r>
            <w:rPr>
              <w:noProof/>
              <w:webHidden/>
            </w:rPr>
            <w:fldChar w:fldCharType="separate"/>
          </w:r>
          <w:ins w:id="436" w:author="msammartano" w:date="2014-02-09T00:58:00Z">
            <w:r>
              <w:rPr>
                <w:noProof/>
                <w:webHidden/>
              </w:rPr>
              <w:t>54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37" w:author="msammartano" w:date="2014-02-09T00:58:00Z"/>
              <w:rFonts w:eastAsiaTheme="minorEastAsia"/>
              <w:noProof/>
            </w:rPr>
          </w:pPr>
          <w:ins w:id="43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"_Toc379671699"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F_N.continue</w:t>
            </w:r>
            <w:r>
              <w:rPr>
                <w:noProof/>
                <w:webHidden/>
              </w:rPr>
              <w:tab/>
            </w:r>
            <w:r>
              <w:rPr>
                <w:noProof/>
                <w:webHidden/>
              </w:rPr>
              <w:fldChar w:fldCharType="begin"/>
            </w:r>
            <w:r>
              <w:rPr>
                <w:noProof/>
                <w:webHidden/>
              </w:rPr>
              <w:instrText xml:space="preserve"> PAGEREF _Toc379671699 \h </w:instrText>
            </w:r>
            <w:r>
              <w:rPr>
                <w:noProof/>
                <w:webHidden/>
              </w:rPr>
            </w:r>
          </w:ins>
          <w:r>
            <w:rPr>
              <w:noProof/>
              <w:webHidden/>
            </w:rPr>
            <w:fldChar w:fldCharType="separate"/>
          </w:r>
          <w:ins w:id="439" w:author="msammartano" w:date="2014-02-09T00:58:00Z">
            <w:r>
              <w:rPr>
                <w:noProof/>
                <w:webHidden/>
              </w:rPr>
              <w:t>55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40" w:author="msammartano" w:date="2014-02-09T00:58:00Z"/>
              <w:rFonts w:eastAsiaTheme="minorEastAsia"/>
              <w:noProof/>
            </w:rPr>
          </w:pPr>
          <w:ins w:id="44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"_Toc379671700"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F_N.break</w:t>
            </w:r>
            <w:r>
              <w:rPr>
                <w:noProof/>
                <w:webHidden/>
              </w:rPr>
              <w:tab/>
            </w:r>
            <w:r>
              <w:rPr>
                <w:noProof/>
                <w:webHidden/>
              </w:rPr>
              <w:fldChar w:fldCharType="begin"/>
            </w:r>
            <w:r>
              <w:rPr>
                <w:noProof/>
                <w:webHidden/>
              </w:rPr>
              <w:instrText xml:space="preserve"> PAGEREF _Toc379671700 \h </w:instrText>
            </w:r>
            <w:r>
              <w:rPr>
                <w:noProof/>
                <w:webHidden/>
              </w:rPr>
            </w:r>
          </w:ins>
          <w:r>
            <w:rPr>
              <w:noProof/>
              <w:webHidden/>
            </w:rPr>
            <w:fldChar w:fldCharType="separate"/>
          </w:r>
          <w:ins w:id="442" w:author="msammartano" w:date="2014-02-09T00:58:00Z">
            <w:r>
              <w:rPr>
                <w:noProof/>
                <w:webHidden/>
              </w:rPr>
              <w:t>55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43" w:author="msammartano" w:date="2014-02-09T00:58:00Z"/>
              <w:rFonts w:eastAsiaTheme="minorEastAsia"/>
              <w:noProof/>
            </w:rPr>
          </w:pPr>
          <w:ins w:id="44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"_Toc379671701"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While &lt;lexp&gt; - Repeat</w:t>
            </w:r>
            <w:r>
              <w:rPr>
                <w:noProof/>
                <w:webHidden/>
              </w:rPr>
              <w:tab/>
            </w:r>
            <w:r>
              <w:rPr>
                <w:noProof/>
                <w:webHidden/>
              </w:rPr>
              <w:fldChar w:fldCharType="begin"/>
            </w:r>
            <w:r>
              <w:rPr>
                <w:noProof/>
                <w:webHidden/>
              </w:rPr>
              <w:instrText xml:space="preserve"> PAGEREF _Toc379671701 \h </w:instrText>
            </w:r>
            <w:r>
              <w:rPr>
                <w:noProof/>
                <w:webHidden/>
              </w:rPr>
            </w:r>
          </w:ins>
          <w:r>
            <w:rPr>
              <w:noProof/>
              <w:webHidden/>
            </w:rPr>
            <w:fldChar w:fldCharType="separate"/>
          </w:r>
          <w:ins w:id="445" w:author="msammartano" w:date="2014-02-09T00:58:00Z">
            <w:r>
              <w:rPr>
                <w:noProof/>
                <w:webHidden/>
              </w:rPr>
              <w:t>55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46" w:author="msammartano" w:date="2014-02-09T00:58:00Z"/>
              <w:rFonts w:eastAsiaTheme="minorEastAsia"/>
              <w:noProof/>
            </w:rPr>
          </w:pPr>
          <w:ins w:id="44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"_Toc379671702"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W_R.continue</w:t>
            </w:r>
            <w:r>
              <w:rPr>
                <w:noProof/>
                <w:webHidden/>
              </w:rPr>
              <w:tab/>
            </w:r>
            <w:r>
              <w:rPr>
                <w:noProof/>
                <w:webHidden/>
              </w:rPr>
              <w:fldChar w:fldCharType="begin"/>
            </w:r>
            <w:r>
              <w:rPr>
                <w:noProof/>
                <w:webHidden/>
              </w:rPr>
              <w:instrText xml:space="preserve"> PAGEREF _Toc379671702 \h </w:instrText>
            </w:r>
            <w:r>
              <w:rPr>
                <w:noProof/>
                <w:webHidden/>
              </w:rPr>
            </w:r>
          </w:ins>
          <w:r>
            <w:rPr>
              <w:noProof/>
              <w:webHidden/>
            </w:rPr>
            <w:fldChar w:fldCharType="separate"/>
          </w:r>
          <w:ins w:id="448" w:author="msammartano" w:date="2014-02-09T00:58:00Z">
            <w:r>
              <w:rPr>
                <w:noProof/>
                <w:webHidden/>
              </w:rPr>
              <w:t>55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49" w:author="msammartano" w:date="2014-02-09T00:58:00Z"/>
              <w:rFonts w:eastAsiaTheme="minorEastAsia"/>
              <w:noProof/>
            </w:rPr>
          </w:pPr>
          <w:ins w:id="45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"_Toc379671703"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W_R.break</w:t>
            </w:r>
            <w:r>
              <w:rPr>
                <w:noProof/>
                <w:webHidden/>
              </w:rPr>
              <w:tab/>
            </w:r>
            <w:r>
              <w:rPr>
                <w:noProof/>
                <w:webHidden/>
              </w:rPr>
              <w:fldChar w:fldCharType="begin"/>
            </w:r>
            <w:r>
              <w:rPr>
                <w:noProof/>
                <w:webHidden/>
              </w:rPr>
              <w:instrText xml:space="preserve"> PAGEREF _Toc379671703 \h </w:instrText>
            </w:r>
            <w:r>
              <w:rPr>
                <w:noProof/>
                <w:webHidden/>
              </w:rPr>
            </w:r>
          </w:ins>
          <w:r>
            <w:rPr>
              <w:noProof/>
              <w:webHidden/>
            </w:rPr>
            <w:fldChar w:fldCharType="separate"/>
          </w:r>
          <w:ins w:id="451" w:author="msammartano" w:date="2014-02-09T00:58:00Z">
            <w:r>
              <w:rPr>
                <w:noProof/>
                <w:webHidden/>
              </w:rPr>
              <w:t>55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52" w:author="msammartano" w:date="2014-02-09T00:58:00Z"/>
              <w:rFonts w:eastAsiaTheme="minorEastAsia"/>
              <w:noProof/>
            </w:rPr>
          </w:pPr>
          <w:ins w:id="45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"_Toc379671704"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Do - Until &lt;lexp&gt;</w:t>
            </w:r>
            <w:r>
              <w:rPr>
                <w:noProof/>
                <w:webHidden/>
              </w:rPr>
              <w:tab/>
            </w:r>
            <w:r>
              <w:rPr>
                <w:noProof/>
                <w:webHidden/>
              </w:rPr>
              <w:fldChar w:fldCharType="begin"/>
            </w:r>
            <w:r>
              <w:rPr>
                <w:noProof/>
                <w:webHidden/>
              </w:rPr>
              <w:instrText xml:space="preserve"> PAGEREF _Toc379671704 \h </w:instrText>
            </w:r>
            <w:r>
              <w:rPr>
                <w:noProof/>
                <w:webHidden/>
              </w:rPr>
            </w:r>
          </w:ins>
          <w:r>
            <w:rPr>
              <w:noProof/>
              <w:webHidden/>
            </w:rPr>
            <w:fldChar w:fldCharType="separate"/>
          </w:r>
          <w:ins w:id="454" w:author="msammartano" w:date="2014-02-09T00:58:00Z">
            <w:r>
              <w:rPr>
                <w:noProof/>
                <w:webHidden/>
              </w:rPr>
              <w:t>55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55" w:author="msammartano" w:date="2014-02-09T00:58:00Z"/>
              <w:rFonts w:eastAsiaTheme="minorEastAsia"/>
              <w:noProof/>
            </w:rPr>
          </w:pPr>
          <w:ins w:id="45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"_Toc379671705"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D_U.continue</w:t>
            </w:r>
            <w:r>
              <w:rPr>
                <w:noProof/>
                <w:webHidden/>
              </w:rPr>
              <w:tab/>
            </w:r>
            <w:r>
              <w:rPr>
                <w:noProof/>
                <w:webHidden/>
              </w:rPr>
              <w:fldChar w:fldCharType="begin"/>
            </w:r>
            <w:r>
              <w:rPr>
                <w:noProof/>
                <w:webHidden/>
              </w:rPr>
              <w:instrText xml:space="preserve"> PAGEREF _Toc379671705 \h </w:instrText>
            </w:r>
            <w:r>
              <w:rPr>
                <w:noProof/>
                <w:webHidden/>
              </w:rPr>
            </w:r>
          </w:ins>
          <w:r>
            <w:rPr>
              <w:noProof/>
              <w:webHidden/>
            </w:rPr>
            <w:fldChar w:fldCharType="separate"/>
          </w:r>
          <w:ins w:id="457" w:author="msammartano" w:date="2014-02-09T00:58:00Z">
            <w:r>
              <w:rPr>
                <w:noProof/>
                <w:webHidden/>
              </w:rPr>
              <w:t>56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58" w:author="msammartano" w:date="2014-02-09T00:58:00Z"/>
              <w:rFonts w:eastAsiaTheme="minorEastAsia"/>
              <w:noProof/>
            </w:rPr>
          </w:pPr>
          <w:ins w:id="45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"_Toc379671706"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D_U.break</w:t>
            </w:r>
            <w:r>
              <w:rPr>
                <w:noProof/>
                <w:webHidden/>
              </w:rPr>
              <w:tab/>
            </w:r>
            <w:r>
              <w:rPr>
                <w:noProof/>
                <w:webHidden/>
              </w:rPr>
              <w:fldChar w:fldCharType="begin"/>
            </w:r>
            <w:r>
              <w:rPr>
                <w:noProof/>
                <w:webHidden/>
              </w:rPr>
              <w:instrText xml:space="preserve"> PAGEREF _Toc379671706 \h </w:instrText>
            </w:r>
            <w:r>
              <w:rPr>
                <w:noProof/>
                <w:webHidden/>
              </w:rPr>
            </w:r>
          </w:ins>
          <w:r>
            <w:rPr>
              <w:noProof/>
              <w:webHidden/>
            </w:rPr>
            <w:fldChar w:fldCharType="separate"/>
          </w:r>
          <w:ins w:id="460" w:author="msammartano" w:date="2014-02-09T00:58:00Z">
            <w:r>
              <w:rPr>
                <w:noProof/>
                <w:webHidden/>
              </w:rPr>
              <w:t>56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61" w:author="msammartano" w:date="2014-02-09T00:58:00Z"/>
              <w:rFonts w:eastAsiaTheme="minorEastAsia"/>
              <w:noProof/>
            </w:rPr>
          </w:pPr>
          <w:ins w:id="46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"_Toc379671707"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GoSub &lt;label&gt;, Return</w:t>
            </w:r>
            <w:r>
              <w:rPr>
                <w:noProof/>
                <w:webHidden/>
              </w:rPr>
              <w:tab/>
            </w:r>
            <w:r>
              <w:rPr>
                <w:noProof/>
                <w:webHidden/>
              </w:rPr>
              <w:fldChar w:fldCharType="begin"/>
            </w:r>
            <w:r>
              <w:rPr>
                <w:noProof/>
                <w:webHidden/>
              </w:rPr>
              <w:instrText xml:space="preserve"> PAGEREF _Toc379671707 \h </w:instrText>
            </w:r>
            <w:r>
              <w:rPr>
                <w:noProof/>
                <w:webHidden/>
              </w:rPr>
            </w:r>
          </w:ins>
          <w:r>
            <w:rPr>
              <w:noProof/>
              <w:webHidden/>
            </w:rPr>
            <w:fldChar w:fldCharType="separate"/>
          </w:r>
          <w:ins w:id="463" w:author="msammartano" w:date="2014-02-09T00:58:00Z">
            <w:r>
              <w:rPr>
                <w:noProof/>
                <w:webHidden/>
              </w:rPr>
              <w:t>56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64" w:author="msammartano" w:date="2014-02-09T00:58:00Z"/>
              <w:rFonts w:eastAsiaTheme="minorEastAsia"/>
              <w:noProof/>
            </w:rPr>
          </w:pPr>
          <w:ins w:id="46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"_Toc379671708"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GoTo &lt;label&gt;</w:t>
            </w:r>
            <w:r>
              <w:rPr>
                <w:noProof/>
                <w:webHidden/>
              </w:rPr>
              <w:tab/>
            </w:r>
            <w:r>
              <w:rPr>
                <w:noProof/>
                <w:webHidden/>
              </w:rPr>
              <w:fldChar w:fldCharType="begin"/>
            </w:r>
            <w:r>
              <w:rPr>
                <w:noProof/>
                <w:webHidden/>
              </w:rPr>
              <w:instrText xml:space="preserve"> PAGEREF _Toc379671708 \h </w:instrText>
            </w:r>
            <w:r>
              <w:rPr>
                <w:noProof/>
                <w:webHidden/>
              </w:rPr>
            </w:r>
          </w:ins>
          <w:r>
            <w:rPr>
              <w:noProof/>
              <w:webHidden/>
            </w:rPr>
            <w:fldChar w:fldCharType="separate"/>
          </w:r>
          <w:ins w:id="466" w:author="msammartano" w:date="2014-02-09T00:58:00Z">
            <w:r>
              <w:rPr>
                <w:noProof/>
                <w:webHidden/>
              </w:rPr>
              <w:t>57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67" w:author="msammartano" w:date="2014-02-09T00:58:00Z"/>
              <w:rFonts w:eastAsiaTheme="minorEastAsia"/>
              <w:noProof/>
            </w:rPr>
          </w:pPr>
          <w:ins w:id="46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"_Toc379671709"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Run &lt;filename_sexp&gt; {, &lt;data_sexp&gt;}</w:t>
            </w:r>
            <w:r>
              <w:rPr>
                <w:noProof/>
                <w:webHidden/>
              </w:rPr>
              <w:tab/>
            </w:r>
            <w:r>
              <w:rPr>
                <w:noProof/>
                <w:webHidden/>
              </w:rPr>
              <w:fldChar w:fldCharType="begin"/>
            </w:r>
            <w:r>
              <w:rPr>
                <w:noProof/>
                <w:webHidden/>
              </w:rPr>
              <w:instrText xml:space="preserve"> PAGEREF _Toc379671709 \h </w:instrText>
            </w:r>
            <w:r>
              <w:rPr>
                <w:noProof/>
                <w:webHidden/>
              </w:rPr>
            </w:r>
          </w:ins>
          <w:r>
            <w:rPr>
              <w:noProof/>
              <w:webHidden/>
            </w:rPr>
            <w:fldChar w:fldCharType="separate"/>
          </w:r>
          <w:ins w:id="469" w:author="msammartano" w:date="2014-02-09T00:58:00Z">
            <w:r>
              <w:rPr>
                <w:noProof/>
                <w:webHidden/>
              </w:rPr>
              <w:t>57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70" w:author="msammartano" w:date="2014-02-09T00:58:00Z"/>
              <w:rFonts w:eastAsiaTheme="minorEastAsia"/>
              <w:noProof/>
            </w:rPr>
          </w:pPr>
          <w:ins w:id="47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"_Toc379671710"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Switch Commands</w:t>
            </w:r>
            <w:r>
              <w:rPr>
                <w:noProof/>
                <w:webHidden/>
              </w:rPr>
              <w:tab/>
            </w:r>
            <w:r>
              <w:rPr>
                <w:noProof/>
                <w:webHidden/>
              </w:rPr>
              <w:fldChar w:fldCharType="begin"/>
            </w:r>
            <w:r>
              <w:rPr>
                <w:noProof/>
                <w:webHidden/>
              </w:rPr>
              <w:instrText xml:space="preserve"> PAGEREF _Toc379671710 \h </w:instrText>
            </w:r>
            <w:r>
              <w:rPr>
                <w:noProof/>
                <w:webHidden/>
              </w:rPr>
            </w:r>
          </w:ins>
          <w:r>
            <w:rPr>
              <w:noProof/>
              <w:webHidden/>
            </w:rPr>
            <w:fldChar w:fldCharType="separate"/>
          </w:r>
          <w:ins w:id="472" w:author="msammartano" w:date="2014-02-09T00:58:00Z">
            <w:r>
              <w:rPr>
                <w:noProof/>
                <w:webHidden/>
              </w:rPr>
              <w:t>57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73" w:author="msammartano" w:date="2014-02-09T00:58:00Z"/>
              <w:rFonts w:eastAsiaTheme="minorEastAsia"/>
              <w:noProof/>
            </w:rPr>
          </w:pPr>
          <w:ins w:id="47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"_Toc379671711"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Nesting Switch Operations</w:t>
            </w:r>
            <w:r>
              <w:rPr>
                <w:noProof/>
                <w:webHidden/>
              </w:rPr>
              <w:tab/>
            </w:r>
            <w:r>
              <w:rPr>
                <w:noProof/>
                <w:webHidden/>
              </w:rPr>
              <w:fldChar w:fldCharType="begin"/>
            </w:r>
            <w:r>
              <w:rPr>
                <w:noProof/>
                <w:webHidden/>
              </w:rPr>
              <w:instrText xml:space="preserve"> PAGEREF _Toc379671711 \h </w:instrText>
            </w:r>
            <w:r>
              <w:rPr>
                <w:noProof/>
                <w:webHidden/>
              </w:rPr>
            </w:r>
          </w:ins>
          <w:r>
            <w:rPr>
              <w:noProof/>
              <w:webHidden/>
            </w:rPr>
            <w:fldChar w:fldCharType="separate"/>
          </w:r>
          <w:ins w:id="475" w:author="msammartano" w:date="2014-02-09T00:58:00Z">
            <w:r>
              <w:rPr>
                <w:noProof/>
                <w:webHidden/>
              </w:rPr>
              <w:t>58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76" w:author="msammartano" w:date="2014-02-09T00:58:00Z"/>
              <w:rFonts w:eastAsiaTheme="minorEastAsia"/>
              <w:noProof/>
            </w:rPr>
          </w:pPr>
          <w:ins w:id="47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"_Toc379671712"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Sw.begin &lt;nexp&gt;|&lt;sexp&gt;</w:t>
            </w:r>
            <w:r>
              <w:rPr>
                <w:noProof/>
                <w:webHidden/>
              </w:rPr>
              <w:tab/>
            </w:r>
            <w:r>
              <w:rPr>
                <w:noProof/>
                <w:webHidden/>
              </w:rPr>
              <w:fldChar w:fldCharType="begin"/>
            </w:r>
            <w:r>
              <w:rPr>
                <w:noProof/>
                <w:webHidden/>
              </w:rPr>
              <w:instrText xml:space="preserve"> PAGEREF _Toc379671712 \h </w:instrText>
            </w:r>
            <w:r>
              <w:rPr>
                <w:noProof/>
                <w:webHidden/>
              </w:rPr>
            </w:r>
          </w:ins>
          <w:r>
            <w:rPr>
              <w:noProof/>
              <w:webHidden/>
            </w:rPr>
            <w:fldChar w:fldCharType="separate"/>
          </w:r>
          <w:ins w:id="478" w:author="msammartano" w:date="2014-02-09T00:58:00Z">
            <w:r>
              <w:rPr>
                <w:noProof/>
                <w:webHidden/>
              </w:rPr>
              <w:t>58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79" w:author="msammartano" w:date="2014-02-09T00:58:00Z"/>
              <w:rFonts w:eastAsiaTheme="minorEastAsia"/>
              <w:noProof/>
            </w:rPr>
          </w:pPr>
          <w:ins w:id="48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"_Toc379671713"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Sw.case &lt;nexp&gt;|&lt;sexp&gt;</w:t>
            </w:r>
            <w:r>
              <w:rPr>
                <w:noProof/>
                <w:webHidden/>
              </w:rPr>
              <w:tab/>
            </w:r>
            <w:r>
              <w:rPr>
                <w:noProof/>
                <w:webHidden/>
              </w:rPr>
              <w:fldChar w:fldCharType="begin"/>
            </w:r>
            <w:r>
              <w:rPr>
                <w:noProof/>
                <w:webHidden/>
              </w:rPr>
              <w:instrText xml:space="preserve"> PAGEREF _Toc379671713 \h </w:instrText>
            </w:r>
            <w:r>
              <w:rPr>
                <w:noProof/>
                <w:webHidden/>
              </w:rPr>
            </w:r>
          </w:ins>
          <w:r>
            <w:rPr>
              <w:noProof/>
              <w:webHidden/>
            </w:rPr>
            <w:fldChar w:fldCharType="separate"/>
          </w:r>
          <w:ins w:id="481" w:author="msammartano" w:date="2014-02-09T00:58:00Z">
            <w:r>
              <w:rPr>
                <w:noProof/>
                <w:webHidden/>
              </w:rPr>
              <w:t>58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82" w:author="msammartano" w:date="2014-02-09T00:58:00Z"/>
              <w:rFonts w:eastAsiaTheme="minorEastAsia"/>
              <w:noProof/>
            </w:rPr>
          </w:pPr>
          <w:ins w:id="483"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"_Toc379671714"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Sw.break</w:t>
            </w:r>
            <w:r>
              <w:rPr>
                <w:noProof/>
                <w:webHidden/>
              </w:rPr>
              <w:tab/>
            </w:r>
            <w:r>
              <w:rPr>
                <w:noProof/>
                <w:webHidden/>
              </w:rPr>
              <w:fldChar w:fldCharType="begin"/>
            </w:r>
            <w:r>
              <w:rPr>
                <w:noProof/>
                <w:webHidden/>
              </w:rPr>
              <w:instrText xml:space="preserve"> PAGEREF _Toc379671714 \h </w:instrText>
            </w:r>
            <w:r>
              <w:rPr>
                <w:noProof/>
                <w:webHidden/>
              </w:rPr>
            </w:r>
          </w:ins>
          <w:r>
            <w:rPr>
              <w:noProof/>
              <w:webHidden/>
            </w:rPr>
            <w:fldChar w:fldCharType="separate"/>
          </w:r>
          <w:ins w:id="484" w:author="msammartano" w:date="2014-02-09T00:58:00Z">
            <w:r>
              <w:rPr>
                <w:noProof/>
                <w:webHidden/>
              </w:rPr>
              <w:t>58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85" w:author="msammartano" w:date="2014-02-09T00:58:00Z"/>
              <w:rFonts w:eastAsiaTheme="minorEastAsia"/>
              <w:noProof/>
            </w:rPr>
          </w:pPr>
          <w:ins w:id="48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"_Toc379671715"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Sw.default</w:t>
            </w:r>
            <w:r>
              <w:rPr>
                <w:noProof/>
                <w:webHidden/>
              </w:rPr>
              <w:tab/>
            </w:r>
            <w:r>
              <w:rPr>
                <w:noProof/>
                <w:webHidden/>
              </w:rPr>
              <w:fldChar w:fldCharType="begin"/>
            </w:r>
            <w:r>
              <w:rPr>
                <w:noProof/>
                <w:webHidden/>
              </w:rPr>
              <w:instrText xml:space="preserve"> PAGEREF _Toc379671715 \h </w:instrText>
            </w:r>
            <w:r>
              <w:rPr>
                <w:noProof/>
                <w:webHidden/>
              </w:rPr>
            </w:r>
          </w:ins>
          <w:r>
            <w:rPr>
              <w:noProof/>
              <w:webHidden/>
            </w:rPr>
            <w:fldChar w:fldCharType="separate"/>
          </w:r>
          <w:ins w:id="487" w:author="msammartano" w:date="2014-02-09T00:58:00Z">
            <w:r>
              <w:rPr>
                <w:noProof/>
                <w:webHidden/>
              </w:rPr>
              <w:t>58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88" w:author="msammartano" w:date="2014-02-09T00:58:00Z"/>
              <w:rFonts w:eastAsiaTheme="minorEastAsia"/>
              <w:noProof/>
            </w:rPr>
          </w:pPr>
          <w:ins w:id="48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"_Toc379671716"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Sw.end</w:t>
            </w:r>
            <w:r>
              <w:rPr>
                <w:noProof/>
                <w:webHidden/>
              </w:rPr>
              <w:tab/>
            </w:r>
            <w:r>
              <w:rPr>
                <w:noProof/>
                <w:webHidden/>
              </w:rPr>
              <w:fldChar w:fldCharType="begin"/>
            </w:r>
            <w:r>
              <w:rPr>
                <w:noProof/>
                <w:webHidden/>
              </w:rPr>
              <w:instrText xml:space="preserve"> PAGEREF _Toc379671716 \h </w:instrText>
            </w:r>
            <w:r>
              <w:rPr>
                <w:noProof/>
                <w:webHidden/>
              </w:rPr>
            </w:r>
          </w:ins>
          <w:r>
            <w:rPr>
              <w:noProof/>
              <w:webHidden/>
            </w:rPr>
            <w:fldChar w:fldCharType="separate"/>
          </w:r>
          <w:ins w:id="490" w:author="msammartano" w:date="2014-02-09T00:58:00Z">
            <w:r>
              <w:rPr>
                <w:noProof/>
                <w:webHidden/>
              </w:rPr>
              <w:t>58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91" w:author="msammartano" w:date="2014-02-09T00:58:00Z"/>
              <w:rFonts w:eastAsiaTheme="minorEastAsia"/>
              <w:noProof/>
            </w:rPr>
          </w:pPr>
          <w:ins w:id="49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"_Toc379671717"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OnError:</w:t>
            </w:r>
            <w:r>
              <w:rPr>
                <w:noProof/>
                <w:webHidden/>
              </w:rPr>
              <w:tab/>
            </w:r>
            <w:r>
              <w:rPr>
                <w:noProof/>
                <w:webHidden/>
              </w:rPr>
              <w:fldChar w:fldCharType="begin"/>
            </w:r>
            <w:r>
              <w:rPr>
                <w:noProof/>
                <w:webHidden/>
              </w:rPr>
              <w:instrText xml:space="preserve"> PAGEREF _Toc379671717 \h </w:instrText>
            </w:r>
            <w:r>
              <w:rPr>
                <w:noProof/>
                <w:webHidden/>
              </w:rPr>
            </w:r>
          </w:ins>
          <w:r>
            <w:rPr>
              <w:noProof/>
              <w:webHidden/>
            </w:rPr>
            <w:fldChar w:fldCharType="separate"/>
          </w:r>
          <w:ins w:id="493" w:author="msammartano" w:date="2014-02-09T00:58:00Z">
            <w:r>
              <w:rPr>
                <w:noProof/>
                <w:webHidden/>
              </w:rPr>
              <w:t>58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494" w:author="msammartano" w:date="2014-02-09T00:58:00Z"/>
              <w:rFonts w:eastAsiaTheme="minorEastAsia"/>
              <w:noProof/>
            </w:rPr>
          </w:pPr>
          <w:ins w:id="49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"_Toc379671718"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OnConsoleTouch:</w:t>
            </w:r>
            <w:r>
              <w:rPr>
                <w:noProof/>
                <w:webHidden/>
              </w:rPr>
              <w:tab/>
            </w:r>
            <w:r>
              <w:rPr>
                <w:noProof/>
                <w:webHidden/>
              </w:rPr>
              <w:fldChar w:fldCharType="begin"/>
            </w:r>
            <w:r>
              <w:rPr>
                <w:noProof/>
                <w:webHidden/>
              </w:rPr>
              <w:instrText xml:space="preserve"> PAGEREF _Toc379671718 \h </w:instrText>
            </w:r>
            <w:r>
              <w:rPr>
                <w:noProof/>
                <w:webHidden/>
              </w:rPr>
            </w:r>
          </w:ins>
          <w:r>
            <w:rPr>
              <w:noProof/>
              <w:webHidden/>
            </w:rPr>
            <w:fldChar w:fldCharType="separate"/>
          </w:r>
          <w:ins w:id="496" w:author="msammartano" w:date="2014-02-09T00:58:00Z">
            <w:r>
              <w:rPr>
                <w:noProof/>
                <w:webHidden/>
              </w:rPr>
              <w:t>59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497" w:author="msammartano" w:date="2014-02-09T00:58:00Z"/>
              <w:rFonts w:eastAsiaTheme="minorEastAsia"/>
              <w:noProof/>
            </w:rPr>
          </w:pPr>
          <w:ins w:id="49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"_Toc379671719"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ConsoleTouch.Resume</w:t>
            </w:r>
            <w:r>
              <w:rPr>
                <w:noProof/>
                <w:webHidden/>
              </w:rPr>
              <w:tab/>
            </w:r>
            <w:r>
              <w:rPr>
                <w:noProof/>
                <w:webHidden/>
              </w:rPr>
              <w:fldChar w:fldCharType="begin"/>
            </w:r>
            <w:r>
              <w:rPr>
                <w:noProof/>
                <w:webHidden/>
              </w:rPr>
              <w:instrText xml:space="preserve"> PAGEREF _Toc379671719 \h </w:instrText>
            </w:r>
            <w:r>
              <w:rPr>
                <w:noProof/>
                <w:webHidden/>
              </w:rPr>
            </w:r>
          </w:ins>
          <w:r>
            <w:rPr>
              <w:noProof/>
              <w:webHidden/>
            </w:rPr>
            <w:fldChar w:fldCharType="separate"/>
          </w:r>
          <w:ins w:id="499" w:author="msammartano" w:date="2014-02-09T00:58:00Z">
            <w:r>
              <w:rPr>
                <w:noProof/>
                <w:webHidden/>
              </w:rPr>
              <w:t>59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00" w:author="msammartano" w:date="2014-02-09T00:58:00Z"/>
              <w:rFonts w:eastAsiaTheme="minorEastAsia"/>
              <w:noProof/>
            </w:rPr>
          </w:pPr>
          <w:ins w:id="50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"_Toc379671720"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OnBackKey:</w:t>
            </w:r>
            <w:r>
              <w:rPr>
                <w:noProof/>
                <w:webHidden/>
              </w:rPr>
              <w:tab/>
            </w:r>
            <w:r>
              <w:rPr>
                <w:noProof/>
                <w:webHidden/>
              </w:rPr>
              <w:fldChar w:fldCharType="begin"/>
            </w:r>
            <w:r>
              <w:rPr>
                <w:noProof/>
                <w:webHidden/>
              </w:rPr>
              <w:instrText xml:space="preserve"> PAGEREF _Toc379671720 \h </w:instrText>
            </w:r>
            <w:r>
              <w:rPr>
                <w:noProof/>
                <w:webHidden/>
              </w:rPr>
            </w:r>
          </w:ins>
          <w:r>
            <w:rPr>
              <w:noProof/>
              <w:webHidden/>
            </w:rPr>
            <w:fldChar w:fldCharType="separate"/>
          </w:r>
          <w:ins w:id="502" w:author="msammartano" w:date="2014-02-09T00:58:00Z">
            <w:r>
              <w:rPr>
                <w:noProof/>
                <w:webHidden/>
              </w:rPr>
              <w:t>59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503" w:author="msammartano" w:date="2014-02-09T00:58:00Z"/>
              <w:rFonts w:eastAsiaTheme="minorEastAsia"/>
              <w:noProof/>
            </w:rPr>
          </w:pPr>
          <w:ins w:id="50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"_Toc379671721"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Back.resume</w:t>
            </w:r>
            <w:r>
              <w:rPr>
                <w:noProof/>
                <w:webHidden/>
              </w:rPr>
              <w:tab/>
            </w:r>
            <w:r>
              <w:rPr>
                <w:noProof/>
                <w:webHidden/>
              </w:rPr>
              <w:fldChar w:fldCharType="begin"/>
            </w:r>
            <w:r>
              <w:rPr>
                <w:noProof/>
                <w:webHidden/>
              </w:rPr>
              <w:instrText xml:space="preserve"> PAGEREF _Toc379671721 \h </w:instrText>
            </w:r>
            <w:r>
              <w:rPr>
                <w:noProof/>
                <w:webHidden/>
              </w:rPr>
            </w:r>
          </w:ins>
          <w:r>
            <w:rPr>
              <w:noProof/>
              <w:webHidden/>
            </w:rPr>
            <w:fldChar w:fldCharType="separate"/>
          </w:r>
          <w:ins w:id="505" w:author="msammartano" w:date="2014-02-09T00:58:00Z">
            <w:r>
              <w:rPr>
                <w:noProof/>
                <w:webHidden/>
              </w:rPr>
              <w:t>59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06" w:author="msammartano" w:date="2014-02-09T00:58:00Z"/>
              <w:rFonts w:eastAsiaTheme="minorEastAsia"/>
              <w:noProof/>
            </w:rPr>
          </w:pPr>
          <w:ins w:id="50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"_Toc379671722"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OnMenuKey:</w:t>
            </w:r>
            <w:r>
              <w:rPr>
                <w:noProof/>
                <w:webHidden/>
              </w:rPr>
              <w:tab/>
            </w:r>
            <w:r>
              <w:rPr>
                <w:noProof/>
                <w:webHidden/>
              </w:rPr>
              <w:fldChar w:fldCharType="begin"/>
            </w:r>
            <w:r>
              <w:rPr>
                <w:noProof/>
                <w:webHidden/>
              </w:rPr>
              <w:instrText xml:space="preserve"> PAGEREF _Toc379671722 \h </w:instrText>
            </w:r>
            <w:r>
              <w:rPr>
                <w:noProof/>
                <w:webHidden/>
              </w:rPr>
            </w:r>
          </w:ins>
          <w:r>
            <w:rPr>
              <w:noProof/>
              <w:webHidden/>
            </w:rPr>
            <w:fldChar w:fldCharType="separate"/>
          </w:r>
          <w:ins w:id="508" w:author="msammartano" w:date="2014-02-09T00:58:00Z">
            <w:r>
              <w:rPr>
                <w:noProof/>
                <w:webHidden/>
              </w:rPr>
              <w:t>60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509" w:author="msammartano" w:date="2014-02-09T00:58:00Z"/>
              <w:rFonts w:eastAsiaTheme="minorEastAsia"/>
              <w:noProof/>
            </w:rPr>
          </w:pPr>
          <w:ins w:id="51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"_Toc379671723"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MenuKey.Resume</w:t>
            </w:r>
            <w:r>
              <w:rPr>
                <w:noProof/>
                <w:webHidden/>
              </w:rPr>
              <w:tab/>
            </w:r>
            <w:r>
              <w:rPr>
                <w:noProof/>
                <w:webHidden/>
              </w:rPr>
              <w:fldChar w:fldCharType="begin"/>
            </w:r>
            <w:r>
              <w:rPr>
                <w:noProof/>
                <w:webHidden/>
              </w:rPr>
              <w:instrText xml:space="preserve"> PAGEREF _Toc379671723 \h </w:instrText>
            </w:r>
            <w:r>
              <w:rPr>
                <w:noProof/>
                <w:webHidden/>
              </w:rPr>
            </w:r>
          </w:ins>
          <w:r>
            <w:rPr>
              <w:noProof/>
              <w:webHidden/>
            </w:rPr>
            <w:fldChar w:fldCharType="separate"/>
          </w:r>
          <w:ins w:id="511" w:author="msammartano" w:date="2014-02-09T00:58:00Z">
            <w:r>
              <w:rPr>
                <w:noProof/>
                <w:webHidden/>
              </w:rPr>
              <w:t>60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12" w:author="msammartano" w:date="2014-02-09T00:58:00Z"/>
              <w:rFonts w:eastAsiaTheme="minorEastAsia"/>
              <w:noProof/>
            </w:rPr>
          </w:pPr>
          <w:ins w:id="51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"_Toc379671724"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OnKeyPress:</w:t>
            </w:r>
            <w:r>
              <w:rPr>
                <w:noProof/>
                <w:webHidden/>
              </w:rPr>
              <w:tab/>
            </w:r>
            <w:r>
              <w:rPr>
                <w:noProof/>
                <w:webHidden/>
              </w:rPr>
              <w:fldChar w:fldCharType="begin"/>
            </w:r>
            <w:r>
              <w:rPr>
                <w:noProof/>
                <w:webHidden/>
              </w:rPr>
              <w:instrText xml:space="preserve"> PAGEREF _Toc379671724 \h </w:instrText>
            </w:r>
            <w:r>
              <w:rPr>
                <w:noProof/>
                <w:webHidden/>
              </w:rPr>
            </w:r>
          </w:ins>
          <w:r>
            <w:rPr>
              <w:noProof/>
              <w:webHidden/>
            </w:rPr>
            <w:fldChar w:fldCharType="separate"/>
          </w:r>
          <w:ins w:id="514" w:author="msammartano" w:date="2014-02-09T00:58:00Z">
            <w:r>
              <w:rPr>
                <w:noProof/>
                <w:webHidden/>
              </w:rPr>
              <w:t>60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515" w:author="msammartano" w:date="2014-02-09T00:58:00Z"/>
              <w:rFonts w:eastAsiaTheme="minorEastAsia"/>
              <w:noProof/>
            </w:rPr>
          </w:pPr>
          <w:ins w:id="51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"_Toc379671725"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Key.Resume</w:t>
            </w:r>
            <w:r>
              <w:rPr>
                <w:noProof/>
                <w:webHidden/>
              </w:rPr>
              <w:tab/>
            </w:r>
            <w:r>
              <w:rPr>
                <w:noProof/>
                <w:webHidden/>
              </w:rPr>
              <w:fldChar w:fldCharType="begin"/>
            </w:r>
            <w:r>
              <w:rPr>
                <w:noProof/>
                <w:webHidden/>
              </w:rPr>
              <w:instrText xml:space="preserve"> PAGEREF _Toc379671725 \h </w:instrText>
            </w:r>
            <w:r>
              <w:rPr>
                <w:noProof/>
                <w:webHidden/>
              </w:rPr>
            </w:r>
          </w:ins>
          <w:r>
            <w:rPr>
              <w:noProof/>
              <w:webHidden/>
            </w:rPr>
            <w:fldChar w:fldCharType="separate"/>
          </w:r>
          <w:ins w:id="517" w:author="msammartano" w:date="2014-02-09T00:58:00Z">
            <w:r>
              <w:rPr>
                <w:noProof/>
                <w:webHidden/>
              </w:rPr>
              <w:t>60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18" w:author="msammartano" w:date="2014-02-09T00:58:00Z"/>
              <w:rFonts w:eastAsiaTheme="minorEastAsia"/>
              <w:noProof/>
            </w:rPr>
          </w:pPr>
          <w:ins w:id="51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"_Toc379671726"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End{ &lt;msg_sexp&gt;}</w:t>
            </w:r>
            <w:r>
              <w:rPr>
                <w:noProof/>
                <w:webHidden/>
              </w:rPr>
              <w:tab/>
            </w:r>
            <w:r>
              <w:rPr>
                <w:noProof/>
                <w:webHidden/>
              </w:rPr>
              <w:fldChar w:fldCharType="begin"/>
            </w:r>
            <w:r>
              <w:rPr>
                <w:noProof/>
                <w:webHidden/>
              </w:rPr>
              <w:instrText xml:space="preserve"> PAGEREF _Toc379671726 \h </w:instrText>
            </w:r>
            <w:r>
              <w:rPr>
                <w:noProof/>
                <w:webHidden/>
              </w:rPr>
            </w:r>
          </w:ins>
          <w:r>
            <w:rPr>
              <w:noProof/>
              <w:webHidden/>
            </w:rPr>
            <w:fldChar w:fldCharType="separate"/>
          </w:r>
          <w:ins w:id="520" w:author="msammartano" w:date="2014-02-09T00:58:00Z">
            <w:r>
              <w:rPr>
                <w:noProof/>
                <w:webHidden/>
              </w:rPr>
              <w:t>60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21" w:author="msammartano" w:date="2014-02-09T00:58:00Z"/>
              <w:rFonts w:eastAsiaTheme="minorEastAsia"/>
              <w:noProof/>
            </w:rPr>
          </w:pPr>
          <w:ins w:id="52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"_Toc379671727"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Exit</w:t>
            </w:r>
            <w:r>
              <w:rPr>
                <w:noProof/>
                <w:webHidden/>
              </w:rPr>
              <w:tab/>
            </w:r>
            <w:r>
              <w:rPr>
                <w:noProof/>
                <w:webHidden/>
              </w:rPr>
              <w:fldChar w:fldCharType="begin"/>
            </w:r>
            <w:r>
              <w:rPr>
                <w:noProof/>
                <w:webHidden/>
              </w:rPr>
              <w:instrText xml:space="preserve"> PAGEREF _Toc379671727 \h </w:instrText>
            </w:r>
            <w:r>
              <w:rPr>
                <w:noProof/>
                <w:webHidden/>
              </w:rPr>
            </w:r>
          </w:ins>
          <w:r>
            <w:rPr>
              <w:noProof/>
              <w:webHidden/>
            </w:rPr>
            <w:fldChar w:fldCharType="separate"/>
          </w:r>
          <w:ins w:id="523" w:author="msammartano" w:date="2014-02-09T00:58:00Z">
            <w:r>
              <w:rPr>
                <w:noProof/>
                <w:webHidden/>
              </w:rPr>
              <w:t>60</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524" w:author="msammartano" w:date="2014-02-09T00:58:00Z"/>
              <w:rFonts w:eastAsiaTheme="minorEastAsia"/>
              <w:noProof/>
            </w:rPr>
          </w:pPr>
          <w:ins w:id="52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"_Toc379671728"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READ – DATA – RESTORE Commands</w:t>
            </w:r>
            <w:r>
              <w:rPr>
                <w:noProof/>
                <w:webHidden/>
              </w:rPr>
              <w:tab/>
            </w:r>
            <w:r>
              <w:rPr>
                <w:noProof/>
                <w:webHidden/>
              </w:rPr>
              <w:fldChar w:fldCharType="begin"/>
            </w:r>
            <w:r>
              <w:rPr>
                <w:noProof/>
                <w:webHidden/>
              </w:rPr>
              <w:instrText xml:space="preserve"> PAGEREF _Toc379671728 \h </w:instrText>
            </w:r>
            <w:r>
              <w:rPr>
                <w:noProof/>
                <w:webHidden/>
              </w:rPr>
            </w:r>
          </w:ins>
          <w:r>
            <w:rPr>
              <w:noProof/>
              <w:webHidden/>
            </w:rPr>
            <w:fldChar w:fldCharType="separate"/>
          </w:r>
          <w:ins w:id="526" w:author="msammartano" w:date="2014-02-09T00:58:00Z">
            <w:r>
              <w:rPr>
                <w:noProof/>
                <w:webHidden/>
              </w:rPr>
              <w:t>60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27" w:author="msammartano" w:date="2014-02-09T00:58:00Z"/>
              <w:rFonts w:eastAsiaTheme="minorEastAsia"/>
              <w:noProof/>
            </w:rPr>
          </w:pPr>
          <w:ins w:id="52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"_Toc379671729"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_Toc379671729 \h </w:instrText>
            </w:r>
            <w:r>
              <w:rPr>
                <w:noProof/>
                <w:webHidden/>
              </w:rPr>
            </w:r>
          </w:ins>
          <w:r>
            <w:rPr>
              <w:noProof/>
              <w:webHidden/>
            </w:rPr>
            <w:fldChar w:fldCharType="separate"/>
          </w:r>
          <w:ins w:id="529" w:author="msammartano" w:date="2014-02-09T00:58:00Z">
            <w:r>
              <w:rPr>
                <w:noProof/>
                <w:webHidden/>
              </w:rPr>
              <w:t>60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30" w:author="msammartano" w:date="2014-02-09T00:58:00Z"/>
              <w:rFonts w:eastAsiaTheme="minorEastAsia"/>
              <w:noProof/>
            </w:rPr>
          </w:pPr>
          <w:ins w:id="53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"_Toc379671730"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_Toc379671730 \h </w:instrText>
            </w:r>
            <w:r>
              <w:rPr>
                <w:noProof/>
                <w:webHidden/>
              </w:rPr>
            </w:r>
          </w:ins>
          <w:r>
            <w:rPr>
              <w:noProof/>
              <w:webHidden/>
            </w:rPr>
            <w:fldChar w:fldCharType="separate"/>
          </w:r>
          <w:ins w:id="532" w:author="msammartano" w:date="2014-02-09T00:58:00Z">
            <w:r>
              <w:rPr>
                <w:noProof/>
                <w:webHidden/>
              </w:rPr>
              <w:t>61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33" w:author="msammartano" w:date="2014-02-09T00:58:00Z"/>
              <w:rFonts w:eastAsiaTheme="minorEastAsia"/>
              <w:noProof/>
            </w:rPr>
          </w:pPr>
          <w:ins w:id="53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"_Toc379671731"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Read.from &lt;nexp&gt;</w:t>
            </w:r>
            <w:r>
              <w:rPr>
                <w:noProof/>
                <w:webHidden/>
              </w:rPr>
              <w:tab/>
            </w:r>
            <w:r>
              <w:rPr>
                <w:noProof/>
                <w:webHidden/>
              </w:rPr>
              <w:fldChar w:fldCharType="begin"/>
            </w:r>
            <w:r>
              <w:rPr>
                <w:noProof/>
                <w:webHidden/>
              </w:rPr>
              <w:instrText xml:space="preserve"> PAGEREF _Toc379671731 \h </w:instrText>
            </w:r>
            <w:r>
              <w:rPr>
                <w:noProof/>
                <w:webHidden/>
              </w:rPr>
            </w:r>
          </w:ins>
          <w:r>
            <w:rPr>
              <w:noProof/>
              <w:webHidden/>
            </w:rPr>
            <w:fldChar w:fldCharType="separate"/>
          </w:r>
          <w:ins w:id="535" w:author="msammartano" w:date="2014-02-09T00:58:00Z">
            <w:r>
              <w:rPr>
                <w:noProof/>
                <w:webHidden/>
              </w:rPr>
              <w:t>61</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536" w:author="msammartano" w:date="2014-02-09T00:58:00Z"/>
              <w:rFonts w:eastAsiaTheme="minorEastAsia"/>
              <w:noProof/>
            </w:rPr>
          </w:pPr>
          <w:ins w:id="53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"_Toc379671732"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 Commands</w:t>
            </w:r>
            <w:r>
              <w:rPr>
                <w:noProof/>
                <w:webHidden/>
              </w:rPr>
              <w:tab/>
            </w:r>
            <w:r>
              <w:rPr>
                <w:noProof/>
                <w:webHidden/>
              </w:rPr>
              <w:fldChar w:fldCharType="begin"/>
            </w:r>
            <w:r>
              <w:rPr>
                <w:noProof/>
                <w:webHidden/>
              </w:rPr>
              <w:instrText xml:space="preserve"> PAGEREF _Toc379671732 \h </w:instrText>
            </w:r>
            <w:r>
              <w:rPr>
                <w:noProof/>
                <w:webHidden/>
              </w:rPr>
            </w:r>
          </w:ins>
          <w:r>
            <w:rPr>
              <w:noProof/>
              <w:webHidden/>
            </w:rPr>
            <w:fldChar w:fldCharType="separate"/>
          </w:r>
          <w:ins w:id="538" w:author="msammartano" w:date="2014-02-09T00:58:00Z">
            <w:r>
              <w:rPr>
                <w:noProof/>
                <w:webHidden/>
              </w:rPr>
              <w:t>61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39" w:author="msammartano" w:date="2014-02-09T00:58:00Z"/>
              <w:rFonts w:eastAsiaTheme="minorEastAsia"/>
              <w:noProof/>
            </w:rPr>
          </w:pPr>
          <w:ins w:id="54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"_Toc379671733"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Debug.on</w:t>
            </w:r>
            <w:r>
              <w:rPr>
                <w:noProof/>
                <w:webHidden/>
              </w:rPr>
              <w:tab/>
            </w:r>
            <w:r>
              <w:rPr>
                <w:noProof/>
                <w:webHidden/>
              </w:rPr>
              <w:fldChar w:fldCharType="begin"/>
            </w:r>
            <w:r>
              <w:rPr>
                <w:noProof/>
                <w:webHidden/>
              </w:rPr>
              <w:instrText xml:space="preserve"> PAGEREF _Toc379671733 \h </w:instrText>
            </w:r>
            <w:r>
              <w:rPr>
                <w:noProof/>
                <w:webHidden/>
              </w:rPr>
            </w:r>
          </w:ins>
          <w:r>
            <w:rPr>
              <w:noProof/>
              <w:webHidden/>
            </w:rPr>
            <w:fldChar w:fldCharType="separate"/>
          </w:r>
          <w:ins w:id="541" w:author="msammartano" w:date="2014-02-09T00:58:00Z">
            <w:r>
              <w:rPr>
                <w:noProof/>
                <w:webHidden/>
              </w:rPr>
              <w:t>61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42" w:author="msammartano" w:date="2014-02-09T00:58:00Z"/>
              <w:rFonts w:eastAsiaTheme="minorEastAsia"/>
              <w:noProof/>
            </w:rPr>
          </w:pPr>
          <w:ins w:id="54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"_Toc379671734"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Debug.off</w:t>
            </w:r>
            <w:r>
              <w:rPr>
                <w:noProof/>
                <w:webHidden/>
              </w:rPr>
              <w:tab/>
            </w:r>
            <w:r>
              <w:rPr>
                <w:noProof/>
                <w:webHidden/>
              </w:rPr>
              <w:fldChar w:fldCharType="begin"/>
            </w:r>
            <w:r>
              <w:rPr>
                <w:noProof/>
                <w:webHidden/>
              </w:rPr>
              <w:instrText xml:space="preserve"> PAGEREF _Toc379671734 \h </w:instrText>
            </w:r>
            <w:r>
              <w:rPr>
                <w:noProof/>
                <w:webHidden/>
              </w:rPr>
            </w:r>
          </w:ins>
          <w:r>
            <w:rPr>
              <w:noProof/>
              <w:webHidden/>
            </w:rPr>
            <w:fldChar w:fldCharType="separate"/>
          </w:r>
          <w:ins w:id="544" w:author="msammartano" w:date="2014-02-09T00:58:00Z">
            <w:r>
              <w:rPr>
                <w:noProof/>
                <w:webHidden/>
              </w:rPr>
              <w:t>61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45" w:author="msammartano" w:date="2014-02-09T00:58:00Z"/>
              <w:rFonts w:eastAsiaTheme="minorEastAsia"/>
              <w:noProof/>
            </w:rPr>
          </w:pPr>
          <w:ins w:id="54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"_Toc379671735"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Debug.echo.on</w:t>
            </w:r>
            <w:r>
              <w:rPr>
                <w:noProof/>
                <w:webHidden/>
              </w:rPr>
              <w:tab/>
            </w:r>
            <w:r>
              <w:rPr>
                <w:noProof/>
                <w:webHidden/>
              </w:rPr>
              <w:fldChar w:fldCharType="begin"/>
            </w:r>
            <w:r>
              <w:rPr>
                <w:noProof/>
                <w:webHidden/>
              </w:rPr>
              <w:instrText xml:space="preserve"> PAGEREF _Toc379671735 \h </w:instrText>
            </w:r>
            <w:r>
              <w:rPr>
                <w:noProof/>
                <w:webHidden/>
              </w:rPr>
            </w:r>
          </w:ins>
          <w:r>
            <w:rPr>
              <w:noProof/>
              <w:webHidden/>
            </w:rPr>
            <w:fldChar w:fldCharType="separate"/>
          </w:r>
          <w:ins w:id="547" w:author="msammartano" w:date="2014-02-09T00:58:00Z">
            <w:r>
              <w:rPr>
                <w:noProof/>
                <w:webHidden/>
              </w:rPr>
              <w:t>61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48" w:author="msammartano" w:date="2014-02-09T00:58:00Z"/>
              <w:rFonts w:eastAsiaTheme="minorEastAsia"/>
              <w:noProof/>
            </w:rPr>
          </w:pPr>
          <w:ins w:id="54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"_Toc379671736"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Debug.echo.off</w:t>
            </w:r>
            <w:r>
              <w:rPr>
                <w:noProof/>
                <w:webHidden/>
              </w:rPr>
              <w:tab/>
            </w:r>
            <w:r>
              <w:rPr>
                <w:noProof/>
                <w:webHidden/>
              </w:rPr>
              <w:fldChar w:fldCharType="begin"/>
            </w:r>
            <w:r>
              <w:rPr>
                <w:noProof/>
                <w:webHidden/>
              </w:rPr>
              <w:instrText xml:space="preserve"> PAGEREF _Toc379671736 \h </w:instrText>
            </w:r>
            <w:r>
              <w:rPr>
                <w:noProof/>
                <w:webHidden/>
              </w:rPr>
            </w:r>
          </w:ins>
          <w:r>
            <w:rPr>
              <w:noProof/>
              <w:webHidden/>
            </w:rPr>
            <w:fldChar w:fldCharType="separate"/>
          </w:r>
          <w:ins w:id="550" w:author="msammartano" w:date="2014-02-09T00:58:00Z">
            <w:r>
              <w:rPr>
                <w:noProof/>
                <w:webHidden/>
              </w:rPr>
              <w:t>61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51" w:author="msammartano" w:date="2014-02-09T00:58:00Z"/>
              <w:rFonts w:eastAsiaTheme="minorEastAsia"/>
              <w:noProof/>
            </w:rPr>
          </w:pPr>
          <w:ins w:id="55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"_Toc379671737"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Debug.print</w:t>
            </w:r>
            <w:r>
              <w:rPr>
                <w:noProof/>
                <w:webHidden/>
              </w:rPr>
              <w:tab/>
            </w:r>
            <w:r>
              <w:rPr>
                <w:noProof/>
                <w:webHidden/>
              </w:rPr>
              <w:fldChar w:fldCharType="begin"/>
            </w:r>
            <w:r>
              <w:rPr>
                <w:noProof/>
                <w:webHidden/>
              </w:rPr>
              <w:instrText xml:space="preserve"> PAGEREF _Toc379671737 \h </w:instrText>
            </w:r>
            <w:r>
              <w:rPr>
                <w:noProof/>
                <w:webHidden/>
              </w:rPr>
            </w:r>
          </w:ins>
          <w:r>
            <w:rPr>
              <w:noProof/>
              <w:webHidden/>
            </w:rPr>
            <w:fldChar w:fldCharType="separate"/>
          </w:r>
          <w:ins w:id="553" w:author="msammartano" w:date="2014-02-09T00:58:00Z">
            <w:r>
              <w:rPr>
                <w:noProof/>
                <w:webHidden/>
              </w:rPr>
              <w:t>62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54" w:author="msammartano" w:date="2014-02-09T00:58:00Z"/>
              <w:rFonts w:eastAsiaTheme="minorEastAsia"/>
              <w:noProof/>
            </w:rPr>
          </w:pPr>
          <w:ins w:id="55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"_Toc379671738"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Debug.dump.scalars</w:t>
            </w:r>
            <w:r>
              <w:rPr>
                <w:noProof/>
                <w:webHidden/>
              </w:rPr>
              <w:tab/>
            </w:r>
            <w:r>
              <w:rPr>
                <w:noProof/>
                <w:webHidden/>
              </w:rPr>
              <w:fldChar w:fldCharType="begin"/>
            </w:r>
            <w:r>
              <w:rPr>
                <w:noProof/>
                <w:webHidden/>
              </w:rPr>
              <w:instrText xml:space="preserve"> PAGEREF _Toc379671738 \h </w:instrText>
            </w:r>
            <w:r>
              <w:rPr>
                <w:noProof/>
                <w:webHidden/>
              </w:rPr>
            </w:r>
          </w:ins>
          <w:r>
            <w:rPr>
              <w:noProof/>
              <w:webHidden/>
            </w:rPr>
            <w:fldChar w:fldCharType="separate"/>
          </w:r>
          <w:ins w:id="556" w:author="msammartano" w:date="2014-02-09T00:58:00Z">
            <w:r>
              <w:rPr>
                <w:noProof/>
                <w:webHidden/>
              </w:rPr>
              <w:t>62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57" w:author="msammartano" w:date="2014-02-09T00:58:00Z"/>
              <w:rFonts w:eastAsiaTheme="minorEastAsia"/>
              <w:noProof/>
            </w:rPr>
          </w:pPr>
          <w:ins w:id="55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"_Toc379671739"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Debug.dump.array Array[]</w:t>
            </w:r>
            <w:r>
              <w:rPr>
                <w:noProof/>
                <w:webHidden/>
              </w:rPr>
              <w:tab/>
            </w:r>
            <w:r>
              <w:rPr>
                <w:noProof/>
                <w:webHidden/>
              </w:rPr>
              <w:fldChar w:fldCharType="begin"/>
            </w:r>
            <w:r>
              <w:rPr>
                <w:noProof/>
                <w:webHidden/>
              </w:rPr>
              <w:instrText xml:space="preserve"> PAGEREF _Toc379671739 \h </w:instrText>
            </w:r>
            <w:r>
              <w:rPr>
                <w:noProof/>
                <w:webHidden/>
              </w:rPr>
            </w:r>
          </w:ins>
          <w:r>
            <w:rPr>
              <w:noProof/>
              <w:webHidden/>
            </w:rPr>
            <w:fldChar w:fldCharType="separate"/>
          </w:r>
          <w:ins w:id="559" w:author="msammartano" w:date="2014-02-09T00:58:00Z">
            <w:r>
              <w:rPr>
                <w:noProof/>
                <w:webHidden/>
              </w:rPr>
              <w:t>62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60" w:author="msammartano" w:date="2014-02-09T00:58:00Z"/>
              <w:rFonts w:eastAsiaTheme="minorEastAsia"/>
              <w:noProof/>
            </w:rPr>
          </w:pPr>
          <w:ins w:id="56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"_Toc379671740"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Debug.dump.bundle  &lt;bundlePtr_nexp&gt;</w:t>
            </w:r>
            <w:r>
              <w:rPr>
                <w:noProof/>
                <w:webHidden/>
              </w:rPr>
              <w:tab/>
            </w:r>
            <w:r>
              <w:rPr>
                <w:noProof/>
                <w:webHidden/>
              </w:rPr>
              <w:fldChar w:fldCharType="begin"/>
            </w:r>
            <w:r>
              <w:rPr>
                <w:noProof/>
                <w:webHidden/>
              </w:rPr>
              <w:instrText xml:space="preserve"> PAGEREF _Toc379671740 \h </w:instrText>
            </w:r>
            <w:r>
              <w:rPr>
                <w:noProof/>
                <w:webHidden/>
              </w:rPr>
            </w:r>
          </w:ins>
          <w:r>
            <w:rPr>
              <w:noProof/>
              <w:webHidden/>
            </w:rPr>
            <w:fldChar w:fldCharType="separate"/>
          </w:r>
          <w:ins w:id="562" w:author="msammartano" w:date="2014-02-09T00:58:00Z">
            <w:r>
              <w:rPr>
                <w:noProof/>
                <w:webHidden/>
              </w:rPr>
              <w:t>62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63" w:author="msammartano" w:date="2014-02-09T00:58:00Z"/>
              <w:rFonts w:eastAsiaTheme="minorEastAsia"/>
              <w:noProof/>
            </w:rPr>
          </w:pPr>
          <w:ins w:id="56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"_Toc379671741"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Debug.dump.list  &lt;listPtr_nexp&gt;</w:t>
            </w:r>
            <w:r>
              <w:rPr>
                <w:noProof/>
                <w:webHidden/>
              </w:rPr>
              <w:tab/>
            </w:r>
            <w:r>
              <w:rPr>
                <w:noProof/>
                <w:webHidden/>
              </w:rPr>
              <w:fldChar w:fldCharType="begin"/>
            </w:r>
            <w:r>
              <w:rPr>
                <w:noProof/>
                <w:webHidden/>
              </w:rPr>
              <w:instrText xml:space="preserve"> PAGEREF _Toc379671741 \h </w:instrText>
            </w:r>
            <w:r>
              <w:rPr>
                <w:noProof/>
                <w:webHidden/>
              </w:rPr>
            </w:r>
          </w:ins>
          <w:r>
            <w:rPr>
              <w:noProof/>
              <w:webHidden/>
            </w:rPr>
            <w:fldChar w:fldCharType="separate"/>
          </w:r>
          <w:ins w:id="565" w:author="msammartano" w:date="2014-02-09T00:58:00Z">
            <w:r>
              <w:rPr>
                <w:noProof/>
                <w:webHidden/>
              </w:rPr>
              <w:t>62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66" w:author="msammartano" w:date="2014-02-09T00:58:00Z"/>
              <w:rFonts w:eastAsiaTheme="minorEastAsia"/>
              <w:noProof/>
            </w:rPr>
          </w:pPr>
          <w:ins w:id="56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"_Toc379671742"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Debug.dump.stack  &lt;stackPtr_nexp&gt;</w:t>
            </w:r>
            <w:r>
              <w:rPr>
                <w:noProof/>
                <w:webHidden/>
              </w:rPr>
              <w:tab/>
            </w:r>
            <w:r>
              <w:rPr>
                <w:noProof/>
                <w:webHidden/>
              </w:rPr>
              <w:fldChar w:fldCharType="begin"/>
            </w:r>
            <w:r>
              <w:rPr>
                <w:noProof/>
                <w:webHidden/>
              </w:rPr>
              <w:instrText xml:space="preserve"> PAGEREF _Toc379671742 \h </w:instrText>
            </w:r>
            <w:r>
              <w:rPr>
                <w:noProof/>
                <w:webHidden/>
              </w:rPr>
            </w:r>
          </w:ins>
          <w:r>
            <w:rPr>
              <w:noProof/>
              <w:webHidden/>
            </w:rPr>
            <w:fldChar w:fldCharType="separate"/>
          </w:r>
          <w:ins w:id="568" w:author="msammartano" w:date="2014-02-09T00:58:00Z">
            <w:r>
              <w:rPr>
                <w:noProof/>
                <w:webHidden/>
              </w:rPr>
              <w:t>62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69" w:author="msammartano" w:date="2014-02-09T00:58:00Z"/>
              <w:rFonts w:eastAsiaTheme="minorEastAsia"/>
              <w:noProof/>
            </w:rPr>
          </w:pPr>
          <w:ins w:id="57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"_Toc379671743"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Debug.show.scalars</w:t>
            </w:r>
            <w:r>
              <w:rPr>
                <w:noProof/>
                <w:webHidden/>
              </w:rPr>
              <w:tab/>
            </w:r>
            <w:r>
              <w:rPr>
                <w:noProof/>
                <w:webHidden/>
              </w:rPr>
              <w:fldChar w:fldCharType="begin"/>
            </w:r>
            <w:r>
              <w:rPr>
                <w:noProof/>
                <w:webHidden/>
              </w:rPr>
              <w:instrText xml:space="preserve"> PAGEREF _Toc379671743 \h </w:instrText>
            </w:r>
            <w:r>
              <w:rPr>
                <w:noProof/>
                <w:webHidden/>
              </w:rPr>
            </w:r>
          </w:ins>
          <w:r>
            <w:rPr>
              <w:noProof/>
              <w:webHidden/>
            </w:rPr>
            <w:fldChar w:fldCharType="separate"/>
          </w:r>
          <w:ins w:id="571" w:author="msammartano" w:date="2014-02-09T00:58:00Z">
            <w:r>
              <w:rPr>
                <w:noProof/>
                <w:webHidden/>
              </w:rPr>
              <w:t>62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72" w:author="msammartano" w:date="2014-02-09T00:58:00Z"/>
              <w:rFonts w:eastAsiaTheme="minorEastAsia"/>
              <w:noProof/>
            </w:rPr>
          </w:pPr>
          <w:ins w:id="57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"_Toc379671744"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Debug.show.array Array[]</w:t>
            </w:r>
            <w:r>
              <w:rPr>
                <w:noProof/>
                <w:webHidden/>
              </w:rPr>
              <w:tab/>
            </w:r>
            <w:r>
              <w:rPr>
                <w:noProof/>
                <w:webHidden/>
              </w:rPr>
              <w:fldChar w:fldCharType="begin"/>
            </w:r>
            <w:r>
              <w:rPr>
                <w:noProof/>
                <w:webHidden/>
              </w:rPr>
              <w:instrText xml:space="preserve"> PAGEREF _Toc379671744 \h </w:instrText>
            </w:r>
            <w:r>
              <w:rPr>
                <w:noProof/>
                <w:webHidden/>
              </w:rPr>
            </w:r>
          </w:ins>
          <w:r>
            <w:rPr>
              <w:noProof/>
              <w:webHidden/>
            </w:rPr>
            <w:fldChar w:fldCharType="separate"/>
          </w:r>
          <w:ins w:id="574" w:author="msammartano" w:date="2014-02-09T00:58:00Z">
            <w:r>
              <w:rPr>
                <w:noProof/>
                <w:webHidden/>
              </w:rPr>
              <w:t>62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75" w:author="msammartano" w:date="2014-02-09T00:58:00Z"/>
              <w:rFonts w:eastAsiaTheme="minorEastAsia"/>
              <w:noProof/>
            </w:rPr>
          </w:pPr>
          <w:ins w:id="57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"_Toc379671745"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Debug.show.bundle  &lt;bundlePtr_nexp&gt;</w:t>
            </w:r>
            <w:r>
              <w:rPr>
                <w:noProof/>
                <w:webHidden/>
              </w:rPr>
              <w:tab/>
            </w:r>
            <w:r>
              <w:rPr>
                <w:noProof/>
                <w:webHidden/>
              </w:rPr>
              <w:fldChar w:fldCharType="begin"/>
            </w:r>
            <w:r>
              <w:rPr>
                <w:noProof/>
                <w:webHidden/>
              </w:rPr>
              <w:instrText xml:space="preserve"> PAGEREF _Toc379671745 \h </w:instrText>
            </w:r>
            <w:r>
              <w:rPr>
                <w:noProof/>
                <w:webHidden/>
              </w:rPr>
            </w:r>
          </w:ins>
          <w:r>
            <w:rPr>
              <w:noProof/>
              <w:webHidden/>
            </w:rPr>
            <w:fldChar w:fldCharType="separate"/>
          </w:r>
          <w:ins w:id="577" w:author="msammartano" w:date="2014-02-09T00:58:00Z">
            <w:r>
              <w:rPr>
                <w:noProof/>
                <w:webHidden/>
              </w:rPr>
              <w:t>63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78" w:author="msammartano" w:date="2014-02-09T00:58:00Z"/>
              <w:rFonts w:eastAsiaTheme="minorEastAsia"/>
              <w:noProof/>
            </w:rPr>
          </w:pPr>
          <w:ins w:id="579"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"_Toc379671746"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Debug.show.list  &lt;listPtr_nexp&gt;</w:t>
            </w:r>
            <w:r>
              <w:rPr>
                <w:noProof/>
                <w:webHidden/>
              </w:rPr>
              <w:tab/>
            </w:r>
            <w:r>
              <w:rPr>
                <w:noProof/>
                <w:webHidden/>
              </w:rPr>
              <w:fldChar w:fldCharType="begin"/>
            </w:r>
            <w:r>
              <w:rPr>
                <w:noProof/>
                <w:webHidden/>
              </w:rPr>
              <w:instrText xml:space="preserve"> PAGEREF _Toc379671746 \h </w:instrText>
            </w:r>
            <w:r>
              <w:rPr>
                <w:noProof/>
                <w:webHidden/>
              </w:rPr>
            </w:r>
          </w:ins>
          <w:r>
            <w:rPr>
              <w:noProof/>
              <w:webHidden/>
            </w:rPr>
            <w:fldChar w:fldCharType="separate"/>
          </w:r>
          <w:ins w:id="580" w:author="msammartano" w:date="2014-02-09T00:58:00Z">
            <w:r>
              <w:rPr>
                <w:noProof/>
                <w:webHidden/>
              </w:rPr>
              <w:t>63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81" w:author="msammartano" w:date="2014-02-09T00:58:00Z"/>
              <w:rFonts w:eastAsiaTheme="minorEastAsia"/>
              <w:noProof/>
            </w:rPr>
          </w:pPr>
          <w:ins w:id="58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"_Toc379671747"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Debug.show.stack  &lt;stackPtr_nexp&gt;</w:t>
            </w:r>
            <w:r>
              <w:rPr>
                <w:noProof/>
                <w:webHidden/>
              </w:rPr>
              <w:tab/>
            </w:r>
            <w:r>
              <w:rPr>
                <w:noProof/>
                <w:webHidden/>
              </w:rPr>
              <w:fldChar w:fldCharType="begin"/>
            </w:r>
            <w:r>
              <w:rPr>
                <w:noProof/>
                <w:webHidden/>
              </w:rPr>
              <w:instrText xml:space="preserve"> PAGEREF _Toc379671747 \h </w:instrText>
            </w:r>
            <w:r>
              <w:rPr>
                <w:noProof/>
                <w:webHidden/>
              </w:rPr>
            </w:r>
          </w:ins>
          <w:r>
            <w:rPr>
              <w:noProof/>
              <w:webHidden/>
            </w:rPr>
            <w:fldChar w:fldCharType="separate"/>
          </w:r>
          <w:ins w:id="583" w:author="msammartano" w:date="2014-02-09T00:58:00Z">
            <w:r>
              <w:rPr>
                <w:noProof/>
                <w:webHidden/>
              </w:rPr>
              <w:t>63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84" w:author="msammartano" w:date="2014-02-09T00:58:00Z"/>
              <w:rFonts w:eastAsiaTheme="minorEastAsia"/>
              <w:noProof/>
            </w:rPr>
          </w:pPr>
          <w:ins w:id="58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"_Toc379671748"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Debug.watch var, var, …, var</w:t>
            </w:r>
            <w:r>
              <w:rPr>
                <w:noProof/>
                <w:webHidden/>
              </w:rPr>
              <w:tab/>
            </w:r>
            <w:r>
              <w:rPr>
                <w:noProof/>
                <w:webHidden/>
              </w:rPr>
              <w:fldChar w:fldCharType="begin"/>
            </w:r>
            <w:r>
              <w:rPr>
                <w:noProof/>
                <w:webHidden/>
              </w:rPr>
              <w:instrText xml:space="preserve"> PAGEREF _Toc379671748 \h </w:instrText>
            </w:r>
            <w:r>
              <w:rPr>
                <w:noProof/>
                <w:webHidden/>
              </w:rPr>
            </w:r>
          </w:ins>
          <w:r>
            <w:rPr>
              <w:noProof/>
              <w:webHidden/>
            </w:rPr>
            <w:fldChar w:fldCharType="separate"/>
          </w:r>
          <w:ins w:id="586" w:author="msammartano" w:date="2014-02-09T00:58:00Z">
            <w:r>
              <w:rPr>
                <w:noProof/>
                <w:webHidden/>
              </w:rPr>
              <w:t>63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87" w:author="msammartano" w:date="2014-02-09T00:58:00Z"/>
              <w:rFonts w:eastAsiaTheme="minorEastAsia"/>
              <w:noProof/>
            </w:rPr>
          </w:pPr>
          <w:ins w:id="58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"_Toc379671749"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Debug.show.watch</w:t>
            </w:r>
            <w:r>
              <w:rPr>
                <w:noProof/>
                <w:webHidden/>
              </w:rPr>
              <w:tab/>
            </w:r>
            <w:r>
              <w:rPr>
                <w:noProof/>
                <w:webHidden/>
              </w:rPr>
              <w:fldChar w:fldCharType="begin"/>
            </w:r>
            <w:r>
              <w:rPr>
                <w:noProof/>
                <w:webHidden/>
              </w:rPr>
              <w:instrText xml:space="preserve"> PAGEREF _Toc379671749 \h </w:instrText>
            </w:r>
            <w:r>
              <w:rPr>
                <w:noProof/>
                <w:webHidden/>
              </w:rPr>
            </w:r>
          </w:ins>
          <w:r>
            <w:rPr>
              <w:noProof/>
              <w:webHidden/>
            </w:rPr>
            <w:fldChar w:fldCharType="separate"/>
          </w:r>
          <w:ins w:id="589" w:author="msammartano" w:date="2014-02-09T00:58:00Z">
            <w:r>
              <w:rPr>
                <w:noProof/>
                <w:webHidden/>
              </w:rPr>
              <w:t>63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90" w:author="msammartano" w:date="2014-02-09T00:58:00Z"/>
              <w:rFonts w:eastAsiaTheme="minorEastAsia"/>
              <w:noProof/>
            </w:rPr>
          </w:pPr>
          <w:ins w:id="59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"_Toc379671750"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Debug.show.program</w:t>
            </w:r>
            <w:r>
              <w:rPr>
                <w:noProof/>
                <w:webHidden/>
              </w:rPr>
              <w:tab/>
            </w:r>
            <w:r>
              <w:rPr>
                <w:noProof/>
                <w:webHidden/>
              </w:rPr>
              <w:fldChar w:fldCharType="begin"/>
            </w:r>
            <w:r>
              <w:rPr>
                <w:noProof/>
                <w:webHidden/>
              </w:rPr>
              <w:instrText xml:space="preserve"> PAGEREF _Toc379671750 \h </w:instrText>
            </w:r>
            <w:r>
              <w:rPr>
                <w:noProof/>
                <w:webHidden/>
              </w:rPr>
            </w:r>
          </w:ins>
          <w:r>
            <w:rPr>
              <w:noProof/>
              <w:webHidden/>
            </w:rPr>
            <w:fldChar w:fldCharType="separate"/>
          </w:r>
          <w:ins w:id="592" w:author="msammartano" w:date="2014-02-09T00:58:00Z">
            <w:r>
              <w:rPr>
                <w:noProof/>
                <w:webHidden/>
              </w:rPr>
              <w:t>64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93" w:author="msammartano" w:date="2014-02-09T00:58:00Z"/>
              <w:rFonts w:eastAsiaTheme="minorEastAsia"/>
              <w:noProof/>
            </w:rPr>
          </w:pPr>
          <w:ins w:id="59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"_Toc379671751"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Debug.show</w:t>
            </w:r>
            <w:r>
              <w:rPr>
                <w:noProof/>
                <w:webHidden/>
              </w:rPr>
              <w:tab/>
            </w:r>
            <w:r>
              <w:rPr>
                <w:noProof/>
                <w:webHidden/>
              </w:rPr>
              <w:fldChar w:fldCharType="begin"/>
            </w:r>
            <w:r>
              <w:rPr>
                <w:noProof/>
                <w:webHidden/>
              </w:rPr>
              <w:instrText xml:space="preserve"> PAGEREF _Toc379671751 \h </w:instrText>
            </w:r>
            <w:r>
              <w:rPr>
                <w:noProof/>
                <w:webHidden/>
              </w:rPr>
            </w:r>
          </w:ins>
          <w:r>
            <w:rPr>
              <w:noProof/>
              <w:webHidden/>
            </w:rPr>
            <w:fldChar w:fldCharType="separate"/>
          </w:r>
          <w:ins w:id="595" w:author="msammartano" w:date="2014-02-09T00:58:00Z">
            <w:r>
              <w:rPr>
                <w:noProof/>
                <w:webHidden/>
              </w:rPr>
              <w:t>64</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596" w:author="msammartano" w:date="2014-02-09T00:58:00Z"/>
              <w:rFonts w:eastAsiaTheme="minorEastAsia"/>
              <w:noProof/>
            </w:rPr>
          </w:pPr>
          <w:ins w:id="59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"_Toc379671752"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Console I/O</w:t>
            </w:r>
            <w:r>
              <w:rPr>
                <w:noProof/>
                <w:webHidden/>
              </w:rPr>
              <w:tab/>
            </w:r>
            <w:r>
              <w:rPr>
                <w:noProof/>
                <w:webHidden/>
              </w:rPr>
              <w:fldChar w:fldCharType="begin"/>
            </w:r>
            <w:r>
              <w:rPr>
                <w:noProof/>
                <w:webHidden/>
              </w:rPr>
              <w:instrText xml:space="preserve"> PAGEREF _Toc379671752 \h </w:instrText>
            </w:r>
            <w:r>
              <w:rPr>
                <w:noProof/>
                <w:webHidden/>
              </w:rPr>
            </w:r>
          </w:ins>
          <w:r>
            <w:rPr>
              <w:noProof/>
              <w:webHidden/>
            </w:rPr>
            <w:fldChar w:fldCharType="separate"/>
          </w:r>
          <w:ins w:id="598" w:author="msammartano" w:date="2014-02-09T00:58:00Z">
            <w:r>
              <w:rPr>
                <w:noProof/>
                <w:webHidden/>
              </w:rPr>
              <w:t>64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599" w:author="msammartano" w:date="2014-02-09T00:58:00Z"/>
              <w:rFonts w:eastAsiaTheme="minorEastAsia"/>
              <w:noProof/>
            </w:rPr>
          </w:pPr>
          <w:ins w:id="60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"_Toc379671753"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Output Console</w:t>
            </w:r>
            <w:r>
              <w:rPr>
                <w:noProof/>
                <w:webHidden/>
              </w:rPr>
              <w:tab/>
            </w:r>
            <w:r>
              <w:rPr>
                <w:noProof/>
                <w:webHidden/>
              </w:rPr>
              <w:fldChar w:fldCharType="begin"/>
            </w:r>
            <w:r>
              <w:rPr>
                <w:noProof/>
                <w:webHidden/>
              </w:rPr>
              <w:instrText xml:space="preserve"> PAGEREF _Toc379671753 \h </w:instrText>
            </w:r>
            <w:r>
              <w:rPr>
                <w:noProof/>
                <w:webHidden/>
              </w:rPr>
            </w:r>
          </w:ins>
          <w:r>
            <w:rPr>
              <w:noProof/>
              <w:webHidden/>
            </w:rPr>
            <w:fldChar w:fldCharType="separate"/>
          </w:r>
          <w:ins w:id="601" w:author="msammartano" w:date="2014-02-09T00:58:00Z">
            <w:r>
              <w:rPr>
                <w:noProof/>
                <w:webHidden/>
              </w:rPr>
              <w:t>64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602" w:author="msammartano" w:date="2014-02-09T00:58:00Z"/>
              <w:rFonts w:eastAsiaTheme="minorEastAsia"/>
              <w:noProof/>
            </w:rPr>
          </w:pPr>
          <w:ins w:id="60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"_Toc379671754"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Console.Title { &lt;title_sexp&gt;}</w:t>
            </w:r>
            <w:r>
              <w:rPr>
                <w:noProof/>
                <w:webHidden/>
              </w:rPr>
              <w:tab/>
            </w:r>
            <w:r>
              <w:rPr>
                <w:noProof/>
                <w:webHidden/>
              </w:rPr>
              <w:fldChar w:fldCharType="begin"/>
            </w:r>
            <w:r>
              <w:rPr>
                <w:noProof/>
                <w:webHidden/>
              </w:rPr>
              <w:instrText xml:space="preserve"> PAGEREF _Toc379671754 \h </w:instrText>
            </w:r>
            <w:r>
              <w:rPr>
                <w:noProof/>
                <w:webHidden/>
              </w:rPr>
            </w:r>
          </w:ins>
          <w:r>
            <w:rPr>
              <w:noProof/>
              <w:webHidden/>
            </w:rPr>
            <w:fldChar w:fldCharType="separate"/>
          </w:r>
          <w:ins w:id="604" w:author="msammartano" w:date="2014-02-09T00:58:00Z">
            <w:r>
              <w:rPr>
                <w:noProof/>
                <w:webHidden/>
              </w:rPr>
              <w:t>64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605" w:author="msammartano" w:date="2014-02-09T00:58:00Z"/>
              <w:rFonts w:eastAsiaTheme="minorEastAsia"/>
              <w:noProof/>
            </w:rPr>
          </w:pPr>
          <w:ins w:id="60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"_Toc379671755"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CLS</w:t>
            </w:r>
            <w:r>
              <w:rPr>
                <w:noProof/>
                <w:webHidden/>
              </w:rPr>
              <w:tab/>
            </w:r>
            <w:r>
              <w:rPr>
                <w:noProof/>
                <w:webHidden/>
              </w:rPr>
              <w:fldChar w:fldCharType="begin"/>
            </w:r>
            <w:r>
              <w:rPr>
                <w:noProof/>
                <w:webHidden/>
              </w:rPr>
              <w:instrText xml:space="preserve"> PAGEREF _Toc379671755 \h </w:instrText>
            </w:r>
            <w:r>
              <w:rPr>
                <w:noProof/>
                <w:webHidden/>
              </w:rPr>
            </w:r>
          </w:ins>
          <w:r>
            <w:rPr>
              <w:noProof/>
              <w:webHidden/>
            </w:rPr>
            <w:fldChar w:fldCharType="separate"/>
          </w:r>
          <w:ins w:id="607" w:author="msammartano" w:date="2014-02-09T00:58:00Z">
            <w:r>
              <w:rPr>
                <w:noProof/>
                <w:webHidden/>
              </w:rPr>
              <w:t>65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608" w:author="msammartano" w:date="2014-02-09T00:58:00Z"/>
              <w:rFonts w:eastAsiaTheme="minorEastAsia"/>
              <w:noProof/>
            </w:rPr>
          </w:pPr>
          <w:ins w:id="60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"_Toc379671756"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Print &lt;sexp&gt;|&lt;nexp&gt; {,|;} . . . . &lt;sexp&gt;|&lt;nexp&gt;{,|;}</w:t>
            </w:r>
            <w:r>
              <w:rPr>
                <w:noProof/>
                <w:webHidden/>
              </w:rPr>
              <w:tab/>
            </w:r>
            <w:r>
              <w:rPr>
                <w:noProof/>
                <w:webHidden/>
              </w:rPr>
              <w:fldChar w:fldCharType="begin"/>
            </w:r>
            <w:r>
              <w:rPr>
                <w:noProof/>
                <w:webHidden/>
              </w:rPr>
              <w:instrText xml:space="preserve"> PAGEREF _Toc379671756 \h </w:instrText>
            </w:r>
            <w:r>
              <w:rPr>
                <w:noProof/>
                <w:webHidden/>
              </w:rPr>
            </w:r>
          </w:ins>
          <w:r>
            <w:rPr>
              <w:noProof/>
              <w:webHidden/>
            </w:rPr>
            <w:fldChar w:fldCharType="separate"/>
          </w:r>
          <w:ins w:id="610" w:author="msammartano" w:date="2014-02-09T00:58:00Z">
            <w:r>
              <w:rPr>
                <w:noProof/>
                <w:webHidden/>
              </w:rPr>
              <w:t>65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611" w:author="msammartano" w:date="2014-02-09T00:58:00Z"/>
              <w:rFonts w:eastAsiaTheme="minorEastAsia"/>
              <w:noProof/>
            </w:rPr>
          </w:pPr>
          <w:ins w:id="61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"_Toc379671757"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Console.line.text &lt;line_nexp&gt;, &lt;text_svar&gt;</w:t>
            </w:r>
            <w:r>
              <w:rPr>
                <w:noProof/>
                <w:webHidden/>
              </w:rPr>
              <w:tab/>
            </w:r>
            <w:r>
              <w:rPr>
                <w:noProof/>
                <w:webHidden/>
              </w:rPr>
              <w:fldChar w:fldCharType="begin"/>
            </w:r>
            <w:r>
              <w:rPr>
                <w:noProof/>
                <w:webHidden/>
              </w:rPr>
              <w:instrText xml:space="preserve"> PAGEREF _Toc379671757 \h </w:instrText>
            </w:r>
            <w:r>
              <w:rPr>
                <w:noProof/>
                <w:webHidden/>
              </w:rPr>
            </w:r>
          </w:ins>
          <w:r>
            <w:rPr>
              <w:noProof/>
              <w:webHidden/>
            </w:rPr>
            <w:fldChar w:fldCharType="separate"/>
          </w:r>
          <w:ins w:id="613" w:author="msammartano" w:date="2014-02-09T00:58:00Z">
            <w:r>
              <w:rPr>
                <w:noProof/>
                <w:webHidden/>
              </w:rPr>
              <w:t>65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614" w:author="msammartano" w:date="2014-02-09T00:58:00Z"/>
              <w:rFonts w:eastAsiaTheme="minorEastAsia"/>
              <w:noProof/>
            </w:rPr>
          </w:pPr>
          <w:ins w:id="61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"_Toc379671758"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Console.line.touched &lt;line_nvar&gt; {, &lt;press_lvar&gt;}</w:t>
            </w:r>
            <w:r>
              <w:rPr>
                <w:noProof/>
                <w:webHidden/>
              </w:rPr>
              <w:tab/>
            </w:r>
            <w:r>
              <w:rPr>
                <w:noProof/>
                <w:webHidden/>
              </w:rPr>
              <w:fldChar w:fldCharType="begin"/>
            </w:r>
            <w:r>
              <w:rPr>
                <w:noProof/>
                <w:webHidden/>
              </w:rPr>
              <w:instrText xml:space="preserve"> PAGEREF _Toc379671758 \h </w:instrText>
            </w:r>
            <w:r>
              <w:rPr>
                <w:noProof/>
                <w:webHidden/>
              </w:rPr>
            </w:r>
          </w:ins>
          <w:r>
            <w:rPr>
              <w:noProof/>
              <w:webHidden/>
            </w:rPr>
            <w:fldChar w:fldCharType="separate"/>
          </w:r>
          <w:ins w:id="616" w:author="msammartano" w:date="2014-02-09T00:58:00Z">
            <w:r>
              <w:rPr>
                <w:noProof/>
                <w:webHidden/>
              </w:rPr>
              <w:t>65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617" w:author="msammartano" w:date="2014-02-09T00:58:00Z"/>
              <w:rFonts w:eastAsiaTheme="minorEastAsia"/>
              <w:noProof/>
            </w:rPr>
          </w:pPr>
          <w:ins w:id="61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"_Toc379671759"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Console.save &lt;filename_sexp&gt;</w:t>
            </w:r>
            <w:r>
              <w:rPr>
                <w:noProof/>
                <w:webHidden/>
              </w:rPr>
              <w:tab/>
            </w:r>
            <w:r>
              <w:rPr>
                <w:noProof/>
                <w:webHidden/>
              </w:rPr>
              <w:fldChar w:fldCharType="begin"/>
            </w:r>
            <w:r>
              <w:rPr>
                <w:noProof/>
                <w:webHidden/>
              </w:rPr>
              <w:instrText xml:space="preserve"> PAGEREF _Toc379671759 \h </w:instrText>
            </w:r>
            <w:r>
              <w:rPr>
                <w:noProof/>
                <w:webHidden/>
              </w:rPr>
            </w:r>
          </w:ins>
          <w:r>
            <w:rPr>
              <w:noProof/>
              <w:webHidden/>
            </w:rPr>
            <w:fldChar w:fldCharType="separate"/>
          </w:r>
          <w:ins w:id="619" w:author="msammartano" w:date="2014-02-09T00:58:00Z">
            <w:r>
              <w:rPr>
                <w:noProof/>
                <w:webHidden/>
              </w:rPr>
              <w:t>66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20" w:author="msammartano" w:date="2014-02-09T00:58:00Z"/>
              <w:rFonts w:eastAsiaTheme="minorEastAsia"/>
              <w:noProof/>
            </w:rPr>
          </w:pPr>
          <w:ins w:id="62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"_Toc379671760"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User Input</w:t>
            </w:r>
            <w:r>
              <w:rPr>
                <w:noProof/>
                <w:webHidden/>
              </w:rPr>
              <w:tab/>
            </w:r>
            <w:r>
              <w:rPr>
                <w:noProof/>
                <w:webHidden/>
              </w:rPr>
              <w:fldChar w:fldCharType="begin"/>
            </w:r>
            <w:r>
              <w:rPr>
                <w:noProof/>
                <w:webHidden/>
              </w:rPr>
              <w:instrText xml:space="preserve"> PAGEREF _Toc379671760 \h </w:instrText>
            </w:r>
            <w:r>
              <w:rPr>
                <w:noProof/>
                <w:webHidden/>
              </w:rPr>
            </w:r>
          </w:ins>
          <w:r>
            <w:rPr>
              <w:noProof/>
              <w:webHidden/>
            </w:rPr>
            <w:fldChar w:fldCharType="separate"/>
          </w:r>
          <w:ins w:id="622" w:author="msammartano" w:date="2014-02-09T00:58:00Z">
            <w:r>
              <w:rPr>
                <w:noProof/>
                <w:webHidden/>
              </w:rPr>
              <w:t>66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623" w:author="msammartano" w:date="2014-02-09T00:58:00Z"/>
              <w:rFonts w:eastAsiaTheme="minorEastAsia"/>
              <w:noProof/>
            </w:rPr>
          </w:pPr>
          <w:ins w:id="62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"_Toc379671761"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_Toc379671761 \h </w:instrText>
            </w:r>
            <w:r>
              <w:rPr>
                <w:noProof/>
                <w:webHidden/>
              </w:rPr>
            </w:r>
          </w:ins>
          <w:r>
            <w:rPr>
              <w:noProof/>
              <w:webHidden/>
            </w:rPr>
            <w:fldChar w:fldCharType="separate"/>
          </w:r>
          <w:ins w:id="625" w:author="msammartano" w:date="2014-02-09T00:58:00Z">
            <w:r>
              <w:rPr>
                <w:noProof/>
                <w:webHidden/>
              </w:rPr>
              <w:t>66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626" w:author="msammartano" w:date="2014-02-09T00:58:00Z"/>
              <w:rFonts w:eastAsiaTheme="minorEastAsia"/>
              <w:noProof/>
            </w:rPr>
          </w:pPr>
          <w:ins w:id="62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"_Toc379671762"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Inkey$ &lt;svar&gt;</w:t>
            </w:r>
            <w:r>
              <w:rPr>
                <w:noProof/>
                <w:webHidden/>
              </w:rPr>
              <w:tab/>
            </w:r>
            <w:r>
              <w:rPr>
                <w:noProof/>
                <w:webHidden/>
              </w:rPr>
              <w:fldChar w:fldCharType="begin"/>
            </w:r>
            <w:r>
              <w:rPr>
                <w:noProof/>
                <w:webHidden/>
              </w:rPr>
              <w:instrText xml:space="preserve"> PAGEREF _Toc379671762 \h </w:instrText>
            </w:r>
            <w:r>
              <w:rPr>
                <w:noProof/>
                <w:webHidden/>
              </w:rPr>
            </w:r>
          </w:ins>
          <w:r>
            <w:rPr>
              <w:noProof/>
              <w:webHidden/>
            </w:rPr>
            <w:fldChar w:fldCharType="separate"/>
          </w:r>
          <w:ins w:id="628" w:author="msammartano" w:date="2014-02-09T00:58:00Z">
            <w:r>
              <w:rPr>
                <w:noProof/>
                <w:webHidden/>
              </w:rPr>
              <w:t>66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629" w:author="msammartano" w:date="2014-02-09T00:58:00Z"/>
              <w:rFonts w:eastAsiaTheme="minorEastAsia"/>
              <w:noProof/>
            </w:rPr>
          </w:pPr>
          <w:ins w:id="63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"_Toc379671763"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_Toc379671763 \h </w:instrText>
            </w:r>
            <w:r>
              <w:rPr>
                <w:noProof/>
                <w:webHidden/>
              </w:rPr>
            </w:r>
          </w:ins>
          <w:r>
            <w:rPr>
              <w:noProof/>
              <w:webHidden/>
            </w:rPr>
            <w:fldChar w:fldCharType="separate"/>
          </w:r>
          <w:ins w:id="631" w:author="msammartano" w:date="2014-02-09T00:58:00Z">
            <w:r>
              <w:rPr>
                <w:noProof/>
                <w:webHidden/>
              </w:rPr>
              <w:t>67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632" w:author="msammartano" w:date="2014-02-09T00:58:00Z"/>
              <w:rFonts w:eastAsiaTheme="minorEastAsia"/>
              <w:noProof/>
            </w:rPr>
          </w:pPr>
          <w:ins w:id="63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"_Toc379671764"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_Toc379671764 \h </w:instrText>
            </w:r>
            <w:r>
              <w:rPr>
                <w:noProof/>
                <w:webHidden/>
              </w:rPr>
            </w:r>
          </w:ins>
          <w:r>
            <w:rPr>
              <w:noProof/>
              <w:webHidden/>
            </w:rPr>
            <w:fldChar w:fldCharType="separate"/>
          </w:r>
          <w:ins w:id="634" w:author="msammartano" w:date="2014-02-09T00:58:00Z">
            <w:r>
              <w:rPr>
                <w:noProof/>
                <w:webHidden/>
              </w:rPr>
              <w:t>67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35" w:author="msammartano" w:date="2014-02-09T00:58:00Z"/>
              <w:rFonts w:eastAsiaTheme="minorEastAsia"/>
              <w:noProof/>
            </w:rPr>
          </w:pPr>
          <w:ins w:id="63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"_Toc379671765"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Kb.toggle</w:t>
            </w:r>
            <w:r>
              <w:rPr>
                <w:noProof/>
                <w:webHidden/>
              </w:rPr>
              <w:tab/>
            </w:r>
            <w:r>
              <w:rPr>
                <w:noProof/>
                <w:webHidden/>
              </w:rPr>
              <w:fldChar w:fldCharType="begin"/>
            </w:r>
            <w:r>
              <w:rPr>
                <w:noProof/>
                <w:webHidden/>
              </w:rPr>
              <w:instrText xml:space="preserve"> PAGEREF _Toc379671765 \h </w:instrText>
            </w:r>
            <w:r>
              <w:rPr>
                <w:noProof/>
                <w:webHidden/>
              </w:rPr>
            </w:r>
          </w:ins>
          <w:r>
            <w:rPr>
              <w:noProof/>
              <w:webHidden/>
            </w:rPr>
            <w:fldChar w:fldCharType="separate"/>
          </w:r>
          <w:ins w:id="637" w:author="msammartano" w:date="2014-02-09T00:58:00Z">
            <w:r>
              <w:rPr>
                <w:noProof/>
                <w:webHidden/>
              </w:rPr>
              <w:t>67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38" w:author="msammartano" w:date="2014-02-09T00:58:00Z"/>
              <w:rFonts w:eastAsiaTheme="minorEastAsia"/>
              <w:noProof/>
            </w:rPr>
          </w:pPr>
          <w:ins w:id="63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"_Toc379671766"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Kb.hide</w:t>
            </w:r>
            <w:r>
              <w:rPr>
                <w:noProof/>
                <w:webHidden/>
              </w:rPr>
              <w:tab/>
            </w:r>
            <w:r>
              <w:rPr>
                <w:noProof/>
                <w:webHidden/>
              </w:rPr>
              <w:fldChar w:fldCharType="begin"/>
            </w:r>
            <w:r>
              <w:rPr>
                <w:noProof/>
                <w:webHidden/>
              </w:rPr>
              <w:instrText xml:space="preserve"> PAGEREF _Toc379671766 \h </w:instrText>
            </w:r>
            <w:r>
              <w:rPr>
                <w:noProof/>
                <w:webHidden/>
              </w:rPr>
            </w:r>
          </w:ins>
          <w:r>
            <w:rPr>
              <w:noProof/>
              <w:webHidden/>
            </w:rPr>
            <w:fldChar w:fldCharType="separate"/>
          </w:r>
          <w:ins w:id="640" w:author="msammartano" w:date="2014-02-09T00:58:00Z">
            <w:r>
              <w:rPr>
                <w:noProof/>
                <w:webHidden/>
              </w:rPr>
              <w:t>67</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641" w:author="msammartano" w:date="2014-02-09T00:58:00Z"/>
              <w:rFonts w:eastAsiaTheme="minorEastAsia"/>
              <w:noProof/>
            </w:rPr>
          </w:pPr>
          <w:ins w:id="64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"_Toc379671767"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Working with Files</w:t>
            </w:r>
            <w:r>
              <w:rPr>
                <w:noProof/>
                <w:webHidden/>
              </w:rPr>
              <w:tab/>
            </w:r>
            <w:r>
              <w:rPr>
                <w:noProof/>
                <w:webHidden/>
              </w:rPr>
              <w:fldChar w:fldCharType="begin"/>
            </w:r>
            <w:r>
              <w:rPr>
                <w:noProof/>
                <w:webHidden/>
              </w:rPr>
              <w:instrText xml:space="preserve"> PAGEREF _Toc379671767 \h </w:instrText>
            </w:r>
            <w:r>
              <w:rPr>
                <w:noProof/>
                <w:webHidden/>
              </w:rPr>
            </w:r>
          </w:ins>
          <w:r>
            <w:rPr>
              <w:noProof/>
              <w:webHidden/>
            </w:rPr>
            <w:fldChar w:fldCharType="separate"/>
          </w:r>
          <w:ins w:id="643" w:author="msammartano" w:date="2014-02-09T00:58:00Z">
            <w:r>
              <w:rPr>
                <w:noProof/>
                <w:webHidden/>
              </w:rPr>
              <w:t>68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44" w:author="msammartano" w:date="2014-02-09T00:58:00Z"/>
              <w:rFonts w:eastAsiaTheme="minorEastAsia"/>
              <w:noProof/>
            </w:rPr>
          </w:pPr>
          <w:ins w:id="64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"_Toc379671768"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Paths Explained</w:t>
            </w:r>
            <w:r>
              <w:rPr>
                <w:noProof/>
                <w:webHidden/>
              </w:rPr>
              <w:tab/>
            </w:r>
            <w:r>
              <w:rPr>
                <w:noProof/>
                <w:webHidden/>
              </w:rPr>
              <w:fldChar w:fldCharType="begin"/>
            </w:r>
            <w:r>
              <w:rPr>
                <w:noProof/>
                <w:webHidden/>
              </w:rPr>
              <w:instrText xml:space="preserve"> PAGEREF _Toc379671768 \h </w:instrText>
            </w:r>
            <w:r>
              <w:rPr>
                <w:noProof/>
                <w:webHidden/>
              </w:rPr>
            </w:r>
          </w:ins>
          <w:r>
            <w:rPr>
              <w:noProof/>
              <w:webHidden/>
            </w:rPr>
            <w:fldChar w:fldCharType="separate"/>
          </w:r>
          <w:ins w:id="646" w:author="msammartano" w:date="2014-02-09T00:58:00Z">
            <w:r>
              <w:rPr>
                <w:noProof/>
                <w:webHidden/>
              </w:rPr>
              <w:t>68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47" w:author="msammartano" w:date="2014-02-09T00:58:00Z"/>
              <w:rFonts w:eastAsiaTheme="minorEastAsia"/>
              <w:noProof/>
            </w:rPr>
          </w:pPr>
          <w:ins w:id="64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"_Toc379671769"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Paths and Case-sensitivity</w:t>
            </w:r>
            <w:r>
              <w:rPr>
                <w:noProof/>
                <w:webHidden/>
              </w:rPr>
              <w:tab/>
            </w:r>
            <w:r>
              <w:rPr>
                <w:noProof/>
                <w:webHidden/>
              </w:rPr>
              <w:fldChar w:fldCharType="begin"/>
            </w:r>
            <w:r>
              <w:rPr>
                <w:noProof/>
                <w:webHidden/>
              </w:rPr>
              <w:instrText xml:space="preserve"> PAGEREF _Toc379671769 \h </w:instrText>
            </w:r>
            <w:r>
              <w:rPr>
                <w:noProof/>
                <w:webHidden/>
              </w:rPr>
            </w:r>
          </w:ins>
          <w:r>
            <w:rPr>
              <w:noProof/>
              <w:webHidden/>
            </w:rPr>
            <w:fldChar w:fldCharType="separate"/>
          </w:r>
          <w:ins w:id="649" w:author="msammartano" w:date="2014-02-09T00:58:00Z">
            <w:r>
              <w:rPr>
                <w:noProof/>
                <w:webHidden/>
              </w:rPr>
              <w:t>69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50" w:author="msammartano" w:date="2014-02-09T00:58:00Z"/>
              <w:rFonts w:eastAsiaTheme="minorEastAsia"/>
              <w:noProof/>
            </w:rPr>
          </w:pPr>
          <w:ins w:id="65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"_Toc379671770"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File.delete &lt;lvar&gt;, &lt;path_sexp&gt;</w:t>
            </w:r>
            <w:r>
              <w:rPr>
                <w:noProof/>
                <w:webHidden/>
              </w:rPr>
              <w:tab/>
            </w:r>
            <w:r>
              <w:rPr>
                <w:noProof/>
                <w:webHidden/>
              </w:rPr>
              <w:fldChar w:fldCharType="begin"/>
            </w:r>
            <w:r>
              <w:rPr>
                <w:noProof/>
                <w:webHidden/>
              </w:rPr>
              <w:instrText xml:space="preserve"> PAGEREF _Toc379671770 \h </w:instrText>
            </w:r>
            <w:r>
              <w:rPr>
                <w:noProof/>
                <w:webHidden/>
              </w:rPr>
            </w:r>
          </w:ins>
          <w:r>
            <w:rPr>
              <w:noProof/>
              <w:webHidden/>
            </w:rPr>
            <w:fldChar w:fldCharType="separate"/>
          </w:r>
          <w:ins w:id="652" w:author="msammartano" w:date="2014-02-09T00:58:00Z">
            <w:r>
              <w:rPr>
                <w:noProof/>
                <w:webHidden/>
              </w:rPr>
              <w:t>69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53" w:author="msammartano" w:date="2014-02-09T00:58:00Z"/>
              <w:rFonts w:eastAsiaTheme="minorEastAsia"/>
              <w:noProof/>
            </w:rPr>
          </w:pPr>
          <w:ins w:id="65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"_Toc379671771"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File.dir &lt;path_sexp&gt;, Array$[]</w:t>
            </w:r>
            <w:r>
              <w:rPr>
                <w:noProof/>
                <w:webHidden/>
              </w:rPr>
              <w:tab/>
            </w:r>
            <w:r>
              <w:rPr>
                <w:noProof/>
                <w:webHidden/>
              </w:rPr>
              <w:fldChar w:fldCharType="begin"/>
            </w:r>
            <w:r>
              <w:rPr>
                <w:noProof/>
                <w:webHidden/>
              </w:rPr>
              <w:instrText xml:space="preserve"> PAGEREF _Toc379671771 \h </w:instrText>
            </w:r>
            <w:r>
              <w:rPr>
                <w:noProof/>
                <w:webHidden/>
              </w:rPr>
            </w:r>
          </w:ins>
          <w:r>
            <w:rPr>
              <w:noProof/>
              <w:webHidden/>
            </w:rPr>
            <w:fldChar w:fldCharType="separate"/>
          </w:r>
          <w:ins w:id="655" w:author="msammartano" w:date="2014-02-09T00:58:00Z">
            <w:r>
              <w:rPr>
                <w:noProof/>
                <w:webHidden/>
              </w:rPr>
              <w:t>69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56" w:author="msammartano" w:date="2014-02-09T00:58:00Z"/>
              <w:rFonts w:eastAsiaTheme="minorEastAsia"/>
              <w:noProof/>
            </w:rPr>
          </w:pPr>
          <w:ins w:id="65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"_Toc379671772"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File.exists &lt;lvar&gt;, &lt;path_sexp&gt;</w:t>
            </w:r>
            <w:r>
              <w:rPr>
                <w:noProof/>
                <w:webHidden/>
              </w:rPr>
              <w:tab/>
            </w:r>
            <w:r>
              <w:rPr>
                <w:noProof/>
                <w:webHidden/>
              </w:rPr>
              <w:fldChar w:fldCharType="begin"/>
            </w:r>
            <w:r>
              <w:rPr>
                <w:noProof/>
                <w:webHidden/>
              </w:rPr>
              <w:instrText xml:space="preserve"> PAGEREF _Toc379671772 \h </w:instrText>
            </w:r>
            <w:r>
              <w:rPr>
                <w:noProof/>
                <w:webHidden/>
              </w:rPr>
            </w:r>
          </w:ins>
          <w:r>
            <w:rPr>
              <w:noProof/>
              <w:webHidden/>
            </w:rPr>
            <w:fldChar w:fldCharType="separate"/>
          </w:r>
          <w:ins w:id="658" w:author="msammartano" w:date="2014-02-09T00:58:00Z">
            <w:r>
              <w:rPr>
                <w:noProof/>
                <w:webHidden/>
              </w:rPr>
              <w:t>70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59" w:author="msammartano" w:date="2014-02-09T00:58:00Z"/>
              <w:rFonts w:eastAsiaTheme="minorEastAsia"/>
              <w:noProof/>
            </w:rPr>
          </w:pPr>
          <w:ins w:id="66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"_Toc379671773"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File.mkdir &lt;path_sexp&gt;</w:t>
            </w:r>
            <w:r>
              <w:rPr>
                <w:noProof/>
                <w:webHidden/>
              </w:rPr>
              <w:tab/>
            </w:r>
            <w:r>
              <w:rPr>
                <w:noProof/>
                <w:webHidden/>
              </w:rPr>
              <w:fldChar w:fldCharType="begin"/>
            </w:r>
            <w:r>
              <w:rPr>
                <w:noProof/>
                <w:webHidden/>
              </w:rPr>
              <w:instrText xml:space="preserve"> PAGEREF _Toc379671773 \h </w:instrText>
            </w:r>
            <w:r>
              <w:rPr>
                <w:noProof/>
                <w:webHidden/>
              </w:rPr>
            </w:r>
          </w:ins>
          <w:r>
            <w:rPr>
              <w:noProof/>
              <w:webHidden/>
            </w:rPr>
            <w:fldChar w:fldCharType="separate"/>
          </w:r>
          <w:ins w:id="661" w:author="msammartano" w:date="2014-02-09T00:58:00Z">
            <w:r>
              <w:rPr>
                <w:noProof/>
                <w:webHidden/>
              </w:rPr>
              <w:t>70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62" w:author="msammartano" w:date="2014-02-09T00:58:00Z"/>
              <w:rFonts w:eastAsiaTheme="minorEastAsia"/>
              <w:noProof/>
            </w:rPr>
          </w:pPr>
          <w:ins w:id="66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"_Toc379671774"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File.rename &lt;Old_Path_sexp&gt;, &lt;New_Path_sexp&gt;</w:t>
            </w:r>
            <w:r>
              <w:rPr>
                <w:noProof/>
                <w:webHidden/>
              </w:rPr>
              <w:tab/>
            </w:r>
            <w:r>
              <w:rPr>
                <w:noProof/>
                <w:webHidden/>
              </w:rPr>
              <w:fldChar w:fldCharType="begin"/>
            </w:r>
            <w:r>
              <w:rPr>
                <w:noProof/>
                <w:webHidden/>
              </w:rPr>
              <w:instrText xml:space="preserve"> PAGEREF _Toc379671774 \h </w:instrText>
            </w:r>
            <w:r>
              <w:rPr>
                <w:noProof/>
                <w:webHidden/>
              </w:rPr>
            </w:r>
          </w:ins>
          <w:r>
            <w:rPr>
              <w:noProof/>
              <w:webHidden/>
            </w:rPr>
            <w:fldChar w:fldCharType="separate"/>
          </w:r>
          <w:ins w:id="664" w:author="msammartano" w:date="2014-02-09T00:58:00Z">
            <w:r>
              <w:rPr>
                <w:noProof/>
                <w:webHidden/>
              </w:rPr>
              <w:t>70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65" w:author="msammartano" w:date="2014-02-09T00:58:00Z"/>
              <w:rFonts w:eastAsiaTheme="minorEastAsia"/>
              <w:noProof/>
            </w:rPr>
          </w:pPr>
          <w:ins w:id="66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"_Toc379671775"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File.root &lt;svar&gt;</w:t>
            </w:r>
            <w:r>
              <w:rPr>
                <w:noProof/>
                <w:webHidden/>
              </w:rPr>
              <w:tab/>
            </w:r>
            <w:r>
              <w:rPr>
                <w:noProof/>
                <w:webHidden/>
              </w:rPr>
              <w:fldChar w:fldCharType="begin"/>
            </w:r>
            <w:r>
              <w:rPr>
                <w:noProof/>
                <w:webHidden/>
              </w:rPr>
              <w:instrText xml:space="preserve"> PAGEREF _Toc379671775 \h </w:instrText>
            </w:r>
            <w:r>
              <w:rPr>
                <w:noProof/>
                <w:webHidden/>
              </w:rPr>
            </w:r>
          </w:ins>
          <w:r>
            <w:rPr>
              <w:noProof/>
              <w:webHidden/>
            </w:rPr>
            <w:fldChar w:fldCharType="separate"/>
          </w:r>
          <w:ins w:id="667" w:author="msammartano" w:date="2014-02-09T00:58:00Z">
            <w:r>
              <w:rPr>
                <w:noProof/>
                <w:webHidden/>
              </w:rPr>
              <w:t>70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68" w:author="msammartano" w:date="2014-02-09T00:58:00Z"/>
              <w:rFonts w:eastAsiaTheme="minorEastAsia"/>
              <w:noProof/>
            </w:rPr>
          </w:pPr>
          <w:ins w:id="66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"_Toc379671776"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File.size &lt;size_nvar&gt;, &lt;path_sexp&gt;</w:t>
            </w:r>
            <w:r>
              <w:rPr>
                <w:noProof/>
                <w:webHidden/>
              </w:rPr>
              <w:tab/>
            </w:r>
            <w:r>
              <w:rPr>
                <w:noProof/>
                <w:webHidden/>
              </w:rPr>
              <w:fldChar w:fldCharType="begin"/>
            </w:r>
            <w:r>
              <w:rPr>
                <w:noProof/>
                <w:webHidden/>
              </w:rPr>
              <w:instrText xml:space="preserve"> PAGEREF _Toc379671776 \h </w:instrText>
            </w:r>
            <w:r>
              <w:rPr>
                <w:noProof/>
                <w:webHidden/>
              </w:rPr>
            </w:r>
          </w:ins>
          <w:r>
            <w:rPr>
              <w:noProof/>
              <w:webHidden/>
            </w:rPr>
            <w:fldChar w:fldCharType="separate"/>
          </w:r>
          <w:ins w:id="670" w:author="msammartano" w:date="2014-02-09T00:58:00Z">
            <w:r>
              <w:rPr>
                <w:noProof/>
                <w:webHidden/>
              </w:rPr>
              <w:t>70</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671" w:author="msammartano" w:date="2014-02-09T00:58:00Z"/>
              <w:rFonts w:eastAsiaTheme="minorEastAsia"/>
              <w:noProof/>
            </w:rPr>
          </w:pPr>
          <w:ins w:id="67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"_Toc379671777"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Text File I/O</w:t>
            </w:r>
            <w:r>
              <w:rPr>
                <w:noProof/>
                <w:webHidden/>
              </w:rPr>
              <w:tab/>
            </w:r>
            <w:r>
              <w:rPr>
                <w:noProof/>
                <w:webHidden/>
              </w:rPr>
              <w:fldChar w:fldCharType="begin"/>
            </w:r>
            <w:r>
              <w:rPr>
                <w:noProof/>
                <w:webHidden/>
              </w:rPr>
              <w:instrText xml:space="preserve"> PAGEREF _Toc379671777 \h </w:instrText>
            </w:r>
            <w:r>
              <w:rPr>
                <w:noProof/>
                <w:webHidden/>
              </w:rPr>
            </w:r>
          </w:ins>
          <w:r>
            <w:rPr>
              <w:noProof/>
              <w:webHidden/>
            </w:rPr>
            <w:fldChar w:fldCharType="separate"/>
          </w:r>
          <w:ins w:id="673" w:author="msammartano" w:date="2014-02-09T00:58:00Z">
            <w:r>
              <w:rPr>
                <w:noProof/>
                <w:webHidden/>
              </w:rPr>
              <w:t>71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74" w:author="msammartano" w:date="2014-02-09T00:58:00Z"/>
              <w:rFonts w:eastAsiaTheme="minorEastAsia"/>
              <w:noProof/>
            </w:rPr>
          </w:pPr>
          <w:ins w:id="675"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"_Toc379671778"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Text.open {r|w|a}, &lt;file_table_nvar&gt;, &lt;path_sexp&gt;</w:t>
            </w:r>
            <w:r>
              <w:rPr>
                <w:noProof/>
                <w:webHidden/>
              </w:rPr>
              <w:tab/>
            </w:r>
            <w:r>
              <w:rPr>
                <w:noProof/>
                <w:webHidden/>
              </w:rPr>
              <w:fldChar w:fldCharType="begin"/>
            </w:r>
            <w:r>
              <w:rPr>
                <w:noProof/>
                <w:webHidden/>
              </w:rPr>
              <w:instrText xml:space="preserve"> PAGEREF _Toc379671778 \h </w:instrText>
            </w:r>
            <w:r>
              <w:rPr>
                <w:noProof/>
                <w:webHidden/>
              </w:rPr>
            </w:r>
          </w:ins>
          <w:r>
            <w:rPr>
              <w:noProof/>
              <w:webHidden/>
            </w:rPr>
            <w:fldChar w:fldCharType="separate"/>
          </w:r>
          <w:ins w:id="676" w:author="msammartano" w:date="2014-02-09T00:58:00Z">
            <w:r>
              <w:rPr>
                <w:noProof/>
                <w:webHidden/>
              </w:rPr>
              <w:t>71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77" w:author="msammartano" w:date="2014-02-09T00:58:00Z"/>
              <w:rFonts w:eastAsiaTheme="minorEastAsia"/>
              <w:noProof/>
            </w:rPr>
          </w:pPr>
          <w:ins w:id="67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"_Toc379671779"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Text.close &lt;file_table_nvar&gt;</w:t>
            </w:r>
            <w:r>
              <w:rPr>
                <w:noProof/>
                <w:webHidden/>
              </w:rPr>
              <w:tab/>
            </w:r>
            <w:r>
              <w:rPr>
                <w:noProof/>
                <w:webHidden/>
              </w:rPr>
              <w:fldChar w:fldCharType="begin"/>
            </w:r>
            <w:r>
              <w:rPr>
                <w:noProof/>
                <w:webHidden/>
              </w:rPr>
              <w:instrText xml:space="preserve"> PAGEREF _Toc379671779 \h </w:instrText>
            </w:r>
            <w:r>
              <w:rPr>
                <w:noProof/>
                <w:webHidden/>
              </w:rPr>
            </w:r>
          </w:ins>
          <w:r>
            <w:rPr>
              <w:noProof/>
              <w:webHidden/>
            </w:rPr>
            <w:fldChar w:fldCharType="separate"/>
          </w:r>
          <w:ins w:id="679" w:author="msammartano" w:date="2014-02-09T00:58:00Z">
            <w:r>
              <w:rPr>
                <w:noProof/>
                <w:webHidden/>
              </w:rPr>
              <w:t>71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80" w:author="msammartano" w:date="2014-02-09T00:58:00Z"/>
              <w:rFonts w:eastAsiaTheme="minorEastAsia"/>
              <w:noProof/>
            </w:rPr>
          </w:pPr>
          <w:ins w:id="68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"_Toc379671780"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Text.readln &lt;file_table_nvar&gt;, &lt;line_svar&gt;</w:t>
            </w:r>
            <w:r>
              <w:rPr>
                <w:noProof/>
                <w:webHidden/>
              </w:rPr>
              <w:tab/>
            </w:r>
            <w:r>
              <w:rPr>
                <w:noProof/>
                <w:webHidden/>
              </w:rPr>
              <w:fldChar w:fldCharType="begin"/>
            </w:r>
            <w:r>
              <w:rPr>
                <w:noProof/>
                <w:webHidden/>
              </w:rPr>
              <w:instrText xml:space="preserve"> PAGEREF _Toc379671780 \h </w:instrText>
            </w:r>
            <w:r>
              <w:rPr>
                <w:noProof/>
                <w:webHidden/>
              </w:rPr>
            </w:r>
          </w:ins>
          <w:r>
            <w:rPr>
              <w:noProof/>
              <w:webHidden/>
            </w:rPr>
            <w:fldChar w:fldCharType="separate"/>
          </w:r>
          <w:ins w:id="682" w:author="msammartano" w:date="2014-02-09T00:58:00Z">
            <w:r>
              <w:rPr>
                <w:noProof/>
                <w:webHidden/>
              </w:rPr>
              <w:t>71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83" w:author="msammartano" w:date="2014-02-09T00:58:00Z"/>
              <w:rFonts w:eastAsiaTheme="minorEastAsia"/>
              <w:noProof/>
            </w:rPr>
          </w:pPr>
          <w:ins w:id="68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"_Toc379671781"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_Toc379671781 \h </w:instrText>
            </w:r>
            <w:r>
              <w:rPr>
                <w:noProof/>
                <w:webHidden/>
              </w:rPr>
            </w:r>
          </w:ins>
          <w:r>
            <w:rPr>
              <w:noProof/>
              <w:webHidden/>
            </w:rPr>
            <w:fldChar w:fldCharType="separate"/>
          </w:r>
          <w:ins w:id="685" w:author="msammartano" w:date="2014-02-09T00:58:00Z">
            <w:r>
              <w:rPr>
                <w:noProof/>
                <w:webHidden/>
              </w:rPr>
              <w:t>72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86" w:author="msammartano" w:date="2014-02-09T00:58:00Z"/>
              <w:rFonts w:eastAsiaTheme="minorEastAsia"/>
              <w:noProof/>
            </w:rPr>
          </w:pPr>
          <w:ins w:id="68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"_Toc379671782"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_Toc379671782 \h </w:instrText>
            </w:r>
            <w:r>
              <w:rPr>
                <w:noProof/>
                <w:webHidden/>
              </w:rPr>
            </w:r>
          </w:ins>
          <w:r>
            <w:rPr>
              <w:noProof/>
              <w:webHidden/>
            </w:rPr>
            <w:fldChar w:fldCharType="separate"/>
          </w:r>
          <w:ins w:id="688" w:author="msammartano" w:date="2014-02-09T00:58:00Z">
            <w:r>
              <w:rPr>
                <w:noProof/>
                <w:webHidden/>
              </w:rPr>
              <w:t>72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89" w:author="msammartano" w:date="2014-02-09T00:58:00Z"/>
              <w:rFonts w:eastAsiaTheme="minorEastAsia"/>
              <w:noProof/>
            </w:rPr>
          </w:pPr>
          <w:ins w:id="69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"_Toc379671783"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_Toc379671783 \h </w:instrText>
            </w:r>
            <w:r>
              <w:rPr>
                <w:noProof/>
                <w:webHidden/>
              </w:rPr>
            </w:r>
          </w:ins>
          <w:r>
            <w:rPr>
              <w:noProof/>
              <w:webHidden/>
            </w:rPr>
            <w:fldChar w:fldCharType="separate"/>
          </w:r>
          <w:ins w:id="691" w:author="msammartano" w:date="2014-02-09T00:58:00Z">
            <w:r>
              <w:rPr>
                <w:noProof/>
                <w:webHidden/>
              </w:rPr>
              <w:t>72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92" w:author="msammartano" w:date="2014-02-09T00:58:00Z"/>
              <w:rFonts w:eastAsiaTheme="minorEastAsia"/>
              <w:noProof/>
            </w:rPr>
          </w:pPr>
          <w:ins w:id="69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"_Toc379671784"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_Toc379671784 \h </w:instrText>
            </w:r>
            <w:r>
              <w:rPr>
                <w:noProof/>
                <w:webHidden/>
              </w:rPr>
            </w:r>
          </w:ins>
          <w:r>
            <w:rPr>
              <w:noProof/>
              <w:webHidden/>
            </w:rPr>
            <w:fldChar w:fldCharType="separate"/>
          </w:r>
          <w:ins w:id="694" w:author="msammartano" w:date="2014-02-09T00:58:00Z">
            <w:r>
              <w:rPr>
                <w:noProof/>
                <w:webHidden/>
              </w:rPr>
              <w:t>72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695" w:author="msammartano" w:date="2014-02-09T00:58:00Z"/>
              <w:rFonts w:eastAsiaTheme="minorEastAsia"/>
              <w:noProof/>
            </w:rPr>
          </w:pPr>
          <w:ins w:id="69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"_Toc379671785"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_Toc379671785 \h </w:instrText>
            </w:r>
            <w:r>
              <w:rPr>
                <w:noProof/>
                <w:webHidden/>
              </w:rPr>
            </w:r>
          </w:ins>
          <w:r>
            <w:rPr>
              <w:noProof/>
              <w:webHidden/>
            </w:rPr>
            <w:fldChar w:fldCharType="separate"/>
          </w:r>
          <w:ins w:id="697" w:author="msammartano" w:date="2014-02-09T00:58:00Z">
            <w:r>
              <w:rPr>
                <w:noProof/>
                <w:webHidden/>
              </w:rPr>
              <w:t>72</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698" w:author="msammartano" w:date="2014-02-09T00:58:00Z"/>
              <w:rFonts w:eastAsiaTheme="minorEastAsia"/>
              <w:noProof/>
            </w:rPr>
          </w:pPr>
          <w:ins w:id="69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"_Toc379671786"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Byte File I/O</w:t>
            </w:r>
            <w:r>
              <w:rPr>
                <w:noProof/>
                <w:webHidden/>
              </w:rPr>
              <w:tab/>
            </w:r>
            <w:r>
              <w:rPr>
                <w:noProof/>
                <w:webHidden/>
              </w:rPr>
              <w:fldChar w:fldCharType="begin"/>
            </w:r>
            <w:r>
              <w:rPr>
                <w:noProof/>
                <w:webHidden/>
              </w:rPr>
              <w:instrText xml:space="preserve"> PAGEREF _Toc379671786 \h </w:instrText>
            </w:r>
            <w:r>
              <w:rPr>
                <w:noProof/>
                <w:webHidden/>
              </w:rPr>
            </w:r>
          </w:ins>
          <w:r>
            <w:rPr>
              <w:noProof/>
              <w:webHidden/>
            </w:rPr>
            <w:fldChar w:fldCharType="separate"/>
          </w:r>
          <w:ins w:id="700" w:author="msammartano" w:date="2014-02-09T00:58:00Z">
            <w:r>
              <w:rPr>
                <w:noProof/>
                <w:webHidden/>
              </w:rPr>
              <w:t>73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01" w:author="msammartano" w:date="2014-02-09T00:58:00Z"/>
              <w:rFonts w:eastAsiaTheme="minorEastAsia"/>
              <w:noProof/>
            </w:rPr>
          </w:pPr>
          <w:ins w:id="70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"_Toc379671787"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Byte.open {r|w|a}, &lt;file_table_nvar&gt;, &lt;path_sexp&gt;</w:t>
            </w:r>
            <w:r>
              <w:rPr>
                <w:noProof/>
                <w:webHidden/>
              </w:rPr>
              <w:tab/>
            </w:r>
            <w:r>
              <w:rPr>
                <w:noProof/>
                <w:webHidden/>
              </w:rPr>
              <w:fldChar w:fldCharType="begin"/>
            </w:r>
            <w:r>
              <w:rPr>
                <w:noProof/>
                <w:webHidden/>
              </w:rPr>
              <w:instrText xml:space="preserve"> PAGEREF _Toc379671787 \h </w:instrText>
            </w:r>
            <w:r>
              <w:rPr>
                <w:noProof/>
                <w:webHidden/>
              </w:rPr>
            </w:r>
          </w:ins>
          <w:r>
            <w:rPr>
              <w:noProof/>
              <w:webHidden/>
            </w:rPr>
            <w:fldChar w:fldCharType="separate"/>
          </w:r>
          <w:ins w:id="703" w:author="msammartano" w:date="2014-02-09T00:58:00Z">
            <w:r>
              <w:rPr>
                <w:noProof/>
                <w:webHidden/>
              </w:rPr>
              <w:t>73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04" w:author="msammartano" w:date="2014-02-09T00:58:00Z"/>
              <w:rFonts w:eastAsiaTheme="minorEastAsia"/>
              <w:noProof/>
            </w:rPr>
          </w:pPr>
          <w:ins w:id="70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"_Toc379671788"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Byte.close &lt;file_table_nvar&gt;</w:t>
            </w:r>
            <w:r>
              <w:rPr>
                <w:noProof/>
                <w:webHidden/>
              </w:rPr>
              <w:tab/>
            </w:r>
            <w:r>
              <w:rPr>
                <w:noProof/>
                <w:webHidden/>
              </w:rPr>
              <w:fldChar w:fldCharType="begin"/>
            </w:r>
            <w:r>
              <w:rPr>
                <w:noProof/>
                <w:webHidden/>
              </w:rPr>
              <w:instrText xml:space="preserve"> PAGEREF _Toc379671788 \h </w:instrText>
            </w:r>
            <w:r>
              <w:rPr>
                <w:noProof/>
                <w:webHidden/>
              </w:rPr>
            </w:r>
          </w:ins>
          <w:r>
            <w:rPr>
              <w:noProof/>
              <w:webHidden/>
            </w:rPr>
            <w:fldChar w:fldCharType="separate"/>
          </w:r>
          <w:ins w:id="706" w:author="msammartano" w:date="2014-02-09T00:58:00Z">
            <w:r>
              <w:rPr>
                <w:noProof/>
                <w:webHidden/>
              </w:rPr>
              <w:t>73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07" w:author="msammartano" w:date="2014-02-09T00:58:00Z"/>
              <w:rFonts w:eastAsiaTheme="minorEastAsia"/>
              <w:noProof/>
            </w:rPr>
          </w:pPr>
          <w:ins w:id="70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"_Toc379671789"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Byte.read.byte &lt;file_table_nvar&gt;, &lt;byte_nvar&gt;</w:t>
            </w:r>
            <w:r>
              <w:rPr>
                <w:noProof/>
                <w:webHidden/>
              </w:rPr>
              <w:tab/>
            </w:r>
            <w:r>
              <w:rPr>
                <w:noProof/>
                <w:webHidden/>
              </w:rPr>
              <w:fldChar w:fldCharType="begin"/>
            </w:r>
            <w:r>
              <w:rPr>
                <w:noProof/>
                <w:webHidden/>
              </w:rPr>
              <w:instrText xml:space="preserve"> PAGEREF _Toc379671789 \h </w:instrText>
            </w:r>
            <w:r>
              <w:rPr>
                <w:noProof/>
                <w:webHidden/>
              </w:rPr>
            </w:r>
          </w:ins>
          <w:r>
            <w:rPr>
              <w:noProof/>
              <w:webHidden/>
            </w:rPr>
            <w:fldChar w:fldCharType="separate"/>
          </w:r>
          <w:ins w:id="709" w:author="msammartano" w:date="2014-02-09T00:58:00Z">
            <w:r>
              <w:rPr>
                <w:noProof/>
                <w:webHidden/>
              </w:rPr>
              <w:t>73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10" w:author="msammartano" w:date="2014-02-09T00:58:00Z"/>
              <w:rFonts w:eastAsiaTheme="minorEastAsia"/>
              <w:noProof/>
            </w:rPr>
          </w:pPr>
          <w:ins w:id="71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"_Toc379671790"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_Toc379671790 \h </w:instrText>
            </w:r>
            <w:r>
              <w:rPr>
                <w:noProof/>
                <w:webHidden/>
              </w:rPr>
            </w:r>
          </w:ins>
          <w:r>
            <w:rPr>
              <w:noProof/>
              <w:webHidden/>
            </w:rPr>
            <w:fldChar w:fldCharType="separate"/>
          </w:r>
          <w:ins w:id="712" w:author="msammartano" w:date="2014-02-09T00:58:00Z">
            <w:r>
              <w:rPr>
                <w:noProof/>
                <w:webHidden/>
              </w:rPr>
              <w:t>74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13" w:author="msammartano" w:date="2014-02-09T00:58:00Z"/>
              <w:rFonts w:eastAsiaTheme="minorEastAsia"/>
              <w:noProof/>
            </w:rPr>
          </w:pPr>
          <w:ins w:id="71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"_Toc379671791"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_Toc379671791 \h </w:instrText>
            </w:r>
            <w:r>
              <w:rPr>
                <w:noProof/>
                <w:webHidden/>
              </w:rPr>
            </w:r>
          </w:ins>
          <w:r>
            <w:rPr>
              <w:noProof/>
              <w:webHidden/>
            </w:rPr>
            <w:fldChar w:fldCharType="separate"/>
          </w:r>
          <w:ins w:id="715" w:author="msammartano" w:date="2014-02-09T00:58:00Z">
            <w:r>
              <w:rPr>
                <w:noProof/>
                <w:webHidden/>
              </w:rPr>
              <w:t>74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16" w:author="msammartano" w:date="2014-02-09T00:58:00Z"/>
              <w:rFonts w:eastAsiaTheme="minorEastAsia"/>
              <w:noProof/>
            </w:rPr>
          </w:pPr>
          <w:ins w:id="71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"_Toc379671792"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Byte.write.buffer &lt;file_table_nvar&gt;, &lt;sexp&gt;</w:t>
            </w:r>
            <w:r>
              <w:rPr>
                <w:noProof/>
                <w:webHidden/>
              </w:rPr>
              <w:tab/>
            </w:r>
            <w:r>
              <w:rPr>
                <w:noProof/>
                <w:webHidden/>
              </w:rPr>
              <w:fldChar w:fldCharType="begin"/>
            </w:r>
            <w:r>
              <w:rPr>
                <w:noProof/>
                <w:webHidden/>
              </w:rPr>
              <w:instrText xml:space="preserve"> PAGEREF _Toc379671792 \h </w:instrText>
            </w:r>
            <w:r>
              <w:rPr>
                <w:noProof/>
                <w:webHidden/>
              </w:rPr>
            </w:r>
          </w:ins>
          <w:r>
            <w:rPr>
              <w:noProof/>
              <w:webHidden/>
            </w:rPr>
            <w:fldChar w:fldCharType="separate"/>
          </w:r>
          <w:ins w:id="718" w:author="msammartano" w:date="2014-02-09T00:58:00Z">
            <w:r>
              <w:rPr>
                <w:noProof/>
                <w:webHidden/>
              </w:rPr>
              <w:t>74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19" w:author="msammartano" w:date="2014-02-09T00:58:00Z"/>
              <w:rFonts w:eastAsiaTheme="minorEastAsia"/>
              <w:noProof/>
            </w:rPr>
          </w:pPr>
          <w:ins w:id="72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"_Toc379671793"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_Toc379671793 \h </w:instrText>
            </w:r>
            <w:r>
              <w:rPr>
                <w:noProof/>
                <w:webHidden/>
              </w:rPr>
            </w:r>
          </w:ins>
          <w:r>
            <w:rPr>
              <w:noProof/>
              <w:webHidden/>
            </w:rPr>
            <w:fldChar w:fldCharType="separate"/>
          </w:r>
          <w:ins w:id="721" w:author="msammartano" w:date="2014-02-09T00:58:00Z">
            <w:r>
              <w:rPr>
                <w:noProof/>
                <w:webHidden/>
              </w:rPr>
              <w:t>74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22" w:author="msammartano" w:date="2014-02-09T00:58:00Z"/>
              <w:rFonts w:eastAsiaTheme="minorEastAsia"/>
              <w:noProof/>
            </w:rPr>
          </w:pPr>
          <w:ins w:id="72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"_Toc379671794"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_Toc379671794 \h </w:instrText>
            </w:r>
            <w:r>
              <w:rPr>
                <w:noProof/>
                <w:webHidden/>
              </w:rPr>
            </w:r>
          </w:ins>
          <w:r>
            <w:rPr>
              <w:noProof/>
              <w:webHidden/>
            </w:rPr>
            <w:fldChar w:fldCharType="separate"/>
          </w:r>
          <w:ins w:id="724" w:author="msammartano" w:date="2014-02-09T00:58:00Z">
            <w:r>
              <w:rPr>
                <w:noProof/>
                <w:webHidden/>
              </w:rPr>
              <w:t>74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25" w:author="msammartano" w:date="2014-02-09T00:58:00Z"/>
              <w:rFonts w:eastAsiaTheme="minorEastAsia"/>
              <w:noProof/>
            </w:rPr>
          </w:pPr>
          <w:ins w:id="72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"_Toc379671795"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Byte.copy &lt;file_table_nvar&gt;,&lt;output_file_svar&gt;</w:t>
            </w:r>
            <w:r>
              <w:rPr>
                <w:noProof/>
                <w:webHidden/>
              </w:rPr>
              <w:tab/>
            </w:r>
            <w:r>
              <w:rPr>
                <w:noProof/>
                <w:webHidden/>
              </w:rPr>
              <w:fldChar w:fldCharType="begin"/>
            </w:r>
            <w:r>
              <w:rPr>
                <w:noProof/>
                <w:webHidden/>
              </w:rPr>
              <w:instrText xml:space="preserve"> PAGEREF _Toc379671795 \h </w:instrText>
            </w:r>
            <w:r>
              <w:rPr>
                <w:noProof/>
                <w:webHidden/>
              </w:rPr>
            </w:r>
          </w:ins>
          <w:r>
            <w:rPr>
              <w:noProof/>
              <w:webHidden/>
            </w:rPr>
            <w:fldChar w:fldCharType="separate"/>
          </w:r>
          <w:ins w:id="727" w:author="msammartano" w:date="2014-02-09T00:58:00Z">
            <w:r>
              <w:rPr>
                <w:noProof/>
                <w:webHidden/>
              </w:rPr>
              <w:t>74</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728" w:author="msammartano" w:date="2014-02-09T00:58:00Z"/>
              <w:rFonts w:eastAsiaTheme="minorEastAsia"/>
              <w:noProof/>
            </w:rPr>
          </w:pPr>
          <w:ins w:id="72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"_Toc379671796"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HTML</w:t>
            </w:r>
            <w:r>
              <w:rPr>
                <w:noProof/>
                <w:webHidden/>
              </w:rPr>
              <w:tab/>
            </w:r>
            <w:r>
              <w:rPr>
                <w:noProof/>
                <w:webHidden/>
              </w:rPr>
              <w:fldChar w:fldCharType="begin"/>
            </w:r>
            <w:r>
              <w:rPr>
                <w:noProof/>
                <w:webHidden/>
              </w:rPr>
              <w:instrText xml:space="preserve"> PAGEREF _Toc379671796 \h </w:instrText>
            </w:r>
            <w:r>
              <w:rPr>
                <w:noProof/>
                <w:webHidden/>
              </w:rPr>
            </w:r>
          </w:ins>
          <w:r>
            <w:rPr>
              <w:noProof/>
              <w:webHidden/>
            </w:rPr>
            <w:fldChar w:fldCharType="separate"/>
          </w:r>
          <w:ins w:id="730" w:author="msammartano" w:date="2014-02-09T00:58:00Z">
            <w:r>
              <w:rPr>
                <w:noProof/>
                <w:webHidden/>
              </w:rPr>
              <w:t>75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31" w:author="msammartano" w:date="2014-02-09T00:58:00Z"/>
              <w:rFonts w:eastAsiaTheme="minorEastAsia"/>
              <w:noProof/>
            </w:rPr>
          </w:pPr>
          <w:ins w:id="73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"_Toc379671797"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Introduction</w:t>
            </w:r>
            <w:r>
              <w:rPr>
                <w:noProof/>
                <w:webHidden/>
              </w:rPr>
              <w:tab/>
            </w:r>
            <w:r>
              <w:rPr>
                <w:noProof/>
                <w:webHidden/>
              </w:rPr>
              <w:fldChar w:fldCharType="begin"/>
            </w:r>
            <w:r>
              <w:rPr>
                <w:noProof/>
                <w:webHidden/>
              </w:rPr>
              <w:instrText xml:space="preserve"> PAGEREF _Toc379671797 \h </w:instrText>
            </w:r>
            <w:r>
              <w:rPr>
                <w:noProof/>
                <w:webHidden/>
              </w:rPr>
            </w:r>
          </w:ins>
          <w:r>
            <w:rPr>
              <w:noProof/>
              <w:webHidden/>
            </w:rPr>
            <w:fldChar w:fldCharType="separate"/>
          </w:r>
          <w:ins w:id="733" w:author="msammartano" w:date="2014-02-09T00:58:00Z">
            <w:r>
              <w:rPr>
                <w:noProof/>
                <w:webHidden/>
              </w:rPr>
              <w:t>75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34" w:author="msammartano" w:date="2014-02-09T00:58:00Z"/>
              <w:rFonts w:eastAsiaTheme="minorEastAsia"/>
              <w:noProof/>
            </w:rPr>
          </w:pPr>
          <w:ins w:id="73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"_Toc379671798"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Commands</w:t>
            </w:r>
            <w:r>
              <w:rPr>
                <w:noProof/>
                <w:webHidden/>
              </w:rPr>
              <w:tab/>
            </w:r>
            <w:r>
              <w:rPr>
                <w:noProof/>
                <w:webHidden/>
              </w:rPr>
              <w:fldChar w:fldCharType="begin"/>
            </w:r>
            <w:r>
              <w:rPr>
                <w:noProof/>
                <w:webHidden/>
              </w:rPr>
              <w:instrText xml:space="preserve"> PAGEREF _Toc379671798 \h </w:instrText>
            </w:r>
            <w:r>
              <w:rPr>
                <w:noProof/>
                <w:webHidden/>
              </w:rPr>
            </w:r>
          </w:ins>
          <w:r>
            <w:rPr>
              <w:noProof/>
              <w:webHidden/>
            </w:rPr>
            <w:fldChar w:fldCharType="separate"/>
          </w:r>
          <w:ins w:id="736" w:author="msammartano" w:date="2014-02-09T00:58:00Z">
            <w:r>
              <w:rPr>
                <w:noProof/>
                <w:webHidden/>
              </w:rPr>
              <w:t>75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37" w:author="msammartano" w:date="2014-02-09T00:58:00Z"/>
              <w:rFonts w:eastAsiaTheme="minorEastAsia"/>
              <w:noProof/>
            </w:rPr>
          </w:pPr>
          <w:ins w:id="73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"_Toc379671799"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Html.open {&lt;show_status_bar_nexp&gt;}</w:t>
            </w:r>
            <w:r>
              <w:rPr>
                <w:noProof/>
                <w:webHidden/>
              </w:rPr>
              <w:tab/>
            </w:r>
            <w:r>
              <w:rPr>
                <w:noProof/>
                <w:webHidden/>
              </w:rPr>
              <w:fldChar w:fldCharType="begin"/>
            </w:r>
            <w:r>
              <w:rPr>
                <w:noProof/>
                <w:webHidden/>
              </w:rPr>
              <w:instrText xml:space="preserve"> PAGEREF _Toc379671799 \h </w:instrText>
            </w:r>
            <w:r>
              <w:rPr>
                <w:noProof/>
                <w:webHidden/>
              </w:rPr>
            </w:r>
          </w:ins>
          <w:r>
            <w:rPr>
              <w:noProof/>
              <w:webHidden/>
            </w:rPr>
            <w:fldChar w:fldCharType="separate"/>
          </w:r>
          <w:ins w:id="739" w:author="msammartano" w:date="2014-02-09T00:58:00Z">
            <w:r>
              <w:rPr>
                <w:noProof/>
                <w:webHidden/>
              </w:rPr>
              <w:t>75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40" w:author="msammartano" w:date="2014-02-09T00:58:00Z"/>
              <w:rFonts w:eastAsiaTheme="minorEastAsia"/>
              <w:noProof/>
            </w:rPr>
          </w:pPr>
          <w:ins w:id="74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"_Toc379671800"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Html.load.url &lt;file_sexp&gt;</w:t>
            </w:r>
            <w:r>
              <w:rPr>
                <w:noProof/>
                <w:webHidden/>
              </w:rPr>
              <w:tab/>
            </w:r>
            <w:r>
              <w:rPr>
                <w:noProof/>
                <w:webHidden/>
              </w:rPr>
              <w:fldChar w:fldCharType="begin"/>
            </w:r>
            <w:r>
              <w:rPr>
                <w:noProof/>
                <w:webHidden/>
              </w:rPr>
              <w:instrText xml:space="preserve"> PAGEREF _Toc379671800 \h </w:instrText>
            </w:r>
            <w:r>
              <w:rPr>
                <w:noProof/>
                <w:webHidden/>
              </w:rPr>
            </w:r>
          </w:ins>
          <w:r>
            <w:rPr>
              <w:noProof/>
              <w:webHidden/>
            </w:rPr>
            <w:fldChar w:fldCharType="separate"/>
          </w:r>
          <w:ins w:id="742" w:author="msammartano" w:date="2014-02-09T00:58:00Z">
            <w:r>
              <w:rPr>
                <w:noProof/>
                <w:webHidden/>
              </w:rPr>
              <w:t>75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43" w:author="msammartano" w:date="2014-02-09T00:58:00Z"/>
              <w:rFonts w:eastAsiaTheme="minorEastAsia"/>
              <w:noProof/>
            </w:rPr>
          </w:pPr>
          <w:ins w:id="74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"_Toc379671801"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Html.load.string &lt;html_sexp&gt;</w:t>
            </w:r>
            <w:r>
              <w:rPr>
                <w:noProof/>
                <w:webHidden/>
              </w:rPr>
              <w:tab/>
            </w:r>
            <w:r>
              <w:rPr>
                <w:noProof/>
                <w:webHidden/>
              </w:rPr>
              <w:fldChar w:fldCharType="begin"/>
            </w:r>
            <w:r>
              <w:rPr>
                <w:noProof/>
                <w:webHidden/>
              </w:rPr>
              <w:instrText xml:space="preserve"> PAGEREF _Toc379671801 \h </w:instrText>
            </w:r>
            <w:r>
              <w:rPr>
                <w:noProof/>
                <w:webHidden/>
              </w:rPr>
            </w:r>
          </w:ins>
          <w:r>
            <w:rPr>
              <w:noProof/>
              <w:webHidden/>
            </w:rPr>
            <w:fldChar w:fldCharType="separate"/>
          </w:r>
          <w:ins w:id="745" w:author="msammartano" w:date="2014-02-09T00:58:00Z">
            <w:r>
              <w:rPr>
                <w:noProof/>
                <w:webHidden/>
              </w:rPr>
              <w:t>76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46" w:author="msammartano" w:date="2014-02-09T00:58:00Z"/>
              <w:rFonts w:eastAsiaTheme="minorEastAsia"/>
              <w:noProof/>
            </w:rPr>
          </w:pPr>
          <w:ins w:id="74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"_Toc379671802"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Html.post &lt;url _sexp&gt;, &lt;list_nexp&gt;</w:t>
            </w:r>
            <w:r>
              <w:rPr>
                <w:noProof/>
                <w:webHidden/>
              </w:rPr>
              <w:tab/>
            </w:r>
            <w:r>
              <w:rPr>
                <w:noProof/>
                <w:webHidden/>
              </w:rPr>
              <w:fldChar w:fldCharType="begin"/>
            </w:r>
            <w:r>
              <w:rPr>
                <w:noProof/>
                <w:webHidden/>
              </w:rPr>
              <w:instrText xml:space="preserve"> PAGEREF _Toc379671802 \h </w:instrText>
            </w:r>
            <w:r>
              <w:rPr>
                <w:noProof/>
                <w:webHidden/>
              </w:rPr>
            </w:r>
          </w:ins>
          <w:r>
            <w:rPr>
              <w:noProof/>
              <w:webHidden/>
            </w:rPr>
            <w:fldChar w:fldCharType="separate"/>
          </w:r>
          <w:ins w:id="748" w:author="msammartano" w:date="2014-02-09T00:58:00Z">
            <w:r>
              <w:rPr>
                <w:noProof/>
                <w:webHidden/>
              </w:rPr>
              <w:t>76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49" w:author="msammartano" w:date="2014-02-09T00:58:00Z"/>
              <w:rFonts w:eastAsiaTheme="minorEastAsia"/>
              <w:noProof/>
            </w:rPr>
          </w:pPr>
          <w:ins w:id="75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"_Toc379671803"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Html.get.datalink &lt;data_svar&gt;</w:t>
            </w:r>
            <w:r>
              <w:rPr>
                <w:noProof/>
                <w:webHidden/>
              </w:rPr>
              <w:tab/>
            </w:r>
            <w:r>
              <w:rPr>
                <w:noProof/>
                <w:webHidden/>
              </w:rPr>
              <w:fldChar w:fldCharType="begin"/>
            </w:r>
            <w:r>
              <w:rPr>
                <w:noProof/>
                <w:webHidden/>
              </w:rPr>
              <w:instrText xml:space="preserve"> PAGEREF _Toc379671803 \h </w:instrText>
            </w:r>
            <w:r>
              <w:rPr>
                <w:noProof/>
                <w:webHidden/>
              </w:rPr>
            </w:r>
          </w:ins>
          <w:r>
            <w:rPr>
              <w:noProof/>
              <w:webHidden/>
            </w:rPr>
            <w:fldChar w:fldCharType="separate"/>
          </w:r>
          <w:ins w:id="751" w:author="msammartano" w:date="2014-02-09T00:58:00Z">
            <w:r>
              <w:rPr>
                <w:noProof/>
                <w:webHidden/>
              </w:rPr>
              <w:t>76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52" w:author="msammartano" w:date="2014-02-09T00:58:00Z"/>
              <w:rFonts w:eastAsiaTheme="minorEastAsia"/>
              <w:noProof/>
            </w:rPr>
          </w:pPr>
          <w:ins w:id="75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"_Toc379671804"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Html.go.back</w:t>
            </w:r>
            <w:r>
              <w:rPr>
                <w:noProof/>
                <w:webHidden/>
              </w:rPr>
              <w:tab/>
            </w:r>
            <w:r>
              <w:rPr>
                <w:noProof/>
                <w:webHidden/>
              </w:rPr>
              <w:fldChar w:fldCharType="begin"/>
            </w:r>
            <w:r>
              <w:rPr>
                <w:noProof/>
                <w:webHidden/>
              </w:rPr>
              <w:instrText xml:space="preserve"> PAGEREF _Toc379671804 \h </w:instrText>
            </w:r>
            <w:r>
              <w:rPr>
                <w:noProof/>
                <w:webHidden/>
              </w:rPr>
            </w:r>
          </w:ins>
          <w:r>
            <w:rPr>
              <w:noProof/>
              <w:webHidden/>
            </w:rPr>
            <w:fldChar w:fldCharType="separate"/>
          </w:r>
          <w:ins w:id="754" w:author="msammartano" w:date="2014-02-09T00:58:00Z">
            <w:r>
              <w:rPr>
                <w:noProof/>
                <w:webHidden/>
              </w:rPr>
              <w:t>77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55" w:author="msammartano" w:date="2014-02-09T00:58:00Z"/>
              <w:rFonts w:eastAsiaTheme="minorEastAsia"/>
              <w:noProof/>
            </w:rPr>
          </w:pPr>
          <w:ins w:id="75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"_Toc379671805"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Html.go.forward</w:t>
            </w:r>
            <w:r>
              <w:rPr>
                <w:noProof/>
                <w:webHidden/>
              </w:rPr>
              <w:tab/>
            </w:r>
            <w:r>
              <w:rPr>
                <w:noProof/>
                <w:webHidden/>
              </w:rPr>
              <w:fldChar w:fldCharType="begin"/>
            </w:r>
            <w:r>
              <w:rPr>
                <w:noProof/>
                <w:webHidden/>
              </w:rPr>
              <w:instrText xml:space="preserve"> PAGEREF _Toc379671805 \h </w:instrText>
            </w:r>
            <w:r>
              <w:rPr>
                <w:noProof/>
                <w:webHidden/>
              </w:rPr>
            </w:r>
          </w:ins>
          <w:r>
            <w:rPr>
              <w:noProof/>
              <w:webHidden/>
            </w:rPr>
            <w:fldChar w:fldCharType="separate"/>
          </w:r>
          <w:ins w:id="757" w:author="msammartano" w:date="2014-02-09T00:58:00Z">
            <w:r>
              <w:rPr>
                <w:noProof/>
                <w:webHidden/>
              </w:rPr>
              <w:t>77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58" w:author="msammartano" w:date="2014-02-09T00:58:00Z"/>
              <w:rFonts w:eastAsiaTheme="minorEastAsia"/>
              <w:noProof/>
            </w:rPr>
          </w:pPr>
          <w:ins w:id="75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"_Toc379671806"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Html.close</w:t>
            </w:r>
            <w:r>
              <w:rPr>
                <w:noProof/>
                <w:webHidden/>
              </w:rPr>
              <w:tab/>
            </w:r>
            <w:r>
              <w:rPr>
                <w:noProof/>
                <w:webHidden/>
              </w:rPr>
              <w:fldChar w:fldCharType="begin"/>
            </w:r>
            <w:r>
              <w:rPr>
                <w:noProof/>
                <w:webHidden/>
              </w:rPr>
              <w:instrText xml:space="preserve"> PAGEREF _Toc379671806 \h </w:instrText>
            </w:r>
            <w:r>
              <w:rPr>
                <w:noProof/>
                <w:webHidden/>
              </w:rPr>
            </w:r>
          </w:ins>
          <w:r>
            <w:rPr>
              <w:noProof/>
              <w:webHidden/>
            </w:rPr>
            <w:fldChar w:fldCharType="separate"/>
          </w:r>
          <w:ins w:id="760" w:author="msammartano" w:date="2014-02-09T00:58:00Z">
            <w:r>
              <w:rPr>
                <w:noProof/>
                <w:webHidden/>
              </w:rPr>
              <w:t>77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61" w:author="msammartano" w:date="2014-02-09T00:58:00Z"/>
              <w:rFonts w:eastAsiaTheme="minorEastAsia"/>
              <w:noProof/>
            </w:rPr>
          </w:pPr>
          <w:ins w:id="76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"_Toc379671807"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Html.clear.cache</w:t>
            </w:r>
            <w:r>
              <w:rPr>
                <w:noProof/>
                <w:webHidden/>
              </w:rPr>
              <w:tab/>
            </w:r>
            <w:r>
              <w:rPr>
                <w:noProof/>
                <w:webHidden/>
              </w:rPr>
              <w:fldChar w:fldCharType="begin"/>
            </w:r>
            <w:r>
              <w:rPr>
                <w:noProof/>
                <w:webHidden/>
              </w:rPr>
              <w:instrText xml:space="preserve"> PAGEREF _Toc379671807 \h </w:instrText>
            </w:r>
            <w:r>
              <w:rPr>
                <w:noProof/>
                <w:webHidden/>
              </w:rPr>
            </w:r>
          </w:ins>
          <w:r>
            <w:rPr>
              <w:noProof/>
              <w:webHidden/>
            </w:rPr>
            <w:fldChar w:fldCharType="separate"/>
          </w:r>
          <w:ins w:id="763" w:author="msammartano" w:date="2014-02-09T00:58:00Z">
            <w:r>
              <w:rPr>
                <w:noProof/>
                <w:webHidden/>
              </w:rPr>
              <w:t>77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64" w:author="msammartano" w:date="2014-02-09T00:58:00Z"/>
              <w:rFonts w:eastAsiaTheme="minorEastAsia"/>
              <w:noProof/>
            </w:rPr>
          </w:pPr>
          <w:ins w:id="76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"_Toc379671808"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Html.clear.history</w:t>
            </w:r>
            <w:r>
              <w:rPr>
                <w:noProof/>
                <w:webHidden/>
              </w:rPr>
              <w:tab/>
            </w:r>
            <w:r>
              <w:rPr>
                <w:noProof/>
                <w:webHidden/>
              </w:rPr>
              <w:fldChar w:fldCharType="begin"/>
            </w:r>
            <w:r>
              <w:rPr>
                <w:noProof/>
                <w:webHidden/>
              </w:rPr>
              <w:instrText xml:space="preserve"> PAGEREF _Toc379671808 \h </w:instrText>
            </w:r>
            <w:r>
              <w:rPr>
                <w:noProof/>
                <w:webHidden/>
              </w:rPr>
            </w:r>
          </w:ins>
          <w:r>
            <w:rPr>
              <w:noProof/>
              <w:webHidden/>
            </w:rPr>
            <w:fldChar w:fldCharType="separate"/>
          </w:r>
          <w:ins w:id="766" w:author="msammartano" w:date="2014-02-09T00:58:00Z">
            <w:r>
              <w:rPr>
                <w:noProof/>
                <w:webHidden/>
              </w:rPr>
              <w:t>77</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767" w:author="msammartano" w:date="2014-02-09T00:58:00Z"/>
              <w:rFonts w:eastAsiaTheme="minorEastAsia"/>
              <w:noProof/>
            </w:rPr>
          </w:pPr>
          <w:ins w:id="76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"_Toc379671809"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TCP/IP Sockets</w:t>
            </w:r>
            <w:r>
              <w:rPr>
                <w:noProof/>
                <w:webHidden/>
              </w:rPr>
              <w:tab/>
            </w:r>
            <w:r>
              <w:rPr>
                <w:noProof/>
                <w:webHidden/>
              </w:rPr>
              <w:fldChar w:fldCharType="begin"/>
            </w:r>
            <w:r>
              <w:rPr>
                <w:noProof/>
                <w:webHidden/>
              </w:rPr>
              <w:instrText xml:space="preserve"> PAGEREF _Toc379671809 \h </w:instrText>
            </w:r>
            <w:r>
              <w:rPr>
                <w:noProof/>
                <w:webHidden/>
              </w:rPr>
            </w:r>
          </w:ins>
          <w:r>
            <w:rPr>
              <w:noProof/>
              <w:webHidden/>
            </w:rPr>
            <w:fldChar w:fldCharType="separate"/>
          </w:r>
          <w:ins w:id="769" w:author="msammartano" w:date="2014-02-09T00:58:00Z">
            <w:r>
              <w:rPr>
                <w:noProof/>
                <w:webHidden/>
              </w:rPr>
              <w:t>77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770" w:author="msammartano" w:date="2014-02-09T00:58:00Z"/>
              <w:rFonts w:eastAsiaTheme="minorEastAsia"/>
              <w:noProof/>
            </w:rPr>
          </w:pPr>
          <w:ins w:id="771"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"_Toc379671810"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TCP/IP Client Socket Commands</w:t>
            </w:r>
            <w:r>
              <w:rPr>
                <w:noProof/>
                <w:webHidden/>
              </w:rPr>
              <w:tab/>
            </w:r>
            <w:r>
              <w:rPr>
                <w:noProof/>
                <w:webHidden/>
              </w:rPr>
              <w:fldChar w:fldCharType="begin"/>
            </w:r>
            <w:r>
              <w:rPr>
                <w:noProof/>
                <w:webHidden/>
              </w:rPr>
              <w:instrText xml:space="preserve"> PAGEREF _Toc379671810 \h </w:instrText>
            </w:r>
            <w:r>
              <w:rPr>
                <w:noProof/>
                <w:webHidden/>
              </w:rPr>
            </w:r>
          </w:ins>
          <w:r>
            <w:rPr>
              <w:noProof/>
              <w:webHidden/>
            </w:rPr>
            <w:fldChar w:fldCharType="separate"/>
          </w:r>
          <w:ins w:id="772" w:author="msammartano" w:date="2014-02-09T00:58:00Z">
            <w:r>
              <w:rPr>
                <w:noProof/>
                <w:webHidden/>
              </w:rPr>
              <w:t>78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73" w:author="msammartano" w:date="2014-02-09T00:58:00Z"/>
              <w:rFonts w:eastAsiaTheme="minorEastAsia"/>
              <w:noProof/>
            </w:rPr>
          </w:pPr>
          <w:ins w:id="77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"_Toc379671811"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_Toc379671811 \h </w:instrText>
            </w:r>
            <w:r>
              <w:rPr>
                <w:noProof/>
                <w:webHidden/>
              </w:rPr>
            </w:r>
          </w:ins>
          <w:r>
            <w:rPr>
              <w:noProof/>
              <w:webHidden/>
            </w:rPr>
            <w:fldChar w:fldCharType="separate"/>
          </w:r>
          <w:ins w:id="775" w:author="msammartano" w:date="2014-02-09T00:58:00Z">
            <w:r>
              <w:rPr>
                <w:noProof/>
                <w:webHidden/>
              </w:rPr>
              <w:t>78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76" w:author="msammartano" w:date="2014-02-09T00:58:00Z"/>
              <w:rFonts w:eastAsiaTheme="minorEastAsia"/>
              <w:noProof/>
            </w:rPr>
          </w:pPr>
          <w:ins w:id="77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"_Toc379671812"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Socket.client.status &lt;status_nvar&gt;</w:t>
            </w:r>
            <w:r>
              <w:rPr>
                <w:noProof/>
                <w:webHidden/>
              </w:rPr>
              <w:tab/>
            </w:r>
            <w:r>
              <w:rPr>
                <w:noProof/>
                <w:webHidden/>
              </w:rPr>
              <w:fldChar w:fldCharType="begin"/>
            </w:r>
            <w:r>
              <w:rPr>
                <w:noProof/>
                <w:webHidden/>
              </w:rPr>
              <w:instrText xml:space="preserve"> PAGEREF _Toc379671812 \h </w:instrText>
            </w:r>
            <w:r>
              <w:rPr>
                <w:noProof/>
                <w:webHidden/>
              </w:rPr>
            </w:r>
          </w:ins>
          <w:r>
            <w:rPr>
              <w:noProof/>
              <w:webHidden/>
            </w:rPr>
            <w:fldChar w:fldCharType="separate"/>
          </w:r>
          <w:ins w:id="778" w:author="msammartano" w:date="2014-02-09T00:58:00Z">
            <w:r>
              <w:rPr>
                <w:noProof/>
                <w:webHidden/>
              </w:rPr>
              <w:t>78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79" w:author="msammartano" w:date="2014-02-09T00:58:00Z"/>
              <w:rFonts w:eastAsiaTheme="minorEastAsia"/>
              <w:noProof/>
            </w:rPr>
          </w:pPr>
          <w:ins w:id="78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"_Toc379671813"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Socket.client.server.ip &lt;svar&gt;</w:t>
            </w:r>
            <w:r>
              <w:rPr>
                <w:noProof/>
                <w:webHidden/>
              </w:rPr>
              <w:tab/>
            </w:r>
            <w:r>
              <w:rPr>
                <w:noProof/>
                <w:webHidden/>
              </w:rPr>
              <w:fldChar w:fldCharType="begin"/>
            </w:r>
            <w:r>
              <w:rPr>
                <w:noProof/>
                <w:webHidden/>
              </w:rPr>
              <w:instrText xml:space="preserve"> PAGEREF _Toc379671813 \h </w:instrText>
            </w:r>
            <w:r>
              <w:rPr>
                <w:noProof/>
                <w:webHidden/>
              </w:rPr>
            </w:r>
          </w:ins>
          <w:r>
            <w:rPr>
              <w:noProof/>
              <w:webHidden/>
            </w:rPr>
            <w:fldChar w:fldCharType="separate"/>
          </w:r>
          <w:ins w:id="781" w:author="msammartano" w:date="2014-02-09T00:58:00Z">
            <w:r>
              <w:rPr>
                <w:noProof/>
                <w:webHidden/>
              </w:rPr>
              <w:t>78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82" w:author="msammartano" w:date="2014-02-09T00:58:00Z"/>
              <w:rFonts w:eastAsiaTheme="minorEastAsia"/>
              <w:noProof/>
            </w:rPr>
          </w:pPr>
          <w:ins w:id="78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"_Toc379671814"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Socket.client.read.line &lt;line_svar&gt;</w:t>
            </w:r>
            <w:r>
              <w:rPr>
                <w:noProof/>
                <w:webHidden/>
              </w:rPr>
              <w:tab/>
            </w:r>
            <w:r>
              <w:rPr>
                <w:noProof/>
                <w:webHidden/>
              </w:rPr>
              <w:fldChar w:fldCharType="begin"/>
            </w:r>
            <w:r>
              <w:rPr>
                <w:noProof/>
                <w:webHidden/>
              </w:rPr>
              <w:instrText xml:space="preserve"> PAGEREF _Toc379671814 \h </w:instrText>
            </w:r>
            <w:r>
              <w:rPr>
                <w:noProof/>
                <w:webHidden/>
              </w:rPr>
            </w:r>
          </w:ins>
          <w:r>
            <w:rPr>
              <w:noProof/>
              <w:webHidden/>
            </w:rPr>
            <w:fldChar w:fldCharType="separate"/>
          </w:r>
          <w:ins w:id="784" w:author="msammartano" w:date="2014-02-09T00:58:00Z">
            <w:r>
              <w:rPr>
                <w:noProof/>
                <w:webHidden/>
              </w:rPr>
              <w:t>78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85" w:author="msammartano" w:date="2014-02-09T00:58:00Z"/>
              <w:rFonts w:eastAsiaTheme="minorEastAsia"/>
              <w:noProof/>
            </w:rPr>
          </w:pPr>
          <w:ins w:id="78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"_Toc379671815"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Socket.client.read.ready &lt;nvar&gt;</w:t>
            </w:r>
            <w:r>
              <w:rPr>
                <w:noProof/>
                <w:webHidden/>
              </w:rPr>
              <w:tab/>
            </w:r>
            <w:r>
              <w:rPr>
                <w:noProof/>
                <w:webHidden/>
              </w:rPr>
              <w:fldChar w:fldCharType="begin"/>
            </w:r>
            <w:r>
              <w:rPr>
                <w:noProof/>
                <w:webHidden/>
              </w:rPr>
              <w:instrText xml:space="preserve"> PAGEREF _Toc379671815 \h </w:instrText>
            </w:r>
            <w:r>
              <w:rPr>
                <w:noProof/>
                <w:webHidden/>
              </w:rPr>
            </w:r>
          </w:ins>
          <w:r>
            <w:rPr>
              <w:noProof/>
              <w:webHidden/>
            </w:rPr>
            <w:fldChar w:fldCharType="separate"/>
          </w:r>
          <w:ins w:id="787" w:author="msammartano" w:date="2014-02-09T00:58:00Z">
            <w:r>
              <w:rPr>
                <w:noProof/>
                <w:webHidden/>
              </w:rPr>
              <w:t>79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88" w:author="msammartano" w:date="2014-02-09T00:58:00Z"/>
              <w:rFonts w:eastAsiaTheme="minorEastAsia"/>
              <w:noProof/>
            </w:rPr>
          </w:pPr>
          <w:ins w:id="78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"_Toc379671816"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Socket.client.read.file  &lt;fw_nexp&gt;</w:t>
            </w:r>
            <w:r>
              <w:rPr>
                <w:noProof/>
                <w:webHidden/>
              </w:rPr>
              <w:tab/>
            </w:r>
            <w:r>
              <w:rPr>
                <w:noProof/>
                <w:webHidden/>
              </w:rPr>
              <w:fldChar w:fldCharType="begin"/>
            </w:r>
            <w:r>
              <w:rPr>
                <w:noProof/>
                <w:webHidden/>
              </w:rPr>
              <w:instrText xml:space="preserve"> PAGEREF _Toc379671816 \h </w:instrText>
            </w:r>
            <w:r>
              <w:rPr>
                <w:noProof/>
                <w:webHidden/>
              </w:rPr>
            </w:r>
          </w:ins>
          <w:r>
            <w:rPr>
              <w:noProof/>
              <w:webHidden/>
            </w:rPr>
            <w:fldChar w:fldCharType="separate"/>
          </w:r>
          <w:ins w:id="790" w:author="msammartano" w:date="2014-02-09T00:58:00Z">
            <w:r>
              <w:rPr>
                <w:noProof/>
                <w:webHidden/>
              </w:rPr>
              <w:t>79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91" w:author="msammartano" w:date="2014-02-09T00:58:00Z"/>
              <w:rFonts w:eastAsiaTheme="minorEastAsia"/>
              <w:noProof/>
            </w:rPr>
          </w:pPr>
          <w:ins w:id="79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"_Toc379671817"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Socket.client.write.line &lt;line_sexp&gt;</w:t>
            </w:r>
            <w:r>
              <w:rPr>
                <w:noProof/>
                <w:webHidden/>
              </w:rPr>
              <w:tab/>
            </w:r>
            <w:r>
              <w:rPr>
                <w:noProof/>
                <w:webHidden/>
              </w:rPr>
              <w:fldChar w:fldCharType="begin"/>
            </w:r>
            <w:r>
              <w:rPr>
                <w:noProof/>
                <w:webHidden/>
              </w:rPr>
              <w:instrText xml:space="preserve"> PAGEREF _Toc379671817 \h </w:instrText>
            </w:r>
            <w:r>
              <w:rPr>
                <w:noProof/>
                <w:webHidden/>
              </w:rPr>
            </w:r>
          </w:ins>
          <w:r>
            <w:rPr>
              <w:noProof/>
              <w:webHidden/>
            </w:rPr>
            <w:fldChar w:fldCharType="separate"/>
          </w:r>
          <w:ins w:id="793" w:author="msammartano" w:date="2014-02-09T00:58:00Z">
            <w:r>
              <w:rPr>
                <w:noProof/>
                <w:webHidden/>
              </w:rPr>
              <w:t>79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94" w:author="msammartano" w:date="2014-02-09T00:58:00Z"/>
              <w:rFonts w:eastAsiaTheme="minorEastAsia"/>
              <w:noProof/>
            </w:rPr>
          </w:pPr>
          <w:ins w:id="79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"_Toc379671818"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Socket.client.write.bytes &lt;sexp&gt;</w:t>
            </w:r>
            <w:r>
              <w:rPr>
                <w:noProof/>
                <w:webHidden/>
              </w:rPr>
              <w:tab/>
            </w:r>
            <w:r>
              <w:rPr>
                <w:noProof/>
                <w:webHidden/>
              </w:rPr>
              <w:fldChar w:fldCharType="begin"/>
            </w:r>
            <w:r>
              <w:rPr>
                <w:noProof/>
                <w:webHidden/>
              </w:rPr>
              <w:instrText xml:space="preserve"> PAGEREF _Toc379671818 \h </w:instrText>
            </w:r>
            <w:r>
              <w:rPr>
                <w:noProof/>
                <w:webHidden/>
              </w:rPr>
            </w:r>
          </w:ins>
          <w:r>
            <w:rPr>
              <w:noProof/>
              <w:webHidden/>
            </w:rPr>
            <w:fldChar w:fldCharType="separate"/>
          </w:r>
          <w:ins w:id="796" w:author="msammartano" w:date="2014-02-09T00:58:00Z">
            <w:r>
              <w:rPr>
                <w:noProof/>
                <w:webHidden/>
              </w:rPr>
              <w:t>79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797" w:author="msammartano" w:date="2014-02-09T00:58:00Z"/>
              <w:rFonts w:eastAsiaTheme="minorEastAsia"/>
              <w:noProof/>
            </w:rPr>
          </w:pPr>
          <w:ins w:id="79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"_Toc379671819"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Socket.client.write.file  &lt;fr_nexp&gt;</w:t>
            </w:r>
            <w:r>
              <w:rPr>
                <w:noProof/>
                <w:webHidden/>
              </w:rPr>
              <w:tab/>
            </w:r>
            <w:r>
              <w:rPr>
                <w:noProof/>
                <w:webHidden/>
              </w:rPr>
              <w:fldChar w:fldCharType="begin"/>
            </w:r>
            <w:r>
              <w:rPr>
                <w:noProof/>
                <w:webHidden/>
              </w:rPr>
              <w:instrText xml:space="preserve"> PAGEREF _Toc379671819 \h </w:instrText>
            </w:r>
            <w:r>
              <w:rPr>
                <w:noProof/>
                <w:webHidden/>
              </w:rPr>
            </w:r>
          </w:ins>
          <w:r>
            <w:rPr>
              <w:noProof/>
              <w:webHidden/>
            </w:rPr>
            <w:fldChar w:fldCharType="separate"/>
          </w:r>
          <w:ins w:id="799" w:author="msammartano" w:date="2014-02-09T00:58:00Z">
            <w:r>
              <w:rPr>
                <w:noProof/>
                <w:webHidden/>
              </w:rPr>
              <w:t>79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00" w:author="msammartano" w:date="2014-02-09T00:58:00Z"/>
              <w:rFonts w:eastAsiaTheme="minorEastAsia"/>
              <w:noProof/>
            </w:rPr>
          </w:pPr>
          <w:ins w:id="80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"_Toc379671820"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Socket.client.close</w:t>
            </w:r>
            <w:r>
              <w:rPr>
                <w:noProof/>
                <w:webHidden/>
              </w:rPr>
              <w:tab/>
            </w:r>
            <w:r>
              <w:rPr>
                <w:noProof/>
                <w:webHidden/>
              </w:rPr>
              <w:fldChar w:fldCharType="begin"/>
            </w:r>
            <w:r>
              <w:rPr>
                <w:noProof/>
                <w:webHidden/>
              </w:rPr>
              <w:instrText xml:space="preserve"> PAGEREF _Toc379671820 \h </w:instrText>
            </w:r>
            <w:r>
              <w:rPr>
                <w:noProof/>
                <w:webHidden/>
              </w:rPr>
            </w:r>
          </w:ins>
          <w:r>
            <w:rPr>
              <w:noProof/>
              <w:webHidden/>
            </w:rPr>
            <w:fldChar w:fldCharType="separate"/>
          </w:r>
          <w:ins w:id="802" w:author="msammartano" w:date="2014-02-09T00:58:00Z">
            <w:r>
              <w:rPr>
                <w:noProof/>
                <w:webHidden/>
              </w:rPr>
              <w:t>79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03" w:author="msammartano" w:date="2014-02-09T00:58:00Z"/>
              <w:rFonts w:eastAsiaTheme="minorEastAsia"/>
              <w:noProof/>
            </w:rPr>
          </w:pPr>
          <w:ins w:id="80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"_Toc379671821"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TCP/IP Server Socket Commands</w:t>
            </w:r>
            <w:r>
              <w:rPr>
                <w:noProof/>
                <w:webHidden/>
              </w:rPr>
              <w:tab/>
            </w:r>
            <w:r>
              <w:rPr>
                <w:noProof/>
                <w:webHidden/>
              </w:rPr>
              <w:fldChar w:fldCharType="begin"/>
            </w:r>
            <w:r>
              <w:rPr>
                <w:noProof/>
                <w:webHidden/>
              </w:rPr>
              <w:instrText xml:space="preserve"> PAGEREF _Toc379671821 \h </w:instrText>
            </w:r>
            <w:r>
              <w:rPr>
                <w:noProof/>
                <w:webHidden/>
              </w:rPr>
            </w:r>
          </w:ins>
          <w:r>
            <w:rPr>
              <w:noProof/>
              <w:webHidden/>
            </w:rPr>
            <w:fldChar w:fldCharType="separate"/>
          </w:r>
          <w:ins w:id="805" w:author="msammartano" w:date="2014-02-09T00:58:00Z">
            <w:r>
              <w:rPr>
                <w:noProof/>
                <w:webHidden/>
              </w:rPr>
              <w:t>79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06" w:author="msammartano" w:date="2014-02-09T00:58:00Z"/>
              <w:rFonts w:eastAsiaTheme="minorEastAsia"/>
              <w:noProof/>
            </w:rPr>
          </w:pPr>
          <w:ins w:id="80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"_Toc379671822"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Socket.myip  &lt;svar&gt;</w:t>
            </w:r>
            <w:r>
              <w:rPr>
                <w:noProof/>
                <w:webHidden/>
              </w:rPr>
              <w:tab/>
            </w:r>
            <w:r>
              <w:rPr>
                <w:noProof/>
                <w:webHidden/>
              </w:rPr>
              <w:fldChar w:fldCharType="begin"/>
            </w:r>
            <w:r>
              <w:rPr>
                <w:noProof/>
                <w:webHidden/>
              </w:rPr>
              <w:instrText xml:space="preserve"> PAGEREF _Toc379671822 \h </w:instrText>
            </w:r>
            <w:r>
              <w:rPr>
                <w:noProof/>
                <w:webHidden/>
              </w:rPr>
            </w:r>
          </w:ins>
          <w:r>
            <w:rPr>
              <w:noProof/>
              <w:webHidden/>
            </w:rPr>
            <w:fldChar w:fldCharType="separate"/>
          </w:r>
          <w:ins w:id="808" w:author="msammartano" w:date="2014-02-09T00:58:00Z">
            <w:r>
              <w:rPr>
                <w:noProof/>
                <w:webHidden/>
              </w:rPr>
              <w:t>79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09" w:author="msammartano" w:date="2014-02-09T00:58:00Z"/>
              <w:rFonts w:eastAsiaTheme="minorEastAsia"/>
              <w:noProof/>
            </w:rPr>
          </w:pPr>
          <w:ins w:id="81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"_Toc379671823"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Socket.server.create &lt;port_nexp&gt;</w:t>
            </w:r>
            <w:r>
              <w:rPr>
                <w:noProof/>
                <w:webHidden/>
              </w:rPr>
              <w:tab/>
            </w:r>
            <w:r>
              <w:rPr>
                <w:noProof/>
                <w:webHidden/>
              </w:rPr>
              <w:fldChar w:fldCharType="begin"/>
            </w:r>
            <w:r>
              <w:rPr>
                <w:noProof/>
                <w:webHidden/>
              </w:rPr>
              <w:instrText xml:space="preserve"> PAGEREF _Toc379671823 \h </w:instrText>
            </w:r>
            <w:r>
              <w:rPr>
                <w:noProof/>
                <w:webHidden/>
              </w:rPr>
            </w:r>
          </w:ins>
          <w:r>
            <w:rPr>
              <w:noProof/>
              <w:webHidden/>
            </w:rPr>
            <w:fldChar w:fldCharType="separate"/>
          </w:r>
          <w:ins w:id="811" w:author="msammartano" w:date="2014-02-09T00:58:00Z">
            <w:r>
              <w:rPr>
                <w:noProof/>
                <w:webHidden/>
              </w:rPr>
              <w:t>80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12" w:author="msammartano" w:date="2014-02-09T00:58:00Z"/>
              <w:rFonts w:eastAsiaTheme="minorEastAsia"/>
              <w:noProof/>
            </w:rPr>
          </w:pPr>
          <w:ins w:id="81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"_Toc379671824"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Socket.server.connect {&lt;wait_lexp&gt;}</w:t>
            </w:r>
            <w:r>
              <w:rPr>
                <w:noProof/>
                <w:webHidden/>
              </w:rPr>
              <w:tab/>
            </w:r>
            <w:r>
              <w:rPr>
                <w:noProof/>
                <w:webHidden/>
              </w:rPr>
              <w:fldChar w:fldCharType="begin"/>
            </w:r>
            <w:r>
              <w:rPr>
                <w:noProof/>
                <w:webHidden/>
              </w:rPr>
              <w:instrText xml:space="preserve"> PAGEREF _Toc379671824 \h </w:instrText>
            </w:r>
            <w:r>
              <w:rPr>
                <w:noProof/>
                <w:webHidden/>
              </w:rPr>
            </w:r>
          </w:ins>
          <w:r>
            <w:rPr>
              <w:noProof/>
              <w:webHidden/>
            </w:rPr>
            <w:fldChar w:fldCharType="separate"/>
          </w:r>
          <w:ins w:id="814" w:author="msammartano" w:date="2014-02-09T00:58:00Z">
            <w:r>
              <w:rPr>
                <w:noProof/>
                <w:webHidden/>
              </w:rPr>
              <w:t>80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15" w:author="msammartano" w:date="2014-02-09T00:58:00Z"/>
              <w:rFonts w:eastAsiaTheme="minorEastAsia"/>
              <w:noProof/>
            </w:rPr>
          </w:pPr>
          <w:ins w:id="81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"_Toc379671825"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Socket.server.status &lt;status_nvar&gt;</w:t>
            </w:r>
            <w:r>
              <w:rPr>
                <w:noProof/>
                <w:webHidden/>
              </w:rPr>
              <w:tab/>
            </w:r>
            <w:r>
              <w:rPr>
                <w:noProof/>
                <w:webHidden/>
              </w:rPr>
              <w:fldChar w:fldCharType="begin"/>
            </w:r>
            <w:r>
              <w:rPr>
                <w:noProof/>
                <w:webHidden/>
              </w:rPr>
              <w:instrText xml:space="preserve"> PAGEREF _Toc379671825 \h </w:instrText>
            </w:r>
            <w:r>
              <w:rPr>
                <w:noProof/>
                <w:webHidden/>
              </w:rPr>
            </w:r>
          </w:ins>
          <w:r>
            <w:rPr>
              <w:noProof/>
              <w:webHidden/>
            </w:rPr>
            <w:fldChar w:fldCharType="separate"/>
          </w:r>
          <w:ins w:id="817" w:author="msammartano" w:date="2014-02-09T00:58:00Z">
            <w:r>
              <w:rPr>
                <w:noProof/>
                <w:webHidden/>
              </w:rPr>
              <w:t>80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18" w:author="msammartano" w:date="2014-02-09T00:58:00Z"/>
              <w:rFonts w:eastAsiaTheme="minorEastAsia"/>
              <w:noProof/>
            </w:rPr>
          </w:pPr>
          <w:ins w:id="81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"_Toc379671826"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Socket.server.read.line &lt;svar&gt;</w:t>
            </w:r>
            <w:r>
              <w:rPr>
                <w:noProof/>
                <w:webHidden/>
              </w:rPr>
              <w:tab/>
            </w:r>
            <w:r>
              <w:rPr>
                <w:noProof/>
                <w:webHidden/>
              </w:rPr>
              <w:fldChar w:fldCharType="begin"/>
            </w:r>
            <w:r>
              <w:rPr>
                <w:noProof/>
                <w:webHidden/>
              </w:rPr>
              <w:instrText xml:space="preserve"> PAGEREF _Toc379671826 \h </w:instrText>
            </w:r>
            <w:r>
              <w:rPr>
                <w:noProof/>
                <w:webHidden/>
              </w:rPr>
            </w:r>
          </w:ins>
          <w:r>
            <w:rPr>
              <w:noProof/>
              <w:webHidden/>
            </w:rPr>
            <w:fldChar w:fldCharType="separate"/>
          </w:r>
          <w:ins w:id="820" w:author="msammartano" w:date="2014-02-09T00:58:00Z">
            <w:r>
              <w:rPr>
                <w:noProof/>
                <w:webHidden/>
              </w:rPr>
              <w:t>80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21" w:author="msammartano" w:date="2014-02-09T00:58:00Z"/>
              <w:rFonts w:eastAsiaTheme="minorEastAsia"/>
              <w:noProof/>
            </w:rPr>
          </w:pPr>
          <w:ins w:id="82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"_Toc379671827"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Socket.server.read.ready &lt;nvar&gt;</w:t>
            </w:r>
            <w:r>
              <w:rPr>
                <w:noProof/>
                <w:webHidden/>
              </w:rPr>
              <w:tab/>
            </w:r>
            <w:r>
              <w:rPr>
                <w:noProof/>
                <w:webHidden/>
              </w:rPr>
              <w:fldChar w:fldCharType="begin"/>
            </w:r>
            <w:r>
              <w:rPr>
                <w:noProof/>
                <w:webHidden/>
              </w:rPr>
              <w:instrText xml:space="preserve"> PAGEREF _Toc379671827 \h </w:instrText>
            </w:r>
            <w:r>
              <w:rPr>
                <w:noProof/>
                <w:webHidden/>
              </w:rPr>
            </w:r>
          </w:ins>
          <w:r>
            <w:rPr>
              <w:noProof/>
              <w:webHidden/>
            </w:rPr>
            <w:fldChar w:fldCharType="separate"/>
          </w:r>
          <w:ins w:id="823" w:author="msammartano" w:date="2014-02-09T00:58:00Z">
            <w:r>
              <w:rPr>
                <w:noProof/>
                <w:webHidden/>
              </w:rPr>
              <w:t>80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24" w:author="msammartano" w:date="2014-02-09T00:58:00Z"/>
              <w:rFonts w:eastAsiaTheme="minorEastAsia"/>
              <w:noProof/>
            </w:rPr>
          </w:pPr>
          <w:ins w:id="82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"_Toc379671828"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Socket.server.write.line &lt;sexp&gt;</w:t>
            </w:r>
            <w:r>
              <w:rPr>
                <w:noProof/>
                <w:webHidden/>
              </w:rPr>
              <w:tab/>
            </w:r>
            <w:r>
              <w:rPr>
                <w:noProof/>
                <w:webHidden/>
              </w:rPr>
              <w:fldChar w:fldCharType="begin"/>
            </w:r>
            <w:r>
              <w:rPr>
                <w:noProof/>
                <w:webHidden/>
              </w:rPr>
              <w:instrText xml:space="preserve"> PAGEREF _Toc379671828 \h </w:instrText>
            </w:r>
            <w:r>
              <w:rPr>
                <w:noProof/>
                <w:webHidden/>
              </w:rPr>
            </w:r>
          </w:ins>
          <w:r>
            <w:rPr>
              <w:noProof/>
              <w:webHidden/>
            </w:rPr>
            <w:fldChar w:fldCharType="separate"/>
          </w:r>
          <w:ins w:id="826" w:author="msammartano" w:date="2014-02-09T00:58:00Z">
            <w:r>
              <w:rPr>
                <w:noProof/>
                <w:webHidden/>
              </w:rPr>
              <w:t>80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27" w:author="msammartano" w:date="2014-02-09T00:58:00Z"/>
              <w:rFonts w:eastAsiaTheme="minorEastAsia"/>
              <w:noProof/>
            </w:rPr>
          </w:pPr>
          <w:ins w:id="82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"_Toc379671829"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Socket.server.write.bytes &lt;sexp&gt;</w:t>
            </w:r>
            <w:r>
              <w:rPr>
                <w:noProof/>
                <w:webHidden/>
              </w:rPr>
              <w:tab/>
            </w:r>
            <w:r>
              <w:rPr>
                <w:noProof/>
                <w:webHidden/>
              </w:rPr>
              <w:fldChar w:fldCharType="begin"/>
            </w:r>
            <w:r>
              <w:rPr>
                <w:noProof/>
                <w:webHidden/>
              </w:rPr>
              <w:instrText xml:space="preserve"> PAGEREF _Toc379671829 \h </w:instrText>
            </w:r>
            <w:r>
              <w:rPr>
                <w:noProof/>
                <w:webHidden/>
              </w:rPr>
            </w:r>
          </w:ins>
          <w:r>
            <w:rPr>
              <w:noProof/>
              <w:webHidden/>
            </w:rPr>
            <w:fldChar w:fldCharType="separate"/>
          </w:r>
          <w:ins w:id="829" w:author="msammartano" w:date="2014-02-09T00:58:00Z">
            <w:r>
              <w:rPr>
                <w:noProof/>
                <w:webHidden/>
              </w:rPr>
              <w:t>80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30" w:author="msammartano" w:date="2014-02-09T00:58:00Z"/>
              <w:rFonts w:eastAsiaTheme="minorEastAsia"/>
              <w:noProof/>
            </w:rPr>
          </w:pPr>
          <w:ins w:id="83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"_Toc379671830"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Socket.server.write.file  &lt;fr_nexp&gt;</w:t>
            </w:r>
            <w:r>
              <w:rPr>
                <w:noProof/>
                <w:webHidden/>
              </w:rPr>
              <w:tab/>
            </w:r>
            <w:r>
              <w:rPr>
                <w:noProof/>
                <w:webHidden/>
              </w:rPr>
              <w:fldChar w:fldCharType="begin"/>
            </w:r>
            <w:r>
              <w:rPr>
                <w:noProof/>
                <w:webHidden/>
              </w:rPr>
              <w:instrText xml:space="preserve"> PAGEREF _Toc379671830 \h </w:instrText>
            </w:r>
            <w:r>
              <w:rPr>
                <w:noProof/>
                <w:webHidden/>
              </w:rPr>
            </w:r>
          </w:ins>
          <w:r>
            <w:rPr>
              <w:noProof/>
              <w:webHidden/>
            </w:rPr>
            <w:fldChar w:fldCharType="separate"/>
          </w:r>
          <w:ins w:id="832" w:author="msammartano" w:date="2014-02-09T00:58:00Z">
            <w:r>
              <w:rPr>
                <w:noProof/>
                <w:webHidden/>
              </w:rPr>
              <w:t>81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33" w:author="msammartano" w:date="2014-02-09T00:58:00Z"/>
              <w:rFonts w:eastAsiaTheme="minorEastAsia"/>
              <w:noProof/>
            </w:rPr>
          </w:pPr>
          <w:ins w:id="83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"_Toc379671831"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Socket.server.read.file &lt;fw_nexp&gt;</w:t>
            </w:r>
            <w:r>
              <w:rPr>
                <w:noProof/>
                <w:webHidden/>
              </w:rPr>
              <w:tab/>
            </w:r>
            <w:r>
              <w:rPr>
                <w:noProof/>
                <w:webHidden/>
              </w:rPr>
              <w:fldChar w:fldCharType="begin"/>
            </w:r>
            <w:r>
              <w:rPr>
                <w:noProof/>
                <w:webHidden/>
              </w:rPr>
              <w:instrText xml:space="preserve"> PAGEREF _Toc379671831 \h </w:instrText>
            </w:r>
            <w:r>
              <w:rPr>
                <w:noProof/>
                <w:webHidden/>
              </w:rPr>
            </w:r>
          </w:ins>
          <w:r>
            <w:rPr>
              <w:noProof/>
              <w:webHidden/>
            </w:rPr>
            <w:fldChar w:fldCharType="separate"/>
          </w:r>
          <w:ins w:id="835" w:author="msammartano" w:date="2014-02-09T00:58:00Z">
            <w:r>
              <w:rPr>
                <w:noProof/>
                <w:webHidden/>
              </w:rPr>
              <w:t>81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36" w:author="msammartano" w:date="2014-02-09T00:58:00Z"/>
              <w:rFonts w:eastAsiaTheme="minorEastAsia"/>
              <w:noProof/>
            </w:rPr>
          </w:pPr>
          <w:ins w:id="83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"_Toc379671832"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Socket.server.disconnect</w:t>
            </w:r>
            <w:r>
              <w:rPr>
                <w:noProof/>
                <w:webHidden/>
              </w:rPr>
              <w:tab/>
            </w:r>
            <w:r>
              <w:rPr>
                <w:noProof/>
                <w:webHidden/>
              </w:rPr>
              <w:fldChar w:fldCharType="begin"/>
            </w:r>
            <w:r>
              <w:rPr>
                <w:noProof/>
                <w:webHidden/>
              </w:rPr>
              <w:instrText xml:space="preserve"> PAGEREF _Toc379671832 \h </w:instrText>
            </w:r>
            <w:r>
              <w:rPr>
                <w:noProof/>
                <w:webHidden/>
              </w:rPr>
            </w:r>
          </w:ins>
          <w:r>
            <w:rPr>
              <w:noProof/>
              <w:webHidden/>
            </w:rPr>
            <w:fldChar w:fldCharType="separate"/>
          </w:r>
          <w:ins w:id="838" w:author="msammartano" w:date="2014-02-09T00:58:00Z">
            <w:r>
              <w:rPr>
                <w:noProof/>
                <w:webHidden/>
              </w:rPr>
              <w:t>81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39" w:author="msammartano" w:date="2014-02-09T00:58:00Z"/>
              <w:rFonts w:eastAsiaTheme="minorEastAsia"/>
              <w:noProof/>
            </w:rPr>
          </w:pPr>
          <w:ins w:id="84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"_Toc379671833"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Socket.server.close</w:t>
            </w:r>
            <w:r>
              <w:rPr>
                <w:noProof/>
                <w:webHidden/>
              </w:rPr>
              <w:tab/>
            </w:r>
            <w:r>
              <w:rPr>
                <w:noProof/>
                <w:webHidden/>
              </w:rPr>
              <w:fldChar w:fldCharType="begin"/>
            </w:r>
            <w:r>
              <w:rPr>
                <w:noProof/>
                <w:webHidden/>
              </w:rPr>
              <w:instrText xml:space="preserve"> PAGEREF _Toc379671833 \h </w:instrText>
            </w:r>
            <w:r>
              <w:rPr>
                <w:noProof/>
                <w:webHidden/>
              </w:rPr>
            </w:r>
          </w:ins>
          <w:r>
            <w:rPr>
              <w:noProof/>
              <w:webHidden/>
            </w:rPr>
            <w:fldChar w:fldCharType="separate"/>
          </w:r>
          <w:ins w:id="841" w:author="msammartano" w:date="2014-02-09T00:58:00Z">
            <w:r>
              <w:rPr>
                <w:noProof/>
                <w:webHidden/>
              </w:rPr>
              <w:t>81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842" w:author="msammartano" w:date="2014-02-09T00:58:00Z"/>
              <w:rFonts w:eastAsiaTheme="minorEastAsia"/>
              <w:noProof/>
            </w:rPr>
          </w:pPr>
          <w:ins w:id="84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"_Toc379671834"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Socket.server.client.ip &lt;nvar&gt;</w:t>
            </w:r>
            <w:r>
              <w:rPr>
                <w:noProof/>
                <w:webHidden/>
              </w:rPr>
              <w:tab/>
            </w:r>
            <w:r>
              <w:rPr>
                <w:noProof/>
                <w:webHidden/>
              </w:rPr>
              <w:fldChar w:fldCharType="begin"/>
            </w:r>
            <w:r>
              <w:rPr>
                <w:noProof/>
                <w:webHidden/>
              </w:rPr>
              <w:instrText xml:space="preserve"> PAGEREF _Toc379671834 \h </w:instrText>
            </w:r>
            <w:r>
              <w:rPr>
                <w:noProof/>
                <w:webHidden/>
              </w:rPr>
            </w:r>
          </w:ins>
          <w:r>
            <w:rPr>
              <w:noProof/>
              <w:webHidden/>
            </w:rPr>
            <w:fldChar w:fldCharType="separate"/>
          </w:r>
          <w:ins w:id="844" w:author="msammartano" w:date="2014-02-09T00:58:00Z">
            <w:r>
              <w:rPr>
                <w:noProof/>
                <w:webHidden/>
              </w:rPr>
              <w:t>81</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845" w:author="msammartano" w:date="2014-02-09T00:58:00Z"/>
              <w:rFonts w:eastAsiaTheme="minorEastAsia"/>
              <w:noProof/>
            </w:rPr>
          </w:pPr>
          <w:ins w:id="84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"_Toc379671835"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FTP Client</w:t>
            </w:r>
            <w:r>
              <w:rPr>
                <w:noProof/>
                <w:webHidden/>
              </w:rPr>
              <w:tab/>
            </w:r>
            <w:r>
              <w:rPr>
                <w:noProof/>
                <w:webHidden/>
              </w:rPr>
              <w:fldChar w:fldCharType="begin"/>
            </w:r>
            <w:r>
              <w:rPr>
                <w:noProof/>
                <w:webHidden/>
              </w:rPr>
              <w:instrText xml:space="preserve"> PAGEREF _Toc379671835 \h </w:instrText>
            </w:r>
            <w:r>
              <w:rPr>
                <w:noProof/>
                <w:webHidden/>
              </w:rPr>
            </w:r>
          </w:ins>
          <w:r>
            <w:rPr>
              <w:noProof/>
              <w:webHidden/>
            </w:rPr>
            <w:fldChar w:fldCharType="separate"/>
          </w:r>
          <w:ins w:id="847" w:author="msammartano" w:date="2014-02-09T00:58:00Z">
            <w:r>
              <w:rPr>
                <w:noProof/>
                <w:webHidden/>
              </w:rPr>
              <w:t>81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48" w:author="msammartano" w:date="2014-02-09T00:58:00Z"/>
              <w:rFonts w:eastAsiaTheme="minorEastAsia"/>
              <w:noProof/>
            </w:rPr>
          </w:pPr>
          <w:ins w:id="84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"_Toc379671836"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_Toc379671836 \h </w:instrText>
            </w:r>
            <w:r>
              <w:rPr>
                <w:noProof/>
                <w:webHidden/>
              </w:rPr>
            </w:r>
          </w:ins>
          <w:r>
            <w:rPr>
              <w:noProof/>
              <w:webHidden/>
            </w:rPr>
            <w:fldChar w:fldCharType="separate"/>
          </w:r>
          <w:ins w:id="850" w:author="msammartano" w:date="2014-02-09T00:58:00Z">
            <w:r>
              <w:rPr>
                <w:noProof/>
                <w:webHidden/>
              </w:rPr>
              <w:t>81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51" w:author="msammartano" w:date="2014-02-09T00:58:00Z"/>
              <w:rFonts w:eastAsiaTheme="minorEastAsia"/>
              <w:noProof/>
            </w:rPr>
          </w:pPr>
          <w:ins w:id="85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"_Toc379671837"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Ftp.close</w:t>
            </w:r>
            <w:r>
              <w:rPr>
                <w:noProof/>
                <w:webHidden/>
              </w:rPr>
              <w:tab/>
            </w:r>
            <w:r>
              <w:rPr>
                <w:noProof/>
                <w:webHidden/>
              </w:rPr>
              <w:fldChar w:fldCharType="begin"/>
            </w:r>
            <w:r>
              <w:rPr>
                <w:noProof/>
                <w:webHidden/>
              </w:rPr>
              <w:instrText xml:space="preserve"> PAGEREF _Toc379671837 \h </w:instrText>
            </w:r>
            <w:r>
              <w:rPr>
                <w:noProof/>
                <w:webHidden/>
              </w:rPr>
            </w:r>
          </w:ins>
          <w:r>
            <w:rPr>
              <w:noProof/>
              <w:webHidden/>
            </w:rPr>
            <w:fldChar w:fldCharType="separate"/>
          </w:r>
          <w:ins w:id="853" w:author="msammartano" w:date="2014-02-09T00:58:00Z">
            <w:r>
              <w:rPr>
                <w:noProof/>
                <w:webHidden/>
              </w:rPr>
              <w:t>81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54" w:author="msammartano" w:date="2014-02-09T00:58:00Z"/>
              <w:rFonts w:eastAsiaTheme="minorEastAsia"/>
              <w:noProof/>
            </w:rPr>
          </w:pPr>
          <w:ins w:id="85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"_Toc379671838"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Ftp.put &lt;source_sexp&gt;, &lt;destination_sexp&gt;</w:t>
            </w:r>
            <w:r>
              <w:rPr>
                <w:noProof/>
                <w:webHidden/>
              </w:rPr>
              <w:tab/>
            </w:r>
            <w:r>
              <w:rPr>
                <w:noProof/>
                <w:webHidden/>
              </w:rPr>
              <w:fldChar w:fldCharType="begin"/>
            </w:r>
            <w:r>
              <w:rPr>
                <w:noProof/>
                <w:webHidden/>
              </w:rPr>
              <w:instrText xml:space="preserve"> PAGEREF _Toc379671838 \h </w:instrText>
            </w:r>
            <w:r>
              <w:rPr>
                <w:noProof/>
                <w:webHidden/>
              </w:rPr>
            </w:r>
          </w:ins>
          <w:r>
            <w:rPr>
              <w:noProof/>
              <w:webHidden/>
            </w:rPr>
            <w:fldChar w:fldCharType="separate"/>
          </w:r>
          <w:ins w:id="856" w:author="msammartano" w:date="2014-02-09T00:58:00Z">
            <w:r>
              <w:rPr>
                <w:noProof/>
                <w:webHidden/>
              </w:rPr>
              <w:t>81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57" w:author="msammartano" w:date="2014-02-09T00:58:00Z"/>
              <w:rFonts w:eastAsiaTheme="minorEastAsia"/>
              <w:noProof/>
            </w:rPr>
          </w:pPr>
          <w:ins w:id="85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"_Toc379671839"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Ftp.get &lt;source_sexp&gt;, &lt;destination_sexp&gt;</w:t>
            </w:r>
            <w:r>
              <w:rPr>
                <w:noProof/>
                <w:webHidden/>
              </w:rPr>
              <w:tab/>
            </w:r>
            <w:r>
              <w:rPr>
                <w:noProof/>
                <w:webHidden/>
              </w:rPr>
              <w:fldChar w:fldCharType="begin"/>
            </w:r>
            <w:r>
              <w:rPr>
                <w:noProof/>
                <w:webHidden/>
              </w:rPr>
              <w:instrText xml:space="preserve"> PAGEREF _Toc379671839 \h </w:instrText>
            </w:r>
            <w:r>
              <w:rPr>
                <w:noProof/>
                <w:webHidden/>
              </w:rPr>
            </w:r>
          </w:ins>
          <w:r>
            <w:rPr>
              <w:noProof/>
              <w:webHidden/>
            </w:rPr>
            <w:fldChar w:fldCharType="separate"/>
          </w:r>
          <w:ins w:id="859" w:author="msammartano" w:date="2014-02-09T00:58:00Z">
            <w:r>
              <w:rPr>
                <w:noProof/>
                <w:webHidden/>
              </w:rPr>
              <w:t>82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60" w:author="msammartano" w:date="2014-02-09T00:58:00Z"/>
              <w:rFonts w:eastAsiaTheme="minorEastAsia"/>
              <w:noProof/>
            </w:rPr>
          </w:pPr>
          <w:ins w:id="86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"_Toc379671840"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Ftp.dir &lt;list_nvar&gt;</w:t>
            </w:r>
            <w:r>
              <w:rPr>
                <w:noProof/>
                <w:webHidden/>
              </w:rPr>
              <w:tab/>
            </w:r>
            <w:r>
              <w:rPr>
                <w:noProof/>
                <w:webHidden/>
              </w:rPr>
              <w:fldChar w:fldCharType="begin"/>
            </w:r>
            <w:r>
              <w:rPr>
                <w:noProof/>
                <w:webHidden/>
              </w:rPr>
              <w:instrText xml:space="preserve"> PAGEREF _Toc379671840 \h </w:instrText>
            </w:r>
            <w:r>
              <w:rPr>
                <w:noProof/>
                <w:webHidden/>
              </w:rPr>
            </w:r>
          </w:ins>
          <w:r>
            <w:rPr>
              <w:noProof/>
              <w:webHidden/>
            </w:rPr>
            <w:fldChar w:fldCharType="separate"/>
          </w:r>
          <w:ins w:id="862" w:author="msammartano" w:date="2014-02-09T00:58:00Z">
            <w:r>
              <w:rPr>
                <w:noProof/>
                <w:webHidden/>
              </w:rPr>
              <w:t>82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63" w:author="msammartano" w:date="2014-02-09T00:58:00Z"/>
              <w:rFonts w:eastAsiaTheme="minorEastAsia"/>
              <w:noProof/>
            </w:rPr>
          </w:pPr>
          <w:ins w:id="86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"_Toc379671841"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Ftp.cd &lt;new_directory_sexp&gt;</w:t>
            </w:r>
            <w:r>
              <w:rPr>
                <w:noProof/>
                <w:webHidden/>
              </w:rPr>
              <w:tab/>
            </w:r>
            <w:r>
              <w:rPr>
                <w:noProof/>
                <w:webHidden/>
              </w:rPr>
              <w:fldChar w:fldCharType="begin"/>
            </w:r>
            <w:r>
              <w:rPr>
                <w:noProof/>
                <w:webHidden/>
              </w:rPr>
              <w:instrText xml:space="preserve"> PAGEREF _Toc379671841 \h </w:instrText>
            </w:r>
            <w:r>
              <w:rPr>
                <w:noProof/>
                <w:webHidden/>
              </w:rPr>
            </w:r>
          </w:ins>
          <w:r>
            <w:rPr>
              <w:noProof/>
              <w:webHidden/>
            </w:rPr>
            <w:fldChar w:fldCharType="separate"/>
          </w:r>
          <w:ins w:id="865" w:author="msammartano" w:date="2014-02-09T00:58:00Z">
            <w:r>
              <w:rPr>
                <w:noProof/>
                <w:webHidden/>
              </w:rPr>
              <w:t>82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66" w:author="msammartano" w:date="2014-02-09T00:58:00Z"/>
              <w:rFonts w:eastAsiaTheme="minorEastAsia"/>
              <w:noProof/>
            </w:rPr>
          </w:pPr>
          <w:ins w:id="867"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"_Toc379671842"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_Toc379671842 \h </w:instrText>
            </w:r>
            <w:r>
              <w:rPr>
                <w:noProof/>
                <w:webHidden/>
              </w:rPr>
            </w:r>
          </w:ins>
          <w:r>
            <w:rPr>
              <w:noProof/>
              <w:webHidden/>
            </w:rPr>
            <w:fldChar w:fldCharType="separate"/>
          </w:r>
          <w:ins w:id="868" w:author="msammartano" w:date="2014-02-09T00:58:00Z">
            <w:r>
              <w:rPr>
                <w:noProof/>
                <w:webHidden/>
              </w:rPr>
              <w:t>82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69" w:author="msammartano" w:date="2014-02-09T00:58:00Z"/>
              <w:rFonts w:eastAsiaTheme="minorEastAsia"/>
              <w:noProof/>
            </w:rPr>
          </w:pPr>
          <w:ins w:id="87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"_Toc379671843"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Ftp.delete &lt;filename_sexp&gt;</w:t>
            </w:r>
            <w:r>
              <w:rPr>
                <w:noProof/>
                <w:webHidden/>
              </w:rPr>
              <w:tab/>
            </w:r>
            <w:r>
              <w:rPr>
                <w:noProof/>
                <w:webHidden/>
              </w:rPr>
              <w:fldChar w:fldCharType="begin"/>
            </w:r>
            <w:r>
              <w:rPr>
                <w:noProof/>
                <w:webHidden/>
              </w:rPr>
              <w:instrText xml:space="preserve"> PAGEREF _Toc379671843 \h </w:instrText>
            </w:r>
            <w:r>
              <w:rPr>
                <w:noProof/>
                <w:webHidden/>
              </w:rPr>
            </w:r>
          </w:ins>
          <w:r>
            <w:rPr>
              <w:noProof/>
              <w:webHidden/>
            </w:rPr>
            <w:fldChar w:fldCharType="separate"/>
          </w:r>
          <w:ins w:id="871" w:author="msammartano" w:date="2014-02-09T00:58:00Z">
            <w:r>
              <w:rPr>
                <w:noProof/>
                <w:webHidden/>
              </w:rPr>
              <w:t>82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72" w:author="msammartano" w:date="2014-02-09T00:58:00Z"/>
              <w:rFonts w:eastAsiaTheme="minorEastAsia"/>
              <w:noProof/>
            </w:rPr>
          </w:pPr>
          <w:ins w:id="87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"_Toc379671844"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Ftp.rmdir &lt;directory_sexp&gt;</w:t>
            </w:r>
            <w:r>
              <w:rPr>
                <w:noProof/>
                <w:webHidden/>
              </w:rPr>
              <w:tab/>
            </w:r>
            <w:r>
              <w:rPr>
                <w:noProof/>
                <w:webHidden/>
              </w:rPr>
              <w:fldChar w:fldCharType="begin"/>
            </w:r>
            <w:r>
              <w:rPr>
                <w:noProof/>
                <w:webHidden/>
              </w:rPr>
              <w:instrText xml:space="preserve"> PAGEREF _Toc379671844 \h </w:instrText>
            </w:r>
            <w:r>
              <w:rPr>
                <w:noProof/>
                <w:webHidden/>
              </w:rPr>
            </w:r>
          </w:ins>
          <w:r>
            <w:rPr>
              <w:noProof/>
              <w:webHidden/>
            </w:rPr>
            <w:fldChar w:fldCharType="separate"/>
          </w:r>
          <w:ins w:id="874" w:author="msammartano" w:date="2014-02-09T00:58:00Z">
            <w:r>
              <w:rPr>
                <w:noProof/>
                <w:webHidden/>
              </w:rPr>
              <w:t>82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75" w:author="msammartano" w:date="2014-02-09T00:58:00Z"/>
              <w:rFonts w:eastAsiaTheme="minorEastAsia"/>
              <w:noProof/>
            </w:rPr>
          </w:pPr>
          <w:ins w:id="87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"_Toc379671845"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Ftp.mkdir &lt;directory_sexp&gt;</w:t>
            </w:r>
            <w:r>
              <w:rPr>
                <w:noProof/>
                <w:webHidden/>
              </w:rPr>
              <w:tab/>
            </w:r>
            <w:r>
              <w:rPr>
                <w:noProof/>
                <w:webHidden/>
              </w:rPr>
              <w:fldChar w:fldCharType="begin"/>
            </w:r>
            <w:r>
              <w:rPr>
                <w:noProof/>
                <w:webHidden/>
              </w:rPr>
              <w:instrText xml:space="preserve"> PAGEREF _Toc379671845 \h </w:instrText>
            </w:r>
            <w:r>
              <w:rPr>
                <w:noProof/>
                <w:webHidden/>
              </w:rPr>
            </w:r>
          </w:ins>
          <w:r>
            <w:rPr>
              <w:noProof/>
              <w:webHidden/>
            </w:rPr>
            <w:fldChar w:fldCharType="separate"/>
          </w:r>
          <w:ins w:id="877" w:author="msammartano" w:date="2014-02-09T00:58:00Z">
            <w:r>
              <w:rPr>
                <w:noProof/>
                <w:webHidden/>
              </w:rPr>
              <w:t>82</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878" w:author="msammartano" w:date="2014-02-09T00:58:00Z"/>
              <w:rFonts w:eastAsiaTheme="minorEastAsia"/>
              <w:noProof/>
            </w:rPr>
          </w:pPr>
          <w:ins w:id="87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"_Toc379671846"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Bluetooth</w:t>
            </w:r>
            <w:r>
              <w:rPr>
                <w:noProof/>
                <w:webHidden/>
              </w:rPr>
              <w:tab/>
            </w:r>
            <w:r>
              <w:rPr>
                <w:noProof/>
                <w:webHidden/>
              </w:rPr>
              <w:fldChar w:fldCharType="begin"/>
            </w:r>
            <w:r>
              <w:rPr>
                <w:noProof/>
                <w:webHidden/>
              </w:rPr>
              <w:instrText xml:space="preserve"> PAGEREF _Toc379671846 \h </w:instrText>
            </w:r>
            <w:r>
              <w:rPr>
                <w:noProof/>
                <w:webHidden/>
              </w:rPr>
            </w:r>
          </w:ins>
          <w:r>
            <w:rPr>
              <w:noProof/>
              <w:webHidden/>
            </w:rPr>
            <w:fldChar w:fldCharType="separate"/>
          </w:r>
          <w:ins w:id="880" w:author="msammartano" w:date="2014-02-09T00:58:00Z">
            <w:r>
              <w:rPr>
                <w:noProof/>
                <w:webHidden/>
              </w:rPr>
              <w:t>83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81" w:author="msammartano" w:date="2014-02-09T00:58:00Z"/>
              <w:rFonts w:eastAsiaTheme="minorEastAsia"/>
              <w:noProof/>
            </w:rPr>
          </w:pPr>
          <w:ins w:id="88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"_Toc379671847"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Bt.open {0|1}</w:t>
            </w:r>
            <w:r>
              <w:rPr>
                <w:noProof/>
                <w:webHidden/>
              </w:rPr>
              <w:tab/>
            </w:r>
            <w:r>
              <w:rPr>
                <w:noProof/>
                <w:webHidden/>
              </w:rPr>
              <w:fldChar w:fldCharType="begin"/>
            </w:r>
            <w:r>
              <w:rPr>
                <w:noProof/>
                <w:webHidden/>
              </w:rPr>
              <w:instrText xml:space="preserve"> PAGEREF _Toc379671847 \h </w:instrText>
            </w:r>
            <w:r>
              <w:rPr>
                <w:noProof/>
                <w:webHidden/>
              </w:rPr>
            </w:r>
          </w:ins>
          <w:r>
            <w:rPr>
              <w:noProof/>
              <w:webHidden/>
            </w:rPr>
            <w:fldChar w:fldCharType="separate"/>
          </w:r>
          <w:ins w:id="883" w:author="msammartano" w:date="2014-02-09T00:58:00Z">
            <w:r>
              <w:rPr>
                <w:noProof/>
                <w:webHidden/>
              </w:rPr>
              <w:t>83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84" w:author="msammartano" w:date="2014-02-09T00:58:00Z"/>
              <w:rFonts w:eastAsiaTheme="minorEastAsia"/>
              <w:noProof/>
            </w:rPr>
          </w:pPr>
          <w:ins w:id="88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"_Toc379671848"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Bt.close</w:t>
            </w:r>
            <w:r>
              <w:rPr>
                <w:noProof/>
                <w:webHidden/>
              </w:rPr>
              <w:tab/>
            </w:r>
            <w:r>
              <w:rPr>
                <w:noProof/>
                <w:webHidden/>
              </w:rPr>
              <w:fldChar w:fldCharType="begin"/>
            </w:r>
            <w:r>
              <w:rPr>
                <w:noProof/>
                <w:webHidden/>
              </w:rPr>
              <w:instrText xml:space="preserve"> PAGEREF _Toc379671848 \h </w:instrText>
            </w:r>
            <w:r>
              <w:rPr>
                <w:noProof/>
                <w:webHidden/>
              </w:rPr>
            </w:r>
          </w:ins>
          <w:r>
            <w:rPr>
              <w:noProof/>
              <w:webHidden/>
            </w:rPr>
            <w:fldChar w:fldCharType="separate"/>
          </w:r>
          <w:ins w:id="886" w:author="msammartano" w:date="2014-02-09T00:58:00Z">
            <w:r>
              <w:rPr>
                <w:noProof/>
                <w:webHidden/>
              </w:rPr>
              <w:t>84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87" w:author="msammartano" w:date="2014-02-09T00:58:00Z"/>
              <w:rFonts w:eastAsiaTheme="minorEastAsia"/>
              <w:noProof/>
            </w:rPr>
          </w:pPr>
          <w:ins w:id="88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"_Toc379671849"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Bt.connect {0|1}</w:t>
            </w:r>
            <w:r>
              <w:rPr>
                <w:noProof/>
                <w:webHidden/>
              </w:rPr>
              <w:tab/>
            </w:r>
            <w:r>
              <w:rPr>
                <w:noProof/>
                <w:webHidden/>
              </w:rPr>
              <w:fldChar w:fldCharType="begin"/>
            </w:r>
            <w:r>
              <w:rPr>
                <w:noProof/>
                <w:webHidden/>
              </w:rPr>
              <w:instrText xml:space="preserve"> PAGEREF _Toc379671849 \h </w:instrText>
            </w:r>
            <w:r>
              <w:rPr>
                <w:noProof/>
                <w:webHidden/>
              </w:rPr>
            </w:r>
          </w:ins>
          <w:r>
            <w:rPr>
              <w:noProof/>
              <w:webHidden/>
            </w:rPr>
            <w:fldChar w:fldCharType="separate"/>
          </w:r>
          <w:ins w:id="889" w:author="msammartano" w:date="2014-02-09T00:58:00Z">
            <w:r>
              <w:rPr>
                <w:noProof/>
                <w:webHidden/>
              </w:rPr>
              <w:t>84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90" w:author="msammartano" w:date="2014-02-09T00:58:00Z"/>
              <w:rFonts w:eastAsiaTheme="minorEastAsia"/>
              <w:noProof/>
            </w:rPr>
          </w:pPr>
          <w:ins w:id="89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"_Toc379671850"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Bt.disconnect</w:t>
            </w:r>
            <w:r>
              <w:rPr>
                <w:noProof/>
                <w:webHidden/>
              </w:rPr>
              <w:tab/>
            </w:r>
            <w:r>
              <w:rPr>
                <w:noProof/>
                <w:webHidden/>
              </w:rPr>
              <w:fldChar w:fldCharType="begin"/>
            </w:r>
            <w:r>
              <w:rPr>
                <w:noProof/>
                <w:webHidden/>
              </w:rPr>
              <w:instrText xml:space="preserve"> PAGEREF _Toc379671850 \h </w:instrText>
            </w:r>
            <w:r>
              <w:rPr>
                <w:noProof/>
                <w:webHidden/>
              </w:rPr>
            </w:r>
          </w:ins>
          <w:r>
            <w:rPr>
              <w:noProof/>
              <w:webHidden/>
            </w:rPr>
            <w:fldChar w:fldCharType="separate"/>
          </w:r>
          <w:ins w:id="892" w:author="msammartano" w:date="2014-02-09T00:58:00Z">
            <w:r>
              <w:rPr>
                <w:noProof/>
                <w:webHidden/>
              </w:rPr>
              <w:t>84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93" w:author="msammartano" w:date="2014-02-09T00:58:00Z"/>
              <w:rFonts w:eastAsiaTheme="minorEastAsia"/>
              <w:noProof/>
            </w:rPr>
          </w:pPr>
          <w:ins w:id="89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"_Toc379671851"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Bt.reconnect</w:t>
            </w:r>
            <w:r>
              <w:rPr>
                <w:noProof/>
                <w:webHidden/>
              </w:rPr>
              <w:tab/>
            </w:r>
            <w:r>
              <w:rPr>
                <w:noProof/>
                <w:webHidden/>
              </w:rPr>
              <w:fldChar w:fldCharType="begin"/>
            </w:r>
            <w:r>
              <w:rPr>
                <w:noProof/>
                <w:webHidden/>
              </w:rPr>
              <w:instrText xml:space="preserve"> PAGEREF _Toc379671851 \h </w:instrText>
            </w:r>
            <w:r>
              <w:rPr>
                <w:noProof/>
                <w:webHidden/>
              </w:rPr>
            </w:r>
          </w:ins>
          <w:r>
            <w:rPr>
              <w:noProof/>
              <w:webHidden/>
            </w:rPr>
            <w:fldChar w:fldCharType="separate"/>
          </w:r>
          <w:ins w:id="895" w:author="msammartano" w:date="2014-02-09T00:58:00Z">
            <w:r>
              <w:rPr>
                <w:noProof/>
                <w:webHidden/>
              </w:rPr>
              <w:t>84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96" w:author="msammartano" w:date="2014-02-09T00:58:00Z"/>
              <w:rFonts w:eastAsiaTheme="minorEastAsia"/>
              <w:noProof/>
            </w:rPr>
          </w:pPr>
          <w:ins w:id="89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"_Toc379671852"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Bt.status &lt;nvar&gt;</w:t>
            </w:r>
            <w:r>
              <w:rPr>
                <w:noProof/>
                <w:webHidden/>
              </w:rPr>
              <w:tab/>
            </w:r>
            <w:r>
              <w:rPr>
                <w:noProof/>
                <w:webHidden/>
              </w:rPr>
              <w:fldChar w:fldCharType="begin"/>
            </w:r>
            <w:r>
              <w:rPr>
                <w:noProof/>
                <w:webHidden/>
              </w:rPr>
              <w:instrText xml:space="preserve"> PAGEREF _Toc379671852 \h </w:instrText>
            </w:r>
            <w:r>
              <w:rPr>
                <w:noProof/>
                <w:webHidden/>
              </w:rPr>
            </w:r>
          </w:ins>
          <w:r>
            <w:rPr>
              <w:noProof/>
              <w:webHidden/>
            </w:rPr>
            <w:fldChar w:fldCharType="separate"/>
          </w:r>
          <w:ins w:id="898" w:author="msammartano" w:date="2014-02-09T00:58:00Z">
            <w:r>
              <w:rPr>
                <w:noProof/>
                <w:webHidden/>
              </w:rPr>
              <w:t>84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899" w:author="msammartano" w:date="2014-02-09T00:58:00Z"/>
              <w:rFonts w:eastAsiaTheme="minorEastAsia"/>
              <w:noProof/>
            </w:rPr>
          </w:pPr>
          <w:ins w:id="90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"_Toc379671853"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Bt.write &lt;sexp&gt;|&lt;nexp&gt; {,|;} . . . . &lt;sexp&gt;|&lt;nexp&gt;{,|;}</w:t>
            </w:r>
            <w:r>
              <w:rPr>
                <w:noProof/>
                <w:webHidden/>
              </w:rPr>
              <w:tab/>
            </w:r>
            <w:r>
              <w:rPr>
                <w:noProof/>
                <w:webHidden/>
              </w:rPr>
              <w:fldChar w:fldCharType="begin"/>
            </w:r>
            <w:r>
              <w:rPr>
                <w:noProof/>
                <w:webHidden/>
              </w:rPr>
              <w:instrText xml:space="preserve"> PAGEREF _Toc379671853 \h </w:instrText>
            </w:r>
            <w:r>
              <w:rPr>
                <w:noProof/>
                <w:webHidden/>
              </w:rPr>
            </w:r>
          </w:ins>
          <w:r>
            <w:rPr>
              <w:noProof/>
              <w:webHidden/>
            </w:rPr>
            <w:fldChar w:fldCharType="separate"/>
          </w:r>
          <w:ins w:id="901" w:author="msammartano" w:date="2014-02-09T00:58:00Z">
            <w:r>
              <w:rPr>
                <w:noProof/>
                <w:webHidden/>
              </w:rPr>
              <w:t>84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02" w:author="msammartano" w:date="2014-02-09T00:58:00Z"/>
              <w:rFonts w:eastAsiaTheme="minorEastAsia"/>
              <w:noProof/>
            </w:rPr>
          </w:pPr>
          <w:ins w:id="90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"_Toc379671854"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Bt.read.ready &lt;nvar&gt;</w:t>
            </w:r>
            <w:r>
              <w:rPr>
                <w:noProof/>
                <w:webHidden/>
              </w:rPr>
              <w:tab/>
            </w:r>
            <w:r>
              <w:rPr>
                <w:noProof/>
                <w:webHidden/>
              </w:rPr>
              <w:fldChar w:fldCharType="begin"/>
            </w:r>
            <w:r>
              <w:rPr>
                <w:noProof/>
                <w:webHidden/>
              </w:rPr>
              <w:instrText xml:space="preserve"> PAGEREF _Toc379671854 \h </w:instrText>
            </w:r>
            <w:r>
              <w:rPr>
                <w:noProof/>
                <w:webHidden/>
              </w:rPr>
            </w:r>
          </w:ins>
          <w:r>
            <w:rPr>
              <w:noProof/>
              <w:webHidden/>
            </w:rPr>
            <w:fldChar w:fldCharType="separate"/>
          </w:r>
          <w:ins w:id="904" w:author="msammartano" w:date="2014-02-09T00:58:00Z">
            <w:r>
              <w:rPr>
                <w:noProof/>
                <w:webHidden/>
              </w:rPr>
              <w:t>85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05" w:author="msammartano" w:date="2014-02-09T00:58:00Z"/>
              <w:rFonts w:eastAsiaTheme="minorEastAsia"/>
              <w:noProof/>
            </w:rPr>
          </w:pPr>
          <w:ins w:id="90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"_Toc379671855"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OnBtReadReady:</w:t>
            </w:r>
            <w:r>
              <w:rPr>
                <w:noProof/>
                <w:webHidden/>
              </w:rPr>
              <w:tab/>
            </w:r>
            <w:r>
              <w:rPr>
                <w:noProof/>
                <w:webHidden/>
              </w:rPr>
              <w:fldChar w:fldCharType="begin"/>
            </w:r>
            <w:r>
              <w:rPr>
                <w:noProof/>
                <w:webHidden/>
              </w:rPr>
              <w:instrText xml:space="preserve"> PAGEREF _Toc379671855 \h </w:instrText>
            </w:r>
            <w:r>
              <w:rPr>
                <w:noProof/>
                <w:webHidden/>
              </w:rPr>
            </w:r>
          </w:ins>
          <w:r>
            <w:rPr>
              <w:noProof/>
              <w:webHidden/>
            </w:rPr>
            <w:fldChar w:fldCharType="separate"/>
          </w:r>
          <w:ins w:id="907" w:author="msammartano" w:date="2014-02-09T00:58:00Z">
            <w:r>
              <w:rPr>
                <w:noProof/>
                <w:webHidden/>
              </w:rPr>
              <w:t>85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08" w:author="msammartano" w:date="2014-02-09T00:58:00Z"/>
              <w:rFonts w:eastAsiaTheme="minorEastAsia"/>
              <w:noProof/>
            </w:rPr>
          </w:pPr>
          <w:ins w:id="90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"_Toc379671856"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Bt.onReadReady.Resume</w:t>
            </w:r>
            <w:r>
              <w:rPr>
                <w:noProof/>
                <w:webHidden/>
              </w:rPr>
              <w:tab/>
            </w:r>
            <w:r>
              <w:rPr>
                <w:noProof/>
                <w:webHidden/>
              </w:rPr>
              <w:fldChar w:fldCharType="begin"/>
            </w:r>
            <w:r>
              <w:rPr>
                <w:noProof/>
                <w:webHidden/>
              </w:rPr>
              <w:instrText xml:space="preserve"> PAGEREF _Toc379671856 \h </w:instrText>
            </w:r>
            <w:r>
              <w:rPr>
                <w:noProof/>
                <w:webHidden/>
              </w:rPr>
            </w:r>
          </w:ins>
          <w:r>
            <w:rPr>
              <w:noProof/>
              <w:webHidden/>
            </w:rPr>
            <w:fldChar w:fldCharType="separate"/>
          </w:r>
          <w:ins w:id="910" w:author="msammartano" w:date="2014-02-09T00:58:00Z">
            <w:r>
              <w:rPr>
                <w:noProof/>
                <w:webHidden/>
              </w:rPr>
              <w:t>85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11" w:author="msammartano" w:date="2014-02-09T00:58:00Z"/>
              <w:rFonts w:eastAsiaTheme="minorEastAsia"/>
              <w:noProof/>
            </w:rPr>
          </w:pPr>
          <w:ins w:id="91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"_Toc379671857"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Bt.read.bytes &lt;svar&gt;</w:t>
            </w:r>
            <w:r>
              <w:rPr>
                <w:noProof/>
                <w:webHidden/>
              </w:rPr>
              <w:tab/>
            </w:r>
            <w:r>
              <w:rPr>
                <w:noProof/>
                <w:webHidden/>
              </w:rPr>
              <w:fldChar w:fldCharType="begin"/>
            </w:r>
            <w:r>
              <w:rPr>
                <w:noProof/>
                <w:webHidden/>
              </w:rPr>
              <w:instrText xml:space="preserve"> PAGEREF _Toc379671857 \h </w:instrText>
            </w:r>
            <w:r>
              <w:rPr>
                <w:noProof/>
                <w:webHidden/>
              </w:rPr>
            </w:r>
          </w:ins>
          <w:r>
            <w:rPr>
              <w:noProof/>
              <w:webHidden/>
            </w:rPr>
            <w:fldChar w:fldCharType="separate"/>
          </w:r>
          <w:ins w:id="913" w:author="msammartano" w:date="2014-02-09T00:58:00Z">
            <w:r>
              <w:rPr>
                <w:noProof/>
                <w:webHidden/>
              </w:rPr>
              <w:t>85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14" w:author="msammartano" w:date="2014-02-09T00:58:00Z"/>
              <w:rFonts w:eastAsiaTheme="minorEastAsia"/>
              <w:noProof/>
            </w:rPr>
          </w:pPr>
          <w:ins w:id="91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"_Toc379671858"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Bt.device.name &lt;svar&gt;</w:t>
            </w:r>
            <w:r>
              <w:rPr>
                <w:noProof/>
                <w:webHidden/>
              </w:rPr>
              <w:tab/>
            </w:r>
            <w:r>
              <w:rPr>
                <w:noProof/>
                <w:webHidden/>
              </w:rPr>
              <w:fldChar w:fldCharType="begin"/>
            </w:r>
            <w:r>
              <w:rPr>
                <w:noProof/>
                <w:webHidden/>
              </w:rPr>
              <w:instrText xml:space="preserve"> PAGEREF _Toc379671858 \h </w:instrText>
            </w:r>
            <w:r>
              <w:rPr>
                <w:noProof/>
                <w:webHidden/>
              </w:rPr>
            </w:r>
          </w:ins>
          <w:r>
            <w:rPr>
              <w:noProof/>
              <w:webHidden/>
            </w:rPr>
            <w:fldChar w:fldCharType="separate"/>
          </w:r>
          <w:ins w:id="916" w:author="msammartano" w:date="2014-02-09T00:58:00Z">
            <w:r>
              <w:rPr>
                <w:noProof/>
                <w:webHidden/>
              </w:rPr>
              <w:t>85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17" w:author="msammartano" w:date="2014-02-09T00:58:00Z"/>
              <w:rFonts w:eastAsiaTheme="minorEastAsia"/>
              <w:noProof/>
            </w:rPr>
          </w:pPr>
          <w:ins w:id="91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"_Toc379671859"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Bt.set.uuid &lt;sexp&gt;</w:t>
            </w:r>
            <w:r>
              <w:rPr>
                <w:noProof/>
                <w:webHidden/>
              </w:rPr>
              <w:tab/>
            </w:r>
            <w:r>
              <w:rPr>
                <w:noProof/>
                <w:webHidden/>
              </w:rPr>
              <w:fldChar w:fldCharType="begin"/>
            </w:r>
            <w:r>
              <w:rPr>
                <w:noProof/>
                <w:webHidden/>
              </w:rPr>
              <w:instrText xml:space="preserve"> PAGEREF _Toc379671859 \h </w:instrText>
            </w:r>
            <w:r>
              <w:rPr>
                <w:noProof/>
                <w:webHidden/>
              </w:rPr>
            </w:r>
          </w:ins>
          <w:r>
            <w:rPr>
              <w:noProof/>
              <w:webHidden/>
            </w:rPr>
            <w:fldChar w:fldCharType="separate"/>
          </w:r>
          <w:ins w:id="919" w:author="msammartano" w:date="2014-02-09T00:58:00Z">
            <w:r>
              <w:rPr>
                <w:noProof/>
                <w:webHidden/>
              </w:rPr>
              <w:t>85</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920" w:author="msammartano" w:date="2014-02-09T00:58:00Z"/>
              <w:rFonts w:eastAsiaTheme="minorEastAsia"/>
              <w:noProof/>
            </w:rPr>
          </w:pPr>
          <w:ins w:id="92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"_Toc379671860"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Miscellaneous Commands</w:t>
            </w:r>
            <w:r>
              <w:rPr>
                <w:noProof/>
                <w:webHidden/>
              </w:rPr>
              <w:tab/>
            </w:r>
            <w:r>
              <w:rPr>
                <w:noProof/>
                <w:webHidden/>
              </w:rPr>
              <w:fldChar w:fldCharType="begin"/>
            </w:r>
            <w:r>
              <w:rPr>
                <w:noProof/>
                <w:webHidden/>
              </w:rPr>
              <w:instrText xml:space="preserve"> PAGEREF _Toc379671860 \h </w:instrText>
            </w:r>
            <w:r>
              <w:rPr>
                <w:noProof/>
                <w:webHidden/>
              </w:rPr>
            </w:r>
          </w:ins>
          <w:r>
            <w:rPr>
              <w:noProof/>
              <w:webHidden/>
            </w:rPr>
            <w:fldChar w:fldCharType="separate"/>
          </w:r>
          <w:ins w:id="922" w:author="msammartano" w:date="2014-02-09T00:58:00Z">
            <w:r>
              <w:rPr>
                <w:noProof/>
                <w:webHidden/>
              </w:rPr>
              <w:t>86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23" w:author="msammartano" w:date="2014-02-09T00:58:00Z"/>
              <w:rFonts w:eastAsiaTheme="minorEastAsia"/>
              <w:noProof/>
            </w:rPr>
          </w:pPr>
          <w:ins w:id="92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"_Toc379671861"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Browse &lt;url_sexp&gt;</w:t>
            </w:r>
            <w:r>
              <w:rPr>
                <w:noProof/>
                <w:webHidden/>
              </w:rPr>
              <w:tab/>
            </w:r>
            <w:r>
              <w:rPr>
                <w:noProof/>
                <w:webHidden/>
              </w:rPr>
              <w:fldChar w:fldCharType="begin"/>
            </w:r>
            <w:r>
              <w:rPr>
                <w:noProof/>
                <w:webHidden/>
              </w:rPr>
              <w:instrText xml:space="preserve"> PAGEREF _Toc379671861 \h </w:instrText>
            </w:r>
            <w:r>
              <w:rPr>
                <w:noProof/>
                <w:webHidden/>
              </w:rPr>
            </w:r>
          </w:ins>
          <w:r>
            <w:rPr>
              <w:noProof/>
              <w:webHidden/>
            </w:rPr>
            <w:fldChar w:fldCharType="separate"/>
          </w:r>
          <w:ins w:id="925" w:author="msammartano" w:date="2014-02-09T00:58:00Z">
            <w:r>
              <w:rPr>
                <w:noProof/>
                <w:webHidden/>
              </w:rPr>
              <w:t>86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26" w:author="msammartano" w:date="2014-02-09T00:58:00Z"/>
              <w:rFonts w:eastAsiaTheme="minorEastAsia"/>
              <w:noProof/>
            </w:rPr>
          </w:pPr>
          <w:ins w:id="92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"_Toc379671862"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Swap &lt;nvar_a&gt;|&lt;svar_a&gt;, &lt;nvar_b&gt;|&lt;svar_b&gt;</w:t>
            </w:r>
            <w:r>
              <w:rPr>
                <w:noProof/>
                <w:webHidden/>
              </w:rPr>
              <w:tab/>
            </w:r>
            <w:r>
              <w:rPr>
                <w:noProof/>
                <w:webHidden/>
              </w:rPr>
              <w:fldChar w:fldCharType="begin"/>
            </w:r>
            <w:r>
              <w:rPr>
                <w:noProof/>
                <w:webHidden/>
              </w:rPr>
              <w:instrText xml:space="preserve"> PAGEREF _Toc379671862 \h </w:instrText>
            </w:r>
            <w:r>
              <w:rPr>
                <w:noProof/>
                <w:webHidden/>
              </w:rPr>
            </w:r>
          </w:ins>
          <w:r>
            <w:rPr>
              <w:noProof/>
              <w:webHidden/>
            </w:rPr>
            <w:fldChar w:fldCharType="separate"/>
          </w:r>
          <w:ins w:id="928" w:author="msammartano" w:date="2014-02-09T00:58:00Z">
            <w:r>
              <w:rPr>
                <w:noProof/>
                <w:webHidden/>
              </w:rPr>
              <w:t>86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29" w:author="msammartano" w:date="2014-02-09T00:58:00Z"/>
              <w:rFonts w:eastAsiaTheme="minorEastAsia"/>
              <w:noProof/>
            </w:rPr>
          </w:pPr>
          <w:ins w:id="93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"_Toc379671863"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Clipboard</w:t>
            </w:r>
            <w:r>
              <w:rPr>
                <w:noProof/>
                <w:webHidden/>
              </w:rPr>
              <w:tab/>
            </w:r>
            <w:r>
              <w:rPr>
                <w:noProof/>
                <w:webHidden/>
              </w:rPr>
              <w:fldChar w:fldCharType="begin"/>
            </w:r>
            <w:r>
              <w:rPr>
                <w:noProof/>
                <w:webHidden/>
              </w:rPr>
              <w:instrText xml:space="preserve"> PAGEREF _Toc379671863 \h </w:instrText>
            </w:r>
            <w:r>
              <w:rPr>
                <w:noProof/>
                <w:webHidden/>
              </w:rPr>
            </w:r>
          </w:ins>
          <w:r>
            <w:rPr>
              <w:noProof/>
              <w:webHidden/>
            </w:rPr>
            <w:fldChar w:fldCharType="separate"/>
          </w:r>
          <w:ins w:id="931" w:author="msammartano" w:date="2014-02-09T00:58:00Z">
            <w:r>
              <w:rPr>
                <w:noProof/>
                <w:webHidden/>
              </w:rPr>
              <w:t>86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32" w:author="msammartano" w:date="2014-02-09T00:58:00Z"/>
              <w:rFonts w:eastAsiaTheme="minorEastAsia"/>
              <w:noProof/>
            </w:rPr>
          </w:pPr>
          <w:ins w:id="93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"_Toc379671864"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Clipboard.get &lt;svar&gt;</w:t>
            </w:r>
            <w:r>
              <w:rPr>
                <w:noProof/>
                <w:webHidden/>
              </w:rPr>
              <w:tab/>
            </w:r>
            <w:r>
              <w:rPr>
                <w:noProof/>
                <w:webHidden/>
              </w:rPr>
              <w:fldChar w:fldCharType="begin"/>
            </w:r>
            <w:r>
              <w:rPr>
                <w:noProof/>
                <w:webHidden/>
              </w:rPr>
              <w:instrText xml:space="preserve"> PAGEREF _Toc379671864 \h </w:instrText>
            </w:r>
            <w:r>
              <w:rPr>
                <w:noProof/>
                <w:webHidden/>
              </w:rPr>
            </w:r>
          </w:ins>
          <w:r>
            <w:rPr>
              <w:noProof/>
              <w:webHidden/>
            </w:rPr>
            <w:fldChar w:fldCharType="separate"/>
          </w:r>
          <w:ins w:id="934" w:author="msammartano" w:date="2014-02-09T00:58:00Z">
            <w:r>
              <w:rPr>
                <w:noProof/>
                <w:webHidden/>
              </w:rPr>
              <w:t>86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35" w:author="msammartano" w:date="2014-02-09T00:58:00Z"/>
              <w:rFonts w:eastAsiaTheme="minorEastAsia"/>
              <w:noProof/>
            </w:rPr>
          </w:pPr>
          <w:ins w:id="93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"_Toc379671865"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Clipboard.put &lt;sexp&gt;</w:t>
            </w:r>
            <w:r>
              <w:rPr>
                <w:noProof/>
                <w:webHidden/>
              </w:rPr>
              <w:tab/>
            </w:r>
            <w:r>
              <w:rPr>
                <w:noProof/>
                <w:webHidden/>
              </w:rPr>
              <w:fldChar w:fldCharType="begin"/>
            </w:r>
            <w:r>
              <w:rPr>
                <w:noProof/>
                <w:webHidden/>
              </w:rPr>
              <w:instrText xml:space="preserve"> PAGEREF _Toc379671865 \h </w:instrText>
            </w:r>
            <w:r>
              <w:rPr>
                <w:noProof/>
                <w:webHidden/>
              </w:rPr>
            </w:r>
          </w:ins>
          <w:r>
            <w:rPr>
              <w:noProof/>
              <w:webHidden/>
            </w:rPr>
            <w:fldChar w:fldCharType="separate"/>
          </w:r>
          <w:ins w:id="937" w:author="msammartano" w:date="2014-02-09T00:58:00Z">
            <w:r>
              <w:rPr>
                <w:noProof/>
                <w:webHidden/>
              </w:rPr>
              <w:t>86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38" w:author="msammartano" w:date="2014-02-09T00:58:00Z"/>
              <w:rFonts w:eastAsiaTheme="minorEastAsia"/>
              <w:noProof/>
            </w:rPr>
          </w:pPr>
          <w:ins w:id="93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"_Toc379671866"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Echo.on</w:t>
            </w:r>
            <w:r>
              <w:rPr>
                <w:noProof/>
                <w:webHidden/>
              </w:rPr>
              <w:tab/>
            </w:r>
            <w:r>
              <w:rPr>
                <w:noProof/>
                <w:webHidden/>
              </w:rPr>
              <w:fldChar w:fldCharType="begin"/>
            </w:r>
            <w:r>
              <w:rPr>
                <w:noProof/>
                <w:webHidden/>
              </w:rPr>
              <w:instrText xml:space="preserve"> PAGEREF _Toc379671866 \h </w:instrText>
            </w:r>
            <w:r>
              <w:rPr>
                <w:noProof/>
                <w:webHidden/>
              </w:rPr>
            </w:r>
          </w:ins>
          <w:r>
            <w:rPr>
              <w:noProof/>
              <w:webHidden/>
            </w:rPr>
            <w:fldChar w:fldCharType="separate"/>
          </w:r>
          <w:ins w:id="940" w:author="msammartano" w:date="2014-02-09T00:58:00Z">
            <w:r>
              <w:rPr>
                <w:noProof/>
                <w:webHidden/>
              </w:rPr>
              <w:t>86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41" w:author="msammartano" w:date="2014-02-09T00:58:00Z"/>
              <w:rFonts w:eastAsiaTheme="minorEastAsia"/>
              <w:noProof/>
            </w:rPr>
          </w:pPr>
          <w:ins w:id="94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"_Toc379671867"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Echo.off</w:t>
            </w:r>
            <w:r>
              <w:rPr>
                <w:noProof/>
                <w:webHidden/>
              </w:rPr>
              <w:tab/>
            </w:r>
            <w:r>
              <w:rPr>
                <w:noProof/>
                <w:webHidden/>
              </w:rPr>
              <w:fldChar w:fldCharType="begin"/>
            </w:r>
            <w:r>
              <w:rPr>
                <w:noProof/>
                <w:webHidden/>
              </w:rPr>
              <w:instrText xml:space="preserve"> PAGEREF _Toc379671867 \h </w:instrText>
            </w:r>
            <w:r>
              <w:rPr>
                <w:noProof/>
                <w:webHidden/>
              </w:rPr>
            </w:r>
          </w:ins>
          <w:r>
            <w:rPr>
              <w:noProof/>
              <w:webHidden/>
            </w:rPr>
            <w:fldChar w:fldCharType="separate"/>
          </w:r>
          <w:ins w:id="943" w:author="msammartano" w:date="2014-02-09T00:58:00Z">
            <w:r>
              <w:rPr>
                <w:noProof/>
                <w:webHidden/>
              </w:rPr>
              <w:t>86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44" w:author="msammartano" w:date="2014-02-09T00:58:00Z"/>
              <w:rFonts w:eastAsiaTheme="minorEastAsia"/>
              <w:noProof/>
            </w:rPr>
          </w:pPr>
          <w:ins w:id="94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"_Toc379671868"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Encryption</w:t>
            </w:r>
            <w:r>
              <w:rPr>
                <w:noProof/>
                <w:webHidden/>
              </w:rPr>
              <w:tab/>
            </w:r>
            <w:r>
              <w:rPr>
                <w:noProof/>
                <w:webHidden/>
              </w:rPr>
              <w:fldChar w:fldCharType="begin"/>
            </w:r>
            <w:r>
              <w:rPr>
                <w:noProof/>
                <w:webHidden/>
              </w:rPr>
              <w:instrText xml:space="preserve"> PAGEREF _Toc379671868 \h </w:instrText>
            </w:r>
            <w:r>
              <w:rPr>
                <w:noProof/>
                <w:webHidden/>
              </w:rPr>
            </w:r>
          </w:ins>
          <w:r>
            <w:rPr>
              <w:noProof/>
              <w:webHidden/>
            </w:rPr>
            <w:fldChar w:fldCharType="separate"/>
          </w:r>
          <w:ins w:id="946" w:author="msammartano" w:date="2014-02-09T00:58:00Z">
            <w:r>
              <w:rPr>
                <w:noProof/>
                <w:webHidden/>
              </w:rPr>
              <w:t>86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47" w:author="msammartano" w:date="2014-02-09T00:58:00Z"/>
              <w:rFonts w:eastAsiaTheme="minorEastAsia"/>
              <w:noProof/>
            </w:rPr>
          </w:pPr>
          <w:ins w:id="94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"_Toc379671869"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_Toc379671869 \h </w:instrText>
            </w:r>
            <w:r>
              <w:rPr>
                <w:noProof/>
                <w:webHidden/>
              </w:rPr>
            </w:r>
          </w:ins>
          <w:r>
            <w:rPr>
              <w:noProof/>
              <w:webHidden/>
            </w:rPr>
            <w:fldChar w:fldCharType="separate"/>
          </w:r>
          <w:ins w:id="949" w:author="msammartano" w:date="2014-02-09T00:58:00Z">
            <w:r>
              <w:rPr>
                <w:noProof/>
                <w:webHidden/>
              </w:rPr>
              <w:t>87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50" w:author="msammartano" w:date="2014-02-09T00:58:00Z"/>
              <w:rFonts w:eastAsiaTheme="minorEastAsia"/>
              <w:noProof/>
            </w:rPr>
          </w:pPr>
          <w:ins w:id="95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"_Toc379671870"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_Toc379671870 \h </w:instrText>
            </w:r>
            <w:r>
              <w:rPr>
                <w:noProof/>
                <w:webHidden/>
              </w:rPr>
            </w:r>
          </w:ins>
          <w:r>
            <w:rPr>
              <w:noProof/>
              <w:webHidden/>
            </w:rPr>
            <w:fldChar w:fldCharType="separate"/>
          </w:r>
          <w:ins w:id="952" w:author="msammartano" w:date="2014-02-09T00:58:00Z">
            <w:r>
              <w:rPr>
                <w:noProof/>
                <w:webHidden/>
              </w:rPr>
              <w:t>87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53" w:author="msammartano" w:date="2014-02-09T00:58:00Z"/>
              <w:rFonts w:eastAsiaTheme="minorEastAsia"/>
              <w:noProof/>
            </w:rPr>
          </w:pPr>
          <w:ins w:id="95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"_Toc379671871"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Text To Speech</w:t>
            </w:r>
            <w:r>
              <w:rPr>
                <w:noProof/>
                <w:webHidden/>
              </w:rPr>
              <w:tab/>
            </w:r>
            <w:r>
              <w:rPr>
                <w:noProof/>
                <w:webHidden/>
              </w:rPr>
              <w:fldChar w:fldCharType="begin"/>
            </w:r>
            <w:r>
              <w:rPr>
                <w:noProof/>
                <w:webHidden/>
              </w:rPr>
              <w:instrText xml:space="preserve"> PAGEREF _Toc379671871 \h </w:instrText>
            </w:r>
            <w:r>
              <w:rPr>
                <w:noProof/>
                <w:webHidden/>
              </w:rPr>
            </w:r>
          </w:ins>
          <w:r>
            <w:rPr>
              <w:noProof/>
              <w:webHidden/>
            </w:rPr>
            <w:fldChar w:fldCharType="separate"/>
          </w:r>
          <w:ins w:id="955" w:author="msammartano" w:date="2014-02-09T00:58:00Z">
            <w:r>
              <w:rPr>
                <w:noProof/>
                <w:webHidden/>
              </w:rPr>
              <w:t>87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56" w:author="msammartano" w:date="2014-02-09T00:58:00Z"/>
              <w:rFonts w:eastAsiaTheme="minorEastAsia"/>
              <w:noProof/>
            </w:rPr>
          </w:pPr>
          <w:ins w:id="95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"_Toc379671872"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Tts.init</w:t>
            </w:r>
            <w:r>
              <w:rPr>
                <w:noProof/>
                <w:webHidden/>
              </w:rPr>
              <w:tab/>
            </w:r>
            <w:r>
              <w:rPr>
                <w:noProof/>
                <w:webHidden/>
              </w:rPr>
              <w:fldChar w:fldCharType="begin"/>
            </w:r>
            <w:r>
              <w:rPr>
                <w:noProof/>
                <w:webHidden/>
              </w:rPr>
              <w:instrText xml:space="preserve"> PAGEREF _Toc379671872 \h </w:instrText>
            </w:r>
            <w:r>
              <w:rPr>
                <w:noProof/>
                <w:webHidden/>
              </w:rPr>
            </w:r>
          </w:ins>
          <w:r>
            <w:rPr>
              <w:noProof/>
              <w:webHidden/>
            </w:rPr>
            <w:fldChar w:fldCharType="separate"/>
          </w:r>
          <w:ins w:id="958" w:author="msammartano" w:date="2014-02-09T00:58:00Z">
            <w:r>
              <w:rPr>
                <w:noProof/>
                <w:webHidden/>
              </w:rPr>
              <w:t>87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59" w:author="msammartano" w:date="2014-02-09T00:58:00Z"/>
              <w:rFonts w:eastAsiaTheme="minorEastAsia"/>
              <w:noProof/>
            </w:rPr>
          </w:pPr>
          <w:ins w:id="96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"_Toc379671873"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Tts.speak  &lt;sexp&gt; {, &lt;wait_lexp&gt;}</w:t>
            </w:r>
            <w:r>
              <w:rPr>
                <w:noProof/>
                <w:webHidden/>
              </w:rPr>
              <w:tab/>
            </w:r>
            <w:r>
              <w:rPr>
                <w:noProof/>
                <w:webHidden/>
              </w:rPr>
              <w:fldChar w:fldCharType="begin"/>
            </w:r>
            <w:r>
              <w:rPr>
                <w:noProof/>
                <w:webHidden/>
              </w:rPr>
              <w:instrText xml:space="preserve"> PAGEREF _Toc379671873 \h </w:instrText>
            </w:r>
            <w:r>
              <w:rPr>
                <w:noProof/>
                <w:webHidden/>
              </w:rPr>
            </w:r>
          </w:ins>
          <w:r>
            <w:rPr>
              <w:noProof/>
              <w:webHidden/>
            </w:rPr>
            <w:fldChar w:fldCharType="separate"/>
          </w:r>
          <w:ins w:id="961" w:author="msammartano" w:date="2014-02-09T00:58:00Z">
            <w:r>
              <w:rPr>
                <w:noProof/>
                <w:webHidden/>
              </w:rPr>
              <w:t>87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62" w:author="msammartano" w:date="2014-02-09T00:58:00Z"/>
              <w:rFonts w:eastAsiaTheme="minorEastAsia"/>
              <w:noProof/>
            </w:rPr>
          </w:pPr>
          <w:ins w:id="963"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"_Toc379671874"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Tts.speak.toFile &lt;sexp&gt; {, &lt;path_sexp&gt;}</w:t>
            </w:r>
            <w:r>
              <w:rPr>
                <w:noProof/>
                <w:webHidden/>
              </w:rPr>
              <w:tab/>
            </w:r>
            <w:r>
              <w:rPr>
                <w:noProof/>
                <w:webHidden/>
              </w:rPr>
              <w:fldChar w:fldCharType="begin"/>
            </w:r>
            <w:r>
              <w:rPr>
                <w:noProof/>
                <w:webHidden/>
              </w:rPr>
              <w:instrText xml:space="preserve"> PAGEREF _Toc379671874 \h </w:instrText>
            </w:r>
            <w:r>
              <w:rPr>
                <w:noProof/>
                <w:webHidden/>
              </w:rPr>
            </w:r>
          </w:ins>
          <w:r>
            <w:rPr>
              <w:noProof/>
              <w:webHidden/>
            </w:rPr>
            <w:fldChar w:fldCharType="separate"/>
          </w:r>
          <w:ins w:id="964" w:author="msammartano" w:date="2014-02-09T00:58:00Z">
            <w:r>
              <w:rPr>
                <w:noProof/>
                <w:webHidden/>
              </w:rPr>
              <w:t>87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65" w:author="msammartano" w:date="2014-02-09T00:58:00Z"/>
              <w:rFonts w:eastAsiaTheme="minorEastAsia"/>
              <w:noProof/>
            </w:rPr>
          </w:pPr>
          <w:ins w:id="96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"_Toc379671875"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Tts.stop</w:t>
            </w:r>
            <w:r>
              <w:rPr>
                <w:noProof/>
                <w:webHidden/>
              </w:rPr>
              <w:tab/>
            </w:r>
            <w:r>
              <w:rPr>
                <w:noProof/>
                <w:webHidden/>
              </w:rPr>
              <w:fldChar w:fldCharType="begin"/>
            </w:r>
            <w:r>
              <w:rPr>
                <w:noProof/>
                <w:webHidden/>
              </w:rPr>
              <w:instrText xml:space="preserve"> PAGEREF _Toc379671875 \h </w:instrText>
            </w:r>
            <w:r>
              <w:rPr>
                <w:noProof/>
                <w:webHidden/>
              </w:rPr>
            </w:r>
          </w:ins>
          <w:r>
            <w:rPr>
              <w:noProof/>
              <w:webHidden/>
            </w:rPr>
            <w:fldChar w:fldCharType="separate"/>
          </w:r>
          <w:ins w:id="967" w:author="msammartano" w:date="2014-02-09T00:58:00Z">
            <w:r>
              <w:rPr>
                <w:noProof/>
                <w:webHidden/>
              </w:rPr>
              <w:t>87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68" w:author="msammartano" w:date="2014-02-09T00:58:00Z"/>
              <w:rFonts w:eastAsiaTheme="minorEastAsia"/>
              <w:noProof/>
            </w:rPr>
          </w:pPr>
          <w:ins w:id="96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"_Toc379671876"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Speech To Text (Voice Recognition)</w:t>
            </w:r>
            <w:r>
              <w:rPr>
                <w:noProof/>
                <w:webHidden/>
              </w:rPr>
              <w:tab/>
            </w:r>
            <w:r>
              <w:rPr>
                <w:noProof/>
                <w:webHidden/>
              </w:rPr>
              <w:fldChar w:fldCharType="begin"/>
            </w:r>
            <w:r>
              <w:rPr>
                <w:noProof/>
                <w:webHidden/>
              </w:rPr>
              <w:instrText xml:space="preserve"> PAGEREF _Toc379671876 \h </w:instrText>
            </w:r>
            <w:r>
              <w:rPr>
                <w:noProof/>
                <w:webHidden/>
              </w:rPr>
            </w:r>
          </w:ins>
          <w:r>
            <w:rPr>
              <w:noProof/>
              <w:webHidden/>
            </w:rPr>
            <w:fldChar w:fldCharType="separate"/>
          </w:r>
          <w:ins w:id="970" w:author="msammartano" w:date="2014-02-09T00:58:00Z">
            <w:r>
              <w:rPr>
                <w:noProof/>
                <w:webHidden/>
              </w:rPr>
              <w:t>87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71" w:author="msammartano" w:date="2014-02-09T00:58:00Z"/>
              <w:rFonts w:eastAsiaTheme="minorEastAsia"/>
              <w:noProof/>
            </w:rPr>
          </w:pPr>
          <w:ins w:id="97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"_Toc379671877"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Stt.listen</w:t>
            </w:r>
            <w:r>
              <w:rPr>
                <w:noProof/>
                <w:webHidden/>
              </w:rPr>
              <w:tab/>
            </w:r>
            <w:r>
              <w:rPr>
                <w:noProof/>
                <w:webHidden/>
              </w:rPr>
              <w:fldChar w:fldCharType="begin"/>
            </w:r>
            <w:r>
              <w:rPr>
                <w:noProof/>
                <w:webHidden/>
              </w:rPr>
              <w:instrText xml:space="preserve"> PAGEREF _Toc379671877 \h </w:instrText>
            </w:r>
            <w:r>
              <w:rPr>
                <w:noProof/>
                <w:webHidden/>
              </w:rPr>
            </w:r>
          </w:ins>
          <w:r>
            <w:rPr>
              <w:noProof/>
              <w:webHidden/>
            </w:rPr>
            <w:fldChar w:fldCharType="separate"/>
          </w:r>
          <w:ins w:id="973" w:author="msammartano" w:date="2014-02-09T00:58:00Z">
            <w:r>
              <w:rPr>
                <w:noProof/>
                <w:webHidden/>
              </w:rPr>
              <w:t>88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74" w:author="msammartano" w:date="2014-02-09T00:58:00Z"/>
              <w:rFonts w:eastAsiaTheme="minorEastAsia"/>
              <w:noProof/>
            </w:rPr>
          </w:pPr>
          <w:ins w:id="97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"_Toc379671878"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Stt.results &lt;string_list_ptr_nvar&gt;</w:t>
            </w:r>
            <w:r>
              <w:rPr>
                <w:noProof/>
                <w:webHidden/>
              </w:rPr>
              <w:tab/>
            </w:r>
            <w:r>
              <w:rPr>
                <w:noProof/>
                <w:webHidden/>
              </w:rPr>
              <w:fldChar w:fldCharType="begin"/>
            </w:r>
            <w:r>
              <w:rPr>
                <w:noProof/>
                <w:webHidden/>
              </w:rPr>
              <w:instrText xml:space="preserve"> PAGEREF _Toc379671878 \h </w:instrText>
            </w:r>
            <w:r>
              <w:rPr>
                <w:noProof/>
                <w:webHidden/>
              </w:rPr>
            </w:r>
          </w:ins>
          <w:r>
            <w:rPr>
              <w:noProof/>
              <w:webHidden/>
            </w:rPr>
            <w:fldChar w:fldCharType="separate"/>
          </w:r>
          <w:ins w:id="976" w:author="msammartano" w:date="2014-02-09T00:58:00Z">
            <w:r>
              <w:rPr>
                <w:noProof/>
                <w:webHidden/>
              </w:rPr>
              <w:t>88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77" w:author="msammartano" w:date="2014-02-09T00:58:00Z"/>
              <w:rFonts w:eastAsiaTheme="minorEastAsia"/>
              <w:noProof/>
            </w:rPr>
          </w:pPr>
          <w:ins w:id="97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"_Toc379671879"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Timer Interrupts and Commands</w:t>
            </w:r>
            <w:r>
              <w:rPr>
                <w:noProof/>
                <w:webHidden/>
              </w:rPr>
              <w:tab/>
            </w:r>
            <w:r>
              <w:rPr>
                <w:noProof/>
                <w:webHidden/>
              </w:rPr>
              <w:fldChar w:fldCharType="begin"/>
            </w:r>
            <w:r>
              <w:rPr>
                <w:noProof/>
                <w:webHidden/>
              </w:rPr>
              <w:instrText xml:space="preserve"> PAGEREF _Toc379671879 \h </w:instrText>
            </w:r>
            <w:r>
              <w:rPr>
                <w:noProof/>
                <w:webHidden/>
              </w:rPr>
            </w:r>
          </w:ins>
          <w:r>
            <w:rPr>
              <w:noProof/>
              <w:webHidden/>
            </w:rPr>
            <w:fldChar w:fldCharType="separate"/>
          </w:r>
          <w:ins w:id="979" w:author="msammartano" w:date="2014-02-09T00:58:00Z">
            <w:r>
              <w:rPr>
                <w:noProof/>
                <w:webHidden/>
              </w:rPr>
              <w:t>89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80" w:author="msammartano" w:date="2014-02-09T00:58:00Z"/>
              <w:rFonts w:eastAsiaTheme="minorEastAsia"/>
              <w:noProof/>
            </w:rPr>
          </w:pPr>
          <w:ins w:id="98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"_Toc379671880"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Timer.set &lt;interval_nexp&gt;</w:t>
            </w:r>
            <w:r>
              <w:rPr>
                <w:noProof/>
                <w:webHidden/>
              </w:rPr>
              <w:tab/>
            </w:r>
            <w:r>
              <w:rPr>
                <w:noProof/>
                <w:webHidden/>
              </w:rPr>
              <w:fldChar w:fldCharType="begin"/>
            </w:r>
            <w:r>
              <w:rPr>
                <w:noProof/>
                <w:webHidden/>
              </w:rPr>
              <w:instrText xml:space="preserve"> PAGEREF _Toc379671880 \h </w:instrText>
            </w:r>
            <w:r>
              <w:rPr>
                <w:noProof/>
                <w:webHidden/>
              </w:rPr>
            </w:r>
          </w:ins>
          <w:r>
            <w:rPr>
              <w:noProof/>
              <w:webHidden/>
            </w:rPr>
            <w:fldChar w:fldCharType="separate"/>
          </w:r>
          <w:ins w:id="982" w:author="msammartano" w:date="2014-02-09T00:58:00Z">
            <w:r>
              <w:rPr>
                <w:noProof/>
                <w:webHidden/>
              </w:rPr>
              <w:t>89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83" w:author="msammartano" w:date="2014-02-09T00:58:00Z"/>
              <w:rFonts w:eastAsiaTheme="minorEastAsia"/>
              <w:noProof/>
            </w:rPr>
          </w:pPr>
          <w:ins w:id="98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"_Toc379671881"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OnTimer:</w:t>
            </w:r>
            <w:r>
              <w:rPr>
                <w:noProof/>
                <w:webHidden/>
              </w:rPr>
              <w:tab/>
            </w:r>
            <w:r>
              <w:rPr>
                <w:noProof/>
                <w:webHidden/>
              </w:rPr>
              <w:fldChar w:fldCharType="begin"/>
            </w:r>
            <w:r>
              <w:rPr>
                <w:noProof/>
                <w:webHidden/>
              </w:rPr>
              <w:instrText xml:space="preserve"> PAGEREF _Toc379671881 \h </w:instrText>
            </w:r>
            <w:r>
              <w:rPr>
                <w:noProof/>
                <w:webHidden/>
              </w:rPr>
            </w:r>
          </w:ins>
          <w:r>
            <w:rPr>
              <w:noProof/>
              <w:webHidden/>
            </w:rPr>
            <w:fldChar w:fldCharType="separate"/>
          </w:r>
          <w:ins w:id="985" w:author="msammartano" w:date="2014-02-09T00:58:00Z">
            <w:r>
              <w:rPr>
                <w:noProof/>
                <w:webHidden/>
              </w:rPr>
              <w:t>89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86" w:author="msammartano" w:date="2014-02-09T00:58:00Z"/>
              <w:rFonts w:eastAsiaTheme="minorEastAsia"/>
              <w:noProof/>
            </w:rPr>
          </w:pPr>
          <w:ins w:id="98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"_Toc379671882"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Timer.Resume</w:t>
            </w:r>
            <w:r>
              <w:rPr>
                <w:noProof/>
                <w:webHidden/>
              </w:rPr>
              <w:tab/>
            </w:r>
            <w:r>
              <w:rPr>
                <w:noProof/>
                <w:webHidden/>
              </w:rPr>
              <w:fldChar w:fldCharType="begin"/>
            </w:r>
            <w:r>
              <w:rPr>
                <w:noProof/>
                <w:webHidden/>
              </w:rPr>
              <w:instrText xml:space="preserve"> PAGEREF _Toc379671882 \h </w:instrText>
            </w:r>
            <w:r>
              <w:rPr>
                <w:noProof/>
                <w:webHidden/>
              </w:rPr>
            </w:r>
          </w:ins>
          <w:r>
            <w:rPr>
              <w:noProof/>
              <w:webHidden/>
            </w:rPr>
            <w:fldChar w:fldCharType="separate"/>
          </w:r>
          <w:ins w:id="988" w:author="msammartano" w:date="2014-02-09T00:58:00Z">
            <w:r>
              <w:rPr>
                <w:noProof/>
                <w:webHidden/>
              </w:rPr>
              <w:t>89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89" w:author="msammartano" w:date="2014-02-09T00:58:00Z"/>
              <w:rFonts w:eastAsiaTheme="minorEastAsia"/>
              <w:noProof/>
            </w:rPr>
          </w:pPr>
          <w:ins w:id="99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"_Toc379671883"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Timer.Clear</w:t>
            </w:r>
            <w:r>
              <w:rPr>
                <w:noProof/>
                <w:webHidden/>
              </w:rPr>
              <w:tab/>
            </w:r>
            <w:r>
              <w:rPr>
                <w:noProof/>
                <w:webHidden/>
              </w:rPr>
              <w:fldChar w:fldCharType="begin"/>
            </w:r>
            <w:r>
              <w:rPr>
                <w:noProof/>
                <w:webHidden/>
              </w:rPr>
              <w:instrText xml:space="preserve"> PAGEREF _Toc379671883 \h </w:instrText>
            </w:r>
            <w:r>
              <w:rPr>
                <w:noProof/>
                <w:webHidden/>
              </w:rPr>
            </w:r>
          </w:ins>
          <w:r>
            <w:rPr>
              <w:noProof/>
              <w:webHidden/>
            </w:rPr>
            <w:fldChar w:fldCharType="separate"/>
          </w:r>
          <w:ins w:id="991" w:author="msammartano" w:date="2014-02-09T00:58:00Z">
            <w:r>
              <w:rPr>
                <w:noProof/>
                <w:webHidden/>
              </w:rPr>
              <w:t>90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992" w:author="msammartano" w:date="2014-02-09T00:58:00Z"/>
              <w:rFonts w:eastAsiaTheme="minorEastAsia"/>
              <w:noProof/>
            </w:rPr>
          </w:pPr>
          <w:ins w:id="99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"_Toc379671884"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Sample Code</w:t>
            </w:r>
            <w:r>
              <w:rPr>
                <w:noProof/>
                <w:webHidden/>
              </w:rPr>
              <w:tab/>
            </w:r>
            <w:r>
              <w:rPr>
                <w:noProof/>
                <w:webHidden/>
              </w:rPr>
              <w:fldChar w:fldCharType="begin"/>
            </w:r>
            <w:r>
              <w:rPr>
                <w:noProof/>
                <w:webHidden/>
              </w:rPr>
              <w:instrText xml:space="preserve"> PAGEREF _Toc379671884 \h </w:instrText>
            </w:r>
            <w:r>
              <w:rPr>
                <w:noProof/>
                <w:webHidden/>
              </w:rPr>
            </w:r>
          </w:ins>
          <w:r>
            <w:rPr>
              <w:noProof/>
              <w:webHidden/>
            </w:rPr>
            <w:fldChar w:fldCharType="separate"/>
          </w:r>
          <w:ins w:id="994" w:author="msammartano" w:date="2014-02-09T00:58:00Z">
            <w:r>
              <w:rPr>
                <w:noProof/>
                <w:webHidden/>
              </w:rPr>
              <w:t>90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95" w:author="msammartano" w:date="2014-02-09T00:58:00Z"/>
              <w:rFonts w:eastAsiaTheme="minorEastAsia"/>
              <w:noProof/>
            </w:rPr>
          </w:pPr>
          <w:ins w:id="99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"_Toc379671885"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Device &lt;svar&gt;</w:t>
            </w:r>
            <w:r>
              <w:rPr>
                <w:noProof/>
                <w:webHidden/>
              </w:rPr>
              <w:tab/>
            </w:r>
            <w:r>
              <w:rPr>
                <w:noProof/>
                <w:webHidden/>
              </w:rPr>
              <w:fldChar w:fldCharType="begin"/>
            </w:r>
            <w:r>
              <w:rPr>
                <w:noProof/>
                <w:webHidden/>
              </w:rPr>
              <w:instrText xml:space="preserve"> PAGEREF _Toc379671885 \h </w:instrText>
            </w:r>
            <w:r>
              <w:rPr>
                <w:noProof/>
                <w:webHidden/>
              </w:rPr>
            </w:r>
          </w:ins>
          <w:r>
            <w:rPr>
              <w:noProof/>
              <w:webHidden/>
            </w:rPr>
            <w:fldChar w:fldCharType="separate"/>
          </w:r>
          <w:ins w:id="997" w:author="msammartano" w:date="2014-02-09T00:58:00Z">
            <w:r>
              <w:rPr>
                <w:noProof/>
                <w:webHidden/>
              </w:rPr>
              <w:t>90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998" w:author="msammartano" w:date="2014-02-09T00:58:00Z"/>
              <w:rFonts w:eastAsiaTheme="minorEastAsia"/>
              <w:noProof/>
            </w:rPr>
          </w:pPr>
          <w:ins w:id="99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"_Toc379671886"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Include FileNamePath</w:t>
            </w:r>
            <w:r>
              <w:rPr>
                <w:noProof/>
                <w:webHidden/>
              </w:rPr>
              <w:tab/>
            </w:r>
            <w:r>
              <w:rPr>
                <w:noProof/>
                <w:webHidden/>
              </w:rPr>
              <w:fldChar w:fldCharType="begin"/>
            </w:r>
            <w:r>
              <w:rPr>
                <w:noProof/>
                <w:webHidden/>
              </w:rPr>
              <w:instrText xml:space="preserve"> PAGEREF _Toc379671886 \h </w:instrText>
            </w:r>
            <w:r>
              <w:rPr>
                <w:noProof/>
                <w:webHidden/>
              </w:rPr>
            </w:r>
          </w:ins>
          <w:r>
            <w:rPr>
              <w:noProof/>
              <w:webHidden/>
            </w:rPr>
            <w:fldChar w:fldCharType="separate"/>
          </w:r>
          <w:ins w:id="1000" w:author="msammartano" w:date="2014-02-09T00:58:00Z">
            <w:r>
              <w:rPr>
                <w:noProof/>
                <w:webHidden/>
              </w:rPr>
              <w:t>90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01" w:author="msammartano" w:date="2014-02-09T00:58:00Z"/>
              <w:rFonts w:eastAsiaTheme="minorEastAsia"/>
              <w:noProof/>
            </w:rPr>
          </w:pPr>
          <w:ins w:id="100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"_Toc379671887"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Pause &lt;ticks_nexp&gt;</w:t>
            </w:r>
            <w:r>
              <w:rPr>
                <w:noProof/>
                <w:webHidden/>
              </w:rPr>
              <w:tab/>
            </w:r>
            <w:r>
              <w:rPr>
                <w:noProof/>
                <w:webHidden/>
              </w:rPr>
              <w:fldChar w:fldCharType="begin"/>
            </w:r>
            <w:r>
              <w:rPr>
                <w:noProof/>
                <w:webHidden/>
              </w:rPr>
              <w:instrText xml:space="preserve"> PAGEREF _Toc379671887 \h </w:instrText>
            </w:r>
            <w:r>
              <w:rPr>
                <w:noProof/>
                <w:webHidden/>
              </w:rPr>
            </w:r>
          </w:ins>
          <w:r>
            <w:rPr>
              <w:noProof/>
              <w:webHidden/>
            </w:rPr>
            <w:fldChar w:fldCharType="separate"/>
          </w:r>
          <w:ins w:id="1003" w:author="msammartano" w:date="2014-02-09T00:58:00Z">
            <w:r>
              <w:rPr>
                <w:noProof/>
                <w:webHidden/>
              </w:rPr>
              <w:t>90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04" w:author="msammartano" w:date="2014-02-09T00:58:00Z"/>
              <w:rFonts w:eastAsiaTheme="minorEastAsia"/>
              <w:noProof/>
            </w:rPr>
          </w:pPr>
          <w:ins w:id="100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"_Toc379671888"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_Toc379671888 \h </w:instrText>
            </w:r>
            <w:r>
              <w:rPr>
                <w:noProof/>
                <w:webHidden/>
              </w:rPr>
            </w:r>
          </w:ins>
          <w:r>
            <w:rPr>
              <w:noProof/>
              <w:webHidden/>
            </w:rPr>
            <w:fldChar w:fldCharType="separate"/>
          </w:r>
          <w:ins w:id="1006" w:author="msammartano" w:date="2014-02-09T00:58:00Z">
            <w:r>
              <w:rPr>
                <w:noProof/>
                <w:webHidden/>
              </w:rPr>
              <w:t>90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07" w:author="msammartano" w:date="2014-02-09T00:58:00Z"/>
              <w:rFonts w:eastAsiaTheme="minorEastAsia"/>
              <w:noProof/>
            </w:rPr>
          </w:pPr>
          <w:ins w:id="100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"_Toc379671889"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Select &lt;selection_nvar&gt;, &lt;Array$[]&gt;|&lt;list_nexp&gt;, &lt;message_sexp&gt; {, &lt;press_lvar&gt;}</w:t>
            </w:r>
            <w:r>
              <w:rPr>
                <w:noProof/>
                <w:webHidden/>
              </w:rPr>
              <w:tab/>
            </w:r>
            <w:r>
              <w:rPr>
                <w:noProof/>
                <w:webHidden/>
              </w:rPr>
              <w:fldChar w:fldCharType="begin"/>
            </w:r>
            <w:r>
              <w:rPr>
                <w:noProof/>
                <w:webHidden/>
              </w:rPr>
              <w:instrText xml:space="preserve"> PAGEREF _Toc379671889 \h </w:instrText>
            </w:r>
            <w:r>
              <w:rPr>
                <w:noProof/>
                <w:webHidden/>
              </w:rPr>
            </w:r>
          </w:ins>
          <w:r>
            <w:rPr>
              <w:noProof/>
              <w:webHidden/>
            </w:rPr>
            <w:fldChar w:fldCharType="separate"/>
          </w:r>
          <w:ins w:id="1009" w:author="msammartano" w:date="2014-02-09T00:58:00Z">
            <w:r>
              <w:rPr>
                <w:noProof/>
                <w:webHidden/>
              </w:rPr>
              <w:t>91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10" w:author="msammartano" w:date="2014-02-09T00:58:00Z"/>
              <w:rFonts w:eastAsiaTheme="minorEastAsia"/>
              <w:noProof/>
            </w:rPr>
          </w:pPr>
          <w:ins w:id="101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"_Toc379671890"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_Toc379671890 \h </w:instrText>
            </w:r>
            <w:r>
              <w:rPr>
                <w:noProof/>
                <w:webHidden/>
              </w:rPr>
            </w:r>
          </w:ins>
          <w:r>
            <w:rPr>
              <w:noProof/>
              <w:webHidden/>
            </w:rPr>
            <w:fldChar w:fldCharType="separate"/>
          </w:r>
          <w:ins w:id="1012" w:author="msammartano" w:date="2014-02-09T00:58:00Z">
            <w:r>
              <w:rPr>
                <w:noProof/>
                <w:webHidden/>
              </w:rPr>
              <w:t>91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13" w:author="msammartano" w:date="2014-02-09T00:58:00Z"/>
              <w:rFonts w:eastAsiaTheme="minorEastAsia"/>
              <w:noProof/>
            </w:rPr>
          </w:pPr>
          <w:ins w:id="101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"_Toc379671891"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_Toc379671891 \h </w:instrText>
            </w:r>
            <w:r>
              <w:rPr>
                <w:noProof/>
                <w:webHidden/>
              </w:rPr>
            </w:r>
          </w:ins>
          <w:r>
            <w:rPr>
              <w:noProof/>
              <w:webHidden/>
            </w:rPr>
            <w:fldChar w:fldCharType="separate"/>
          </w:r>
          <w:ins w:id="1015" w:author="msammartano" w:date="2014-02-09T00:58:00Z">
            <w:r>
              <w:rPr>
                <w:noProof/>
                <w:webHidden/>
              </w:rPr>
              <w:t>91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16" w:author="msammartano" w:date="2014-02-09T00:58:00Z"/>
              <w:rFonts w:eastAsiaTheme="minorEastAsia"/>
              <w:noProof/>
            </w:rPr>
          </w:pPr>
          <w:ins w:id="101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"_Toc379671892"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_Toc379671892 \h </w:instrText>
            </w:r>
            <w:r>
              <w:rPr>
                <w:noProof/>
                <w:webHidden/>
              </w:rPr>
            </w:r>
          </w:ins>
          <w:r>
            <w:rPr>
              <w:noProof/>
              <w:webHidden/>
            </w:rPr>
            <w:fldChar w:fldCharType="separate"/>
          </w:r>
          <w:ins w:id="1018" w:author="msammartano" w:date="2014-02-09T00:58:00Z">
            <w:r>
              <w:rPr>
                <w:noProof/>
                <w:webHidden/>
              </w:rPr>
              <w:t>92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19" w:author="msammartano" w:date="2014-02-09T00:58:00Z"/>
              <w:rFonts w:eastAsiaTheme="minorEastAsia"/>
              <w:noProof/>
            </w:rPr>
          </w:pPr>
          <w:ins w:id="102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"_Toc379671893"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TimeZone Commands</w:t>
            </w:r>
            <w:r>
              <w:rPr>
                <w:noProof/>
                <w:webHidden/>
              </w:rPr>
              <w:tab/>
            </w:r>
            <w:r>
              <w:rPr>
                <w:noProof/>
                <w:webHidden/>
              </w:rPr>
              <w:fldChar w:fldCharType="begin"/>
            </w:r>
            <w:r>
              <w:rPr>
                <w:noProof/>
                <w:webHidden/>
              </w:rPr>
              <w:instrText xml:space="preserve"> PAGEREF _Toc379671893 \h </w:instrText>
            </w:r>
            <w:r>
              <w:rPr>
                <w:noProof/>
                <w:webHidden/>
              </w:rPr>
            </w:r>
          </w:ins>
          <w:r>
            <w:rPr>
              <w:noProof/>
              <w:webHidden/>
            </w:rPr>
            <w:fldChar w:fldCharType="separate"/>
          </w:r>
          <w:ins w:id="1021" w:author="msammartano" w:date="2014-02-09T00:58:00Z">
            <w:r>
              <w:rPr>
                <w:noProof/>
                <w:webHidden/>
              </w:rPr>
              <w:t>93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22" w:author="msammartano" w:date="2014-02-09T00:58:00Z"/>
              <w:rFonts w:eastAsiaTheme="minorEastAsia"/>
              <w:noProof/>
            </w:rPr>
          </w:pPr>
          <w:ins w:id="102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"_Toc379671894"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TimeZone.set { &lt;tz_sexp&gt; }</w:t>
            </w:r>
            <w:r>
              <w:rPr>
                <w:noProof/>
                <w:webHidden/>
              </w:rPr>
              <w:tab/>
            </w:r>
            <w:r>
              <w:rPr>
                <w:noProof/>
                <w:webHidden/>
              </w:rPr>
              <w:fldChar w:fldCharType="begin"/>
            </w:r>
            <w:r>
              <w:rPr>
                <w:noProof/>
                <w:webHidden/>
              </w:rPr>
              <w:instrText xml:space="preserve"> PAGEREF _Toc379671894 \h </w:instrText>
            </w:r>
            <w:r>
              <w:rPr>
                <w:noProof/>
                <w:webHidden/>
              </w:rPr>
            </w:r>
          </w:ins>
          <w:r>
            <w:rPr>
              <w:noProof/>
              <w:webHidden/>
            </w:rPr>
            <w:fldChar w:fldCharType="separate"/>
          </w:r>
          <w:ins w:id="1024" w:author="msammartano" w:date="2014-02-09T00:58:00Z">
            <w:r>
              <w:rPr>
                <w:noProof/>
                <w:webHidden/>
              </w:rPr>
              <w:t>93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25" w:author="msammartano" w:date="2014-02-09T00:58:00Z"/>
              <w:rFonts w:eastAsiaTheme="minorEastAsia"/>
              <w:noProof/>
            </w:rPr>
          </w:pPr>
          <w:ins w:id="102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"_Toc379671895"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TimeZone.get &lt;tz_svar&gt;</w:t>
            </w:r>
            <w:r>
              <w:rPr>
                <w:noProof/>
                <w:webHidden/>
              </w:rPr>
              <w:tab/>
            </w:r>
            <w:r>
              <w:rPr>
                <w:noProof/>
                <w:webHidden/>
              </w:rPr>
              <w:fldChar w:fldCharType="begin"/>
            </w:r>
            <w:r>
              <w:rPr>
                <w:noProof/>
                <w:webHidden/>
              </w:rPr>
              <w:instrText xml:space="preserve"> PAGEREF _Toc379671895 \h </w:instrText>
            </w:r>
            <w:r>
              <w:rPr>
                <w:noProof/>
                <w:webHidden/>
              </w:rPr>
            </w:r>
          </w:ins>
          <w:r>
            <w:rPr>
              <w:noProof/>
              <w:webHidden/>
            </w:rPr>
            <w:fldChar w:fldCharType="separate"/>
          </w:r>
          <w:ins w:id="1027" w:author="msammartano" w:date="2014-02-09T00:58:00Z">
            <w:r>
              <w:rPr>
                <w:noProof/>
                <w:webHidden/>
              </w:rPr>
              <w:t>93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28" w:author="msammartano" w:date="2014-02-09T00:58:00Z"/>
              <w:rFonts w:eastAsiaTheme="minorEastAsia"/>
              <w:noProof/>
            </w:rPr>
          </w:pPr>
          <w:ins w:id="102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"_Toc379671896"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TimeZone.list &lt;tz_list_pointer_nvar&gt;</w:t>
            </w:r>
            <w:r>
              <w:rPr>
                <w:noProof/>
                <w:webHidden/>
              </w:rPr>
              <w:tab/>
            </w:r>
            <w:r>
              <w:rPr>
                <w:noProof/>
                <w:webHidden/>
              </w:rPr>
              <w:fldChar w:fldCharType="begin"/>
            </w:r>
            <w:r>
              <w:rPr>
                <w:noProof/>
                <w:webHidden/>
              </w:rPr>
              <w:instrText xml:space="preserve"> PAGEREF _Toc379671896 \h </w:instrText>
            </w:r>
            <w:r>
              <w:rPr>
                <w:noProof/>
                <w:webHidden/>
              </w:rPr>
            </w:r>
          </w:ins>
          <w:r>
            <w:rPr>
              <w:noProof/>
              <w:webHidden/>
            </w:rPr>
            <w:fldChar w:fldCharType="separate"/>
          </w:r>
          <w:ins w:id="1030" w:author="msammartano" w:date="2014-02-09T00:58:00Z">
            <w:r>
              <w:rPr>
                <w:noProof/>
                <w:webHidden/>
              </w:rPr>
              <w:t>93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31" w:author="msammartano" w:date="2014-02-09T00:58:00Z"/>
              <w:rFonts w:eastAsiaTheme="minorEastAsia"/>
              <w:noProof/>
            </w:rPr>
          </w:pPr>
          <w:ins w:id="103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"_Toc379671897"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Tone &lt;frequency_nexp&gt;, &lt;duration_nexp&gt;</w:t>
            </w:r>
            <w:r>
              <w:rPr>
                <w:noProof/>
                <w:webHidden/>
              </w:rPr>
              <w:tab/>
            </w:r>
            <w:r>
              <w:rPr>
                <w:noProof/>
                <w:webHidden/>
              </w:rPr>
              <w:fldChar w:fldCharType="begin"/>
            </w:r>
            <w:r>
              <w:rPr>
                <w:noProof/>
                <w:webHidden/>
              </w:rPr>
              <w:instrText xml:space="preserve"> PAGEREF _Toc379671897 \h </w:instrText>
            </w:r>
            <w:r>
              <w:rPr>
                <w:noProof/>
                <w:webHidden/>
              </w:rPr>
            </w:r>
          </w:ins>
          <w:r>
            <w:rPr>
              <w:noProof/>
              <w:webHidden/>
            </w:rPr>
            <w:fldChar w:fldCharType="separate"/>
          </w:r>
          <w:ins w:id="1033" w:author="msammartano" w:date="2014-02-09T00:58:00Z">
            <w:r>
              <w:rPr>
                <w:noProof/>
                <w:webHidden/>
              </w:rPr>
              <w:t>93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34" w:author="msammartano" w:date="2014-02-09T00:58:00Z"/>
              <w:rFonts w:eastAsiaTheme="minorEastAsia"/>
              <w:noProof/>
            </w:rPr>
          </w:pPr>
          <w:ins w:id="103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"_Toc379671898"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Vibrate &lt;pattern_array[]&gt;,&lt;nexp&gt;</w:t>
            </w:r>
            <w:r>
              <w:rPr>
                <w:noProof/>
                <w:webHidden/>
              </w:rPr>
              <w:tab/>
            </w:r>
            <w:r>
              <w:rPr>
                <w:noProof/>
                <w:webHidden/>
              </w:rPr>
              <w:fldChar w:fldCharType="begin"/>
            </w:r>
            <w:r>
              <w:rPr>
                <w:noProof/>
                <w:webHidden/>
              </w:rPr>
              <w:instrText xml:space="preserve"> PAGEREF _Toc379671898 \h </w:instrText>
            </w:r>
            <w:r>
              <w:rPr>
                <w:noProof/>
                <w:webHidden/>
              </w:rPr>
            </w:r>
          </w:ins>
          <w:r>
            <w:rPr>
              <w:noProof/>
              <w:webHidden/>
            </w:rPr>
            <w:fldChar w:fldCharType="separate"/>
          </w:r>
          <w:ins w:id="1036" w:author="msammartano" w:date="2014-02-09T00:58:00Z">
            <w:r>
              <w:rPr>
                <w:noProof/>
                <w:webHidden/>
              </w:rPr>
              <w:t>93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37" w:author="msammartano" w:date="2014-02-09T00:58:00Z"/>
              <w:rFonts w:eastAsiaTheme="minorEastAsia"/>
              <w:noProof/>
            </w:rPr>
          </w:pPr>
          <w:ins w:id="103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"_Toc379671899"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WakeLock &lt;code_nexp&gt;</w:t>
            </w:r>
            <w:r>
              <w:rPr>
                <w:noProof/>
                <w:webHidden/>
              </w:rPr>
              <w:tab/>
            </w:r>
            <w:r>
              <w:rPr>
                <w:noProof/>
                <w:webHidden/>
              </w:rPr>
              <w:fldChar w:fldCharType="begin"/>
            </w:r>
            <w:r>
              <w:rPr>
                <w:noProof/>
                <w:webHidden/>
              </w:rPr>
              <w:instrText xml:space="preserve"> PAGEREF _Toc379671899 \h </w:instrText>
            </w:r>
            <w:r>
              <w:rPr>
                <w:noProof/>
                <w:webHidden/>
              </w:rPr>
            </w:r>
          </w:ins>
          <w:r>
            <w:rPr>
              <w:noProof/>
              <w:webHidden/>
            </w:rPr>
            <w:fldChar w:fldCharType="separate"/>
          </w:r>
          <w:ins w:id="1039" w:author="msammartano" w:date="2014-02-09T00:58:00Z">
            <w:r>
              <w:rPr>
                <w:noProof/>
                <w:webHidden/>
              </w:rPr>
              <w:t>94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40" w:author="msammartano" w:date="2014-02-09T00:58:00Z"/>
              <w:rFonts w:eastAsiaTheme="minorEastAsia"/>
              <w:noProof/>
            </w:rPr>
          </w:pPr>
          <w:ins w:id="104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"_Toc379671900"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Http.post &lt;url_sexp&gt;, &lt;list_nexp&gt;, &lt;result_svar&gt;</w:t>
            </w:r>
            <w:r>
              <w:rPr>
                <w:noProof/>
                <w:webHidden/>
              </w:rPr>
              <w:tab/>
            </w:r>
            <w:r>
              <w:rPr>
                <w:noProof/>
                <w:webHidden/>
              </w:rPr>
              <w:fldChar w:fldCharType="begin"/>
            </w:r>
            <w:r>
              <w:rPr>
                <w:noProof/>
                <w:webHidden/>
              </w:rPr>
              <w:instrText xml:space="preserve"> PAGEREF _Toc379671900 \h </w:instrText>
            </w:r>
            <w:r>
              <w:rPr>
                <w:noProof/>
                <w:webHidden/>
              </w:rPr>
            </w:r>
          </w:ins>
          <w:r>
            <w:rPr>
              <w:noProof/>
              <w:webHidden/>
            </w:rPr>
            <w:fldChar w:fldCharType="separate"/>
          </w:r>
          <w:ins w:id="1042" w:author="msammartano" w:date="2014-02-09T00:58:00Z">
            <w:r>
              <w:rPr>
                <w:noProof/>
                <w:webHidden/>
              </w:rPr>
              <w:t>94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43" w:author="msammartano" w:date="2014-02-09T00:58:00Z"/>
              <w:rFonts w:eastAsiaTheme="minorEastAsia"/>
              <w:noProof/>
            </w:rPr>
          </w:pPr>
          <w:ins w:id="104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"_Toc379671901"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MyPhoneNumber &lt;svar&gt;</w:t>
            </w:r>
            <w:r>
              <w:rPr>
                <w:noProof/>
                <w:webHidden/>
              </w:rPr>
              <w:tab/>
            </w:r>
            <w:r>
              <w:rPr>
                <w:noProof/>
                <w:webHidden/>
              </w:rPr>
              <w:fldChar w:fldCharType="begin"/>
            </w:r>
            <w:r>
              <w:rPr>
                <w:noProof/>
                <w:webHidden/>
              </w:rPr>
              <w:instrText xml:space="preserve"> PAGEREF _Toc379671901 \h </w:instrText>
            </w:r>
            <w:r>
              <w:rPr>
                <w:noProof/>
                <w:webHidden/>
              </w:rPr>
            </w:r>
          </w:ins>
          <w:r>
            <w:rPr>
              <w:noProof/>
              <w:webHidden/>
            </w:rPr>
            <w:fldChar w:fldCharType="separate"/>
          </w:r>
          <w:ins w:id="1045" w:author="msammartano" w:date="2014-02-09T00:58:00Z">
            <w:r>
              <w:rPr>
                <w:noProof/>
                <w:webHidden/>
              </w:rPr>
              <w:t>95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46" w:author="msammartano" w:date="2014-02-09T00:58:00Z"/>
              <w:rFonts w:eastAsiaTheme="minorEastAsia"/>
              <w:noProof/>
            </w:rPr>
          </w:pPr>
          <w:ins w:id="104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"_Toc379671902"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Phone.call &lt;sexp&gt;</w:t>
            </w:r>
            <w:r>
              <w:rPr>
                <w:noProof/>
                <w:webHidden/>
              </w:rPr>
              <w:tab/>
            </w:r>
            <w:r>
              <w:rPr>
                <w:noProof/>
                <w:webHidden/>
              </w:rPr>
              <w:fldChar w:fldCharType="begin"/>
            </w:r>
            <w:r>
              <w:rPr>
                <w:noProof/>
                <w:webHidden/>
              </w:rPr>
              <w:instrText xml:space="preserve"> PAGEREF _Toc379671902 \h </w:instrText>
            </w:r>
            <w:r>
              <w:rPr>
                <w:noProof/>
                <w:webHidden/>
              </w:rPr>
            </w:r>
          </w:ins>
          <w:r>
            <w:rPr>
              <w:noProof/>
              <w:webHidden/>
            </w:rPr>
            <w:fldChar w:fldCharType="separate"/>
          </w:r>
          <w:ins w:id="1048" w:author="msammartano" w:date="2014-02-09T00:58:00Z">
            <w:r>
              <w:rPr>
                <w:noProof/>
                <w:webHidden/>
              </w:rPr>
              <w:t>95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49" w:author="msammartano" w:date="2014-02-09T00:58:00Z"/>
              <w:rFonts w:eastAsiaTheme="minorEastAsia"/>
              <w:noProof/>
            </w:rPr>
          </w:pPr>
          <w:ins w:id="105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"_Toc379671903"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Phone.rcv.init</w:t>
            </w:r>
            <w:r>
              <w:rPr>
                <w:noProof/>
                <w:webHidden/>
              </w:rPr>
              <w:tab/>
            </w:r>
            <w:r>
              <w:rPr>
                <w:noProof/>
                <w:webHidden/>
              </w:rPr>
              <w:fldChar w:fldCharType="begin"/>
            </w:r>
            <w:r>
              <w:rPr>
                <w:noProof/>
                <w:webHidden/>
              </w:rPr>
              <w:instrText xml:space="preserve"> PAGEREF _Toc379671903 \h </w:instrText>
            </w:r>
            <w:r>
              <w:rPr>
                <w:noProof/>
                <w:webHidden/>
              </w:rPr>
            </w:r>
          </w:ins>
          <w:r>
            <w:rPr>
              <w:noProof/>
              <w:webHidden/>
            </w:rPr>
            <w:fldChar w:fldCharType="separate"/>
          </w:r>
          <w:ins w:id="1051" w:author="msammartano" w:date="2014-02-09T00:58:00Z">
            <w:r>
              <w:rPr>
                <w:noProof/>
                <w:webHidden/>
              </w:rPr>
              <w:t>95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52" w:author="msammartano" w:date="2014-02-09T00:58:00Z"/>
              <w:rFonts w:eastAsiaTheme="minorEastAsia"/>
              <w:noProof/>
            </w:rPr>
          </w:pPr>
          <w:ins w:id="105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"_Toc379671904"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Phone.rcv.next  &lt;state_nvar&gt;, &lt;number_svar&gt;</w:t>
            </w:r>
            <w:r>
              <w:rPr>
                <w:noProof/>
                <w:webHidden/>
              </w:rPr>
              <w:tab/>
            </w:r>
            <w:r>
              <w:rPr>
                <w:noProof/>
                <w:webHidden/>
              </w:rPr>
              <w:fldChar w:fldCharType="begin"/>
            </w:r>
            <w:r>
              <w:rPr>
                <w:noProof/>
                <w:webHidden/>
              </w:rPr>
              <w:instrText xml:space="preserve"> PAGEREF _Toc379671904 \h </w:instrText>
            </w:r>
            <w:r>
              <w:rPr>
                <w:noProof/>
                <w:webHidden/>
              </w:rPr>
            </w:r>
          </w:ins>
          <w:r>
            <w:rPr>
              <w:noProof/>
              <w:webHidden/>
            </w:rPr>
            <w:fldChar w:fldCharType="separate"/>
          </w:r>
          <w:ins w:id="1054" w:author="msammartano" w:date="2014-02-09T00:58:00Z">
            <w:r>
              <w:rPr>
                <w:noProof/>
                <w:webHidden/>
              </w:rPr>
              <w:t>95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55" w:author="msammartano" w:date="2014-02-09T00:58:00Z"/>
              <w:rFonts w:eastAsiaTheme="minorEastAsia"/>
              <w:noProof/>
            </w:rPr>
          </w:pPr>
          <w:ins w:id="105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"_Toc379671905"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Sms.send &lt;number_sexp&gt;, &lt;message_sexp&gt;</w:t>
            </w:r>
            <w:r>
              <w:rPr>
                <w:noProof/>
                <w:webHidden/>
              </w:rPr>
              <w:tab/>
            </w:r>
            <w:r>
              <w:rPr>
                <w:noProof/>
                <w:webHidden/>
              </w:rPr>
              <w:fldChar w:fldCharType="begin"/>
            </w:r>
            <w:r>
              <w:rPr>
                <w:noProof/>
                <w:webHidden/>
              </w:rPr>
              <w:instrText xml:space="preserve"> PAGEREF _Toc379671905 \h </w:instrText>
            </w:r>
            <w:r>
              <w:rPr>
                <w:noProof/>
                <w:webHidden/>
              </w:rPr>
            </w:r>
          </w:ins>
          <w:r>
            <w:rPr>
              <w:noProof/>
              <w:webHidden/>
            </w:rPr>
            <w:fldChar w:fldCharType="separate"/>
          </w:r>
          <w:ins w:id="1057" w:author="msammartano" w:date="2014-02-09T00:58:00Z">
            <w:r>
              <w:rPr>
                <w:noProof/>
                <w:webHidden/>
              </w:rPr>
              <w:t>95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58" w:author="msammartano" w:date="2014-02-09T00:58:00Z"/>
              <w:rFonts w:eastAsiaTheme="minorEastAsia"/>
              <w:noProof/>
            </w:rPr>
          </w:pPr>
          <w:ins w:id="1059"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"_Toc379671906"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Sms.rcv.init</w:t>
            </w:r>
            <w:r>
              <w:rPr>
                <w:noProof/>
                <w:webHidden/>
              </w:rPr>
              <w:tab/>
            </w:r>
            <w:r>
              <w:rPr>
                <w:noProof/>
                <w:webHidden/>
              </w:rPr>
              <w:fldChar w:fldCharType="begin"/>
            </w:r>
            <w:r>
              <w:rPr>
                <w:noProof/>
                <w:webHidden/>
              </w:rPr>
              <w:instrText xml:space="preserve"> PAGEREF _Toc379671906 \h </w:instrText>
            </w:r>
            <w:r>
              <w:rPr>
                <w:noProof/>
                <w:webHidden/>
              </w:rPr>
            </w:r>
          </w:ins>
          <w:r>
            <w:rPr>
              <w:noProof/>
              <w:webHidden/>
            </w:rPr>
            <w:fldChar w:fldCharType="separate"/>
          </w:r>
          <w:ins w:id="1060" w:author="msammartano" w:date="2014-02-09T00:58:00Z">
            <w:r>
              <w:rPr>
                <w:noProof/>
                <w:webHidden/>
              </w:rPr>
              <w:t>95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61" w:author="msammartano" w:date="2014-02-09T00:58:00Z"/>
              <w:rFonts w:eastAsiaTheme="minorEastAsia"/>
              <w:noProof/>
            </w:rPr>
          </w:pPr>
          <w:ins w:id="106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"_Toc379671907"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Sms.rcv.next &lt;svar&gt;</w:t>
            </w:r>
            <w:r>
              <w:rPr>
                <w:noProof/>
                <w:webHidden/>
              </w:rPr>
              <w:tab/>
            </w:r>
            <w:r>
              <w:rPr>
                <w:noProof/>
                <w:webHidden/>
              </w:rPr>
              <w:fldChar w:fldCharType="begin"/>
            </w:r>
            <w:r>
              <w:rPr>
                <w:noProof/>
                <w:webHidden/>
              </w:rPr>
              <w:instrText xml:space="preserve"> PAGEREF _Toc379671907 \h </w:instrText>
            </w:r>
            <w:r>
              <w:rPr>
                <w:noProof/>
                <w:webHidden/>
              </w:rPr>
            </w:r>
          </w:ins>
          <w:r>
            <w:rPr>
              <w:noProof/>
              <w:webHidden/>
            </w:rPr>
            <w:fldChar w:fldCharType="separate"/>
          </w:r>
          <w:ins w:id="1063" w:author="msammartano" w:date="2014-02-09T00:58:00Z">
            <w:r>
              <w:rPr>
                <w:noProof/>
                <w:webHidden/>
              </w:rPr>
              <w:t>95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64" w:author="msammartano" w:date="2014-02-09T00:58:00Z"/>
              <w:rFonts w:eastAsiaTheme="minorEastAsia"/>
              <w:noProof/>
            </w:rPr>
          </w:pPr>
          <w:ins w:id="106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"_Toc379671908"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_Toc379671908 \h </w:instrText>
            </w:r>
            <w:r>
              <w:rPr>
                <w:noProof/>
                <w:webHidden/>
              </w:rPr>
            </w:r>
          </w:ins>
          <w:r>
            <w:rPr>
              <w:noProof/>
              <w:webHidden/>
            </w:rPr>
            <w:fldChar w:fldCharType="separate"/>
          </w:r>
          <w:ins w:id="1066" w:author="msammartano" w:date="2014-02-09T00:58:00Z">
            <w:r>
              <w:rPr>
                <w:noProof/>
                <w:webHidden/>
              </w:rPr>
              <w:t>96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67" w:author="msammartano" w:date="2014-02-09T00:58:00Z"/>
              <w:rFonts w:eastAsiaTheme="minorEastAsia"/>
              <w:noProof/>
            </w:rPr>
          </w:pPr>
          <w:ins w:id="106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"_Toc379671909"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Headset &lt;state_nvar&gt;, &lt;type_svar&gt;, &lt;mic_nvar&gt;</w:t>
            </w:r>
            <w:r>
              <w:rPr>
                <w:noProof/>
                <w:webHidden/>
              </w:rPr>
              <w:tab/>
            </w:r>
            <w:r>
              <w:rPr>
                <w:noProof/>
                <w:webHidden/>
              </w:rPr>
              <w:fldChar w:fldCharType="begin"/>
            </w:r>
            <w:r>
              <w:rPr>
                <w:noProof/>
                <w:webHidden/>
              </w:rPr>
              <w:instrText xml:space="preserve"> PAGEREF _Toc379671909 \h </w:instrText>
            </w:r>
            <w:r>
              <w:rPr>
                <w:noProof/>
                <w:webHidden/>
              </w:rPr>
            </w:r>
          </w:ins>
          <w:r>
            <w:rPr>
              <w:noProof/>
              <w:webHidden/>
            </w:rPr>
            <w:fldChar w:fldCharType="separate"/>
          </w:r>
          <w:ins w:id="1069" w:author="msammartano" w:date="2014-02-09T00:58:00Z">
            <w:r>
              <w:rPr>
                <w:noProof/>
                <w:webHidden/>
              </w:rPr>
              <w:t>96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70" w:author="msammartano" w:date="2014-02-09T00:58:00Z"/>
              <w:rFonts w:eastAsiaTheme="minorEastAsia"/>
              <w:noProof/>
            </w:rPr>
          </w:pPr>
          <w:ins w:id="107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"_Toc379671910"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_Toc379671910 \h </w:instrText>
            </w:r>
            <w:r>
              <w:rPr>
                <w:noProof/>
                <w:webHidden/>
              </w:rPr>
            </w:r>
          </w:ins>
          <w:r>
            <w:rPr>
              <w:noProof/>
              <w:webHidden/>
            </w:rPr>
            <w:fldChar w:fldCharType="separate"/>
          </w:r>
          <w:ins w:id="1072" w:author="msammartano" w:date="2014-02-09T00:58:00Z">
            <w:r>
              <w:rPr>
                <w:noProof/>
                <w:webHidden/>
              </w:rPr>
              <w:t>96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73" w:author="msammartano" w:date="2014-02-09T00:58:00Z"/>
              <w:rFonts w:eastAsiaTheme="minorEastAsia"/>
              <w:noProof/>
            </w:rPr>
          </w:pPr>
          <w:ins w:id="107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"_Toc379671911"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Home</w:t>
            </w:r>
            <w:r>
              <w:rPr>
                <w:noProof/>
                <w:webHidden/>
              </w:rPr>
              <w:tab/>
            </w:r>
            <w:r>
              <w:rPr>
                <w:noProof/>
                <w:webHidden/>
              </w:rPr>
              <w:fldChar w:fldCharType="begin"/>
            </w:r>
            <w:r>
              <w:rPr>
                <w:noProof/>
                <w:webHidden/>
              </w:rPr>
              <w:instrText xml:space="preserve"> PAGEREF _Toc379671911 \h </w:instrText>
            </w:r>
            <w:r>
              <w:rPr>
                <w:noProof/>
                <w:webHidden/>
              </w:rPr>
            </w:r>
          </w:ins>
          <w:r>
            <w:rPr>
              <w:noProof/>
              <w:webHidden/>
            </w:rPr>
            <w:fldChar w:fldCharType="separate"/>
          </w:r>
          <w:ins w:id="1075" w:author="msammartano" w:date="2014-02-09T00:58:00Z">
            <w:r>
              <w:rPr>
                <w:noProof/>
                <w:webHidden/>
              </w:rPr>
              <w:t>97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76" w:author="msammartano" w:date="2014-02-09T00:58:00Z"/>
              <w:rFonts w:eastAsiaTheme="minorEastAsia"/>
              <w:noProof/>
            </w:rPr>
          </w:pPr>
          <w:ins w:id="107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"_Toc379671912"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OnBackGround:</w:t>
            </w:r>
            <w:r>
              <w:rPr>
                <w:noProof/>
                <w:webHidden/>
              </w:rPr>
              <w:tab/>
            </w:r>
            <w:r>
              <w:rPr>
                <w:noProof/>
                <w:webHidden/>
              </w:rPr>
              <w:fldChar w:fldCharType="begin"/>
            </w:r>
            <w:r>
              <w:rPr>
                <w:noProof/>
                <w:webHidden/>
              </w:rPr>
              <w:instrText xml:space="preserve"> PAGEREF _Toc379671912 \h </w:instrText>
            </w:r>
            <w:r>
              <w:rPr>
                <w:noProof/>
                <w:webHidden/>
              </w:rPr>
            </w:r>
          </w:ins>
          <w:r>
            <w:rPr>
              <w:noProof/>
              <w:webHidden/>
            </w:rPr>
            <w:fldChar w:fldCharType="separate"/>
          </w:r>
          <w:ins w:id="1078" w:author="msammartano" w:date="2014-02-09T00:58:00Z">
            <w:r>
              <w:rPr>
                <w:noProof/>
                <w:webHidden/>
              </w:rPr>
              <w:t>97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79" w:author="msammartano" w:date="2014-02-09T00:58:00Z"/>
              <w:rFonts w:eastAsiaTheme="minorEastAsia"/>
              <w:noProof/>
            </w:rPr>
          </w:pPr>
          <w:ins w:id="108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"_Toc379671913"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Background.Resume</w:t>
            </w:r>
            <w:r>
              <w:rPr>
                <w:noProof/>
                <w:webHidden/>
              </w:rPr>
              <w:tab/>
            </w:r>
            <w:r>
              <w:rPr>
                <w:noProof/>
                <w:webHidden/>
              </w:rPr>
              <w:fldChar w:fldCharType="begin"/>
            </w:r>
            <w:r>
              <w:rPr>
                <w:noProof/>
                <w:webHidden/>
              </w:rPr>
              <w:instrText xml:space="preserve"> PAGEREF _Toc379671913 \h </w:instrText>
            </w:r>
            <w:r>
              <w:rPr>
                <w:noProof/>
                <w:webHidden/>
              </w:rPr>
            </w:r>
          </w:ins>
          <w:r>
            <w:rPr>
              <w:noProof/>
              <w:webHidden/>
            </w:rPr>
            <w:fldChar w:fldCharType="separate"/>
          </w:r>
          <w:ins w:id="1081" w:author="msammartano" w:date="2014-02-09T00:58:00Z">
            <w:r>
              <w:rPr>
                <w:noProof/>
                <w:webHidden/>
              </w:rPr>
              <w:t>97</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082" w:author="msammartano" w:date="2014-02-09T00:58:00Z"/>
              <w:rFonts w:eastAsiaTheme="minorEastAsia"/>
              <w:noProof/>
            </w:rPr>
          </w:pPr>
          <w:ins w:id="108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"_Toc379671914"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SQLITE</w:t>
            </w:r>
            <w:r>
              <w:rPr>
                <w:noProof/>
                <w:webHidden/>
              </w:rPr>
              <w:tab/>
            </w:r>
            <w:r>
              <w:rPr>
                <w:noProof/>
                <w:webHidden/>
              </w:rPr>
              <w:fldChar w:fldCharType="begin"/>
            </w:r>
            <w:r>
              <w:rPr>
                <w:noProof/>
                <w:webHidden/>
              </w:rPr>
              <w:instrText xml:space="preserve"> PAGEREF _Toc379671914 \h </w:instrText>
            </w:r>
            <w:r>
              <w:rPr>
                <w:noProof/>
                <w:webHidden/>
              </w:rPr>
            </w:r>
          </w:ins>
          <w:r>
            <w:rPr>
              <w:noProof/>
              <w:webHidden/>
            </w:rPr>
            <w:fldChar w:fldCharType="separate"/>
          </w:r>
          <w:ins w:id="1084" w:author="msammartano" w:date="2014-02-09T00:58:00Z">
            <w:r>
              <w:rPr>
                <w:noProof/>
                <w:webHidden/>
              </w:rPr>
              <w:t>97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85" w:author="msammartano" w:date="2014-02-09T00:58:00Z"/>
              <w:rFonts w:eastAsiaTheme="minorEastAsia"/>
              <w:noProof/>
            </w:rPr>
          </w:pPr>
          <w:ins w:id="108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"_Toc379671915"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Overview</w:t>
            </w:r>
            <w:r>
              <w:rPr>
                <w:noProof/>
                <w:webHidden/>
              </w:rPr>
              <w:tab/>
            </w:r>
            <w:r>
              <w:rPr>
                <w:noProof/>
                <w:webHidden/>
              </w:rPr>
              <w:fldChar w:fldCharType="begin"/>
            </w:r>
            <w:r>
              <w:rPr>
                <w:noProof/>
                <w:webHidden/>
              </w:rPr>
              <w:instrText xml:space="preserve"> PAGEREF _Toc379671915 \h </w:instrText>
            </w:r>
            <w:r>
              <w:rPr>
                <w:noProof/>
                <w:webHidden/>
              </w:rPr>
            </w:r>
          </w:ins>
          <w:r>
            <w:rPr>
              <w:noProof/>
              <w:webHidden/>
            </w:rPr>
            <w:fldChar w:fldCharType="separate"/>
          </w:r>
          <w:ins w:id="1087" w:author="msammartano" w:date="2014-02-09T00:58:00Z">
            <w:r>
              <w:rPr>
                <w:noProof/>
                <w:webHidden/>
              </w:rPr>
              <w:t>97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088" w:author="msammartano" w:date="2014-02-09T00:58:00Z"/>
              <w:rFonts w:eastAsiaTheme="minorEastAsia"/>
              <w:noProof/>
            </w:rPr>
          </w:pPr>
          <w:ins w:id="108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"_Toc379671916"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SQLITE Commands</w:t>
            </w:r>
            <w:r>
              <w:rPr>
                <w:noProof/>
                <w:webHidden/>
              </w:rPr>
              <w:tab/>
            </w:r>
            <w:r>
              <w:rPr>
                <w:noProof/>
                <w:webHidden/>
              </w:rPr>
              <w:fldChar w:fldCharType="begin"/>
            </w:r>
            <w:r>
              <w:rPr>
                <w:noProof/>
                <w:webHidden/>
              </w:rPr>
              <w:instrText xml:space="preserve"> PAGEREF _Toc379671916 \h </w:instrText>
            </w:r>
            <w:r>
              <w:rPr>
                <w:noProof/>
                <w:webHidden/>
              </w:rPr>
            </w:r>
          </w:ins>
          <w:r>
            <w:rPr>
              <w:noProof/>
              <w:webHidden/>
            </w:rPr>
            <w:fldChar w:fldCharType="separate"/>
          </w:r>
          <w:ins w:id="1090" w:author="msammartano" w:date="2014-02-09T00:58:00Z">
            <w:r>
              <w:rPr>
                <w:noProof/>
                <w:webHidden/>
              </w:rPr>
              <w:t>97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091" w:author="msammartano" w:date="2014-02-09T00:58:00Z"/>
              <w:rFonts w:eastAsiaTheme="minorEastAsia"/>
              <w:noProof/>
            </w:rPr>
          </w:pPr>
          <w:ins w:id="109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"_Toc379671917"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Sql.open &lt;DB_pointer_nvar&gt;, &lt;DB_name_sexp&gt;</w:t>
            </w:r>
            <w:r>
              <w:rPr>
                <w:noProof/>
                <w:webHidden/>
              </w:rPr>
              <w:tab/>
            </w:r>
            <w:r>
              <w:rPr>
                <w:noProof/>
                <w:webHidden/>
              </w:rPr>
              <w:fldChar w:fldCharType="begin"/>
            </w:r>
            <w:r>
              <w:rPr>
                <w:noProof/>
                <w:webHidden/>
              </w:rPr>
              <w:instrText xml:space="preserve"> PAGEREF _Toc379671917 \h </w:instrText>
            </w:r>
            <w:r>
              <w:rPr>
                <w:noProof/>
                <w:webHidden/>
              </w:rPr>
            </w:r>
          </w:ins>
          <w:r>
            <w:rPr>
              <w:noProof/>
              <w:webHidden/>
            </w:rPr>
            <w:fldChar w:fldCharType="separate"/>
          </w:r>
          <w:ins w:id="1093" w:author="msammartano" w:date="2014-02-09T00:58:00Z">
            <w:r>
              <w:rPr>
                <w:noProof/>
                <w:webHidden/>
              </w:rPr>
              <w:t>97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094" w:author="msammartano" w:date="2014-02-09T00:58:00Z"/>
              <w:rFonts w:eastAsiaTheme="minorEastAsia"/>
              <w:noProof/>
            </w:rPr>
          </w:pPr>
          <w:ins w:id="109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"_Toc379671918"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Sql.close &lt;DB_pointer_nvar&gt;</w:t>
            </w:r>
            <w:r>
              <w:rPr>
                <w:noProof/>
                <w:webHidden/>
              </w:rPr>
              <w:tab/>
            </w:r>
            <w:r>
              <w:rPr>
                <w:noProof/>
                <w:webHidden/>
              </w:rPr>
              <w:fldChar w:fldCharType="begin"/>
            </w:r>
            <w:r>
              <w:rPr>
                <w:noProof/>
                <w:webHidden/>
              </w:rPr>
              <w:instrText xml:space="preserve"> PAGEREF _Toc379671918 \h </w:instrText>
            </w:r>
            <w:r>
              <w:rPr>
                <w:noProof/>
                <w:webHidden/>
              </w:rPr>
            </w:r>
          </w:ins>
          <w:r>
            <w:rPr>
              <w:noProof/>
              <w:webHidden/>
            </w:rPr>
            <w:fldChar w:fldCharType="separate"/>
          </w:r>
          <w:ins w:id="1096" w:author="msammartano" w:date="2014-02-09T00:58:00Z">
            <w:r>
              <w:rPr>
                <w:noProof/>
                <w:webHidden/>
              </w:rPr>
              <w:t>98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097" w:author="msammartano" w:date="2014-02-09T00:58:00Z"/>
              <w:rFonts w:eastAsiaTheme="minorEastAsia"/>
              <w:noProof/>
            </w:rPr>
          </w:pPr>
          <w:ins w:id="109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"_Toc379671919"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_Toc379671919 \h </w:instrText>
            </w:r>
            <w:r>
              <w:rPr>
                <w:noProof/>
                <w:webHidden/>
              </w:rPr>
            </w:r>
          </w:ins>
          <w:r>
            <w:rPr>
              <w:noProof/>
              <w:webHidden/>
            </w:rPr>
            <w:fldChar w:fldCharType="separate"/>
          </w:r>
          <w:ins w:id="1099" w:author="msammartano" w:date="2014-02-09T00:58:00Z">
            <w:r>
              <w:rPr>
                <w:noProof/>
                <w:webHidden/>
              </w:rPr>
              <w:t>98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00" w:author="msammartano" w:date="2014-02-09T00:58:00Z"/>
              <w:rFonts w:eastAsiaTheme="minorEastAsia"/>
              <w:noProof/>
            </w:rPr>
          </w:pPr>
          <w:ins w:id="110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"_Toc379671920"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_Toc379671920 \h </w:instrText>
            </w:r>
            <w:r>
              <w:rPr>
                <w:noProof/>
                <w:webHidden/>
              </w:rPr>
            </w:r>
          </w:ins>
          <w:r>
            <w:rPr>
              <w:noProof/>
              <w:webHidden/>
            </w:rPr>
            <w:fldChar w:fldCharType="separate"/>
          </w:r>
          <w:ins w:id="1102" w:author="msammartano" w:date="2014-02-09T00:58:00Z">
            <w:r>
              <w:rPr>
                <w:noProof/>
                <w:webHidden/>
              </w:rPr>
              <w:t>98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03" w:author="msammartano" w:date="2014-02-09T00:58:00Z"/>
              <w:rFonts w:eastAsiaTheme="minorEastAsia"/>
              <w:noProof/>
            </w:rPr>
          </w:pPr>
          <w:ins w:id="110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"_Toc379671921"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_Toc379671921 \h </w:instrText>
            </w:r>
            <w:r>
              <w:rPr>
                <w:noProof/>
                <w:webHidden/>
              </w:rPr>
            </w:r>
          </w:ins>
          <w:r>
            <w:rPr>
              <w:noProof/>
              <w:webHidden/>
            </w:rPr>
            <w:fldChar w:fldCharType="separate"/>
          </w:r>
          <w:ins w:id="1105" w:author="msammartano" w:date="2014-02-09T00:58:00Z">
            <w:r>
              <w:rPr>
                <w:noProof/>
                <w:webHidden/>
              </w:rPr>
              <w:t>98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06" w:author="msammartano" w:date="2014-02-09T00:58:00Z"/>
              <w:rFonts w:eastAsiaTheme="minorEastAsia"/>
              <w:noProof/>
            </w:rPr>
          </w:pPr>
          <w:ins w:id="110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"_Toc379671922"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_Toc379671922 \h </w:instrText>
            </w:r>
            <w:r>
              <w:rPr>
                <w:noProof/>
                <w:webHidden/>
              </w:rPr>
            </w:r>
          </w:ins>
          <w:r>
            <w:rPr>
              <w:noProof/>
              <w:webHidden/>
            </w:rPr>
            <w:fldChar w:fldCharType="separate"/>
          </w:r>
          <w:ins w:id="1108" w:author="msammartano" w:date="2014-02-09T00:58:00Z">
            <w:r>
              <w:rPr>
                <w:noProof/>
                <w:webHidden/>
              </w:rPr>
              <w:t>99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09" w:author="msammartano" w:date="2014-02-09T00:58:00Z"/>
              <w:rFonts w:eastAsiaTheme="minorEastAsia"/>
              <w:noProof/>
            </w:rPr>
          </w:pPr>
          <w:ins w:id="111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"_Toc379671923"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Sql.query.length &lt;length_nvar&gt;, &lt;cursor_nvar&gt;</w:t>
            </w:r>
            <w:r>
              <w:rPr>
                <w:noProof/>
                <w:webHidden/>
              </w:rPr>
              <w:tab/>
            </w:r>
            <w:r>
              <w:rPr>
                <w:noProof/>
                <w:webHidden/>
              </w:rPr>
              <w:fldChar w:fldCharType="begin"/>
            </w:r>
            <w:r>
              <w:rPr>
                <w:noProof/>
                <w:webHidden/>
              </w:rPr>
              <w:instrText xml:space="preserve"> PAGEREF _Toc379671923 \h </w:instrText>
            </w:r>
            <w:r>
              <w:rPr>
                <w:noProof/>
                <w:webHidden/>
              </w:rPr>
            </w:r>
          </w:ins>
          <w:r>
            <w:rPr>
              <w:noProof/>
              <w:webHidden/>
            </w:rPr>
            <w:fldChar w:fldCharType="separate"/>
          </w:r>
          <w:ins w:id="1111" w:author="msammartano" w:date="2014-02-09T00:58:00Z">
            <w:r>
              <w:rPr>
                <w:noProof/>
                <w:webHidden/>
              </w:rPr>
              <w:t>99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12" w:author="msammartano" w:date="2014-02-09T00:58:00Z"/>
              <w:rFonts w:eastAsiaTheme="minorEastAsia"/>
              <w:noProof/>
            </w:rPr>
          </w:pPr>
          <w:ins w:id="111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"_Toc379671924"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Sql.query.position &lt;position_nvar&gt;, &lt;cursor_nvar&gt;</w:t>
            </w:r>
            <w:r>
              <w:rPr>
                <w:noProof/>
                <w:webHidden/>
              </w:rPr>
              <w:tab/>
            </w:r>
            <w:r>
              <w:rPr>
                <w:noProof/>
                <w:webHidden/>
              </w:rPr>
              <w:fldChar w:fldCharType="begin"/>
            </w:r>
            <w:r>
              <w:rPr>
                <w:noProof/>
                <w:webHidden/>
              </w:rPr>
              <w:instrText xml:space="preserve"> PAGEREF _Toc379671924 \h </w:instrText>
            </w:r>
            <w:r>
              <w:rPr>
                <w:noProof/>
                <w:webHidden/>
              </w:rPr>
            </w:r>
          </w:ins>
          <w:r>
            <w:rPr>
              <w:noProof/>
              <w:webHidden/>
            </w:rPr>
            <w:fldChar w:fldCharType="separate"/>
          </w:r>
          <w:ins w:id="1114" w:author="msammartano" w:date="2014-02-09T00:58:00Z">
            <w:r>
              <w:rPr>
                <w:noProof/>
                <w:webHidden/>
              </w:rPr>
              <w:t>99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15" w:author="msammartano" w:date="2014-02-09T00:58:00Z"/>
              <w:rFonts w:eastAsiaTheme="minorEastAsia"/>
              <w:noProof/>
            </w:rPr>
          </w:pPr>
          <w:ins w:id="111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"_Toc379671925"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Sql.next &lt;done_lvar&gt;, &lt;cursor_nvar&gt;, C1V$, C2V$, ..., CNV$</w:t>
            </w:r>
            <w:r>
              <w:rPr>
                <w:noProof/>
                <w:webHidden/>
              </w:rPr>
              <w:tab/>
            </w:r>
            <w:r>
              <w:rPr>
                <w:noProof/>
                <w:webHidden/>
              </w:rPr>
              <w:fldChar w:fldCharType="begin"/>
            </w:r>
            <w:r>
              <w:rPr>
                <w:noProof/>
                <w:webHidden/>
              </w:rPr>
              <w:instrText xml:space="preserve"> PAGEREF _Toc379671925 \h </w:instrText>
            </w:r>
            <w:r>
              <w:rPr>
                <w:noProof/>
                <w:webHidden/>
              </w:rPr>
            </w:r>
          </w:ins>
          <w:r>
            <w:rPr>
              <w:noProof/>
              <w:webHidden/>
            </w:rPr>
            <w:fldChar w:fldCharType="separate"/>
          </w:r>
          <w:ins w:id="1117" w:author="msammartano" w:date="2014-02-09T00:58:00Z">
            <w:r>
              <w:rPr>
                <w:noProof/>
                <w:webHidden/>
              </w:rPr>
              <w:t>99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18" w:author="msammartano" w:date="2014-02-09T00:58:00Z"/>
              <w:rFonts w:eastAsiaTheme="minorEastAsia"/>
              <w:noProof/>
            </w:rPr>
          </w:pPr>
          <w:ins w:id="111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"_Toc379671926"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_Toc379671926 \h </w:instrText>
            </w:r>
            <w:r>
              <w:rPr>
                <w:noProof/>
                <w:webHidden/>
              </w:rPr>
            </w:r>
          </w:ins>
          <w:r>
            <w:rPr>
              <w:noProof/>
              <w:webHidden/>
            </w:rPr>
            <w:fldChar w:fldCharType="separate"/>
          </w:r>
          <w:ins w:id="1120" w:author="msammartano" w:date="2014-02-09T00:58:00Z">
            <w:r>
              <w:rPr>
                <w:noProof/>
                <w:webHidden/>
              </w:rPr>
              <w:t>100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21" w:author="msammartano" w:date="2014-02-09T00:58:00Z"/>
              <w:rFonts w:eastAsiaTheme="minorEastAsia"/>
              <w:noProof/>
            </w:rPr>
          </w:pPr>
          <w:ins w:id="112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"_Toc379671927"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_Toc379671927 \h </w:instrText>
            </w:r>
            <w:r>
              <w:rPr>
                <w:noProof/>
                <w:webHidden/>
              </w:rPr>
            </w:r>
          </w:ins>
          <w:r>
            <w:rPr>
              <w:noProof/>
              <w:webHidden/>
            </w:rPr>
            <w:fldChar w:fldCharType="separate"/>
          </w:r>
          <w:ins w:id="1123" w:author="msammartano" w:date="2014-02-09T00:58:00Z">
            <w:r>
              <w:rPr>
                <w:noProof/>
                <w:webHidden/>
              </w:rPr>
              <w:t>100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24" w:author="msammartano" w:date="2014-02-09T00:58:00Z"/>
              <w:rFonts w:eastAsiaTheme="minorEastAsia"/>
              <w:noProof/>
            </w:rPr>
          </w:pPr>
          <w:ins w:id="112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"_Toc379671928"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Sql.exec &lt;DB_pointer_nvar&gt;, &lt;command_sexp&gt;</w:t>
            </w:r>
            <w:r>
              <w:rPr>
                <w:noProof/>
                <w:webHidden/>
              </w:rPr>
              <w:tab/>
            </w:r>
            <w:r>
              <w:rPr>
                <w:noProof/>
                <w:webHidden/>
              </w:rPr>
              <w:fldChar w:fldCharType="begin"/>
            </w:r>
            <w:r>
              <w:rPr>
                <w:noProof/>
                <w:webHidden/>
              </w:rPr>
              <w:instrText xml:space="preserve"> PAGEREF _Toc379671928 \h </w:instrText>
            </w:r>
            <w:r>
              <w:rPr>
                <w:noProof/>
                <w:webHidden/>
              </w:rPr>
            </w:r>
          </w:ins>
          <w:r>
            <w:rPr>
              <w:noProof/>
              <w:webHidden/>
            </w:rPr>
            <w:fldChar w:fldCharType="separate"/>
          </w:r>
          <w:ins w:id="1126" w:author="msammartano" w:date="2014-02-09T00:58:00Z">
            <w:r>
              <w:rPr>
                <w:noProof/>
                <w:webHidden/>
              </w:rPr>
              <w:t>100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27" w:author="msammartano" w:date="2014-02-09T00:58:00Z"/>
              <w:rFonts w:eastAsiaTheme="minorEastAsia"/>
              <w:noProof/>
            </w:rPr>
          </w:pPr>
          <w:ins w:id="112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"_Toc379671929"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_Toc379671929 \h </w:instrText>
            </w:r>
            <w:r>
              <w:rPr>
                <w:noProof/>
                <w:webHidden/>
              </w:rPr>
            </w:r>
          </w:ins>
          <w:r>
            <w:rPr>
              <w:noProof/>
              <w:webHidden/>
            </w:rPr>
            <w:fldChar w:fldCharType="separate"/>
          </w:r>
          <w:ins w:id="1129" w:author="msammartano" w:date="2014-02-09T00:58:00Z">
            <w:r>
              <w:rPr>
                <w:noProof/>
                <w:webHidden/>
              </w:rPr>
              <w:t>100</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130" w:author="msammartano" w:date="2014-02-09T00:58:00Z"/>
              <w:rFonts w:eastAsiaTheme="minorEastAsia"/>
              <w:noProof/>
            </w:rPr>
          </w:pPr>
          <w:ins w:id="113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"_Toc379671930"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Graphics</w:t>
            </w:r>
            <w:r>
              <w:rPr>
                <w:noProof/>
                <w:webHidden/>
              </w:rPr>
              <w:tab/>
            </w:r>
            <w:r>
              <w:rPr>
                <w:noProof/>
                <w:webHidden/>
              </w:rPr>
              <w:fldChar w:fldCharType="begin"/>
            </w:r>
            <w:r>
              <w:rPr>
                <w:noProof/>
                <w:webHidden/>
              </w:rPr>
              <w:instrText xml:space="preserve"> PAGEREF _Toc379671930 \h </w:instrText>
            </w:r>
            <w:r>
              <w:rPr>
                <w:noProof/>
                <w:webHidden/>
              </w:rPr>
            </w:r>
          </w:ins>
          <w:r>
            <w:rPr>
              <w:noProof/>
              <w:webHidden/>
            </w:rPr>
            <w:fldChar w:fldCharType="separate"/>
          </w:r>
          <w:ins w:id="1132" w:author="msammartano" w:date="2014-02-09T00:58:00Z">
            <w:r>
              <w:rPr>
                <w:noProof/>
                <w:webHidden/>
              </w:rPr>
              <w:t>100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133" w:author="msammartano" w:date="2014-02-09T00:58:00Z"/>
              <w:rFonts w:eastAsiaTheme="minorEastAsia"/>
              <w:noProof/>
            </w:rPr>
          </w:pPr>
          <w:ins w:id="113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"_Toc379671931"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Introduction</w:t>
            </w:r>
            <w:r>
              <w:rPr>
                <w:noProof/>
                <w:webHidden/>
              </w:rPr>
              <w:tab/>
            </w:r>
            <w:r>
              <w:rPr>
                <w:noProof/>
                <w:webHidden/>
              </w:rPr>
              <w:fldChar w:fldCharType="begin"/>
            </w:r>
            <w:r>
              <w:rPr>
                <w:noProof/>
                <w:webHidden/>
              </w:rPr>
              <w:instrText xml:space="preserve"> PAGEREF _Toc379671931 \h </w:instrText>
            </w:r>
            <w:r>
              <w:rPr>
                <w:noProof/>
                <w:webHidden/>
              </w:rPr>
            </w:r>
          </w:ins>
          <w:r>
            <w:rPr>
              <w:noProof/>
              <w:webHidden/>
            </w:rPr>
            <w:fldChar w:fldCharType="separate"/>
          </w:r>
          <w:ins w:id="1135" w:author="msammartano" w:date="2014-02-09T00:58:00Z">
            <w:r>
              <w:rPr>
                <w:noProof/>
                <w:webHidden/>
              </w:rPr>
              <w:t>100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36" w:author="msammartano" w:date="2014-02-09T00:58:00Z"/>
              <w:rFonts w:eastAsiaTheme="minorEastAsia"/>
              <w:noProof/>
            </w:rPr>
          </w:pPr>
          <w:ins w:id="113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"_Toc379671932"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The Graphics Screen and Graphics Mode</w:t>
            </w:r>
            <w:r>
              <w:rPr>
                <w:noProof/>
                <w:webHidden/>
              </w:rPr>
              <w:tab/>
            </w:r>
            <w:r>
              <w:rPr>
                <w:noProof/>
                <w:webHidden/>
              </w:rPr>
              <w:fldChar w:fldCharType="begin"/>
            </w:r>
            <w:r>
              <w:rPr>
                <w:noProof/>
                <w:webHidden/>
              </w:rPr>
              <w:instrText xml:space="preserve"> PAGEREF _Toc379671932 \h </w:instrText>
            </w:r>
            <w:r>
              <w:rPr>
                <w:noProof/>
                <w:webHidden/>
              </w:rPr>
            </w:r>
          </w:ins>
          <w:r>
            <w:rPr>
              <w:noProof/>
              <w:webHidden/>
            </w:rPr>
            <w:fldChar w:fldCharType="separate"/>
          </w:r>
          <w:ins w:id="1138" w:author="msammartano" w:date="2014-02-09T00:58:00Z">
            <w:r>
              <w:rPr>
                <w:noProof/>
                <w:webHidden/>
              </w:rPr>
              <w:t>100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39" w:author="msammartano" w:date="2014-02-09T00:58:00Z"/>
              <w:rFonts w:eastAsiaTheme="minorEastAsia"/>
              <w:noProof/>
            </w:rPr>
          </w:pPr>
          <w:ins w:id="114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"_Toc379671933"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Display Lists</w:t>
            </w:r>
            <w:r>
              <w:rPr>
                <w:noProof/>
                <w:webHidden/>
              </w:rPr>
              <w:tab/>
            </w:r>
            <w:r>
              <w:rPr>
                <w:noProof/>
                <w:webHidden/>
              </w:rPr>
              <w:fldChar w:fldCharType="begin"/>
            </w:r>
            <w:r>
              <w:rPr>
                <w:noProof/>
                <w:webHidden/>
              </w:rPr>
              <w:instrText xml:space="preserve"> PAGEREF _Toc379671933 \h </w:instrText>
            </w:r>
            <w:r>
              <w:rPr>
                <w:noProof/>
                <w:webHidden/>
              </w:rPr>
            </w:r>
          </w:ins>
          <w:r>
            <w:rPr>
              <w:noProof/>
              <w:webHidden/>
            </w:rPr>
            <w:fldChar w:fldCharType="separate"/>
          </w:r>
          <w:ins w:id="1141" w:author="msammartano" w:date="2014-02-09T00:58:00Z">
            <w:r>
              <w:rPr>
                <w:noProof/>
                <w:webHidden/>
              </w:rPr>
              <w:t>101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42" w:author="msammartano" w:date="2014-02-09T00:58:00Z"/>
              <w:rFonts w:eastAsiaTheme="minorEastAsia"/>
              <w:noProof/>
            </w:rPr>
          </w:pPr>
          <w:ins w:id="114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"_Toc379671934"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Drawing into Bitmaps</w:t>
            </w:r>
            <w:r>
              <w:rPr>
                <w:noProof/>
                <w:webHidden/>
              </w:rPr>
              <w:tab/>
            </w:r>
            <w:r>
              <w:rPr>
                <w:noProof/>
                <w:webHidden/>
              </w:rPr>
              <w:fldChar w:fldCharType="begin"/>
            </w:r>
            <w:r>
              <w:rPr>
                <w:noProof/>
                <w:webHidden/>
              </w:rPr>
              <w:instrText xml:space="preserve"> PAGEREF _Toc379671934 \h </w:instrText>
            </w:r>
            <w:r>
              <w:rPr>
                <w:noProof/>
                <w:webHidden/>
              </w:rPr>
            </w:r>
          </w:ins>
          <w:r>
            <w:rPr>
              <w:noProof/>
              <w:webHidden/>
            </w:rPr>
            <w:fldChar w:fldCharType="separate"/>
          </w:r>
          <w:ins w:id="1144" w:author="msammartano" w:date="2014-02-09T00:58:00Z">
            <w:r>
              <w:rPr>
                <w:noProof/>
                <w:webHidden/>
              </w:rPr>
              <w:t>101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45" w:author="msammartano" w:date="2014-02-09T00:58:00Z"/>
              <w:rFonts w:eastAsiaTheme="minorEastAsia"/>
              <w:noProof/>
            </w:rPr>
          </w:pPr>
          <w:ins w:id="114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"_Toc379671935"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Colors</w:t>
            </w:r>
            <w:r>
              <w:rPr>
                <w:noProof/>
                <w:webHidden/>
              </w:rPr>
              <w:tab/>
            </w:r>
            <w:r>
              <w:rPr>
                <w:noProof/>
                <w:webHidden/>
              </w:rPr>
              <w:fldChar w:fldCharType="begin"/>
            </w:r>
            <w:r>
              <w:rPr>
                <w:noProof/>
                <w:webHidden/>
              </w:rPr>
              <w:instrText xml:space="preserve"> PAGEREF _Toc379671935 \h </w:instrText>
            </w:r>
            <w:r>
              <w:rPr>
                <w:noProof/>
                <w:webHidden/>
              </w:rPr>
            </w:r>
          </w:ins>
          <w:r>
            <w:rPr>
              <w:noProof/>
              <w:webHidden/>
            </w:rPr>
            <w:fldChar w:fldCharType="separate"/>
          </w:r>
          <w:ins w:id="1147" w:author="msammartano" w:date="2014-02-09T00:58:00Z">
            <w:r>
              <w:rPr>
                <w:noProof/>
                <w:webHidden/>
              </w:rPr>
              <w:t>102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148" w:author="msammartano" w:date="2014-02-09T00:58:00Z"/>
              <w:rFonts w:eastAsiaTheme="minorEastAsia"/>
              <w:noProof/>
            </w:rPr>
          </w:pPr>
          <w:ins w:id="1149"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"_Toc379671936"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Graphics Setup Commands</w:t>
            </w:r>
            <w:r>
              <w:rPr>
                <w:noProof/>
                <w:webHidden/>
              </w:rPr>
              <w:tab/>
            </w:r>
            <w:r>
              <w:rPr>
                <w:noProof/>
                <w:webHidden/>
              </w:rPr>
              <w:fldChar w:fldCharType="begin"/>
            </w:r>
            <w:r>
              <w:rPr>
                <w:noProof/>
                <w:webHidden/>
              </w:rPr>
              <w:instrText xml:space="preserve"> PAGEREF _Toc379671936 \h </w:instrText>
            </w:r>
            <w:r>
              <w:rPr>
                <w:noProof/>
                <w:webHidden/>
              </w:rPr>
            </w:r>
          </w:ins>
          <w:r>
            <w:rPr>
              <w:noProof/>
              <w:webHidden/>
            </w:rPr>
            <w:fldChar w:fldCharType="separate"/>
          </w:r>
          <w:ins w:id="1150" w:author="msammartano" w:date="2014-02-09T00:58:00Z">
            <w:r>
              <w:rPr>
                <w:noProof/>
                <w:webHidden/>
              </w:rPr>
              <w:t>102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51" w:author="msammartano" w:date="2014-02-09T00:58:00Z"/>
              <w:rFonts w:eastAsiaTheme="minorEastAsia"/>
              <w:noProof/>
            </w:rPr>
          </w:pPr>
          <w:ins w:id="115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"_Toc379671937"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_Toc379671937 \h </w:instrText>
            </w:r>
            <w:r>
              <w:rPr>
                <w:noProof/>
                <w:webHidden/>
              </w:rPr>
            </w:r>
          </w:ins>
          <w:r>
            <w:rPr>
              <w:noProof/>
              <w:webHidden/>
            </w:rPr>
            <w:fldChar w:fldCharType="separate"/>
          </w:r>
          <w:ins w:id="1153" w:author="msammartano" w:date="2014-02-09T00:58:00Z">
            <w:r>
              <w:rPr>
                <w:noProof/>
                <w:webHidden/>
              </w:rPr>
              <w:t>102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54" w:author="msammartano" w:date="2014-02-09T00:58:00Z"/>
              <w:rFonts w:eastAsiaTheme="minorEastAsia"/>
              <w:noProof/>
            </w:rPr>
          </w:pPr>
          <w:ins w:id="115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"_Toc379671938"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Gr.color alpha, red, green, blue, &lt;style_nexp&gt;</w:t>
            </w:r>
            <w:r>
              <w:rPr>
                <w:noProof/>
                <w:webHidden/>
              </w:rPr>
              <w:tab/>
            </w:r>
            <w:r>
              <w:rPr>
                <w:noProof/>
                <w:webHidden/>
              </w:rPr>
              <w:fldChar w:fldCharType="begin"/>
            </w:r>
            <w:r>
              <w:rPr>
                <w:noProof/>
                <w:webHidden/>
              </w:rPr>
              <w:instrText xml:space="preserve"> PAGEREF _Toc379671938 \h </w:instrText>
            </w:r>
            <w:r>
              <w:rPr>
                <w:noProof/>
                <w:webHidden/>
              </w:rPr>
            </w:r>
          </w:ins>
          <w:r>
            <w:rPr>
              <w:noProof/>
              <w:webHidden/>
            </w:rPr>
            <w:fldChar w:fldCharType="separate"/>
          </w:r>
          <w:ins w:id="1156" w:author="msammartano" w:date="2014-02-09T00:58:00Z">
            <w:r>
              <w:rPr>
                <w:noProof/>
                <w:webHidden/>
              </w:rPr>
              <w:t>102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57" w:author="msammartano" w:date="2014-02-09T00:58:00Z"/>
              <w:rFonts w:eastAsiaTheme="minorEastAsia"/>
              <w:noProof/>
            </w:rPr>
          </w:pPr>
          <w:ins w:id="115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"_Toc379671939"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Gr.set.AntiAlias &lt;lexp&gt;</w:t>
            </w:r>
            <w:r>
              <w:rPr>
                <w:noProof/>
                <w:webHidden/>
              </w:rPr>
              <w:tab/>
            </w:r>
            <w:r>
              <w:rPr>
                <w:noProof/>
                <w:webHidden/>
              </w:rPr>
              <w:fldChar w:fldCharType="begin"/>
            </w:r>
            <w:r>
              <w:rPr>
                <w:noProof/>
                <w:webHidden/>
              </w:rPr>
              <w:instrText xml:space="preserve"> PAGEREF _Toc379671939 \h </w:instrText>
            </w:r>
            <w:r>
              <w:rPr>
                <w:noProof/>
                <w:webHidden/>
              </w:rPr>
            </w:r>
          </w:ins>
          <w:r>
            <w:rPr>
              <w:noProof/>
              <w:webHidden/>
            </w:rPr>
            <w:fldChar w:fldCharType="separate"/>
          </w:r>
          <w:ins w:id="1159" w:author="msammartano" w:date="2014-02-09T00:58:00Z">
            <w:r>
              <w:rPr>
                <w:noProof/>
                <w:webHidden/>
              </w:rPr>
              <w:t>103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60" w:author="msammartano" w:date="2014-02-09T00:58:00Z"/>
              <w:rFonts w:eastAsiaTheme="minorEastAsia"/>
              <w:noProof/>
            </w:rPr>
          </w:pPr>
          <w:ins w:id="116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"_Toc379671940"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Gr.set.stroke &lt;nexp&gt;</w:t>
            </w:r>
            <w:r>
              <w:rPr>
                <w:noProof/>
                <w:webHidden/>
              </w:rPr>
              <w:tab/>
            </w:r>
            <w:r>
              <w:rPr>
                <w:noProof/>
                <w:webHidden/>
              </w:rPr>
              <w:fldChar w:fldCharType="begin"/>
            </w:r>
            <w:r>
              <w:rPr>
                <w:noProof/>
                <w:webHidden/>
              </w:rPr>
              <w:instrText xml:space="preserve"> PAGEREF _Toc379671940 \h </w:instrText>
            </w:r>
            <w:r>
              <w:rPr>
                <w:noProof/>
                <w:webHidden/>
              </w:rPr>
            </w:r>
          </w:ins>
          <w:r>
            <w:rPr>
              <w:noProof/>
              <w:webHidden/>
            </w:rPr>
            <w:fldChar w:fldCharType="separate"/>
          </w:r>
          <w:ins w:id="1162" w:author="msammartano" w:date="2014-02-09T00:58:00Z">
            <w:r>
              <w:rPr>
                <w:noProof/>
                <w:webHidden/>
              </w:rPr>
              <w:t>103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63" w:author="msammartano" w:date="2014-02-09T00:58:00Z"/>
              <w:rFonts w:eastAsiaTheme="minorEastAsia"/>
              <w:noProof/>
            </w:rPr>
          </w:pPr>
          <w:ins w:id="116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"_Toc379671941"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Gr.orientation &lt;nexp&gt;</w:t>
            </w:r>
            <w:r>
              <w:rPr>
                <w:noProof/>
                <w:webHidden/>
              </w:rPr>
              <w:tab/>
            </w:r>
            <w:r>
              <w:rPr>
                <w:noProof/>
                <w:webHidden/>
              </w:rPr>
              <w:fldChar w:fldCharType="begin"/>
            </w:r>
            <w:r>
              <w:rPr>
                <w:noProof/>
                <w:webHidden/>
              </w:rPr>
              <w:instrText xml:space="preserve"> PAGEREF _Toc379671941 \h </w:instrText>
            </w:r>
            <w:r>
              <w:rPr>
                <w:noProof/>
                <w:webHidden/>
              </w:rPr>
            </w:r>
          </w:ins>
          <w:r>
            <w:rPr>
              <w:noProof/>
              <w:webHidden/>
            </w:rPr>
            <w:fldChar w:fldCharType="separate"/>
          </w:r>
          <w:ins w:id="1165" w:author="msammartano" w:date="2014-02-09T00:58:00Z">
            <w:r>
              <w:rPr>
                <w:noProof/>
                <w:webHidden/>
              </w:rPr>
              <w:t>103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66" w:author="msammartano" w:date="2014-02-09T00:58:00Z"/>
              <w:rFonts w:eastAsiaTheme="minorEastAsia"/>
              <w:noProof/>
            </w:rPr>
          </w:pPr>
          <w:ins w:id="116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"_Toc379671942"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Gr.StatusBar.Show  &lt;nexp&gt;</w:t>
            </w:r>
            <w:r>
              <w:rPr>
                <w:noProof/>
                <w:webHidden/>
              </w:rPr>
              <w:tab/>
            </w:r>
            <w:r>
              <w:rPr>
                <w:noProof/>
                <w:webHidden/>
              </w:rPr>
              <w:fldChar w:fldCharType="begin"/>
            </w:r>
            <w:r>
              <w:rPr>
                <w:noProof/>
                <w:webHidden/>
              </w:rPr>
              <w:instrText xml:space="preserve"> PAGEREF _Toc379671942 \h </w:instrText>
            </w:r>
            <w:r>
              <w:rPr>
                <w:noProof/>
                <w:webHidden/>
              </w:rPr>
            </w:r>
          </w:ins>
          <w:r>
            <w:rPr>
              <w:noProof/>
              <w:webHidden/>
            </w:rPr>
            <w:fldChar w:fldCharType="separate"/>
          </w:r>
          <w:ins w:id="1168" w:author="msammartano" w:date="2014-02-09T00:58:00Z">
            <w:r>
              <w:rPr>
                <w:noProof/>
                <w:webHidden/>
              </w:rPr>
              <w:t>103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69" w:author="msammartano" w:date="2014-02-09T00:58:00Z"/>
              <w:rFonts w:eastAsiaTheme="minorEastAsia"/>
              <w:noProof/>
            </w:rPr>
          </w:pPr>
          <w:ins w:id="117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"_Toc379671943"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Gr.render</w:t>
            </w:r>
            <w:r>
              <w:rPr>
                <w:noProof/>
                <w:webHidden/>
              </w:rPr>
              <w:tab/>
            </w:r>
            <w:r>
              <w:rPr>
                <w:noProof/>
                <w:webHidden/>
              </w:rPr>
              <w:fldChar w:fldCharType="begin"/>
            </w:r>
            <w:r>
              <w:rPr>
                <w:noProof/>
                <w:webHidden/>
              </w:rPr>
              <w:instrText xml:space="preserve"> PAGEREF _Toc379671943 \h </w:instrText>
            </w:r>
            <w:r>
              <w:rPr>
                <w:noProof/>
                <w:webHidden/>
              </w:rPr>
            </w:r>
          </w:ins>
          <w:r>
            <w:rPr>
              <w:noProof/>
              <w:webHidden/>
            </w:rPr>
            <w:fldChar w:fldCharType="separate"/>
          </w:r>
          <w:ins w:id="1171" w:author="msammartano" w:date="2014-02-09T00:58:00Z">
            <w:r>
              <w:rPr>
                <w:noProof/>
                <w:webHidden/>
              </w:rPr>
              <w:t>103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72" w:author="msammartano" w:date="2014-02-09T00:58:00Z"/>
              <w:rFonts w:eastAsiaTheme="minorEastAsia"/>
              <w:noProof/>
            </w:rPr>
          </w:pPr>
          <w:ins w:id="117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"_Toc379671944"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Gr.screen width, height{, density }</w:t>
            </w:r>
            <w:r>
              <w:rPr>
                <w:noProof/>
                <w:webHidden/>
              </w:rPr>
              <w:tab/>
            </w:r>
            <w:r>
              <w:rPr>
                <w:noProof/>
                <w:webHidden/>
              </w:rPr>
              <w:fldChar w:fldCharType="begin"/>
            </w:r>
            <w:r>
              <w:rPr>
                <w:noProof/>
                <w:webHidden/>
              </w:rPr>
              <w:instrText xml:space="preserve"> PAGEREF _Toc379671944 \h </w:instrText>
            </w:r>
            <w:r>
              <w:rPr>
                <w:noProof/>
                <w:webHidden/>
              </w:rPr>
            </w:r>
          </w:ins>
          <w:r>
            <w:rPr>
              <w:noProof/>
              <w:webHidden/>
            </w:rPr>
            <w:fldChar w:fldCharType="separate"/>
          </w:r>
          <w:ins w:id="1174" w:author="msammartano" w:date="2014-02-09T00:58:00Z">
            <w:r>
              <w:rPr>
                <w:noProof/>
                <w:webHidden/>
              </w:rPr>
              <w:t>103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75" w:author="msammartano" w:date="2014-02-09T00:58:00Z"/>
              <w:rFonts w:eastAsiaTheme="minorEastAsia"/>
              <w:noProof/>
            </w:rPr>
          </w:pPr>
          <w:ins w:id="117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"_Toc379671945"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Gr.scale x_factor, y_factor</w:t>
            </w:r>
            <w:r>
              <w:rPr>
                <w:noProof/>
                <w:webHidden/>
              </w:rPr>
              <w:tab/>
            </w:r>
            <w:r>
              <w:rPr>
                <w:noProof/>
                <w:webHidden/>
              </w:rPr>
              <w:fldChar w:fldCharType="begin"/>
            </w:r>
            <w:r>
              <w:rPr>
                <w:noProof/>
                <w:webHidden/>
              </w:rPr>
              <w:instrText xml:space="preserve"> PAGEREF _Toc379671945 \h </w:instrText>
            </w:r>
            <w:r>
              <w:rPr>
                <w:noProof/>
                <w:webHidden/>
              </w:rPr>
            </w:r>
          </w:ins>
          <w:r>
            <w:rPr>
              <w:noProof/>
              <w:webHidden/>
            </w:rPr>
            <w:fldChar w:fldCharType="separate"/>
          </w:r>
          <w:ins w:id="1177" w:author="msammartano" w:date="2014-02-09T00:58:00Z">
            <w:r>
              <w:rPr>
                <w:noProof/>
                <w:webHidden/>
              </w:rPr>
              <w:t>104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78" w:author="msammartano" w:date="2014-02-09T00:58:00Z"/>
              <w:rFonts w:eastAsiaTheme="minorEastAsia"/>
              <w:noProof/>
            </w:rPr>
          </w:pPr>
          <w:ins w:id="117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"_Toc379671946"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Gr.cls</w:t>
            </w:r>
            <w:r>
              <w:rPr>
                <w:noProof/>
                <w:webHidden/>
              </w:rPr>
              <w:tab/>
            </w:r>
            <w:r>
              <w:rPr>
                <w:noProof/>
                <w:webHidden/>
              </w:rPr>
              <w:fldChar w:fldCharType="begin"/>
            </w:r>
            <w:r>
              <w:rPr>
                <w:noProof/>
                <w:webHidden/>
              </w:rPr>
              <w:instrText xml:space="preserve"> PAGEREF _Toc379671946 \h </w:instrText>
            </w:r>
            <w:r>
              <w:rPr>
                <w:noProof/>
                <w:webHidden/>
              </w:rPr>
            </w:r>
          </w:ins>
          <w:r>
            <w:rPr>
              <w:noProof/>
              <w:webHidden/>
            </w:rPr>
            <w:fldChar w:fldCharType="separate"/>
          </w:r>
          <w:ins w:id="1180" w:author="msammartano" w:date="2014-02-09T00:58:00Z">
            <w:r>
              <w:rPr>
                <w:noProof/>
                <w:webHidden/>
              </w:rPr>
              <w:t>104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81" w:author="msammartano" w:date="2014-02-09T00:58:00Z"/>
              <w:rFonts w:eastAsiaTheme="minorEastAsia"/>
              <w:noProof/>
            </w:rPr>
          </w:pPr>
          <w:ins w:id="118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"_Toc379671947"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Gr.close</w:t>
            </w:r>
            <w:r>
              <w:rPr>
                <w:noProof/>
                <w:webHidden/>
              </w:rPr>
              <w:tab/>
            </w:r>
            <w:r>
              <w:rPr>
                <w:noProof/>
                <w:webHidden/>
              </w:rPr>
              <w:fldChar w:fldCharType="begin"/>
            </w:r>
            <w:r>
              <w:rPr>
                <w:noProof/>
                <w:webHidden/>
              </w:rPr>
              <w:instrText xml:space="preserve"> PAGEREF _Toc379671947 \h </w:instrText>
            </w:r>
            <w:r>
              <w:rPr>
                <w:noProof/>
                <w:webHidden/>
              </w:rPr>
            </w:r>
          </w:ins>
          <w:r>
            <w:rPr>
              <w:noProof/>
              <w:webHidden/>
            </w:rPr>
            <w:fldChar w:fldCharType="separate"/>
          </w:r>
          <w:ins w:id="1183" w:author="msammartano" w:date="2014-02-09T00:58:00Z">
            <w:r>
              <w:rPr>
                <w:noProof/>
                <w:webHidden/>
              </w:rPr>
              <w:t>104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84" w:author="msammartano" w:date="2014-02-09T00:58:00Z"/>
              <w:rFonts w:eastAsiaTheme="minorEastAsia"/>
              <w:noProof/>
            </w:rPr>
          </w:pPr>
          <w:ins w:id="118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"_Toc379671948"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Gr.front  flag</w:t>
            </w:r>
            <w:r>
              <w:rPr>
                <w:noProof/>
                <w:webHidden/>
              </w:rPr>
              <w:tab/>
            </w:r>
            <w:r>
              <w:rPr>
                <w:noProof/>
                <w:webHidden/>
              </w:rPr>
              <w:fldChar w:fldCharType="begin"/>
            </w:r>
            <w:r>
              <w:rPr>
                <w:noProof/>
                <w:webHidden/>
              </w:rPr>
              <w:instrText xml:space="preserve"> PAGEREF _Toc379671948 \h </w:instrText>
            </w:r>
            <w:r>
              <w:rPr>
                <w:noProof/>
                <w:webHidden/>
              </w:rPr>
            </w:r>
          </w:ins>
          <w:r>
            <w:rPr>
              <w:noProof/>
              <w:webHidden/>
            </w:rPr>
            <w:fldChar w:fldCharType="separate"/>
          </w:r>
          <w:ins w:id="1186" w:author="msammartano" w:date="2014-02-09T00:58:00Z">
            <w:r>
              <w:rPr>
                <w:noProof/>
                <w:webHidden/>
              </w:rPr>
              <w:t>104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87" w:author="msammartano" w:date="2014-02-09T00:58:00Z"/>
              <w:rFonts w:eastAsiaTheme="minorEastAsia"/>
              <w:noProof/>
            </w:rPr>
          </w:pPr>
          <w:ins w:id="118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"_Toc379671949"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Gr.brightness &lt;nexp&gt;</w:t>
            </w:r>
            <w:r>
              <w:rPr>
                <w:noProof/>
                <w:webHidden/>
              </w:rPr>
              <w:tab/>
            </w:r>
            <w:r>
              <w:rPr>
                <w:noProof/>
                <w:webHidden/>
              </w:rPr>
              <w:fldChar w:fldCharType="begin"/>
            </w:r>
            <w:r>
              <w:rPr>
                <w:noProof/>
                <w:webHidden/>
              </w:rPr>
              <w:instrText xml:space="preserve"> PAGEREF _Toc379671949 \h </w:instrText>
            </w:r>
            <w:r>
              <w:rPr>
                <w:noProof/>
                <w:webHidden/>
              </w:rPr>
            </w:r>
          </w:ins>
          <w:r>
            <w:rPr>
              <w:noProof/>
              <w:webHidden/>
            </w:rPr>
            <w:fldChar w:fldCharType="separate"/>
          </w:r>
          <w:ins w:id="1189" w:author="msammartano" w:date="2014-02-09T00:58:00Z">
            <w:r>
              <w:rPr>
                <w:noProof/>
                <w:webHidden/>
              </w:rPr>
              <w:t>105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190" w:author="msammartano" w:date="2014-02-09T00:58:00Z"/>
              <w:rFonts w:eastAsiaTheme="minorEastAsia"/>
              <w:noProof/>
            </w:rPr>
          </w:pPr>
          <w:ins w:id="119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"_Toc379671950"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Graphical Object Creation Commands</w:t>
            </w:r>
            <w:r>
              <w:rPr>
                <w:noProof/>
                <w:webHidden/>
              </w:rPr>
              <w:tab/>
            </w:r>
            <w:r>
              <w:rPr>
                <w:noProof/>
                <w:webHidden/>
              </w:rPr>
              <w:fldChar w:fldCharType="begin"/>
            </w:r>
            <w:r>
              <w:rPr>
                <w:noProof/>
                <w:webHidden/>
              </w:rPr>
              <w:instrText xml:space="preserve"> PAGEREF _Toc379671950 \h </w:instrText>
            </w:r>
            <w:r>
              <w:rPr>
                <w:noProof/>
                <w:webHidden/>
              </w:rPr>
            </w:r>
          </w:ins>
          <w:r>
            <w:rPr>
              <w:noProof/>
              <w:webHidden/>
            </w:rPr>
            <w:fldChar w:fldCharType="separate"/>
          </w:r>
          <w:ins w:id="1192" w:author="msammartano" w:date="2014-02-09T00:58:00Z">
            <w:r>
              <w:rPr>
                <w:noProof/>
                <w:webHidden/>
              </w:rPr>
              <w:t>105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93" w:author="msammartano" w:date="2014-02-09T00:58:00Z"/>
              <w:rFonts w:eastAsiaTheme="minorEastAsia"/>
              <w:noProof/>
            </w:rPr>
          </w:pPr>
          <w:ins w:id="119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"_Toc379671951"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Gr.point &lt;object_number_nvar&gt;, x, y</w:t>
            </w:r>
            <w:r>
              <w:rPr>
                <w:noProof/>
                <w:webHidden/>
              </w:rPr>
              <w:tab/>
            </w:r>
            <w:r>
              <w:rPr>
                <w:noProof/>
                <w:webHidden/>
              </w:rPr>
              <w:fldChar w:fldCharType="begin"/>
            </w:r>
            <w:r>
              <w:rPr>
                <w:noProof/>
                <w:webHidden/>
              </w:rPr>
              <w:instrText xml:space="preserve"> PAGEREF _Toc379671951 \h </w:instrText>
            </w:r>
            <w:r>
              <w:rPr>
                <w:noProof/>
                <w:webHidden/>
              </w:rPr>
            </w:r>
          </w:ins>
          <w:r>
            <w:rPr>
              <w:noProof/>
              <w:webHidden/>
            </w:rPr>
            <w:fldChar w:fldCharType="separate"/>
          </w:r>
          <w:ins w:id="1195" w:author="msammartano" w:date="2014-02-09T00:58:00Z">
            <w:r>
              <w:rPr>
                <w:noProof/>
                <w:webHidden/>
              </w:rPr>
              <w:t>105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96" w:author="msammartano" w:date="2014-02-09T00:58:00Z"/>
              <w:rFonts w:eastAsiaTheme="minorEastAsia"/>
              <w:noProof/>
            </w:rPr>
          </w:pPr>
          <w:ins w:id="119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"_Toc379671952"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Gr.line &lt;object_number_nvar&gt;, x1, y1, x2, y2</w:t>
            </w:r>
            <w:r>
              <w:rPr>
                <w:noProof/>
                <w:webHidden/>
              </w:rPr>
              <w:tab/>
            </w:r>
            <w:r>
              <w:rPr>
                <w:noProof/>
                <w:webHidden/>
              </w:rPr>
              <w:fldChar w:fldCharType="begin"/>
            </w:r>
            <w:r>
              <w:rPr>
                <w:noProof/>
                <w:webHidden/>
              </w:rPr>
              <w:instrText xml:space="preserve"> PAGEREF _Toc379671952 \h </w:instrText>
            </w:r>
            <w:r>
              <w:rPr>
                <w:noProof/>
                <w:webHidden/>
              </w:rPr>
            </w:r>
          </w:ins>
          <w:r>
            <w:rPr>
              <w:noProof/>
              <w:webHidden/>
            </w:rPr>
            <w:fldChar w:fldCharType="separate"/>
          </w:r>
          <w:ins w:id="1198" w:author="msammartano" w:date="2014-02-09T00:58:00Z">
            <w:r>
              <w:rPr>
                <w:noProof/>
                <w:webHidden/>
              </w:rPr>
              <w:t>105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199" w:author="msammartano" w:date="2014-02-09T00:58:00Z"/>
              <w:rFonts w:eastAsiaTheme="minorEastAsia"/>
              <w:noProof/>
            </w:rPr>
          </w:pPr>
          <w:ins w:id="120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"_Toc379671953"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Gr.rect &lt;object_number_nvar&gt;, left, top, right, bottom</w:t>
            </w:r>
            <w:r>
              <w:rPr>
                <w:noProof/>
                <w:webHidden/>
              </w:rPr>
              <w:tab/>
            </w:r>
            <w:r>
              <w:rPr>
                <w:noProof/>
                <w:webHidden/>
              </w:rPr>
              <w:fldChar w:fldCharType="begin"/>
            </w:r>
            <w:r>
              <w:rPr>
                <w:noProof/>
                <w:webHidden/>
              </w:rPr>
              <w:instrText xml:space="preserve"> PAGEREF _Toc379671953 \h </w:instrText>
            </w:r>
            <w:r>
              <w:rPr>
                <w:noProof/>
                <w:webHidden/>
              </w:rPr>
            </w:r>
          </w:ins>
          <w:r>
            <w:rPr>
              <w:noProof/>
              <w:webHidden/>
            </w:rPr>
            <w:fldChar w:fldCharType="separate"/>
          </w:r>
          <w:ins w:id="1201" w:author="msammartano" w:date="2014-02-09T00:58:00Z">
            <w:r>
              <w:rPr>
                <w:noProof/>
                <w:webHidden/>
              </w:rPr>
              <w:t>106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02" w:author="msammartano" w:date="2014-02-09T00:58:00Z"/>
              <w:rFonts w:eastAsiaTheme="minorEastAsia"/>
              <w:noProof/>
            </w:rPr>
          </w:pPr>
          <w:ins w:id="120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"_Toc379671954"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Gr.oval &lt;object_number_nvar&gt;, left, top, right, bottom</w:t>
            </w:r>
            <w:r>
              <w:rPr>
                <w:noProof/>
                <w:webHidden/>
              </w:rPr>
              <w:tab/>
            </w:r>
            <w:r>
              <w:rPr>
                <w:noProof/>
                <w:webHidden/>
              </w:rPr>
              <w:fldChar w:fldCharType="begin"/>
            </w:r>
            <w:r>
              <w:rPr>
                <w:noProof/>
                <w:webHidden/>
              </w:rPr>
              <w:instrText xml:space="preserve"> PAGEREF _Toc379671954 \h </w:instrText>
            </w:r>
            <w:r>
              <w:rPr>
                <w:noProof/>
                <w:webHidden/>
              </w:rPr>
            </w:r>
          </w:ins>
          <w:r>
            <w:rPr>
              <w:noProof/>
              <w:webHidden/>
            </w:rPr>
            <w:fldChar w:fldCharType="separate"/>
          </w:r>
          <w:ins w:id="1204" w:author="msammartano" w:date="2014-02-09T00:58:00Z">
            <w:r>
              <w:rPr>
                <w:noProof/>
                <w:webHidden/>
              </w:rPr>
              <w:t>106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05" w:author="msammartano" w:date="2014-02-09T00:58:00Z"/>
              <w:rFonts w:eastAsiaTheme="minorEastAsia"/>
              <w:noProof/>
            </w:rPr>
          </w:pPr>
          <w:ins w:id="120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"_Toc379671955"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_Toc379671955 \h </w:instrText>
            </w:r>
            <w:r>
              <w:rPr>
                <w:noProof/>
                <w:webHidden/>
              </w:rPr>
            </w:r>
          </w:ins>
          <w:r>
            <w:rPr>
              <w:noProof/>
              <w:webHidden/>
            </w:rPr>
            <w:fldChar w:fldCharType="separate"/>
          </w:r>
          <w:ins w:id="1207" w:author="msammartano" w:date="2014-02-09T00:58:00Z">
            <w:r>
              <w:rPr>
                <w:noProof/>
                <w:webHidden/>
              </w:rPr>
              <w:t>106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08" w:author="msammartano" w:date="2014-02-09T00:58:00Z"/>
              <w:rFonts w:eastAsiaTheme="minorEastAsia"/>
              <w:noProof/>
            </w:rPr>
          </w:pPr>
          <w:ins w:id="120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"_Toc379671956"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Gr.circle &lt;object_number_nvar&gt;, x, y, radius</w:t>
            </w:r>
            <w:r>
              <w:rPr>
                <w:noProof/>
                <w:webHidden/>
              </w:rPr>
              <w:tab/>
            </w:r>
            <w:r>
              <w:rPr>
                <w:noProof/>
                <w:webHidden/>
              </w:rPr>
              <w:fldChar w:fldCharType="begin"/>
            </w:r>
            <w:r>
              <w:rPr>
                <w:noProof/>
                <w:webHidden/>
              </w:rPr>
              <w:instrText xml:space="preserve"> PAGEREF _Toc379671956 \h </w:instrText>
            </w:r>
            <w:r>
              <w:rPr>
                <w:noProof/>
                <w:webHidden/>
              </w:rPr>
            </w:r>
          </w:ins>
          <w:r>
            <w:rPr>
              <w:noProof/>
              <w:webHidden/>
            </w:rPr>
            <w:fldChar w:fldCharType="separate"/>
          </w:r>
          <w:ins w:id="1210" w:author="msammartano" w:date="2014-02-09T00:58:00Z">
            <w:r>
              <w:rPr>
                <w:noProof/>
                <w:webHidden/>
              </w:rPr>
              <w:t>106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11" w:author="msammartano" w:date="2014-02-09T00:58:00Z"/>
              <w:rFonts w:eastAsiaTheme="minorEastAsia"/>
              <w:noProof/>
            </w:rPr>
          </w:pPr>
          <w:ins w:id="121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"_Toc379671957"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Gr.set.pixels &lt;object_number_nvar&gt;, pixels[] {,x,y}</w:t>
            </w:r>
            <w:r>
              <w:rPr>
                <w:noProof/>
                <w:webHidden/>
              </w:rPr>
              <w:tab/>
            </w:r>
            <w:r>
              <w:rPr>
                <w:noProof/>
                <w:webHidden/>
              </w:rPr>
              <w:fldChar w:fldCharType="begin"/>
            </w:r>
            <w:r>
              <w:rPr>
                <w:noProof/>
                <w:webHidden/>
              </w:rPr>
              <w:instrText xml:space="preserve"> PAGEREF _Toc379671957 \h </w:instrText>
            </w:r>
            <w:r>
              <w:rPr>
                <w:noProof/>
                <w:webHidden/>
              </w:rPr>
            </w:r>
          </w:ins>
          <w:r>
            <w:rPr>
              <w:noProof/>
              <w:webHidden/>
            </w:rPr>
            <w:fldChar w:fldCharType="separate"/>
          </w:r>
          <w:ins w:id="1213" w:author="msammartano" w:date="2014-02-09T00:58:00Z">
            <w:r>
              <w:rPr>
                <w:noProof/>
                <w:webHidden/>
              </w:rPr>
              <w:t>107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14" w:author="msammartano" w:date="2014-02-09T00:58:00Z"/>
              <w:rFonts w:eastAsiaTheme="minorEastAsia"/>
              <w:noProof/>
            </w:rPr>
          </w:pPr>
          <w:ins w:id="121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"_Toc379671958"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Gr.poly &lt;object_number_nvar&gt;, list_pointer {,x, y}</w:t>
            </w:r>
            <w:r>
              <w:rPr>
                <w:noProof/>
                <w:webHidden/>
              </w:rPr>
              <w:tab/>
            </w:r>
            <w:r>
              <w:rPr>
                <w:noProof/>
                <w:webHidden/>
              </w:rPr>
              <w:fldChar w:fldCharType="begin"/>
            </w:r>
            <w:r>
              <w:rPr>
                <w:noProof/>
                <w:webHidden/>
              </w:rPr>
              <w:instrText xml:space="preserve"> PAGEREF _Toc379671958 \h </w:instrText>
            </w:r>
            <w:r>
              <w:rPr>
                <w:noProof/>
                <w:webHidden/>
              </w:rPr>
            </w:r>
          </w:ins>
          <w:r>
            <w:rPr>
              <w:noProof/>
              <w:webHidden/>
            </w:rPr>
            <w:fldChar w:fldCharType="separate"/>
          </w:r>
          <w:ins w:id="1216" w:author="msammartano" w:date="2014-02-09T00:58:00Z">
            <w:r>
              <w:rPr>
                <w:noProof/>
                <w:webHidden/>
              </w:rPr>
              <w:t>107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217" w:author="msammartano" w:date="2014-02-09T00:58:00Z"/>
              <w:rFonts w:eastAsiaTheme="minorEastAsia"/>
              <w:noProof/>
            </w:rPr>
          </w:pPr>
          <w:ins w:id="121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"_Toc379671959"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Hide and Show Commands</w:t>
            </w:r>
            <w:r>
              <w:rPr>
                <w:noProof/>
                <w:webHidden/>
              </w:rPr>
              <w:tab/>
            </w:r>
            <w:r>
              <w:rPr>
                <w:noProof/>
                <w:webHidden/>
              </w:rPr>
              <w:fldChar w:fldCharType="begin"/>
            </w:r>
            <w:r>
              <w:rPr>
                <w:noProof/>
                <w:webHidden/>
              </w:rPr>
              <w:instrText xml:space="preserve"> PAGEREF _Toc379671959 \h </w:instrText>
            </w:r>
            <w:r>
              <w:rPr>
                <w:noProof/>
                <w:webHidden/>
              </w:rPr>
            </w:r>
          </w:ins>
          <w:r>
            <w:rPr>
              <w:noProof/>
              <w:webHidden/>
            </w:rPr>
            <w:fldChar w:fldCharType="separate"/>
          </w:r>
          <w:ins w:id="1219" w:author="msammartano" w:date="2014-02-09T00:58:00Z">
            <w:r>
              <w:rPr>
                <w:noProof/>
                <w:webHidden/>
              </w:rPr>
              <w:t>108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20" w:author="msammartano" w:date="2014-02-09T00:58:00Z"/>
              <w:rFonts w:eastAsiaTheme="minorEastAsia"/>
              <w:noProof/>
            </w:rPr>
          </w:pPr>
          <w:ins w:id="122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"_Toc379671960"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Gr.hide &lt;object_number_nvar&gt;</w:t>
            </w:r>
            <w:r>
              <w:rPr>
                <w:noProof/>
                <w:webHidden/>
              </w:rPr>
              <w:tab/>
            </w:r>
            <w:r>
              <w:rPr>
                <w:noProof/>
                <w:webHidden/>
              </w:rPr>
              <w:fldChar w:fldCharType="begin"/>
            </w:r>
            <w:r>
              <w:rPr>
                <w:noProof/>
                <w:webHidden/>
              </w:rPr>
              <w:instrText xml:space="preserve"> PAGEREF _Toc379671960 \h </w:instrText>
            </w:r>
            <w:r>
              <w:rPr>
                <w:noProof/>
                <w:webHidden/>
              </w:rPr>
            </w:r>
          </w:ins>
          <w:r>
            <w:rPr>
              <w:noProof/>
              <w:webHidden/>
            </w:rPr>
            <w:fldChar w:fldCharType="separate"/>
          </w:r>
          <w:ins w:id="1222" w:author="msammartano" w:date="2014-02-09T00:58:00Z">
            <w:r>
              <w:rPr>
                <w:noProof/>
                <w:webHidden/>
              </w:rPr>
              <w:t>108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23" w:author="msammartano" w:date="2014-02-09T00:58:00Z"/>
              <w:rFonts w:eastAsiaTheme="minorEastAsia"/>
              <w:noProof/>
            </w:rPr>
          </w:pPr>
          <w:ins w:id="122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"_Toc379671961"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Gr.show &lt;object_number_nvar&gt;</w:t>
            </w:r>
            <w:r>
              <w:rPr>
                <w:noProof/>
                <w:webHidden/>
              </w:rPr>
              <w:tab/>
            </w:r>
            <w:r>
              <w:rPr>
                <w:noProof/>
                <w:webHidden/>
              </w:rPr>
              <w:fldChar w:fldCharType="begin"/>
            </w:r>
            <w:r>
              <w:rPr>
                <w:noProof/>
                <w:webHidden/>
              </w:rPr>
              <w:instrText xml:space="preserve"> PAGEREF _Toc379671961 \h </w:instrText>
            </w:r>
            <w:r>
              <w:rPr>
                <w:noProof/>
                <w:webHidden/>
              </w:rPr>
            </w:r>
          </w:ins>
          <w:r>
            <w:rPr>
              <w:noProof/>
              <w:webHidden/>
            </w:rPr>
            <w:fldChar w:fldCharType="separate"/>
          </w:r>
          <w:ins w:id="1225" w:author="msammartano" w:date="2014-02-09T00:58:00Z">
            <w:r>
              <w:rPr>
                <w:noProof/>
                <w:webHidden/>
              </w:rPr>
              <w:t>108</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226" w:author="msammartano" w:date="2014-02-09T00:58:00Z"/>
              <w:rFonts w:eastAsiaTheme="minorEastAsia"/>
              <w:noProof/>
            </w:rPr>
          </w:pPr>
          <w:ins w:id="122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"_Toc379671962"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Touch Query Commands</w:t>
            </w:r>
            <w:r>
              <w:rPr>
                <w:noProof/>
                <w:webHidden/>
              </w:rPr>
              <w:tab/>
            </w:r>
            <w:r>
              <w:rPr>
                <w:noProof/>
                <w:webHidden/>
              </w:rPr>
              <w:fldChar w:fldCharType="begin"/>
            </w:r>
            <w:r>
              <w:rPr>
                <w:noProof/>
                <w:webHidden/>
              </w:rPr>
              <w:instrText xml:space="preserve"> PAGEREF _Toc379671962 \h </w:instrText>
            </w:r>
            <w:r>
              <w:rPr>
                <w:noProof/>
                <w:webHidden/>
              </w:rPr>
            </w:r>
          </w:ins>
          <w:r>
            <w:rPr>
              <w:noProof/>
              <w:webHidden/>
            </w:rPr>
            <w:fldChar w:fldCharType="separate"/>
          </w:r>
          <w:ins w:id="1228" w:author="msammartano" w:date="2014-02-09T00:58:00Z">
            <w:r>
              <w:rPr>
                <w:noProof/>
                <w:webHidden/>
              </w:rPr>
              <w:t>108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29" w:author="msammartano" w:date="2014-02-09T00:58:00Z"/>
              <w:rFonts w:eastAsiaTheme="minorEastAsia"/>
              <w:noProof/>
            </w:rPr>
          </w:pPr>
          <w:ins w:id="123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"_Toc379671963"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Gr.touch touched, x, y</w:t>
            </w:r>
            <w:r>
              <w:rPr>
                <w:noProof/>
                <w:webHidden/>
              </w:rPr>
              <w:tab/>
            </w:r>
            <w:r>
              <w:rPr>
                <w:noProof/>
                <w:webHidden/>
              </w:rPr>
              <w:fldChar w:fldCharType="begin"/>
            </w:r>
            <w:r>
              <w:rPr>
                <w:noProof/>
                <w:webHidden/>
              </w:rPr>
              <w:instrText xml:space="preserve"> PAGEREF _Toc379671963 \h </w:instrText>
            </w:r>
            <w:r>
              <w:rPr>
                <w:noProof/>
                <w:webHidden/>
              </w:rPr>
            </w:r>
          </w:ins>
          <w:r>
            <w:rPr>
              <w:noProof/>
              <w:webHidden/>
            </w:rPr>
            <w:fldChar w:fldCharType="separate"/>
          </w:r>
          <w:ins w:id="1231" w:author="msammartano" w:date="2014-02-09T00:58:00Z">
            <w:r>
              <w:rPr>
                <w:noProof/>
                <w:webHidden/>
              </w:rPr>
              <w:t>108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32" w:author="msammartano" w:date="2014-02-09T00:58:00Z"/>
              <w:rFonts w:eastAsiaTheme="minorEastAsia"/>
              <w:noProof/>
            </w:rPr>
          </w:pPr>
          <w:ins w:id="123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"_Toc379671964"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Gr.bounded.touch touched, left, top, right, bottom</w:t>
            </w:r>
            <w:r>
              <w:rPr>
                <w:noProof/>
                <w:webHidden/>
              </w:rPr>
              <w:tab/>
            </w:r>
            <w:r>
              <w:rPr>
                <w:noProof/>
                <w:webHidden/>
              </w:rPr>
              <w:fldChar w:fldCharType="begin"/>
            </w:r>
            <w:r>
              <w:rPr>
                <w:noProof/>
                <w:webHidden/>
              </w:rPr>
              <w:instrText xml:space="preserve"> PAGEREF _Toc379671964 \h </w:instrText>
            </w:r>
            <w:r>
              <w:rPr>
                <w:noProof/>
                <w:webHidden/>
              </w:rPr>
            </w:r>
          </w:ins>
          <w:r>
            <w:rPr>
              <w:noProof/>
              <w:webHidden/>
            </w:rPr>
            <w:fldChar w:fldCharType="separate"/>
          </w:r>
          <w:ins w:id="1234" w:author="msammartano" w:date="2014-02-09T00:58:00Z">
            <w:r>
              <w:rPr>
                <w:noProof/>
                <w:webHidden/>
              </w:rPr>
              <w:t>109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35" w:author="msammartano" w:date="2014-02-09T00:58:00Z"/>
              <w:rFonts w:eastAsiaTheme="minorEastAsia"/>
              <w:noProof/>
            </w:rPr>
          </w:pPr>
          <w:ins w:id="123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"_Toc379671965"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Gr.touch2 touched, x, y</w:t>
            </w:r>
            <w:r>
              <w:rPr>
                <w:noProof/>
                <w:webHidden/>
              </w:rPr>
              <w:tab/>
            </w:r>
            <w:r>
              <w:rPr>
                <w:noProof/>
                <w:webHidden/>
              </w:rPr>
              <w:fldChar w:fldCharType="begin"/>
            </w:r>
            <w:r>
              <w:rPr>
                <w:noProof/>
                <w:webHidden/>
              </w:rPr>
              <w:instrText xml:space="preserve"> PAGEREF _Toc379671965 \h </w:instrText>
            </w:r>
            <w:r>
              <w:rPr>
                <w:noProof/>
                <w:webHidden/>
              </w:rPr>
            </w:r>
          </w:ins>
          <w:r>
            <w:rPr>
              <w:noProof/>
              <w:webHidden/>
            </w:rPr>
            <w:fldChar w:fldCharType="separate"/>
          </w:r>
          <w:ins w:id="1237" w:author="msammartano" w:date="2014-02-09T00:58:00Z">
            <w:r>
              <w:rPr>
                <w:noProof/>
                <w:webHidden/>
              </w:rPr>
              <w:t>109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38" w:author="msammartano" w:date="2014-02-09T00:58:00Z"/>
              <w:rFonts w:eastAsiaTheme="minorEastAsia"/>
              <w:noProof/>
            </w:rPr>
          </w:pPr>
          <w:ins w:id="123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"_Toc379671966"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Gr.bounded.touch2 touched, left, top, right, bottom</w:t>
            </w:r>
            <w:r>
              <w:rPr>
                <w:noProof/>
                <w:webHidden/>
              </w:rPr>
              <w:tab/>
            </w:r>
            <w:r>
              <w:rPr>
                <w:noProof/>
                <w:webHidden/>
              </w:rPr>
              <w:fldChar w:fldCharType="begin"/>
            </w:r>
            <w:r>
              <w:rPr>
                <w:noProof/>
                <w:webHidden/>
              </w:rPr>
              <w:instrText xml:space="preserve"> PAGEREF _Toc379671966 \h </w:instrText>
            </w:r>
            <w:r>
              <w:rPr>
                <w:noProof/>
                <w:webHidden/>
              </w:rPr>
            </w:r>
          </w:ins>
          <w:r>
            <w:rPr>
              <w:noProof/>
              <w:webHidden/>
            </w:rPr>
            <w:fldChar w:fldCharType="separate"/>
          </w:r>
          <w:ins w:id="1240" w:author="msammartano" w:date="2014-02-09T00:58:00Z">
            <w:r>
              <w:rPr>
                <w:noProof/>
                <w:webHidden/>
              </w:rPr>
              <w:t>109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41" w:author="msammartano" w:date="2014-02-09T00:58:00Z"/>
              <w:rFonts w:eastAsiaTheme="minorEastAsia"/>
              <w:noProof/>
            </w:rPr>
          </w:pPr>
          <w:ins w:id="124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"_Toc379671967"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OnGRTouch:</w:t>
            </w:r>
            <w:r>
              <w:rPr>
                <w:noProof/>
                <w:webHidden/>
              </w:rPr>
              <w:tab/>
            </w:r>
            <w:r>
              <w:rPr>
                <w:noProof/>
                <w:webHidden/>
              </w:rPr>
              <w:fldChar w:fldCharType="begin"/>
            </w:r>
            <w:r>
              <w:rPr>
                <w:noProof/>
                <w:webHidden/>
              </w:rPr>
              <w:instrText xml:space="preserve"> PAGEREF _Toc379671967 \h </w:instrText>
            </w:r>
            <w:r>
              <w:rPr>
                <w:noProof/>
                <w:webHidden/>
              </w:rPr>
            </w:r>
          </w:ins>
          <w:r>
            <w:rPr>
              <w:noProof/>
              <w:webHidden/>
            </w:rPr>
            <w:fldChar w:fldCharType="separate"/>
          </w:r>
          <w:ins w:id="1243" w:author="msammartano" w:date="2014-02-09T00:58:00Z">
            <w:r>
              <w:rPr>
                <w:noProof/>
                <w:webHidden/>
              </w:rPr>
              <w:t>109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44" w:author="msammartano" w:date="2014-02-09T00:58:00Z"/>
              <w:rFonts w:eastAsiaTheme="minorEastAsia"/>
              <w:noProof/>
            </w:rPr>
          </w:pPr>
          <w:ins w:id="1245"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"_Toc379671968"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Gr.onGRTouch.resume</w:t>
            </w:r>
            <w:r>
              <w:rPr>
                <w:noProof/>
                <w:webHidden/>
              </w:rPr>
              <w:tab/>
            </w:r>
            <w:r>
              <w:rPr>
                <w:noProof/>
                <w:webHidden/>
              </w:rPr>
              <w:fldChar w:fldCharType="begin"/>
            </w:r>
            <w:r>
              <w:rPr>
                <w:noProof/>
                <w:webHidden/>
              </w:rPr>
              <w:instrText xml:space="preserve"> PAGEREF _Toc379671968 \h </w:instrText>
            </w:r>
            <w:r>
              <w:rPr>
                <w:noProof/>
                <w:webHidden/>
              </w:rPr>
            </w:r>
          </w:ins>
          <w:r>
            <w:rPr>
              <w:noProof/>
              <w:webHidden/>
            </w:rPr>
            <w:fldChar w:fldCharType="separate"/>
          </w:r>
          <w:ins w:id="1246" w:author="msammartano" w:date="2014-02-09T00:58:00Z">
            <w:r>
              <w:rPr>
                <w:noProof/>
                <w:webHidden/>
              </w:rPr>
              <w:t>109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247" w:author="msammartano" w:date="2014-02-09T00:58:00Z"/>
              <w:rFonts w:eastAsiaTheme="minorEastAsia"/>
              <w:noProof/>
            </w:rPr>
          </w:pPr>
          <w:ins w:id="124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"_Toc379671969"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Text Commands</w:t>
            </w:r>
            <w:r>
              <w:rPr>
                <w:noProof/>
                <w:webHidden/>
              </w:rPr>
              <w:tab/>
            </w:r>
            <w:r>
              <w:rPr>
                <w:noProof/>
                <w:webHidden/>
              </w:rPr>
              <w:fldChar w:fldCharType="begin"/>
            </w:r>
            <w:r>
              <w:rPr>
                <w:noProof/>
                <w:webHidden/>
              </w:rPr>
              <w:instrText xml:space="preserve"> PAGEREF _Toc379671969 \h </w:instrText>
            </w:r>
            <w:r>
              <w:rPr>
                <w:noProof/>
                <w:webHidden/>
              </w:rPr>
            </w:r>
          </w:ins>
          <w:r>
            <w:rPr>
              <w:noProof/>
              <w:webHidden/>
            </w:rPr>
            <w:fldChar w:fldCharType="separate"/>
          </w:r>
          <w:ins w:id="1249" w:author="msammartano" w:date="2014-02-09T00:58:00Z">
            <w:r>
              <w:rPr>
                <w:noProof/>
                <w:webHidden/>
              </w:rPr>
              <w:t>109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50" w:author="msammartano" w:date="2014-02-09T00:58:00Z"/>
              <w:rFonts w:eastAsiaTheme="minorEastAsia"/>
              <w:noProof/>
            </w:rPr>
          </w:pPr>
          <w:ins w:id="125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"_Toc379671970"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Gr.text.align type</w:t>
            </w:r>
            <w:r>
              <w:rPr>
                <w:noProof/>
                <w:webHidden/>
              </w:rPr>
              <w:tab/>
            </w:r>
            <w:r>
              <w:rPr>
                <w:noProof/>
                <w:webHidden/>
              </w:rPr>
              <w:fldChar w:fldCharType="begin"/>
            </w:r>
            <w:r>
              <w:rPr>
                <w:noProof/>
                <w:webHidden/>
              </w:rPr>
              <w:instrText xml:space="preserve"> PAGEREF _Toc379671970 \h </w:instrText>
            </w:r>
            <w:r>
              <w:rPr>
                <w:noProof/>
                <w:webHidden/>
              </w:rPr>
            </w:r>
          </w:ins>
          <w:r>
            <w:rPr>
              <w:noProof/>
              <w:webHidden/>
            </w:rPr>
            <w:fldChar w:fldCharType="separate"/>
          </w:r>
          <w:ins w:id="1252" w:author="msammartano" w:date="2014-02-09T00:58:00Z">
            <w:r>
              <w:rPr>
                <w:noProof/>
                <w:webHidden/>
              </w:rPr>
              <w:t>109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53" w:author="msammartano" w:date="2014-02-09T00:58:00Z"/>
              <w:rFonts w:eastAsiaTheme="minorEastAsia"/>
              <w:noProof/>
            </w:rPr>
          </w:pPr>
          <w:ins w:id="125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"_Toc379671971"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Gr.text.size &lt;nexp&gt;</w:t>
            </w:r>
            <w:r>
              <w:rPr>
                <w:noProof/>
                <w:webHidden/>
              </w:rPr>
              <w:tab/>
            </w:r>
            <w:r>
              <w:rPr>
                <w:noProof/>
                <w:webHidden/>
              </w:rPr>
              <w:fldChar w:fldCharType="begin"/>
            </w:r>
            <w:r>
              <w:rPr>
                <w:noProof/>
                <w:webHidden/>
              </w:rPr>
              <w:instrText xml:space="preserve"> PAGEREF _Toc379671971 \h </w:instrText>
            </w:r>
            <w:r>
              <w:rPr>
                <w:noProof/>
                <w:webHidden/>
              </w:rPr>
            </w:r>
          </w:ins>
          <w:r>
            <w:rPr>
              <w:noProof/>
              <w:webHidden/>
            </w:rPr>
            <w:fldChar w:fldCharType="separate"/>
          </w:r>
          <w:ins w:id="1255" w:author="msammartano" w:date="2014-02-09T00:58:00Z">
            <w:r>
              <w:rPr>
                <w:noProof/>
                <w:webHidden/>
              </w:rPr>
              <w:t>109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56" w:author="msammartano" w:date="2014-02-09T00:58:00Z"/>
              <w:rFonts w:eastAsiaTheme="minorEastAsia"/>
              <w:noProof/>
            </w:rPr>
          </w:pPr>
          <w:ins w:id="125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"_Toc379671972"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Gr.text.width &lt;nvar&gt;, &lt;sexp&gt;</w:t>
            </w:r>
            <w:r>
              <w:rPr>
                <w:noProof/>
                <w:webHidden/>
              </w:rPr>
              <w:tab/>
            </w:r>
            <w:r>
              <w:rPr>
                <w:noProof/>
                <w:webHidden/>
              </w:rPr>
              <w:fldChar w:fldCharType="begin"/>
            </w:r>
            <w:r>
              <w:rPr>
                <w:noProof/>
                <w:webHidden/>
              </w:rPr>
              <w:instrText xml:space="preserve"> PAGEREF _Toc379671972 \h </w:instrText>
            </w:r>
            <w:r>
              <w:rPr>
                <w:noProof/>
                <w:webHidden/>
              </w:rPr>
            </w:r>
          </w:ins>
          <w:r>
            <w:rPr>
              <w:noProof/>
              <w:webHidden/>
            </w:rPr>
            <w:fldChar w:fldCharType="separate"/>
          </w:r>
          <w:ins w:id="1258" w:author="msammartano" w:date="2014-02-09T00:58:00Z">
            <w:r>
              <w:rPr>
                <w:noProof/>
                <w:webHidden/>
              </w:rPr>
              <w:t>109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59" w:author="msammartano" w:date="2014-02-09T00:58:00Z"/>
              <w:rFonts w:eastAsiaTheme="minorEastAsia"/>
              <w:noProof/>
            </w:rPr>
          </w:pPr>
          <w:ins w:id="126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"_Toc379671973"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Gr.get.textbounds &lt;sexp&gt;, left, top, right, bottom</w:t>
            </w:r>
            <w:r>
              <w:rPr>
                <w:noProof/>
                <w:webHidden/>
              </w:rPr>
              <w:tab/>
            </w:r>
            <w:r>
              <w:rPr>
                <w:noProof/>
                <w:webHidden/>
              </w:rPr>
              <w:fldChar w:fldCharType="begin"/>
            </w:r>
            <w:r>
              <w:rPr>
                <w:noProof/>
                <w:webHidden/>
              </w:rPr>
              <w:instrText xml:space="preserve"> PAGEREF _Toc379671973 \h </w:instrText>
            </w:r>
            <w:r>
              <w:rPr>
                <w:noProof/>
                <w:webHidden/>
              </w:rPr>
            </w:r>
          </w:ins>
          <w:r>
            <w:rPr>
              <w:noProof/>
              <w:webHidden/>
            </w:rPr>
            <w:fldChar w:fldCharType="separate"/>
          </w:r>
          <w:ins w:id="1261" w:author="msammartano" w:date="2014-02-09T00:58:00Z">
            <w:r>
              <w:rPr>
                <w:noProof/>
                <w:webHidden/>
              </w:rPr>
              <w:t>110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62" w:author="msammartano" w:date="2014-02-09T00:58:00Z"/>
              <w:rFonts w:eastAsiaTheme="minorEastAsia"/>
              <w:noProof/>
            </w:rPr>
          </w:pPr>
          <w:ins w:id="126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"_Toc379671974"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Gr.text.typeface &lt;nexp&gt;</w:t>
            </w:r>
            <w:r>
              <w:rPr>
                <w:noProof/>
                <w:webHidden/>
              </w:rPr>
              <w:tab/>
            </w:r>
            <w:r>
              <w:rPr>
                <w:noProof/>
                <w:webHidden/>
              </w:rPr>
              <w:fldChar w:fldCharType="begin"/>
            </w:r>
            <w:r>
              <w:rPr>
                <w:noProof/>
                <w:webHidden/>
              </w:rPr>
              <w:instrText xml:space="preserve"> PAGEREF _Toc379671974 \h </w:instrText>
            </w:r>
            <w:r>
              <w:rPr>
                <w:noProof/>
                <w:webHidden/>
              </w:rPr>
            </w:r>
          </w:ins>
          <w:r>
            <w:rPr>
              <w:noProof/>
              <w:webHidden/>
            </w:rPr>
            <w:fldChar w:fldCharType="separate"/>
          </w:r>
          <w:ins w:id="1264" w:author="msammartano" w:date="2014-02-09T00:58:00Z">
            <w:r>
              <w:rPr>
                <w:noProof/>
                <w:webHidden/>
              </w:rPr>
              <w:t>110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65" w:author="msammartano" w:date="2014-02-09T00:58:00Z"/>
              <w:rFonts w:eastAsiaTheme="minorEastAsia"/>
              <w:noProof/>
            </w:rPr>
          </w:pPr>
          <w:ins w:id="126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"_Toc379671975"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Gr.text.bold &lt;lexp&gt;</w:t>
            </w:r>
            <w:r>
              <w:rPr>
                <w:noProof/>
                <w:webHidden/>
              </w:rPr>
              <w:tab/>
            </w:r>
            <w:r>
              <w:rPr>
                <w:noProof/>
                <w:webHidden/>
              </w:rPr>
              <w:fldChar w:fldCharType="begin"/>
            </w:r>
            <w:r>
              <w:rPr>
                <w:noProof/>
                <w:webHidden/>
              </w:rPr>
              <w:instrText xml:space="preserve"> PAGEREF _Toc379671975 \h </w:instrText>
            </w:r>
            <w:r>
              <w:rPr>
                <w:noProof/>
                <w:webHidden/>
              </w:rPr>
            </w:r>
          </w:ins>
          <w:r>
            <w:rPr>
              <w:noProof/>
              <w:webHidden/>
            </w:rPr>
            <w:fldChar w:fldCharType="separate"/>
          </w:r>
          <w:ins w:id="1267" w:author="msammartano" w:date="2014-02-09T00:58:00Z">
            <w:r>
              <w:rPr>
                <w:noProof/>
                <w:webHidden/>
              </w:rPr>
              <w:t>110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68" w:author="msammartano" w:date="2014-02-09T00:58:00Z"/>
              <w:rFonts w:eastAsiaTheme="minorEastAsia"/>
              <w:noProof/>
            </w:rPr>
          </w:pPr>
          <w:ins w:id="126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"_Toc379671976"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Gr.text.skew &lt;nexp&gt;</w:t>
            </w:r>
            <w:r>
              <w:rPr>
                <w:noProof/>
                <w:webHidden/>
              </w:rPr>
              <w:tab/>
            </w:r>
            <w:r>
              <w:rPr>
                <w:noProof/>
                <w:webHidden/>
              </w:rPr>
              <w:fldChar w:fldCharType="begin"/>
            </w:r>
            <w:r>
              <w:rPr>
                <w:noProof/>
                <w:webHidden/>
              </w:rPr>
              <w:instrText xml:space="preserve"> PAGEREF _Toc379671976 \h </w:instrText>
            </w:r>
            <w:r>
              <w:rPr>
                <w:noProof/>
                <w:webHidden/>
              </w:rPr>
            </w:r>
          </w:ins>
          <w:r>
            <w:rPr>
              <w:noProof/>
              <w:webHidden/>
            </w:rPr>
            <w:fldChar w:fldCharType="separate"/>
          </w:r>
          <w:ins w:id="1270" w:author="msammartano" w:date="2014-02-09T00:58:00Z">
            <w:r>
              <w:rPr>
                <w:noProof/>
                <w:webHidden/>
              </w:rPr>
              <w:t>110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71" w:author="msammartano" w:date="2014-02-09T00:58:00Z"/>
              <w:rFonts w:eastAsiaTheme="minorEastAsia"/>
              <w:noProof/>
            </w:rPr>
          </w:pPr>
          <w:ins w:id="127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"_Toc379671977"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Gr.text.underline &lt;lexp&gt;</w:t>
            </w:r>
            <w:r>
              <w:rPr>
                <w:noProof/>
                <w:webHidden/>
              </w:rPr>
              <w:tab/>
            </w:r>
            <w:r>
              <w:rPr>
                <w:noProof/>
                <w:webHidden/>
              </w:rPr>
              <w:fldChar w:fldCharType="begin"/>
            </w:r>
            <w:r>
              <w:rPr>
                <w:noProof/>
                <w:webHidden/>
              </w:rPr>
              <w:instrText xml:space="preserve"> PAGEREF _Toc379671977 \h </w:instrText>
            </w:r>
            <w:r>
              <w:rPr>
                <w:noProof/>
                <w:webHidden/>
              </w:rPr>
            </w:r>
          </w:ins>
          <w:r>
            <w:rPr>
              <w:noProof/>
              <w:webHidden/>
            </w:rPr>
            <w:fldChar w:fldCharType="separate"/>
          </w:r>
          <w:ins w:id="1273" w:author="msammartano" w:date="2014-02-09T00:58:00Z">
            <w:r>
              <w:rPr>
                <w:noProof/>
                <w:webHidden/>
              </w:rPr>
              <w:t>110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74" w:author="msammartano" w:date="2014-02-09T00:58:00Z"/>
              <w:rFonts w:eastAsiaTheme="minorEastAsia"/>
              <w:noProof/>
            </w:rPr>
          </w:pPr>
          <w:ins w:id="127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"_Toc379671978"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Gr.text.strike &lt;lexp&gt;</w:t>
            </w:r>
            <w:r>
              <w:rPr>
                <w:noProof/>
                <w:webHidden/>
              </w:rPr>
              <w:tab/>
            </w:r>
            <w:r>
              <w:rPr>
                <w:noProof/>
                <w:webHidden/>
              </w:rPr>
              <w:fldChar w:fldCharType="begin"/>
            </w:r>
            <w:r>
              <w:rPr>
                <w:noProof/>
                <w:webHidden/>
              </w:rPr>
              <w:instrText xml:space="preserve"> PAGEREF _Toc379671978 \h </w:instrText>
            </w:r>
            <w:r>
              <w:rPr>
                <w:noProof/>
                <w:webHidden/>
              </w:rPr>
            </w:r>
          </w:ins>
          <w:r>
            <w:rPr>
              <w:noProof/>
              <w:webHidden/>
            </w:rPr>
            <w:fldChar w:fldCharType="separate"/>
          </w:r>
          <w:ins w:id="1276" w:author="msammartano" w:date="2014-02-09T00:58:00Z">
            <w:r>
              <w:rPr>
                <w:noProof/>
                <w:webHidden/>
              </w:rPr>
              <w:t>110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77" w:author="msammartano" w:date="2014-02-09T00:58:00Z"/>
              <w:rFonts w:eastAsiaTheme="minorEastAsia"/>
              <w:noProof/>
            </w:rPr>
          </w:pPr>
          <w:ins w:id="127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"_Toc379671979"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_Toc379671979 \h </w:instrText>
            </w:r>
            <w:r>
              <w:rPr>
                <w:noProof/>
                <w:webHidden/>
              </w:rPr>
            </w:r>
          </w:ins>
          <w:r>
            <w:rPr>
              <w:noProof/>
              <w:webHidden/>
            </w:rPr>
            <w:fldChar w:fldCharType="separate"/>
          </w:r>
          <w:ins w:id="1279" w:author="msammartano" w:date="2014-02-09T00:58:00Z">
            <w:r>
              <w:rPr>
                <w:noProof/>
                <w:webHidden/>
              </w:rPr>
              <w:t>111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280" w:author="msammartano" w:date="2014-02-09T00:58:00Z"/>
              <w:rFonts w:eastAsiaTheme="minorEastAsia"/>
              <w:noProof/>
            </w:rPr>
          </w:pPr>
          <w:ins w:id="128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"_Toc379671980"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Bitmap Commands</w:t>
            </w:r>
            <w:r>
              <w:rPr>
                <w:noProof/>
                <w:webHidden/>
              </w:rPr>
              <w:tab/>
            </w:r>
            <w:r>
              <w:rPr>
                <w:noProof/>
                <w:webHidden/>
              </w:rPr>
              <w:fldChar w:fldCharType="begin"/>
            </w:r>
            <w:r>
              <w:rPr>
                <w:noProof/>
                <w:webHidden/>
              </w:rPr>
              <w:instrText xml:space="preserve"> PAGEREF _Toc379671980 \h </w:instrText>
            </w:r>
            <w:r>
              <w:rPr>
                <w:noProof/>
                <w:webHidden/>
              </w:rPr>
            </w:r>
          </w:ins>
          <w:r>
            <w:rPr>
              <w:noProof/>
              <w:webHidden/>
            </w:rPr>
            <w:fldChar w:fldCharType="separate"/>
          </w:r>
          <w:ins w:id="1282" w:author="msammartano" w:date="2014-02-09T00:58:00Z">
            <w:r>
              <w:rPr>
                <w:noProof/>
                <w:webHidden/>
              </w:rPr>
              <w:t>111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83" w:author="msammartano" w:date="2014-02-09T00:58:00Z"/>
              <w:rFonts w:eastAsiaTheme="minorEastAsia"/>
              <w:noProof/>
            </w:rPr>
          </w:pPr>
          <w:ins w:id="128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"_Toc379671981"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Gr.bitmap.create &lt;bitmap_ptr_nvar&gt;, width, height</w:t>
            </w:r>
            <w:r>
              <w:rPr>
                <w:noProof/>
                <w:webHidden/>
              </w:rPr>
              <w:tab/>
            </w:r>
            <w:r>
              <w:rPr>
                <w:noProof/>
                <w:webHidden/>
              </w:rPr>
              <w:fldChar w:fldCharType="begin"/>
            </w:r>
            <w:r>
              <w:rPr>
                <w:noProof/>
                <w:webHidden/>
              </w:rPr>
              <w:instrText xml:space="preserve"> PAGEREF _Toc379671981 \h </w:instrText>
            </w:r>
            <w:r>
              <w:rPr>
                <w:noProof/>
                <w:webHidden/>
              </w:rPr>
            </w:r>
          </w:ins>
          <w:r>
            <w:rPr>
              <w:noProof/>
              <w:webHidden/>
            </w:rPr>
            <w:fldChar w:fldCharType="separate"/>
          </w:r>
          <w:ins w:id="1285" w:author="msammartano" w:date="2014-02-09T00:58:00Z">
            <w:r>
              <w:rPr>
                <w:noProof/>
                <w:webHidden/>
              </w:rPr>
              <w:t>111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86" w:author="msammartano" w:date="2014-02-09T00:58:00Z"/>
              <w:rFonts w:eastAsiaTheme="minorEastAsia"/>
              <w:noProof/>
            </w:rPr>
          </w:pPr>
          <w:ins w:id="128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"_Toc379671982"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Gr.bitmap.load &lt;bitmap_ptr_nvar&gt;, File_name$</w:t>
            </w:r>
            <w:r>
              <w:rPr>
                <w:noProof/>
                <w:webHidden/>
              </w:rPr>
              <w:tab/>
            </w:r>
            <w:r>
              <w:rPr>
                <w:noProof/>
                <w:webHidden/>
              </w:rPr>
              <w:fldChar w:fldCharType="begin"/>
            </w:r>
            <w:r>
              <w:rPr>
                <w:noProof/>
                <w:webHidden/>
              </w:rPr>
              <w:instrText xml:space="preserve"> PAGEREF _Toc379671982 \h </w:instrText>
            </w:r>
            <w:r>
              <w:rPr>
                <w:noProof/>
                <w:webHidden/>
              </w:rPr>
            </w:r>
          </w:ins>
          <w:r>
            <w:rPr>
              <w:noProof/>
              <w:webHidden/>
            </w:rPr>
            <w:fldChar w:fldCharType="separate"/>
          </w:r>
          <w:ins w:id="1288" w:author="msammartano" w:date="2014-02-09T00:58:00Z">
            <w:r>
              <w:rPr>
                <w:noProof/>
                <w:webHidden/>
              </w:rPr>
              <w:t>111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89" w:author="msammartano" w:date="2014-02-09T00:58:00Z"/>
              <w:rFonts w:eastAsiaTheme="minorEastAsia"/>
              <w:noProof/>
            </w:rPr>
          </w:pPr>
          <w:ins w:id="129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"_Toc379671983"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Gr.bitmap.size &lt;bitmap_ptr_nvar&gt;, width, height</w:t>
            </w:r>
            <w:r>
              <w:rPr>
                <w:noProof/>
                <w:webHidden/>
              </w:rPr>
              <w:tab/>
            </w:r>
            <w:r>
              <w:rPr>
                <w:noProof/>
                <w:webHidden/>
              </w:rPr>
              <w:fldChar w:fldCharType="begin"/>
            </w:r>
            <w:r>
              <w:rPr>
                <w:noProof/>
                <w:webHidden/>
              </w:rPr>
              <w:instrText xml:space="preserve"> PAGEREF _Toc379671983 \h </w:instrText>
            </w:r>
            <w:r>
              <w:rPr>
                <w:noProof/>
                <w:webHidden/>
              </w:rPr>
            </w:r>
          </w:ins>
          <w:r>
            <w:rPr>
              <w:noProof/>
              <w:webHidden/>
            </w:rPr>
            <w:fldChar w:fldCharType="separate"/>
          </w:r>
          <w:ins w:id="1291" w:author="msammartano" w:date="2014-02-09T00:58:00Z">
            <w:r>
              <w:rPr>
                <w:noProof/>
                <w:webHidden/>
              </w:rPr>
              <w:t>111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92" w:author="msammartano" w:date="2014-02-09T00:58:00Z"/>
              <w:rFonts w:eastAsiaTheme="minorEastAsia"/>
              <w:noProof/>
            </w:rPr>
          </w:pPr>
          <w:ins w:id="129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"_Toc379671984"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_Toc379671984 \h </w:instrText>
            </w:r>
            <w:r>
              <w:rPr>
                <w:noProof/>
                <w:webHidden/>
              </w:rPr>
            </w:r>
          </w:ins>
          <w:r>
            <w:rPr>
              <w:noProof/>
              <w:webHidden/>
            </w:rPr>
            <w:fldChar w:fldCharType="separate"/>
          </w:r>
          <w:ins w:id="1294" w:author="msammartano" w:date="2014-02-09T00:58:00Z">
            <w:r>
              <w:rPr>
                <w:noProof/>
                <w:webHidden/>
              </w:rPr>
              <w:t>111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95" w:author="msammartano" w:date="2014-02-09T00:58:00Z"/>
              <w:rFonts w:eastAsiaTheme="minorEastAsia"/>
              <w:noProof/>
            </w:rPr>
          </w:pPr>
          <w:ins w:id="129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"_Toc379671985"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Gr.bitmap.delete &lt;bitmap_ptr_nvar&gt;</w:t>
            </w:r>
            <w:r>
              <w:rPr>
                <w:noProof/>
                <w:webHidden/>
              </w:rPr>
              <w:tab/>
            </w:r>
            <w:r>
              <w:rPr>
                <w:noProof/>
                <w:webHidden/>
              </w:rPr>
              <w:fldChar w:fldCharType="begin"/>
            </w:r>
            <w:r>
              <w:rPr>
                <w:noProof/>
                <w:webHidden/>
              </w:rPr>
              <w:instrText xml:space="preserve"> PAGEREF _Toc379671985 \h </w:instrText>
            </w:r>
            <w:r>
              <w:rPr>
                <w:noProof/>
                <w:webHidden/>
              </w:rPr>
            </w:r>
          </w:ins>
          <w:r>
            <w:rPr>
              <w:noProof/>
              <w:webHidden/>
            </w:rPr>
            <w:fldChar w:fldCharType="separate"/>
          </w:r>
          <w:ins w:id="1297" w:author="msammartano" w:date="2014-02-09T00:58:00Z">
            <w:r>
              <w:rPr>
                <w:noProof/>
                <w:webHidden/>
              </w:rPr>
              <w:t>112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298" w:author="msammartano" w:date="2014-02-09T00:58:00Z"/>
              <w:rFonts w:eastAsiaTheme="minorEastAsia"/>
              <w:noProof/>
            </w:rPr>
          </w:pPr>
          <w:ins w:id="129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"_Toc379671986"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_Toc379671986 \h </w:instrText>
            </w:r>
            <w:r>
              <w:rPr>
                <w:noProof/>
                <w:webHidden/>
              </w:rPr>
            </w:r>
          </w:ins>
          <w:r>
            <w:rPr>
              <w:noProof/>
              <w:webHidden/>
            </w:rPr>
            <w:fldChar w:fldCharType="separate"/>
          </w:r>
          <w:ins w:id="1300" w:author="msammartano" w:date="2014-02-09T00:58:00Z">
            <w:r>
              <w:rPr>
                <w:noProof/>
                <w:webHidden/>
              </w:rPr>
              <w:t>112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01" w:author="msammartano" w:date="2014-02-09T00:58:00Z"/>
              <w:rFonts w:eastAsiaTheme="minorEastAsia"/>
              <w:noProof/>
            </w:rPr>
          </w:pPr>
          <w:ins w:id="130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"_Toc379671987"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_Toc379671987 \h </w:instrText>
            </w:r>
            <w:r>
              <w:rPr>
                <w:noProof/>
                <w:webHidden/>
              </w:rPr>
            </w:r>
          </w:ins>
          <w:r>
            <w:rPr>
              <w:noProof/>
              <w:webHidden/>
            </w:rPr>
            <w:fldChar w:fldCharType="separate"/>
          </w:r>
          <w:ins w:id="1303" w:author="msammartano" w:date="2014-02-09T00:58:00Z">
            <w:r>
              <w:rPr>
                <w:noProof/>
                <w:webHidden/>
              </w:rPr>
              <w:t>112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04" w:author="msammartano" w:date="2014-02-09T00:58:00Z"/>
              <w:rFonts w:eastAsiaTheme="minorEastAsia"/>
              <w:noProof/>
            </w:rPr>
          </w:pPr>
          <w:ins w:id="130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"_Toc379671988"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_Toc379671988 \h </w:instrText>
            </w:r>
            <w:r>
              <w:rPr>
                <w:noProof/>
                <w:webHidden/>
              </w:rPr>
            </w:r>
          </w:ins>
          <w:r>
            <w:rPr>
              <w:noProof/>
              <w:webHidden/>
            </w:rPr>
            <w:fldChar w:fldCharType="separate"/>
          </w:r>
          <w:ins w:id="1306" w:author="msammartano" w:date="2014-02-09T00:58:00Z">
            <w:r>
              <w:rPr>
                <w:noProof/>
                <w:webHidden/>
              </w:rPr>
              <w:t>112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07" w:author="msammartano" w:date="2014-02-09T00:58:00Z"/>
              <w:rFonts w:eastAsiaTheme="minorEastAsia"/>
              <w:noProof/>
            </w:rPr>
          </w:pPr>
          <w:ins w:id="130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"_Toc379671989"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_Toc379671989 \h </w:instrText>
            </w:r>
            <w:r>
              <w:rPr>
                <w:noProof/>
                <w:webHidden/>
              </w:rPr>
            </w:r>
          </w:ins>
          <w:r>
            <w:rPr>
              <w:noProof/>
              <w:webHidden/>
            </w:rPr>
            <w:fldChar w:fldCharType="separate"/>
          </w:r>
          <w:ins w:id="1309" w:author="msammartano" w:date="2014-02-09T00:58:00Z">
            <w:r>
              <w:rPr>
                <w:noProof/>
                <w:webHidden/>
              </w:rPr>
              <w:t>112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10" w:author="msammartano" w:date="2014-02-09T00:58:00Z"/>
              <w:rFonts w:eastAsiaTheme="minorEastAsia"/>
              <w:noProof/>
            </w:rPr>
          </w:pPr>
          <w:ins w:id="131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"_Toc379671990"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Gr.bitmap.drawinto.start &lt;bitmap_ptr_nvar&gt;</w:t>
            </w:r>
            <w:r>
              <w:rPr>
                <w:noProof/>
                <w:webHidden/>
              </w:rPr>
              <w:tab/>
            </w:r>
            <w:r>
              <w:rPr>
                <w:noProof/>
                <w:webHidden/>
              </w:rPr>
              <w:fldChar w:fldCharType="begin"/>
            </w:r>
            <w:r>
              <w:rPr>
                <w:noProof/>
                <w:webHidden/>
              </w:rPr>
              <w:instrText xml:space="preserve"> PAGEREF _Toc379671990 \h </w:instrText>
            </w:r>
            <w:r>
              <w:rPr>
                <w:noProof/>
                <w:webHidden/>
              </w:rPr>
            </w:r>
          </w:ins>
          <w:r>
            <w:rPr>
              <w:noProof/>
              <w:webHidden/>
            </w:rPr>
            <w:fldChar w:fldCharType="separate"/>
          </w:r>
          <w:ins w:id="1312" w:author="msammartano" w:date="2014-02-09T00:58:00Z">
            <w:r>
              <w:rPr>
                <w:noProof/>
                <w:webHidden/>
              </w:rPr>
              <w:t>113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13" w:author="msammartano" w:date="2014-02-09T00:58:00Z"/>
              <w:rFonts w:eastAsiaTheme="minorEastAsia"/>
              <w:noProof/>
            </w:rPr>
          </w:pPr>
          <w:ins w:id="131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"_Toc379671991"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Gr.bitmap.drawinto.end</w:t>
            </w:r>
            <w:r>
              <w:rPr>
                <w:noProof/>
                <w:webHidden/>
              </w:rPr>
              <w:tab/>
            </w:r>
            <w:r>
              <w:rPr>
                <w:noProof/>
                <w:webHidden/>
              </w:rPr>
              <w:fldChar w:fldCharType="begin"/>
            </w:r>
            <w:r>
              <w:rPr>
                <w:noProof/>
                <w:webHidden/>
              </w:rPr>
              <w:instrText xml:space="preserve"> PAGEREF _Toc379671991 \h </w:instrText>
            </w:r>
            <w:r>
              <w:rPr>
                <w:noProof/>
                <w:webHidden/>
              </w:rPr>
            </w:r>
          </w:ins>
          <w:r>
            <w:rPr>
              <w:noProof/>
              <w:webHidden/>
            </w:rPr>
            <w:fldChar w:fldCharType="separate"/>
          </w:r>
          <w:ins w:id="1315" w:author="msammartano" w:date="2014-02-09T00:58:00Z">
            <w:r>
              <w:rPr>
                <w:noProof/>
                <w:webHidden/>
              </w:rPr>
              <w:t>113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316" w:author="msammartano" w:date="2014-02-09T00:58:00Z"/>
              <w:rFonts w:eastAsiaTheme="minorEastAsia"/>
              <w:noProof/>
            </w:rPr>
          </w:pPr>
          <w:ins w:id="131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"_Toc379671992"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Rotate Commands</w:t>
            </w:r>
            <w:r>
              <w:rPr>
                <w:noProof/>
                <w:webHidden/>
              </w:rPr>
              <w:tab/>
            </w:r>
            <w:r>
              <w:rPr>
                <w:noProof/>
                <w:webHidden/>
              </w:rPr>
              <w:fldChar w:fldCharType="begin"/>
            </w:r>
            <w:r>
              <w:rPr>
                <w:noProof/>
                <w:webHidden/>
              </w:rPr>
              <w:instrText xml:space="preserve"> PAGEREF _Toc379671992 \h </w:instrText>
            </w:r>
            <w:r>
              <w:rPr>
                <w:noProof/>
                <w:webHidden/>
              </w:rPr>
            </w:r>
          </w:ins>
          <w:r>
            <w:rPr>
              <w:noProof/>
              <w:webHidden/>
            </w:rPr>
            <w:fldChar w:fldCharType="separate"/>
          </w:r>
          <w:ins w:id="1318" w:author="msammartano" w:date="2014-02-09T00:58:00Z">
            <w:r>
              <w:rPr>
                <w:noProof/>
                <w:webHidden/>
              </w:rPr>
              <w:t>113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19" w:author="msammartano" w:date="2014-02-09T00:58:00Z"/>
              <w:rFonts w:eastAsiaTheme="minorEastAsia"/>
              <w:noProof/>
            </w:rPr>
          </w:pPr>
          <w:ins w:id="132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"_Toc379671993"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Gr.rotate.start angle, x, y{,&lt;obj_nvar&gt;}</w:t>
            </w:r>
            <w:r>
              <w:rPr>
                <w:noProof/>
                <w:webHidden/>
              </w:rPr>
              <w:tab/>
            </w:r>
            <w:r>
              <w:rPr>
                <w:noProof/>
                <w:webHidden/>
              </w:rPr>
              <w:fldChar w:fldCharType="begin"/>
            </w:r>
            <w:r>
              <w:rPr>
                <w:noProof/>
                <w:webHidden/>
              </w:rPr>
              <w:instrText xml:space="preserve"> PAGEREF _Toc379671993 \h </w:instrText>
            </w:r>
            <w:r>
              <w:rPr>
                <w:noProof/>
                <w:webHidden/>
              </w:rPr>
            </w:r>
          </w:ins>
          <w:r>
            <w:rPr>
              <w:noProof/>
              <w:webHidden/>
            </w:rPr>
            <w:fldChar w:fldCharType="separate"/>
          </w:r>
          <w:ins w:id="1321" w:author="msammartano" w:date="2014-02-09T00:58:00Z">
            <w:r>
              <w:rPr>
                <w:noProof/>
                <w:webHidden/>
              </w:rPr>
              <w:t>113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22" w:author="msammartano" w:date="2014-02-09T00:58:00Z"/>
              <w:rFonts w:eastAsiaTheme="minorEastAsia"/>
              <w:noProof/>
            </w:rPr>
          </w:pPr>
          <w:ins w:id="132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"_Toc379671994"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Gr.rotate.end {&lt;obj_nvar&gt;}</w:t>
            </w:r>
            <w:r>
              <w:rPr>
                <w:noProof/>
                <w:webHidden/>
              </w:rPr>
              <w:tab/>
            </w:r>
            <w:r>
              <w:rPr>
                <w:noProof/>
                <w:webHidden/>
              </w:rPr>
              <w:fldChar w:fldCharType="begin"/>
            </w:r>
            <w:r>
              <w:rPr>
                <w:noProof/>
                <w:webHidden/>
              </w:rPr>
              <w:instrText xml:space="preserve"> PAGEREF _Toc379671994 \h </w:instrText>
            </w:r>
            <w:r>
              <w:rPr>
                <w:noProof/>
                <w:webHidden/>
              </w:rPr>
            </w:r>
          </w:ins>
          <w:r>
            <w:rPr>
              <w:noProof/>
              <w:webHidden/>
            </w:rPr>
            <w:fldChar w:fldCharType="separate"/>
          </w:r>
          <w:ins w:id="1324" w:author="msammartano" w:date="2014-02-09T00:58:00Z">
            <w:r>
              <w:rPr>
                <w:noProof/>
                <w:webHidden/>
              </w:rPr>
              <w:t>113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325" w:author="msammartano" w:date="2014-02-09T00:58:00Z"/>
              <w:rFonts w:eastAsiaTheme="minorEastAsia"/>
              <w:noProof/>
            </w:rPr>
          </w:pPr>
          <w:ins w:id="132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"_Toc379671995"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Camera Commands</w:t>
            </w:r>
            <w:r>
              <w:rPr>
                <w:noProof/>
                <w:webHidden/>
              </w:rPr>
              <w:tab/>
            </w:r>
            <w:r>
              <w:rPr>
                <w:noProof/>
                <w:webHidden/>
              </w:rPr>
              <w:fldChar w:fldCharType="begin"/>
            </w:r>
            <w:r>
              <w:rPr>
                <w:noProof/>
                <w:webHidden/>
              </w:rPr>
              <w:instrText xml:space="preserve"> PAGEREF _Toc379671995 \h </w:instrText>
            </w:r>
            <w:r>
              <w:rPr>
                <w:noProof/>
                <w:webHidden/>
              </w:rPr>
            </w:r>
          </w:ins>
          <w:r>
            <w:rPr>
              <w:noProof/>
              <w:webHidden/>
            </w:rPr>
            <w:fldChar w:fldCharType="separate"/>
          </w:r>
          <w:ins w:id="1327" w:author="msammartano" w:date="2014-02-09T00:58:00Z">
            <w:r>
              <w:rPr>
                <w:noProof/>
                <w:webHidden/>
              </w:rPr>
              <w:t>113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28" w:author="msammartano" w:date="2014-02-09T00:58:00Z"/>
              <w:rFonts w:eastAsiaTheme="minorEastAsia"/>
              <w:noProof/>
            </w:rPr>
          </w:pPr>
          <w:ins w:id="132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"_Toc379671996"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Gr.camera.select 1|2</w:t>
            </w:r>
            <w:r>
              <w:rPr>
                <w:noProof/>
                <w:webHidden/>
              </w:rPr>
              <w:tab/>
            </w:r>
            <w:r>
              <w:rPr>
                <w:noProof/>
                <w:webHidden/>
              </w:rPr>
              <w:fldChar w:fldCharType="begin"/>
            </w:r>
            <w:r>
              <w:rPr>
                <w:noProof/>
                <w:webHidden/>
              </w:rPr>
              <w:instrText xml:space="preserve"> PAGEREF _Toc379671996 \h </w:instrText>
            </w:r>
            <w:r>
              <w:rPr>
                <w:noProof/>
                <w:webHidden/>
              </w:rPr>
            </w:r>
          </w:ins>
          <w:r>
            <w:rPr>
              <w:noProof/>
              <w:webHidden/>
            </w:rPr>
            <w:fldChar w:fldCharType="separate"/>
          </w:r>
          <w:ins w:id="1330" w:author="msammartano" w:date="2014-02-09T00:58:00Z">
            <w:r>
              <w:rPr>
                <w:noProof/>
                <w:webHidden/>
              </w:rPr>
              <w:t>114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31" w:author="msammartano" w:date="2014-02-09T00:58:00Z"/>
              <w:rFonts w:eastAsiaTheme="minorEastAsia"/>
              <w:noProof/>
            </w:rPr>
          </w:pPr>
          <w:ins w:id="133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"_Toc379671997"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Gr.camera.shoot &lt;bm_ptr_nvar&gt;</w:t>
            </w:r>
            <w:r>
              <w:rPr>
                <w:noProof/>
                <w:webHidden/>
              </w:rPr>
              <w:tab/>
            </w:r>
            <w:r>
              <w:rPr>
                <w:noProof/>
                <w:webHidden/>
              </w:rPr>
              <w:fldChar w:fldCharType="begin"/>
            </w:r>
            <w:r>
              <w:rPr>
                <w:noProof/>
                <w:webHidden/>
              </w:rPr>
              <w:instrText xml:space="preserve"> PAGEREF _Toc379671997 \h </w:instrText>
            </w:r>
            <w:r>
              <w:rPr>
                <w:noProof/>
                <w:webHidden/>
              </w:rPr>
            </w:r>
          </w:ins>
          <w:r>
            <w:rPr>
              <w:noProof/>
              <w:webHidden/>
            </w:rPr>
            <w:fldChar w:fldCharType="separate"/>
          </w:r>
          <w:ins w:id="1333" w:author="msammartano" w:date="2014-02-09T00:58:00Z">
            <w:r>
              <w:rPr>
                <w:noProof/>
                <w:webHidden/>
              </w:rPr>
              <w:t>114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34" w:author="msammartano" w:date="2014-02-09T00:58:00Z"/>
              <w:rFonts w:eastAsiaTheme="minorEastAsia"/>
              <w:noProof/>
            </w:rPr>
          </w:pPr>
          <w:ins w:id="1335"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"_Toc379671998"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_Toc379671998 \h </w:instrText>
            </w:r>
            <w:r>
              <w:rPr>
                <w:noProof/>
                <w:webHidden/>
              </w:rPr>
            </w:r>
          </w:ins>
          <w:r>
            <w:rPr>
              <w:noProof/>
              <w:webHidden/>
            </w:rPr>
            <w:fldChar w:fldCharType="separate"/>
          </w:r>
          <w:ins w:id="1336" w:author="msammartano" w:date="2014-02-09T00:58:00Z">
            <w:r>
              <w:rPr>
                <w:noProof/>
                <w:webHidden/>
              </w:rPr>
              <w:t>115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37" w:author="msammartano" w:date="2014-02-09T00:58:00Z"/>
              <w:rFonts w:eastAsiaTheme="minorEastAsia"/>
              <w:noProof/>
            </w:rPr>
          </w:pPr>
          <w:ins w:id="133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"_Toc379671999"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_Toc379671999 \h </w:instrText>
            </w:r>
            <w:r>
              <w:rPr>
                <w:noProof/>
                <w:webHidden/>
              </w:rPr>
            </w:r>
          </w:ins>
          <w:r>
            <w:rPr>
              <w:noProof/>
              <w:webHidden/>
            </w:rPr>
            <w:fldChar w:fldCharType="separate"/>
          </w:r>
          <w:ins w:id="1339" w:author="msammartano" w:date="2014-02-09T00:58:00Z">
            <w:r>
              <w:rPr>
                <w:noProof/>
                <w:webHidden/>
              </w:rPr>
              <w:t>115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340" w:author="msammartano" w:date="2014-02-09T00:58:00Z"/>
              <w:rFonts w:eastAsiaTheme="minorEastAsia"/>
              <w:noProof/>
            </w:rPr>
          </w:pPr>
          <w:ins w:id="134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"_Toc379672000"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Other Graphics Commands</w:t>
            </w:r>
            <w:r>
              <w:rPr>
                <w:noProof/>
                <w:webHidden/>
              </w:rPr>
              <w:tab/>
            </w:r>
            <w:r>
              <w:rPr>
                <w:noProof/>
                <w:webHidden/>
              </w:rPr>
              <w:fldChar w:fldCharType="begin"/>
            </w:r>
            <w:r>
              <w:rPr>
                <w:noProof/>
                <w:webHidden/>
              </w:rPr>
              <w:instrText xml:space="preserve"> PAGEREF _Toc379672000 \h </w:instrText>
            </w:r>
            <w:r>
              <w:rPr>
                <w:noProof/>
                <w:webHidden/>
              </w:rPr>
            </w:r>
          </w:ins>
          <w:r>
            <w:rPr>
              <w:noProof/>
              <w:webHidden/>
            </w:rPr>
            <w:fldChar w:fldCharType="separate"/>
          </w:r>
          <w:ins w:id="1342" w:author="msammartano" w:date="2014-02-09T00:58:00Z">
            <w:r>
              <w:rPr>
                <w:noProof/>
                <w:webHidden/>
              </w:rPr>
              <w:t>115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43" w:author="msammartano" w:date="2014-02-09T00:58:00Z"/>
              <w:rFonts w:eastAsiaTheme="minorEastAsia"/>
              <w:noProof/>
            </w:rPr>
          </w:pPr>
          <w:ins w:id="134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"_Toc379672001"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Gr.screen.to_bitmap &lt;bm_ptr_nvar&gt;</w:t>
            </w:r>
            <w:r>
              <w:rPr>
                <w:noProof/>
                <w:webHidden/>
              </w:rPr>
              <w:tab/>
            </w:r>
            <w:r>
              <w:rPr>
                <w:noProof/>
                <w:webHidden/>
              </w:rPr>
              <w:fldChar w:fldCharType="begin"/>
            </w:r>
            <w:r>
              <w:rPr>
                <w:noProof/>
                <w:webHidden/>
              </w:rPr>
              <w:instrText xml:space="preserve"> PAGEREF _Toc379672001 \h </w:instrText>
            </w:r>
            <w:r>
              <w:rPr>
                <w:noProof/>
                <w:webHidden/>
              </w:rPr>
            </w:r>
          </w:ins>
          <w:r>
            <w:rPr>
              <w:noProof/>
              <w:webHidden/>
            </w:rPr>
            <w:fldChar w:fldCharType="separate"/>
          </w:r>
          <w:ins w:id="1345" w:author="msammartano" w:date="2014-02-09T00:58:00Z">
            <w:r>
              <w:rPr>
                <w:noProof/>
                <w:webHidden/>
              </w:rPr>
              <w:t>115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46" w:author="msammartano" w:date="2014-02-09T00:58:00Z"/>
              <w:rFonts w:eastAsiaTheme="minorEastAsia"/>
              <w:noProof/>
            </w:rPr>
          </w:pPr>
          <w:ins w:id="134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"_Toc379672002"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Gr.get.pixel x, y, alpha, red, green, blue</w:t>
            </w:r>
            <w:r>
              <w:rPr>
                <w:noProof/>
                <w:webHidden/>
              </w:rPr>
              <w:tab/>
            </w:r>
            <w:r>
              <w:rPr>
                <w:noProof/>
                <w:webHidden/>
              </w:rPr>
              <w:fldChar w:fldCharType="begin"/>
            </w:r>
            <w:r>
              <w:rPr>
                <w:noProof/>
                <w:webHidden/>
              </w:rPr>
              <w:instrText xml:space="preserve"> PAGEREF _Toc379672002 \h </w:instrText>
            </w:r>
            <w:r>
              <w:rPr>
                <w:noProof/>
                <w:webHidden/>
              </w:rPr>
            </w:r>
          </w:ins>
          <w:r>
            <w:rPr>
              <w:noProof/>
              <w:webHidden/>
            </w:rPr>
            <w:fldChar w:fldCharType="separate"/>
          </w:r>
          <w:ins w:id="1348" w:author="msammartano" w:date="2014-02-09T00:58:00Z">
            <w:r>
              <w:rPr>
                <w:noProof/>
                <w:webHidden/>
              </w:rPr>
              <w:t>115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49" w:author="msammartano" w:date="2014-02-09T00:58:00Z"/>
              <w:rFonts w:eastAsiaTheme="minorEastAsia"/>
              <w:noProof/>
            </w:rPr>
          </w:pPr>
          <w:ins w:id="135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"_Toc379672003"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Gr.save &lt;filename_sexp&gt; {,&lt;quality_nexp&gt;}</w:t>
            </w:r>
            <w:r>
              <w:rPr>
                <w:noProof/>
                <w:webHidden/>
              </w:rPr>
              <w:tab/>
            </w:r>
            <w:r>
              <w:rPr>
                <w:noProof/>
                <w:webHidden/>
              </w:rPr>
              <w:fldChar w:fldCharType="begin"/>
            </w:r>
            <w:r>
              <w:rPr>
                <w:noProof/>
                <w:webHidden/>
              </w:rPr>
              <w:instrText xml:space="preserve"> PAGEREF _Toc379672003 \h </w:instrText>
            </w:r>
            <w:r>
              <w:rPr>
                <w:noProof/>
                <w:webHidden/>
              </w:rPr>
            </w:r>
          </w:ins>
          <w:r>
            <w:rPr>
              <w:noProof/>
              <w:webHidden/>
            </w:rPr>
            <w:fldChar w:fldCharType="separate"/>
          </w:r>
          <w:ins w:id="1351" w:author="msammartano" w:date="2014-02-09T00:58:00Z">
            <w:r>
              <w:rPr>
                <w:noProof/>
                <w:webHidden/>
              </w:rPr>
              <w:t>115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52" w:author="msammartano" w:date="2014-02-09T00:58:00Z"/>
              <w:rFonts w:eastAsiaTheme="minorEastAsia"/>
              <w:noProof/>
            </w:rPr>
          </w:pPr>
          <w:ins w:id="135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"_Toc379672004"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Gr.get.type &lt;object_ptr_nvar&gt;, &lt;type_svar&gt;</w:t>
            </w:r>
            <w:r>
              <w:rPr>
                <w:noProof/>
                <w:webHidden/>
              </w:rPr>
              <w:tab/>
            </w:r>
            <w:r>
              <w:rPr>
                <w:noProof/>
                <w:webHidden/>
              </w:rPr>
              <w:fldChar w:fldCharType="begin"/>
            </w:r>
            <w:r>
              <w:rPr>
                <w:noProof/>
                <w:webHidden/>
              </w:rPr>
              <w:instrText xml:space="preserve"> PAGEREF _Toc379672004 \h </w:instrText>
            </w:r>
            <w:r>
              <w:rPr>
                <w:noProof/>
                <w:webHidden/>
              </w:rPr>
            </w:r>
          </w:ins>
          <w:r>
            <w:rPr>
              <w:noProof/>
              <w:webHidden/>
            </w:rPr>
            <w:fldChar w:fldCharType="separate"/>
          </w:r>
          <w:ins w:id="1354" w:author="msammartano" w:date="2014-02-09T00:58:00Z">
            <w:r>
              <w:rPr>
                <w:noProof/>
                <w:webHidden/>
              </w:rPr>
              <w:t>116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55" w:author="msammartano" w:date="2014-02-09T00:58:00Z"/>
              <w:rFonts w:eastAsiaTheme="minorEastAsia"/>
              <w:noProof/>
            </w:rPr>
          </w:pPr>
          <w:ins w:id="135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"_Toc379672005"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Gr.get.params &lt;object_ptr_nvar&gt;, &lt;param_array$[]&gt;</w:t>
            </w:r>
            <w:r>
              <w:rPr>
                <w:noProof/>
                <w:webHidden/>
              </w:rPr>
              <w:tab/>
            </w:r>
            <w:r>
              <w:rPr>
                <w:noProof/>
                <w:webHidden/>
              </w:rPr>
              <w:fldChar w:fldCharType="begin"/>
            </w:r>
            <w:r>
              <w:rPr>
                <w:noProof/>
                <w:webHidden/>
              </w:rPr>
              <w:instrText xml:space="preserve"> PAGEREF _Toc379672005 \h </w:instrText>
            </w:r>
            <w:r>
              <w:rPr>
                <w:noProof/>
                <w:webHidden/>
              </w:rPr>
            </w:r>
          </w:ins>
          <w:r>
            <w:rPr>
              <w:noProof/>
              <w:webHidden/>
            </w:rPr>
            <w:fldChar w:fldCharType="separate"/>
          </w:r>
          <w:ins w:id="1357" w:author="msammartano" w:date="2014-02-09T00:58:00Z">
            <w:r>
              <w:rPr>
                <w:noProof/>
                <w:webHidden/>
              </w:rPr>
              <w:t>116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58" w:author="msammartano" w:date="2014-02-09T00:58:00Z"/>
              <w:rFonts w:eastAsiaTheme="minorEastAsia"/>
              <w:noProof/>
            </w:rPr>
          </w:pPr>
          <w:ins w:id="135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"_Toc379672006"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Gr.get.position &lt;object_ptr_nvar&gt;,  x, y</w:t>
            </w:r>
            <w:r>
              <w:rPr>
                <w:noProof/>
                <w:webHidden/>
              </w:rPr>
              <w:tab/>
            </w:r>
            <w:r>
              <w:rPr>
                <w:noProof/>
                <w:webHidden/>
              </w:rPr>
              <w:fldChar w:fldCharType="begin"/>
            </w:r>
            <w:r>
              <w:rPr>
                <w:noProof/>
                <w:webHidden/>
              </w:rPr>
              <w:instrText xml:space="preserve"> PAGEREF _Toc379672006 \h </w:instrText>
            </w:r>
            <w:r>
              <w:rPr>
                <w:noProof/>
                <w:webHidden/>
              </w:rPr>
            </w:r>
          </w:ins>
          <w:r>
            <w:rPr>
              <w:noProof/>
              <w:webHidden/>
            </w:rPr>
            <w:fldChar w:fldCharType="separate"/>
          </w:r>
          <w:ins w:id="1360" w:author="msammartano" w:date="2014-02-09T00:58:00Z">
            <w:r>
              <w:rPr>
                <w:noProof/>
                <w:webHidden/>
              </w:rPr>
              <w:t>116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61" w:author="msammartano" w:date="2014-02-09T00:58:00Z"/>
              <w:rFonts w:eastAsiaTheme="minorEastAsia"/>
              <w:noProof/>
            </w:rPr>
          </w:pPr>
          <w:ins w:id="136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"_Toc379672007"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_Toc379672007 \h </w:instrText>
            </w:r>
            <w:r>
              <w:rPr>
                <w:noProof/>
                <w:webHidden/>
              </w:rPr>
            </w:r>
          </w:ins>
          <w:r>
            <w:rPr>
              <w:noProof/>
              <w:webHidden/>
            </w:rPr>
            <w:fldChar w:fldCharType="separate"/>
          </w:r>
          <w:ins w:id="1363" w:author="msammartano" w:date="2014-02-09T00:58:00Z">
            <w:r>
              <w:rPr>
                <w:noProof/>
                <w:webHidden/>
              </w:rPr>
              <w:t>116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64" w:author="msammartano" w:date="2014-02-09T00:58:00Z"/>
              <w:rFonts w:eastAsiaTheme="minorEastAsia"/>
              <w:noProof/>
            </w:rPr>
          </w:pPr>
          <w:ins w:id="136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"_Toc379672008"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Gr.modify &lt;object_ptr_nvar&gt;,  &lt;tag_sexp&gt;, {&lt;value_nvar | value_svar&gt;}</w:t>
            </w:r>
            <w:r>
              <w:rPr>
                <w:noProof/>
                <w:webHidden/>
              </w:rPr>
              <w:tab/>
            </w:r>
            <w:r>
              <w:rPr>
                <w:noProof/>
                <w:webHidden/>
              </w:rPr>
              <w:fldChar w:fldCharType="begin"/>
            </w:r>
            <w:r>
              <w:rPr>
                <w:noProof/>
                <w:webHidden/>
              </w:rPr>
              <w:instrText xml:space="preserve"> PAGEREF _Toc379672008 \h </w:instrText>
            </w:r>
            <w:r>
              <w:rPr>
                <w:noProof/>
                <w:webHidden/>
              </w:rPr>
            </w:r>
          </w:ins>
          <w:r>
            <w:rPr>
              <w:noProof/>
              <w:webHidden/>
            </w:rPr>
            <w:fldChar w:fldCharType="separate"/>
          </w:r>
          <w:ins w:id="1366" w:author="msammartano" w:date="2014-02-09T00:58:00Z">
            <w:r>
              <w:rPr>
                <w:noProof/>
                <w:webHidden/>
              </w:rPr>
              <w:t>116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67" w:author="msammartano" w:date="2014-02-09T00:58:00Z"/>
              <w:rFonts w:eastAsiaTheme="minorEastAsia"/>
              <w:noProof/>
            </w:rPr>
          </w:pPr>
          <w:ins w:id="136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"_Toc379672009"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Gr.paint.get &lt;object_ptr_nvar&gt;</w:t>
            </w:r>
            <w:r>
              <w:rPr>
                <w:noProof/>
                <w:webHidden/>
              </w:rPr>
              <w:tab/>
            </w:r>
            <w:r>
              <w:rPr>
                <w:noProof/>
                <w:webHidden/>
              </w:rPr>
              <w:fldChar w:fldCharType="begin"/>
            </w:r>
            <w:r>
              <w:rPr>
                <w:noProof/>
                <w:webHidden/>
              </w:rPr>
              <w:instrText xml:space="preserve"> PAGEREF _Toc379672009 \h </w:instrText>
            </w:r>
            <w:r>
              <w:rPr>
                <w:noProof/>
                <w:webHidden/>
              </w:rPr>
            </w:r>
          </w:ins>
          <w:r>
            <w:rPr>
              <w:noProof/>
              <w:webHidden/>
            </w:rPr>
            <w:fldChar w:fldCharType="separate"/>
          </w:r>
          <w:ins w:id="1369" w:author="msammartano" w:date="2014-02-09T00:58:00Z">
            <w:r>
              <w:rPr>
                <w:noProof/>
                <w:webHidden/>
              </w:rPr>
              <w:t>117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70" w:author="msammartano" w:date="2014-02-09T00:58:00Z"/>
              <w:rFonts w:eastAsiaTheme="minorEastAsia"/>
              <w:noProof/>
            </w:rPr>
          </w:pPr>
          <w:ins w:id="137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"_Toc379672010"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Gr_collision ( &lt;object_1_nvar&gt;, &lt;object_2_nvar&gt;)</w:t>
            </w:r>
            <w:r>
              <w:rPr>
                <w:noProof/>
                <w:webHidden/>
              </w:rPr>
              <w:tab/>
            </w:r>
            <w:r>
              <w:rPr>
                <w:noProof/>
                <w:webHidden/>
              </w:rPr>
              <w:fldChar w:fldCharType="begin"/>
            </w:r>
            <w:r>
              <w:rPr>
                <w:noProof/>
                <w:webHidden/>
              </w:rPr>
              <w:instrText xml:space="preserve"> PAGEREF _Toc379672010 \h </w:instrText>
            </w:r>
            <w:r>
              <w:rPr>
                <w:noProof/>
                <w:webHidden/>
              </w:rPr>
            </w:r>
          </w:ins>
          <w:r>
            <w:rPr>
              <w:noProof/>
              <w:webHidden/>
            </w:rPr>
            <w:fldChar w:fldCharType="separate"/>
          </w:r>
          <w:ins w:id="1372" w:author="msammartano" w:date="2014-02-09T00:58:00Z">
            <w:r>
              <w:rPr>
                <w:noProof/>
                <w:webHidden/>
              </w:rPr>
              <w:t>118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73" w:author="msammartano" w:date="2014-02-09T00:58:00Z"/>
              <w:rFonts w:eastAsiaTheme="minorEastAsia"/>
              <w:noProof/>
            </w:rPr>
          </w:pPr>
          <w:ins w:id="137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"_Toc379672011"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_Toc379672011 \h </w:instrText>
            </w:r>
            <w:r>
              <w:rPr>
                <w:noProof/>
                <w:webHidden/>
              </w:rPr>
            </w:r>
          </w:ins>
          <w:r>
            <w:rPr>
              <w:noProof/>
              <w:webHidden/>
            </w:rPr>
            <w:fldChar w:fldCharType="separate"/>
          </w:r>
          <w:ins w:id="1375" w:author="msammartano" w:date="2014-02-09T00:58:00Z">
            <w:r>
              <w:rPr>
                <w:noProof/>
                <w:webHidden/>
              </w:rPr>
              <w:t>118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76" w:author="msammartano" w:date="2014-02-09T00:58:00Z"/>
              <w:rFonts w:eastAsiaTheme="minorEastAsia"/>
              <w:noProof/>
            </w:rPr>
          </w:pPr>
          <w:ins w:id="137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"_Toc379672012"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Gr.NewDL &lt;dl_array[]&gt;</w:t>
            </w:r>
            <w:r>
              <w:rPr>
                <w:noProof/>
                <w:webHidden/>
              </w:rPr>
              <w:tab/>
            </w:r>
            <w:r>
              <w:rPr>
                <w:noProof/>
                <w:webHidden/>
              </w:rPr>
              <w:fldChar w:fldCharType="begin"/>
            </w:r>
            <w:r>
              <w:rPr>
                <w:noProof/>
                <w:webHidden/>
              </w:rPr>
              <w:instrText xml:space="preserve"> PAGEREF _Toc379672012 \h </w:instrText>
            </w:r>
            <w:r>
              <w:rPr>
                <w:noProof/>
                <w:webHidden/>
              </w:rPr>
            </w:r>
          </w:ins>
          <w:r>
            <w:rPr>
              <w:noProof/>
              <w:webHidden/>
            </w:rPr>
            <w:fldChar w:fldCharType="separate"/>
          </w:r>
          <w:ins w:id="1378" w:author="msammartano" w:date="2014-02-09T00:58:00Z">
            <w:r>
              <w:rPr>
                <w:noProof/>
                <w:webHidden/>
              </w:rPr>
              <w:t>119</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79" w:author="msammartano" w:date="2014-02-09T00:58:00Z"/>
              <w:rFonts w:eastAsiaTheme="minorEastAsia"/>
              <w:noProof/>
            </w:rPr>
          </w:pPr>
          <w:ins w:id="138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"_Toc379672013"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Gr.GetDL &lt;dl_array[]&gt; {, &lt;keep_all_objects_lexp&gt; }</w:t>
            </w:r>
            <w:r>
              <w:rPr>
                <w:noProof/>
                <w:webHidden/>
              </w:rPr>
              <w:tab/>
            </w:r>
            <w:r>
              <w:rPr>
                <w:noProof/>
                <w:webHidden/>
              </w:rPr>
              <w:fldChar w:fldCharType="begin"/>
            </w:r>
            <w:r>
              <w:rPr>
                <w:noProof/>
                <w:webHidden/>
              </w:rPr>
              <w:instrText xml:space="preserve"> PAGEREF _Toc379672013 \h </w:instrText>
            </w:r>
            <w:r>
              <w:rPr>
                <w:noProof/>
                <w:webHidden/>
              </w:rPr>
            </w:r>
          </w:ins>
          <w:r>
            <w:rPr>
              <w:noProof/>
              <w:webHidden/>
            </w:rPr>
            <w:fldChar w:fldCharType="separate"/>
          </w:r>
          <w:ins w:id="1381" w:author="msammartano" w:date="2014-02-09T00:58:00Z">
            <w:r>
              <w:rPr>
                <w:noProof/>
                <w:webHidden/>
              </w:rPr>
              <w:t>119</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382" w:author="msammartano" w:date="2014-02-09T00:58:00Z"/>
              <w:rFonts w:eastAsiaTheme="minorEastAsia"/>
              <w:noProof/>
            </w:rPr>
          </w:pPr>
          <w:ins w:id="138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"_Toc379672014"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 Interface</w:t>
            </w:r>
            <w:r>
              <w:rPr>
                <w:noProof/>
                <w:webHidden/>
              </w:rPr>
              <w:tab/>
            </w:r>
            <w:r>
              <w:rPr>
                <w:noProof/>
                <w:webHidden/>
              </w:rPr>
              <w:fldChar w:fldCharType="begin"/>
            </w:r>
            <w:r>
              <w:rPr>
                <w:noProof/>
                <w:webHidden/>
              </w:rPr>
              <w:instrText xml:space="preserve"> PAGEREF _Toc379672014 \h </w:instrText>
            </w:r>
            <w:r>
              <w:rPr>
                <w:noProof/>
                <w:webHidden/>
              </w:rPr>
            </w:r>
          </w:ins>
          <w:r>
            <w:rPr>
              <w:noProof/>
              <w:webHidden/>
            </w:rPr>
            <w:fldChar w:fldCharType="separate"/>
          </w:r>
          <w:ins w:id="1384" w:author="msammartano" w:date="2014-02-09T00:58:00Z">
            <w:r>
              <w:rPr>
                <w:noProof/>
                <w:webHidden/>
              </w:rPr>
              <w:t>120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385" w:author="msammartano" w:date="2014-02-09T00:58:00Z"/>
              <w:rFonts w:eastAsiaTheme="minorEastAsia"/>
              <w:noProof/>
            </w:rPr>
          </w:pPr>
          <w:ins w:id="138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"_Toc379672015"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Introduction</w:t>
            </w:r>
            <w:r>
              <w:rPr>
                <w:noProof/>
                <w:webHidden/>
              </w:rPr>
              <w:tab/>
            </w:r>
            <w:r>
              <w:rPr>
                <w:noProof/>
                <w:webHidden/>
              </w:rPr>
              <w:fldChar w:fldCharType="begin"/>
            </w:r>
            <w:r>
              <w:rPr>
                <w:noProof/>
                <w:webHidden/>
              </w:rPr>
              <w:instrText xml:space="preserve"> PAGEREF _Toc379672015 \h </w:instrText>
            </w:r>
            <w:r>
              <w:rPr>
                <w:noProof/>
                <w:webHidden/>
              </w:rPr>
            </w:r>
          </w:ins>
          <w:r>
            <w:rPr>
              <w:noProof/>
              <w:webHidden/>
            </w:rPr>
            <w:fldChar w:fldCharType="separate"/>
          </w:r>
          <w:ins w:id="1387" w:author="msammartano" w:date="2014-02-09T00:58:00Z">
            <w:r>
              <w:rPr>
                <w:noProof/>
                <w:webHidden/>
              </w:rPr>
              <w:t>120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88" w:author="msammartano" w:date="2014-02-09T00:58:00Z"/>
              <w:rFonts w:eastAsiaTheme="minorEastAsia"/>
              <w:noProof/>
            </w:rPr>
          </w:pPr>
          <w:ins w:id="138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"_Toc379672016"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The Audio Interface</w:t>
            </w:r>
            <w:r>
              <w:rPr>
                <w:noProof/>
                <w:webHidden/>
              </w:rPr>
              <w:tab/>
            </w:r>
            <w:r>
              <w:rPr>
                <w:noProof/>
                <w:webHidden/>
              </w:rPr>
              <w:fldChar w:fldCharType="begin"/>
            </w:r>
            <w:r>
              <w:rPr>
                <w:noProof/>
                <w:webHidden/>
              </w:rPr>
              <w:instrText xml:space="preserve"> PAGEREF _Toc379672016 \h </w:instrText>
            </w:r>
            <w:r>
              <w:rPr>
                <w:noProof/>
                <w:webHidden/>
              </w:rPr>
            </w:r>
          </w:ins>
          <w:r>
            <w:rPr>
              <w:noProof/>
              <w:webHidden/>
            </w:rPr>
            <w:fldChar w:fldCharType="separate"/>
          </w:r>
          <w:ins w:id="1390" w:author="msammartano" w:date="2014-02-09T00:58:00Z">
            <w:r>
              <w:rPr>
                <w:noProof/>
                <w:webHidden/>
              </w:rPr>
              <w:t>120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91" w:author="msammartano" w:date="2014-02-09T00:58:00Z"/>
              <w:rFonts w:eastAsiaTheme="minorEastAsia"/>
              <w:noProof/>
            </w:rPr>
          </w:pPr>
          <w:ins w:id="139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"_Toc379672017"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 File Types</w:t>
            </w:r>
            <w:r>
              <w:rPr>
                <w:noProof/>
                <w:webHidden/>
              </w:rPr>
              <w:tab/>
            </w:r>
            <w:r>
              <w:rPr>
                <w:noProof/>
                <w:webHidden/>
              </w:rPr>
              <w:fldChar w:fldCharType="begin"/>
            </w:r>
            <w:r>
              <w:rPr>
                <w:noProof/>
                <w:webHidden/>
              </w:rPr>
              <w:instrText xml:space="preserve"> PAGEREF _Toc379672017 \h </w:instrText>
            </w:r>
            <w:r>
              <w:rPr>
                <w:noProof/>
                <w:webHidden/>
              </w:rPr>
            </w:r>
          </w:ins>
          <w:r>
            <w:rPr>
              <w:noProof/>
              <w:webHidden/>
            </w:rPr>
            <w:fldChar w:fldCharType="separate"/>
          </w:r>
          <w:ins w:id="1393" w:author="msammartano" w:date="2014-02-09T00:58:00Z">
            <w:r>
              <w:rPr>
                <w:noProof/>
                <w:webHidden/>
              </w:rPr>
              <w:t>120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394" w:author="msammartano" w:date="2014-02-09T00:58:00Z"/>
              <w:rFonts w:eastAsiaTheme="minorEastAsia"/>
              <w:noProof/>
            </w:rPr>
          </w:pPr>
          <w:ins w:id="139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"_Toc379672018"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Commands</w:t>
            </w:r>
            <w:r>
              <w:rPr>
                <w:noProof/>
                <w:webHidden/>
              </w:rPr>
              <w:tab/>
            </w:r>
            <w:r>
              <w:rPr>
                <w:noProof/>
                <w:webHidden/>
              </w:rPr>
              <w:fldChar w:fldCharType="begin"/>
            </w:r>
            <w:r>
              <w:rPr>
                <w:noProof/>
                <w:webHidden/>
              </w:rPr>
              <w:instrText xml:space="preserve"> PAGEREF _Toc379672018 \h </w:instrText>
            </w:r>
            <w:r>
              <w:rPr>
                <w:noProof/>
                <w:webHidden/>
              </w:rPr>
            </w:r>
          </w:ins>
          <w:r>
            <w:rPr>
              <w:noProof/>
              <w:webHidden/>
            </w:rPr>
            <w:fldChar w:fldCharType="separate"/>
          </w:r>
          <w:ins w:id="1396" w:author="msammartano" w:date="2014-02-09T00:58:00Z">
            <w:r>
              <w:rPr>
                <w:noProof/>
                <w:webHidden/>
              </w:rPr>
              <w:t>120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397" w:author="msammartano" w:date="2014-02-09T00:58:00Z"/>
              <w:rFonts w:eastAsiaTheme="minorEastAsia"/>
              <w:noProof/>
            </w:rPr>
          </w:pPr>
          <w:ins w:id="139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"_Toc379672019"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Audio.load  &lt;aft_nvar&gt;, &lt;filename_sexp&gt;</w:t>
            </w:r>
            <w:r>
              <w:rPr>
                <w:noProof/>
                <w:webHidden/>
              </w:rPr>
              <w:tab/>
            </w:r>
            <w:r>
              <w:rPr>
                <w:noProof/>
                <w:webHidden/>
              </w:rPr>
              <w:fldChar w:fldCharType="begin"/>
            </w:r>
            <w:r>
              <w:rPr>
                <w:noProof/>
                <w:webHidden/>
              </w:rPr>
              <w:instrText xml:space="preserve"> PAGEREF _Toc379672019 \h </w:instrText>
            </w:r>
            <w:r>
              <w:rPr>
                <w:noProof/>
                <w:webHidden/>
              </w:rPr>
            </w:r>
          </w:ins>
          <w:r>
            <w:rPr>
              <w:noProof/>
              <w:webHidden/>
            </w:rPr>
            <w:fldChar w:fldCharType="separate"/>
          </w:r>
          <w:ins w:id="1399" w:author="msammartano" w:date="2014-02-09T00:58:00Z">
            <w:r>
              <w:rPr>
                <w:noProof/>
                <w:webHidden/>
              </w:rPr>
              <w:t>120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00" w:author="msammartano" w:date="2014-02-09T00:58:00Z"/>
              <w:rFonts w:eastAsiaTheme="minorEastAsia"/>
              <w:noProof/>
            </w:rPr>
          </w:pPr>
          <w:ins w:id="140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"_Toc379672020"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Audio.play &lt;aft_nexp&gt;</w:t>
            </w:r>
            <w:r>
              <w:rPr>
                <w:noProof/>
                <w:webHidden/>
              </w:rPr>
              <w:tab/>
            </w:r>
            <w:r>
              <w:rPr>
                <w:noProof/>
                <w:webHidden/>
              </w:rPr>
              <w:fldChar w:fldCharType="begin"/>
            </w:r>
            <w:r>
              <w:rPr>
                <w:noProof/>
                <w:webHidden/>
              </w:rPr>
              <w:instrText xml:space="preserve"> PAGEREF _Toc379672020 \h </w:instrText>
            </w:r>
            <w:r>
              <w:rPr>
                <w:noProof/>
                <w:webHidden/>
              </w:rPr>
            </w:r>
          </w:ins>
          <w:r>
            <w:rPr>
              <w:noProof/>
              <w:webHidden/>
            </w:rPr>
            <w:fldChar w:fldCharType="separate"/>
          </w:r>
          <w:ins w:id="1402" w:author="msammartano" w:date="2014-02-09T00:58:00Z">
            <w:r>
              <w:rPr>
                <w:noProof/>
                <w:webHidden/>
              </w:rPr>
              <w:t>120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03" w:author="msammartano" w:date="2014-02-09T00:58:00Z"/>
              <w:rFonts w:eastAsiaTheme="minorEastAsia"/>
              <w:noProof/>
            </w:rPr>
          </w:pPr>
          <w:ins w:id="140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"_Toc379672021"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Audio.stop</w:t>
            </w:r>
            <w:r>
              <w:rPr>
                <w:noProof/>
                <w:webHidden/>
              </w:rPr>
              <w:tab/>
            </w:r>
            <w:r>
              <w:rPr>
                <w:noProof/>
                <w:webHidden/>
              </w:rPr>
              <w:fldChar w:fldCharType="begin"/>
            </w:r>
            <w:r>
              <w:rPr>
                <w:noProof/>
                <w:webHidden/>
              </w:rPr>
              <w:instrText xml:space="preserve"> PAGEREF _Toc379672021 \h </w:instrText>
            </w:r>
            <w:r>
              <w:rPr>
                <w:noProof/>
                <w:webHidden/>
              </w:rPr>
            </w:r>
          </w:ins>
          <w:r>
            <w:rPr>
              <w:noProof/>
              <w:webHidden/>
            </w:rPr>
            <w:fldChar w:fldCharType="separate"/>
          </w:r>
          <w:ins w:id="1405" w:author="msammartano" w:date="2014-02-09T00:58:00Z">
            <w:r>
              <w:rPr>
                <w:noProof/>
                <w:webHidden/>
              </w:rPr>
              <w:t>120</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06" w:author="msammartano" w:date="2014-02-09T00:58:00Z"/>
              <w:rFonts w:eastAsiaTheme="minorEastAsia"/>
              <w:noProof/>
            </w:rPr>
          </w:pPr>
          <w:ins w:id="140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"_Toc379672022"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Audio.pause</w:t>
            </w:r>
            <w:r>
              <w:rPr>
                <w:noProof/>
                <w:webHidden/>
              </w:rPr>
              <w:tab/>
            </w:r>
            <w:r>
              <w:rPr>
                <w:noProof/>
                <w:webHidden/>
              </w:rPr>
              <w:fldChar w:fldCharType="begin"/>
            </w:r>
            <w:r>
              <w:rPr>
                <w:noProof/>
                <w:webHidden/>
              </w:rPr>
              <w:instrText xml:space="preserve"> PAGEREF _Toc379672022 \h </w:instrText>
            </w:r>
            <w:r>
              <w:rPr>
                <w:noProof/>
                <w:webHidden/>
              </w:rPr>
            </w:r>
          </w:ins>
          <w:r>
            <w:rPr>
              <w:noProof/>
              <w:webHidden/>
            </w:rPr>
            <w:fldChar w:fldCharType="separate"/>
          </w:r>
          <w:ins w:id="1408" w:author="msammartano" w:date="2014-02-09T00:58:00Z">
            <w:r>
              <w:rPr>
                <w:noProof/>
                <w:webHidden/>
              </w:rPr>
              <w:t>121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09" w:author="msammartano" w:date="2014-02-09T00:58:00Z"/>
              <w:rFonts w:eastAsiaTheme="minorEastAsia"/>
              <w:noProof/>
            </w:rPr>
          </w:pPr>
          <w:ins w:id="141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"_Toc379672023"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Audio.loop</w:t>
            </w:r>
            <w:r>
              <w:rPr>
                <w:noProof/>
                <w:webHidden/>
              </w:rPr>
              <w:tab/>
            </w:r>
            <w:r>
              <w:rPr>
                <w:noProof/>
                <w:webHidden/>
              </w:rPr>
              <w:fldChar w:fldCharType="begin"/>
            </w:r>
            <w:r>
              <w:rPr>
                <w:noProof/>
                <w:webHidden/>
              </w:rPr>
              <w:instrText xml:space="preserve"> PAGEREF _Toc379672023 \h </w:instrText>
            </w:r>
            <w:r>
              <w:rPr>
                <w:noProof/>
                <w:webHidden/>
              </w:rPr>
            </w:r>
          </w:ins>
          <w:r>
            <w:rPr>
              <w:noProof/>
              <w:webHidden/>
            </w:rPr>
            <w:fldChar w:fldCharType="separate"/>
          </w:r>
          <w:ins w:id="1411" w:author="msammartano" w:date="2014-02-09T00:58:00Z">
            <w:r>
              <w:rPr>
                <w:noProof/>
                <w:webHidden/>
              </w:rPr>
              <w:t>121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12" w:author="msammartano" w:date="2014-02-09T00:58:00Z"/>
              <w:rFonts w:eastAsiaTheme="minorEastAsia"/>
              <w:noProof/>
            </w:rPr>
          </w:pPr>
          <w:ins w:id="141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"_Toc379672024"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Audio.volume &lt;left_nexp&gt;, &lt;right_nexp&gt;</w:t>
            </w:r>
            <w:r>
              <w:rPr>
                <w:noProof/>
                <w:webHidden/>
              </w:rPr>
              <w:tab/>
            </w:r>
            <w:r>
              <w:rPr>
                <w:noProof/>
                <w:webHidden/>
              </w:rPr>
              <w:fldChar w:fldCharType="begin"/>
            </w:r>
            <w:r>
              <w:rPr>
                <w:noProof/>
                <w:webHidden/>
              </w:rPr>
              <w:instrText xml:space="preserve"> PAGEREF _Toc379672024 \h </w:instrText>
            </w:r>
            <w:r>
              <w:rPr>
                <w:noProof/>
                <w:webHidden/>
              </w:rPr>
            </w:r>
          </w:ins>
          <w:r>
            <w:rPr>
              <w:noProof/>
              <w:webHidden/>
            </w:rPr>
            <w:fldChar w:fldCharType="separate"/>
          </w:r>
          <w:ins w:id="1414" w:author="msammartano" w:date="2014-02-09T00:58:00Z">
            <w:r>
              <w:rPr>
                <w:noProof/>
                <w:webHidden/>
              </w:rPr>
              <w:t>121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15" w:author="msammartano" w:date="2014-02-09T00:58:00Z"/>
              <w:rFonts w:eastAsiaTheme="minorEastAsia"/>
              <w:noProof/>
            </w:rPr>
          </w:pPr>
          <w:ins w:id="141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"_Toc379672025"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Audio.position.current  &lt;nvar&gt;</w:t>
            </w:r>
            <w:r>
              <w:rPr>
                <w:noProof/>
                <w:webHidden/>
              </w:rPr>
              <w:tab/>
            </w:r>
            <w:r>
              <w:rPr>
                <w:noProof/>
                <w:webHidden/>
              </w:rPr>
              <w:fldChar w:fldCharType="begin"/>
            </w:r>
            <w:r>
              <w:rPr>
                <w:noProof/>
                <w:webHidden/>
              </w:rPr>
              <w:instrText xml:space="preserve"> PAGEREF _Toc379672025 \h </w:instrText>
            </w:r>
            <w:r>
              <w:rPr>
                <w:noProof/>
                <w:webHidden/>
              </w:rPr>
            </w:r>
          </w:ins>
          <w:r>
            <w:rPr>
              <w:noProof/>
              <w:webHidden/>
            </w:rPr>
            <w:fldChar w:fldCharType="separate"/>
          </w:r>
          <w:ins w:id="1417" w:author="msammartano" w:date="2014-02-09T00:58:00Z">
            <w:r>
              <w:rPr>
                <w:noProof/>
                <w:webHidden/>
              </w:rPr>
              <w:t>121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18" w:author="msammartano" w:date="2014-02-09T00:58:00Z"/>
              <w:rFonts w:eastAsiaTheme="minorEastAsia"/>
              <w:noProof/>
            </w:rPr>
          </w:pPr>
          <w:ins w:id="141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"_Toc379672026"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Audio.position.seek &lt;nexp&gt;</w:t>
            </w:r>
            <w:r>
              <w:rPr>
                <w:noProof/>
                <w:webHidden/>
              </w:rPr>
              <w:tab/>
            </w:r>
            <w:r>
              <w:rPr>
                <w:noProof/>
                <w:webHidden/>
              </w:rPr>
              <w:fldChar w:fldCharType="begin"/>
            </w:r>
            <w:r>
              <w:rPr>
                <w:noProof/>
                <w:webHidden/>
              </w:rPr>
              <w:instrText xml:space="preserve"> PAGEREF _Toc379672026 \h </w:instrText>
            </w:r>
            <w:r>
              <w:rPr>
                <w:noProof/>
                <w:webHidden/>
              </w:rPr>
            </w:r>
          </w:ins>
          <w:r>
            <w:rPr>
              <w:noProof/>
              <w:webHidden/>
            </w:rPr>
            <w:fldChar w:fldCharType="separate"/>
          </w:r>
          <w:ins w:id="1420" w:author="msammartano" w:date="2014-02-09T00:58:00Z">
            <w:r>
              <w:rPr>
                <w:noProof/>
                <w:webHidden/>
              </w:rPr>
              <w:t>121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21" w:author="msammartano" w:date="2014-02-09T00:58:00Z"/>
              <w:rFonts w:eastAsiaTheme="minorEastAsia"/>
              <w:noProof/>
            </w:rPr>
          </w:pPr>
          <w:ins w:id="142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"_Toc379672027"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Audio.length &lt;length_nvar&gt;, &lt;aft_nexp&gt;</w:t>
            </w:r>
            <w:r>
              <w:rPr>
                <w:noProof/>
                <w:webHidden/>
              </w:rPr>
              <w:tab/>
            </w:r>
            <w:r>
              <w:rPr>
                <w:noProof/>
                <w:webHidden/>
              </w:rPr>
              <w:fldChar w:fldCharType="begin"/>
            </w:r>
            <w:r>
              <w:rPr>
                <w:noProof/>
                <w:webHidden/>
              </w:rPr>
              <w:instrText xml:space="preserve"> PAGEREF _Toc379672027 \h </w:instrText>
            </w:r>
            <w:r>
              <w:rPr>
                <w:noProof/>
                <w:webHidden/>
              </w:rPr>
            </w:r>
          </w:ins>
          <w:r>
            <w:rPr>
              <w:noProof/>
              <w:webHidden/>
            </w:rPr>
            <w:fldChar w:fldCharType="separate"/>
          </w:r>
          <w:ins w:id="1423" w:author="msammartano" w:date="2014-02-09T00:58:00Z">
            <w:r>
              <w:rPr>
                <w:noProof/>
                <w:webHidden/>
              </w:rPr>
              <w:t>121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24" w:author="msammartano" w:date="2014-02-09T00:58:00Z"/>
              <w:rFonts w:eastAsiaTheme="minorEastAsia"/>
              <w:noProof/>
            </w:rPr>
          </w:pPr>
          <w:ins w:id="142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"_Toc379672028"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Audio.release &lt;aft_nexp&gt;</w:t>
            </w:r>
            <w:r>
              <w:rPr>
                <w:noProof/>
                <w:webHidden/>
              </w:rPr>
              <w:tab/>
            </w:r>
            <w:r>
              <w:rPr>
                <w:noProof/>
                <w:webHidden/>
              </w:rPr>
              <w:fldChar w:fldCharType="begin"/>
            </w:r>
            <w:r>
              <w:rPr>
                <w:noProof/>
                <w:webHidden/>
              </w:rPr>
              <w:instrText xml:space="preserve"> PAGEREF _Toc379672028 \h </w:instrText>
            </w:r>
            <w:r>
              <w:rPr>
                <w:noProof/>
                <w:webHidden/>
              </w:rPr>
            </w:r>
          </w:ins>
          <w:r>
            <w:rPr>
              <w:noProof/>
              <w:webHidden/>
            </w:rPr>
            <w:fldChar w:fldCharType="separate"/>
          </w:r>
          <w:ins w:id="1426" w:author="msammartano" w:date="2014-02-09T00:58:00Z">
            <w:r>
              <w:rPr>
                <w:noProof/>
                <w:webHidden/>
              </w:rPr>
              <w:t>121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27" w:author="msammartano" w:date="2014-02-09T00:58:00Z"/>
              <w:rFonts w:eastAsiaTheme="minorEastAsia"/>
              <w:noProof/>
            </w:rPr>
          </w:pPr>
          <w:ins w:id="1428"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"_Toc379672029"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Audio.isdone &lt;lvar&gt;</w:t>
            </w:r>
            <w:r>
              <w:rPr>
                <w:noProof/>
                <w:webHidden/>
              </w:rPr>
              <w:tab/>
            </w:r>
            <w:r>
              <w:rPr>
                <w:noProof/>
                <w:webHidden/>
              </w:rPr>
              <w:fldChar w:fldCharType="begin"/>
            </w:r>
            <w:r>
              <w:rPr>
                <w:noProof/>
                <w:webHidden/>
              </w:rPr>
              <w:instrText xml:space="preserve"> PAGEREF _Toc379672029 \h </w:instrText>
            </w:r>
            <w:r>
              <w:rPr>
                <w:noProof/>
                <w:webHidden/>
              </w:rPr>
            </w:r>
          </w:ins>
          <w:r>
            <w:rPr>
              <w:noProof/>
              <w:webHidden/>
            </w:rPr>
            <w:fldChar w:fldCharType="separate"/>
          </w:r>
          <w:ins w:id="1429" w:author="msammartano" w:date="2014-02-09T00:58:00Z">
            <w:r>
              <w:rPr>
                <w:noProof/>
                <w:webHidden/>
              </w:rPr>
              <w:t>121</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30" w:author="msammartano" w:date="2014-02-09T00:58:00Z"/>
              <w:rFonts w:eastAsiaTheme="minorEastAsia"/>
              <w:noProof/>
            </w:rPr>
          </w:pPr>
          <w:ins w:id="143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"_Toc379672030"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Audio.record.start &lt;fn_svar&gt;</w:t>
            </w:r>
            <w:r>
              <w:rPr>
                <w:noProof/>
                <w:webHidden/>
              </w:rPr>
              <w:tab/>
            </w:r>
            <w:r>
              <w:rPr>
                <w:noProof/>
                <w:webHidden/>
              </w:rPr>
              <w:fldChar w:fldCharType="begin"/>
            </w:r>
            <w:r>
              <w:rPr>
                <w:noProof/>
                <w:webHidden/>
              </w:rPr>
              <w:instrText xml:space="preserve"> PAGEREF _Toc379672030 \h </w:instrText>
            </w:r>
            <w:r>
              <w:rPr>
                <w:noProof/>
                <w:webHidden/>
              </w:rPr>
            </w:r>
          </w:ins>
          <w:r>
            <w:rPr>
              <w:noProof/>
              <w:webHidden/>
            </w:rPr>
            <w:fldChar w:fldCharType="separate"/>
          </w:r>
          <w:ins w:id="1432" w:author="msammartano" w:date="2014-02-09T00:58:00Z">
            <w:r>
              <w:rPr>
                <w:noProof/>
                <w:webHidden/>
              </w:rPr>
              <w:t>122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33" w:author="msammartano" w:date="2014-02-09T00:58:00Z"/>
              <w:rFonts w:eastAsiaTheme="minorEastAsia"/>
              <w:noProof/>
            </w:rPr>
          </w:pPr>
          <w:ins w:id="143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"_Toc379672031"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Audio.record.stop</w:t>
            </w:r>
            <w:r>
              <w:rPr>
                <w:noProof/>
                <w:webHidden/>
              </w:rPr>
              <w:tab/>
            </w:r>
            <w:r>
              <w:rPr>
                <w:noProof/>
                <w:webHidden/>
              </w:rPr>
              <w:fldChar w:fldCharType="begin"/>
            </w:r>
            <w:r>
              <w:rPr>
                <w:noProof/>
                <w:webHidden/>
              </w:rPr>
              <w:instrText xml:space="preserve"> PAGEREF _Toc379672031 \h </w:instrText>
            </w:r>
            <w:r>
              <w:rPr>
                <w:noProof/>
                <w:webHidden/>
              </w:rPr>
            </w:r>
          </w:ins>
          <w:r>
            <w:rPr>
              <w:noProof/>
              <w:webHidden/>
            </w:rPr>
            <w:fldChar w:fldCharType="separate"/>
          </w:r>
          <w:ins w:id="1435" w:author="msammartano" w:date="2014-02-09T00:58:00Z">
            <w:r>
              <w:rPr>
                <w:noProof/>
                <w:webHidden/>
              </w:rPr>
              <w:t>122</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436" w:author="msammartano" w:date="2014-02-09T00:58:00Z"/>
              <w:rFonts w:eastAsiaTheme="minorEastAsia"/>
              <w:noProof/>
            </w:rPr>
          </w:pPr>
          <w:ins w:id="143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"_Toc379672032"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w:t>
            </w:r>
            <w:r>
              <w:rPr>
                <w:noProof/>
                <w:webHidden/>
              </w:rPr>
              <w:tab/>
            </w:r>
            <w:r>
              <w:rPr>
                <w:noProof/>
                <w:webHidden/>
              </w:rPr>
              <w:fldChar w:fldCharType="begin"/>
            </w:r>
            <w:r>
              <w:rPr>
                <w:noProof/>
                <w:webHidden/>
              </w:rPr>
              <w:instrText xml:space="preserve"> PAGEREF _Toc379672032 \h </w:instrText>
            </w:r>
            <w:r>
              <w:rPr>
                <w:noProof/>
                <w:webHidden/>
              </w:rPr>
            </w:r>
          </w:ins>
          <w:r>
            <w:rPr>
              <w:noProof/>
              <w:webHidden/>
            </w:rPr>
            <w:fldChar w:fldCharType="separate"/>
          </w:r>
          <w:ins w:id="1438" w:author="msammartano" w:date="2014-02-09T00:58:00Z">
            <w:r>
              <w:rPr>
                <w:noProof/>
                <w:webHidden/>
              </w:rPr>
              <w:t>122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439" w:author="msammartano" w:date="2014-02-09T00:58:00Z"/>
              <w:rFonts w:eastAsiaTheme="minorEastAsia"/>
              <w:noProof/>
            </w:rPr>
          </w:pPr>
          <w:ins w:id="144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"_Toc379672033"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Introduction</w:t>
            </w:r>
            <w:r>
              <w:rPr>
                <w:noProof/>
                <w:webHidden/>
              </w:rPr>
              <w:tab/>
            </w:r>
            <w:r>
              <w:rPr>
                <w:noProof/>
                <w:webHidden/>
              </w:rPr>
              <w:fldChar w:fldCharType="begin"/>
            </w:r>
            <w:r>
              <w:rPr>
                <w:noProof/>
                <w:webHidden/>
              </w:rPr>
              <w:instrText xml:space="preserve"> PAGEREF _Toc379672033 \h </w:instrText>
            </w:r>
            <w:r>
              <w:rPr>
                <w:noProof/>
                <w:webHidden/>
              </w:rPr>
            </w:r>
          </w:ins>
          <w:r>
            <w:rPr>
              <w:noProof/>
              <w:webHidden/>
            </w:rPr>
            <w:fldChar w:fldCharType="separate"/>
          </w:r>
          <w:ins w:id="1441" w:author="msammartano" w:date="2014-02-09T00:58:00Z">
            <w:r>
              <w:rPr>
                <w:noProof/>
                <w:webHidden/>
              </w:rPr>
              <w:t>122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442" w:author="msammartano" w:date="2014-02-09T00:58:00Z"/>
              <w:rFonts w:eastAsiaTheme="minorEastAsia"/>
              <w:noProof/>
            </w:rPr>
          </w:pPr>
          <w:ins w:id="144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"_Toc379672034"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Commands</w:t>
            </w:r>
            <w:r>
              <w:rPr>
                <w:noProof/>
                <w:webHidden/>
              </w:rPr>
              <w:tab/>
            </w:r>
            <w:r>
              <w:rPr>
                <w:noProof/>
                <w:webHidden/>
              </w:rPr>
              <w:fldChar w:fldCharType="begin"/>
            </w:r>
            <w:r>
              <w:rPr>
                <w:noProof/>
                <w:webHidden/>
              </w:rPr>
              <w:instrText xml:space="preserve"> PAGEREF _Toc379672034 \h </w:instrText>
            </w:r>
            <w:r>
              <w:rPr>
                <w:noProof/>
                <w:webHidden/>
              </w:rPr>
            </w:r>
          </w:ins>
          <w:r>
            <w:rPr>
              <w:noProof/>
              <w:webHidden/>
            </w:rPr>
            <w:fldChar w:fldCharType="separate"/>
          </w:r>
          <w:ins w:id="1444" w:author="msammartano" w:date="2014-02-09T00:58:00Z">
            <w:r>
              <w:rPr>
                <w:noProof/>
                <w:webHidden/>
              </w:rPr>
              <w:t>122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45" w:author="msammartano" w:date="2014-02-09T00:58:00Z"/>
              <w:rFonts w:eastAsiaTheme="minorEastAsia"/>
              <w:noProof/>
            </w:rPr>
          </w:pPr>
          <w:ins w:id="144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"_Toc379672035"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Soundpool.open &lt;MaxStreams_nexp&gt;</w:t>
            </w:r>
            <w:r>
              <w:rPr>
                <w:noProof/>
                <w:webHidden/>
              </w:rPr>
              <w:tab/>
            </w:r>
            <w:r>
              <w:rPr>
                <w:noProof/>
                <w:webHidden/>
              </w:rPr>
              <w:fldChar w:fldCharType="begin"/>
            </w:r>
            <w:r>
              <w:rPr>
                <w:noProof/>
                <w:webHidden/>
              </w:rPr>
              <w:instrText xml:space="preserve"> PAGEREF _Toc379672035 \h </w:instrText>
            </w:r>
            <w:r>
              <w:rPr>
                <w:noProof/>
                <w:webHidden/>
              </w:rPr>
            </w:r>
          </w:ins>
          <w:r>
            <w:rPr>
              <w:noProof/>
              <w:webHidden/>
            </w:rPr>
            <w:fldChar w:fldCharType="separate"/>
          </w:r>
          <w:ins w:id="1447" w:author="msammartano" w:date="2014-02-09T00:58:00Z">
            <w:r>
              <w:rPr>
                <w:noProof/>
                <w:webHidden/>
              </w:rPr>
              <w:t>122</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48" w:author="msammartano" w:date="2014-02-09T00:58:00Z"/>
              <w:rFonts w:eastAsiaTheme="minorEastAsia"/>
              <w:noProof/>
            </w:rPr>
          </w:pPr>
          <w:ins w:id="144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"_Toc379672036"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Soundpool.load &lt;soundID_nvar&gt;, &lt;file_path_sexp&gt;</w:t>
            </w:r>
            <w:r>
              <w:rPr>
                <w:noProof/>
                <w:webHidden/>
              </w:rPr>
              <w:tab/>
            </w:r>
            <w:r>
              <w:rPr>
                <w:noProof/>
                <w:webHidden/>
              </w:rPr>
              <w:fldChar w:fldCharType="begin"/>
            </w:r>
            <w:r>
              <w:rPr>
                <w:noProof/>
                <w:webHidden/>
              </w:rPr>
              <w:instrText xml:space="preserve"> PAGEREF _Toc379672036 \h </w:instrText>
            </w:r>
            <w:r>
              <w:rPr>
                <w:noProof/>
                <w:webHidden/>
              </w:rPr>
            </w:r>
          </w:ins>
          <w:r>
            <w:rPr>
              <w:noProof/>
              <w:webHidden/>
            </w:rPr>
            <w:fldChar w:fldCharType="separate"/>
          </w:r>
          <w:ins w:id="1450" w:author="msammartano" w:date="2014-02-09T00:58:00Z">
            <w:r>
              <w:rPr>
                <w:noProof/>
                <w:webHidden/>
              </w:rPr>
              <w:t>123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51" w:author="msammartano" w:date="2014-02-09T00:58:00Z"/>
              <w:rFonts w:eastAsiaTheme="minorEastAsia"/>
              <w:noProof/>
            </w:rPr>
          </w:pPr>
          <w:ins w:id="145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"_Toc379672037"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Soundpool.unload &lt;soundID_nexp&gt;</w:t>
            </w:r>
            <w:r>
              <w:rPr>
                <w:noProof/>
                <w:webHidden/>
              </w:rPr>
              <w:tab/>
            </w:r>
            <w:r>
              <w:rPr>
                <w:noProof/>
                <w:webHidden/>
              </w:rPr>
              <w:fldChar w:fldCharType="begin"/>
            </w:r>
            <w:r>
              <w:rPr>
                <w:noProof/>
                <w:webHidden/>
              </w:rPr>
              <w:instrText xml:space="preserve"> PAGEREF _Toc379672037 \h </w:instrText>
            </w:r>
            <w:r>
              <w:rPr>
                <w:noProof/>
                <w:webHidden/>
              </w:rPr>
            </w:r>
          </w:ins>
          <w:r>
            <w:rPr>
              <w:noProof/>
              <w:webHidden/>
            </w:rPr>
            <w:fldChar w:fldCharType="separate"/>
          </w:r>
          <w:ins w:id="1453" w:author="msammartano" w:date="2014-02-09T00:58:00Z">
            <w:r>
              <w:rPr>
                <w:noProof/>
                <w:webHidden/>
              </w:rPr>
              <w:t>123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54" w:author="msammartano" w:date="2014-02-09T00:58:00Z"/>
              <w:rFonts w:eastAsiaTheme="minorEastAsia"/>
              <w:noProof/>
            </w:rPr>
          </w:pPr>
          <w:ins w:id="145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"_Toc379672038"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_Toc379672038 \h </w:instrText>
            </w:r>
            <w:r>
              <w:rPr>
                <w:noProof/>
                <w:webHidden/>
              </w:rPr>
            </w:r>
          </w:ins>
          <w:r>
            <w:rPr>
              <w:noProof/>
              <w:webHidden/>
            </w:rPr>
            <w:fldChar w:fldCharType="separate"/>
          </w:r>
          <w:ins w:id="1456" w:author="msammartano" w:date="2014-02-09T00:58:00Z">
            <w:r>
              <w:rPr>
                <w:noProof/>
                <w:webHidden/>
              </w:rPr>
              <w:t>123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57" w:author="msammartano" w:date="2014-02-09T00:58:00Z"/>
              <w:rFonts w:eastAsiaTheme="minorEastAsia"/>
              <w:noProof/>
            </w:rPr>
          </w:pPr>
          <w:ins w:id="145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"_Toc379672039"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_Toc379672039 \h </w:instrText>
            </w:r>
            <w:r>
              <w:rPr>
                <w:noProof/>
                <w:webHidden/>
              </w:rPr>
            </w:r>
          </w:ins>
          <w:r>
            <w:rPr>
              <w:noProof/>
              <w:webHidden/>
            </w:rPr>
            <w:fldChar w:fldCharType="separate"/>
          </w:r>
          <w:ins w:id="1459" w:author="msammartano" w:date="2014-02-09T00:58:00Z">
            <w:r>
              <w:rPr>
                <w:noProof/>
                <w:webHidden/>
              </w:rPr>
              <w:t>123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60" w:author="msammartano" w:date="2014-02-09T00:58:00Z"/>
              <w:rFonts w:eastAsiaTheme="minorEastAsia"/>
              <w:noProof/>
            </w:rPr>
          </w:pPr>
          <w:ins w:id="146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"_Toc379672040"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Soundpool.setrate &lt;streamID_nexp&gt;, &lt;rate_nexp&gt;</w:t>
            </w:r>
            <w:r>
              <w:rPr>
                <w:noProof/>
                <w:webHidden/>
              </w:rPr>
              <w:tab/>
            </w:r>
            <w:r>
              <w:rPr>
                <w:noProof/>
                <w:webHidden/>
              </w:rPr>
              <w:fldChar w:fldCharType="begin"/>
            </w:r>
            <w:r>
              <w:rPr>
                <w:noProof/>
                <w:webHidden/>
              </w:rPr>
              <w:instrText xml:space="preserve"> PAGEREF _Toc379672040 \h </w:instrText>
            </w:r>
            <w:r>
              <w:rPr>
                <w:noProof/>
                <w:webHidden/>
              </w:rPr>
            </w:r>
          </w:ins>
          <w:r>
            <w:rPr>
              <w:noProof/>
              <w:webHidden/>
            </w:rPr>
            <w:fldChar w:fldCharType="separate"/>
          </w:r>
          <w:ins w:id="1462" w:author="msammartano" w:date="2014-02-09T00:58:00Z">
            <w:r>
              <w:rPr>
                <w:noProof/>
                <w:webHidden/>
              </w:rPr>
              <w:t>123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63" w:author="msammartano" w:date="2014-02-09T00:58:00Z"/>
              <w:rFonts w:eastAsiaTheme="minorEastAsia"/>
              <w:noProof/>
            </w:rPr>
          </w:pPr>
          <w:ins w:id="146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"_Toc379672041"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_Toc379672041 \h </w:instrText>
            </w:r>
            <w:r>
              <w:rPr>
                <w:noProof/>
                <w:webHidden/>
              </w:rPr>
            </w:r>
          </w:ins>
          <w:r>
            <w:rPr>
              <w:noProof/>
              <w:webHidden/>
            </w:rPr>
            <w:fldChar w:fldCharType="separate"/>
          </w:r>
          <w:ins w:id="1465" w:author="msammartano" w:date="2014-02-09T00:58:00Z">
            <w:r>
              <w:rPr>
                <w:noProof/>
                <w:webHidden/>
              </w:rPr>
              <w:t>123</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66" w:author="msammartano" w:date="2014-02-09T00:58:00Z"/>
              <w:rFonts w:eastAsiaTheme="minorEastAsia"/>
              <w:noProof/>
            </w:rPr>
          </w:pPr>
          <w:ins w:id="146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"_Toc379672042"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Soundpool.pause &lt;streamID_nexp&gt;</w:t>
            </w:r>
            <w:r>
              <w:rPr>
                <w:noProof/>
                <w:webHidden/>
              </w:rPr>
              <w:tab/>
            </w:r>
            <w:r>
              <w:rPr>
                <w:noProof/>
                <w:webHidden/>
              </w:rPr>
              <w:fldChar w:fldCharType="begin"/>
            </w:r>
            <w:r>
              <w:rPr>
                <w:noProof/>
                <w:webHidden/>
              </w:rPr>
              <w:instrText xml:space="preserve"> PAGEREF _Toc379672042 \h </w:instrText>
            </w:r>
            <w:r>
              <w:rPr>
                <w:noProof/>
                <w:webHidden/>
              </w:rPr>
            </w:r>
          </w:ins>
          <w:r>
            <w:rPr>
              <w:noProof/>
              <w:webHidden/>
            </w:rPr>
            <w:fldChar w:fldCharType="separate"/>
          </w:r>
          <w:ins w:id="1468"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69" w:author="msammartano" w:date="2014-02-09T00:58:00Z"/>
              <w:rFonts w:eastAsiaTheme="minorEastAsia"/>
              <w:noProof/>
            </w:rPr>
          </w:pPr>
          <w:ins w:id="147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"_Toc379672043"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Soundpool.resume &lt;streamID_nexp&gt;</w:t>
            </w:r>
            <w:r>
              <w:rPr>
                <w:noProof/>
                <w:webHidden/>
              </w:rPr>
              <w:tab/>
            </w:r>
            <w:r>
              <w:rPr>
                <w:noProof/>
                <w:webHidden/>
              </w:rPr>
              <w:fldChar w:fldCharType="begin"/>
            </w:r>
            <w:r>
              <w:rPr>
                <w:noProof/>
                <w:webHidden/>
              </w:rPr>
              <w:instrText xml:space="preserve"> PAGEREF _Toc379672043 \h </w:instrText>
            </w:r>
            <w:r>
              <w:rPr>
                <w:noProof/>
                <w:webHidden/>
              </w:rPr>
            </w:r>
          </w:ins>
          <w:r>
            <w:rPr>
              <w:noProof/>
              <w:webHidden/>
            </w:rPr>
            <w:fldChar w:fldCharType="separate"/>
          </w:r>
          <w:ins w:id="1471"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72" w:author="msammartano" w:date="2014-02-09T00:58:00Z"/>
              <w:rFonts w:eastAsiaTheme="minorEastAsia"/>
              <w:noProof/>
            </w:rPr>
          </w:pPr>
          <w:ins w:id="147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"_Toc379672044"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Soundpool.stop &lt;streamID_nexp&gt;</w:t>
            </w:r>
            <w:r>
              <w:rPr>
                <w:noProof/>
                <w:webHidden/>
              </w:rPr>
              <w:tab/>
            </w:r>
            <w:r>
              <w:rPr>
                <w:noProof/>
                <w:webHidden/>
              </w:rPr>
              <w:fldChar w:fldCharType="begin"/>
            </w:r>
            <w:r>
              <w:rPr>
                <w:noProof/>
                <w:webHidden/>
              </w:rPr>
              <w:instrText xml:space="preserve"> PAGEREF _Toc379672044 \h </w:instrText>
            </w:r>
            <w:r>
              <w:rPr>
                <w:noProof/>
                <w:webHidden/>
              </w:rPr>
            </w:r>
          </w:ins>
          <w:r>
            <w:rPr>
              <w:noProof/>
              <w:webHidden/>
            </w:rPr>
            <w:fldChar w:fldCharType="separate"/>
          </w:r>
          <w:ins w:id="1474"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75" w:author="msammartano" w:date="2014-02-09T00:58:00Z"/>
              <w:rFonts w:eastAsiaTheme="minorEastAsia"/>
              <w:noProof/>
            </w:rPr>
          </w:pPr>
          <w:ins w:id="147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"_Toc379672045"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Soundpool.release</w:t>
            </w:r>
            <w:r>
              <w:rPr>
                <w:noProof/>
                <w:webHidden/>
              </w:rPr>
              <w:tab/>
            </w:r>
            <w:r>
              <w:rPr>
                <w:noProof/>
                <w:webHidden/>
              </w:rPr>
              <w:fldChar w:fldCharType="begin"/>
            </w:r>
            <w:r>
              <w:rPr>
                <w:noProof/>
                <w:webHidden/>
              </w:rPr>
              <w:instrText xml:space="preserve"> PAGEREF _Toc379672045 \h </w:instrText>
            </w:r>
            <w:r>
              <w:rPr>
                <w:noProof/>
                <w:webHidden/>
              </w:rPr>
            </w:r>
          </w:ins>
          <w:r>
            <w:rPr>
              <w:noProof/>
              <w:webHidden/>
            </w:rPr>
            <w:fldChar w:fldCharType="separate"/>
          </w:r>
          <w:ins w:id="1477"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478" w:author="msammartano" w:date="2014-02-09T00:58:00Z"/>
              <w:rFonts w:eastAsiaTheme="minorEastAsia"/>
              <w:noProof/>
            </w:rPr>
          </w:pPr>
          <w:ins w:id="147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"_Toc379672046"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GPS</w:t>
            </w:r>
            <w:r>
              <w:rPr>
                <w:noProof/>
                <w:webHidden/>
              </w:rPr>
              <w:tab/>
            </w:r>
            <w:r>
              <w:rPr>
                <w:noProof/>
                <w:webHidden/>
              </w:rPr>
              <w:fldChar w:fldCharType="begin"/>
            </w:r>
            <w:r>
              <w:rPr>
                <w:noProof/>
                <w:webHidden/>
              </w:rPr>
              <w:instrText xml:space="preserve"> PAGEREF _Toc379672046 \h </w:instrText>
            </w:r>
            <w:r>
              <w:rPr>
                <w:noProof/>
                <w:webHidden/>
              </w:rPr>
            </w:r>
          </w:ins>
          <w:r>
            <w:rPr>
              <w:noProof/>
              <w:webHidden/>
            </w:rPr>
            <w:fldChar w:fldCharType="separate"/>
          </w:r>
          <w:ins w:id="1480"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481" w:author="msammartano" w:date="2014-02-09T00:58:00Z"/>
              <w:rFonts w:eastAsiaTheme="minorEastAsia"/>
              <w:noProof/>
            </w:rPr>
          </w:pPr>
          <w:ins w:id="148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"_Toc379672047"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Commands</w:t>
            </w:r>
            <w:r>
              <w:rPr>
                <w:noProof/>
                <w:webHidden/>
              </w:rPr>
              <w:tab/>
            </w:r>
            <w:r>
              <w:rPr>
                <w:noProof/>
                <w:webHidden/>
              </w:rPr>
              <w:fldChar w:fldCharType="begin"/>
            </w:r>
            <w:r>
              <w:rPr>
                <w:noProof/>
                <w:webHidden/>
              </w:rPr>
              <w:instrText xml:space="preserve"> PAGEREF _Toc379672047 \h </w:instrText>
            </w:r>
            <w:r>
              <w:rPr>
                <w:noProof/>
                <w:webHidden/>
              </w:rPr>
            </w:r>
          </w:ins>
          <w:r>
            <w:rPr>
              <w:noProof/>
              <w:webHidden/>
            </w:rPr>
            <w:fldChar w:fldCharType="separate"/>
          </w:r>
          <w:ins w:id="1483"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84" w:author="msammartano" w:date="2014-02-09T00:58:00Z"/>
              <w:rFonts w:eastAsiaTheme="minorEastAsia"/>
              <w:noProof/>
            </w:rPr>
          </w:pPr>
          <w:ins w:id="148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"_Toc379672048"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Gps.open</w:t>
            </w:r>
            <w:r>
              <w:rPr>
                <w:noProof/>
                <w:webHidden/>
              </w:rPr>
              <w:tab/>
            </w:r>
            <w:r>
              <w:rPr>
                <w:noProof/>
                <w:webHidden/>
              </w:rPr>
              <w:fldChar w:fldCharType="begin"/>
            </w:r>
            <w:r>
              <w:rPr>
                <w:noProof/>
                <w:webHidden/>
              </w:rPr>
              <w:instrText xml:space="preserve"> PAGEREF _Toc379672048 \h </w:instrText>
            </w:r>
            <w:r>
              <w:rPr>
                <w:noProof/>
                <w:webHidden/>
              </w:rPr>
            </w:r>
          </w:ins>
          <w:r>
            <w:rPr>
              <w:noProof/>
              <w:webHidden/>
            </w:rPr>
            <w:fldChar w:fldCharType="separate"/>
          </w:r>
          <w:ins w:id="1486"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87" w:author="msammartano" w:date="2014-02-09T00:58:00Z"/>
              <w:rFonts w:eastAsiaTheme="minorEastAsia"/>
              <w:noProof/>
            </w:rPr>
          </w:pPr>
          <w:ins w:id="148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"_Toc379672049"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Gps.close</w:t>
            </w:r>
            <w:r>
              <w:rPr>
                <w:noProof/>
                <w:webHidden/>
              </w:rPr>
              <w:tab/>
            </w:r>
            <w:r>
              <w:rPr>
                <w:noProof/>
                <w:webHidden/>
              </w:rPr>
              <w:fldChar w:fldCharType="begin"/>
            </w:r>
            <w:r>
              <w:rPr>
                <w:noProof/>
                <w:webHidden/>
              </w:rPr>
              <w:instrText xml:space="preserve"> PAGEREF _Toc379672049 \h </w:instrText>
            </w:r>
            <w:r>
              <w:rPr>
                <w:noProof/>
                <w:webHidden/>
              </w:rPr>
            </w:r>
          </w:ins>
          <w:r>
            <w:rPr>
              <w:noProof/>
              <w:webHidden/>
            </w:rPr>
            <w:fldChar w:fldCharType="separate"/>
          </w:r>
          <w:ins w:id="1489"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90" w:author="msammartano" w:date="2014-02-09T00:58:00Z"/>
              <w:rFonts w:eastAsiaTheme="minorEastAsia"/>
              <w:noProof/>
            </w:rPr>
          </w:pPr>
          <w:ins w:id="149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"_Toc379672050"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Gps.provider &lt;svar&gt;</w:t>
            </w:r>
            <w:r>
              <w:rPr>
                <w:noProof/>
                <w:webHidden/>
              </w:rPr>
              <w:tab/>
            </w:r>
            <w:r>
              <w:rPr>
                <w:noProof/>
                <w:webHidden/>
              </w:rPr>
              <w:fldChar w:fldCharType="begin"/>
            </w:r>
            <w:r>
              <w:rPr>
                <w:noProof/>
                <w:webHidden/>
              </w:rPr>
              <w:instrText xml:space="preserve"> PAGEREF _Toc379672050 \h </w:instrText>
            </w:r>
            <w:r>
              <w:rPr>
                <w:noProof/>
                <w:webHidden/>
              </w:rPr>
            </w:r>
          </w:ins>
          <w:r>
            <w:rPr>
              <w:noProof/>
              <w:webHidden/>
            </w:rPr>
            <w:fldChar w:fldCharType="separate"/>
          </w:r>
          <w:ins w:id="1492"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93" w:author="msammartano" w:date="2014-02-09T00:58:00Z"/>
              <w:rFonts w:eastAsiaTheme="minorEastAsia"/>
              <w:noProof/>
            </w:rPr>
          </w:pPr>
          <w:ins w:id="149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"_Toc379672051"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Gps.accuracy &lt;nvar&gt;</w:t>
            </w:r>
            <w:r>
              <w:rPr>
                <w:noProof/>
                <w:webHidden/>
              </w:rPr>
              <w:tab/>
            </w:r>
            <w:r>
              <w:rPr>
                <w:noProof/>
                <w:webHidden/>
              </w:rPr>
              <w:fldChar w:fldCharType="begin"/>
            </w:r>
            <w:r>
              <w:rPr>
                <w:noProof/>
                <w:webHidden/>
              </w:rPr>
              <w:instrText xml:space="preserve"> PAGEREF _Toc379672051 \h </w:instrText>
            </w:r>
            <w:r>
              <w:rPr>
                <w:noProof/>
                <w:webHidden/>
              </w:rPr>
            </w:r>
          </w:ins>
          <w:r>
            <w:rPr>
              <w:noProof/>
              <w:webHidden/>
            </w:rPr>
            <w:fldChar w:fldCharType="separate"/>
          </w:r>
          <w:ins w:id="1495"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96" w:author="msammartano" w:date="2014-02-09T00:58:00Z"/>
              <w:rFonts w:eastAsiaTheme="minorEastAsia"/>
              <w:noProof/>
            </w:rPr>
          </w:pPr>
          <w:ins w:id="149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"_Toc379672052"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Gps.latitude &lt;nvar&gt;</w:t>
            </w:r>
            <w:r>
              <w:rPr>
                <w:noProof/>
                <w:webHidden/>
              </w:rPr>
              <w:tab/>
            </w:r>
            <w:r>
              <w:rPr>
                <w:noProof/>
                <w:webHidden/>
              </w:rPr>
              <w:fldChar w:fldCharType="begin"/>
            </w:r>
            <w:r>
              <w:rPr>
                <w:noProof/>
                <w:webHidden/>
              </w:rPr>
              <w:instrText xml:space="preserve"> PAGEREF _Toc379672052 \h </w:instrText>
            </w:r>
            <w:r>
              <w:rPr>
                <w:noProof/>
                <w:webHidden/>
              </w:rPr>
            </w:r>
          </w:ins>
          <w:r>
            <w:rPr>
              <w:noProof/>
              <w:webHidden/>
            </w:rPr>
            <w:fldChar w:fldCharType="separate"/>
          </w:r>
          <w:ins w:id="1498"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499" w:author="msammartano" w:date="2014-02-09T00:58:00Z"/>
              <w:rFonts w:eastAsiaTheme="minorEastAsia"/>
              <w:noProof/>
            </w:rPr>
          </w:pPr>
          <w:ins w:id="150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"_Toc379672053"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Gps.longitude &lt;nvar&gt;</w:t>
            </w:r>
            <w:r>
              <w:rPr>
                <w:noProof/>
                <w:webHidden/>
              </w:rPr>
              <w:tab/>
            </w:r>
            <w:r>
              <w:rPr>
                <w:noProof/>
                <w:webHidden/>
              </w:rPr>
              <w:fldChar w:fldCharType="begin"/>
            </w:r>
            <w:r>
              <w:rPr>
                <w:noProof/>
                <w:webHidden/>
              </w:rPr>
              <w:instrText xml:space="preserve"> PAGEREF _Toc379672053 \h </w:instrText>
            </w:r>
            <w:r>
              <w:rPr>
                <w:noProof/>
                <w:webHidden/>
              </w:rPr>
            </w:r>
          </w:ins>
          <w:r>
            <w:rPr>
              <w:noProof/>
              <w:webHidden/>
            </w:rPr>
            <w:fldChar w:fldCharType="separate"/>
          </w:r>
          <w:ins w:id="1501" w:author="msammartano" w:date="2014-02-09T00:58:00Z">
            <w:r>
              <w:rPr>
                <w:noProof/>
                <w:webHidden/>
              </w:rPr>
              <w:t>124</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02" w:author="msammartano" w:date="2014-02-09T00:58:00Z"/>
              <w:rFonts w:eastAsiaTheme="minorEastAsia"/>
              <w:noProof/>
            </w:rPr>
          </w:pPr>
          <w:ins w:id="150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"_Toc379672054"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Gps.altitude &lt;nvar&gt;</w:t>
            </w:r>
            <w:r>
              <w:rPr>
                <w:noProof/>
                <w:webHidden/>
              </w:rPr>
              <w:tab/>
            </w:r>
            <w:r>
              <w:rPr>
                <w:noProof/>
                <w:webHidden/>
              </w:rPr>
              <w:fldChar w:fldCharType="begin"/>
            </w:r>
            <w:r>
              <w:rPr>
                <w:noProof/>
                <w:webHidden/>
              </w:rPr>
              <w:instrText xml:space="preserve"> PAGEREF _Toc379672054 \h </w:instrText>
            </w:r>
            <w:r>
              <w:rPr>
                <w:noProof/>
                <w:webHidden/>
              </w:rPr>
            </w:r>
          </w:ins>
          <w:r>
            <w:rPr>
              <w:noProof/>
              <w:webHidden/>
            </w:rPr>
            <w:fldChar w:fldCharType="separate"/>
          </w:r>
          <w:ins w:id="1504" w:author="msammartano" w:date="2014-02-09T00:58:00Z">
            <w:r>
              <w:rPr>
                <w:noProof/>
                <w:webHidden/>
              </w:rPr>
              <w:t>125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05" w:author="msammartano" w:date="2014-02-09T00:58:00Z"/>
              <w:rFonts w:eastAsiaTheme="minorEastAsia"/>
              <w:noProof/>
            </w:rPr>
          </w:pPr>
          <w:ins w:id="150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"_Toc379672055"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Gps.bearing &lt;nvar&gt;</w:t>
            </w:r>
            <w:r>
              <w:rPr>
                <w:noProof/>
                <w:webHidden/>
              </w:rPr>
              <w:tab/>
            </w:r>
            <w:r>
              <w:rPr>
                <w:noProof/>
                <w:webHidden/>
              </w:rPr>
              <w:fldChar w:fldCharType="begin"/>
            </w:r>
            <w:r>
              <w:rPr>
                <w:noProof/>
                <w:webHidden/>
              </w:rPr>
              <w:instrText xml:space="preserve"> PAGEREF _Toc379672055 \h </w:instrText>
            </w:r>
            <w:r>
              <w:rPr>
                <w:noProof/>
                <w:webHidden/>
              </w:rPr>
            </w:r>
          </w:ins>
          <w:r>
            <w:rPr>
              <w:noProof/>
              <w:webHidden/>
            </w:rPr>
            <w:fldChar w:fldCharType="separate"/>
          </w:r>
          <w:ins w:id="1507" w:author="msammartano" w:date="2014-02-09T00:58:00Z">
            <w:r>
              <w:rPr>
                <w:noProof/>
                <w:webHidden/>
              </w:rPr>
              <w:t>125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08" w:author="msammartano" w:date="2014-02-09T00:58:00Z"/>
              <w:rFonts w:eastAsiaTheme="minorEastAsia"/>
              <w:noProof/>
            </w:rPr>
          </w:pPr>
          <w:ins w:id="150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"_Toc379672056"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Gps.speed &lt;nvar&gt;</w:t>
            </w:r>
            <w:r>
              <w:rPr>
                <w:noProof/>
                <w:webHidden/>
              </w:rPr>
              <w:tab/>
            </w:r>
            <w:r>
              <w:rPr>
                <w:noProof/>
                <w:webHidden/>
              </w:rPr>
              <w:fldChar w:fldCharType="begin"/>
            </w:r>
            <w:r>
              <w:rPr>
                <w:noProof/>
                <w:webHidden/>
              </w:rPr>
              <w:instrText xml:space="preserve"> PAGEREF _Toc379672056 \h </w:instrText>
            </w:r>
            <w:r>
              <w:rPr>
                <w:noProof/>
                <w:webHidden/>
              </w:rPr>
            </w:r>
          </w:ins>
          <w:r>
            <w:rPr>
              <w:noProof/>
              <w:webHidden/>
            </w:rPr>
            <w:fldChar w:fldCharType="separate"/>
          </w:r>
          <w:ins w:id="1510" w:author="msammartano" w:date="2014-02-09T00:58:00Z">
            <w:r>
              <w:rPr>
                <w:noProof/>
                <w:webHidden/>
              </w:rPr>
              <w:t>125</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11" w:author="msammartano" w:date="2014-02-09T00:58:00Z"/>
              <w:rFonts w:eastAsiaTheme="minorEastAsia"/>
              <w:noProof/>
            </w:rPr>
          </w:pPr>
          <w:ins w:id="151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"_Toc379672057"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Gps.time &lt;nvar&gt;</w:t>
            </w:r>
            <w:r>
              <w:rPr>
                <w:noProof/>
                <w:webHidden/>
              </w:rPr>
              <w:tab/>
            </w:r>
            <w:r>
              <w:rPr>
                <w:noProof/>
                <w:webHidden/>
              </w:rPr>
              <w:fldChar w:fldCharType="begin"/>
            </w:r>
            <w:r>
              <w:rPr>
                <w:noProof/>
                <w:webHidden/>
              </w:rPr>
              <w:instrText xml:space="preserve"> PAGEREF _Toc379672057 \h </w:instrText>
            </w:r>
            <w:r>
              <w:rPr>
                <w:noProof/>
                <w:webHidden/>
              </w:rPr>
            </w:r>
          </w:ins>
          <w:r>
            <w:rPr>
              <w:noProof/>
              <w:webHidden/>
            </w:rPr>
            <w:fldChar w:fldCharType="separate"/>
          </w:r>
          <w:ins w:id="1513" w:author="msammartano" w:date="2014-02-09T00:58:00Z">
            <w:r>
              <w:rPr>
                <w:noProof/>
                <w:webHidden/>
              </w:rPr>
              <w:t>125</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514" w:author="msammartano" w:date="2014-02-09T00:58:00Z"/>
              <w:rFonts w:eastAsiaTheme="minorEastAsia"/>
              <w:noProof/>
            </w:rPr>
          </w:pPr>
          <w:ins w:id="151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"_Toc379672058"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Sensors</w:t>
            </w:r>
            <w:r>
              <w:rPr>
                <w:noProof/>
                <w:webHidden/>
              </w:rPr>
              <w:tab/>
            </w:r>
            <w:r>
              <w:rPr>
                <w:noProof/>
                <w:webHidden/>
              </w:rPr>
              <w:fldChar w:fldCharType="begin"/>
            </w:r>
            <w:r>
              <w:rPr>
                <w:noProof/>
                <w:webHidden/>
              </w:rPr>
              <w:instrText xml:space="preserve"> PAGEREF _Toc379672058 \h </w:instrText>
            </w:r>
            <w:r>
              <w:rPr>
                <w:noProof/>
                <w:webHidden/>
              </w:rPr>
            </w:r>
          </w:ins>
          <w:r>
            <w:rPr>
              <w:noProof/>
              <w:webHidden/>
            </w:rPr>
            <w:fldChar w:fldCharType="separate"/>
          </w:r>
          <w:ins w:id="1516" w:author="msammartano" w:date="2014-02-09T00:58:00Z">
            <w:r>
              <w:rPr>
                <w:noProof/>
                <w:webHidden/>
              </w:rPr>
              <w:t>125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517" w:author="msammartano" w:date="2014-02-09T00:58:00Z"/>
              <w:rFonts w:eastAsiaTheme="minorEastAsia"/>
              <w:noProof/>
            </w:rPr>
          </w:pPr>
          <w:ins w:id="151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"_Toc379672059"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Introduction</w:t>
            </w:r>
            <w:r>
              <w:rPr>
                <w:noProof/>
                <w:webHidden/>
              </w:rPr>
              <w:tab/>
            </w:r>
            <w:r>
              <w:rPr>
                <w:noProof/>
                <w:webHidden/>
              </w:rPr>
              <w:fldChar w:fldCharType="begin"/>
            </w:r>
            <w:r>
              <w:rPr>
                <w:noProof/>
                <w:webHidden/>
              </w:rPr>
              <w:instrText xml:space="preserve"> PAGEREF _Toc379672059 \h </w:instrText>
            </w:r>
            <w:r>
              <w:rPr>
                <w:noProof/>
                <w:webHidden/>
              </w:rPr>
            </w:r>
          </w:ins>
          <w:r>
            <w:rPr>
              <w:noProof/>
              <w:webHidden/>
            </w:rPr>
            <w:fldChar w:fldCharType="separate"/>
          </w:r>
          <w:ins w:id="1519" w:author="msammartano" w:date="2014-02-09T00:58:00Z">
            <w:r>
              <w:rPr>
                <w:noProof/>
                <w:webHidden/>
              </w:rPr>
              <w:t>125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520" w:author="msammartano" w:date="2014-02-09T00:58:00Z"/>
              <w:rFonts w:eastAsiaTheme="minorEastAsia"/>
              <w:noProof/>
            </w:rPr>
          </w:pPr>
          <w:ins w:id="1521"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"_Toc379672060"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Sensor Commands</w:t>
            </w:r>
            <w:r>
              <w:rPr>
                <w:noProof/>
                <w:webHidden/>
              </w:rPr>
              <w:tab/>
            </w:r>
            <w:r>
              <w:rPr>
                <w:noProof/>
                <w:webHidden/>
              </w:rPr>
              <w:fldChar w:fldCharType="begin"/>
            </w:r>
            <w:r>
              <w:rPr>
                <w:noProof/>
                <w:webHidden/>
              </w:rPr>
              <w:instrText xml:space="preserve"> PAGEREF _Toc379672060 \h </w:instrText>
            </w:r>
            <w:r>
              <w:rPr>
                <w:noProof/>
                <w:webHidden/>
              </w:rPr>
            </w:r>
          </w:ins>
          <w:r>
            <w:rPr>
              <w:noProof/>
              <w:webHidden/>
            </w:rPr>
            <w:fldChar w:fldCharType="separate"/>
          </w:r>
          <w:ins w:id="1522" w:author="msammartano" w:date="2014-02-09T00:58:00Z">
            <w:r>
              <w:rPr>
                <w:noProof/>
                <w:webHidden/>
              </w:rPr>
              <w:t>126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23" w:author="msammartano" w:date="2014-02-09T00:58:00Z"/>
              <w:rFonts w:eastAsiaTheme="minorEastAsia"/>
              <w:noProof/>
            </w:rPr>
          </w:pPr>
          <w:ins w:id="152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"_Toc379672061"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Sensors.list &lt;sensor_array$[]&gt;</w:t>
            </w:r>
            <w:r>
              <w:rPr>
                <w:noProof/>
                <w:webHidden/>
              </w:rPr>
              <w:tab/>
            </w:r>
            <w:r>
              <w:rPr>
                <w:noProof/>
                <w:webHidden/>
              </w:rPr>
              <w:fldChar w:fldCharType="begin"/>
            </w:r>
            <w:r>
              <w:rPr>
                <w:noProof/>
                <w:webHidden/>
              </w:rPr>
              <w:instrText xml:space="preserve"> PAGEREF _Toc379672061 \h </w:instrText>
            </w:r>
            <w:r>
              <w:rPr>
                <w:noProof/>
                <w:webHidden/>
              </w:rPr>
            </w:r>
          </w:ins>
          <w:r>
            <w:rPr>
              <w:noProof/>
              <w:webHidden/>
            </w:rPr>
            <w:fldChar w:fldCharType="separate"/>
          </w:r>
          <w:ins w:id="1525" w:author="msammartano" w:date="2014-02-09T00:58:00Z">
            <w:r>
              <w:rPr>
                <w:noProof/>
                <w:webHidden/>
              </w:rPr>
              <w:t>126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26" w:author="msammartano" w:date="2014-02-09T00:58:00Z"/>
              <w:rFonts w:eastAsiaTheme="minorEastAsia"/>
              <w:noProof/>
            </w:rPr>
          </w:pPr>
          <w:ins w:id="152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"_Toc379672062"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_Toc379672062 \h </w:instrText>
            </w:r>
            <w:r>
              <w:rPr>
                <w:noProof/>
                <w:webHidden/>
              </w:rPr>
            </w:r>
          </w:ins>
          <w:r>
            <w:rPr>
              <w:noProof/>
              <w:webHidden/>
            </w:rPr>
            <w:fldChar w:fldCharType="separate"/>
          </w:r>
          <w:ins w:id="1528" w:author="msammartano" w:date="2014-02-09T00:58:00Z">
            <w:r>
              <w:rPr>
                <w:noProof/>
                <w:webHidden/>
              </w:rPr>
              <w:t>126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29" w:author="msammartano" w:date="2014-02-09T00:58:00Z"/>
              <w:rFonts w:eastAsiaTheme="minorEastAsia"/>
              <w:noProof/>
            </w:rPr>
          </w:pPr>
          <w:ins w:id="153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"_Toc379672063"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_Toc379672063 \h </w:instrText>
            </w:r>
            <w:r>
              <w:rPr>
                <w:noProof/>
                <w:webHidden/>
              </w:rPr>
            </w:r>
          </w:ins>
          <w:r>
            <w:rPr>
              <w:noProof/>
              <w:webHidden/>
            </w:rPr>
            <w:fldChar w:fldCharType="separate"/>
          </w:r>
          <w:ins w:id="1531" w:author="msammartano" w:date="2014-02-09T00:58:00Z">
            <w:r>
              <w:rPr>
                <w:noProof/>
                <w:webHidden/>
              </w:rPr>
              <w:t>126</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32" w:author="msammartano" w:date="2014-02-09T00:58:00Z"/>
              <w:rFonts w:eastAsiaTheme="minorEastAsia"/>
              <w:noProof/>
            </w:rPr>
          </w:pPr>
          <w:ins w:id="153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"_Toc379672064"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Sensors.close</w:t>
            </w:r>
            <w:r>
              <w:rPr>
                <w:noProof/>
                <w:webHidden/>
              </w:rPr>
              <w:tab/>
            </w:r>
            <w:r>
              <w:rPr>
                <w:noProof/>
                <w:webHidden/>
              </w:rPr>
              <w:fldChar w:fldCharType="begin"/>
            </w:r>
            <w:r>
              <w:rPr>
                <w:noProof/>
                <w:webHidden/>
              </w:rPr>
              <w:instrText xml:space="preserve"> PAGEREF _Toc379672064 \h </w:instrText>
            </w:r>
            <w:r>
              <w:rPr>
                <w:noProof/>
                <w:webHidden/>
              </w:rPr>
            </w:r>
          </w:ins>
          <w:r>
            <w:rPr>
              <w:noProof/>
              <w:webHidden/>
            </w:rPr>
            <w:fldChar w:fldCharType="separate"/>
          </w:r>
          <w:ins w:id="1534" w:author="msammartano" w:date="2014-02-09T00:58:00Z">
            <w:r>
              <w:rPr>
                <w:noProof/>
                <w:webHidden/>
              </w:rPr>
              <w:t>126</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535" w:author="msammartano" w:date="2014-02-09T00:58:00Z"/>
              <w:rFonts w:eastAsiaTheme="minorEastAsia"/>
              <w:noProof/>
            </w:rPr>
          </w:pPr>
          <w:ins w:id="153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"_Toc379672065"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System</w:t>
            </w:r>
            <w:r>
              <w:rPr>
                <w:noProof/>
                <w:webHidden/>
              </w:rPr>
              <w:tab/>
            </w:r>
            <w:r>
              <w:rPr>
                <w:noProof/>
                <w:webHidden/>
              </w:rPr>
              <w:fldChar w:fldCharType="begin"/>
            </w:r>
            <w:r>
              <w:rPr>
                <w:noProof/>
                <w:webHidden/>
              </w:rPr>
              <w:instrText xml:space="preserve"> PAGEREF _Toc379672065 \h </w:instrText>
            </w:r>
            <w:r>
              <w:rPr>
                <w:noProof/>
                <w:webHidden/>
              </w:rPr>
            </w:r>
          </w:ins>
          <w:r>
            <w:rPr>
              <w:noProof/>
              <w:webHidden/>
            </w:rPr>
            <w:fldChar w:fldCharType="separate"/>
          </w:r>
          <w:ins w:id="1537" w:author="msammartano" w:date="2014-02-09T00:58:00Z">
            <w:r>
              <w:rPr>
                <w:noProof/>
                <w:webHidden/>
              </w:rPr>
              <w:t>126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538" w:author="msammartano" w:date="2014-02-09T00:58:00Z"/>
              <w:rFonts w:eastAsiaTheme="minorEastAsia"/>
              <w:noProof/>
            </w:rPr>
          </w:pPr>
          <w:ins w:id="153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"_Toc379672066"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Commands</w:t>
            </w:r>
            <w:r>
              <w:rPr>
                <w:noProof/>
                <w:webHidden/>
              </w:rPr>
              <w:tab/>
            </w:r>
            <w:r>
              <w:rPr>
                <w:noProof/>
                <w:webHidden/>
              </w:rPr>
              <w:fldChar w:fldCharType="begin"/>
            </w:r>
            <w:r>
              <w:rPr>
                <w:noProof/>
                <w:webHidden/>
              </w:rPr>
              <w:instrText xml:space="preserve"> PAGEREF _Toc379672066 \h </w:instrText>
            </w:r>
            <w:r>
              <w:rPr>
                <w:noProof/>
                <w:webHidden/>
              </w:rPr>
            </w:r>
          </w:ins>
          <w:r>
            <w:rPr>
              <w:noProof/>
              <w:webHidden/>
            </w:rPr>
            <w:fldChar w:fldCharType="separate"/>
          </w:r>
          <w:ins w:id="1540" w:author="msammartano" w:date="2014-02-09T00:58:00Z">
            <w:r>
              <w:rPr>
                <w:noProof/>
                <w:webHidden/>
              </w:rPr>
              <w:t>127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41" w:author="msammartano" w:date="2014-02-09T00:58:00Z"/>
              <w:rFonts w:eastAsiaTheme="minorEastAsia"/>
              <w:noProof/>
            </w:rPr>
          </w:pPr>
          <w:ins w:id="154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"_Toc379672067"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System.open</w:t>
            </w:r>
            <w:r>
              <w:rPr>
                <w:noProof/>
                <w:webHidden/>
              </w:rPr>
              <w:tab/>
            </w:r>
            <w:r>
              <w:rPr>
                <w:noProof/>
                <w:webHidden/>
              </w:rPr>
              <w:fldChar w:fldCharType="begin"/>
            </w:r>
            <w:r>
              <w:rPr>
                <w:noProof/>
                <w:webHidden/>
              </w:rPr>
              <w:instrText xml:space="preserve"> PAGEREF _Toc379672067 \h </w:instrText>
            </w:r>
            <w:r>
              <w:rPr>
                <w:noProof/>
                <w:webHidden/>
              </w:rPr>
            </w:r>
          </w:ins>
          <w:r>
            <w:rPr>
              <w:noProof/>
              <w:webHidden/>
            </w:rPr>
            <w:fldChar w:fldCharType="separate"/>
          </w:r>
          <w:ins w:id="1543" w:author="msammartano" w:date="2014-02-09T00:58:00Z">
            <w:r>
              <w:rPr>
                <w:noProof/>
                <w:webHidden/>
              </w:rPr>
              <w:t>127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44" w:author="msammartano" w:date="2014-02-09T00:58:00Z"/>
              <w:rFonts w:eastAsiaTheme="minorEastAsia"/>
              <w:noProof/>
            </w:rPr>
          </w:pPr>
          <w:ins w:id="154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"_Toc379672068"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System.write &lt;sexp&gt;</w:t>
            </w:r>
            <w:r>
              <w:rPr>
                <w:noProof/>
                <w:webHidden/>
              </w:rPr>
              <w:tab/>
            </w:r>
            <w:r>
              <w:rPr>
                <w:noProof/>
                <w:webHidden/>
              </w:rPr>
              <w:fldChar w:fldCharType="begin"/>
            </w:r>
            <w:r>
              <w:rPr>
                <w:noProof/>
                <w:webHidden/>
              </w:rPr>
              <w:instrText xml:space="preserve"> PAGEREF _Toc379672068 \h </w:instrText>
            </w:r>
            <w:r>
              <w:rPr>
                <w:noProof/>
                <w:webHidden/>
              </w:rPr>
            </w:r>
          </w:ins>
          <w:r>
            <w:rPr>
              <w:noProof/>
              <w:webHidden/>
            </w:rPr>
            <w:fldChar w:fldCharType="separate"/>
          </w:r>
          <w:ins w:id="1546" w:author="msammartano" w:date="2014-02-09T00:58:00Z">
            <w:r>
              <w:rPr>
                <w:noProof/>
                <w:webHidden/>
              </w:rPr>
              <w:t>127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47" w:author="msammartano" w:date="2014-02-09T00:58:00Z"/>
              <w:rFonts w:eastAsiaTheme="minorEastAsia"/>
              <w:noProof/>
            </w:rPr>
          </w:pPr>
          <w:ins w:id="154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"_Toc379672069"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System.read.ready &lt;nvar&gt;</w:t>
            </w:r>
            <w:r>
              <w:rPr>
                <w:noProof/>
                <w:webHidden/>
              </w:rPr>
              <w:tab/>
            </w:r>
            <w:r>
              <w:rPr>
                <w:noProof/>
                <w:webHidden/>
              </w:rPr>
              <w:fldChar w:fldCharType="begin"/>
            </w:r>
            <w:r>
              <w:rPr>
                <w:noProof/>
                <w:webHidden/>
              </w:rPr>
              <w:instrText xml:space="preserve"> PAGEREF _Toc379672069 \h </w:instrText>
            </w:r>
            <w:r>
              <w:rPr>
                <w:noProof/>
                <w:webHidden/>
              </w:rPr>
            </w:r>
          </w:ins>
          <w:r>
            <w:rPr>
              <w:noProof/>
              <w:webHidden/>
            </w:rPr>
            <w:fldChar w:fldCharType="separate"/>
          </w:r>
          <w:ins w:id="1549" w:author="msammartano" w:date="2014-02-09T00:58:00Z">
            <w:r>
              <w:rPr>
                <w:noProof/>
                <w:webHidden/>
              </w:rPr>
              <w:t>127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50" w:author="msammartano" w:date="2014-02-09T00:58:00Z"/>
              <w:rFonts w:eastAsiaTheme="minorEastAsia"/>
              <w:noProof/>
            </w:rPr>
          </w:pPr>
          <w:ins w:id="155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"_Toc379672070"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System.read.line &lt;svar&gt;</w:t>
            </w:r>
            <w:r>
              <w:rPr>
                <w:noProof/>
                <w:webHidden/>
              </w:rPr>
              <w:tab/>
            </w:r>
            <w:r>
              <w:rPr>
                <w:noProof/>
                <w:webHidden/>
              </w:rPr>
              <w:fldChar w:fldCharType="begin"/>
            </w:r>
            <w:r>
              <w:rPr>
                <w:noProof/>
                <w:webHidden/>
              </w:rPr>
              <w:instrText xml:space="preserve"> PAGEREF _Toc379672070 \h </w:instrText>
            </w:r>
            <w:r>
              <w:rPr>
                <w:noProof/>
                <w:webHidden/>
              </w:rPr>
            </w:r>
          </w:ins>
          <w:r>
            <w:rPr>
              <w:noProof/>
              <w:webHidden/>
            </w:rPr>
            <w:fldChar w:fldCharType="separate"/>
          </w:r>
          <w:ins w:id="1552" w:author="msammartano" w:date="2014-02-09T00:58:00Z">
            <w:r>
              <w:rPr>
                <w:noProof/>
                <w:webHidden/>
              </w:rPr>
              <w:t>127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53" w:author="msammartano" w:date="2014-02-09T00:58:00Z"/>
              <w:rFonts w:eastAsiaTheme="minorEastAsia"/>
              <w:noProof/>
            </w:rPr>
          </w:pPr>
          <w:ins w:id="155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"_Toc379672071"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System.close</w:t>
            </w:r>
            <w:r>
              <w:rPr>
                <w:noProof/>
                <w:webHidden/>
              </w:rPr>
              <w:tab/>
            </w:r>
            <w:r>
              <w:rPr>
                <w:noProof/>
                <w:webHidden/>
              </w:rPr>
              <w:fldChar w:fldCharType="begin"/>
            </w:r>
            <w:r>
              <w:rPr>
                <w:noProof/>
                <w:webHidden/>
              </w:rPr>
              <w:instrText xml:space="preserve"> PAGEREF _Toc379672071 \h </w:instrText>
            </w:r>
            <w:r>
              <w:rPr>
                <w:noProof/>
                <w:webHidden/>
              </w:rPr>
            </w:r>
          </w:ins>
          <w:r>
            <w:rPr>
              <w:noProof/>
              <w:webHidden/>
            </w:rPr>
            <w:fldChar w:fldCharType="separate"/>
          </w:r>
          <w:ins w:id="1555" w:author="msammartano" w:date="2014-02-09T00:58:00Z">
            <w:r>
              <w:rPr>
                <w:noProof/>
                <w:webHidden/>
              </w:rPr>
              <w:t>127</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556" w:author="msammartano" w:date="2014-02-09T00:58:00Z"/>
              <w:rFonts w:eastAsiaTheme="minorEastAsia"/>
              <w:noProof/>
            </w:rPr>
          </w:pPr>
          <w:ins w:id="155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"_Toc379672072"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Superuser</w:t>
            </w:r>
            <w:r>
              <w:rPr>
                <w:noProof/>
                <w:webHidden/>
              </w:rPr>
              <w:tab/>
            </w:r>
            <w:r>
              <w:rPr>
                <w:noProof/>
                <w:webHidden/>
              </w:rPr>
              <w:fldChar w:fldCharType="begin"/>
            </w:r>
            <w:r>
              <w:rPr>
                <w:noProof/>
                <w:webHidden/>
              </w:rPr>
              <w:instrText xml:space="preserve"> PAGEREF _Toc379672072 \h </w:instrText>
            </w:r>
            <w:r>
              <w:rPr>
                <w:noProof/>
                <w:webHidden/>
              </w:rPr>
            </w:r>
          </w:ins>
          <w:r>
            <w:rPr>
              <w:noProof/>
              <w:webHidden/>
            </w:rPr>
            <w:fldChar w:fldCharType="separate"/>
          </w:r>
          <w:ins w:id="1558" w:author="msammartano" w:date="2014-02-09T00:58:00Z">
            <w:r>
              <w:rPr>
                <w:noProof/>
                <w:webHidden/>
              </w:rPr>
              <w:t>127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559" w:author="msammartano" w:date="2014-02-09T00:58:00Z"/>
              <w:rFonts w:eastAsiaTheme="minorEastAsia"/>
              <w:noProof/>
            </w:rPr>
          </w:pPr>
          <w:ins w:id="156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"_Toc379672073"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Commands</w:t>
            </w:r>
            <w:r>
              <w:rPr>
                <w:noProof/>
                <w:webHidden/>
              </w:rPr>
              <w:tab/>
            </w:r>
            <w:r>
              <w:rPr>
                <w:noProof/>
                <w:webHidden/>
              </w:rPr>
              <w:fldChar w:fldCharType="begin"/>
            </w:r>
            <w:r>
              <w:rPr>
                <w:noProof/>
                <w:webHidden/>
              </w:rPr>
              <w:instrText xml:space="preserve"> PAGEREF _Toc379672073 \h </w:instrText>
            </w:r>
            <w:r>
              <w:rPr>
                <w:noProof/>
                <w:webHidden/>
              </w:rPr>
            </w:r>
          </w:ins>
          <w:r>
            <w:rPr>
              <w:noProof/>
              <w:webHidden/>
            </w:rPr>
            <w:fldChar w:fldCharType="separate"/>
          </w:r>
          <w:ins w:id="1561" w:author="msammartano" w:date="2014-02-09T00:58:00Z">
            <w:r>
              <w:rPr>
                <w:noProof/>
                <w:webHidden/>
              </w:rPr>
              <w:t>127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62" w:author="msammartano" w:date="2014-02-09T00:58:00Z"/>
              <w:rFonts w:eastAsiaTheme="minorEastAsia"/>
              <w:noProof/>
            </w:rPr>
          </w:pPr>
          <w:ins w:id="156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"_Toc379672074"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Su.open</w:t>
            </w:r>
            <w:r>
              <w:rPr>
                <w:noProof/>
                <w:webHidden/>
              </w:rPr>
              <w:tab/>
            </w:r>
            <w:r>
              <w:rPr>
                <w:noProof/>
                <w:webHidden/>
              </w:rPr>
              <w:fldChar w:fldCharType="begin"/>
            </w:r>
            <w:r>
              <w:rPr>
                <w:noProof/>
                <w:webHidden/>
              </w:rPr>
              <w:instrText xml:space="preserve"> PAGEREF _Toc379672074 \h </w:instrText>
            </w:r>
            <w:r>
              <w:rPr>
                <w:noProof/>
                <w:webHidden/>
              </w:rPr>
            </w:r>
          </w:ins>
          <w:r>
            <w:rPr>
              <w:noProof/>
              <w:webHidden/>
            </w:rPr>
            <w:fldChar w:fldCharType="separate"/>
          </w:r>
          <w:ins w:id="1564" w:author="msammartano" w:date="2014-02-09T00:58:00Z">
            <w:r>
              <w:rPr>
                <w:noProof/>
                <w:webHidden/>
              </w:rPr>
              <w:t>127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65" w:author="msammartano" w:date="2014-02-09T00:58:00Z"/>
              <w:rFonts w:eastAsiaTheme="minorEastAsia"/>
              <w:noProof/>
            </w:rPr>
          </w:pPr>
          <w:ins w:id="156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"_Toc379672075"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Su.write &lt;sexp&gt;</w:t>
            </w:r>
            <w:r>
              <w:rPr>
                <w:noProof/>
                <w:webHidden/>
              </w:rPr>
              <w:tab/>
            </w:r>
            <w:r>
              <w:rPr>
                <w:noProof/>
                <w:webHidden/>
              </w:rPr>
              <w:fldChar w:fldCharType="begin"/>
            </w:r>
            <w:r>
              <w:rPr>
                <w:noProof/>
                <w:webHidden/>
              </w:rPr>
              <w:instrText xml:space="preserve"> PAGEREF _Toc379672075 \h </w:instrText>
            </w:r>
            <w:r>
              <w:rPr>
                <w:noProof/>
                <w:webHidden/>
              </w:rPr>
            </w:r>
          </w:ins>
          <w:r>
            <w:rPr>
              <w:noProof/>
              <w:webHidden/>
            </w:rPr>
            <w:fldChar w:fldCharType="separate"/>
          </w:r>
          <w:ins w:id="1567" w:author="msammartano" w:date="2014-02-09T00:58:00Z">
            <w:r>
              <w:rPr>
                <w:noProof/>
                <w:webHidden/>
              </w:rPr>
              <w:t>127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68" w:author="msammartano" w:date="2014-02-09T00:58:00Z"/>
              <w:rFonts w:eastAsiaTheme="minorEastAsia"/>
              <w:noProof/>
            </w:rPr>
          </w:pPr>
          <w:ins w:id="156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"_Toc379672076"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Su.read.ready &lt;nvar&gt;</w:t>
            </w:r>
            <w:r>
              <w:rPr>
                <w:noProof/>
                <w:webHidden/>
              </w:rPr>
              <w:tab/>
            </w:r>
            <w:r>
              <w:rPr>
                <w:noProof/>
                <w:webHidden/>
              </w:rPr>
              <w:fldChar w:fldCharType="begin"/>
            </w:r>
            <w:r>
              <w:rPr>
                <w:noProof/>
                <w:webHidden/>
              </w:rPr>
              <w:instrText xml:space="preserve"> PAGEREF _Toc379672076 \h </w:instrText>
            </w:r>
            <w:r>
              <w:rPr>
                <w:noProof/>
                <w:webHidden/>
              </w:rPr>
            </w:r>
          </w:ins>
          <w:r>
            <w:rPr>
              <w:noProof/>
              <w:webHidden/>
            </w:rPr>
            <w:fldChar w:fldCharType="separate"/>
          </w:r>
          <w:ins w:id="1570" w:author="msammartano" w:date="2014-02-09T00:58:00Z">
            <w:r>
              <w:rPr>
                <w:noProof/>
                <w:webHidden/>
              </w:rPr>
              <w:t>127</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71" w:author="msammartano" w:date="2014-02-09T00:58:00Z"/>
              <w:rFonts w:eastAsiaTheme="minorEastAsia"/>
              <w:noProof/>
            </w:rPr>
          </w:pPr>
          <w:ins w:id="157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"_Toc379672077"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Su.read.line &lt;svar&gt;</w:t>
            </w:r>
            <w:r>
              <w:rPr>
                <w:noProof/>
                <w:webHidden/>
              </w:rPr>
              <w:tab/>
            </w:r>
            <w:r>
              <w:rPr>
                <w:noProof/>
                <w:webHidden/>
              </w:rPr>
              <w:fldChar w:fldCharType="begin"/>
            </w:r>
            <w:r>
              <w:rPr>
                <w:noProof/>
                <w:webHidden/>
              </w:rPr>
              <w:instrText xml:space="preserve"> PAGEREF _Toc379672077 \h </w:instrText>
            </w:r>
            <w:r>
              <w:rPr>
                <w:noProof/>
                <w:webHidden/>
              </w:rPr>
            </w:r>
          </w:ins>
          <w:r>
            <w:rPr>
              <w:noProof/>
              <w:webHidden/>
            </w:rPr>
            <w:fldChar w:fldCharType="separate"/>
          </w:r>
          <w:ins w:id="1573" w:author="msammartano" w:date="2014-02-09T00:58:00Z">
            <w:r>
              <w:rPr>
                <w:noProof/>
                <w:webHidden/>
              </w:rPr>
              <w:t>128</w:t>
            </w:r>
            <w:r>
              <w:rPr>
                <w:noProof/>
                <w:webHidden/>
              </w:rPr>
              <w:fldChar w:fldCharType="end"/>
            </w:r>
            <w:r w:rsidRPr="00E10B2A">
              <w:rPr>
                <w:rStyle w:val="Hyperlink"/>
                <w:noProof/>
              </w:rPr>
              <w:fldChar w:fldCharType="end"/>
            </w:r>
          </w:ins>
        </w:p>
        <w:p w:rsidR="00F42897" w:rsidRDefault="00F42897">
          <w:pPr>
            <w:pStyle w:val="TOC3"/>
            <w:tabs>
              <w:tab w:val="right" w:leader="dot" w:pos="9350"/>
            </w:tabs>
            <w:rPr>
              <w:ins w:id="1574" w:author="msammartano" w:date="2014-02-09T00:58:00Z"/>
              <w:rFonts w:eastAsiaTheme="minorEastAsia"/>
              <w:noProof/>
            </w:rPr>
          </w:pPr>
          <w:ins w:id="157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"_Toc379672078"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Su.close</w:t>
            </w:r>
            <w:r>
              <w:rPr>
                <w:noProof/>
                <w:webHidden/>
              </w:rPr>
              <w:tab/>
            </w:r>
            <w:r>
              <w:rPr>
                <w:noProof/>
                <w:webHidden/>
              </w:rPr>
              <w:fldChar w:fldCharType="begin"/>
            </w:r>
            <w:r>
              <w:rPr>
                <w:noProof/>
                <w:webHidden/>
              </w:rPr>
              <w:instrText xml:space="preserve"> PAGEREF _Toc379672078 \h </w:instrText>
            </w:r>
            <w:r>
              <w:rPr>
                <w:noProof/>
                <w:webHidden/>
              </w:rPr>
            </w:r>
          </w:ins>
          <w:r>
            <w:rPr>
              <w:noProof/>
              <w:webHidden/>
            </w:rPr>
            <w:fldChar w:fldCharType="separate"/>
          </w:r>
          <w:ins w:id="1576" w:author="msammartano" w:date="2014-02-09T00:58:00Z">
            <w:r>
              <w:rPr>
                <w:noProof/>
                <w:webHidden/>
              </w:rPr>
              <w:t>128</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577" w:author="msammartano" w:date="2014-02-09T00:58:00Z"/>
              <w:rFonts w:eastAsiaTheme="minorEastAsia"/>
              <w:noProof/>
            </w:rPr>
          </w:pPr>
          <w:ins w:id="157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"_Toc379672079"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Appendix A - Command List</w:t>
            </w:r>
            <w:r>
              <w:rPr>
                <w:noProof/>
                <w:webHidden/>
              </w:rPr>
              <w:tab/>
            </w:r>
            <w:r>
              <w:rPr>
                <w:noProof/>
                <w:webHidden/>
              </w:rPr>
              <w:fldChar w:fldCharType="begin"/>
            </w:r>
            <w:r>
              <w:rPr>
                <w:noProof/>
                <w:webHidden/>
              </w:rPr>
              <w:instrText xml:space="preserve"> PAGEREF _Toc379672079 \h </w:instrText>
            </w:r>
            <w:r>
              <w:rPr>
                <w:noProof/>
                <w:webHidden/>
              </w:rPr>
            </w:r>
          </w:ins>
          <w:r>
            <w:rPr>
              <w:noProof/>
              <w:webHidden/>
            </w:rPr>
            <w:fldChar w:fldCharType="separate"/>
          </w:r>
          <w:ins w:id="1579" w:author="msammartano" w:date="2014-02-09T00:58:00Z">
            <w:r>
              <w:rPr>
                <w:noProof/>
                <w:webHidden/>
              </w:rPr>
              <w:t>129</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580" w:author="msammartano" w:date="2014-02-09T00:58:00Z"/>
              <w:rFonts w:eastAsiaTheme="minorEastAsia"/>
              <w:noProof/>
            </w:rPr>
          </w:pPr>
          <w:ins w:id="158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"_Toc379672080"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Appendix B – Sample Programs</w:t>
            </w:r>
            <w:r>
              <w:rPr>
                <w:noProof/>
                <w:webHidden/>
              </w:rPr>
              <w:tab/>
            </w:r>
            <w:r>
              <w:rPr>
                <w:noProof/>
                <w:webHidden/>
              </w:rPr>
              <w:fldChar w:fldCharType="begin"/>
            </w:r>
            <w:r>
              <w:rPr>
                <w:noProof/>
                <w:webHidden/>
              </w:rPr>
              <w:instrText xml:space="preserve"> PAGEREF _Toc379672080 \h </w:instrText>
            </w:r>
            <w:r>
              <w:rPr>
                <w:noProof/>
                <w:webHidden/>
              </w:rPr>
            </w:r>
          </w:ins>
          <w:r>
            <w:rPr>
              <w:noProof/>
              <w:webHidden/>
            </w:rPr>
            <w:fldChar w:fldCharType="separate"/>
          </w:r>
          <w:ins w:id="1582" w:author="msammartano" w:date="2014-02-09T00:58:00Z">
            <w:r>
              <w:rPr>
                <w:noProof/>
                <w:webHidden/>
              </w:rPr>
              <w:t>139</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583" w:author="msammartano" w:date="2014-02-09T00:58:00Z"/>
              <w:rFonts w:eastAsiaTheme="minorEastAsia"/>
              <w:noProof/>
            </w:rPr>
          </w:pPr>
          <w:ins w:id="158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"_Toc379672081"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Appendix C – Launcher Shortcut Tutorial</w:t>
            </w:r>
            <w:r>
              <w:rPr>
                <w:noProof/>
                <w:webHidden/>
              </w:rPr>
              <w:tab/>
            </w:r>
            <w:r>
              <w:rPr>
                <w:noProof/>
                <w:webHidden/>
              </w:rPr>
              <w:fldChar w:fldCharType="begin"/>
            </w:r>
            <w:r>
              <w:rPr>
                <w:noProof/>
                <w:webHidden/>
              </w:rPr>
              <w:instrText xml:space="preserve"> PAGEREF _Toc379672081 \h </w:instrText>
            </w:r>
            <w:r>
              <w:rPr>
                <w:noProof/>
                <w:webHidden/>
              </w:rPr>
            </w:r>
          </w:ins>
          <w:r>
            <w:rPr>
              <w:noProof/>
              <w:webHidden/>
            </w:rPr>
            <w:fldChar w:fldCharType="separate"/>
          </w:r>
          <w:ins w:id="1585" w:author="msammartano" w:date="2014-02-09T00:58:00Z">
            <w:r>
              <w:rPr>
                <w:noProof/>
                <w:webHidden/>
              </w:rPr>
              <w:t>140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586" w:author="msammartano" w:date="2014-02-09T00:58:00Z"/>
              <w:rFonts w:eastAsiaTheme="minorEastAsia"/>
              <w:noProof/>
            </w:rPr>
          </w:pPr>
          <w:ins w:id="158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"_Toc379672082"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Introduction</w:t>
            </w:r>
            <w:r>
              <w:rPr>
                <w:noProof/>
                <w:webHidden/>
              </w:rPr>
              <w:tab/>
            </w:r>
            <w:r>
              <w:rPr>
                <w:noProof/>
                <w:webHidden/>
              </w:rPr>
              <w:fldChar w:fldCharType="begin"/>
            </w:r>
            <w:r>
              <w:rPr>
                <w:noProof/>
                <w:webHidden/>
              </w:rPr>
              <w:instrText xml:space="preserve"> PAGEREF _Toc379672082 \h </w:instrText>
            </w:r>
            <w:r>
              <w:rPr>
                <w:noProof/>
                <w:webHidden/>
              </w:rPr>
            </w:r>
          </w:ins>
          <w:r>
            <w:rPr>
              <w:noProof/>
              <w:webHidden/>
            </w:rPr>
            <w:fldChar w:fldCharType="separate"/>
          </w:r>
          <w:ins w:id="1588" w:author="msammartano" w:date="2014-02-09T00:58:00Z">
            <w:r>
              <w:rPr>
                <w:noProof/>
                <w:webHidden/>
              </w:rPr>
              <w:t>140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589" w:author="msammartano" w:date="2014-02-09T00:58:00Z"/>
              <w:rFonts w:eastAsiaTheme="minorEastAsia"/>
              <w:noProof/>
            </w:rPr>
          </w:pPr>
          <w:ins w:id="159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"_Toc379672083"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_Toc379672083 \h </w:instrText>
            </w:r>
            <w:r>
              <w:rPr>
                <w:noProof/>
                <w:webHidden/>
              </w:rPr>
            </w:r>
          </w:ins>
          <w:r>
            <w:rPr>
              <w:noProof/>
              <w:webHidden/>
            </w:rPr>
            <w:fldChar w:fldCharType="separate"/>
          </w:r>
          <w:ins w:id="1591" w:author="msammartano" w:date="2014-02-09T00:58:00Z">
            <w:r>
              <w:rPr>
                <w:noProof/>
                <w:webHidden/>
              </w:rPr>
              <w:t>140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592" w:author="msammartano" w:date="2014-02-09T00:58:00Z"/>
              <w:rFonts w:eastAsiaTheme="minorEastAsia"/>
              <w:noProof/>
            </w:rPr>
          </w:pPr>
          <w:ins w:id="159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"_Toc379672084"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_Toc379672084 \h </w:instrText>
            </w:r>
            <w:r>
              <w:rPr>
                <w:noProof/>
                <w:webHidden/>
              </w:rPr>
            </w:r>
          </w:ins>
          <w:r>
            <w:rPr>
              <w:noProof/>
              <w:webHidden/>
            </w:rPr>
            <w:fldChar w:fldCharType="separate"/>
          </w:r>
          <w:ins w:id="1594" w:author="msammartano" w:date="2014-02-09T00:58:00Z">
            <w:r>
              <w:rPr>
                <w:noProof/>
                <w:webHidden/>
              </w:rPr>
              <w:t>141</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595" w:author="msammartano" w:date="2014-02-09T00:58:00Z"/>
              <w:rFonts w:eastAsiaTheme="minorEastAsia"/>
              <w:noProof/>
            </w:rPr>
          </w:pPr>
          <w:ins w:id="159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"_Toc379672085"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What you need to know</w:t>
            </w:r>
            <w:r>
              <w:rPr>
                <w:noProof/>
                <w:webHidden/>
              </w:rPr>
              <w:tab/>
            </w:r>
            <w:r>
              <w:rPr>
                <w:noProof/>
                <w:webHidden/>
              </w:rPr>
              <w:fldChar w:fldCharType="begin"/>
            </w:r>
            <w:r>
              <w:rPr>
                <w:noProof/>
                <w:webHidden/>
              </w:rPr>
              <w:instrText xml:space="preserve"> PAGEREF _Toc379672085 \h </w:instrText>
            </w:r>
            <w:r>
              <w:rPr>
                <w:noProof/>
                <w:webHidden/>
              </w:rPr>
            </w:r>
          </w:ins>
          <w:r>
            <w:rPr>
              <w:noProof/>
              <w:webHidden/>
            </w:rPr>
            <w:fldChar w:fldCharType="separate"/>
          </w:r>
          <w:ins w:id="1597" w:author="msammartano" w:date="2014-02-09T00:58:00Z">
            <w:r>
              <w:rPr>
                <w:noProof/>
                <w:webHidden/>
              </w:rPr>
              <w:t>142</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598" w:author="msammartano" w:date="2014-02-09T00:58:00Z"/>
              <w:rFonts w:eastAsiaTheme="minorEastAsia"/>
              <w:noProof/>
            </w:rPr>
          </w:pPr>
          <w:ins w:id="159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"_Toc379672086"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Appendix D – Building a Standalone Application</w:t>
            </w:r>
            <w:r>
              <w:rPr>
                <w:noProof/>
                <w:webHidden/>
              </w:rPr>
              <w:tab/>
            </w:r>
            <w:r>
              <w:rPr>
                <w:noProof/>
                <w:webHidden/>
              </w:rPr>
              <w:fldChar w:fldCharType="begin"/>
            </w:r>
            <w:r>
              <w:rPr>
                <w:noProof/>
                <w:webHidden/>
              </w:rPr>
              <w:instrText xml:space="preserve"> PAGEREF _Toc379672086 \h </w:instrText>
            </w:r>
            <w:r>
              <w:rPr>
                <w:noProof/>
                <w:webHidden/>
              </w:rPr>
            </w:r>
          </w:ins>
          <w:r>
            <w:rPr>
              <w:noProof/>
              <w:webHidden/>
            </w:rPr>
            <w:fldChar w:fldCharType="separate"/>
          </w:r>
          <w:ins w:id="1600" w:author="msammartano" w:date="2014-02-09T00:58:00Z">
            <w:r>
              <w:rPr>
                <w:noProof/>
                <w:webHidden/>
              </w:rPr>
              <w:t>143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01" w:author="msammartano" w:date="2014-02-09T00:58:00Z"/>
              <w:rFonts w:eastAsiaTheme="minorEastAsia"/>
              <w:noProof/>
            </w:rPr>
          </w:pPr>
          <w:ins w:id="160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"_Toc379672087"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Introduction</w:t>
            </w:r>
            <w:r>
              <w:rPr>
                <w:noProof/>
                <w:webHidden/>
              </w:rPr>
              <w:tab/>
            </w:r>
            <w:r>
              <w:rPr>
                <w:noProof/>
                <w:webHidden/>
              </w:rPr>
              <w:fldChar w:fldCharType="begin"/>
            </w:r>
            <w:r>
              <w:rPr>
                <w:noProof/>
                <w:webHidden/>
              </w:rPr>
              <w:instrText xml:space="preserve"> PAGEREF _Toc379672087 \h </w:instrText>
            </w:r>
            <w:r>
              <w:rPr>
                <w:noProof/>
                <w:webHidden/>
              </w:rPr>
            </w:r>
          </w:ins>
          <w:r>
            <w:rPr>
              <w:noProof/>
              <w:webHidden/>
            </w:rPr>
            <w:fldChar w:fldCharType="separate"/>
          </w:r>
          <w:ins w:id="1603" w:author="msammartano" w:date="2014-02-09T00:58:00Z">
            <w:r>
              <w:rPr>
                <w:noProof/>
                <w:webHidden/>
              </w:rPr>
              <w:t>143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04" w:author="msammartano" w:date="2014-02-09T00:58:00Z"/>
              <w:rFonts w:eastAsiaTheme="minorEastAsia"/>
              <w:noProof/>
            </w:rPr>
          </w:pPr>
          <w:ins w:id="160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"_Toc379672088"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License Information</w:t>
            </w:r>
            <w:r>
              <w:rPr>
                <w:noProof/>
                <w:webHidden/>
              </w:rPr>
              <w:tab/>
            </w:r>
            <w:r>
              <w:rPr>
                <w:noProof/>
                <w:webHidden/>
              </w:rPr>
              <w:fldChar w:fldCharType="begin"/>
            </w:r>
            <w:r>
              <w:rPr>
                <w:noProof/>
                <w:webHidden/>
              </w:rPr>
              <w:instrText xml:space="preserve"> PAGEREF _Toc379672088 \h </w:instrText>
            </w:r>
            <w:r>
              <w:rPr>
                <w:noProof/>
                <w:webHidden/>
              </w:rPr>
            </w:r>
          </w:ins>
          <w:r>
            <w:rPr>
              <w:noProof/>
              <w:webHidden/>
            </w:rPr>
            <w:fldChar w:fldCharType="separate"/>
          </w:r>
          <w:ins w:id="1606" w:author="msammartano" w:date="2014-02-09T00:58:00Z">
            <w:r>
              <w:rPr>
                <w:noProof/>
                <w:webHidden/>
              </w:rPr>
              <w:t>143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07" w:author="msammartano" w:date="2014-02-09T00:58:00Z"/>
              <w:rFonts w:eastAsiaTheme="minorEastAsia"/>
              <w:noProof/>
            </w:rPr>
          </w:pPr>
          <w:ins w:id="160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"_Toc379672089"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Before You Start</w:t>
            </w:r>
            <w:r>
              <w:rPr>
                <w:noProof/>
                <w:webHidden/>
              </w:rPr>
              <w:tab/>
            </w:r>
            <w:r>
              <w:rPr>
                <w:noProof/>
                <w:webHidden/>
              </w:rPr>
              <w:fldChar w:fldCharType="begin"/>
            </w:r>
            <w:r>
              <w:rPr>
                <w:noProof/>
                <w:webHidden/>
              </w:rPr>
              <w:instrText xml:space="preserve"> PAGEREF _Toc379672089 \h </w:instrText>
            </w:r>
            <w:r>
              <w:rPr>
                <w:noProof/>
                <w:webHidden/>
              </w:rPr>
            </w:r>
          </w:ins>
          <w:r>
            <w:rPr>
              <w:noProof/>
              <w:webHidden/>
            </w:rPr>
            <w:fldChar w:fldCharType="separate"/>
          </w:r>
          <w:ins w:id="1609" w:author="msammartano" w:date="2014-02-09T00:58:00Z">
            <w:r>
              <w:rPr>
                <w:noProof/>
                <w:webHidden/>
              </w:rPr>
              <w:t>143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10" w:author="msammartano" w:date="2014-02-09T00:58:00Z"/>
              <w:rFonts w:eastAsiaTheme="minorEastAsia"/>
              <w:noProof/>
            </w:rPr>
          </w:pPr>
          <w:ins w:id="161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"_Toc379672090"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Setting Up the Development Environment</w:t>
            </w:r>
            <w:r>
              <w:rPr>
                <w:noProof/>
                <w:webHidden/>
              </w:rPr>
              <w:tab/>
            </w:r>
            <w:r>
              <w:rPr>
                <w:noProof/>
                <w:webHidden/>
              </w:rPr>
              <w:fldChar w:fldCharType="begin"/>
            </w:r>
            <w:r>
              <w:rPr>
                <w:noProof/>
                <w:webHidden/>
              </w:rPr>
              <w:instrText xml:space="preserve"> PAGEREF _Toc379672090 \h </w:instrText>
            </w:r>
            <w:r>
              <w:rPr>
                <w:noProof/>
                <w:webHidden/>
              </w:rPr>
            </w:r>
          </w:ins>
          <w:r>
            <w:rPr>
              <w:noProof/>
              <w:webHidden/>
            </w:rPr>
            <w:fldChar w:fldCharType="separate"/>
          </w:r>
          <w:ins w:id="1612" w:author="msammartano" w:date="2014-02-09T00:58:00Z">
            <w:r>
              <w:rPr>
                <w:noProof/>
                <w:webHidden/>
              </w:rPr>
              <w:t>143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13" w:author="msammartano" w:date="2014-02-09T00:58:00Z"/>
              <w:rFonts w:eastAsiaTheme="minorEastAsia"/>
              <w:noProof/>
            </w:rPr>
          </w:pPr>
          <w:ins w:id="161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"_Toc379672091"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_Toc379672091 \h </w:instrText>
            </w:r>
            <w:r>
              <w:rPr>
                <w:noProof/>
                <w:webHidden/>
              </w:rPr>
            </w:r>
          </w:ins>
          <w:r>
            <w:rPr>
              <w:noProof/>
              <w:webHidden/>
            </w:rPr>
            <w:fldChar w:fldCharType="separate"/>
          </w:r>
          <w:ins w:id="1615" w:author="msammartano" w:date="2014-02-09T00:58:00Z">
            <w:r>
              <w:rPr>
                <w:noProof/>
                <w:webHidden/>
              </w:rPr>
              <w:t>144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16" w:author="msammartano" w:date="2014-02-09T00:58:00Z"/>
              <w:rFonts w:eastAsiaTheme="minorEastAsia"/>
              <w:noProof/>
            </w:rPr>
          </w:pPr>
          <w:ins w:id="1617" w:author="msammartano" w:date="2014-02-09T00:58:00Z">
            <w:r w:rsidRPr="00E10B2A">
              <w:rPr>
                <w:rStyle w:val="Hyperlink"/>
                <w:noProof/>
              </w:rPr>
              <w:lastRenderedPageBreak/>
              <w:fldChar w:fldCharType="begin"/>
            </w:r>
            <w:r w:rsidRPr="00E10B2A">
              <w:rPr>
                <w:rStyle w:val="Hyperlink"/>
                <w:noProof/>
              </w:rPr>
              <w:instrText xml:space="preserve"> </w:instrText>
            </w:r>
            <w:r>
              <w:rPr>
                <w:noProof/>
              </w:rPr>
              <w:instrText>HYPERLINK \l "_Toc379672092"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_Toc379672092 \h </w:instrText>
            </w:r>
            <w:r>
              <w:rPr>
                <w:noProof/>
                <w:webHidden/>
              </w:rPr>
            </w:r>
          </w:ins>
          <w:r>
            <w:rPr>
              <w:noProof/>
              <w:webHidden/>
            </w:rPr>
            <w:fldChar w:fldCharType="separate"/>
          </w:r>
          <w:ins w:id="1618" w:author="msammartano" w:date="2014-02-09T00:58:00Z">
            <w:r>
              <w:rPr>
                <w:noProof/>
                <w:webHidden/>
              </w:rPr>
              <w:t>144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19" w:author="msammartano" w:date="2014-02-09T00:58:00Z"/>
              <w:rFonts w:eastAsiaTheme="minorEastAsia"/>
              <w:noProof/>
            </w:rPr>
          </w:pPr>
          <w:ins w:id="162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"_Toc379672093"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Create a New Project in Eclipse</w:t>
            </w:r>
            <w:r>
              <w:rPr>
                <w:noProof/>
                <w:webHidden/>
              </w:rPr>
              <w:tab/>
            </w:r>
            <w:r>
              <w:rPr>
                <w:noProof/>
                <w:webHidden/>
              </w:rPr>
              <w:fldChar w:fldCharType="begin"/>
            </w:r>
            <w:r>
              <w:rPr>
                <w:noProof/>
                <w:webHidden/>
              </w:rPr>
              <w:instrText xml:space="preserve"> PAGEREF _Toc379672093 \h </w:instrText>
            </w:r>
            <w:r>
              <w:rPr>
                <w:noProof/>
                <w:webHidden/>
              </w:rPr>
            </w:r>
          </w:ins>
          <w:r>
            <w:rPr>
              <w:noProof/>
              <w:webHidden/>
            </w:rPr>
            <w:fldChar w:fldCharType="separate"/>
          </w:r>
          <w:ins w:id="1621" w:author="msammartano" w:date="2014-02-09T00:58:00Z">
            <w:r>
              <w:rPr>
                <w:noProof/>
                <w:webHidden/>
              </w:rPr>
              <w:t>145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22" w:author="msammartano" w:date="2014-02-09T00:58:00Z"/>
              <w:rFonts w:eastAsiaTheme="minorEastAsia"/>
              <w:noProof/>
            </w:rPr>
          </w:pPr>
          <w:ins w:id="162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"_Toc379672094"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Rename the package</w:t>
            </w:r>
            <w:r>
              <w:rPr>
                <w:noProof/>
                <w:webHidden/>
              </w:rPr>
              <w:tab/>
            </w:r>
            <w:r>
              <w:rPr>
                <w:noProof/>
                <w:webHidden/>
              </w:rPr>
              <w:fldChar w:fldCharType="begin"/>
            </w:r>
            <w:r>
              <w:rPr>
                <w:noProof/>
                <w:webHidden/>
              </w:rPr>
              <w:instrText xml:space="preserve"> PAGEREF _Toc379672094 \h </w:instrText>
            </w:r>
            <w:r>
              <w:rPr>
                <w:noProof/>
                <w:webHidden/>
              </w:rPr>
            </w:r>
          </w:ins>
          <w:r>
            <w:rPr>
              <w:noProof/>
              <w:webHidden/>
            </w:rPr>
            <w:fldChar w:fldCharType="separate"/>
          </w:r>
          <w:ins w:id="1624" w:author="msammartano" w:date="2014-02-09T00:58:00Z">
            <w:r>
              <w:rPr>
                <w:noProof/>
                <w:webHidden/>
              </w:rPr>
              <w:t>145</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25" w:author="msammartano" w:date="2014-02-09T00:58:00Z"/>
              <w:rFonts w:eastAsiaTheme="minorEastAsia"/>
              <w:noProof/>
            </w:rPr>
          </w:pPr>
          <w:ins w:id="162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"_Toc379672095"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Modifications to setup.xml</w:t>
            </w:r>
            <w:r>
              <w:rPr>
                <w:noProof/>
                <w:webHidden/>
              </w:rPr>
              <w:tab/>
            </w:r>
            <w:r>
              <w:rPr>
                <w:noProof/>
                <w:webHidden/>
              </w:rPr>
              <w:fldChar w:fldCharType="begin"/>
            </w:r>
            <w:r>
              <w:rPr>
                <w:noProof/>
                <w:webHidden/>
              </w:rPr>
              <w:instrText xml:space="preserve"> PAGEREF _Toc379672095 \h </w:instrText>
            </w:r>
            <w:r>
              <w:rPr>
                <w:noProof/>
                <w:webHidden/>
              </w:rPr>
            </w:r>
          </w:ins>
          <w:r>
            <w:rPr>
              <w:noProof/>
              <w:webHidden/>
            </w:rPr>
            <w:fldChar w:fldCharType="separate"/>
          </w:r>
          <w:ins w:id="1627" w:author="msammartano" w:date="2014-02-09T00:58:00Z">
            <w:r>
              <w:rPr>
                <w:noProof/>
                <w:webHidden/>
              </w:rPr>
              <w:t>147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28" w:author="msammartano" w:date="2014-02-09T00:58:00Z"/>
              <w:rFonts w:eastAsiaTheme="minorEastAsia"/>
              <w:noProof/>
            </w:rPr>
          </w:pPr>
          <w:ins w:id="162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"_Toc379672096"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Files and Resources</w:t>
            </w:r>
            <w:r>
              <w:rPr>
                <w:noProof/>
                <w:webHidden/>
              </w:rPr>
              <w:tab/>
            </w:r>
            <w:r>
              <w:rPr>
                <w:noProof/>
                <w:webHidden/>
              </w:rPr>
              <w:fldChar w:fldCharType="begin"/>
            </w:r>
            <w:r>
              <w:rPr>
                <w:noProof/>
                <w:webHidden/>
              </w:rPr>
              <w:instrText xml:space="preserve"> PAGEREF _Toc379672096 \h </w:instrText>
            </w:r>
            <w:r>
              <w:rPr>
                <w:noProof/>
                <w:webHidden/>
              </w:rPr>
            </w:r>
          </w:ins>
          <w:r>
            <w:rPr>
              <w:noProof/>
              <w:webHidden/>
            </w:rPr>
            <w:fldChar w:fldCharType="separate"/>
          </w:r>
          <w:ins w:id="1630" w:author="msammartano" w:date="2014-02-09T00:58:00Z">
            <w:r>
              <w:rPr>
                <w:noProof/>
                <w:webHidden/>
              </w:rPr>
              <w:t>149</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31" w:author="msammartano" w:date="2014-02-09T00:58:00Z"/>
              <w:rFonts w:eastAsiaTheme="minorEastAsia"/>
              <w:noProof/>
            </w:rPr>
          </w:pPr>
          <w:ins w:id="1632"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"_Toc379672097"</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Testing the APK</w:t>
            </w:r>
            <w:r>
              <w:rPr>
                <w:noProof/>
                <w:webHidden/>
              </w:rPr>
              <w:tab/>
            </w:r>
            <w:r>
              <w:rPr>
                <w:noProof/>
                <w:webHidden/>
              </w:rPr>
              <w:fldChar w:fldCharType="begin"/>
            </w:r>
            <w:r>
              <w:rPr>
                <w:noProof/>
                <w:webHidden/>
              </w:rPr>
              <w:instrText xml:space="preserve"> PAGEREF _Toc379672097 \h </w:instrText>
            </w:r>
            <w:r>
              <w:rPr>
                <w:noProof/>
                <w:webHidden/>
              </w:rPr>
            </w:r>
          </w:ins>
          <w:r>
            <w:rPr>
              <w:noProof/>
              <w:webHidden/>
            </w:rPr>
            <w:fldChar w:fldCharType="separate"/>
          </w:r>
          <w:ins w:id="1633" w:author="msammartano" w:date="2014-02-09T00:58:00Z">
            <w:r>
              <w:rPr>
                <w:noProof/>
                <w:webHidden/>
              </w:rPr>
              <w:t>150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34" w:author="msammartano" w:date="2014-02-09T00:58:00Z"/>
              <w:rFonts w:eastAsiaTheme="minorEastAsia"/>
              <w:noProof/>
            </w:rPr>
          </w:pPr>
          <w:ins w:id="1635"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"_Toc379672098"</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Installing a BASIC! Program into the Application</w:t>
            </w:r>
            <w:r>
              <w:rPr>
                <w:noProof/>
                <w:webHidden/>
              </w:rPr>
              <w:tab/>
            </w:r>
            <w:r>
              <w:rPr>
                <w:noProof/>
                <w:webHidden/>
              </w:rPr>
              <w:fldChar w:fldCharType="begin"/>
            </w:r>
            <w:r>
              <w:rPr>
                <w:noProof/>
                <w:webHidden/>
              </w:rPr>
              <w:instrText xml:space="preserve"> PAGEREF _Toc379672098 \h </w:instrText>
            </w:r>
            <w:r>
              <w:rPr>
                <w:noProof/>
                <w:webHidden/>
              </w:rPr>
            </w:r>
          </w:ins>
          <w:r>
            <w:rPr>
              <w:noProof/>
              <w:webHidden/>
            </w:rPr>
            <w:fldChar w:fldCharType="separate"/>
          </w:r>
          <w:ins w:id="1636" w:author="msammartano" w:date="2014-02-09T00:58:00Z">
            <w:r>
              <w:rPr>
                <w:noProof/>
                <w:webHidden/>
              </w:rPr>
              <w:t>150</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37" w:author="msammartano" w:date="2014-02-09T00:58:00Z"/>
              <w:rFonts w:eastAsiaTheme="minorEastAsia"/>
              <w:noProof/>
            </w:rPr>
          </w:pPr>
          <w:ins w:id="1638"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"_Toc379672099"</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Application Icons</w:t>
            </w:r>
            <w:r>
              <w:rPr>
                <w:noProof/>
                <w:webHidden/>
              </w:rPr>
              <w:tab/>
            </w:r>
            <w:r>
              <w:rPr>
                <w:noProof/>
                <w:webHidden/>
              </w:rPr>
              <w:fldChar w:fldCharType="begin"/>
            </w:r>
            <w:r>
              <w:rPr>
                <w:noProof/>
                <w:webHidden/>
              </w:rPr>
              <w:instrText xml:space="preserve"> PAGEREF _Toc379672099 \h </w:instrText>
            </w:r>
            <w:r>
              <w:rPr>
                <w:noProof/>
                <w:webHidden/>
              </w:rPr>
            </w:r>
          </w:ins>
          <w:r>
            <w:rPr>
              <w:noProof/>
              <w:webHidden/>
            </w:rPr>
            <w:fldChar w:fldCharType="separate"/>
          </w:r>
          <w:ins w:id="1639" w:author="msammartano" w:date="2014-02-09T00:58:00Z">
            <w:r>
              <w:rPr>
                <w:noProof/>
                <w:webHidden/>
              </w:rPr>
              <w:t>152</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40" w:author="msammartano" w:date="2014-02-09T00:58:00Z"/>
              <w:rFonts w:eastAsiaTheme="minorEastAsia"/>
              <w:noProof/>
            </w:rPr>
          </w:pPr>
          <w:ins w:id="1641"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"_Toc379672100"</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Setting the Version Number and Version Name</w:t>
            </w:r>
            <w:r>
              <w:rPr>
                <w:noProof/>
                <w:webHidden/>
              </w:rPr>
              <w:tab/>
            </w:r>
            <w:r>
              <w:rPr>
                <w:noProof/>
                <w:webHidden/>
              </w:rPr>
              <w:fldChar w:fldCharType="begin"/>
            </w:r>
            <w:r>
              <w:rPr>
                <w:noProof/>
                <w:webHidden/>
              </w:rPr>
              <w:instrText xml:space="preserve"> PAGEREF _Toc379672100 \h </w:instrText>
            </w:r>
            <w:r>
              <w:rPr>
                <w:noProof/>
                <w:webHidden/>
              </w:rPr>
            </w:r>
          </w:ins>
          <w:r>
            <w:rPr>
              <w:noProof/>
              <w:webHidden/>
            </w:rPr>
            <w:fldChar w:fldCharType="separate"/>
          </w:r>
          <w:ins w:id="1642" w:author="msammartano" w:date="2014-02-09T00:58:00Z">
            <w:r>
              <w:rPr>
                <w:noProof/>
                <w:webHidden/>
              </w:rPr>
              <w:t>153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43" w:author="msammartano" w:date="2014-02-09T00:58:00Z"/>
              <w:rFonts w:eastAsiaTheme="minorEastAsia"/>
              <w:noProof/>
            </w:rPr>
          </w:pPr>
          <w:ins w:id="1644"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"_Toc379672101"</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Permissions</w:t>
            </w:r>
            <w:r>
              <w:rPr>
                <w:noProof/>
                <w:webHidden/>
              </w:rPr>
              <w:tab/>
            </w:r>
            <w:r>
              <w:rPr>
                <w:noProof/>
                <w:webHidden/>
              </w:rPr>
              <w:fldChar w:fldCharType="begin"/>
            </w:r>
            <w:r>
              <w:rPr>
                <w:noProof/>
                <w:webHidden/>
              </w:rPr>
              <w:instrText xml:space="preserve"> PAGEREF _Toc379672101 \h </w:instrText>
            </w:r>
            <w:r>
              <w:rPr>
                <w:noProof/>
                <w:webHidden/>
              </w:rPr>
            </w:r>
          </w:ins>
          <w:r>
            <w:rPr>
              <w:noProof/>
              <w:webHidden/>
            </w:rPr>
            <w:fldChar w:fldCharType="separate"/>
          </w:r>
          <w:ins w:id="1645" w:author="msammartano" w:date="2014-02-09T00:58:00Z">
            <w:r>
              <w:rPr>
                <w:noProof/>
                <w:webHidden/>
              </w:rPr>
              <w:t>153</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46" w:author="msammartano" w:date="2014-02-09T00:58:00Z"/>
              <w:rFonts w:eastAsiaTheme="minorEastAsia"/>
              <w:noProof/>
            </w:rPr>
          </w:pPr>
          <w:ins w:id="1647"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"_Toc379672102"</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Preferences</w:t>
            </w:r>
            <w:r>
              <w:rPr>
                <w:noProof/>
                <w:webHidden/>
              </w:rPr>
              <w:tab/>
            </w:r>
            <w:r>
              <w:rPr>
                <w:noProof/>
                <w:webHidden/>
              </w:rPr>
              <w:fldChar w:fldCharType="begin"/>
            </w:r>
            <w:r>
              <w:rPr>
                <w:noProof/>
                <w:webHidden/>
              </w:rPr>
              <w:instrText xml:space="preserve"> PAGEREF _Toc379672102 \h </w:instrText>
            </w:r>
            <w:r>
              <w:rPr>
                <w:noProof/>
                <w:webHidden/>
              </w:rPr>
            </w:r>
          </w:ins>
          <w:r>
            <w:rPr>
              <w:noProof/>
              <w:webHidden/>
            </w:rPr>
            <w:fldChar w:fldCharType="separate"/>
          </w:r>
          <w:ins w:id="1648" w:author="msammartano" w:date="2014-02-09T00:58:00Z">
            <w:r>
              <w:rPr>
                <w:noProof/>
                <w:webHidden/>
              </w:rPr>
              <w:t>154</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49" w:author="msammartano" w:date="2014-02-09T00:58:00Z"/>
              <w:rFonts w:eastAsiaTheme="minorEastAsia"/>
              <w:noProof/>
            </w:rPr>
          </w:pPr>
          <w:ins w:id="1650"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"_Toc379672103"</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Launch at device boot</w:t>
            </w:r>
            <w:r>
              <w:rPr>
                <w:noProof/>
                <w:webHidden/>
              </w:rPr>
              <w:tab/>
            </w:r>
            <w:r>
              <w:rPr>
                <w:noProof/>
                <w:webHidden/>
              </w:rPr>
              <w:fldChar w:fldCharType="begin"/>
            </w:r>
            <w:r>
              <w:rPr>
                <w:noProof/>
                <w:webHidden/>
              </w:rPr>
              <w:instrText xml:space="preserve"> PAGEREF _Toc379672103 \h </w:instrText>
            </w:r>
            <w:r>
              <w:rPr>
                <w:noProof/>
                <w:webHidden/>
              </w:rPr>
            </w:r>
          </w:ins>
          <w:r>
            <w:rPr>
              <w:noProof/>
              <w:webHidden/>
            </w:rPr>
            <w:fldChar w:fldCharType="separate"/>
          </w:r>
          <w:ins w:id="1651" w:author="msammartano" w:date="2014-02-09T00:58:00Z">
            <w:r>
              <w:rPr>
                <w:noProof/>
                <w:webHidden/>
              </w:rPr>
              <w:t>156</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52" w:author="msammartano" w:date="2014-02-09T00:58:00Z"/>
              <w:rFonts w:eastAsiaTheme="minorEastAsia"/>
              <w:noProof/>
            </w:rPr>
          </w:pPr>
          <w:ins w:id="1653"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"_Toc379672104"</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Finished</w:t>
            </w:r>
            <w:r>
              <w:rPr>
                <w:noProof/>
                <w:webHidden/>
              </w:rPr>
              <w:tab/>
            </w:r>
            <w:r>
              <w:rPr>
                <w:noProof/>
                <w:webHidden/>
              </w:rPr>
              <w:fldChar w:fldCharType="begin"/>
            </w:r>
            <w:r>
              <w:rPr>
                <w:noProof/>
                <w:webHidden/>
              </w:rPr>
              <w:instrText xml:space="preserve"> PAGEREF _Toc379672104 \h </w:instrText>
            </w:r>
            <w:r>
              <w:rPr>
                <w:noProof/>
                <w:webHidden/>
              </w:rPr>
            </w:r>
          </w:ins>
          <w:r>
            <w:rPr>
              <w:noProof/>
              <w:webHidden/>
            </w:rPr>
            <w:fldChar w:fldCharType="separate"/>
          </w:r>
          <w:ins w:id="1654" w:author="msammartano" w:date="2014-02-09T00:58:00Z">
            <w:r>
              <w:rPr>
                <w:noProof/>
                <w:webHidden/>
              </w:rPr>
              <w:t>156</w:t>
            </w:r>
            <w:r>
              <w:rPr>
                <w:noProof/>
                <w:webHidden/>
              </w:rPr>
              <w:fldChar w:fldCharType="end"/>
            </w:r>
            <w:r w:rsidRPr="00E10B2A">
              <w:rPr>
                <w:rStyle w:val="Hyperlink"/>
                <w:noProof/>
              </w:rPr>
              <w:fldChar w:fldCharType="end"/>
            </w:r>
          </w:ins>
        </w:p>
        <w:p w:rsidR="00F42897" w:rsidRDefault="00F42897">
          <w:pPr>
            <w:pStyle w:val="TOC1"/>
            <w:tabs>
              <w:tab w:val="right" w:leader="dot" w:pos="9350"/>
            </w:tabs>
            <w:rPr>
              <w:ins w:id="1655" w:author="msammartano" w:date="2014-02-09T00:58:00Z"/>
              <w:rFonts w:eastAsiaTheme="minorEastAsia"/>
              <w:noProof/>
            </w:rPr>
          </w:pPr>
          <w:ins w:id="1656"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"_Toc379672105"</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noProof/>
              </w:rPr>
              <w:t>Appendix E – BASIC! Distribution License</w:t>
            </w:r>
            <w:r>
              <w:rPr>
                <w:noProof/>
                <w:webHidden/>
              </w:rPr>
              <w:tab/>
            </w:r>
            <w:r>
              <w:rPr>
                <w:noProof/>
                <w:webHidden/>
              </w:rPr>
              <w:fldChar w:fldCharType="begin"/>
            </w:r>
            <w:r>
              <w:rPr>
                <w:noProof/>
                <w:webHidden/>
              </w:rPr>
              <w:instrText xml:space="preserve"> PAGEREF _Toc379672105 \h </w:instrText>
            </w:r>
            <w:r>
              <w:rPr>
                <w:noProof/>
                <w:webHidden/>
              </w:rPr>
            </w:r>
          </w:ins>
          <w:r>
            <w:rPr>
              <w:noProof/>
              <w:webHidden/>
            </w:rPr>
            <w:fldChar w:fldCharType="separate"/>
          </w:r>
          <w:ins w:id="1657" w:author="msammartano" w:date="2014-02-09T00:58:00Z">
            <w:r>
              <w:rPr>
                <w:noProof/>
                <w:webHidden/>
              </w:rPr>
              <w:t>157</w:t>
            </w:r>
            <w:r>
              <w:rPr>
                <w:noProof/>
                <w:webHidden/>
              </w:rPr>
              <w:fldChar w:fldCharType="end"/>
            </w:r>
            <w:r w:rsidRPr="00E10B2A">
              <w:rPr>
                <w:rStyle w:val="Hyperlink"/>
                <w:noProof/>
              </w:rPr>
              <w:fldChar w:fldCharType="end"/>
            </w:r>
          </w:ins>
        </w:p>
        <w:p w:rsidR="00F42897" w:rsidRDefault="00F42897">
          <w:pPr>
            <w:pStyle w:val="TOC2"/>
            <w:tabs>
              <w:tab w:val="right" w:leader="dot" w:pos="9350"/>
            </w:tabs>
            <w:rPr>
              <w:ins w:id="1658" w:author="msammartano" w:date="2014-02-09T00:58:00Z"/>
              <w:rFonts w:eastAsiaTheme="minorEastAsia"/>
              <w:noProof/>
            </w:rPr>
          </w:pPr>
          <w:ins w:id="1659" w:author="msammartano" w:date="2014-02-09T00:58:00Z">
            <w:r w:rsidRPr="00E10B2A">
              <w:rPr>
                <w:rStyle w:val="Hyperlink"/>
                <w:noProof/>
              </w:rPr>
              <w:fldChar w:fldCharType="begin"/>
            </w:r>
            <w:r w:rsidRPr="00E10B2A">
              <w:rPr>
                <w:rStyle w:val="Hyperlink"/>
                <w:noProof/>
              </w:rPr>
              <w:instrText xml:space="preserve"> </w:instrText>
            </w:r>
            <w:r>
              <w:rPr>
                <w:noProof/>
              </w:rPr>
              <w:instrText>HYPERLINK \l "_Toc379672106"</w:instrText>
            </w:r>
            <w:r w:rsidRPr="00E10B2A">
              <w:rPr>
                <w:rStyle w:val="Hyperlink"/>
                <w:noProof/>
              </w:rPr>
              <w:instrText xml:space="preserve"> </w:instrText>
            </w:r>
            <w:r w:rsidRPr="00E10B2A">
              <w:rPr>
                <w:rStyle w:val="Hyperlink"/>
                <w:noProof/>
              </w:rPr>
            </w:r>
            <w:r w:rsidRPr="00E10B2A">
              <w:rPr>
                <w:rStyle w:val="Hyperlink"/>
                <w:noProof/>
              </w:rPr>
              <w:fldChar w:fldCharType="separate"/>
            </w:r>
            <w:r w:rsidRPr="00E10B2A">
              <w:rPr>
                <w:rStyle w:val="Hyperlink"/>
                <w:rFonts w:eastAsia="Times New Roman"/>
                <w:noProof/>
              </w:rPr>
              <w:t>Apache Commons</w:t>
            </w:r>
            <w:r>
              <w:rPr>
                <w:noProof/>
                <w:webHidden/>
              </w:rPr>
              <w:tab/>
            </w:r>
            <w:r>
              <w:rPr>
                <w:noProof/>
                <w:webHidden/>
              </w:rPr>
              <w:fldChar w:fldCharType="begin"/>
            </w:r>
            <w:r>
              <w:rPr>
                <w:noProof/>
                <w:webHidden/>
              </w:rPr>
              <w:instrText xml:space="preserve"> PAGEREF _Toc379672106 \h </w:instrText>
            </w:r>
            <w:r>
              <w:rPr>
                <w:noProof/>
                <w:webHidden/>
              </w:rPr>
            </w:r>
          </w:ins>
          <w:r>
            <w:rPr>
              <w:noProof/>
              <w:webHidden/>
            </w:rPr>
            <w:fldChar w:fldCharType="separate"/>
          </w:r>
          <w:ins w:id="1660" w:author="msammartano" w:date="2014-02-09T00:58:00Z">
            <w:r>
              <w:rPr>
                <w:noProof/>
                <w:webHidden/>
              </w:rPr>
              <w:t>168</w:t>
            </w:r>
            <w:r>
              <w:rPr>
                <w:noProof/>
                <w:webHidden/>
              </w:rPr>
              <w:fldChar w:fldCharType="end"/>
            </w:r>
            <w:r w:rsidRPr="00E10B2A">
              <w:rPr>
                <w:rStyle w:val="Hyperlink"/>
                <w:noProof/>
              </w:rPr>
              <w:fldChar w:fldCharType="end"/>
            </w:r>
          </w:ins>
        </w:p>
        <w:p w:rsidR="003F7509" w:rsidDel="00154AF8" w:rsidRDefault="003F7509">
          <w:pPr>
            <w:pStyle w:val="TOC1"/>
            <w:tabs>
              <w:tab w:val="right" w:leader="dot" w:pos="9350"/>
            </w:tabs>
            <w:rPr>
              <w:del w:id="1661" w:author="msammartano" w:date="2014-02-07T18:21:00Z"/>
              <w:rFonts w:eastAsiaTheme="minorEastAsia"/>
              <w:noProof/>
              <w:lang w:bidi="he-IL"/>
            </w:rPr>
          </w:pPr>
          <w:del w:id="1662" w:author="msammartano" w:date="2014-02-07T18:21:00Z">
            <w:r w:rsidRPr="00154AF8" w:rsidDel="00154AF8">
              <w:rPr>
                <w:noProof/>
              </w:rPr>
              <w:delText>Changes in this Version</w:delText>
            </w:r>
            <w:r w:rsidDel="00154AF8">
              <w:rPr>
                <w:noProof/>
                <w:webHidden/>
              </w:rPr>
              <w:tab/>
              <w:delText>19</w:delText>
            </w:r>
          </w:del>
        </w:p>
        <w:p w:rsidR="003F7509" w:rsidDel="00154AF8" w:rsidRDefault="003F7509">
          <w:pPr>
            <w:pStyle w:val="TOC1"/>
            <w:tabs>
              <w:tab w:val="right" w:leader="dot" w:pos="9350"/>
            </w:tabs>
            <w:rPr>
              <w:del w:id="1663" w:author="msammartano" w:date="2014-02-07T18:21:00Z"/>
              <w:rFonts w:eastAsiaTheme="minorEastAsia"/>
              <w:noProof/>
              <w:lang w:bidi="he-IL"/>
            </w:rPr>
          </w:pPr>
          <w:del w:id="1664" w:author="msammartano" w:date="2014-02-07T18:21:00Z">
            <w:r w:rsidRPr="00154AF8" w:rsidDel="00154AF8">
              <w:rPr>
                <w:noProof/>
              </w:rPr>
              <w:delText>About the Title, De Re BASIC!</w:delText>
            </w:r>
            <w:r w:rsidDel="00154AF8">
              <w:rPr>
                <w:noProof/>
                <w:webHidden/>
              </w:rPr>
              <w:tab/>
              <w:delText>19</w:delText>
            </w:r>
          </w:del>
        </w:p>
        <w:p w:rsidR="003F7509" w:rsidDel="00154AF8" w:rsidRDefault="003F7509">
          <w:pPr>
            <w:pStyle w:val="TOC1"/>
            <w:tabs>
              <w:tab w:val="right" w:leader="dot" w:pos="9350"/>
            </w:tabs>
            <w:rPr>
              <w:del w:id="1665" w:author="msammartano" w:date="2014-02-07T18:21:00Z"/>
              <w:rFonts w:eastAsiaTheme="minorEastAsia"/>
              <w:noProof/>
              <w:lang w:bidi="he-IL"/>
            </w:rPr>
          </w:pPr>
          <w:del w:id="1666" w:author="msammartano" w:date="2014-02-07T18:21:00Z">
            <w:r w:rsidRPr="00154AF8" w:rsidDel="00154AF8">
              <w:rPr>
                <w:noProof/>
              </w:rPr>
              <w:delText>Technical Editor</w:delText>
            </w:r>
            <w:r w:rsidDel="00154AF8">
              <w:rPr>
                <w:noProof/>
                <w:webHidden/>
              </w:rPr>
              <w:tab/>
              <w:delText>19</w:delText>
            </w:r>
          </w:del>
        </w:p>
        <w:p w:rsidR="003F7509" w:rsidDel="00154AF8" w:rsidRDefault="003F7509">
          <w:pPr>
            <w:pStyle w:val="TOC1"/>
            <w:tabs>
              <w:tab w:val="right" w:leader="dot" w:pos="9350"/>
            </w:tabs>
            <w:rPr>
              <w:del w:id="1667" w:author="msammartano" w:date="2014-02-07T18:21:00Z"/>
              <w:rFonts w:eastAsiaTheme="minorEastAsia"/>
              <w:noProof/>
              <w:lang w:bidi="he-IL"/>
            </w:rPr>
          </w:pPr>
          <w:del w:id="1668" w:author="msammartano" w:date="2014-02-07T18:21:00Z">
            <w:r w:rsidRPr="00154AF8" w:rsidDel="00154AF8">
              <w:rPr>
                <w:noProof/>
              </w:rPr>
              <w:delText>BASIC! Tutorial</w:delText>
            </w:r>
            <w:r w:rsidDel="00154AF8">
              <w:rPr>
                <w:noProof/>
                <w:webHidden/>
              </w:rPr>
              <w:tab/>
              <w:delText>19</w:delText>
            </w:r>
          </w:del>
        </w:p>
        <w:p w:rsidR="003F7509" w:rsidDel="00154AF8" w:rsidRDefault="003F7509">
          <w:pPr>
            <w:pStyle w:val="TOC1"/>
            <w:tabs>
              <w:tab w:val="right" w:leader="dot" w:pos="9350"/>
            </w:tabs>
            <w:rPr>
              <w:del w:id="1669" w:author="msammartano" w:date="2014-02-07T18:21:00Z"/>
              <w:rFonts w:eastAsiaTheme="minorEastAsia"/>
              <w:noProof/>
              <w:lang w:bidi="he-IL"/>
            </w:rPr>
          </w:pPr>
          <w:del w:id="1670" w:author="msammartano" w:date="2014-02-07T18:21:00Z">
            <w:r w:rsidRPr="00154AF8" w:rsidDel="00154AF8">
              <w:rPr>
                <w:noProof/>
              </w:rPr>
              <w:delText>BASIC! Operation</w:delText>
            </w:r>
            <w:r w:rsidDel="00154AF8">
              <w:rPr>
                <w:noProof/>
                <w:webHidden/>
              </w:rPr>
              <w:tab/>
              <w:delText>19</w:delText>
            </w:r>
          </w:del>
        </w:p>
        <w:p w:rsidR="003F7509" w:rsidDel="00154AF8" w:rsidRDefault="003F7509">
          <w:pPr>
            <w:pStyle w:val="TOC2"/>
            <w:tabs>
              <w:tab w:val="right" w:leader="dot" w:pos="9350"/>
            </w:tabs>
            <w:rPr>
              <w:del w:id="1671" w:author="msammartano" w:date="2014-02-07T18:21:00Z"/>
              <w:rFonts w:eastAsiaTheme="minorEastAsia"/>
              <w:noProof/>
              <w:lang w:bidi="he-IL"/>
            </w:rPr>
          </w:pPr>
          <w:del w:id="1672" w:author="msammartano" w:date="2014-02-07T18:21:00Z">
            <w:r w:rsidRPr="00154AF8" w:rsidDel="00154AF8">
              <w:rPr>
                <w:noProof/>
              </w:rPr>
              <w:delText>Permissions</w:delText>
            </w:r>
            <w:r w:rsidDel="00154AF8">
              <w:rPr>
                <w:noProof/>
                <w:webHidden/>
              </w:rPr>
              <w:tab/>
              <w:delText>19</w:delText>
            </w:r>
          </w:del>
        </w:p>
        <w:p w:rsidR="003F7509" w:rsidDel="00154AF8" w:rsidRDefault="003F7509">
          <w:pPr>
            <w:pStyle w:val="TOC2"/>
            <w:tabs>
              <w:tab w:val="right" w:leader="dot" w:pos="9350"/>
            </w:tabs>
            <w:rPr>
              <w:del w:id="1673" w:author="msammartano" w:date="2014-02-07T18:21:00Z"/>
              <w:rFonts w:eastAsiaTheme="minorEastAsia"/>
              <w:noProof/>
              <w:lang w:bidi="he-IL"/>
            </w:rPr>
          </w:pPr>
          <w:del w:id="1674" w:author="msammartano" w:date="2014-02-07T18:21:00Z">
            <w:r w:rsidRPr="00154AF8" w:rsidDel="00154AF8">
              <w:rPr>
                <w:noProof/>
              </w:rPr>
              <w:delText>Editor</w:delText>
            </w:r>
            <w:r w:rsidDel="00154AF8">
              <w:rPr>
                <w:noProof/>
                <w:webHidden/>
              </w:rPr>
              <w:tab/>
              <w:delText>20</w:delText>
            </w:r>
          </w:del>
        </w:p>
        <w:p w:rsidR="003F7509" w:rsidDel="00154AF8" w:rsidRDefault="003F7509">
          <w:pPr>
            <w:pStyle w:val="TOC3"/>
            <w:tabs>
              <w:tab w:val="right" w:leader="dot" w:pos="9350"/>
            </w:tabs>
            <w:rPr>
              <w:del w:id="1675" w:author="msammartano" w:date="2014-02-07T18:21:00Z"/>
              <w:rFonts w:eastAsiaTheme="minorEastAsia"/>
              <w:noProof/>
              <w:lang w:bidi="he-IL"/>
            </w:rPr>
          </w:pPr>
          <w:del w:id="1676" w:author="msammartano" w:date="2014-02-07T18:21:00Z">
            <w:r w:rsidRPr="00154AF8" w:rsidDel="00154AF8">
              <w:rPr>
                <w:noProof/>
              </w:rPr>
              <w:delText>Editing the program</w:delText>
            </w:r>
            <w:r w:rsidDel="00154AF8">
              <w:rPr>
                <w:noProof/>
                <w:webHidden/>
              </w:rPr>
              <w:tab/>
              <w:delText>20</w:delText>
            </w:r>
          </w:del>
        </w:p>
        <w:p w:rsidR="003F7509" w:rsidDel="00154AF8" w:rsidRDefault="003F7509">
          <w:pPr>
            <w:pStyle w:val="TOC3"/>
            <w:tabs>
              <w:tab w:val="right" w:leader="dot" w:pos="9350"/>
            </w:tabs>
            <w:rPr>
              <w:del w:id="1677" w:author="msammartano" w:date="2014-02-07T18:21:00Z"/>
              <w:rFonts w:eastAsiaTheme="minorEastAsia"/>
              <w:noProof/>
              <w:lang w:bidi="he-IL"/>
            </w:rPr>
          </w:pPr>
          <w:del w:id="1678" w:author="msammartano" w:date="2014-02-07T18:21:00Z">
            <w:r w:rsidRPr="00154AF8" w:rsidDel="00154AF8">
              <w:rPr>
                <w:noProof/>
              </w:rPr>
              <w:delText>Line Continuation</w:delText>
            </w:r>
            <w:r w:rsidDel="00154AF8">
              <w:rPr>
                <w:noProof/>
                <w:webHidden/>
              </w:rPr>
              <w:tab/>
              <w:delText>20</w:delText>
            </w:r>
          </w:del>
        </w:p>
        <w:p w:rsidR="003F7509" w:rsidDel="00154AF8" w:rsidRDefault="003F7509">
          <w:pPr>
            <w:pStyle w:val="TOC3"/>
            <w:tabs>
              <w:tab w:val="right" w:leader="dot" w:pos="9350"/>
            </w:tabs>
            <w:rPr>
              <w:del w:id="1679" w:author="msammartano" w:date="2014-02-07T18:21:00Z"/>
              <w:rFonts w:eastAsiaTheme="minorEastAsia"/>
              <w:noProof/>
              <w:lang w:bidi="he-IL"/>
            </w:rPr>
          </w:pPr>
          <w:del w:id="1680" w:author="msammartano" w:date="2014-02-07T18:21:00Z">
            <w:r w:rsidRPr="00154AF8" w:rsidDel="00154AF8">
              <w:rPr>
                <w:noProof/>
              </w:rPr>
              <w:delText># - Format Line</w:delText>
            </w:r>
            <w:r w:rsidDel="00154AF8">
              <w:rPr>
                <w:noProof/>
                <w:webHidden/>
              </w:rPr>
              <w:tab/>
              <w:delText>21</w:delText>
            </w:r>
          </w:del>
        </w:p>
        <w:p w:rsidR="003F7509" w:rsidDel="00154AF8" w:rsidRDefault="003F7509">
          <w:pPr>
            <w:pStyle w:val="TOC3"/>
            <w:tabs>
              <w:tab w:val="right" w:leader="dot" w:pos="9350"/>
            </w:tabs>
            <w:rPr>
              <w:del w:id="1681" w:author="msammartano" w:date="2014-02-07T18:21:00Z"/>
              <w:rFonts w:eastAsiaTheme="minorEastAsia"/>
              <w:noProof/>
              <w:lang w:bidi="he-IL"/>
            </w:rPr>
          </w:pPr>
          <w:del w:id="1682" w:author="msammartano" w:date="2014-02-07T18:21:00Z">
            <w:r w:rsidRPr="00154AF8" w:rsidDel="00154AF8">
              <w:rPr>
                <w:noProof/>
              </w:rPr>
              <w:delText>Menus</w:delText>
            </w:r>
            <w:r w:rsidDel="00154AF8">
              <w:rPr>
                <w:noProof/>
                <w:webHidden/>
              </w:rPr>
              <w:tab/>
              <w:delText>21</w:delText>
            </w:r>
          </w:del>
        </w:p>
        <w:p w:rsidR="003F7509" w:rsidDel="00154AF8" w:rsidRDefault="003F7509">
          <w:pPr>
            <w:pStyle w:val="TOC2"/>
            <w:tabs>
              <w:tab w:val="right" w:leader="dot" w:pos="9350"/>
            </w:tabs>
            <w:rPr>
              <w:del w:id="1683" w:author="msammartano" w:date="2014-02-07T18:21:00Z"/>
              <w:rFonts w:eastAsiaTheme="minorEastAsia"/>
              <w:noProof/>
              <w:lang w:bidi="he-IL"/>
            </w:rPr>
          </w:pPr>
          <w:del w:id="1684" w:author="msammartano" w:date="2014-02-07T18:21:00Z">
            <w:r w:rsidRPr="00154AF8" w:rsidDel="00154AF8">
              <w:rPr>
                <w:noProof/>
              </w:rPr>
              <w:delText>Run</w:delText>
            </w:r>
            <w:r w:rsidDel="00154AF8">
              <w:rPr>
                <w:noProof/>
                <w:webHidden/>
              </w:rPr>
              <w:tab/>
              <w:delText>25</w:delText>
            </w:r>
          </w:del>
        </w:p>
        <w:p w:rsidR="003F7509" w:rsidDel="00154AF8" w:rsidRDefault="003F7509">
          <w:pPr>
            <w:pStyle w:val="TOC3"/>
            <w:tabs>
              <w:tab w:val="right" w:leader="dot" w:pos="9350"/>
            </w:tabs>
            <w:rPr>
              <w:del w:id="1685" w:author="msammartano" w:date="2014-02-07T18:21:00Z"/>
              <w:rFonts w:eastAsiaTheme="minorEastAsia"/>
              <w:noProof/>
              <w:lang w:bidi="he-IL"/>
            </w:rPr>
          </w:pPr>
          <w:del w:id="1686" w:author="msammartano" w:date="2014-02-07T18:21:00Z">
            <w:r w:rsidRPr="00154AF8" w:rsidDel="00154AF8">
              <w:rPr>
                <w:noProof/>
              </w:rPr>
              <w:delText>Menu</w:delText>
            </w:r>
            <w:r w:rsidDel="00154AF8">
              <w:rPr>
                <w:noProof/>
                <w:webHidden/>
              </w:rPr>
              <w:tab/>
              <w:delText>26</w:delText>
            </w:r>
          </w:del>
        </w:p>
        <w:p w:rsidR="003F7509" w:rsidDel="00154AF8" w:rsidRDefault="003F7509">
          <w:pPr>
            <w:pStyle w:val="TOC2"/>
            <w:tabs>
              <w:tab w:val="right" w:leader="dot" w:pos="9350"/>
            </w:tabs>
            <w:rPr>
              <w:del w:id="1687" w:author="msammartano" w:date="2014-02-07T18:21:00Z"/>
              <w:rFonts w:eastAsiaTheme="minorEastAsia"/>
              <w:noProof/>
              <w:lang w:bidi="he-IL"/>
            </w:rPr>
          </w:pPr>
          <w:del w:id="1688" w:author="msammartano" w:date="2014-02-07T18:21:00Z">
            <w:r w:rsidRPr="00154AF8" w:rsidDel="00154AF8">
              <w:rPr>
                <w:noProof/>
              </w:rPr>
              <w:delText>Crashes</w:delText>
            </w:r>
            <w:r w:rsidDel="00154AF8">
              <w:rPr>
                <w:noProof/>
                <w:webHidden/>
              </w:rPr>
              <w:tab/>
              <w:delText>26</w:delText>
            </w:r>
          </w:del>
        </w:p>
        <w:p w:rsidR="003F7509" w:rsidDel="00154AF8" w:rsidRDefault="003F7509">
          <w:pPr>
            <w:pStyle w:val="TOC1"/>
            <w:tabs>
              <w:tab w:val="right" w:leader="dot" w:pos="9350"/>
            </w:tabs>
            <w:rPr>
              <w:del w:id="1689" w:author="msammartano" w:date="2014-02-07T18:21:00Z"/>
              <w:rFonts w:eastAsiaTheme="minorEastAsia"/>
              <w:noProof/>
              <w:lang w:bidi="he-IL"/>
            </w:rPr>
          </w:pPr>
          <w:del w:id="1690" w:author="msammartano" w:date="2014-02-07T18:21:00Z">
            <w:r w:rsidRPr="00154AF8" w:rsidDel="00154AF8">
              <w:rPr>
                <w:noProof/>
              </w:rPr>
              <w:delText>Command Description Syntax</w:delText>
            </w:r>
            <w:r w:rsidDel="00154AF8">
              <w:rPr>
                <w:noProof/>
                <w:webHidden/>
              </w:rPr>
              <w:tab/>
              <w:delText>26</w:delText>
            </w:r>
          </w:del>
        </w:p>
        <w:p w:rsidR="003F7509" w:rsidDel="00154AF8" w:rsidRDefault="003F7509">
          <w:pPr>
            <w:pStyle w:val="TOC2"/>
            <w:tabs>
              <w:tab w:val="right" w:leader="dot" w:pos="9350"/>
            </w:tabs>
            <w:rPr>
              <w:del w:id="1691" w:author="msammartano" w:date="2014-02-07T18:21:00Z"/>
              <w:rFonts w:eastAsiaTheme="minorEastAsia"/>
              <w:noProof/>
              <w:lang w:bidi="he-IL"/>
            </w:rPr>
          </w:pPr>
          <w:del w:id="1692" w:author="msammartano" w:date="2014-02-07T18:21:00Z">
            <w:r w:rsidRPr="00154AF8" w:rsidDel="00154AF8">
              <w:rPr>
                <w:noProof/>
              </w:rPr>
              <w:delText>Upper and Lower Case</w:delText>
            </w:r>
            <w:r w:rsidDel="00154AF8">
              <w:rPr>
                <w:noProof/>
                <w:webHidden/>
              </w:rPr>
              <w:tab/>
              <w:delText>26</w:delText>
            </w:r>
          </w:del>
        </w:p>
        <w:p w:rsidR="003F7509" w:rsidDel="00154AF8" w:rsidRDefault="003F7509">
          <w:pPr>
            <w:pStyle w:val="TOC2"/>
            <w:tabs>
              <w:tab w:val="right" w:leader="dot" w:pos="9350"/>
            </w:tabs>
            <w:rPr>
              <w:del w:id="1693" w:author="msammartano" w:date="2014-02-07T18:21:00Z"/>
              <w:rFonts w:eastAsiaTheme="minorEastAsia"/>
              <w:noProof/>
              <w:lang w:bidi="he-IL"/>
            </w:rPr>
          </w:pPr>
          <w:del w:id="1694" w:author="msammartano" w:date="2014-02-07T18:21:00Z">
            <w:r w:rsidRPr="00154AF8" w:rsidDel="00154AF8">
              <w:rPr>
                <w:noProof/>
              </w:rPr>
              <w:delText>&lt;nexp&gt;, &lt;sexp&gt; and &lt;lexp&gt;</w:delText>
            </w:r>
            <w:r w:rsidDel="00154AF8">
              <w:rPr>
                <w:noProof/>
                <w:webHidden/>
              </w:rPr>
              <w:tab/>
              <w:delText>27</w:delText>
            </w:r>
          </w:del>
        </w:p>
        <w:p w:rsidR="003F7509" w:rsidDel="00154AF8" w:rsidRDefault="003F7509">
          <w:pPr>
            <w:pStyle w:val="TOC2"/>
            <w:tabs>
              <w:tab w:val="right" w:leader="dot" w:pos="9350"/>
            </w:tabs>
            <w:rPr>
              <w:del w:id="1695" w:author="msammartano" w:date="2014-02-07T18:21:00Z"/>
              <w:rFonts w:eastAsiaTheme="minorEastAsia"/>
              <w:noProof/>
              <w:lang w:bidi="he-IL"/>
            </w:rPr>
          </w:pPr>
          <w:del w:id="1696" w:author="msammartano" w:date="2014-02-07T18:21:00Z">
            <w:r w:rsidRPr="00154AF8" w:rsidDel="00154AF8">
              <w:rPr>
                <w:noProof/>
              </w:rPr>
              <w:delText>&lt;nvar&gt;, &lt;svar&gt; and &lt;lvar&gt;</w:delText>
            </w:r>
            <w:r w:rsidDel="00154AF8">
              <w:rPr>
                <w:noProof/>
                <w:webHidden/>
              </w:rPr>
              <w:tab/>
              <w:delText>27</w:delText>
            </w:r>
          </w:del>
        </w:p>
        <w:p w:rsidR="003F7509" w:rsidDel="00154AF8" w:rsidRDefault="003F7509">
          <w:pPr>
            <w:pStyle w:val="TOC2"/>
            <w:tabs>
              <w:tab w:val="right" w:leader="dot" w:pos="9350"/>
            </w:tabs>
            <w:rPr>
              <w:del w:id="1697" w:author="msammartano" w:date="2014-02-07T18:21:00Z"/>
              <w:rFonts w:eastAsiaTheme="minorEastAsia"/>
              <w:noProof/>
              <w:lang w:bidi="he-IL"/>
            </w:rPr>
          </w:pPr>
          <w:del w:id="1698" w:author="msammartano" w:date="2014-02-07T18:21:00Z">
            <w:r w:rsidRPr="00154AF8" w:rsidDel="00154AF8">
              <w:rPr>
                <w:noProof/>
              </w:rPr>
              <w:delText>Array[] and Array$[]</w:delText>
            </w:r>
            <w:r w:rsidDel="00154AF8">
              <w:rPr>
                <w:noProof/>
                <w:webHidden/>
              </w:rPr>
              <w:tab/>
              <w:delText>27</w:delText>
            </w:r>
          </w:del>
        </w:p>
        <w:p w:rsidR="003F7509" w:rsidDel="00154AF8" w:rsidRDefault="003F7509">
          <w:pPr>
            <w:pStyle w:val="TOC2"/>
            <w:tabs>
              <w:tab w:val="right" w:leader="dot" w:pos="9350"/>
            </w:tabs>
            <w:rPr>
              <w:del w:id="1699" w:author="msammartano" w:date="2014-02-07T18:21:00Z"/>
              <w:rFonts w:eastAsiaTheme="minorEastAsia"/>
              <w:noProof/>
              <w:lang w:bidi="he-IL"/>
            </w:rPr>
          </w:pPr>
          <w:del w:id="1700" w:author="msammartano" w:date="2014-02-07T18:21:00Z">
            <w:r w:rsidRPr="00154AF8" w:rsidDel="00154AF8">
              <w:rPr>
                <w:noProof/>
              </w:rPr>
              <w:delText>{something}</w:delText>
            </w:r>
            <w:r w:rsidDel="00154AF8">
              <w:rPr>
                <w:noProof/>
                <w:webHidden/>
              </w:rPr>
              <w:tab/>
              <w:delText>27</w:delText>
            </w:r>
          </w:del>
        </w:p>
        <w:p w:rsidR="003F7509" w:rsidDel="00154AF8" w:rsidRDefault="003F7509">
          <w:pPr>
            <w:pStyle w:val="TOC2"/>
            <w:tabs>
              <w:tab w:val="right" w:leader="dot" w:pos="9350"/>
            </w:tabs>
            <w:rPr>
              <w:del w:id="1701" w:author="msammartano" w:date="2014-02-07T18:21:00Z"/>
              <w:rFonts w:eastAsiaTheme="minorEastAsia"/>
              <w:noProof/>
              <w:lang w:bidi="he-IL"/>
            </w:rPr>
          </w:pPr>
          <w:del w:id="1702" w:author="msammartano" w:date="2014-02-07T18:21:00Z">
            <w:r w:rsidRPr="00154AF8" w:rsidDel="00154AF8">
              <w:rPr>
                <w:noProof/>
              </w:rPr>
              <w:delText>{ A | B |C }</w:delText>
            </w:r>
            <w:r w:rsidDel="00154AF8">
              <w:rPr>
                <w:noProof/>
                <w:webHidden/>
              </w:rPr>
              <w:tab/>
              <w:delText>27</w:delText>
            </w:r>
          </w:del>
        </w:p>
        <w:p w:rsidR="003F7509" w:rsidDel="00154AF8" w:rsidRDefault="003F7509">
          <w:pPr>
            <w:pStyle w:val="TOC2"/>
            <w:tabs>
              <w:tab w:val="right" w:leader="dot" w:pos="9350"/>
            </w:tabs>
            <w:rPr>
              <w:del w:id="1703" w:author="msammartano" w:date="2014-02-07T18:21:00Z"/>
              <w:rFonts w:eastAsiaTheme="minorEastAsia"/>
              <w:noProof/>
              <w:lang w:bidi="he-IL"/>
            </w:rPr>
          </w:pPr>
          <w:del w:id="1704" w:author="msammartano" w:date="2014-02-07T18:21:00Z">
            <w:r w:rsidRPr="00154AF8" w:rsidDel="00154AF8">
              <w:rPr>
                <w:noProof/>
              </w:rPr>
              <w:delText>X …, X</w:delText>
            </w:r>
            <w:r w:rsidDel="00154AF8">
              <w:rPr>
                <w:noProof/>
                <w:webHidden/>
              </w:rPr>
              <w:tab/>
              <w:delText>27</w:delText>
            </w:r>
          </w:del>
        </w:p>
        <w:p w:rsidR="003F7509" w:rsidDel="00154AF8" w:rsidRDefault="003F7509">
          <w:pPr>
            <w:pStyle w:val="TOC2"/>
            <w:tabs>
              <w:tab w:val="right" w:leader="dot" w:pos="9350"/>
            </w:tabs>
            <w:rPr>
              <w:del w:id="1705" w:author="msammartano" w:date="2014-02-07T18:21:00Z"/>
              <w:rFonts w:eastAsiaTheme="minorEastAsia"/>
              <w:noProof/>
              <w:lang w:bidi="he-IL"/>
            </w:rPr>
          </w:pPr>
          <w:del w:id="1706" w:author="msammartano" w:date="2014-02-07T18:21:00Z">
            <w:r w:rsidRPr="00154AF8" w:rsidDel="00154AF8">
              <w:rPr>
                <w:noProof/>
              </w:rPr>
              <w:delText>{,n …,n}</w:delText>
            </w:r>
            <w:r w:rsidDel="00154AF8">
              <w:rPr>
                <w:noProof/>
                <w:webHidden/>
              </w:rPr>
              <w:tab/>
              <w:delText>27</w:delText>
            </w:r>
          </w:del>
        </w:p>
        <w:p w:rsidR="003F7509" w:rsidDel="00154AF8" w:rsidRDefault="003F7509">
          <w:pPr>
            <w:pStyle w:val="TOC2"/>
            <w:tabs>
              <w:tab w:val="right" w:leader="dot" w:pos="9350"/>
            </w:tabs>
            <w:rPr>
              <w:del w:id="1707" w:author="msammartano" w:date="2014-02-07T18:21:00Z"/>
              <w:rFonts w:eastAsiaTheme="minorEastAsia"/>
              <w:noProof/>
              <w:lang w:bidi="he-IL"/>
            </w:rPr>
          </w:pPr>
          <w:del w:id="1708" w:author="msammartano" w:date="2014-02-07T18:21:00Z">
            <w:r w:rsidRPr="00154AF8" w:rsidDel="00154AF8">
              <w:rPr>
                <w:noProof/>
              </w:rPr>
              <w:delText>&lt;statement&gt;</w:delText>
            </w:r>
            <w:r w:rsidDel="00154AF8">
              <w:rPr>
                <w:noProof/>
                <w:webHidden/>
              </w:rPr>
              <w:tab/>
              <w:delText>27</w:delText>
            </w:r>
          </w:del>
        </w:p>
        <w:p w:rsidR="003F7509" w:rsidDel="00154AF8" w:rsidRDefault="003F7509">
          <w:pPr>
            <w:pStyle w:val="TOC1"/>
            <w:tabs>
              <w:tab w:val="right" w:leader="dot" w:pos="9350"/>
            </w:tabs>
            <w:rPr>
              <w:del w:id="1709" w:author="msammartano" w:date="2014-02-07T18:21:00Z"/>
              <w:rFonts w:eastAsiaTheme="minorEastAsia"/>
              <w:noProof/>
              <w:lang w:bidi="he-IL"/>
            </w:rPr>
          </w:pPr>
          <w:del w:id="1710" w:author="msammartano" w:date="2014-02-07T18:21:00Z">
            <w:r w:rsidRPr="00154AF8" w:rsidDel="00154AF8">
              <w:rPr>
                <w:noProof/>
              </w:rPr>
              <w:delText>Numbers</w:delText>
            </w:r>
            <w:r w:rsidDel="00154AF8">
              <w:rPr>
                <w:noProof/>
                <w:webHidden/>
              </w:rPr>
              <w:tab/>
              <w:delText>27</w:delText>
            </w:r>
          </w:del>
        </w:p>
        <w:p w:rsidR="003F7509" w:rsidDel="00154AF8" w:rsidRDefault="003F7509">
          <w:pPr>
            <w:pStyle w:val="TOC1"/>
            <w:tabs>
              <w:tab w:val="right" w:leader="dot" w:pos="9350"/>
            </w:tabs>
            <w:rPr>
              <w:del w:id="1711" w:author="msammartano" w:date="2014-02-07T18:21:00Z"/>
              <w:rFonts w:eastAsiaTheme="minorEastAsia"/>
              <w:noProof/>
              <w:lang w:bidi="he-IL"/>
            </w:rPr>
          </w:pPr>
          <w:del w:id="1712" w:author="msammartano" w:date="2014-02-07T18:21:00Z">
            <w:r w:rsidRPr="00154AF8" w:rsidDel="00154AF8">
              <w:rPr>
                <w:noProof/>
              </w:rPr>
              <w:delText>Strings</w:delText>
            </w:r>
            <w:r w:rsidDel="00154AF8">
              <w:rPr>
                <w:noProof/>
                <w:webHidden/>
              </w:rPr>
              <w:tab/>
              <w:delText>28</w:delText>
            </w:r>
          </w:del>
        </w:p>
        <w:p w:rsidR="003F7509" w:rsidDel="00154AF8" w:rsidRDefault="003F7509">
          <w:pPr>
            <w:pStyle w:val="TOC1"/>
            <w:tabs>
              <w:tab w:val="right" w:leader="dot" w:pos="9350"/>
            </w:tabs>
            <w:rPr>
              <w:del w:id="1713" w:author="msammartano" w:date="2014-02-07T18:21:00Z"/>
              <w:rFonts w:eastAsiaTheme="minorEastAsia"/>
              <w:noProof/>
              <w:lang w:bidi="he-IL"/>
            </w:rPr>
          </w:pPr>
          <w:del w:id="1714" w:author="msammartano" w:date="2014-02-07T18:21:00Z">
            <w:r w:rsidRPr="00154AF8" w:rsidDel="00154AF8">
              <w:rPr>
                <w:noProof/>
              </w:rPr>
              <w:delText>Variables</w:delText>
            </w:r>
            <w:r w:rsidDel="00154AF8">
              <w:rPr>
                <w:noProof/>
                <w:webHidden/>
              </w:rPr>
              <w:tab/>
              <w:delText>29</w:delText>
            </w:r>
          </w:del>
        </w:p>
        <w:p w:rsidR="003F7509" w:rsidDel="00154AF8" w:rsidRDefault="003F7509">
          <w:pPr>
            <w:pStyle w:val="TOC2"/>
            <w:tabs>
              <w:tab w:val="right" w:leader="dot" w:pos="9350"/>
            </w:tabs>
            <w:rPr>
              <w:del w:id="1715" w:author="msammartano" w:date="2014-02-07T18:21:00Z"/>
              <w:rFonts w:eastAsiaTheme="minorEastAsia"/>
              <w:noProof/>
              <w:lang w:bidi="he-IL"/>
            </w:rPr>
          </w:pPr>
          <w:del w:id="1716" w:author="msammartano" w:date="2014-02-07T18:21:00Z">
            <w:r w:rsidRPr="00154AF8" w:rsidDel="00154AF8">
              <w:rPr>
                <w:noProof/>
              </w:rPr>
              <w:delText>Variable Names</w:delText>
            </w:r>
            <w:r w:rsidDel="00154AF8">
              <w:rPr>
                <w:noProof/>
                <w:webHidden/>
              </w:rPr>
              <w:tab/>
              <w:delText>29</w:delText>
            </w:r>
          </w:del>
        </w:p>
        <w:p w:rsidR="003F7509" w:rsidDel="00154AF8" w:rsidRDefault="003F7509">
          <w:pPr>
            <w:pStyle w:val="TOC2"/>
            <w:tabs>
              <w:tab w:val="right" w:leader="dot" w:pos="9350"/>
            </w:tabs>
            <w:rPr>
              <w:del w:id="1717" w:author="msammartano" w:date="2014-02-07T18:21:00Z"/>
              <w:rFonts w:eastAsiaTheme="minorEastAsia"/>
              <w:noProof/>
              <w:lang w:bidi="he-IL"/>
            </w:rPr>
          </w:pPr>
          <w:del w:id="1718" w:author="msammartano" w:date="2014-02-07T18:21:00Z">
            <w:r w:rsidRPr="00154AF8" w:rsidDel="00154AF8">
              <w:rPr>
                <w:noProof/>
              </w:rPr>
              <w:delText>Variable Types</w:delText>
            </w:r>
            <w:r w:rsidDel="00154AF8">
              <w:rPr>
                <w:noProof/>
                <w:webHidden/>
              </w:rPr>
              <w:tab/>
              <w:delText>29</w:delText>
            </w:r>
          </w:del>
        </w:p>
        <w:p w:rsidR="003F7509" w:rsidDel="00154AF8" w:rsidRDefault="003F7509">
          <w:pPr>
            <w:pStyle w:val="TOC2"/>
            <w:tabs>
              <w:tab w:val="right" w:leader="dot" w:pos="9350"/>
            </w:tabs>
            <w:rPr>
              <w:del w:id="1719" w:author="msammartano" w:date="2014-02-07T18:21:00Z"/>
              <w:rFonts w:eastAsiaTheme="minorEastAsia"/>
              <w:noProof/>
              <w:lang w:bidi="he-IL"/>
            </w:rPr>
          </w:pPr>
          <w:del w:id="1720" w:author="msammartano" w:date="2014-02-07T18:21:00Z">
            <w:r w:rsidRPr="00154AF8" w:rsidDel="00154AF8">
              <w:rPr>
                <w:noProof/>
              </w:rPr>
              <w:delText>Scalar and Array Variables</w:delText>
            </w:r>
            <w:r w:rsidDel="00154AF8">
              <w:rPr>
                <w:noProof/>
                <w:webHidden/>
              </w:rPr>
              <w:tab/>
              <w:delText>29</w:delText>
            </w:r>
          </w:del>
        </w:p>
        <w:p w:rsidR="003F7509" w:rsidDel="00154AF8" w:rsidRDefault="003F7509">
          <w:pPr>
            <w:pStyle w:val="TOC2"/>
            <w:tabs>
              <w:tab w:val="right" w:leader="dot" w:pos="9350"/>
            </w:tabs>
            <w:rPr>
              <w:del w:id="1721" w:author="msammartano" w:date="2014-02-07T18:21:00Z"/>
              <w:rFonts w:eastAsiaTheme="minorEastAsia"/>
              <w:noProof/>
              <w:lang w:bidi="he-IL"/>
            </w:rPr>
          </w:pPr>
          <w:del w:id="1722" w:author="msammartano" w:date="2014-02-07T18:21:00Z">
            <w:r w:rsidRPr="00154AF8" w:rsidDel="00154AF8">
              <w:rPr>
                <w:noProof/>
              </w:rPr>
              <w:delText>Arrays</w:delText>
            </w:r>
            <w:r w:rsidDel="00154AF8">
              <w:rPr>
                <w:noProof/>
                <w:webHidden/>
              </w:rPr>
              <w:tab/>
              <w:delText>29</w:delText>
            </w:r>
          </w:del>
        </w:p>
        <w:p w:rsidR="003F7509" w:rsidDel="00154AF8" w:rsidRDefault="003F7509">
          <w:pPr>
            <w:pStyle w:val="TOC3"/>
            <w:tabs>
              <w:tab w:val="right" w:leader="dot" w:pos="9350"/>
            </w:tabs>
            <w:rPr>
              <w:del w:id="1723" w:author="msammartano" w:date="2014-02-07T18:21:00Z"/>
              <w:rFonts w:eastAsiaTheme="minorEastAsia"/>
              <w:noProof/>
              <w:lang w:bidi="he-IL"/>
            </w:rPr>
          </w:pPr>
          <w:del w:id="1724" w:author="msammartano" w:date="2014-02-07T18:21:00Z">
            <w:r w:rsidRPr="00154AF8" w:rsidDel="00154AF8">
              <w:rPr>
                <w:noProof/>
              </w:rPr>
              <w:delText>Array Commands</w:delText>
            </w:r>
            <w:r w:rsidDel="00154AF8">
              <w:rPr>
                <w:noProof/>
                <w:webHidden/>
              </w:rPr>
              <w:tab/>
              <w:delText>30</w:delText>
            </w:r>
          </w:del>
        </w:p>
        <w:p w:rsidR="003F7509" w:rsidDel="00154AF8" w:rsidRDefault="003F7509">
          <w:pPr>
            <w:pStyle w:val="TOC1"/>
            <w:tabs>
              <w:tab w:val="right" w:leader="dot" w:pos="9350"/>
            </w:tabs>
            <w:rPr>
              <w:del w:id="1725" w:author="msammartano" w:date="2014-02-07T18:21:00Z"/>
              <w:rFonts w:eastAsiaTheme="minorEastAsia"/>
              <w:noProof/>
              <w:lang w:bidi="he-IL"/>
            </w:rPr>
          </w:pPr>
          <w:del w:id="1726" w:author="msammartano" w:date="2014-02-07T18:21:00Z">
            <w:r w:rsidRPr="00154AF8" w:rsidDel="00154AF8">
              <w:rPr>
                <w:noProof/>
              </w:rPr>
              <w:delText>Data Structures and Pointers in BASIC!</w:delText>
            </w:r>
            <w:r w:rsidDel="00154AF8">
              <w:rPr>
                <w:noProof/>
                <w:webHidden/>
              </w:rPr>
              <w:tab/>
              <w:delText>32</w:delText>
            </w:r>
          </w:del>
        </w:p>
        <w:p w:rsidR="003F7509" w:rsidDel="00154AF8" w:rsidRDefault="003F7509">
          <w:pPr>
            <w:pStyle w:val="TOC2"/>
            <w:tabs>
              <w:tab w:val="right" w:leader="dot" w:pos="9350"/>
            </w:tabs>
            <w:rPr>
              <w:del w:id="1727" w:author="msammartano" w:date="2014-02-07T18:21:00Z"/>
              <w:rFonts w:eastAsiaTheme="minorEastAsia"/>
              <w:noProof/>
              <w:lang w:bidi="he-IL"/>
            </w:rPr>
          </w:pPr>
          <w:del w:id="1728" w:author="msammartano" w:date="2014-02-07T18:21:00Z">
            <w:r w:rsidRPr="00154AF8" w:rsidDel="00154AF8">
              <w:rPr>
                <w:noProof/>
              </w:rPr>
              <w:delText>What is a Pointer</w:delText>
            </w:r>
            <w:r w:rsidDel="00154AF8">
              <w:rPr>
                <w:noProof/>
                <w:webHidden/>
              </w:rPr>
              <w:tab/>
              <w:delText>32</w:delText>
            </w:r>
          </w:del>
        </w:p>
        <w:p w:rsidR="003F7509" w:rsidDel="00154AF8" w:rsidRDefault="003F7509">
          <w:pPr>
            <w:pStyle w:val="TOC2"/>
            <w:tabs>
              <w:tab w:val="right" w:leader="dot" w:pos="9350"/>
            </w:tabs>
            <w:rPr>
              <w:del w:id="1729" w:author="msammartano" w:date="2014-02-07T18:21:00Z"/>
              <w:rFonts w:eastAsiaTheme="minorEastAsia"/>
              <w:noProof/>
              <w:lang w:bidi="he-IL"/>
            </w:rPr>
          </w:pPr>
          <w:del w:id="1730" w:author="msammartano" w:date="2014-02-07T18:21:00Z">
            <w:r w:rsidRPr="00154AF8" w:rsidDel="00154AF8">
              <w:rPr>
                <w:noProof/>
              </w:rPr>
              <w:delText>Lists</w:delText>
            </w:r>
            <w:r w:rsidDel="00154AF8">
              <w:rPr>
                <w:noProof/>
                <w:webHidden/>
              </w:rPr>
              <w:tab/>
              <w:delText>33</w:delText>
            </w:r>
          </w:del>
        </w:p>
        <w:p w:rsidR="003F7509" w:rsidDel="00154AF8" w:rsidRDefault="003F7509">
          <w:pPr>
            <w:pStyle w:val="TOC3"/>
            <w:tabs>
              <w:tab w:val="right" w:leader="dot" w:pos="9350"/>
            </w:tabs>
            <w:rPr>
              <w:del w:id="1731" w:author="msammartano" w:date="2014-02-07T18:21:00Z"/>
              <w:rFonts w:eastAsiaTheme="minorEastAsia"/>
              <w:noProof/>
              <w:lang w:bidi="he-IL"/>
            </w:rPr>
          </w:pPr>
          <w:del w:id="1732" w:author="msammartano" w:date="2014-02-07T18:21:00Z">
            <w:r w:rsidRPr="00154AF8" w:rsidDel="00154AF8">
              <w:rPr>
                <w:noProof/>
              </w:rPr>
              <w:delText>List Commands</w:delText>
            </w:r>
            <w:r w:rsidDel="00154AF8">
              <w:rPr>
                <w:noProof/>
                <w:webHidden/>
              </w:rPr>
              <w:tab/>
              <w:delText>34</w:delText>
            </w:r>
          </w:del>
        </w:p>
        <w:p w:rsidR="003F7509" w:rsidDel="00154AF8" w:rsidRDefault="003F7509">
          <w:pPr>
            <w:pStyle w:val="TOC2"/>
            <w:tabs>
              <w:tab w:val="right" w:leader="dot" w:pos="9350"/>
            </w:tabs>
            <w:rPr>
              <w:del w:id="1733" w:author="msammartano" w:date="2014-02-07T18:21:00Z"/>
              <w:rFonts w:eastAsiaTheme="minorEastAsia"/>
              <w:noProof/>
              <w:lang w:bidi="he-IL"/>
            </w:rPr>
          </w:pPr>
          <w:del w:id="1734" w:author="msammartano" w:date="2014-02-07T18:21:00Z">
            <w:r w:rsidRPr="00154AF8" w:rsidDel="00154AF8">
              <w:rPr>
                <w:noProof/>
              </w:rPr>
              <w:delText>Bundles</w:delText>
            </w:r>
            <w:r w:rsidDel="00154AF8">
              <w:rPr>
                <w:noProof/>
                <w:webHidden/>
              </w:rPr>
              <w:tab/>
              <w:delText>36</w:delText>
            </w:r>
          </w:del>
        </w:p>
        <w:p w:rsidR="003F7509" w:rsidDel="00154AF8" w:rsidRDefault="003F7509">
          <w:pPr>
            <w:pStyle w:val="TOC3"/>
            <w:tabs>
              <w:tab w:val="right" w:leader="dot" w:pos="9350"/>
            </w:tabs>
            <w:rPr>
              <w:del w:id="1735" w:author="msammartano" w:date="2014-02-07T18:21:00Z"/>
              <w:rFonts w:eastAsiaTheme="minorEastAsia"/>
              <w:noProof/>
              <w:lang w:bidi="he-IL"/>
            </w:rPr>
          </w:pPr>
          <w:del w:id="1736" w:author="msammartano" w:date="2014-02-07T18:21:00Z">
            <w:r w:rsidRPr="00154AF8" w:rsidDel="00154AF8">
              <w:rPr>
                <w:noProof/>
              </w:rPr>
              <w:delText>Bundle Commands</w:delText>
            </w:r>
            <w:r w:rsidDel="00154AF8">
              <w:rPr>
                <w:noProof/>
                <w:webHidden/>
              </w:rPr>
              <w:tab/>
              <w:delText>36</w:delText>
            </w:r>
          </w:del>
        </w:p>
        <w:p w:rsidR="003F7509" w:rsidDel="00154AF8" w:rsidRDefault="003F7509">
          <w:pPr>
            <w:pStyle w:val="TOC2"/>
            <w:tabs>
              <w:tab w:val="right" w:leader="dot" w:pos="9350"/>
            </w:tabs>
            <w:rPr>
              <w:del w:id="1737" w:author="msammartano" w:date="2014-02-07T18:21:00Z"/>
              <w:rFonts w:eastAsiaTheme="minorEastAsia"/>
              <w:noProof/>
              <w:lang w:bidi="he-IL"/>
            </w:rPr>
          </w:pPr>
          <w:del w:id="1738" w:author="msammartano" w:date="2014-02-07T18:21:00Z">
            <w:r w:rsidRPr="00154AF8" w:rsidDel="00154AF8">
              <w:rPr>
                <w:noProof/>
              </w:rPr>
              <w:delText>Stacks</w:delText>
            </w:r>
            <w:r w:rsidDel="00154AF8">
              <w:rPr>
                <w:noProof/>
                <w:webHidden/>
              </w:rPr>
              <w:tab/>
              <w:delText>38</w:delText>
            </w:r>
          </w:del>
        </w:p>
        <w:p w:rsidR="003F7509" w:rsidDel="00154AF8" w:rsidRDefault="003F7509">
          <w:pPr>
            <w:pStyle w:val="TOC3"/>
            <w:tabs>
              <w:tab w:val="right" w:leader="dot" w:pos="9350"/>
            </w:tabs>
            <w:rPr>
              <w:del w:id="1739" w:author="msammartano" w:date="2014-02-07T18:21:00Z"/>
              <w:rFonts w:eastAsiaTheme="minorEastAsia"/>
              <w:noProof/>
              <w:lang w:bidi="he-IL"/>
            </w:rPr>
          </w:pPr>
          <w:del w:id="1740" w:author="msammartano" w:date="2014-02-07T18:21:00Z">
            <w:r w:rsidRPr="00154AF8" w:rsidDel="00154AF8">
              <w:rPr>
                <w:noProof/>
              </w:rPr>
              <w:delText>Stack Commands</w:delText>
            </w:r>
            <w:r w:rsidDel="00154AF8">
              <w:rPr>
                <w:noProof/>
                <w:webHidden/>
              </w:rPr>
              <w:tab/>
              <w:delText>38</w:delText>
            </w:r>
          </w:del>
        </w:p>
        <w:p w:rsidR="003F7509" w:rsidDel="00154AF8" w:rsidRDefault="003F7509">
          <w:pPr>
            <w:pStyle w:val="TOC2"/>
            <w:tabs>
              <w:tab w:val="right" w:leader="dot" w:pos="9350"/>
            </w:tabs>
            <w:rPr>
              <w:del w:id="1741" w:author="msammartano" w:date="2014-02-07T18:21:00Z"/>
              <w:rFonts w:eastAsiaTheme="minorEastAsia"/>
              <w:noProof/>
              <w:lang w:bidi="he-IL"/>
            </w:rPr>
          </w:pPr>
          <w:del w:id="1742" w:author="msammartano" w:date="2014-02-07T18:21:00Z">
            <w:r w:rsidRPr="00154AF8" w:rsidDel="00154AF8">
              <w:rPr>
                <w:noProof/>
              </w:rPr>
              <w:delText>Queues</w:delText>
            </w:r>
            <w:r w:rsidDel="00154AF8">
              <w:rPr>
                <w:noProof/>
                <w:webHidden/>
              </w:rPr>
              <w:tab/>
              <w:delText>39</w:delText>
            </w:r>
          </w:del>
        </w:p>
        <w:p w:rsidR="003F7509" w:rsidDel="00154AF8" w:rsidRDefault="003F7509">
          <w:pPr>
            <w:pStyle w:val="TOC1"/>
            <w:tabs>
              <w:tab w:val="right" w:leader="dot" w:pos="9350"/>
            </w:tabs>
            <w:rPr>
              <w:del w:id="1743" w:author="msammartano" w:date="2014-02-07T18:21:00Z"/>
              <w:rFonts w:eastAsiaTheme="minorEastAsia"/>
              <w:noProof/>
              <w:lang w:bidi="he-IL"/>
            </w:rPr>
          </w:pPr>
          <w:del w:id="1744" w:author="msammartano" w:date="2014-02-07T18:21:00Z">
            <w:r w:rsidRPr="00154AF8" w:rsidDel="00154AF8">
              <w:rPr>
                <w:noProof/>
              </w:rPr>
              <w:delText>Comments</w:delText>
            </w:r>
            <w:r w:rsidDel="00154AF8">
              <w:rPr>
                <w:noProof/>
                <w:webHidden/>
              </w:rPr>
              <w:tab/>
              <w:delText>39</w:delText>
            </w:r>
          </w:del>
        </w:p>
        <w:p w:rsidR="003F7509" w:rsidDel="00154AF8" w:rsidRDefault="003F7509">
          <w:pPr>
            <w:pStyle w:val="TOC2"/>
            <w:tabs>
              <w:tab w:val="right" w:leader="dot" w:pos="9350"/>
            </w:tabs>
            <w:rPr>
              <w:del w:id="1745" w:author="msammartano" w:date="2014-02-07T18:21:00Z"/>
              <w:rFonts w:eastAsiaTheme="minorEastAsia"/>
              <w:noProof/>
              <w:lang w:bidi="he-IL"/>
            </w:rPr>
          </w:pPr>
          <w:del w:id="1746" w:author="msammartano" w:date="2014-02-07T18:21:00Z">
            <w:r w:rsidRPr="00154AF8" w:rsidDel="00154AF8">
              <w:rPr>
                <w:noProof/>
              </w:rPr>
              <w:delText>! - Single Line Comment</w:delText>
            </w:r>
            <w:r w:rsidDel="00154AF8">
              <w:rPr>
                <w:noProof/>
                <w:webHidden/>
              </w:rPr>
              <w:tab/>
              <w:delText>39</w:delText>
            </w:r>
          </w:del>
        </w:p>
        <w:p w:rsidR="003F7509" w:rsidDel="00154AF8" w:rsidRDefault="003F7509">
          <w:pPr>
            <w:pStyle w:val="TOC2"/>
            <w:tabs>
              <w:tab w:val="right" w:leader="dot" w:pos="9350"/>
            </w:tabs>
            <w:rPr>
              <w:del w:id="1747" w:author="msammartano" w:date="2014-02-07T18:21:00Z"/>
              <w:rFonts w:eastAsiaTheme="minorEastAsia"/>
              <w:noProof/>
              <w:lang w:bidi="he-IL"/>
            </w:rPr>
          </w:pPr>
          <w:del w:id="1748" w:author="msammartano" w:date="2014-02-07T18:21:00Z">
            <w:r w:rsidRPr="00154AF8" w:rsidDel="00154AF8">
              <w:rPr>
                <w:noProof/>
              </w:rPr>
              <w:delText>REM - Single Line Comment (legacy)</w:delText>
            </w:r>
            <w:r w:rsidDel="00154AF8">
              <w:rPr>
                <w:noProof/>
                <w:webHidden/>
              </w:rPr>
              <w:tab/>
              <w:delText>39</w:delText>
            </w:r>
          </w:del>
        </w:p>
        <w:p w:rsidR="003F7509" w:rsidDel="00154AF8" w:rsidRDefault="003F7509">
          <w:pPr>
            <w:pStyle w:val="TOC2"/>
            <w:tabs>
              <w:tab w:val="right" w:leader="dot" w:pos="9350"/>
            </w:tabs>
            <w:rPr>
              <w:del w:id="1749" w:author="msammartano" w:date="2014-02-07T18:21:00Z"/>
              <w:rFonts w:eastAsiaTheme="minorEastAsia"/>
              <w:noProof/>
              <w:lang w:bidi="he-IL"/>
            </w:rPr>
          </w:pPr>
          <w:del w:id="1750" w:author="msammartano" w:date="2014-02-07T18:21:00Z">
            <w:r w:rsidRPr="00154AF8" w:rsidDel="00154AF8">
              <w:rPr>
                <w:noProof/>
              </w:rPr>
              <w:delText>!! - Block Comment</w:delText>
            </w:r>
            <w:r w:rsidDel="00154AF8">
              <w:rPr>
                <w:noProof/>
                <w:webHidden/>
              </w:rPr>
              <w:tab/>
              <w:delText>40</w:delText>
            </w:r>
          </w:del>
        </w:p>
        <w:p w:rsidR="003F7509" w:rsidDel="00154AF8" w:rsidRDefault="003F7509">
          <w:pPr>
            <w:pStyle w:val="TOC2"/>
            <w:tabs>
              <w:tab w:val="right" w:leader="dot" w:pos="9350"/>
            </w:tabs>
            <w:rPr>
              <w:del w:id="1751" w:author="msammartano" w:date="2014-02-07T18:21:00Z"/>
              <w:rFonts w:eastAsiaTheme="minorEastAsia"/>
              <w:noProof/>
              <w:lang w:bidi="he-IL"/>
            </w:rPr>
          </w:pPr>
          <w:del w:id="1752" w:author="msammartano" w:date="2014-02-07T18:21:00Z">
            <w:r w:rsidRPr="00154AF8" w:rsidDel="00154AF8">
              <w:rPr>
                <w:noProof/>
              </w:rPr>
              <w:delText>% - Middle of Line Comment</w:delText>
            </w:r>
            <w:r w:rsidDel="00154AF8">
              <w:rPr>
                <w:noProof/>
                <w:webHidden/>
              </w:rPr>
              <w:tab/>
              <w:delText>40</w:delText>
            </w:r>
          </w:del>
        </w:p>
        <w:p w:rsidR="003F7509" w:rsidDel="00154AF8" w:rsidRDefault="003F7509">
          <w:pPr>
            <w:pStyle w:val="TOC1"/>
            <w:tabs>
              <w:tab w:val="right" w:leader="dot" w:pos="9350"/>
            </w:tabs>
            <w:rPr>
              <w:del w:id="1753" w:author="msammartano" w:date="2014-02-07T18:21:00Z"/>
              <w:rFonts w:eastAsiaTheme="minorEastAsia"/>
              <w:noProof/>
              <w:lang w:bidi="he-IL"/>
            </w:rPr>
          </w:pPr>
          <w:del w:id="1754" w:author="msammartano" w:date="2014-02-07T18:21:00Z">
            <w:r w:rsidRPr="00154AF8" w:rsidDel="00154AF8">
              <w:rPr>
                <w:noProof/>
              </w:rPr>
              <w:delText>Expressions</w:delText>
            </w:r>
            <w:r w:rsidDel="00154AF8">
              <w:rPr>
                <w:noProof/>
                <w:webHidden/>
              </w:rPr>
              <w:tab/>
              <w:delText>40</w:delText>
            </w:r>
          </w:del>
        </w:p>
        <w:p w:rsidR="003F7509" w:rsidDel="00154AF8" w:rsidRDefault="003F7509">
          <w:pPr>
            <w:pStyle w:val="TOC2"/>
            <w:tabs>
              <w:tab w:val="right" w:leader="dot" w:pos="9350"/>
            </w:tabs>
            <w:rPr>
              <w:del w:id="1755" w:author="msammartano" w:date="2014-02-07T18:21:00Z"/>
              <w:rFonts w:eastAsiaTheme="minorEastAsia"/>
              <w:noProof/>
              <w:lang w:bidi="he-IL"/>
            </w:rPr>
          </w:pPr>
          <w:del w:id="1756" w:author="msammartano" w:date="2014-02-07T18:21:00Z">
            <w:r w:rsidRPr="00154AF8" w:rsidDel="00154AF8">
              <w:rPr>
                <w:noProof/>
              </w:rPr>
              <w:delText>Numeric &lt;nexp&gt; := {&lt;numeric variable&gt;|&lt;numeric constant} {&lt;noperator&gt; &lt;nexp&gt;|&lt;end of line&gt;}</w:delText>
            </w:r>
            <w:r w:rsidDel="00154AF8">
              <w:rPr>
                <w:noProof/>
                <w:webHidden/>
              </w:rPr>
              <w:tab/>
              <w:delText>40</w:delText>
            </w:r>
          </w:del>
        </w:p>
        <w:p w:rsidR="003F7509" w:rsidDel="00154AF8" w:rsidRDefault="003F7509">
          <w:pPr>
            <w:pStyle w:val="TOC3"/>
            <w:tabs>
              <w:tab w:val="right" w:leader="dot" w:pos="9350"/>
            </w:tabs>
            <w:rPr>
              <w:del w:id="1757" w:author="msammartano" w:date="2014-02-07T18:21:00Z"/>
              <w:rFonts w:eastAsiaTheme="minorEastAsia"/>
              <w:noProof/>
              <w:lang w:bidi="he-IL"/>
            </w:rPr>
          </w:pPr>
          <w:del w:id="1758" w:author="msammartano" w:date="2014-02-07T18:21:00Z">
            <w:r w:rsidRPr="00154AF8" w:rsidDel="00154AF8">
              <w:rPr>
                <w:noProof/>
              </w:rPr>
              <w:delText>Numeric Operators &lt;noperator&gt;</w:delText>
            </w:r>
            <w:r w:rsidDel="00154AF8">
              <w:rPr>
                <w:noProof/>
                <w:webHidden/>
              </w:rPr>
              <w:tab/>
              <w:delText>40</w:delText>
            </w:r>
          </w:del>
        </w:p>
        <w:p w:rsidR="003F7509" w:rsidDel="00154AF8" w:rsidRDefault="003F7509">
          <w:pPr>
            <w:pStyle w:val="TOC3"/>
            <w:tabs>
              <w:tab w:val="right" w:leader="dot" w:pos="9350"/>
            </w:tabs>
            <w:rPr>
              <w:del w:id="1759" w:author="msammartano" w:date="2014-02-07T18:21:00Z"/>
              <w:rFonts w:eastAsiaTheme="minorEastAsia"/>
              <w:noProof/>
              <w:lang w:bidi="he-IL"/>
            </w:rPr>
          </w:pPr>
          <w:del w:id="1760" w:author="msammartano" w:date="2014-02-07T18:21:00Z">
            <w:r w:rsidRPr="00154AF8" w:rsidDel="00154AF8">
              <w:rPr>
                <w:noProof/>
              </w:rPr>
              <w:delText>Numeric Expression Examples</w:delText>
            </w:r>
            <w:r w:rsidDel="00154AF8">
              <w:rPr>
                <w:noProof/>
                <w:webHidden/>
              </w:rPr>
              <w:tab/>
              <w:delText>40</w:delText>
            </w:r>
          </w:del>
        </w:p>
        <w:p w:rsidR="003F7509" w:rsidDel="00154AF8" w:rsidRDefault="003F7509">
          <w:pPr>
            <w:pStyle w:val="TOC3"/>
            <w:tabs>
              <w:tab w:val="right" w:leader="dot" w:pos="9350"/>
            </w:tabs>
            <w:rPr>
              <w:del w:id="1761" w:author="msammartano" w:date="2014-02-07T18:21:00Z"/>
              <w:rFonts w:eastAsiaTheme="minorEastAsia"/>
              <w:noProof/>
              <w:lang w:bidi="he-IL"/>
            </w:rPr>
          </w:pPr>
          <w:del w:id="1762" w:author="msammartano" w:date="2014-02-07T18:21:00Z">
            <w:r w:rsidRPr="00154AF8" w:rsidDel="00154AF8">
              <w:rPr>
                <w:noProof/>
              </w:rPr>
              <w:delText>Pre- and Post-Increment Operators</w:delText>
            </w:r>
            <w:r w:rsidDel="00154AF8">
              <w:rPr>
                <w:noProof/>
                <w:webHidden/>
              </w:rPr>
              <w:tab/>
              <w:delText>40</w:delText>
            </w:r>
          </w:del>
        </w:p>
        <w:p w:rsidR="003F7509" w:rsidDel="00154AF8" w:rsidRDefault="003F7509">
          <w:pPr>
            <w:pStyle w:val="TOC3"/>
            <w:tabs>
              <w:tab w:val="right" w:leader="dot" w:pos="9350"/>
            </w:tabs>
            <w:rPr>
              <w:del w:id="1763" w:author="msammartano" w:date="2014-02-07T18:21:00Z"/>
              <w:rFonts w:eastAsiaTheme="minorEastAsia"/>
              <w:noProof/>
              <w:lang w:bidi="he-IL"/>
            </w:rPr>
          </w:pPr>
          <w:del w:id="1764" w:author="msammartano" w:date="2014-02-07T18:21:00Z">
            <w:r w:rsidRPr="00154AF8" w:rsidDel="00154AF8">
              <w:rPr>
                <w:noProof/>
              </w:rPr>
              <w:delText>Op Equal Assignment Operations</w:delText>
            </w:r>
            <w:r w:rsidDel="00154AF8">
              <w:rPr>
                <w:noProof/>
                <w:webHidden/>
              </w:rPr>
              <w:tab/>
              <w:delText>40</w:delText>
            </w:r>
          </w:del>
        </w:p>
        <w:p w:rsidR="003F7509" w:rsidDel="00154AF8" w:rsidRDefault="003F7509">
          <w:pPr>
            <w:pStyle w:val="TOC2"/>
            <w:tabs>
              <w:tab w:val="right" w:leader="dot" w:pos="9350"/>
            </w:tabs>
            <w:rPr>
              <w:del w:id="1765" w:author="msammartano" w:date="2014-02-07T18:21:00Z"/>
              <w:rFonts w:eastAsiaTheme="minorEastAsia"/>
              <w:noProof/>
              <w:lang w:bidi="he-IL"/>
            </w:rPr>
          </w:pPr>
          <w:del w:id="1766" w:author="msammartano" w:date="2014-02-07T18:21:00Z">
            <w:r w:rsidRPr="00154AF8" w:rsidDel="00154AF8">
              <w:rPr>
                <w:noProof/>
              </w:rPr>
              <w:delText>String &lt;sexp&gt; := {&lt;string variable&gt;|&lt;string constant&gt;} {</w:delText>
            </w:r>
            <w:r w:rsidRPr="00154AF8" w:rsidDel="00154AF8">
              <w:rPr>
                <w:noProof/>
                <w:vertAlign w:val="subscript"/>
              </w:rPr>
              <w:delText xml:space="preserve"> </w:delText>
            </w:r>
            <w:r w:rsidRPr="00154AF8" w:rsidDel="00154AF8">
              <w:rPr>
                <w:noProof/>
              </w:rPr>
              <w:delText>+ &lt;sexp&gt; | &lt;end of line&gt;}</w:delText>
            </w:r>
            <w:r w:rsidDel="00154AF8">
              <w:rPr>
                <w:noProof/>
                <w:webHidden/>
              </w:rPr>
              <w:tab/>
              <w:delText>41</w:delText>
            </w:r>
          </w:del>
        </w:p>
        <w:p w:rsidR="003F7509" w:rsidDel="00154AF8" w:rsidRDefault="003F7509">
          <w:pPr>
            <w:pStyle w:val="TOC2"/>
            <w:tabs>
              <w:tab w:val="right" w:leader="dot" w:pos="9350"/>
            </w:tabs>
            <w:rPr>
              <w:del w:id="1767" w:author="msammartano" w:date="2014-02-07T18:21:00Z"/>
              <w:rFonts w:eastAsiaTheme="minorEastAsia"/>
              <w:noProof/>
              <w:lang w:bidi="he-IL"/>
            </w:rPr>
          </w:pPr>
          <w:del w:id="1768" w:author="msammartano" w:date="2014-02-07T18:21:00Z">
            <w:r w:rsidRPr="00154AF8" w:rsidDel="00154AF8">
              <w:rPr>
                <w:noProof/>
              </w:rPr>
              <w:delText>Logical &lt;lexp&gt;</w:delText>
            </w:r>
            <w:r w:rsidDel="00154AF8">
              <w:rPr>
                <w:noProof/>
                <w:webHidden/>
              </w:rPr>
              <w:tab/>
              <w:delText>41</w:delText>
            </w:r>
          </w:del>
        </w:p>
        <w:p w:rsidR="003F7509" w:rsidDel="00154AF8" w:rsidRDefault="003F7509">
          <w:pPr>
            <w:pStyle w:val="TOC3"/>
            <w:tabs>
              <w:tab w:val="right" w:leader="dot" w:pos="9350"/>
            </w:tabs>
            <w:rPr>
              <w:del w:id="1769" w:author="msammartano" w:date="2014-02-07T18:21:00Z"/>
              <w:rFonts w:eastAsiaTheme="minorEastAsia"/>
              <w:noProof/>
              <w:lang w:bidi="he-IL"/>
            </w:rPr>
          </w:pPr>
          <w:del w:id="1770" w:author="msammartano" w:date="2014-02-07T18:21:00Z">
            <w:r w:rsidRPr="00154AF8" w:rsidDel="00154AF8">
              <w:rPr>
                <w:noProof/>
              </w:rPr>
              <w:delText>Logical Operators</w:delText>
            </w:r>
            <w:r w:rsidDel="00154AF8">
              <w:rPr>
                <w:noProof/>
                <w:webHidden/>
              </w:rPr>
              <w:tab/>
              <w:delText>41</w:delText>
            </w:r>
          </w:del>
        </w:p>
        <w:p w:rsidR="003F7509" w:rsidDel="00154AF8" w:rsidRDefault="003F7509">
          <w:pPr>
            <w:pStyle w:val="TOC3"/>
            <w:tabs>
              <w:tab w:val="right" w:leader="dot" w:pos="9350"/>
            </w:tabs>
            <w:rPr>
              <w:del w:id="1771" w:author="msammartano" w:date="2014-02-07T18:21:00Z"/>
              <w:rFonts w:eastAsiaTheme="minorEastAsia"/>
              <w:noProof/>
              <w:lang w:bidi="he-IL"/>
            </w:rPr>
          </w:pPr>
          <w:del w:id="1772" w:author="msammartano" w:date="2014-02-07T18:21:00Z">
            <w:r w:rsidRPr="00154AF8" w:rsidDel="00154AF8">
              <w:rPr>
                <w:noProof/>
              </w:rPr>
              <w:delText>Examples of Logical Expressions</w:delText>
            </w:r>
            <w:r w:rsidDel="00154AF8">
              <w:rPr>
                <w:noProof/>
                <w:webHidden/>
              </w:rPr>
              <w:tab/>
              <w:delText>41</w:delText>
            </w:r>
          </w:del>
        </w:p>
        <w:p w:rsidR="003F7509" w:rsidDel="00154AF8" w:rsidRDefault="003F7509">
          <w:pPr>
            <w:pStyle w:val="TOC1"/>
            <w:tabs>
              <w:tab w:val="right" w:leader="dot" w:pos="9350"/>
            </w:tabs>
            <w:rPr>
              <w:del w:id="1773" w:author="msammartano" w:date="2014-02-07T18:21:00Z"/>
              <w:rFonts w:eastAsiaTheme="minorEastAsia"/>
              <w:noProof/>
              <w:lang w:bidi="he-IL"/>
            </w:rPr>
          </w:pPr>
          <w:del w:id="1774" w:author="msammartano" w:date="2014-02-07T18:21:00Z">
            <w:r w:rsidRPr="00154AF8" w:rsidDel="00154AF8">
              <w:rPr>
                <w:noProof/>
              </w:rPr>
              <w:delText>Assignment Operations</w:delText>
            </w:r>
            <w:r w:rsidDel="00154AF8">
              <w:rPr>
                <w:noProof/>
                <w:webHidden/>
              </w:rPr>
              <w:tab/>
              <w:delText>41</w:delText>
            </w:r>
          </w:del>
        </w:p>
        <w:p w:rsidR="003F7509" w:rsidDel="00154AF8" w:rsidRDefault="003F7509">
          <w:pPr>
            <w:pStyle w:val="TOC2"/>
            <w:tabs>
              <w:tab w:val="right" w:leader="dot" w:pos="9350"/>
            </w:tabs>
            <w:rPr>
              <w:del w:id="1775" w:author="msammartano" w:date="2014-02-07T18:21:00Z"/>
              <w:rFonts w:eastAsiaTheme="minorEastAsia"/>
              <w:noProof/>
              <w:lang w:bidi="he-IL"/>
            </w:rPr>
          </w:pPr>
          <w:del w:id="1776" w:author="msammartano" w:date="2014-02-07T18:21:00Z">
            <w:r w:rsidRPr="00154AF8" w:rsidDel="00154AF8">
              <w:rPr>
                <w:noProof/>
              </w:rPr>
              <w:delText>LET</w:delText>
            </w:r>
            <w:r w:rsidDel="00154AF8">
              <w:rPr>
                <w:noProof/>
                <w:webHidden/>
              </w:rPr>
              <w:tab/>
              <w:delText>42</w:delText>
            </w:r>
          </w:del>
        </w:p>
        <w:p w:rsidR="003F7509" w:rsidDel="00154AF8" w:rsidRDefault="003F7509">
          <w:pPr>
            <w:pStyle w:val="TOC2"/>
            <w:tabs>
              <w:tab w:val="right" w:leader="dot" w:pos="9350"/>
            </w:tabs>
            <w:rPr>
              <w:del w:id="1777" w:author="msammartano" w:date="2014-02-07T18:21:00Z"/>
              <w:rFonts w:eastAsiaTheme="minorEastAsia"/>
              <w:noProof/>
              <w:lang w:bidi="he-IL"/>
            </w:rPr>
          </w:pPr>
          <w:del w:id="1778" w:author="msammartano" w:date="2014-02-07T18:21:00Z">
            <w:r w:rsidRPr="00154AF8" w:rsidDel="00154AF8">
              <w:rPr>
                <w:noProof/>
              </w:rPr>
              <w:delText>OpEqual Assignment Operations</w:delText>
            </w:r>
            <w:r w:rsidDel="00154AF8">
              <w:rPr>
                <w:noProof/>
                <w:webHidden/>
              </w:rPr>
              <w:tab/>
              <w:delText>42</w:delText>
            </w:r>
          </w:del>
        </w:p>
        <w:p w:rsidR="003F7509" w:rsidDel="00154AF8" w:rsidRDefault="003F7509">
          <w:pPr>
            <w:pStyle w:val="TOC1"/>
            <w:tabs>
              <w:tab w:val="right" w:leader="dot" w:pos="9350"/>
            </w:tabs>
            <w:rPr>
              <w:del w:id="1779" w:author="msammartano" w:date="2014-02-07T18:21:00Z"/>
              <w:rFonts w:eastAsiaTheme="minorEastAsia"/>
              <w:noProof/>
              <w:lang w:bidi="he-IL"/>
            </w:rPr>
          </w:pPr>
          <w:del w:id="1780" w:author="msammartano" w:date="2014-02-07T18:21:00Z">
            <w:r w:rsidRPr="00154AF8" w:rsidDel="00154AF8">
              <w:rPr>
                <w:noProof/>
              </w:rPr>
              <w:delText>Math Functions</w:delText>
            </w:r>
            <w:r w:rsidDel="00154AF8">
              <w:rPr>
                <w:noProof/>
                <w:webHidden/>
              </w:rPr>
              <w:tab/>
              <w:delText>42</w:delText>
            </w:r>
          </w:del>
        </w:p>
        <w:p w:rsidR="003F7509" w:rsidDel="00154AF8" w:rsidRDefault="003F7509">
          <w:pPr>
            <w:pStyle w:val="TOC2"/>
            <w:tabs>
              <w:tab w:val="right" w:leader="dot" w:pos="9350"/>
            </w:tabs>
            <w:rPr>
              <w:del w:id="1781" w:author="msammartano" w:date="2014-02-07T18:21:00Z"/>
              <w:rFonts w:eastAsiaTheme="minorEastAsia"/>
              <w:noProof/>
              <w:lang w:bidi="he-IL"/>
            </w:rPr>
          </w:pPr>
          <w:del w:id="1782" w:author="msammartano" w:date="2014-02-07T18:21:00Z">
            <w:r w:rsidRPr="00154AF8" w:rsidDel="00154AF8">
              <w:rPr>
                <w:noProof/>
              </w:rPr>
              <w:delText>BOR(&lt;nexp1&gt;, &lt;nexp2&gt;)</w:delText>
            </w:r>
            <w:r w:rsidDel="00154AF8">
              <w:rPr>
                <w:noProof/>
                <w:webHidden/>
              </w:rPr>
              <w:tab/>
              <w:delText>42</w:delText>
            </w:r>
          </w:del>
        </w:p>
        <w:p w:rsidR="003F7509" w:rsidDel="00154AF8" w:rsidRDefault="003F7509">
          <w:pPr>
            <w:pStyle w:val="TOC2"/>
            <w:tabs>
              <w:tab w:val="right" w:leader="dot" w:pos="9350"/>
            </w:tabs>
            <w:rPr>
              <w:del w:id="1783" w:author="msammartano" w:date="2014-02-07T18:21:00Z"/>
              <w:rFonts w:eastAsiaTheme="minorEastAsia"/>
              <w:noProof/>
              <w:lang w:bidi="he-IL"/>
            </w:rPr>
          </w:pPr>
          <w:del w:id="1784" w:author="msammartano" w:date="2014-02-07T18:21:00Z">
            <w:r w:rsidRPr="00154AF8" w:rsidDel="00154AF8">
              <w:rPr>
                <w:noProof/>
              </w:rPr>
              <w:delText>BAND(&lt;nexp1&gt;, &lt;nexp2&gt;)</w:delText>
            </w:r>
            <w:r w:rsidDel="00154AF8">
              <w:rPr>
                <w:noProof/>
                <w:webHidden/>
              </w:rPr>
              <w:tab/>
              <w:delText>43</w:delText>
            </w:r>
          </w:del>
        </w:p>
        <w:p w:rsidR="003F7509" w:rsidDel="00154AF8" w:rsidRDefault="003F7509">
          <w:pPr>
            <w:pStyle w:val="TOC2"/>
            <w:tabs>
              <w:tab w:val="right" w:leader="dot" w:pos="9350"/>
            </w:tabs>
            <w:rPr>
              <w:del w:id="1785" w:author="msammartano" w:date="2014-02-07T18:21:00Z"/>
              <w:rFonts w:eastAsiaTheme="minorEastAsia"/>
              <w:noProof/>
              <w:lang w:bidi="he-IL"/>
            </w:rPr>
          </w:pPr>
          <w:del w:id="1786" w:author="msammartano" w:date="2014-02-07T18:21:00Z">
            <w:r w:rsidRPr="00154AF8" w:rsidDel="00154AF8">
              <w:rPr>
                <w:noProof/>
              </w:rPr>
              <w:delText>BXOR(&lt;nexp1&gt;, &lt;nexp2&gt;)</w:delText>
            </w:r>
            <w:r w:rsidDel="00154AF8">
              <w:rPr>
                <w:noProof/>
                <w:webHidden/>
              </w:rPr>
              <w:tab/>
              <w:delText>43</w:delText>
            </w:r>
          </w:del>
        </w:p>
        <w:p w:rsidR="003F7509" w:rsidDel="00154AF8" w:rsidRDefault="003F7509">
          <w:pPr>
            <w:pStyle w:val="TOC2"/>
            <w:tabs>
              <w:tab w:val="right" w:leader="dot" w:pos="9350"/>
            </w:tabs>
            <w:rPr>
              <w:del w:id="1787" w:author="msammartano" w:date="2014-02-07T18:21:00Z"/>
              <w:rFonts w:eastAsiaTheme="minorEastAsia"/>
              <w:noProof/>
              <w:lang w:bidi="he-IL"/>
            </w:rPr>
          </w:pPr>
          <w:del w:id="1788" w:author="msammartano" w:date="2014-02-07T18:21:00Z">
            <w:r w:rsidRPr="00154AF8" w:rsidDel="00154AF8">
              <w:rPr>
                <w:noProof/>
              </w:rPr>
              <w:delText>ABS(&lt;nexp&gt;)</w:delText>
            </w:r>
            <w:r w:rsidDel="00154AF8">
              <w:rPr>
                <w:noProof/>
                <w:webHidden/>
              </w:rPr>
              <w:tab/>
              <w:delText>43</w:delText>
            </w:r>
          </w:del>
        </w:p>
        <w:p w:rsidR="003F7509" w:rsidDel="00154AF8" w:rsidRDefault="003F7509">
          <w:pPr>
            <w:pStyle w:val="TOC2"/>
            <w:tabs>
              <w:tab w:val="right" w:leader="dot" w:pos="9350"/>
            </w:tabs>
            <w:rPr>
              <w:del w:id="1789" w:author="msammartano" w:date="2014-02-07T18:21:00Z"/>
              <w:rFonts w:eastAsiaTheme="minorEastAsia"/>
              <w:noProof/>
              <w:lang w:bidi="he-IL"/>
            </w:rPr>
          </w:pPr>
          <w:del w:id="1790" w:author="msammartano" w:date="2014-02-07T18:21:00Z">
            <w:r w:rsidRPr="00154AF8" w:rsidDel="00154AF8">
              <w:rPr>
                <w:noProof/>
              </w:rPr>
              <w:delText>SQR(&lt;nexp&gt;)</w:delText>
            </w:r>
            <w:r w:rsidDel="00154AF8">
              <w:rPr>
                <w:noProof/>
                <w:webHidden/>
              </w:rPr>
              <w:tab/>
              <w:delText>43</w:delText>
            </w:r>
          </w:del>
        </w:p>
        <w:p w:rsidR="003F7509" w:rsidDel="00154AF8" w:rsidRDefault="003F7509">
          <w:pPr>
            <w:pStyle w:val="TOC2"/>
            <w:tabs>
              <w:tab w:val="right" w:leader="dot" w:pos="9350"/>
            </w:tabs>
            <w:rPr>
              <w:del w:id="1791" w:author="msammartano" w:date="2014-02-07T18:21:00Z"/>
              <w:rFonts w:eastAsiaTheme="minorEastAsia"/>
              <w:noProof/>
              <w:lang w:bidi="he-IL"/>
            </w:rPr>
          </w:pPr>
          <w:del w:id="1792" w:author="msammartano" w:date="2014-02-07T18:21:00Z">
            <w:r w:rsidRPr="00154AF8" w:rsidDel="00154AF8">
              <w:rPr>
                <w:noProof/>
              </w:rPr>
              <w:delText>CBRT(&lt;nexp&gt;)</w:delText>
            </w:r>
            <w:r w:rsidDel="00154AF8">
              <w:rPr>
                <w:noProof/>
                <w:webHidden/>
              </w:rPr>
              <w:tab/>
              <w:delText>43</w:delText>
            </w:r>
          </w:del>
        </w:p>
        <w:p w:rsidR="003F7509" w:rsidDel="00154AF8" w:rsidRDefault="003F7509">
          <w:pPr>
            <w:pStyle w:val="TOC2"/>
            <w:tabs>
              <w:tab w:val="right" w:leader="dot" w:pos="9350"/>
            </w:tabs>
            <w:rPr>
              <w:del w:id="1793" w:author="msammartano" w:date="2014-02-07T18:21:00Z"/>
              <w:rFonts w:eastAsiaTheme="minorEastAsia"/>
              <w:noProof/>
              <w:lang w:bidi="he-IL"/>
            </w:rPr>
          </w:pPr>
          <w:del w:id="1794" w:author="msammartano" w:date="2014-02-07T18:21:00Z">
            <w:r w:rsidRPr="00154AF8" w:rsidDel="00154AF8">
              <w:rPr>
                <w:noProof/>
              </w:rPr>
              <w:delText>RANDOMIZE(&lt;nexp&gt;)</w:delText>
            </w:r>
            <w:r w:rsidDel="00154AF8">
              <w:rPr>
                <w:noProof/>
                <w:webHidden/>
              </w:rPr>
              <w:tab/>
              <w:delText>43</w:delText>
            </w:r>
          </w:del>
        </w:p>
        <w:p w:rsidR="003F7509" w:rsidDel="00154AF8" w:rsidRDefault="003F7509">
          <w:pPr>
            <w:pStyle w:val="TOC2"/>
            <w:tabs>
              <w:tab w:val="right" w:leader="dot" w:pos="9350"/>
            </w:tabs>
            <w:rPr>
              <w:del w:id="1795" w:author="msammartano" w:date="2014-02-07T18:21:00Z"/>
              <w:rFonts w:eastAsiaTheme="minorEastAsia"/>
              <w:noProof/>
              <w:lang w:bidi="he-IL"/>
            </w:rPr>
          </w:pPr>
          <w:del w:id="1796" w:author="msammartano" w:date="2014-02-07T18:21:00Z">
            <w:r w:rsidRPr="00154AF8" w:rsidDel="00154AF8">
              <w:rPr>
                <w:noProof/>
              </w:rPr>
              <w:delText>RND()</w:delText>
            </w:r>
            <w:r w:rsidDel="00154AF8">
              <w:rPr>
                <w:noProof/>
                <w:webHidden/>
              </w:rPr>
              <w:tab/>
              <w:delText>43</w:delText>
            </w:r>
          </w:del>
        </w:p>
        <w:p w:rsidR="003F7509" w:rsidDel="00154AF8" w:rsidRDefault="003F7509">
          <w:pPr>
            <w:pStyle w:val="TOC2"/>
            <w:tabs>
              <w:tab w:val="right" w:leader="dot" w:pos="9350"/>
            </w:tabs>
            <w:rPr>
              <w:del w:id="1797" w:author="msammartano" w:date="2014-02-07T18:21:00Z"/>
              <w:rFonts w:eastAsiaTheme="minorEastAsia"/>
              <w:noProof/>
              <w:lang w:bidi="he-IL"/>
            </w:rPr>
          </w:pPr>
          <w:del w:id="1798" w:author="msammartano" w:date="2014-02-07T18:21:00Z">
            <w:r w:rsidRPr="00154AF8" w:rsidDel="00154AF8">
              <w:rPr>
                <w:noProof/>
              </w:rPr>
              <w:delText>MAX(&lt;nexp&gt;, &lt;nexp&gt;)</w:delText>
            </w:r>
            <w:r w:rsidDel="00154AF8">
              <w:rPr>
                <w:noProof/>
                <w:webHidden/>
              </w:rPr>
              <w:tab/>
              <w:delText>43</w:delText>
            </w:r>
          </w:del>
        </w:p>
        <w:p w:rsidR="003F7509" w:rsidDel="00154AF8" w:rsidRDefault="003F7509">
          <w:pPr>
            <w:pStyle w:val="TOC2"/>
            <w:tabs>
              <w:tab w:val="right" w:leader="dot" w:pos="9350"/>
            </w:tabs>
            <w:rPr>
              <w:del w:id="1799" w:author="msammartano" w:date="2014-02-07T18:21:00Z"/>
              <w:rFonts w:eastAsiaTheme="minorEastAsia"/>
              <w:noProof/>
              <w:lang w:bidi="he-IL"/>
            </w:rPr>
          </w:pPr>
          <w:del w:id="1800" w:author="msammartano" w:date="2014-02-07T18:21:00Z">
            <w:r w:rsidRPr="00154AF8" w:rsidDel="00154AF8">
              <w:rPr>
                <w:noProof/>
              </w:rPr>
              <w:delText>MIN(&lt;nexp&gt;, &lt;nexp&gt;)</w:delText>
            </w:r>
            <w:r w:rsidDel="00154AF8">
              <w:rPr>
                <w:noProof/>
                <w:webHidden/>
              </w:rPr>
              <w:tab/>
              <w:delText>44</w:delText>
            </w:r>
          </w:del>
        </w:p>
        <w:p w:rsidR="003F7509" w:rsidDel="00154AF8" w:rsidRDefault="003F7509">
          <w:pPr>
            <w:pStyle w:val="TOC2"/>
            <w:tabs>
              <w:tab w:val="right" w:leader="dot" w:pos="9350"/>
            </w:tabs>
            <w:rPr>
              <w:del w:id="1801" w:author="msammartano" w:date="2014-02-07T18:21:00Z"/>
              <w:rFonts w:eastAsiaTheme="minorEastAsia"/>
              <w:noProof/>
              <w:lang w:bidi="he-IL"/>
            </w:rPr>
          </w:pPr>
          <w:del w:id="1802" w:author="msammartano" w:date="2014-02-07T18:21:00Z">
            <w:r w:rsidRPr="00154AF8" w:rsidDel="00154AF8">
              <w:rPr>
                <w:noProof/>
              </w:rPr>
              <w:delText>CEIL(&lt;nexp&gt;)</w:delText>
            </w:r>
            <w:r w:rsidDel="00154AF8">
              <w:rPr>
                <w:noProof/>
                <w:webHidden/>
              </w:rPr>
              <w:tab/>
              <w:delText>44</w:delText>
            </w:r>
          </w:del>
        </w:p>
        <w:p w:rsidR="003F7509" w:rsidDel="00154AF8" w:rsidRDefault="003F7509">
          <w:pPr>
            <w:pStyle w:val="TOC2"/>
            <w:tabs>
              <w:tab w:val="right" w:leader="dot" w:pos="9350"/>
            </w:tabs>
            <w:rPr>
              <w:del w:id="1803" w:author="msammartano" w:date="2014-02-07T18:21:00Z"/>
              <w:rFonts w:eastAsiaTheme="minorEastAsia"/>
              <w:noProof/>
              <w:lang w:bidi="he-IL"/>
            </w:rPr>
          </w:pPr>
          <w:del w:id="1804" w:author="msammartano" w:date="2014-02-07T18:21:00Z">
            <w:r w:rsidRPr="00154AF8" w:rsidDel="00154AF8">
              <w:rPr>
                <w:noProof/>
              </w:rPr>
              <w:delText>FLOOR(&lt;nexp&gt;)</w:delText>
            </w:r>
            <w:r w:rsidDel="00154AF8">
              <w:rPr>
                <w:noProof/>
                <w:webHidden/>
              </w:rPr>
              <w:tab/>
              <w:delText>44</w:delText>
            </w:r>
          </w:del>
        </w:p>
        <w:p w:rsidR="003F7509" w:rsidDel="00154AF8" w:rsidRDefault="003F7509">
          <w:pPr>
            <w:pStyle w:val="TOC2"/>
            <w:tabs>
              <w:tab w:val="right" w:leader="dot" w:pos="9350"/>
            </w:tabs>
            <w:rPr>
              <w:del w:id="1805" w:author="msammartano" w:date="2014-02-07T18:21:00Z"/>
              <w:rFonts w:eastAsiaTheme="minorEastAsia"/>
              <w:noProof/>
              <w:lang w:bidi="he-IL"/>
            </w:rPr>
          </w:pPr>
          <w:del w:id="1806" w:author="msammartano" w:date="2014-02-07T18:21:00Z">
            <w:r w:rsidRPr="00154AF8" w:rsidDel="00154AF8">
              <w:rPr>
                <w:noProof/>
              </w:rPr>
              <w:delText>MOD(&lt;nexp1&gt;, &lt;nexp2&gt;)</w:delText>
            </w:r>
            <w:r w:rsidDel="00154AF8">
              <w:rPr>
                <w:noProof/>
                <w:webHidden/>
              </w:rPr>
              <w:tab/>
              <w:delText>44</w:delText>
            </w:r>
          </w:del>
        </w:p>
        <w:p w:rsidR="003F7509" w:rsidDel="00154AF8" w:rsidRDefault="003F7509">
          <w:pPr>
            <w:pStyle w:val="TOC2"/>
            <w:tabs>
              <w:tab w:val="right" w:leader="dot" w:pos="9350"/>
            </w:tabs>
            <w:rPr>
              <w:del w:id="1807" w:author="msammartano" w:date="2014-02-07T18:21:00Z"/>
              <w:rFonts w:eastAsiaTheme="minorEastAsia"/>
              <w:noProof/>
              <w:lang w:bidi="he-IL"/>
            </w:rPr>
          </w:pPr>
          <w:del w:id="1808" w:author="msammartano" w:date="2014-02-07T18:21:00Z">
            <w:r w:rsidRPr="00154AF8" w:rsidDel="00154AF8">
              <w:rPr>
                <w:noProof/>
              </w:rPr>
              <w:delText>ROUND(&lt;nexp&gt;)</w:delText>
            </w:r>
            <w:r w:rsidDel="00154AF8">
              <w:rPr>
                <w:noProof/>
                <w:webHidden/>
              </w:rPr>
              <w:tab/>
              <w:delText>44</w:delText>
            </w:r>
          </w:del>
        </w:p>
        <w:p w:rsidR="003F7509" w:rsidDel="00154AF8" w:rsidRDefault="003F7509">
          <w:pPr>
            <w:pStyle w:val="TOC2"/>
            <w:tabs>
              <w:tab w:val="right" w:leader="dot" w:pos="9350"/>
            </w:tabs>
            <w:rPr>
              <w:del w:id="1809" w:author="msammartano" w:date="2014-02-07T18:21:00Z"/>
              <w:rFonts w:eastAsiaTheme="minorEastAsia"/>
              <w:noProof/>
              <w:lang w:bidi="he-IL"/>
            </w:rPr>
          </w:pPr>
          <w:del w:id="1810" w:author="msammartano" w:date="2014-02-07T18:21:00Z">
            <w:r w:rsidRPr="00154AF8" w:rsidDel="00154AF8">
              <w:rPr>
                <w:noProof/>
              </w:rPr>
              <w:delText>LOG(&lt;nexp&gt;)</w:delText>
            </w:r>
            <w:r w:rsidDel="00154AF8">
              <w:rPr>
                <w:noProof/>
                <w:webHidden/>
              </w:rPr>
              <w:tab/>
              <w:delText>44</w:delText>
            </w:r>
          </w:del>
        </w:p>
        <w:p w:rsidR="003F7509" w:rsidDel="00154AF8" w:rsidRDefault="003F7509">
          <w:pPr>
            <w:pStyle w:val="TOC2"/>
            <w:tabs>
              <w:tab w:val="right" w:leader="dot" w:pos="9350"/>
            </w:tabs>
            <w:rPr>
              <w:del w:id="1811" w:author="msammartano" w:date="2014-02-07T18:21:00Z"/>
              <w:rFonts w:eastAsiaTheme="minorEastAsia"/>
              <w:noProof/>
              <w:lang w:bidi="he-IL"/>
            </w:rPr>
          </w:pPr>
          <w:del w:id="1812" w:author="msammartano" w:date="2014-02-07T18:21:00Z">
            <w:r w:rsidRPr="00154AF8" w:rsidDel="00154AF8">
              <w:rPr>
                <w:noProof/>
              </w:rPr>
              <w:delText>LOG10(&lt;nexp&gt;)</w:delText>
            </w:r>
            <w:r w:rsidDel="00154AF8">
              <w:rPr>
                <w:noProof/>
                <w:webHidden/>
              </w:rPr>
              <w:tab/>
              <w:delText>44</w:delText>
            </w:r>
          </w:del>
        </w:p>
        <w:p w:rsidR="003F7509" w:rsidDel="00154AF8" w:rsidRDefault="003F7509">
          <w:pPr>
            <w:pStyle w:val="TOC2"/>
            <w:tabs>
              <w:tab w:val="right" w:leader="dot" w:pos="9350"/>
            </w:tabs>
            <w:rPr>
              <w:del w:id="1813" w:author="msammartano" w:date="2014-02-07T18:21:00Z"/>
              <w:rFonts w:eastAsiaTheme="minorEastAsia"/>
              <w:noProof/>
              <w:lang w:bidi="he-IL"/>
            </w:rPr>
          </w:pPr>
          <w:del w:id="1814" w:author="msammartano" w:date="2014-02-07T18:21:00Z">
            <w:r w:rsidRPr="00154AF8" w:rsidDel="00154AF8">
              <w:rPr>
                <w:noProof/>
              </w:rPr>
              <w:delText>EXP(&lt;nexp&gt;)</w:delText>
            </w:r>
            <w:r w:rsidDel="00154AF8">
              <w:rPr>
                <w:noProof/>
                <w:webHidden/>
              </w:rPr>
              <w:tab/>
              <w:delText>44</w:delText>
            </w:r>
          </w:del>
        </w:p>
        <w:p w:rsidR="003F7509" w:rsidDel="00154AF8" w:rsidRDefault="003F7509">
          <w:pPr>
            <w:pStyle w:val="TOC2"/>
            <w:tabs>
              <w:tab w:val="right" w:leader="dot" w:pos="9350"/>
            </w:tabs>
            <w:rPr>
              <w:del w:id="1815" w:author="msammartano" w:date="2014-02-07T18:21:00Z"/>
              <w:rFonts w:eastAsiaTheme="minorEastAsia"/>
              <w:noProof/>
              <w:lang w:bidi="he-IL"/>
            </w:rPr>
          </w:pPr>
          <w:del w:id="1816" w:author="msammartano" w:date="2014-02-07T18:21:00Z">
            <w:r w:rsidRPr="00154AF8" w:rsidDel="00154AF8">
              <w:rPr>
                <w:noProof/>
              </w:rPr>
              <w:delText>POW(&lt;nexp1&gt;, &lt;nexp2&gt;)</w:delText>
            </w:r>
            <w:r w:rsidDel="00154AF8">
              <w:rPr>
                <w:noProof/>
                <w:webHidden/>
              </w:rPr>
              <w:tab/>
              <w:delText>44</w:delText>
            </w:r>
          </w:del>
        </w:p>
        <w:p w:rsidR="003F7509" w:rsidDel="00154AF8" w:rsidRDefault="003F7509">
          <w:pPr>
            <w:pStyle w:val="TOC2"/>
            <w:tabs>
              <w:tab w:val="right" w:leader="dot" w:pos="9350"/>
            </w:tabs>
            <w:rPr>
              <w:del w:id="1817" w:author="msammartano" w:date="2014-02-07T18:21:00Z"/>
              <w:rFonts w:eastAsiaTheme="minorEastAsia"/>
              <w:noProof/>
              <w:lang w:bidi="he-IL"/>
            </w:rPr>
          </w:pPr>
          <w:del w:id="1818" w:author="msammartano" w:date="2014-02-07T18:21:00Z">
            <w:r w:rsidRPr="00154AF8" w:rsidDel="00154AF8">
              <w:rPr>
                <w:noProof/>
              </w:rPr>
              <w:delText>HYPOT(&lt;nexp_x&gt;, &lt;nexp_y)</w:delText>
            </w:r>
            <w:r w:rsidDel="00154AF8">
              <w:rPr>
                <w:noProof/>
                <w:webHidden/>
              </w:rPr>
              <w:tab/>
              <w:delText>44</w:delText>
            </w:r>
          </w:del>
        </w:p>
        <w:p w:rsidR="003F7509" w:rsidDel="00154AF8" w:rsidRDefault="003F7509">
          <w:pPr>
            <w:pStyle w:val="TOC2"/>
            <w:tabs>
              <w:tab w:val="right" w:leader="dot" w:pos="9350"/>
            </w:tabs>
            <w:rPr>
              <w:del w:id="1819" w:author="msammartano" w:date="2014-02-07T18:21:00Z"/>
              <w:rFonts w:eastAsiaTheme="minorEastAsia"/>
              <w:noProof/>
              <w:lang w:bidi="he-IL"/>
            </w:rPr>
          </w:pPr>
          <w:del w:id="1820" w:author="msammartano" w:date="2014-02-07T18:21:00Z">
            <w:r w:rsidRPr="00154AF8" w:rsidDel="00154AF8">
              <w:rPr>
                <w:noProof/>
              </w:rPr>
              <w:delText>PI()</w:delText>
            </w:r>
            <w:r w:rsidDel="00154AF8">
              <w:rPr>
                <w:noProof/>
                <w:webHidden/>
              </w:rPr>
              <w:tab/>
              <w:delText>44</w:delText>
            </w:r>
          </w:del>
        </w:p>
        <w:p w:rsidR="003F7509" w:rsidDel="00154AF8" w:rsidRDefault="003F7509">
          <w:pPr>
            <w:pStyle w:val="TOC2"/>
            <w:tabs>
              <w:tab w:val="right" w:leader="dot" w:pos="9350"/>
            </w:tabs>
            <w:rPr>
              <w:del w:id="1821" w:author="msammartano" w:date="2014-02-07T18:21:00Z"/>
              <w:rFonts w:eastAsiaTheme="minorEastAsia"/>
              <w:noProof/>
              <w:lang w:bidi="he-IL"/>
            </w:rPr>
          </w:pPr>
          <w:del w:id="1822" w:author="msammartano" w:date="2014-02-07T18:21:00Z">
            <w:r w:rsidRPr="00154AF8" w:rsidDel="00154AF8">
              <w:rPr>
                <w:noProof/>
              </w:rPr>
              <w:delText>SIN(&lt;nexp&gt;)</w:delText>
            </w:r>
            <w:r w:rsidDel="00154AF8">
              <w:rPr>
                <w:noProof/>
                <w:webHidden/>
              </w:rPr>
              <w:tab/>
              <w:delText>44</w:delText>
            </w:r>
          </w:del>
        </w:p>
        <w:p w:rsidR="003F7509" w:rsidDel="00154AF8" w:rsidRDefault="003F7509">
          <w:pPr>
            <w:pStyle w:val="TOC2"/>
            <w:tabs>
              <w:tab w:val="right" w:leader="dot" w:pos="9350"/>
            </w:tabs>
            <w:rPr>
              <w:del w:id="1823" w:author="msammartano" w:date="2014-02-07T18:21:00Z"/>
              <w:rFonts w:eastAsiaTheme="minorEastAsia"/>
              <w:noProof/>
              <w:lang w:bidi="he-IL"/>
            </w:rPr>
          </w:pPr>
          <w:del w:id="1824" w:author="msammartano" w:date="2014-02-07T18:21:00Z">
            <w:r w:rsidRPr="00154AF8" w:rsidDel="00154AF8">
              <w:rPr>
                <w:noProof/>
              </w:rPr>
              <w:delText>COS(&lt;nexp&gt;)</w:delText>
            </w:r>
            <w:r w:rsidDel="00154AF8">
              <w:rPr>
                <w:noProof/>
                <w:webHidden/>
              </w:rPr>
              <w:tab/>
              <w:delText>44</w:delText>
            </w:r>
          </w:del>
        </w:p>
        <w:p w:rsidR="003F7509" w:rsidDel="00154AF8" w:rsidRDefault="003F7509">
          <w:pPr>
            <w:pStyle w:val="TOC2"/>
            <w:tabs>
              <w:tab w:val="right" w:leader="dot" w:pos="9350"/>
            </w:tabs>
            <w:rPr>
              <w:del w:id="1825" w:author="msammartano" w:date="2014-02-07T18:21:00Z"/>
              <w:rFonts w:eastAsiaTheme="minorEastAsia"/>
              <w:noProof/>
              <w:lang w:bidi="he-IL"/>
            </w:rPr>
          </w:pPr>
          <w:del w:id="1826" w:author="msammartano" w:date="2014-02-07T18:21:00Z">
            <w:r w:rsidRPr="00154AF8" w:rsidDel="00154AF8">
              <w:rPr>
                <w:noProof/>
              </w:rPr>
              <w:delText>TAN(&lt;nexp&gt;)</w:delText>
            </w:r>
            <w:r w:rsidDel="00154AF8">
              <w:rPr>
                <w:noProof/>
                <w:webHidden/>
              </w:rPr>
              <w:tab/>
              <w:delText>45</w:delText>
            </w:r>
          </w:del>
        </w:p>
        <w:p w:rsidR="003F7509" w:rsidDel="00154AF8" w:rsidRDefault="003F7509">
          <w:pPr>
            <w:pStyle w:val="TOC2"/>
            <w:tabs>
              <w:tab w:val="right" w:leader="dot" w:pos="9350"/>
            </w:tabs>
            <w:rPr>
              <w:del w:id="1827" w:author="msammartano" w:date="2014-02-07T18:21:00Z"/>
              <w:rFonts w:eastAsiaTheme="minorEastAsia"/>
              <w:noProof/>
              <w:lang w:bidi="he-IL"/>
            </w:rPr>
          </w:pPr>
          <w:del w:id="1828" w:author="msammartano" w:date="2014-02-07T18:21:00Z">
            <w:r w:rsidRPr="00154AF8" w:rsidDel="00154AF8">
              <w:rPr>
                <w:noProof/>
              </w:rPr>
              <w:delText>COSH(&lt;nexp&gt;)</w:delText>
            </w:r>
            <w:r w:rsidDel="00154AF8">
              <w:rPr>
                <w:noProof/>
                <w:webHidden/>
              </w:rPr>
              <w:tab/>
              <w:delText>45</w:delText>
            </w:r>
          </w:del>
        </w:p>
        <w:p w:rsidR="003F7509" w:rsidDel="00154AF8" w:rsidRDefault="003F7509">
          <w:pPr>
            <w:pStyle w:val="TOC2"/>
            <w:tabs>
              <w:tab w:val="right" w:leader="dot" w:pos="9350"/>
            </w:tabs>
            <w:rPr>
              <w:del w:id="1829" w:author="msammartano" w:date="2014-02-07T18:21:00Z"/>
              <w:rFonts w:eastAsiaTheme="minorEastAsia"/>
              <w:noProof/>
              <w:lang w:bidi="he-IL"/>
            </w:rPr>
          </w:pPr>
          <w:del w:id="1830" w:author="msammartano" w:date="2014-02-07T18:21:00Z">
            <w:r w:rsidRPr="00154AF8" w:rsidDel="00154AF8">
              <w:rPr>
                <w:noProof/>
              </w:rPr>
              <w:delText>SINH(&lt;nexp&gt;)</w:delText>
            </w:r>
            <w:r w:rsidDel="00154AF8">
              <w:rPr>
                <w:noProof/>
                <w:webHidden/>
              </w:rPr>
              <w:tab/>
              <w:delText>45</w:delText>
            </w:r>
          </w:del>
        </w:p>
        <w:p w:rsidR="003F7509" w:rsidDel="00154AF8" w:rsidRDefault="003F7509">
          <w:pPr>
            <w:pStyle w:val="TOC2"/>
            <w:tabs>
              <w:tab w:val="right" w:leader="dot" w:pos="9350"/>
            </w:tabs>
            <w:rPr>
              <w:del w:id="1831" w:author="msammartano" w:date="2014-02-07T18:21:00Z"/>
              <w:rFonts w:eastAsiaTheme="minorEastAsia"/>
              <w:noProof/>
              <w:lang w:bidi="he-IL"/>
            </w:rPr>
          </w:pPr>
          <w:del w:id="1832" w:author="msammartano" w:date="2014-02-07T18:21:00Z">
            <w:r w:rsidRPr="00154AF8" w:rsidDel="00154AF8">
              <w:rPr>
                <w:noProof/>
              </w:rPr>
              <w:delText>ATAN2(&lt;nexp_y&gt;, &lt;nexp_x&gt;)</w:delText>
            </w:r>
            <w:r w:rsidDel="00154AF8">
              <w:rPr>
                <w:noProof/>
                <w:webHidden/>
              </w:rPr>
              <w:tab/>
              <w:delText>45</w:delText>
            </w:r>
          </w:del>
        </w:p>
        <w:p w:rsidR="003F7509" w:rsidDel="00154AF8" w:rsidRDefault="003F7509">
          <w:pPr>
            <w:pStyle w:val="TOC2"/>
            <w:tabs>
              <w:tab w:val="right" w:leader="dot" w:pos="9350"/>
            </w:tabs>
            <w:rPr>
              <w:del w:id="1833" w:author="msammartano" w:date="2014-02-07T18:21:00Z"/>
              <w:rFonts w:eastAsiaTheme="minorEastAsia"/>
              <w:noProof/>
              <w:lang w:bidi="he-IL"/>
            </w:rPr>
          </w:pPr>
          <w:del w:id="1834" w:author="msammartano" w:date="2014-02-07T18:21:00Z">
            <w:r w:rsidRPr="00154AF8" w:rsidDel="00154AF8">
              <w:rPr>
                <w:noProof/>
              </w:rPr>
              <w:delText>TODEGREES(&lt;nexp&gt;)</w:delText>
            </w:r>
            <w:r w:rsidDel="00154AF8">
              <w:rPr>
                <w:noProof/>
                <w:webHidden/>
              </w:rPr>
              <w:tab/>
              <w:delText>45</w:delText>
            </w:r>
          </w:del>
        </w:p>
        <w:p w:rsidR="003F7509" w:rsidDel="00154AF8" w:rsidRDefault="003F7509">
          <w:pPr>
            <w:pStyle w:val="TOC2"/>
            <w:tabs>
              <w:tab w:val="right" w:leader="dot" w:pos="9350"/>
            </w:tabs>
            <w:rPr>
              <w:del w:id="1835" w:author="msammartano" w:date="2014-02-07T18:21:00Z"/>
              <w:rFonts w:eastAsiaTheme="minorEastAsia"/>
              <w:noProof/>
              <w:lang w:bidi="he-IL"/>
            </w:rPr>
          </w:pPr>
          <w:del w:id="1836" w:author="msammartano" w:date="2014-02-07T18:21:00Z">
            <w:r w:rsidRPr="00154AF8" w:rsidDel="00154AF8">
              <w:rPr>
                <w:noProof/>
              </w:rPr>
              <w:delText>TORADIANS(&lt;nexp&gt;)</w:delText>
            </w:r>
            <w:r w:rsidDel="00154AF8">
              <w:rPr>
                <w:noProof/>
                <w:webHidden/>
              </w:rPr>
              <w:tab/>
              <w:delText>45</w:delText>
            </w:r>
          </w:del>
        </w:p>
        <w:p w:rsidR="003F7509" w:rsidDel="00154AF8" w:rsidRDefault="003F7509">
          <w:pPr>
            <w:pStyle w:val="TOC2"/>
            <w:tabs>
              <w:tab w:val="right" w:leader="dot" w:pos="9350"/>
            </w:tabs>
            <w:rPr>
              <w:del w:id="1837" w:author="msammartano" w:date="2014-02-07T18:21:00Z"/>
              <w:rFonts w:eastAsiaTheme="minorEastAsia"/>
              <w:noProof/>
              <w:lang w:bidi="he-IL"/>
            </w:rPr>
          </w:pPr>
          <w:del w:id="1838" w:author="msammartano" w:date="2014-02-07T18:21:00Z">
            <w:r w:rsidRPr="00154AF8" w:rsidDel="00154AF8">
              <w:rPr>
                <w:noProof/>
              </w:rPr>
              <w:delText>ASIN(&lt;nexp&gt;)</w:delText>
            </w:r>
            <w:r w:rsidDel="00154AF8">
              <w:rPr>
                <w:noProof/>
                <w:webHidden/>
              </w:rPr>
              <w:tab/>
              <w:delText>45</w:delText>
            </w:r>
          </w:del>
        </w:p>
        <w:p w:rsidR="003F7509" w:rsidDel="00154AF8" w:rsidRDefault="003F7509">
          <w:pPr>
            <w:pStyle w:val="TOC2"/>
            <w:tabs>
              <w:tab w:val="right" w:leader="dot" w:pos="9350"/>
            </w:tabs>
            <w:rPr>
              <w:del w:id="1839" w:author="msammartano" w:date="2014-02-07T18:21:00Z"/>
              <w:rFonts w:eastAsiaTheme="minorEastAsia"/>
              <w:noProof/>
              <w:lang w:bidi="he-IL"/>
            </w:rPr>
          </w:pPr>
          <w:del w:id="1840" w:author="msammartano" w:date="2014-02-07T18:21:00Z">
            <w:r w:rsidRPr="00154AF8" w:rsidDel="00154AF8">
              <w:rPr>
                <w:noProof/>
              </w:rPr>
              <w:delText>ACOS(&lt;nexp&gt;)</w:delText>
            </w:r>
            <w:r w:rsidDel="00154AF8">
              <w:rPr>
                <w:noProof/>
                <w:webHidden/>
              </w:rPr>
              <w:tab/>
              <w:delText>45</w:delText>
            </w:r>
          </w:del>
        </w:p>
        <w:p w:rsidR="003F7509" w:rsidDel="00154AF8" w:rsidRDefault="003F7509">
          <w:pPr>
            <w:pStyle w:val="TOC2"/>
            <w:tabs>
              <w:tab w:val="right" w:leader="dot" w:pos="9350"/>
            </w:tabs>
            <w:rPr>
              <w:del w:id="1841" w:author="msammartano" w:date="2014-02-07T18:21:00Z"/>
              <w:rFonts w:eastAsiaTheme="minorEastAsia"/>
              <w:noProof/>
              <w:lang w:bidi="he-IL"/>
            </w:rPr>
          </w:pPr>
          <w:del w:id="1842" w:author="msammartano" w:date="2014-02-07T18:21:00Z">
            <w:r w:rsidRPr="00154AF8" w:rsidDel="00154AF8">
              <w:rPr>
                <w:noProof/>
              </w:rPr>
              <w:delText>ATAN(&lt;nexp&gt;)</w:delText>
            </w:r>
            <w:r w:rsidDel="00154AF8">
              <w:rPr>
                <w:noProof/>
                <w:webHidden/>
              </w:rPr>
              <w:tab/>
              <w:delText>45</w:delText>
            </w:r>
          </w:del>
        </w:p>
        <w:p w:rsidR="003F7509" w:rsidDel="00154AF8" w:rsidRDefault="003F7509">
          <w:pPr>
            <w:pStyle w:val="TOC2"/>
            <w:tabs>
              <w:tab w:val="right" w:leader="dot" w:pos="9350"/>
            </w:tabs>
            <w:rPr>
              <w:del w:id="1843" w:author="msammartano" w:date="2014-02-07T18:21:00Z"/>
              <w:rFonts w:eastAsiaTheme="minorEastAsia"/>
              <w:noProof/>
              <w:lang w:bidi="he-IL"/>
            </w:rPr>
          </w:pPr>
          <w:del w:id="1844" w:author="msammartano" w:date="2014-02-07T18:21:00Z">
            <w:r w:rsidRPr="00154AF8" w:rsidDel="00154AF8">
              <w:rPr>
                <w:noProof/>
              </w:rPr>
              <w:delText>VAL( &lt;sexp&gt; )</w:delText>
            </w:r>
            <w:r w:rsidDel="00154AF8">
              <w:rPr>
                <w:noProof/>
                <w:webHidden/>
              </w:rPr>
              <w:tab/>
              <w:delText>45</w:delText>
            </w:r>
          </w:del>
        </w:p>
        <w:p w:rsidR="003F7509" w:rsidDel="00154AF8" w:rsidRDefault="003F7509">
          <w:pPr>
            <w:pStyle w:val="TOC2"/>
            <w:tabs>
              <w:tab w:val="right" w:leader="dot" w:pos="9350"/>
            </w:tabs>
            <w:rPr>
              <w:del w:id="1845" w:author="msammartano" w:date="2014-02-07T18:21:00Z"/>
              <w:rFonts w:eastAsiaTheme="minorEastAsia"/>
              <w:noProof/>
              <w:lang w:bidi="he-IL"/>
            </w:rPr>
          </w:pPr>
          <w:del w:id="1846" w:author="msammartano" w:date="2014-02-07T18:21:00Z">
            <w:r w:rsidRPr="00154AF8" w:rsidDel="00154AF8">
              <w:rPr>
                <w:noProof/>
              </w:rPr>
              <w:delText>LEN(&lt;sexp&gt;)</w:delText>
            </w:r>
            <w:r w:rsidDel="00154AF8">
              <w:rPr>
                <w:noProof/>
                <w:webHidden/>
              </w:rPr>
              <w:tab/>
              <w:delText>45</w:delText>
            </w:r>
          </w:del>
        </w:p>
        <w:p w:rsidR="003F7509" w:rsidDel="00154AF8" w:rsidRDefault="003F7509">
          <w:pPr>
            <w:pStyle w:val="TOC2"/>
            <w:tabs>
              <w:tab w:val="right" w:leader="dot" w:pos="9350"/>
            </w:tabs>
            <w:rPr>
              <w:del w:id="1847" w:author="msammartano" w:date="2014-02-07T18:21:00Z"/>
              <w:rFonts w:eastAsiaTheme="minorEastAsia"/>
              <w:noProof/>
              <w:lang w:bidi="he-IL"/>
            </w:rPr>
          </w:pPr>
          <w:del w:id="1848" w:author="msammartano" w:date="2014-02-07T18:21:00Z">
            <w:r w:rsidRPr="00154AF8" w:rsidDel="00154AF8">
              <w:rPr>
                <w:noProof/>
              </w:rPr>
              <w:delText>HEX(&lt;sexp&gt;)</w:delText>
            </w:r>
            <w:r w:rsidDel="00154AF8">
              <w:rPr>
                <w:noProof/>
                <w:webHidden/>
              </w:rPr>
              <w:tab/>
              <w:delText>45</w:delText>
            </w:r>
          </w:del>
        </w:p>
        <w:p w:rsidR="003F7509" w:rsidDel="00154AF8" w:rsidRDefault="003F7509">
          <w:pPr>
            <w:pStyle w:val="TOC2"/>
            <w:tabs>
              <w:tab w:val="right" w:leader="dot" w:pos="9350"/>
            </w:tabs>
            <w:rPr>
              <w:del w:id="1849" w:author="msammartano" w:date="2014-02-07T18:21:00Z"/>
              <w:rFonts w:eastAsiaTheme="minorEastAsia"/>
              <w:noProof/>
              <w:lang w:bidi="he-IL"/>
            </w:rPr>
          </w:pPr>
          <w:del w:id="1850" w:author="msammartano" w:date="2014-02-07T18:21:00Z">
            <w:r w:rsidRPr="00154AF8" w:rsidDel="00154AF8">
              <w:rPr>
                <w:noProof/>
              </w:rPr>
              <w:delText>OCT(&lt;sexp&gt;)</w:delText>
            </w:r>
            <w:r w:rsidDel="00154AF8">
              <w:rPr>
                <w:noProof/>
                <w:webHidden/>
              </w:rPr>
              <w:tab/>
              <w:delText>46</w:delText>
            </w:r>
          </w:del>
        </w:p>
        <w:p w:rsidR="003F7509" w:rsidDel="00154AF8" w:rsidRDefault="003F7509">
          <w:pPr>
            <w:pStyle w:val="TOC2"/>
            <w:tabs>
              <w:tab w:val="right" w:leader="dot" w:pos="9350"/>
            </w:tabs>
            <w:rPr>
              <w:del w:id="1851" w:author="msammartano" w:date="2014-02-07T18:21:00Z"/>
              <w:rFonts w:eastAsiaTheme="minorEastAsia"/>
              <w:noProof/>
              <w:lang w:bidi="he-IL"/>
            </w:rPr>
          </w:pPr>
          <w:del w:id="1852" w:author="msammartano" w:date="2014-02-07T18:21:00Z">
            <w:r w:rsidRPr="00154AF8" w:rsidDel="00154AF8">
              <w:rPr>
                <w:noProof/>
              </w:rPr>
              <w:delText>BIN(&lt;sexp&gt;)</w:delText>
            </w:r>
            <w:r w:rsidDel="00154AF8">
              <w:rPr>
                <w:noProof/>
                <w:webHidden/>
              </w:rPr>
              <w:tab/>
              <w:delText>46</w:delText>
            </w:r>
          </w:del>
        </w:p>
        <w:p w:rsidR="003F7509" w:rsidDel="00154AF8" w:rsidRDefault="003F7509">
          <w:pPr>
            <w:pStyle w:val="TOC2"/>
            <w:tabs>
              <w:tab w:val="right" w:leader="dot" w:pos="9350"/>
            </w:tabs>
            <w:rPr>
              <w:del w:id="1853" w:author="msammartano" w:date="2014-02-07T18:21:00Z"/>
              <w:rFonts w:eastAsiaTheme="minorEastAsia"/>
              <w:noProof/>
              <w:lang w:bidi="he-IL"/>
            </w:rPr>
          </w:pPr>
          <w:del w:id="1854" w:author="msammartano" w:date="2014-02-07T18:21:00Z">
            <w:r w:rsidRPr="00154AF8" w:rsidDel="00154AF8">
              <w:rPr>
                <w:noProof/>
              </w:rPr>
              <w:delText>SHIFT(&lt;value_nexp&gt;, &lt;bits_nexp&gt;)</w:delText>
            </w:r>
            <w:r w:rsidDel="00154AF8">
              <w:rPr>
                <w:noProof/>
                <w:webHidden/>
              </w:rPr>
              <w:tab/>
              <w:delText>46</w:delText>
            </w:r>
          </w:del>
        </w:p>
        <w:p w:rsidR="003F7509" w:rsidDel="00154AF8" w:rsidRDefault="003F7509">
          <w:pPr>
            <w:pStyle w:val="TOC2"/>
            <w:tabs>
              <w:tab w:val="right" w:leader="dot" w:pos="9350"/>
            </w:tabs>
            <w:rPr>
              <w:del w:id="1855" w:author="msammartano" w:date="2014-02-07T18:21:00Z"/>
              <w:rFonts w:eastAsiaTheme="minorEastAsia"/>
              <w:noProof/>
              <w:lang w:bidi="he-IL"/>
            </w:rPr>
          </w:pPr>
          <w:del w:id="1856" w:author="msammartano" w:date="2014-02-07T18:21:00Z">
            <w:r w:rsidRPr="00154AF8" w:rsidDel="00154AF8">
              <w:rPr>
                <w:noProof/>
              </w:rPr>
              <w:delText>ASCII(&lt;sexp&gt;)</w:delText>
            </w:r>
            <w:r w:rsidDel="00154AF8">
              <w:rPr>
                <w:noProof/>
                <w:webHidden/>
              </w:rPr>
              <w:tab/>
              <w:delText>46</w:delText>
            </w:r>
          </w:del>
        </w:p>
        <w:p w:rsidR="003F7509" w:rsidDel="00154AF8" w:rsidRDefault="003F7509">
          <w:pPr>
            <w:pStyle w:val="TOC2"/>
            <w:tabs>
              <w:tab w:val="right" w:leader="dot" w:pos="9350"/>
            </w:tabs>
            <w:rPr>
              <w:del w:id="1857" w:author="msammartano" w:date="2014-02-07T18:21:00Z"/>
              <w:rFonts w:eastAsiaTheme="minorEastAsia"/>
              <w:noProof/>
              <w:lang w:bidi="he-IL"/>
            </w:rPr>
          </w:pPr>
          <w:del w:id="1858" w:author="msammartano" w:date="2014-02-07T18:21:00Z">
            <w:r w:rsidRPr="00154AF8" w:rsidDel="00154AF8">
              <w:rPr>
                <w:noProof/>
              </w:rPr>
              <w:delText>UCODE(&lt;sexp&gt;)</w:delText>
            </w:r>
            <w:r w:rsidDel="00154AF8">
              <w:rPr>
                <w:noProof/>
                <w:webHidden/>
              </w:rPr>
              <w:tab/>
              <w:delText>46</w:delText>
            </w:r>
          </w:del>
        </w:p>
        <w:p w:rsidR="003F7509" w:rsidDel="00154AF8" w:rsidRDefault="003F7509">
          <w:pPr>
            <w:pStyle w:val="TOC2"/>
            <w:tabs>
              <w:tab w:val="right" w:leader="dot" w:pos="9350"/>
            </w:tabs>
            <w:rPr>
              <w:del w:id="1859" w:author="msammartano" w:date="2014-02-07T18:21:00Z"/>
              <w:rFonts w:eastAsiaTheme="minorEastAsia"/>
              <w:noProof/>
              <w:lang w:bidi="he-IL"/>
            </w:rPr>
          </w:pPr>
          <w:del w:id="1860" w:author="msammartano" w:date="2014-02-07T18:21:00Z">
            <w:r w:rsidRPr="00154AF8" w:rsidDel="00154AF8">
              <w:rPr>
                <w:rFonts w:eastAsia="Times New Roman"/>
                <w:noProof/>
              </w:rPr>
              <w:delText>Is_In(&lt;Search_for</w:delText>
            </w:r>
            <w:r w:rsidRPr="00154AF8" w:rsidDel="00154AF8">
              <w:rPr>
                <w:noProof/>
              </w:rPr>
              <w:delText>_sexp&gt;</w:delText>
            </w:r>
            <w:r w:rsidRPr="00154AF8" w:rsidDel="00154AF8">
              <w:rPr>
                <w:rFonts w:eastAsia="Times New Roman"/>
                <w:noProof/>
              </w:rPr>
              <w:delText>, &lt;Search_in</w:delText>
            </w:r>
            <w:r w:rsidRPr="00154AF8" w:rsidDel="00154AF8">
              <w:rPr>
                <w:noProof/>
              </w:rPr>
              <w:delText>_sexp&gt;{, &lt;start_nexp&gt;})</w:delText>
            </w:r>
            <w:r w:rsidDel="00154AF8">
              <w:rPr>
                <w:noProof/>
                <w:webHidden/>
              </w:rPr>
              <w:tab/>
              <w:delText>46</w:delText>
            </w:r>
          </w:del>
        </w:p>
        <w:p w:rsidR="003F7509" w:rsidDel="00154AF8" w:rsidRDefault="003F7509">
          <w:pPr>
            <w:pStyle w:val="TOC2"/>
            <w:tabs>
              <w:tab w:val="right" w:leader="dot" w:pos="9350"/>
            </w:tabs>
            <w:rPr>
              <w:del w:id="1861" w:author="msammartano" w:date="2014-02-07T18:21:00Z"/>
              <w:rFonts w:eastAsiaTheme="minorEastAsia"/>
              <w:noProof/>
              <w:lang w:bidi="he-IL"/>
            </w:rPr>
          </w:pPr>
          <w:del w:id="1862" w:author="msammartano" w:date="2014-02-07T18:21:00Z">
            <w:r w:rsidRPr="00154AF8" w:rsidDel="00154AF8">
              <w:rPr>
                <w:noProof/>
              </w:rPr>
              <w:delText>Starts_with(&lt;Search_for_sexp&gt;, &lt;Search_in_sexp&gt;{,&lt;start_nexp&gt;})</w:delText>
            </w:r>
            <w:r w:rsidDel="00154AF8">
              <w:rPr>
                <w:noProof/>
                <w:webHidden/>
              </w:rPr>
              <w:tab/>
              <w:delText>46</w:delText>
            </w:r>
          </w:del>
        </w:p>
        <w:p w:rsidR="003F7509" w:rsidDel="00154AF8" w:rsidRDefault="003F7509">
          <w:pPr>
            <w:pStyle w:val="TOC2"/>
            <w:tabs>
              <w:tab w:val="right" w:leader="dot" w:pos="9350"/>
            </w:tabs>
            <w:rPr>
              <w:del w:id="1863" w:author="msammartano" w:date="2014-02-07T18:21:00Z"/>
              <w:rFonts w:eastAsiaTheme="minorEastAsia"/>
              <w:noProof/>
              <w:lang w:bidi="he-IL"/>
            </w:rPr>
          </w:pPr>
          <w:del w:id="1864" w:author="msammartano" w:date="2014-02-07T18:21:00Z">
            <w:r w:rsidRPr="00154AF8" w:rsidDel="00154AF8">
              <w:rPr>
                <w:noProof/>
              </w:rPr>
              <w:delText>Ends_with(&lt;Look_for_sexp&gt;, &lt;look_in_sexp&gt;)</w:delText>
            </w:r>
            <w:r w:rsidDel="00154AF8">
              <w:rPr>
                <w:noProof/>
                <w:webHidden/>
              </w:rPr>
              <w:tab/>
              <w:delText>47</w:delText>
            </w:r>
          </w:del>
        </w:p>
        <w:p w:rsidR="003F7509" w:rsidDel="00154AF8" w:rsidRDefault="003F7509">
          <w:pPr>
            <w:pStyle w:val="TOC2"/>
            <w:tabs>
              <w:tab w:val="right" w:leader="dot" w:pos="9350"/>
            </w:tabs>
            <w:rPr>
              <w:del w:id="1865" w:author="msammartano" w:date="2014-02-07T18:21:00Z"/>
              <w:rFonts w:eastAsiaTheme="minorEastAsia"/>
              <w:noProof/>
              <w:lang w:bidi="he-IL"/>
            </w:rPr>
          </w:pPr>
          <w:del w:id="1866" w:author="msammartano" w:date="2014-02-07T18:21:00Z">
            <w:r w:rsidRPr="00154AF8" w:rsidDel="00154AF8">
              <w:rPr>
                <w:noProof/>
              </w:rPr>
              <w:delText>Gr_collision(&lt;object_1_nvar&gt;, &lt;object_2_nvar&gt;)</w:delText>
            </w:r>
            <w:r w:rsidDel="00154AF8">
              <w:rPr>
                <w:noProof/>
                <w:webHidden/>
              </w:rPr>
              <w:tab/>
              <w:delText>47</w:delText>
            </w:r>
          </w:del>
        </w:p>
        <w:p w:rsidR="003F7509" w:rsidDel="00154AF8" w:rsidRDefault="003F7509">
          <w:pPr>
            <w:pStyle w:val="TOC2"/>
            <w:tabs>
              <w:tab w:val="right" w:leader="dot" w:pos="9350"/>
            </w:tabs>
            <w:rPr>
              <w:del w:id="1867" w:author="msammartano" w:date="2014-02-07T18:21:00Z"/>
              <w:rFonts w:eastAsiaTheme="minorEastAsia"/>
              <w:noProof/>
              <w:lang w:bidi="he-IL"/>
            </w:rPr>
          </w:pPr>
          <w:del w:id="1868" w:author="msammartano" w:date="2014-02-07T18:21:00Z">
            <w:r w:rsidRPr="00154AF8" w:rsidDel="00154AF8">
              <w:rPr>
                <w:noProof/>
              </w:rPr>
              <w:delText>Background()</w:delText>
            </w:r>
            <w:r w:rsidDel="00154AF8">
              <w:rPr>
                <w:noProof/>
                <w:webHidden/>
              </w:rPr>
              <w:tab/>
              <w:delText>47</w:delText>
            </w:r>
          </w:del>
        </w:p>
        <w:p w:rsidR="003F7509" w:rsidDel="00154AF8" w:rsidRDefault="003F7509">
          <w:pPr>
            <w:pStyle w:val="TOC1"/>
            <w:tabs>
              <w:tab w:val="right" w:leader="dot" w:pos="9350"/>
            </w:tabs>
            <w:rPr>
              <w:del w:id="1869" w:author="msammartano" w:date="2014-02-07T18:21:00Z"/>
              <w:rFonts w:eastAsiaTheme="minorEastAsia"/>
              <w:noProof/>
              <w:lang w:bidi="he-IL"/>
            </w:rPr>
          </w:pPr>
          <w:del w:id="1870" w:author="msammartano" w:date="2014-02-07T18:21:00Z">
            <w:r w:rsidRPr="00154AF8" w:rsidDel="00154AF8">
              <w:rPr>
                <w:noProof/>
              </w:rPr>
              <w:delText>Time Functions</w:delText>
            </w:r>
            <w:r w:rsidDel="00154AF8">
              <w:rPr>
                <w:noProof/>
                <w:webHidden/>
              </w:rPr>
              <w:tab/>
              <w:delText>47</w:delText>
            </w:r>
          </w:del>
        </w:p>
        <w:p w:rsidR="003F7509" w:rsidDel="00154AF8" w:rsidRDefault="003F7509">
          <w:pPr>
            <w:pStyle w:val="TOC2"/>
            <w:tabs>
              <w:tab w:val="right" w:leader="dot" w:pos="9350"/>
            </w:tabs>
            <w:rPr>
              <w:del w:id="1871" w:author="msammartano" w:date="2014-02-07T18:21:00Z"/>
              <w:rFonts w:eastAsiaTheme="minorEastAsia"/>
              <w:noProof/>
              <w:lang w:bidi="he-IL"/>
            </w:rPr>
          </w:pPr>
          <w:del w:id="1872" w:author="msammartano" w:date="2014-02-07T18:21:00Z">
            <w:r w:rsidRPr="00154AF8" w:rsidDel="00154AF8">
              <w:rPr>
                <w:noProof/>
              </w:rPr>
              <w:delText>CLOCK()</w:delText>
            </w:r>
            <w:r w:rsidDel="00154AF8">
              <w:rPr>
                <w:noProof/>
                <w:webHidden/>
              </w:rPr>
              <w:tab/>
              <w:delText>47</w:delText>
            </w:r>
          </w:del>
        </w:p>
        <w:p w:rsidR="003F7509" w:rsidDel="00154AF8" w:rsidRDefault="003F7509">
          <w:pPr>
            <w:pStyle w:val="TOC2"/>
            <w:tabs>
              <w:tab w:val="right" w:leader="dot" w:pos="9350"/>
            </w:tabs>
            <w:rPr>
              <w:del w:id="1873" w:author="msammartano" w:date="2014-02-07T18:21:00Z"/>
              <w:rFonts w:eastAsiaTheme="minorEastAsia"/>
              <w:noProof/>
              <w:lang w:bidi="he-IL"/>
            </w:rPr>
          </w:pPr>
          <w:del w:id="1874" w:author="msammartano" w:date="2014-02-07T18:21:00Z">
            <w:r w:rsidRPr="00154AF8" w:rsidDel="00154AF8">
              <w:rPr>
                <w:noProof/>
              </w:rPr>
              <w:delText>TIME()</w:delText>
            </w:r>
            <w:r w:rsidDel="00154AF8">
              <w:rPr>
                <w:noProof/>
                <w:webHidden/>
              </w:rPr>
              <w:tab/>
              <w:delText>47</w:delText>
            </w:r>
          </w:del>
        </w:p>
        <w:p w:rsidR="003F7509" w:rsidDel="00154AF8" w:rsidRDefault="003F7509">
          <w:pPr>
            <w:pStyle w:val="TOC2"/>
            <w:tabs>
              <w:tab w:val="right" w:leader="dot" w:pos="9350"/>
            </w:tabs>
            <w:rPr>
              <w:del w:id="1875" w:author="msammartano" w:date="2014-02-07T18:21:00Z"/>
              <w:rFonts w:eastAsiaTheme="minorEastAsia"/>
              <w:noProof/>
              <w:lang w:bidi="he-IL"/>
            </w:rPr>
          </w:pPr>
          <w:del w:id="1876" w:author="msammartano" w:date="2014-02-07T18:21:00Z">
            <w:r w:rsidRPr="00154AF8" w:rsidDel="00154AF8">
              <w:rPr>
                <w:noProof/>
              </w:rPr>
              <w:delText>TIME(&lt;year_exp&gt;, &lt;month_exp&gt;, &lt;day_exp&gt;, &lt;hour_exp&gt;, &lt;minute_exp&gt;, &lt;second_exp&gt;)</w:delText>
            </w:r>
            <w:r w:rsidDel="00154AF8">
              <w:rPr>
                <w:noProof/>
                <w:webHidden/>
              </w:rPr>
              <w:tab/>
              <w:delText>48</w:delText>
            </w:r>
          </w:del>
        </w:p>
        <w:p w:rsidR="003F7509" w:rsidDel="00154AF8" w:rsidRDefault="003F7509">
          <w:pPr>
            <w:pStyle w:val="TOC1"/>
            <w:tabs>
              <w:tab w:val="right" w:leader="dot" w:pos="9350"/>
            </w:tabs>
            <w:rPr>
              <w:del w:id="1877" w:author="msammartano" w:date="2014-02-07T18:21:00Z"/>
              <w:rFonts w:eastAsiaTheme="minorEastAsia"/>
              <w:noProof/>
              <w:lang w:bidi="he-IL"/>
            </w:rPr>
          </w:pPr>
          <w:del w:id="1878" w:author="msammartano" w:date="2014-02-07T18:21:00Z">
            <w:r w:rsidRPr="00154AF8" w:rsidDel="00154AF8">
              <w:rPr>
                <w:noProof/>
              </w:rPr>
              <w:delText>String Functions</w:delText>
            </w:r>
            <w:r w:rsidDel="00154AF8">
              <w:rPr>
                <w:noProof/>
                <w:webHidden/>
              </w:rPr>
              <w:tab/>
              <w:delText>48</w:delText>
            </w:r>
          </w:del>
        </w:p>
        <w:p w:rsidR="003F7509" w:rsidDel="00154AF8" w:rsidRDefault="003F7509">
          <w:pPr>
            <w:pStyle w:val="TOC2"/>
            <w:tabs>
              <w:tab w:val="right" w:leader="dot" w:pos="9350"/>
            </w:tabs>
            <w:rPr>
              <w:del w:id="1879" w:author="msammartano" w:date="2014-02-07T18:21:00Z"/>
              <w:rFonts w:eastAsiaTheme="minorEastAsia"/>
              <w:noProof/>
              <w:lang w:bidi="he-IL"/>
            </w:rPr>
          </w:pPr>
          <w:del w:id="1880" w:author="msammartano" w:date="2014-02-07T18:21:00Z">
            <w:r w:rsidRPr="00154AF8" w:rsidDel="00154AF8">
              <w:rPr>
                <w:noProof/>
              </w:rPr>
              <w:delText>GETERROR$()</w:delText>
            </w:r>
            <w:r w:rsidDel="00154AF8">
              <w:rPr>
                <w:noProof/>
                <w:webHidden/>
              </w:rPr>
              <w:tab/>
              <w:delText>48</w:delText>
            </w:r>
          </w:del>
        </w:p>
        <w:p w:rsidR="003F7509" w:rsidDel="00154AF8" w:rsidRDefault="003F7509">
          <w:pPr>
            <w:pStyle w:val="TOC2"/>
            <w:tabs>
              <w:tab w:val="right" w:leader="dot" w:pos="9350"/>
            </w:tabs>
            <w:rPr>
              <w:del w:id="1881" w:author="msammartano" w:date="2014-02-07T18:21:00Z"/>
              <w:rFonts w:eastAsiaTheme="minorEastAsia"/>
              <w:noProof/>
              <w:lang w:bidi="he-IL"/>
            </w:rPr>
          </w:pPr>
          <w:del w:id="1882" w:author="msammartano" w:date="2014-02-07T18:21:00Z">
            <w:r w:rsidRPr="00154AF8" w:rsidDel="00154AF8">
              <w:rPr>
                <w:noProof/>
              </w:rPr>
              <w:delText>CHR$(&lt;nexp&gt;)</w:delText>
            </w:r>
            <w:r w:rsidDel="00154AF8">
              <w:rPr>
                <w:noProof/>
                <w:webHidden/>
              </w:rPr>
              <w:tab/>
              <w:delText>48</w:delText>
            </w:r>
          </w:del>
        </w:p>
        <w:p w:rsidR="003F7509" w:rsidDel="00154AF8" w:rsidRDefault="003F7509">
          <w:pPr>
            <w:pStyle w:val="TOC2"/>
            <w:tabs>
              <w:tab w:val="right" w:leader="dot" w:pos="9350"/>
            </w:tabs>
            <w:rPr>
              <w:del w:id="1883" w:author="msammartano" w:date="2014-02-07T18:21:00Z"/>
              <w:rFonts w:eastAsiaTheme="minorEastAsia"/>
              <w:noProof/>
              <w:lang w:bidi="he-IL"/>
            </w:rPr>
          </w:pPr>
          <w:del w:id="1884" w:author="msammartano" w:date="2014-02-07T18:21:00Z">
            <w:r w:rsidRPr="00154AF8" w:rsidDel="00154AF8">
              <w:rPr>
                <w:rFonts w:eastAsia="Times New Roman"/>
                <w:noProof/>
              </w:rPr>
              <w:delText xml:space="preserve">LEFT$(&lt;sexp&gt;, </w:delText>
            </w:r>
            <w:r w:rsidRPr="00154AF8" w:rsidDel="00154AF8">
              <w:rPr>
                <w:noProof/>
              </w:rPr>
              <w:delText>&lt;nexp&gt;</w:delText>
            </w:r>
            <w:r w:rsidRPr="00154AF8" w:rsidDel="00154AF8">
              <w:rPr>
                <w:rFonts w:eastAsia="Times New Roman"/>
                <w:noProof/>
              </w:rPr>
              <w:delText>)</w:delText>
            </w:r>
            <w:r w:rsidDel="00154AF8">
              <w:rPr>
                <w:noProof/>
                <w:webHidden/>
              </w:rPr>
              <w:tab/>
              <w:delText>48</w:delText>
            </w:r>
          </w:del>
        </w:p>
        <w:p w:rsidR="003F7509" w:rsidDel="00154AF8" w:rsidRDefault="003F7509">
          <w:pPr>
            <w:pStyle w:val="TOC2"/>
            <w:tabs>
              <w:tab w:val="right" w:leader="dot" w:pos="9350"/>
            </w:tabs>
            <w:rPr>
              <w:del w:id="1885" w:author="msammartano" w:date="2014-02-07T18:21:00Z"/>
              <w:rFonts w:eastAsiaTheme="minorEastAsia"/>
              <w:noProof/>
              <w:lang w:bidi="he-IL"/>
            </w:rPr>
          </w:pPr>
          <w:del w:id="1886" w:author="msammartano" w:date="2014-02-07T18:21:00Z">
            <w:r w:rsidRPr="00154AF8" w:rsidDel="00154AF8">
              <w:rPr>
                <w:rFonts w:eastAsia="Times New Roman"/>
                <w:noProof/>
              </w:rPr>
              <w:delText xml:space="preserve">MID$(&lt;sexp&gt;, </w:delText>
            </w:r>
            <w:r w:rsidRPr="00154AF8" w:rsidDel="00154AF8">
              <w:rPr>
                <w:noProof/>
              </w:rPr>
              <w:delText>&lt;start_nexp&gt;{, &lt;count_nexp&gt;}</w:delText>
            </w:r>
            <w:r w:rsidRPr="00154AF8" w:rsidDel="00154AF8">
              <w:rPr>
                <w:rFonts w:eastAsia="Times New Roman"/>
                <w:noProof/>
              </w:rPr>
              <w:delText>)</w:delText>
            </w:r>
            <w:r w:rsidDel="00154AF8">
              <w:rPr>
                <w:noProof/>
                <w:webHidden/>
              </w:rPr>
              <w:tab/>
              <w:delText>48</w:delText>
            </w:r>
          </w:del>
        </w:p>
        <w:p w:rsidR="003F7509" w:rsidDel="00154AF8" w:rsidRDefault="003F7509">
          <w:pPr>
            <w:pStyle w:val="TOC2"/>
            <w:tabs>
              <w:tab w:val="right" w:leader="dot" w:pos="9350"/>
            </w:tabs>
            <w:rPr>
              <w:del w:id="1887" w:author="msammartano" w:date="2014-02-07T18:21:00Z"/>
              <w:rFonts w:eastAsiaTheme="minorEastAsia"/>
              <w:noProof/>
              <w:lang w:bidi="he-IL"/>
            </w:rPr>
          </w:pPr>
          <w:del w:id="1888" w:author="msammartano" w:date="2014-02-07T18:21:00Z">
            <w:r w:rsidRPr="00154AF8" w:rsidDel="00154AF8">
              <w:rPr>
                <w:rFonts w:eastAsia="Times New Roman"/>
                <w:noProof/>
              </w:rPr>
              <w:delText>RIGHT$(</w:delText>
            </w:r>
            <w:r w:rsidRPr="00154AF8" w:rsidDel="00154AF8">
              <w:rPr>
                <w:noProof/>
              </w:rPr>
              <w:delText>&lt;sexp&gt;, &lt;nexp&gt;</w:delText>
            </w:r>
            <w:r w:rsidRPr="00154AF8" w:rsidDel="00154AF8">
              <w:rPr>
                <w:rFonts w:eastAsia="Times New Roman"/>
                <w:noProof/>
              </w:rPr>
              <w:delText>)</w:delText>
            </w:r>
            <w:r w:rsidDel="00154AF8">
              <w:rPr>
                <w:noProof/>
                <w:webHidden/>
              </w:rPr>
              <w:tab/>
              <w:delText>49</w:delText>
            </w:r>
          </w:del>
        </w:p>
        <w:p w:rsidR="003F7509" w:rsidDel="00154AF8" w:rsidRDefault="003F7509">
          <w:pPr>
            <w:pStyle w:val="TOC2"/>
            <w:tabs>
              <w:tab w:val="right" w:leader="dot" w:pos="9350"/>
            </w:tabs>
            <w:rPr>
              <w:del w:id="1889" w:author="msammartano" w:date="2014-02-07T18:21:00Z"/>
              <w:rFonts w:eastAsiaTheme="minorEastAsia"/>
              <w:noProof/>
              <w:lang w:bidi="he-IL"/>
            </w:rPr>
          </w:pPr>
          <w:del w:id="1890" w:author="msammartano" w:date="2014-02-07T18:21:00Z">
            <w:r w:rsidRPr="00154AF8" w:rsidDel="00154AF8">
              <w:rPr>
                <w:rFonts w:eastAsia="Times New Roman"/>
                <w:noProof/>
              </w:rPr>
              <w:delText>REPLACE$(&lt;target_sexp&gt;, &lt;argument_sexp&gt;, &lt;replace_sexp&gt;)</w:delText>
            </w:r>
            <w:r w:rsidDel="00154AF8">
              <w:rPr>
                <w:noProof/>
                <w:webHidden/>
              </w:rPr>
              <w:tab/>
              <w:delText>49</w:delText>
            </w:r>
          </w:del>
        </w:p>
        <w:p w:rsidR="003F7509" w:rsidDel="00154AF8" w:rsidRDefault="003F7509">
          <w:pPr>
            <w:pStyle w:val="TOC2"/>
            <w:tabs>
              <w:tab w:val="right" w:leader="dot" w:pos="9350"/>
            </w:tabs>
            <w:rPr>
              <w:del w:id="1891" w:author="msammartano" w:date="2014-02-07T18:21:00Z"/>
              <w:rFonts w:eastAsiaTheme="minorEastAsia"/>
              <w:noProof/>
              <w:lang w:bidi="he-IL"/>
            </w:rPr>
          </w:pPr>
          <w:del w:id="1892" w:author="msammartano" w:date="2014-02-07T18:21:00Z">
            <w:r w:rsidRPr="00154AF8" w:rsidDel="00154AF8">
              <w:rPr>
                <w:rFonts w:eastAsia="Times New Roman"/>
                <w:noProof/>
              </w:rPr>
              <w:delText>WORD$(&lt;source_sexp&gt;, &lt;n_nexp&gt; {, &lt;delimiter_sexp&gt;})</w:delText>
            </w:r>
            <w:r w:rsidDel="00154AF8">
              <w:rPr>
                <w:noProof/>
                <w:webHidden/>
              </w:rPr>
              <w:tab/>
              <w:delText>49</w:delText>
            </w:r>
          </w:del>
        </w:p>
        <w:p w:rsidR="003F7509" w:rsidDel="00154AF8" w:rsidRDefault="003F7509">
          <w:pPr>
            <w:pStyle w:val="TOC2"/>
            <w:tabs>
              <w:tab w:val="right" w:leader="dot" w:pos="9350"/>
            </w:tabs>
            <w:rPr>
              <w:del w:id="1893" w:author="msammartano" w:date="2014-02-07T18:21:00Z"/>
              <w:rFonts w:eastAsiaTheme="minorEastAsia"/>
              <w:noProof/>
              <w:lang w:bidi="he-IL"/>
            </w:rPr>
          </w:pPr>
          <w:del w:id="1894" w:author="msammartano" w:date="2014-02-07T18:21:00Z">
            <w:r w:rsidRPr="00154AF8" w:rsidDel="00154AF8">
              <w:rPr>
                <w:rFonts w:eastAsia="Times New Roman"/>
                <w:noProof/>
              </w:rPr>
              <w:delText>STR$(</w:delText>
            </w:r>
            <w:r w:rsidRPr="00154AF8" w:rsidDel="00154AF8">
              <w:rPr>
                <w:noProof/>
              </w:rPr>
              <w:delText>&lt;nexp&gt;</w:delText>
            </w:r>
            <w:r w:rsidRPr="00154AF8" w:rsidDel="00154AF8">
              <w:rPr>
                <w:rFonts w:eastAsia="Times New Roman"/>
                <w:noProof/>
              </w:rPr>
              <w:delText>)</w:delText>
            </w:r>
            <w:r w:rsidDel="00154AF8">
              <w:rPr>
                <w:noProof/>
                <w:webHidden/>
              </w:rPr>
              <w:tab/>
              <w:delText>49</w:delText>
            </w:r>
          </w:del>
        </w:p>
        <w:p w:rsidR="003F7509" w:rsidDel="00154AF8" w:rsidRDefault="003F7509">
          <w:pPr>
            <w:pStyle w:val="TOC2"/>
            <w:tabs>
              <w:tab w:val="right" w:leader="dot" w:pos="9350"/>
            </w:tabs>
            <w:rPr>
              <w:del w:id="1895" w:author="msammartano" w:date="2014-02-07T18:21:00Z"/>
              <w:rFonts w:eastAsiaTheme="minorEastAsia"/>
              <w:noProof/>
              <w:lang w:bidi="he-IL"/>
            </w:rPr>
          </w:pPr>
          <w:del w:id="1896" w:author="msammartano" w:date="2014-02-07T18:21:00Z">
            <w:r w:rsidRPr="00154AF8" w:rsidDel="00154AF8">
              <w:rPr>
                <w:rFonts w:eastAsia="Times New Roman"/>
                <w:noProof/>
              </w:rPr>
              <w:delText>LOWER$(</w:delText>
            </w:r>
            <w:r w:rsidRPr="00154AF8" w:rsidDel="00154AF8">
              <w:rPr>
                <w:noProof/>
              </w:rPr>
              <w:delText>&lt;sexp&gt;</w:delText>
            </w:r>
            <w:r w:rsidRPr="00154AF8" w:rsidDel="00154AF8">
              <w:rPr>
                <w:rFonts w:eastAsia="Times New Roman"/>
                <w:noProof/>
              </w:rPr>
              <w:delText>)</w:delText>
            </w:r>
            <w:r w:rsidDel="00154AF8">
              <w:rPr>
                <w:noProof/>
                <w:webHidden/>
              </w:rPr>
              <w:tab/>
              <w:delText>49</w:delText>
            </w:r>
          </w:del>
        </w:p>
        <w:p w:rsidR="003F7509" w:rsidDel="00154AF8" w:rsidRDefault="003F7509">
          <w:pPr>
            <w:pStyle w:val="TOC2"/>
            <w:tabs>
              <w:tab w:val="right" w:leader="dot" w:pos="9350"/>
            </w:tabs>
            <w:rPr>
              <w:del w:id="1897" w:author="msammartano" w:date="2014-02-07T18:21:00Z"/>
              <w:rFonts w:eastAsiaTheme="minorEastAsia"/>
              <w:noProof/>
              <w:lang w:bidi="he-IL"/>
            </w:rPr>
          </w:pPr>
          <w:del w:id="1898" w:author="msammartano" w:date="2014-02-07T18:21:00Z">
            <w:r w:rsidRPr="00154AF8" w:rsidDel="00154AF8">
              <w:rPr>
                <w:rFonts w:eastAsia="Times New Roman"/>
                <w:noProof/>
              </w:rPr>
              <w:delText>UPPER$(</w:delText>
            </w:r>
            <w:r w:rsidRPr="00154AF8" w:rsidDel="00154AF8">
              <w:rPr>
                <w:noProof/>
              </w:rPr>
              <w:delText>&lt;sexp&gt;</w:delText>
            </w:r>
            <w:r w:rsidRPr="00154AF8" w:rsidDel="00154AF8">
              <w:rPr>
                <w:rFonts w:eastAsia="Times New Roman"/>
                <w:noProof/>
              </w:rPr>
              <w:delText>)</w:delText>
            </w:r>
            <w:r w:rsidDel="00154AF8">
              <w:rPr>
                <w:noProof/>
                <w:webHidden/>
              </w:rPr>
              <w:tab/>
              <w:delText>49</w:delText>
            </w:r>
          </w:del>
        </w:p>
        <w:p w:rsidR="003F7509" w:rsidDel="00154AF8" w:rsidRDefault="003F7509">
          <w:pPr>
            <w:pStyle w:val="TOC2"/>
            <w:tabs>
              <w:tab w:val="right" w:leader="dot" w:pos="9350"/>
            </w:tabs>
            <w:rPr>
              <w:del w:id="1899" w:author="msammartano" w:date="2014-02-07T18:21:00Z"/>
              <w:rFonts w:eastAsiaTheme="minorEastAsia"/>
              <w:noProof/>
              <w:lang w:bidi="he-IL"/>
            </w:rPr>
          </w:pPr>
          <w:del w:id="1900" w:author="msammartano" w:date="2014-02-07T18:21:00Z">
            <w:r w:rsidRPr="00154AF8" w:rsidDel="00154AF8">
              <w:rPr>
                <w:rFonts w:eastAsia="Times New Roman"/>
                <w:noProof/>
              </w:rPr>
              <w:delText>VERSION$()</w:delText>
            </w:r>
            <w:r w:rsidDel="00154AF8">
              <w:rPr>
                <w:noProof/>
                <w:webHidden/>
              </w:rPr>
              <w:tab/>
              <w:delText>49</w:delText>
            </w:r>
          </w:del>
        </w:p>
        <w:p w:rsidR="003F7509" w:rsidDel="00154AF8" w:rsidRDefault="003F7509">
          <w:pPr>
            <w:pStyle w:val="TOC2"/>
            <w:tabs>
              <w:tab w:val="right" w:leader="dot" w:pos="9350"/>
            </w:tabs>
            <w:rPr>
              <w:del w:id="1901" w:author="msammartano" w:date="2014-02-07T18:21:00Z"/>
              <w:rFonts w:eastAsiaTheme="minorEastAsia"/>
              <w:noProof/>
              <w:lang w:bidi="he-IL"/>
            </w:rPr>
          </w:pPr>
          <w:del w:id="1902" w:author="msammartano" w:date="2014-02-07T18:21:00Z">
            <w:r w:rsidRPr="00154AF8" w:rsidDel="00154AF8">
              <w:rPr>
                <w:rFonts w:eastAsia="Times New Roman"/>
                <w:noProof/>
              </w:rPr>
              <w:delText>HEX$(&lt;nexp&gt;)</w:delText>
            </w:r>
            <w:r w:rsidDel="00154AF8">
              <w:rPr>
                <w:noProof/>
                <w:webHidden/>
              </w:rPr>
              <w:tab/>
              <w:delText>49</w:delText>
            </w:r>
          </w:del>
        </w:p>
        <w:p w:rsidR="003F7509" w:rsidDel="00154AF8" w:rsidRDefault="003F7509">
          <w:pPr>
            <w:pStyle w:val="TOC2"/>
            <w:tabs>
              <w:tab w:val="right" w:leader="dot" w:pos="9350"/>
            </w:tabs>
            <w:rPr>
              <w:del w:id="1903" w:author="msammartano" w:date="2014-02-07T18:21:00Z"/>
              <w:rFonts w:eastAsiaTheme="minorEastAsia"/>
              <w:noProof/>
              <w:lang w:bidi="he-IL"/>
            </w:rPr>
          </w:pPr>
          <w:del w:id="1904" w:author="msammartano" w:date="2014-02-07T18:21:00Z">
            <w:r w:rsidRPr="00154AF8" w:rsidDel="00154AF8">
              <w:rPr>
                <w:noProof/>
              </w:rPr>
              <w:delText>OCT$(&lt;nexp&gt;)</w:delText>
            </w:r>
            <w:r w:rsidDel="00154AF8">
              <w:rPr>
                <w:noProof/>
                <w:webHidden/>
              </w:rPr>
              <w:tab/>
              <w:delText>49</w:delText>
            </w:r>
          </w:del>
        </w:p>
        <w:p w:rsidR="003F7509" w:rsidDel="00154AF8" w:rsidRDefault="003F7509">
          <w:pPr>
            <w:pStyle w:val="TOC2"/>
            <w:tabs>
              <w:tab w:val="right" w:leader="dot" w:pos="9350"/>
            </w:tabs>
            <w:rPr>
              <w:del w:id="1905" w:author="msammartano" w:date="2014-02-07T18:21:00Z"/>
              <w:rFonts w:eastAsiaTheme="minorEastAsia"/>
              <w:noProof/>
              <w:lang w:bidi="he-IL"/>
            </w:rPr>
          </w:pPr>
          <w:del w:id="1906" w:author="msammartano" w:date="2014-02-07T18:21:00Z">
            <w:r w:rsidRPr="00154AF8" w:rsidDel="00154AF8">
              <w:rPr>
                <w:noProof/>
              </w:rPr>
              <w:delText>BIN$(&lt;nexp&gt;)</w:delText>
            </w:r>
            <w:r w:rsidDel="00154AF8">
              <w:rPr>
                <w:noProof/>
                <w:webHidden/>
              </w:rPr>
              <w:tab/>
              <w:delText>49</w:delText>
            </w:r>
          </w:del>
        </w:p>
        <w:p w:rsidR="003F7509" w:rsidDel="00154AF8" w:rsidRDefault="003F7509">
          <w:pPr>
            <w:pStyle w:val="TOC2"/>
            <w:tabs>
              <w:tab w:val="right" w:leader="dot" w:pos="9350"/>
            </w:tabs>
            <w:rPr>
              <w:del w:id="1907" w:author="msammartano" w:date="2014-02-07T18:21:00Z"/>
              <w:rFonts w:eastAsiaTheme="minorEastAsia"/>
              <w:noProof/>
              <w:lang w:bidi="he-IL"/>
            </w:rPr>
          </w:pPr>
          <w:del w:id="1908" w:author="msammartano" w:date="2014-02-07T18:21:00Z">
            <w:r w:rsidRPr="00154AF8" w:rsidDel="00154AF8">
              <w:rPr>
                <w:rFonts w:eastAsia="Times New Roman"/>
                <w:noProof/>
              </w:rPr>
              <w:delText>FORMAT$(</w:delText>
            </w:r>
            <w:r w:rsidRPr="00154AF8" w:rsidDel="00154AF8">
              <w:rPr>
                <w:noProof/>
              </w:rPr>
              <w:delText>&lt;pattern_sexp&gt;</w:delText>
            </w:r>
            <w:r w:rsidRPr="00154AF8" w:rsidDel="00154AF8">
              <w:rPr>
                <w:rFonts w:eastAsia="Times New Roman"/>
                <w:noProof/>
              </w:rPr>
              <w:delText xml:space="preserve">,  </w:delText>
            </w:r>
            <w:r w:rsidRPr="00154AF8" w:rsidDel="00154AF8">
              <w:rPr>
                <w:noProof/>
              </w:rPr>
              <w:delText>&lt;nexp&gt;</w:delText>
            </w:r>
            <w:r w:rsidRPr="00154AF8" w:rsidDel="00154AF8">
              <w:rPr>
                <w:rFonts w:eastAsia="Times New Roman"/>
                <w:noProof/>
              </w:rPr>
              <w:delText>)</w:delText>
            </w:r>
            <w:r w:rsidDel="00154AF8">
              <w:rPr>
                <w:noProof/>
                <w:webHidden/>
              </w:rPr>
              <w:tab/>
              <w:delText>50</w:delText>
            </w:r>
          </w:del>
        </w:p>
        <w:p w:rsidR="003F7509" w:rsidDel="00154AF8" w:rsidRDefault="003F7509">
          <w:pPr>
            <w:pStyle w:val="TOC3"/>
            <w:tabs>
              <w:tab w:val="right" w:leader="dot" w:pos="9350"/>
            </w:tabs>
            <w:rPr>
              <w:del w:id="1909" w:author="msammartano" w:date="2014-02-07T18:21:00Z"/>
              <w:rFonts w:eastAsiaTheme="minorEastAsia"/>
              <w:noProof/>
              <w:lang w:bidi="he-IL"/>
            </w:rPr>
          </w:pPr>
          <w:del w:id="1910" w:author="msammartano" w:date="2014-02-07T18:21:00Z">
            <w:r w:rsidRPr="00154AF8" w:rsidDel="00154AF8">
              <w:rPr>
                <w:noProof/>
              </w:rPr>
              <w:delText>Leading Sign</w:delText>
            </w:r>
            <w:r w:rsidDel="00154AF8">
              <w:rPr>
                <w:noProof/>
                <w:webHidden/>
              </w:rPr>
              <w:tab/>
              <w:delText>50</w:delText>
            </w:r>
          </w:del>
        </w:p>
        <w:p w:rsidR="003F7509" w:rsidDel="00154AF8" w:rsidRDefault="003F7509">
          <w:pPr>
            <w:pStyle w:val="TOC3"/>
            <w:tabs>
              <w:tab w:val="right" w:leader="dot" w:pos="9350"/>
            </w:tabs>
            <w:rPr>
              <w:del w:id="1911" w:author="msammartano" w:date="2014-02-07T18:21:00Z"/>
              <w:rFonts w:eastAsiaTheme="minorEastAsia"/>
              <w:noProof/>
              <w:lang w:bidi="he-IL"/>
            </w:rPr>
          </w:pPr>
          <w:del w:id="1912" w:author="msammartano" w:date="2014-02-07T18:21:00Z">
            <w:r w:rsidRPr="00154AF8" w:rsidDel="00154AF8">
              <w:rPr>
                <w:noProof/>
              </w:rPr>
              <w:delText>Floating Field</w:delText>
            </w:r>
            <w:r w:rsidDel="00154AF8">
              <w:rPr>
                <w:noProof/>
                <w:webHidden/>
              </w:rPr>
              <w:tab/>
              <w:delText>50</w:delText>
            </w:r>
          </w:del>
        </w:p>
        <w:p w:rsidR="003F7509" w:rsidDel="00154AF8" w:rsidRDefault="003F7509">
          <w:pPr>
            <w:pStyle w:val="TOC3"/>
            <w:tabs>
              <w:tab w:val="right" w:leader="dot" w:pos="9350"/>
            </w:tabs>
            <w:rPr>
              <w:del w:id="1913" w:author="msammartano" w:date="2014-02-07T18:21:00Z"/>
              <w:rFonts w:eastAsiaTheme="minorEastAsia"/>
              <w:noProof/>
              <w:lang w:bidi="he-IL"/>
            </w:rPr>
          </w:pPr>
          <w:del w:id="1914" w:author="msammartano" w:date="2014-02-07T18:21:00Z">
            <w:r w:rsidRPr="00154AF8" w:rsidDel="00154AF8">
              <w:rPr>
                <w:noProof/>
              </w:rPr>
              <w:delText>Decimal Point</w:delText>
            </w:r>
            <w:r w:rsidDel="00154AF8">
              <w:rPr>
                <w:noProof/>
                <w:webHidden/>
              </w:rPr>
              <w:tab/>
              <w:delText>50</w:delText>
            </w:r>
          </w:del>
        </w:p>
        <w:p w:rsidR="003F7509" w:rsidDel="00154AF8" w:rsidRDefault="003F7509">
          <w:pPr>
            <w:pStyle w:val="TOC3"/>
            <w:tabs>
              <w:tab w:val="right" w:leader="dot" w:pos="9350"/>
            </w:tabs>
            <w:rPr>
              <w:del w:id="1915" w:author="msammartano" w:date="2014-02-07T18:21:00Z"/>
              <w:rFonts w:eastAsiaTheme="minorEastAsia"/>
              <w:noProof/>
              <w:lang w:bidi="he-IL"/>
            </w:rPr>
          </w:pPr>
          <w:del w:id="1916" w:author="msammartano" w:date="2014-02-07T18:21:00Z">
            <w:r w:rsidRPr="00154AF8" w:rsidDel="00154AF8">
              <w:rPr>
                <w:noProof/>
              </w:rPr>
              <w:delText>Pattern Character #</w:delText>
            </w:r>
            <w:r w:rsidDel="00154AF8">
              <w:rPr>
                <w:noProof/>
                <w:webHidden/>
              </w:rPr>
              <w:tab/>
              <w:delText>50</w:delText>
            </w:r>
          </w:del>
        </w:p>
        <w:p w:rsidR="003F7509" w:rsidDel="00154AF8" w:rsidRDefault="003F7509">
          <w:pPr>
            <w:pStyle w:val="TOC3"/>
            <w:tabs>
              <w:tab w:val="right" w:leader="dot" w:pos="9350"/>
            </w:tabs>
            <w:rPr>
              <w:del w:id="1917" w:author="msammartano" w:date="2014-02-07T18:21:00Z"/>
              <w:rFonts w:eastAsiaTheme="minorEastAsia"/>
              <w:noProof/>
              <w:lang w:bidi="he-IL"/>
            </w:rPr>
          </w:pPr>
          <w:del w:id="1918" w:author="msammartano" w:date="2014-02-07T18:21:00Z">
            <w:r w:rsidRPr="00154AF8" w:rsidDel="00154AF8">
              <w:rPr>
                <w:noProof/>
              </w:rPr>
              <w:delText>Pattern Character %</w:delText>
            </w:r>
            <w:r w:rsidDel="00154AF8">
              <w:rPr>
                <w:noProof/>
                <w:webHidden/>
              </w:rPr>
              <w:tab/>
              <w:delText>50</w:delText>
            </w:r>
          </w:del>
        </w:p>
        <w:p w:rsidR="003F7509" w:rsidDel="00154AF8" w:rsidRDefault="003F7509">
          <w:pPr>
            <w:pStyle w:val="TOC3"/>
            <w:tabs>
              <w:tab w:val="right" w:leader="dot" w:pos="9350"/>
            </w:tabs>
            <w:rPr>
              <w:del w:id="1919" w:author="msammartano" w:date="2014-02-07T18:21:00Z"/>
              <w:rFonts w:eastAsiaTheme="minorEastAsia"/>
              <w:noProof/>
              <w:lang w:bidi="he-IL"/>
            </w:rPr>
          </w:pPr>
          <w:del w:id="1920" w:author="msammartano" w:date="2014-02-07T18:21:00Z">
            <w:r w:rsidRPr="00154AF8" w:rsidDel="00154AF8">
              <w:rPr>
                <w:noProof/>
              </w:rPr>
              <w:delText>Overflow</w:delText>
            </w:r>
            <w:r w:rsidDel="00154AF8">
              <w:rPr>
                <w:noProof/>
                <w:webHidden/>
              </w:rPr>
              <w:tab/>
              <w:delText>50</w:delText>
            </w:r>
          </w:del>
        </w:p>
        <w:p w:rsidR="003F7509" w:rsidDel="00154AF8" w:rsidRDefault="003F7509">
          <w:pPr>
            <w:pStyle w:val="TOC3"/>
            <w:tabs>
              <w:tab w:val="right" w:leader="dot" w:pos="9350"/>
            </w:tabs>
            <w:rPr>
              <w:del w:id="1921" w:author="msammartano" w:date="2014-02-07T18:21:00Z"/>
              <w:rFonts w:eastAsiaTheme="minorEastAsia"/>
              <w:noProof/>
              <w:lang w:bidi="he-IL"/>
            </w:rPr>
          </w:pPr>
          <w:del w:id="1922" w:author="msammartano" w:date="2014-02-07T18:21:00Z">
            <w:r w:rsidRPr="00154AF8" w:rsidDel="00154AF8">
              <w:rPr>
                <w:noProof/>
              </w:rPr>
              <w:delText>Non pattern characters</w:delText>
            </w:r>
            <w:r w:rsidDel="00154AF8">
              <w:rPr>
                <w:noProof/>
                <w:webHidden/>
              </w:rPr>
              <w:tab/>
              <w:delText>50</w:delText>
            </w:r>
          </w:del>
        </w:p>
        <w:p w:rsidR="003F7509" w:rsidDel="00154AF8" w:rsidRDefault="003F7509">
          <w:pPr>
            <w:pStyle w:val="TOC3"/>
            <w:tabs>
              <w:tab w:val="right" w:leader="dot" w:pos="9350"/>
            </w:tabs>
            <w:rPr>
              <w:del w:id="1923" w:author="msammartano" w:date="2014-02-07T18:21:00Z"/>
              <w:rFonts w:eastAsiaTheme="minorEastAsia"/>
              <w:noProof/>
              <w:lang w:bidi="he-IL"/>
            </w:rPr>
          </w:pPr>
          <w:del w:id="1924" w:author="msammartano" w:date="2014-02-07T18:21:00Z">
            <w:r w:rsidRPr="00154AF8" w:rsidDel="00154AF8">
              <w:rPr>
                <w:noProof/>
              </w:rPr>
              <w:delText>Output Size</w:delText>
            </w:r>
            <w:r w:rsidDel="00154AF8">
              <w:rPr>
                <w:noProof/>
                <w:webHidden/>
              </w:rPr>
              <w:tab/>
              <w:delText>50</w:delText>
            </w:r>
          </w:del>
        </w:p>
        <w:p w:rsidR="003F7509" w:rsidDel="00154AF8" w:rsidRDefault="003F7509">
          <w:pPr>
            <w:pStyle w:val="TOC3"/>
            <w:tabs>
              <w:tab w:val="right" w:leader="dot" w:pos="9350"/>
            </w:tabs>
            <w:rPr>
              <w:del w:id="1925" w:author="msammartano" w:date="2014-02-07T18:21:00Z"/>
              <w:rFonts w:eastAsiaTheme="minorEastAsia"/>
              <w:noProof/>
              <w:lang w:bidi="he-IL"/>
            </w:rPr>
          </w:pPr>
          <w:del w:id="1926" w:author="msammartano" w:date="2014-02-07T18:21:00Z">
            <w:r w:rsidRPr="00154AF8" w:rsidDel="00154AF8">
              <w:rPr>
                <w:noProof/>
              </w:rPr>
              <w:delText>Examples:</w:delText>
            </w:r>
            <w:r w:rsidDel="00154AF8">
              <w:rPr>
                <w:noProof/>
                <w:webHidden/>
              </w:rPr>
              <w:tab/>
              <w:delText>50</w:delText>
            </w:r>
          </w:del>
        </w:p>
        <w:p w:rsidR="003F7509" w:rsidDel="00154AF8" w:rsidRDefault="003F7509">
          <w:pPr>
            <w:pStyle w:val="TOC1"/>
            <w:tabs>
              <w:tab w:val="right" w:leader="dot" w:pos="9350"/>
            </w:tabs>
            <w:rPr>
              <w:del w:id="1927" w:author="msammartano" w:date="2014-02-07T18:21:00Z"/>
              <w:rFonts w:eastAsiaTheme="minorEastAsia"/>
              <w:noProof/>
              <w:lang w:bidi="he-IL"/>
            </w:rPr>
          </w:pPr>
          <w:del w:id="1928" w:author="msammartano" w:date="2014-02-07T18:21:00Z">
            <w:r w:rsidRPr="00154AF8" w:rsidDel="00154AF8">
              <w:rPr>
                <w:noProof/>
              </w:rPr>
              <w:delText>User Defined Functions</w:delText>
            </w:r>
            <w:r w:rsidDel="00154AF8">
              <w:rPr>
                <w:noProof/>
                <w:webHidden/>
              </w:rPr>
              <w:tab/>
              <w:delText>51</w:delText>
            </w:r>
          </w:del>
        </w:p>
        <w:p w:rsidR="003F7509" w:rsidDel="00154AF8" w:rsidRDefault="003F7509">
          <w:pPr>
            <w:pStyle w:val="TOC2"/>
            <w:tabs>
              <w:tab w:val="right" w:leader="dot" w:pos="9350"/>
            </w:tabs>
            <w:rPr>
              <w:del w:id="1929" w:author="msammartano" w:date="2014-02-07T18:21:00Z"/>
              <w:rFonts w:eastAsiaTheme="minorEastAsia"/>
              <w:noProof/>
              <w:lang w:bidi="he-IL"/>
            </w:rPr>
          </w:pPr>
          <w:del w:id="1930" w:author="msammartano" w:date="2014-02-07T18:21:00Z">
            <w:r w:rsidRPr="00154AF8" w:rsidDel="00154AF8">
              <w:rPr>
                <w:noProof/>
              </w:rPr>
              <w:delText>Commands</w:delText>
            </w:r>
            <w:r w:rsidDel="00154AF8">
              <w:rPr>
                <w:noProof/>
                <w:webHidden/>
              </w:rPr>
              <w:tab/>
              <w:delText>51</w:delText>
            </w:r>
          </w:del>
        </w:p>
        <w:p w:rsidR="003F7509" w:rsidDel="00154AF8" w:rsidRDefault="003F7509">
          <w:pPr>
            <w:pStyle w:val="TOC3"/>
            <w:tabs>
              <w:tab w:val="right" w:leader="dot" w:pos="9350"/>
            </w:tabs>
            <w:rPr>
              <w:del w:id="1931" w:author="msammartano" w:date="2014-02-07T18:21:00Z"/>
              <w:rFonts w:eastAsiaTheme="minorEastAsia"/>
              <w:noProof/>
              <w:lang w:bidi="he-IL"/>
            </w:rPr>
          </w:pPr>
          <w:del w:id="1932" w:author="msammartano" w:date="2014-02-07T18:21:00Z">
            <w:r w:rsidRPr="00154AF8" w:rsidDel="00154AF8">
              <w:rPr>
                <w:noProof/>
              </w:rPr>
              <w:delText>Fn.def  name|name$( {nvar}|{svar}|Array[]|Array$[], ….. {nvar}|{svar}|Array[]|Array$[])</w:delText>
            </w:r>
            <w:r w:rsidDel="00154AF8">
              <w:rPr>
                <w:noProof/>
                <w:webHidden/>
              </w:rPr>
              <w:tab/>
              <w:delText>51</w:delText>
            </w:r>
          </w:del>
        </w:p>
        <w:p w:rsidR="003F7509" w:rsidDel="00154AF8" w:rsidRDefault="003F7509">
          <w:pPr>
            <w:pStyle w:val="TOC3"/>
            <w:tabs>
              <w:tab w:val="right" w:leader="dot" w:pos="9350"/>
            </w:tabs>
            <w:rPr>
              <w:del w:id="1933" w:author="msammartano" w:date="2014-02-07T18:21:00Z"/>
              <w:rFonts w:eastAsiaTheme="minorEastAsia"/>
              <w:noProof/>
              <w:lang w:bidi="he-IL"/>
            </w:rPr>
          </w:pPr>
          <w:del w:id="1934" w:author="msammartano" w:date="2014-02-07T18:21:00Z">
            <w:r w:rsidRPr="00154AF8" w:rsidDel="00154AF8">
              <w:rPr>
                <w:noProof/>
              </w:rPr>
              <w:delText>Fn.rtn &lt;sexp&gt;|&lt;nexp&gt;</w:delText>
            </w:r>
            <w:r w:rsidDel="00154AF8">
              <w:rPr>
                <w:noProof/>
                <w:webHidden/>
              </w:rPr>
              <w:tab/>
              <w:delText>52</w:delText>
            </w:r>
          </w:del>
        </w:p>
        <w:p w:rsidR="003F7509" w:rsidDel="00154AF8" w:rsidRDefault="003F7509">
          <w:pPr>
            <w:pStyle w:val="TOC3"/>
            <w:tabs>
              <w:tab w:val="right" w:leader="dot" w:pos="9350"/>
            </w:tabs>
            <w:rPr>
              <w:del w:id="1935" w:author="msammartano" w:date="2014-02-07T18:21:00Z"/>
              <w:rFonts w:eastAsiaTheme="minorEastAsia"/>
              <w:noProof/>
              <w:lang w:bidi="he-IL"/>
            </w:rPr>
          </w:pPr>
          <w:del w:id="1936" w:author="msammartano" w:date="2014-02-07T18:21:00Z">
            <w:r w:rsidRPr="00154AF8" w:rsidDel="00154AF8">
              <w:rPr>
                <w:noProof/>
              </w:rPr>
              <w:delText>Fn.end</w:delText>
            </w:r>
            <w:r w:rsidDel="00154AF8">
              <w:rPr>
                <w:noProof/>
                <w:webHidden/>
              </w:rPr>
              <w:tab/>
              <w:delText>52</w:delText>
            </w:r>
          </w:del>
        </w:p>
        <w:p w:rsidR="003F7509" w:rsidDel="00154AF8" w:rsidRDefault="003F7509">
          <w:pPr>
            <w:pStyle w:val="TOC3"/>
            <w:tabs>
              <w:tab w:val="right" w:leader="dot" w:pos="9350"/>
            </w:tabs>
            <w:rPr>
              <w:del w:id="1937" w:author="msammartano" w:date="2014-02-07T18:21:00Z"/>
              <w:rFonts w:eastAsiaTheme="minorEastAsia"/>
              <w:noProof/>
              <w:lang w:bidi="he-IL"/>
            </w:rPr>
          </w:pPr>
          <w:del w:id="1938" w:author="msammartano" w:date="2014-02-07T18:21:00Z">
            <w:r w:rsidRPr="00154AF8" w:rsidDel="00154AF8">
              <w:rPr>
                <w:noProof/>
              </w:rPr>
              <w:delText>Call &lt;user_defined_function&gt;</w:delText>
            </w:r>
            <w:r w:rsidDel="00154AF8">
              <w:rPr>
                <w:noProof/>
                <w:webHidden/>
              </w:rPr>
              <w:tab/>
              <w:delText>52</w:delText>
            </w:r>
          </w:del>
        </w:p>
        <w:p w:rsidR="003F7509" w:rsidDel="00154AF8" w:rsidRDefault="003F7509">
          <w:pPr>
            <w:pStyle w:val="TOC1"/>
            <w:tabs>
              <w:tab w:val="right" w:leader="dot" w:pos="9350"/>
            </w:tabs>
            <w:rPr>
              <w:del w:id="1939" w:author="msammartano" w:date="2014-02-07T18:21:00Z"/>
              <w:rFonts w:eastAsiaTheme="minorEastAsia"/>
              <w:noProof/>
              <w:lang w:bidi="he-IL"/>
            </w:rPr>
          </w:pPr>
          <w:del w:id="1940" w:author="msammartano" w:date="2014-02-07T18:21:00Z">
            <w:r w:rsidRPr="00154AF8" w:rsidDel="00154AF8">
              <w:rPr>
                <w:noProof/>
              </w:rPr>
              <w:delText>Program Control Commands</w:delText>
            </w:r>
            <w:r w:rsidDel="00154AF8">
              <w:rPr>
                <w:noProof/>
                <w:webHidden/>
              </w:rPr>
              <w:tab/>
              <w:delText>52</w:delText>
            </w:r>
          </w:del>
        </w:p>
        <w:p w:rsidR="003F7509" w:rsidDel="00154AF8" w:rsidRDefault="003F7509">
          <w:pPr>
            <w:pStyle w:val="TOC2"/>
            <w:tabs>
              <w:tab w:val="right" w:leader="dot" w:pos="9350"/>
            </w:tabs>
            <w:rPr>
              <w:del w:id="1941" w:author="msammartano" w:date="2014-02-07T18:21:00Z"/>
              <w:rFonts w:eastAsiaTheme="minorEastAsia"/>
              <w:noProof/>
              <w:lang w:bidi="he-IL"/>
            </w:rPr>
          </w:pPr>
          <w:del w:id="1942" w:author="msammartano" w:date="2014-02-07T18:21:00Z">
            <w:r w:rsidRPr="00154AF8" w:rsidDel="00154AF8">
              <w:rPr>
                <w:noProof/>
              </w:rPr>
              <w:delText>If  - Then - Else - Elseif - Endif</w:delText>
            </w:r>
            <w:r w:rsidDel="00154AF8">
              <w:rPr>
                <w:noProof/>
                <w:webHidden/>
              </w:rPr>
              <w:tab/>
              <w:delText>52</w:delText>
            </w:r>
          </w:del>
        </w:p>
        <w:p w:rsidR="003F7509" w:rsidDel="00154AF8" w:rsidRDefault="003F7509">
          <w:pPr>
            <w:pStyle w:val="TOC2"/>
            <w:tabs>
              <w:tab w:val="right" w:leader="dot" w:pos="9350"/>
            </w:tabs>
            <w:rPr>
              <w:del w:id="1943" w:author="msammartano" w:date="2014-02-07T18:21:00Z"/>
              <w:rFonts w:eastAsiaTheme="minorEastAsia"/>
              <w:noProof/>
              <w:lang w:bidi="he-IL"/>
            </w:rPr>
          </w:pPr>
          <w:del w:id="1944" w:author="msammartano" w:date="2014-02-07T18:21:00Z">
            <w:r w:rsidRPr="00154AF8" w:rsidDel="00154AF8">
              <w:rPr>
                <w:noProof/>
              </w:rPr>
              <w:delText>For - To - Step - Next</w:delText>
            </w:r>
            <w:r w:rsidDel="00154AF8">
              <w:rPr>
                <w:noProof/>
                <w:webHidden/>
              </w:rPr>
              <w:tab/>
              <w:delText>53</w:delText>
            </w:r>
          </w:del>
        </w:p>
        <w:p w:rsidR="003F7509" w:rsidDel="00154AF8" w:rsidRDefault="003F7509">
          <w:pPr>
            <w:pStyle w:val="TOC2"/>
            <w:tabs>
              <w:tab w:val="right" w:leader="dot" w:pos="9350"/>
            </w:tabs>
            <w:rPr>
              <w:del w:id="1945" w:author="msammartano" w:date="2014-02-07T18:21:00Z"/>
              <w:rFonts w:eastAsiaTheme="minorEastAsia"/>
              <w:noProof/>
              <w:lang w:bidi="he-IL"/>
            </w:rPr>
          </w:pPr>
          <w:del w:id="1946" w:author="msammartano" w:date="2014-02-07T18:21:00Z">
            <w:r w:rsidRPr="00154AF8" w:rsidDel="00154AF8">
              <w:rPr>
                <w:noProof/>
              </w:rPr>
              <w:delText>F_n.break</w:delText>
            </w:r>
            <w:r w:rsidDel="00154AF8">
              <w:rPr>
                <w:noProof/>
                <w:webHidden/>
              </w:rPr>
              <w:tab/>
              <w:delText>53</w:delText>
            </w:r>
          </w:del>
        </w:p>
        <w:p w:rsidR="003F7509" w:rsidDel="00154AF8" w:rsidRDefault="003F7509">
          <w:pPr>
            <w:pStyle w:val="TOC2"/>
            <w:tabs>
              <w:tab w:val="right" w:leader="dot" w:pos="9350"/>
            </w:tabs>
            <w:rPr>
              <w:del w:id="1947" w:author="msammartano" w:date="2014-02-07T18:21:00Z"/>
              <w:rFonts w:eastAsiaTheme="minorEastAsia"/>
              <w:noProof/>
              <w:lang w:bidi="he-IL"/>
            </w:rPr>
          </w:pPr>
          <w:del w:id="1948" w:author="msammartano" w:date="2014-02-07T18:21:00Z">
            <w:r w:rsidRPr="00154AF8" w:rsidDel="00154AF8">
              <w:rPr>
                <w:noProof/>
              </w:rPr>
              <w:delText>While &lt;lexp&gt; - Repeat</w:delText>
            </w:r>
            <w:r w:rsidDel="00154AF8">
              <w:rPr>
                <w:noProof/>
                <w:webHidden/>
              </w:rPr>
              <w:tab/>
              <w:delText>54</w:delText>
            </w:r>
          </w:del>
        </w:p>
        <w:p w:rsidR="003F7509" w:rsidDel="00154AF8" w:rsidRDefault="003F7509">
          <w:pPr>
            <w:pStyle w:val="TOC2"/>
            <w:tabs>
              <w:tab w:val="right" w:leader="dot" w:pos="9350"/>
            </w:tabs>
            <w:rPr>
              <w:del w:id="1949" w:author="msammartano" w:date="2014-02-07T18:21:00Z"/>
              <w:rFonts w:eastAsiaTheme="minorEastAsia"/>
              <w:noProof/>
              <w:lang w:bidi="he-IL"/>
            </w:rPr>
          </w:pPr>
          <w:del w:id="1950" w:author="msammartano" w:date="2014-02-07T18:21:00Z">
            <w:r w:rsidRPr="00154AF8" w:rsidDel="00154AF8">
              <w:rPr>
                <w:noProof/>
              </w:rPr>
              <w:delText>W_r.break</w:delText>
            </w:r>
            <w:r w:rsidDel="00154AF8">
              <w:rPr>
                <w:noProof/>
                <w:webHidden/>
              </w:rPr>
              <w:tab/>
              <w:delText>54</w:delText>
            </w:r>
          </w:del>
        </w:p>
        <w:p w:rsidR="003F7509" w:rsidDel="00154AF8" w:rsidRDefault="003F7509">
          <w:pPr>
            <w:pStyle w:val="TOC2"/>
            <w:tabs>
              <w:tab w:val="right" w:leader="dot" w:pos="9350"/>
            </w:tabs>
            <w:rPr>
              <w:del w:id="1951" w:author="msammartano" w:date="2014-02-07T18:21:00Z"/>
              <w:rFonts w:eastAsiaTheme="minorEastAsia"/>
              <w:noProof/>
              <w:lang w:bidi="he-IL"/>
            </w:rPr>
          </w:pPr>
          <w:del w:id="1952" w:author="msammartano" w:date="2014-02-07T18:21:00Z">
            <w:r w:rsidRPr="00154AF8" w:rsidDel="00154AF8">
              <w:rPr>
                <w:noProof/>
              </w:rPr>
              <w:delText>Do – Until &lt;lexp&gt;</w:delText>
            </w:r>
            <w:r w:rsidDel="00154AF8">
              <w:rPr>
                <w:noProof/>
                <w:webHidden/>
              </w:rPr>
              <w:tab/>
              <w:delText>54</w:delText>
            </w:r>
          </w:del>
        </w:p>
        <w:p w:rsidR="003F7509" w:rsidDel="00154AF8" w:rsidRDefault="003F7509">
          <w:pPr>
            <w:pStyle w:val="TOC2"/>
            <w:tabs>
              <w:tab w:val="right" w:leader="dot" w:pos="9350"/>
            </w:tabs>
            <w:rPr>
              <w:del w:id="1953" w:author="msammartano" w:date="2014-02-07T18:21:00Z"/>
              <w:rFonts w:eastAsiaTheme="minorEastAsia"/>
              <w:noProof/>
              <w:lang w:bidi="he-IL"/>
            </w:rPr>
          </w:pPr>
          <w:del w:id="1954" w:author="msammartano" w:date="2014-02-07T18:21:00Z">
            <w:r w:rsidRPr="00154AF8" w:rsidDel="00154AF8">
              <w:rPr>
                <w:noProof/>
              </w:rPr>
              <w:delText>D_u.break</w:delText>
            </w:r>
            <w:r w:rsidDel="00154AF8">
              <w:rPr>
                <w:noProof/>
                <w:webHidden/>
              </w:rPr>
              <w:tab/>
              <w:delText>54</w:delText>
            </w:r>
          </w:del>
        </w:p>
        <w:p w:rsidR="003F7509" w:rsidDel="00154AF8" w:rsidRDefault="003F7509">
          <w:pPr>
            <w:pStyle w:val="TOC2"/>
            <w:tabs>
              <w:tab w:val="right" w:leader="dot" w:pos="9350"/>
            </w:tabs>
            <w:rPr>
              <w:del w:id="1955" w:author="msammartano" w:date="2014-02-07T18:21:00Z"/>
              <w:rFonts w:eastAsiaTheme="minorEastAsia"/>
              <w:noProof/>
              <w:lang w:bidi="he-IL"/>
            </w:rPr>
          </w:pPr>
          <w:del w:id="1956" w:author="msammartano" w:date="2014-02-07T18:21:00Z">
            <w:r w:rsidRPr="00154AF8" w:rsidDel="00154AF8">
              <w:rPr>
                <w:noProof/>
              </w:rPr>
              <w:delText>GoSub &lt;label&gt;, Return</w:delText>
            </w:r>
            <w:r w:rsidDel="00154AF8">
              <w:rPr>
                <w:noProof/>
                <w:webHidden/>
              </w:rPr>
              <w:tab/>
              <w:delText>54</w:delText>
            </w:r>
          </w:del>
        </w:p>
        <w:p w:rsidR="003F7509" w:rsidDel="00154AF8" w:rsidRDefault="003F7509">
          <w:pPr>
            <w:pStyle w:val="TOC2"/>
            <w:tabs>
              <w:tab w:val="right" w:leader="dot" w:pos="9350"/>
            </w:tabs>
            <w:rPr>
              <w:del w:id="1957" w:author="msammartano" w:date="2014-02-07T18:21:00Z"/>
              <w:rFonts w:eastAsiaTheme="minorEastAsia"/>
              <w:noProof/>
              <w:lang w:bidi="he-IL"/>
            </w:rPr>
          </w:pPr>
          <w:del w:id="1958" w:author="msammartano" w:date="2014-02-07T18:21:00Z">
            <w:r w:rsidRPr="00154AF8" w:rsidDel="00154AF8">
              <w:rPr>
                <w:noProof/>
              </w:rPr>
              <w:delText>GoTo &lt;label&gt;</w:delText>
            </w:r>
            <w:r w:rsidDel="00154AF8">
              <w:rPr>
                <w:noProof/>
                <w:webHidden/>
              </w:rPr>
              <w:tab/>
              <w:delText>55</w:delText>
            </w:r>
          </w:del>
        </w:p>
        <w:p w:rsidR="003F7509" w:rsidDel="00154AF8" w:rsidRDefault="003F7509">
          <w:pPr>
            <w:pStyle w:val="TOC2"/>
            <w:tabs>
              <w:tab w:val="right" w:leader="dot" w:pos="9350"/>
            </w:tabs>
            <w:rPr>
              <w:del w:id="1959" w:author="msammartano" w:date="2014-02-07T18:21:00Z"/>
              <w:rFonts w:eastAsiaTheme="minorEastAsia"/>
              <w:noProof/>
              <w:lang w:bidi="he-IL"/>
            </w:rPr>
          </w:pPr>
          <w:del w:id="1960" w:author="msammartano" w:date="2014-02-07T18:21:00Z">
            <w:r w:rsidRPr="00154AF8" w:rsidDel="00154AF8">
              <w:rPr>
                <w:noProof/>
              </w:rPr>
              <w:delText>Run &lt;filename_sexp&gt; {, &lt;data_sexp&gt;}</w:delText>
            </w:r>
            <w:r w:rsidDel="00154AF8">
              <w:rPr>
                <w:noProof/>
                <w:webHidden/>
              </w:rPr>
              <w:tab/>
              <w:delText>55</w:delText>
            </w:r>
          </w:del>
        </w:p>
        <w:p w:rsidR="003F7509" w:rsidDel="00154AF8" w:rsidRDefault="003F7509">
          <w:pPr>
            <w:pStyle w:val="TOC2"/>
            <w:tabs>
              <w:tab w:val="right" w:leader="dot" w:pos="9350"/>
            </w:tabs>
            <w:rPr>
              <w:del w:id="1961" w:author="msammartano" w:date="2014-02-07T18:21:00Z"/>
              <w:rFonts w:eastAsiaTheme="minorEastAsia"/>
              <w:noProof/>
              <w:lang w:bidi="he-IL"/>
            </w:rPr>
          </w:pPr>
          <w:del w:id="1962" w:author="msammartano" w:date="2014-02-07T18:21:00Z">
            <w:r w:rsidRPr="00154AF8" w:rsidDel="00154AF8">
              <w:rPr>
                <w:noProof/>
              </w:rPr>
              <w:delText>Switch Commands</w:delText>
            </w:r>
            <w:r w:rsidDel="00154AF8">
              <w:rPr>
                <w:noProof/>
                <w:webHidden/>
              </w:rPr>
              <w:tab/>
              <w:delText>56</w:delText>
            </w:r>
          </w:del>
        </w:p>
        <w:p w:rsidR="003F7509" w:rsidDel="00154AF8" w:rsidRDefault="003F7509">
          <w:pPr>
            <w:pStyle w:val="TOC3"/>
            <w:tabs>
              <w:tab w:val="right" w:leader="dot" w:pos="9350"/>
            </w:tabs>
            <w:rPr>
              <w:del w:id="1963" w:author="msammartano" w:date="2014-02-07T18:21:00Z"/>
              <w:rFonts w:eastAsiaTheme="minorEastAsia"/>
              <w:noProof/>
              <w:lang w:bidi="he-IL"/>
            </w:rPr>
          </w:pPr>
          <w:del w:id="1964" w:author="msammartano" w:date="2014-02-07T18:21:00Z">
            <w:r w:rsidRPr="00154AF8" w:rsidDel="00154AF8">
              <w:rPr>
                <w:noProof/>
              </w:rPr>
              <w:delText>Nesting Switch Operations</w:delText>
            </w:r>
            <w:r w:rsidDel="00154AF8">
              <w:rPr>
                <w:noProof/>
                <w:webHidden/>
              </w:rPr>
              <w:tab/>
              <w:delText>56</w:delText>
            </w:r>
          </w:del>
        </w:p>
        <w:p w:rsidR="003F7509" w:rsidDel="00154AF8" w:rsidRDefault="003F7509">
          <w:pPr>
            <w:pStyle w:val="TOC3"/>
            <w:tabs>
              <w:tab w:val="right" w:leader="dot" w:pos="9350"/>
            </w:tabs>
            <w:rPr>
              <w:del w:id="1965" w:author="msammartano" w:date="2014-02-07T18:21:00Z"/>
              <w:rFonts w:eastAsiaTheme="minorEastAsia"/>
              <w:noProof/>
              <w:lang w:bidi="he-IL"/>
            </w:rPr>
          </w:pPr>
          <w:del w:id="1966" w:author="msammartano" w:date="2014-02-07T18:21:00Z">
            <w:r w:rsidRPr="00154AF8" w:rsidDel="00154AF8">
              <w:rPr>
                <w:noProof/>
              </w:rPr>
              <w:delText>Sw.begin &lt;nexp&gt;|&lt;sexp&gt;</w:delText>
            </w:r>
            <w:r w:rsidDel="00154AF8">
              <w:rPr>
                <w:noProof/>
                <w:webHidden/>
              </w:rPr>
              <w:tab/>
              <w:delText>56</w:delText>
            </w:r>
          </w:del>
        </w:p>
        <w:p w:rsidR="003F7509" w:rsidDel="00154AF8" w:rsidRDefault="003F7509">
          <w:pPr>
            <w:pStyle w:val="TOC3"/>
            <w:tabs>
              <w:tab w:val="right" w:leader="dot" w:pos="9350"/>
            </w:tabs>
            <w:rPr>
              <w:del w:id="1967" w:author="msammartano" w:date="2014-02-07T18:21:00Z"/>
              <w:rFonts w:eastAsiaTheme="minorEastAsia"/>
              <w:noProof/>
              <w:lang w:bidi="he-IL"/>
            </w:rPr>
          </w:pPr>
          <w:del w:id="1968" w:author="msammartano" w:date="2014-02-07T18:21:00Z">
            <w:r w:rsidRPr="00154AF8" w:rsidDel="00154AF8">
              <w:rPr>
                <w:noProof/>
              </w:rPr>
              <w:delText>Sw.case &lt;nexp&gt;|&lt;sexp&gt;</w:delText>
            </w:r>
            <w:r w:rsidDel="00154AF8">
              <w:rPr>
                <w:noProof/>
                <w:webHidden/>
              </w:rPr>
              <w:tab/>
              <w:delText>56</w:delText>
            </w:r>
          </w:del>
        </w:p>
        <w:p w:rsidR="003F7509" w:rsidDel="00154AF8" w:rsidRDefault="003F7509">
          <w:pPr>
            <w:pStyle w:val="TOC3"/>
            <w:tabs>
              <w:tab w:val="right" w:leader="dot" w:pos="9350"/>
            </w:tabs>
            <w:rPr>
              <w:del w:id="1969" w:author="msammartano" w:date="2014-02-07T18:21:00Z"/>
              <w:rFonts w:eastAsiaTheme="minorEastAsia"/>
              <w:noProof/>
              <w:lang w:bidi="he-IL"/>
            </w:rPr>
          </w:pPr>
          <w:del w:id="1970" w:author="msammartano" w:date="2014-02-07T18:21:00Z">
            <w:r w:rsidRPr="00154AF8" w:rsidDel="00154AF8">
              <w:rPr>
                <w:noProof/>
              </w:rPr>
              <w:delText>Sw.break</w:delText>
            </w:r>
            <w:r w:rsidDel="00154AF8">
              <w:rPr>
                <w:noProof/>
                <w:webHidden/>
              </w:rPr>
              <w:tab/>
              <w:delText>57</w:delText>
            </w:r>
          </w:del>
        </w:p>
        <w:p w:rsidR="003F7509" w:rsidDel="00154AF8" w:rsidRDefault="003F7509">
          <w:pPr>
            <w:pStyle w:val="TOC3"/>
            <w:tabs>
              <w:tab w:val="right" w:leader="dot" w:pos="9350"/>
            </w:tabs>
            <w:rPr>
              <w:del w:id="1971" w:author="msammartano" w:date="2014-02-07T18:21:00Z"/>
              <w:rFonts w:eastAsiaTheme="minorEastAsia"/>
              <w:noProof/>
              <w:lang w:bidi="he-IL"/>
            </w:rPr>
          </w:pPr>
          <w:del w:id="1972" w:author="msammartano" w:date="2014-02-07T18:21:00Z">
            <w:r w:rsidRPr="00154AF8" w:rsidDel="00154AF8">
              <w:rPr>
                <w:noProof/>
              </w:rPr>
              <w:delText>Sw.default</w:delText>
            </w:r>
            <w:r w:rsidDel="00154AF8">
              <w:rPr>
                <w:noProof/>
                <w:webHidden/>
              </w:rPr>
              <w:tab/>
              <w:delText>57</w:delText>
            </w:r>
          </w:del>
        </w:p>
        <w:p w:rsidR="003F7509" w:rsidDel="00154AF8" w:rsidRDefault="003F7509">
          <w:pPr>
            <w:pStyle w:val="TOC3"/>
            <w:tabs>
              <w:tab w:val="right" w:leader="dot" w:pos="9350"/>
            </w:tabs>
            <w:rPr>
              <w:del w:id="1973" w:author="msammartano" w:date="2014-02-07T18:21:00Z"/>
              <w:rFonts w:eastAsiaTheme="minorEastAsia"/>
              <w:noProof/>
              <w:lang w:bidi="he-IL"/>
            </w:rPr>
          </w:pPr>
          <w:del w:id="1974" w:author="msammartano" w:date="2014-02-07T18:21:00Z">
            <w:r w:rsidRPr="00154AF8" w:rsidDel="00154AF8">
              <w:rPr>
                <w:noProof/>
              </w:rPr>
              <w:delText>Sw.end</w:delText>
            </w:r>
            <w:r w:rsidDel="00154AF8">
              <w:rPr>
                <w:noProof/>
                <w:webHidden/>
              </w:rPr>
              <w:tab/>
              <w:delText>57</w:delText>
            </w:r>
          </w:del>
        </w:p>
        <w:p w:rsidR="003F7509" w:rsidDel="00154AF8" w:rsidRDefault="003F7509">
          <w:pPr>
            <w:pStyle w:val="TOC2"/>
            <w:tabs>
              <w:tab w:val="right" w:leader="dot" w:pos="9350"/>
            </w:tabs>
            <w:rPr>
              <w:del w:id="1975" w:author="msammartano" w:date="2014-02-07T18:21:00Z"/>
              <w:rFonts w:eastAsiaTheme="minorEastAsia"/>
              <w:noProof/>
              <w:lang w:bidi="he-IL"/>
            </w:rPr>
          </w:pPr>
          <w:del w:id="1976" w:author="msammartano" w:date="2014-02-07T18:21:00Z">
            <w:r w:rsidRPr="00154AF8" w:rsidDel="00154AF8">
              <w:rPr>
                <w:noProof/>
              </w:rPr>
              <w:delText>OnError:</w:delText>
            </w:r>
            <w:r w:rsidDel="00154AF8">
              <w:rPr>
                <w:noProof/>
                <w:webHidden/>
              </w:rPr>
              <w:tab/>
              <w:delText>57</w:delText>
            </w:r>
          </w:del>
        </w:p>
        <w:p w:rsidR="003F7509" w:rsidDel="00154AF8" w:rsidRDefault="003F7509">
          <w:pPr>
            <w:pStyle w:val="TOC2"/>
            <w:tabs>
              <w:tab w:val="right" w:leader="dot" w:pos="9350"/>
            </w:tabs>
            <w:rPr>
              <w:del w:id="1977" w:author="msammartano" w:date="2014-02-07T18:21:00Z"/>
              <w:rFonts w:eastAsiaTheme="minorEastAsia"/>
              <w:noProof/>
              <w:lang w:bidi="he-IL"/>
            </w:rPr>
          </w:pPr>
          <w:del w:id="1978" w:author="msammartano" w:date="2014-02-07T18:21:00Z">
            <w:r w:rsidRPr="00154AF8" w:rsidDel="00154AF8">
              <w:rPr>
                <w:noProof/>
              </w:rPr>
              <w:delText>OnConsoleTouch:</w:delText>
            </w:r>
            <w:r w:rsidDel="00154AF8">
              <w:rPr>
                <w:noProof/>
                <w:webHidden/>
              </w:rPr>
              <w:tab/>
              <w:delText>57</w:delText>
            </w:r>
          </w:del>
        </w:p>
        <w:p w:rsidR="003F7509" w:rsidDel="00154AF8" w:rsidRDefault="003F7509">
          <w:pPr>
            <w:pStyle w:val="TOC3"/>
            <w:tabs>
              <w:tab w:val="right" w:leader="dot" w:pos="9350"/>
            </w:tabs>
            <w:rPr>
              <w:del w:id="1979" w:author="msammartano" w:date="2014-02-07T18:21:00Z"/>
              <w:rFonts w:eastAsiaTheme="minorEastAsia"/>
              <w:noProof/>
              <w:lang w:bidi="he-IL"/>
            </w:rPr>
          </w:pPr>
          <w:del w:id="1980" w:author="msammartano" w:date="2014-02-07T18:21:00Z">
            <w:r w:rsidRPr="00154AF8" w:rsidDel="00154AF8">
              <w:rPr>
                <w:noProof/>
              </w:rPr>
              <w:delText>ConsoleTouch.Resume</w:delText>
            </w:r>
            <w:r w:rsidDel="00154AF8">
              <w:rPr>
                <w:noProof/>
                <w:webHidden/>
              </w:rPr>
              <w:tab/>
              <w:delText>58</w:delText>
            </w:r>
          </w:del>
        </w:p>
        <w:p w:rsidR="003F7509" w:rsidDel="00154AF8" w:rsidRDefault="003F7509">
          <w:pPr>
            <w:pStyle w:val="TOC2"/>
            <w:tabs>
              <w:tab w:val="right" w:leader="dot" w:pos="9350"/>
            </w:tabs>
            <w:rPr>
              <w:del w:id="1981" w:author="msammartano" w:date="2014-02-07T18:21:00Z"/>
              <w:rFonts w:eastAsiaTheme="minorEastAsia"/>
              <w:noProof/>
              <w:lang w:bidi="he-IL"/>
            </w:rPr>
          </w:pPr>
          <w:del w:id="1982" w:author="msammartano" w:date="2014-02-07T18:21:00Z">
            <w:r w:rsidRPr="00154AF8" w:rsidDel="00154AF8">
              <w:rPr>
                <w:noProof/>
              </w:rPr>
              <w:delText>OnBackKey:</w:delText>
            </w:r>
            <w:r w:rsidDel="00154AF8">
              <w:rPr>
                <w:noProof/>
                <w:webHidden/>
              </w:rPr>
              <w:tab/>
              <w:delText>58</w:delText>
            </w:r>
          </w:del>
        </w:p>
        <w:p w:rsidR="003F7509" w:rsidDel="00154AF8" w:rsidRDefault="003F7509">
          <w:pPr>
            <w:pStyle w:val="TOC3"/>
            <w:tabs>
              <w:tab w:val="right" w:leader="dot" w:pos="9350"/>
            </w:tabs>
            <w:rPr>
              <w:del w:id="1983" w:author="msammartano" w:date="2014-02-07T18:21:00Z"/>
              <w:rFonts w:eastAsiaTheme="minorEastAsia"/>
              <w:noProof/>
              <w:lang w:bidi="he-IL"/>
            </w:rPr>
          </w:pPr>
          <w:del w:id="1984" w:author="msammartano" w:date="2014-02-07T18:21:00Z">
            <w:r w:rsidRPr="00154AF8" w:rsidDel="00154AF8">
              <w:rPr>
                <w:noProof/>
              </w:rPr>
              <w:delText>Back.resume</w:delText>
            </w:r>
            <w:r w:rsidDel="00154AF8">
              <w:rPr>
                <w:noProof/>
                <w:webHidden/>
              </w:rPr>
              <w:tab/>
              <w:delText>58</w:delText>
            </w:r>
          </w:del>
        </w:p>
        <w:p w:rsidR="003F7509" w:rsidDel="00154AF8" w:rsidRDefault="003F7509">
          <w:pPr>
            <w:pStyle w:val="TOC2"/>
            <w:tabs>
              <w:tab w:val="right" w:leader="dot" w:pos="9350"/>
            </w:tabs>
            <w:rPr>
              <w:del w:id="1985" w:author="msammartano" w:date="2014-02-07T18:21:00Z"/>
              <w:rFonts w:eastAsiaTheme="minorEastAsia"/>
              <w:noProof/>
              <w:lang w:bidi="he-IL"/>
            </w:rPr>
          </w:pPr>
          <w:del w:id="1986" w:author="msammartano" w:date="2014-02-07T18:21:00Z">
            <w:r w:rsidRPr="00154AF8" w:rsidDel="00154AF8">
              <w:rPr>
                <w:noProof/>
              </w:rPr>
              <w:delText>OnMenuKey:</w:delText>
            </w:r>
            <w:r w:rsidDel="00154AF8">
              <w:rPr>
                <w:noProof/>
                <w:webHidden/>
              </w:rPr>
              <w:tab/>
              <w:delText>58</w:delText>
            </w:r>
          </w:del>
        </w:p>
        <w:p w:rsidR="003F7509" w:rsidDel="00154AF8" w:rsidRDefault="003F7509">
          <w:pPr>
            <w:pStyle w:val="TOC3"/>
            <w:tabs>
              <w:tab w:val="right" w:leader="dot" w:pos="9350"/>
            </w:tabs>
            <w:rPr>
              <w:del w:id="1987" w:author="msammartano" w:date="2014-02-07T18:21:00Z"/>
              <w:rFonts w:eastAsiaTheme="minorEastAsia"/>
              <w:noProof/>
              <w:lang w:bidi="he-IL"/>
            </w:rPr>
          </w:pPr>
          <w:del w:id="1988" w:author="msammartano" w:date="2014-02-07T18:21:00Z">
            <w:r w:rsidRPr="00154AF8" w:rsidDel="00154AF8">
              <w:rPr>
                <w:noProof/>
              </w:rPr>
              <w:delText>MenuKey.Resume</w:delText>
            </w:r>
            <w:r w:rsidDel="00154AF8">
              <w:rPr>
                <w:noProof/>
                <w:webHidden/>
              </w:rPr>
              <w:tab/>
              <w:delText>58</w:delText>
            </w:r>
          </w:del>
        </w:p>
        <w:p w:rsidR="003F7509" w:rsidDel="00154AF8" w:rsidRDefault="003F7509">
          <w:pPr>
            <w:pStyle w:val="TOC2"/>
            <w:tabs>
              <w:tab w:val="right" w:leader="dot" w:pos="9350"/>
            </w:tabs>
            <w:rPr>
              <w:del w:id="1989" w:author="msammartano" w:date="2014-02-07T18:21:00Z"/>
              <w:rFonts w:eastAsiaTheme="minorEastAsia"/>
              <w:noProof/>
              <w:lang w:bidi="he-IL"/>
            </w:rPr>
          </w:pPr>
          <w:del w:id="1990" w:author="msammartano" w:date="2014-02-07T18:21:00Z">
            <w:r w:rsidRPr="00154AF8" w:rsidDel="00154AF8">
              <w:rPr>
                <w:noProof/>
              </w:rPr>
              <w:delText>OnKeyPress:</w:delText>
            </w:r>
            <w:r w:rsidDel="00154AF8">
              <w:rPr>
                <w:noProof/>
                <w:webHidden/>
              </w:rPr>
              <w:tab/>
              <w:delText>58</w:delText>
            </w:r>
          </w:del>
        </w:p>
        <w:p w:rsidR="003F7509" w:rsidDel="00154AF8" w:rsidRDefault="003F7509">
          <w:pPr>
            <w:pStyle w:val="TOC3"/>
            <w:tabs>
              <w:tab w:val="right" w:leader="dot" w:pos="9350"/>
            </w:tabs>
            <w:rPr>
              <w:del w:id="1991" w:author="msammartano" w:date="2014-02-07T18:21:00Z"/>
              <w:rFonts w:eastAsiaTheme="minorEastAsia"/>
              <w:noProof/>
              <w:lang w:bidi="he-IL"/>
            </w:rPr>
          </w:pPr>
          <w:del w:id="1992" w:author="msammartano" w:date="2014-02-07T18:21:00Z">
            <w:r w:rsidRPr="00154AF8" w:rsidDel="00154AF8">
              <w:rPr>
                <w:noProof/>
              </w:rPr>
              <w:delText>Key.Resume</w:delText>
            </w:r>
            <w:r w:rsidDel="00154AF8">
              <w:rPr>
                <w:noProof/>
                <w:webHidden/>
              </w:rPr>
              <w:tab/>
              <w:delText>58</w:delText>
            </w:r>
          </w:del>
        </w:p>
        <w:p w:rsidR="003F7509" w:rsidDel="00154AF8" w:rsidRDefault="003F7509">
          <w:pPr>
            <w:pStyle w:val="TOC2"/>
            <w:tabs>
              <w:tab w:val="right" w:leader="dot" w:pos="9350"/>
            </w:tabs>
            <w:rPr>
              <w:del w:id="1993" w:author="msammartano" w:date="2014-02-07T18:21:00Z"/>
              <w:rFonts w:eastAsiaTheme="minorEastAsia"/>
              <w:noProof/>
              <w:lang w:bidi="he-IL"/>
            </w:rPr>
          </w:pPr>
          <w:del w:id="1994" w:author="msammartano" w:date="2014-02-07T18:21:00Z">
            <w:r w:rsidRPr="00154AF8" w:rsidDel="00154AF8">
              <w:rPr>
                <w:noProof/>
              </w:rPr>
              <w:delText>End{ &lt;msg_sexp&gt;}</w:delText>
            </w:r>
            <w:r w:rsidDel="00154AF8">
              <w:rPr>
                <w:noProof/>
                <w:webHidden/>
              </w:rPr>
              <w:tab/>
              <w:delText>58</w:delText>
            </w:r>
          </w:del>
        </w:p>
        <w:p w:rsidR="003F7509" w:rsidDel="00154AF8" w:rsidRDefault="003F7509">
          <w:pPr>
            <w:pStyle w:val="TOC2"/>
            <w:tabs>
              <w:tab w:val="right" w:leader="dot" w:pos="9350"/>
            </w:tabs>
            <w:rPr>
              <w:del w:id="1995" w:author="msammartano" w:date="2014-02-07T18:21:00Z"/>
              <w:rFonts w:eastAsiaTheme="minorEastAsia"/>
              <w:noProof/>
              <w:lang w:bidi="he-IL"/>
            </w:rPr>
          </w:pPr>
          <w:del w:id="1996" w:author="msammartano" w:date="2014-02-07T18:21:00Z">
            <w:r w:rsidRPr="00154AF8" w:rsidDel="00154AF8">
              <w:rPr>
                <w:noProof/>
              </w:rPr>
              <w:delText>Exit</w:delText>
            </w:r>
            <w:r w:rsidDel="00154AF8">
              <w:rPr>
                <w:noProof/>
                <w:webHidden/>
              </w:rPr>
              <w:tab/>
              <w:delText>59</w:delText>
            </w:r>
          </w:del>
        </w:p>
        <w:p w:rsidR="003F7509" w:rsidDel="00154AF8" w:rsidRDefault="003F7509">
          <w:pPr>
            <w:pStyle w:val="TOC1"/>
            <w:tabs>
              <w:tab w:val="right" w:leader="dot" w:pos="9350"/>
            </w:tabs>
            <w:rPr>
              <w:del w:id="1997" w:author="msammartano" w:date="2014-02-07T18:21:00Z"/>
              <w:rFonts w:eastAsiaTheme="minorEastAsia"/>
              <w:noProof/>
              <w:lang w:bidi="he-IL"/>
            </w:rPr>
          </w:pPr>
          <w:del w:id="1998" w:author="msammartano" w:date="2014-02-07T18:21:00Z">
            <w:r w:rsidRPr="00154AF8" w:rsidDel="00154AF8">
              <w:rPr>
                <w:noProof/>
              </w:rPr>
              <w:delText>READ – DATA – RESTORE Commands</w:delText>
            </w:r>
            <w:r w:rsidDel="00154AF8">
              <w:rPr>
                <w:noProof/>
                <w:webHidden/>
              </w:rPr>
              <w:tab/>
              <w:delText>59</w:delText>
            </w:r>
          </w:del>
        </w:p>
        <w:p w:rsidR="003F7509" w:rsidDel="00154AF8" w:rsidRDefault="003F7509">
          <w:pPr>
            <w:pStyle w:val="TOC2"/>
            <w:tabs>
              <w:tab w:val="right" w:leader="dot" w:pos="9350"/>
            </w:tabs>
            <w:rPr>
              <w:del w:id="1999" w:author="msammartano" w:date="2014-02-07T18:21:00Z"/>
              <w:rFonts w:eastAsiaTheme="minorEastAsia"/>
              <w:noProof/>
              <w:lang w:bidi="he-IL"/>
            </w:rPr>
          </w:pPr>
          <w:del w:id="2000" w:author="msammartano" w:date="2014-02-07T18:21:00Z">
            <w:r w:rsidRPr="00154AF8" w:rsidDel="00154AF8">
              <w:rPr>
                <w:noProof/>
              </w:rPr>
              <w:delText>Read.data &lt;number&gt;|&lt;string&gt;{,&lt;number&gt;|&lt;string&gt;…,&lt;number&gt;|&lt;string&gt;}</w:delText>
            </w:r>
            <w:r w:rsidDel="00154AF8">
              <w:rPr>
                <w:noProof/>
                <w:webHidden/>
              </w:rPr>
              <w:tab/>
              <w:delText>59</w:delText>
            </w:r>
          </w:del>
        </w:p>
        <w:p w:rsidR="003F7509" w:rsidDel="00154AF8" w:rsidRDefault="003F7509">
          <w:pPr>
            <w:pStyle w:val="TOC2"/>
            <w:tabs>
              <w:tab w:val="right" w:leader="dot" w:pos="9350"/>
            </w:tabs>
            <w:rPr>
              <w:del w:id="2001" w:author="msammartano" w:date="2014-02-07T18:21:00Z"/>
              <w:rFonts w:eastAsiaTheme="minorEastAsia"/>
              <w:noProof/>
              <w:lang w:bidi="he-IL"/>
            </w:rPr>
          </w:pPr>
          <w:del w:id="2002" w:author="msammartano" w:date="2014-02-07T18:21:00Z">
            <w:r w:rsidRPr="00154AF8" w:rsidDel="00154AF8">
              <w:rPr>
                <w:noProof/>
              </w:rPr>
              <w:delText>Read.next  &lt;svar&gt;|&lt;nvar&gt;{,&lt;svar&gt;|&lt;nvar&gt;…, &lt;svar&gt;|&lt;nvar&gt;}</w:delText>
            </w:r>
            <w:r w:rsidDel="00154AF8">
              <w:rPr>
                <w:noProof/>
                <w:webHidden/>
              </w:rPr>
              <w:tab/>
              <w:delText>59</w:delText>
            </w:r>
          </w:del>
        </w:p>
        <w:p w:rsidR="003F7509" w:rsidDel="00154AF8" w:rsidRDefault="003F7509">
          <w:pPr>
            <w:pStyle w:val="TOC2"/>
            <w:tabs>
              <w:tab w:val="right" w:leader="dot" w:pos="9350"/>
            </w:tabs>
            <w:rPr>
              <w:del w:id="2003" w:author="msammartano" w:date="2014-02-07T18:21:00Z"/>
              <w:rFonts w:eastAsiaTheme="minorEastAsia"/>
              <w:noProof/>
              <w:lang w:bidi="he-IL"/>
            </w:rPr>
          </w:pPr>
          <w:del w:id="2004" w:author="msammartano" w:date="2014-02-07T18:21:00Z">
            <w:r w:rsidRPr="00154AF8" w:rsidDel="00154AF8">
              <w:rPr>
                <w:noProof/>
              </w:rPr>
              <w:delText>Read.from &lt;nexp&gt;</w:delText>
            </w:r>
            <w:r w:rsidDel="00154AF8">
              <w:rPr>
                <w:noProof/>
                <w:webHidden/>
              </w:rPr>
              <w:tab/>
              <w:delText>59</w:delText>
            </w:r>
          </w:del>
        </w:p>
        <w:p w:rsidR="003F7509" w:rsidDel="00154AF8" w:rsidRDefault="003F7509">
          <w:pPr>
            <w:pStyle w:val="TOC1"/>
            <w:tabs>
              <w:tab w:val="right" w:leader="dot" w:pos="9350"/>
            </w:tabs>
            <w:rPr>
              <w:del w:id="2005" w:author="msammartano" w:date="2014-02-07T18:21:00Z"/>
              <w:rFonts w:eastAsiaTheme="minorEastAsia"/>
              <w:noProof/>
              <w:lang w:bidi="he-IL"/>
            </w:rPr>
          </w:pPr>
          <w:del w:id="2006" w:author="msammartano" w:date="2014-02-07T18:21:00Z">
            <w:r w:rsidRPr="00154AF8" w:rsidDel="00154AF8">
              <w:rPr>
                <w:noProof/>
              </w:rPr>
              <w:delText>Debug Commands</w:delText>
            </w:r>
            <w:r w:rsidDel="00154AF8">
              <w:rPr>
                <w:noProof/>
                <w:webHidden/>
              </w:rPr>
              <w:tab/>
              <w:delText>59</w:delText>
            </w:r>
          </w:del>
        </w:p>
        <w:p w:rsidR="003F7509" w:rsidDel="00154AF8" w:rsidRDefault="003F7509">
          <w:pPr>
            <w:pStyle w:val="TOC2"/>
            <w:tabs>
              <w:tab w:val="right" w:leader="dot" w:pos="9350"/>
            </w:tabs>
            <w:rPr>
              <w:del w:id="2007" w:author="msammartano" w:date="2014-02-07T18:21:00Z"/>
              <w:rFonts w:eastAsiaTheme="minorEastAsia"/>
              <w:noProof/>
              <w:lang w:bidi="he-IL"/>
            </w:rPr>
          </w:pPr>
          <w:del w:id="2008" w:author="msammartano" w:date="2014-02-07T18:21:00Z">
            <w:r w:rsidRPr="00154AF8" w:rsidDel="00154AF8">
              <w:rPr>
                <w:noProof/>
              </w:rPr>
              <w:delText>Debug.on</w:delText>
            </w:r>
            <w:r w:rsidDel="00154AF8">
              <w:rPr>
                <w:noProof/>
                <w:webHidden/>
              </w:rPr>
              <w:tab/>
              <w:delText>60</w:delText>
            </w:r>
          </w:del>
        </w:p>
        <w:p w:rsidR="003F7509" w:rsidDel="00154AF8" w:rsidRDefault="003F7509">
          <w:pPr>
            <w:pStyle w:val="TOC2"/>
            <w:tabs>
              <w:tab w:val="right" w:leader="dot" w:pos="9350"/>
            </w:tabs>
            <w:rPr>
              <w:del w:id="2009" w:author="msammartano" w:date="2014-02-07T18:21:00Z"/>
              <w:rFonts w:eastAsiaTheme="minorEastAsia"/>
              <w:noProof/>
              <w:lang w:bidi="he-IL"/>
            </w:rPr>
          </w:pPr>
          <w:del w:id="2010" w:author="msammartano" w:date="2014-02-07T18:21:00Z">
            <w:r w:rsidRPr="00154AF8" w:rsidDel="00154AF8">
              <w:rPr>
                <w:noProof/>
              </w:rPr>
              <w:delText>Debug.off</w:delText>
            </w:r>
            <w:r w:rsidDel="00154AF8">
              <w:rPr>
                <w:noProof/>
                <w:webHidden/>
              </w:rPr>
              <w:tab/>
              <w:delText>60</w:delText>
            </w:r>
          </w:del>
        </w:p>
        <w:p w:rsidR="003F7509" w:rsidDel="00154AF8" w:rsidRDefault="003F7509">
          <w:pPr>
            <w:pStyle w:val="TOC2"/>
            <w:tabs>
              <w:tab w:val="right" w:leader="dot" w:pos="9350"/>
            </w:tabs>
            <w:rPr>
              <w:del w:id="2011" w:author="msammartano" w:date="2014-02-07T18:21:00Z"/>
              <w:rFonts w:eastAsiaTheme="minorEastAsia"/>
              <w:noProof/>
              <w:lang w:bidi="he-IL"/>
            </w:rPr>
          </w:pPr>
          <w:del w:id="2012" w:author="msammartano" w:date="2014-02-07T18:21:00Z">
            <w:r w:rsidRPr="00154AF8" w:rsidDel="00154AF8">
              <w:rPr>
                <w:noProof/>
              </w:rPr>
              <w:delText>Debug.echo.on</w:delText>
            </w:r>
            <w:r w:rsidDel="00154AF8">
              <w:rPr>
                <w:noProof/>
                <w:webHidden/>
              </w:rPr>
              <w:tab/>
              <w:delText>60</w:delText>
            </w:r>
          </w:del>
        </w:p>
        <w:p w:rsidR="003F7509" w:rsidDel="00154AF8" w:rsidRDefault="003F7509">
          <w:pPr>
            <w:pStyle w:val="TOC2"/>
            <w:tabs>
              <w:tab w:val="right" w:leader="dot" w:pos="9350"/>
            </w:tabs>
            <w:rPr>
              <w:del w:id="2013" w:author="msammartano" w:date="2014-02-07T18:21:00Z"/>
              <w:rFonts w:eastAsiaTheme="minorEastAsia"/>
              <w:noProof/>
              <w:lang w:bidi="he-IL"/>
            </w:rPr>
          </w:pPr>
          <w:del w:id="2014" w:author="msammartano" w:date="2014-02-07T18:21:00Z">
            <w:r w:rsidRPr="00154AF8" w:rsidDel="00154AF8">
              <w:rPr>
                <w:noProof/>
              </w:rPr>
              <w:delText>Debug.echo.off</w:delText>
            </w:r>
            <w:r w:rsidDel="00154AF8">
              <w:rPr>
                <w:noProof/>
                <w:webHidden/>
              </w:rPr>
              <w:tab/>
              <w:delText>60</w:delText>
            </w:r>
          </w:del>
        </w:p>
        <w:p w:rsidR="003F7509" w:rsidDel="00154AF8" w:rsidRDefault="003F7509">
          <w:pPr>
            <w:pStyle w:val="TOC2"/>
            <w:tabs>
              <w:tab w:val="right" w:leader="dot" w:pos="9350"/>
            </w:tabs>
            <w:rPr>
              <w:del w:id="2015" w:author="msammartano" w:date="2014-02-07T18:21:00Z"/>
              <w:rFonts w:eastAsiaTheme="minorEastAsia"/>
              <w:noProof/>
              <w:lang w:bidi="he-IL"/>
            </w:rPr>
          </w:pPr>
          <w:del w:id="2016" w:author="msammartano" w:date="2014-02-07T18:21:00Z">
            <w:r w:rsidRPr="00154AF8" w:rsidDel="00154AF8">
              <w:rPr>
                <w:noProof/>
              </w:rPr>
              <w:delText>Debug.print</w:delText>
            </w:r>
            <w:r w:rsidDel="00154AF8">
              <w:rPr>
                <w:noProof/>
                <w:webHidden/>
              </w:rPr>
              <w:tab/>
              <w:delText>60</w:delText>
            </w:r>
          </w:del>
        </w:p>
        <w:p w:rsidR="003F7509" w:rsidDel="00154AF8" w:rsidRDefault="003F7509">
          <w:pPr>
            <w:pStyle w:val="TOC2"/>
            <w:tabs>
              <w:tab w:val="right" w:leader="dot" w:pos="9350"/>
            </w:tabs>
            <w:rPr>
              <w:del w:id="2017" w:author="msammartano" w:date="2014-02-07T18:21:00Z"/>
              <w:rFonts w:eastAsiaTheme="minorEastAsia"/>
              <w:noProof/>
              <w:lang w:bidi="he-IL"/>
            </w:rPr>
          </w:pPr>
          <w:del w:id="2018" w:author="msammartano" w:date="2014-02-07T18:21:00Z">
            <w:r w:rsidRPr="00154AF8" w:rsidDel="00154AF8">
              <w:rPr>
                <w:noProof/>
              </w:rPr>
              <w:delText>Debug.dump.scalars</w:delText>
            </w:r>
            <w:r w:rsidDel="00154AF8">
              <w:rPr>
                <w:noProof/>
                <w:webHidden/>
              </w:rPr>
              <w:tab/>
              <w:delText>60</w:delText>
            </w:r>
          </w:del>
        </w:p>
        <w:p w:rsidR="003F7509" w:rsidDel="00154AF8" w:rsidRDefault="003F7509">
          <w:pPr>
            <w:pStyle w:val="TOC2"/>
            <w:tabs>
              <w:tab w:val="right" w:leader="dot" w:pos="9350"/>
            </w:tabs>
            <w:rPr>
              <w:del w:id="2019" w:author="msammartano" w:date="2014-02-07T18:21:00Z"/>
              <w:rFonts w:eastAsiaTheme="minorEastAsia"/>
              <w:noProof/>
              <w:lang w:bidi="he-IL"/>
            </w:rPr>
          </w:pPr>
          <w:del w:id="2020" w:author="msammartano" w:date="2014-02-07T18:21:00Z">
            <w:r w:rsidRPr="00154AF8" w:rsidDel="00154AF8">
              <w:rPr>
                <w:noProof/>
              </w:rPr>
              <w:delText>Debug.dump.array Array[]</w:delText>
            </w:r>
            <w:r w:rsidDel="00154AF8">
              <w:rPr>
                <w:noProof/>
                <w:webHidden/>
              </w:rPr>
              <w:tab/>
              <w:delText>60</w:delText>
            </w:r>
          </w:del>
        </w:p>
        <w:p w:rsidR="003F7509" w:rsidDel="00154AF8" w:rsidRDefault="003F7509">
          <w:pPr>
            <w:pStyle w:val="TOC2"/>
            <w:tabs>
              <w:tab w:val="right" w:leader="dot" w:pos="9350"/>
            </w:tabs>
            <w:rPr>
              <w:del w:id="2021" w:author="msammartano" w:date="2014-02-07T18:21:00Z"/>
              <w:rFonts w:eastAsiaTheme="minorEastAsia"/>
              <w:noProof/>
              <w:lang w:bidi="he-IL"/>
            </w:rPr>
          </w:pPr>
          <w:del w:id="2022" w:author="msammartano" w:date="2014-02-07T18:21:00Z">
            <w:r w:rsidRPr="00154AF8" w:rsidDel="00154AF8">
              <w:rPr>
                <w:noProof/>
              </w:rPr>
              <w:delText>Debug.dump.bundle  &lt;bundlePtr_nexp&gt;</w:delText>
            </w:r>
            <w:r w:rsidDel="00154AF8">
              <w:rPr>
                <w:noProof/>
                <w:webHidden/>
              </w:rPr>
              <w:tab/>
              <w:delText>60</w:delText>
            </w:r>
          </w:del>
        </w:p>
        <w:p w:rsidR="003F7509" w:rsidDel="00154AF8" w:rsidRDefault="003F7509">
          <w:pPr>
            <w:pStyle w:val="TOC2"/>
            <w:tabs>
              <w:tab w:val="right" w:leader="dot" w:pos="9350"/>
            </w:tabs>
            <w:rPr>
              <w:del w:id="2023" w:author="msammartano" w:date="2014-02-07T18:21:00Z"/>
              <w:rFonts w:eastAsiaTheme="minorEastAsia"/>
              <w:noProof/>
              <w:lang w:bidi="he-IL"/>
            </w:rPr>
          </w:pPr>
          <w:del w:id="2024" w:author="msammartano" w:date="2014-02-07T18:21:00Z">
            <w:r w:rsidRPr="00154AF8" w:rsidDel="00154AF8">
              <w:rPr>
                <w:noProof/>
              </w:rPr>
              <w:delText>Debug.dump.list  &lt;listPtr_nexp&gt;</w:delText>
            </w:r>
            <w:r w:rsidDel="00154AF8">
              <w:rPr>
                <w:noProof/>
                <w:webHidden/>
              </w:rPr>
              <w:tab/>
              <w:delText>60</w:delText>
            </w:r>
          </w:del>
        </w:p>
        <w:p w:rsidR="003F7509" w:rsidDel="00154AF8" w:rsidRDefault="003F7509">
          <w:pPr>
            <w:pStyle w:val="TOC2"/>
            <w:tabs>
              <w:tab w:val="right" w:leader="dot" w:pos="9350"/>
            </w:tabs>
            <w:rPr>
              <w:del w:id="2025" w:author="msammartano" w:date="2014-02-07T18:21:00Z"/>
              <w:rFonts w:eastAsiaTheme="minorEastAsia"/>
              <w:noProof/>
              <w:lang w:bidi="he-IL"/>
            </w:rPr>
          </w:pPr>
          <w:del w:id="2026" w:author="msammartano" w:date="2014-02-07T18:21:00Z">
            <w:r w:rsidRPr="00154AF8" w:rsidDel="00154AF8">
              <w:rPr>
                <w:noProof/>
              </w:rPr>
              <w:delText>Debug.dump.stack  &lt;stackPtr_nexp&gt;</w:delText>
            </w:r>
            <w:r w:rsidDel="00154AF8">
              <w:rPr>
                <w:noProof/>
                <w:webHidden/>
              </w:rPr>
              <w:tab/>
              <w:delText>60</w:delText>
            </w:r>
          </w:del>
        </w:p>
        <w:p w:rsidR="003F7509" w:rsidDel="00154AF8" w:rsidRDefault="003F7509">
          <w:pPr>
            <w:pStyle w:val="TOC2"/>
            <w:tabs>
              <w:tab w:val="right" w:leader="dot" w:pos="9350"/>
            </w:tabs>
            <w:rPr>
              <w:del w:id="2027" w:author="msammartano" w:date="2014-02-07T18:21:00Z"/>
              <w:rFonts w:eastAsiaTheme="minorEastAsia"/>
              <w:noProof/>
              <w:lang w:bidi="he-IL"/>
            </w:rPr>
          </w:pPr>
          <w:del w:id="2028" w:author="msammartano" w:date="2014-02-07T18:21:00Z">
            <w:r w:rsidRPr="00154AF8" w:rsidDel="00154AF8">
              <w:rPr>
                <w:noProof/>
              </w:rPr>
              <w:delText>Debug.show.scalars</w:delText>
            </w:r>
            <w:r w:rsidDel="00154AF8">
              <w:rPr>
                <w:noProof/>
                <w:webHidden/>
              </w:rPr>
              <w:tab/>
              <w:delText>60</w:delText>
            </w:r>
          </w:del>
        </w:p>
        <w:p w:rsidR="003F7509" w:rsidDel="00154AF8" w:rsidRDefault="003F7509">
          <w:pPr>
            <w:pStyle w:val="TOC2"/>
            <w:tabs>
              <w:tab w:val="right" w:leader="dot" w:pos="9350"/>
            </w:tabs>
            <w:rPr>
              <w:del w:id="2029" w:author="msammartano" w:date="2014-02-07T18:21:00Z"/>
              <w:rFonts w:eastAsiaTheme="minorEastAsia"/>
              <w:noProof/>
              <w:lang w:bidi="he-IL"/>
            </w:rPr>
          </w:pPr>
          <w:del w:id="2030" w:author="msammartano" w:date="2014-02-07T18:21:00Z">
            <w:r w:rsidRPr="00154AF8" w:rsidDel="00154AF8">
              <w:rPr>
                <w:noProof/>
              </w:rPr>
              <w:delText>Debug.show.array Array[]</w:delText>
            </w:r>
            <w:r w:rsidDel="00154AF8">
              <w:rPr>
                <w:noProof/>
                <w:webHidden/>
              </w:rPr>
              <w:tab/>
              <w:delText>61</w:delText>
            </w:r>
          </w:del>
        </w:p>
        <w:p w:rsidR="003F7509" w:rsidDel="00154AF8" w:rsidRDefault="003F7509">
          <w:pPr>
            <w:pStyle w:val="TOC2"/>
            <w:tabs>
              <w:tab w:val="right" w:leader="dot" w:pos="9350"/>
            </w:tabs>
            <w:rPr>
              <w:del w:id="2031" w:author="msammartano" w:date="2014-02-07T18:21:00Z"/>
              <w:rFonts w:eastAsiaTheme="minorEastAsia"/>
              <w:noProof/>
              <w:lang w:bidi="he-IL"/>
            </w:rPr>
          </w:pPr>
          <w:del w:id="2032" w:author="msammartano" w:date="2014-02-07T18:21:00Z">
            <w:r w:rsidRPr="00154AF8" w:rsidDel="00154AF8">
              <w:rPr>
                <w:noProof/>
              </w:rPr>
              <w:delText>Debug.show.bundle  &lt;bundlePtr_nexp&gt;</w:delText>
            </w:r>
            <w:r w:rsidDel="00154AF8">
              <w:rPr>
                <w:noProof/>
                <w:webHidden/>
              </w:rPr>
              <w:tab/>
              <w:delText>61</w:delText>
            </w:r>
          </w:del>
        </w:p>
        <w:p w:rsidR="003F7509" w:rsidDel="00154AF8" w:rsidRDefault="003F7509">
          <w:pPr>
            <w:pStyle w:val="TOC2"/>
            <w:tabs>
              <w:tab w:val="right" w:leader="dot" w:pos="9350"/>
            </w:tabs>
            <w:rPr>
              <w:del w:id="2033" w:author="msammartano" w:date="2014-02-07T18:21:00Z"/>
              <w:rFonts w:eastAsiaTheme="minorEastAsia"/>
              <w:noProof/>
              <w:lang w:bidi="he-IL"/>
            </w:rPr>
          </w:pPr>
          <w:del w:id="2034" w:author="msammartano" w:date="2014-02-07T18:21:00Z">
            <w:r w:rsidRPr="00154AF8" w:rsidDel="00154AF8">
              <w:rPr>
                <w:noProof/>
              </w:rPr>
              <w:delText>Debug.show.list  &lt;listPtr_nexp&gt;</w:delText>
            </w:r>
            <w:r w:rsidDel="00154AF8">
              <w:rPr>
                <w:noProof/>
                <w:webHidden/>
              </w:rPr>
              <w:tab/>
              <w:delText>61</w:delText>
            </w:r>
          </w:del>
        </w:p>
        <w:p w:rsidR="003F7509" w:rsidDel="00154AF8" w:rsidRDefault="003F7509">
          <w:pPr>
            <w:pStyle w:val="TOC2"/>
            <w:tabs>
              <w:tab w:val="right" w:leader="dot" w:pos="9350"/>
            </w:tabs>
            <w:rPr>
              <w:del w:id="2035" w:author="msammartano" w:date="2014-02-07T18:21:00Z"/>
              <w:rFonts w:eastAsiaTheme="minorEastAsia"/>
              <w:noProof/>
              <w:lang w:bidi="he-IL"/>
            </w:rPr>
          </w:pPr>
          <w:del w:id="2036" w:author="msammartano" w:date="2014-02-07T18:21:00Z">
            <w:r w:rsidRPr="00154AF8" w:rsidDel="00154AF8">
              <w:rPr>
                <w:noProof/>
              </w:rPr>
              <w:delText>Debug.show.stack  &lt;stackPtr_nexp&gt;</w:delText>
            </w:r>
            <w:r w:rsidDel="00154AF8">
              <w:rPr>
                <w:noProof/>
                <w:webHidden/>
              </w:rPr>
              <w:tab/>
              <w:delText>62</w:delText>
            </w:r>
          </w:del>
        </w:p>
        <w:p w:rsidR="003F7509" w:rsidDel="00154AF8" w:rsidRDefault="003F7509">
          <w:pPr>
            <w:pStyle w:val="TOC2"/>
            <w:tabs>
              <w:tab w:val="right" w:leader="dot" w:pos="9350"/>
            </w:tabs>
            <w:rPr>
              <w:del w:id="2037" w:author="msammartano" w:date="2014-02-07T18:21:00Z"/>
              <w:rFonts w:eastAsiaTheme="minorEastAsia"/>
              <w:noProof/>
              <w:lang w:bidi="he-IL"/>
            </w:rPr>
          </w:pPr>
          <w:del w:id="2038" w:author="msammartano" w:date="2014-02-07T18:21:00Z">
            <w:r w:rsidRPr="00154AF8" w:rsidDel="00154AF8">
              <w:rPr>
                <w:noProof/>
              </w:rPr>
              <w:delText>Debug.watch var, var, …, var</w:delText>
            </w:r>
            <w:r w:rsidDel="00154AF8">
              <w:rPr>
                <w:noProof/>
                <w:webHidden/>
              </w:rPr>
              <w:tab/>
              <w:delText>62</w:delText>
            </w:r>
          </w:del>
        </w:p>
        <w:p w:rsidR="003F7509" w:rsidDel="00154AF8" w:rsidRDefault="003F7509">
          <w:pPr>
            <w:pStyle w:val="TOC2"/>
            <w:tabs>
              <w:tab w:val="right" w:leader="dot" w:pos="9350"/>
            </w:tabs>
            <w:rPr>
              <w:del w:id="2039" w:author="msammartano" w:date="2014-02-07T18:21:00Z"/>
              <w:rFonts w:eastAsiaTheme="minorEastAsia"/>
              <w:noProof/>
              <w:lang w:bidi="he-IL"/>
            </w:rPr>
          </w:pPr>
          <w:del w:id="2040" w:author="msammartano" w:date="2014-02-07T18:21:00Z">
            <w:r w:rsidRPr="00154AF8" w:rsidDel="00154AF8">
              <w:rPr>
                <w:noProof/>
              </w:rPr>
              <w:delText>Debug.show.watch</w:delText>
            </w:r>
            <w:r w:rsidDel="00154AF8">
              <w:rPr>
                <w:noProof/>
                <w:webHidden/>
              </w:rPr>
              <w:tab/>
              <w:delText>62</w:delText>
            </w:r>
          </w:del>
        </w:p>
        <w:p w:rsidR="003F7509" w:rsidDel="00154AF8" w:rsidRDefault="003F7509">
          <w:pPr>
            <w:pStyle w:val="TOC2"/>
            <w:tabs>
              <w:tab w:val="right" w:leader="dot" w:pos="9350"/>
            </w:tabs>
            <w:rPr>
              <w:del w:id="2041" w:author="msammartano" w:date="2014-02-07T18:21:00Z"/>
              <w:rFonts w:eastAsiaTheme="minorEastAsia"/>
              <w:noProof/>
              <w:lang w:bidi="he-IL"/>
            </w:rPr>
          </w:pPr>
          <w:del w:id="2042" w:author="msammartano" w:date="2014-02-07T18:21:00Z">
            <w:r w:rsidRPr="00154AF8" w:rsidDel="00154AF8">
              <w:rPr>
                <w:noProof/>
              </w:rPr>
              <w:delText>Debug.show.program</w:delText>
            </w:r>
            <w:r w:rsidDel="00154AF8">
              <w:rPr>
                <w:noProof/>
                <w:webHidden/>
              </w:rPr>
              <w:tab/>
              <w:delText>62</w:delText>
            </w:r>
          </w:del>
        </w:p>
        <w:p w:rsidR="003F7509" w:rsidDel="00154AF8" w:rsidRDefault="003F7509">
          <w:pPr>
            <w:pStyle w:val="TOC2"/>
            <w:tabs>
              <w:tab w:val="right" w:leader="dot" w:pos="9350"/>
            </w:tabs>
            <w:rPr>
              <w:del w:id="2043" w:author="msammartano" w:date="2014-02-07T18:21:00Z"/>
              <w:rFonts w:eastAsiaTheme="minorEastAsia"/>
              <w:noProof/>
              <w:lang w:bidi="he-IL"/>
            </w:rPr>
          </w:pPr>
          <w:del w:id="2044" w:author="msammartano" w:date="2014-02-07T18:21:00Z">
            <w:r w:rsidRPr="00154AF8" w:rsidDel="00154AF8">
              <w:rPr>
                <w:noProof/>
              </w:rPr>
              <w:delText>Debug.show</w:delText>
            </w:r>
            <w:r w:rsidDel="00154AF8">
              <w:rPr>
                <w:noProof/>
                <w:webHidden/>
              </w:rPr>
              <w:tab/>
              <w:delText>62</w:delText>
            </w:r>
          </w:del>
        </w:p>
        <w:p w:rsidR="003F7509" w:rsidDel="00154AF8" w:rsidRDefault="003F7509">
          <w:pPr>
            <w:pStyle w:val="TOC1"/>
            <w:tabs>
              <w:tab w:val="right" w:leader="dot" w:pos="9350"/>
            </w:tabs>
            <w:rPr>
              <w:del w:id="2045" w:author="msammartano" w:date="2014-02-07T18:21:00Z"/>
              <w:rFonts w:eastAsiaTheme="minorEastAsia"/>
              <w:noProof/>
              <w:lang w:bidi="he-IL"/>
            </w:rPr>
          </w:pPr>
          <w:del w:id="2046" w:author="msammartano" w:date="2014-02-07T18:21:00Z">
            <w:r w:rsidRPr="00154AF8" w:rsidDel="00154AF8">
              <w:rPr>
                <w:noProof/>
              </w:rPr>
              <w:delText>Console I/O</w:delText>
            </w:r>
            <w:r w:rsidDel="00154AF8">
              <w:rPr>
                <w:noProof/>
                <w:webHidden/>
              </w:rPr>
              <w:tab/>
              <w:delText>63</w:delText>
            </w:r>
          </w:del>
        </w:p>
        <w:p w:rsidR="003F7509" w:rsidDel="00154AF8" w:rsidRDefault="003F7509">
          <w:pPr>
            <w:pStyle w:val="TOC2"/>
            <w:tabs>
              <w:tab w:val="right" w:leader="dot" w:pos="9350"/>
            </w:tabs>
            <w:rPr>
              <w:del w:id="2047" w:author="msammartano" w:date="2014-02-07T18:21:00Z"/>
              <w:rFonts w:eastAsiaTheme="minorEastAsia"/>
              <w:noProof/>
              <w:lang w:bidi="he-IL"/>
            </w:rPr>
          </w:pPr>
          <w:del w:id="2048" w:author="msammartano" w:date="2014-02-07T18:21:00Z">
            <w:r w:rsidRPr="00154AF8" w:rsidDel="00154AF8">
              <w:rPr>
                <w:noProof/>
              </w:rPr>
              <w:delText>Output Console</w:delText>
            </w:r>
            <w:r w:rsidDel="00154AF8">
              <w:rPr>
                <w:noProof/>
                <w:webHidden/>
              </w:rPr>
              <w:tab/>
              <w:delText>63</w:delText>
            </w:r>
          </w:del>
        </w:p>
        <w:p w:rsidR="003F7509" w:rsidDel="00154AF8" w:rsidRDefault="003F7509">
          <w:pPr>
            <w:pStyle w:val="TOC3"/>
            <w:tabs>
              <w:tab w:val="right" w:leader="dot" w:pos="9350"/>
            </w:tabs>
            <w:rPr>
              <w:del w:id="2049" w:author="msammartano" w:date="2014-02-07T18:21:00Z"/>
              <w:rFonts w:eastAsiaTheme="minorEastAsia"/>
              <w:noProof/>
              <w:lang w:bidi="he-IL"/>
            </w:rPr>
          </w:pPr>
          <w:del w:id="2050" w:author="msammartano" w:date="2014-02-07T18:21:00Z">
            <w:r w:rsidRPr="00154AF8" w:rsidDel="00154AF8">
              <w:rPr>
                <w:noProof/>
              </w:rPr>
              <w:delText>Console.Title { &lt;title_sexp&gt;}</w:delText>
            </w:r>
            <w:r w:rsidDel="00154AF8">
              <w:rPr>
                <w:noProof/>
                <w:webHidden/>
              </w:rPr>
              <w:tab/>
              <w:delText>63</w:delText>
            </w:r>
          </w:del>
        </w:p>
        <w:p w:rsidR="003F7509" w:rsidDel="00154AF8" w:rsidRDefault="003F7509">
          <w:pPr>
            <w:pStyle w:val="TOC3"/>
            <w:tabs>
              <w:tab w:val="right" w:leader="dot" w:pos="9350"/>
            </w:tabs>
            <w:rPr>
              <w:del w:id="2051" w:author="msammartano" w:date="2014-02-07T18:21:00Z"/>
              <w:rFonts w:eastAsiaTheme="minorEastAsia"/>
              <w:noProof/>
              <w:lang w:bidi="he-IL"/>
            </w:rPr>
          </w:pPr>
          <w:del w:id="2052" w:author="msammartano" w:date="2014-02-07T18:21:00Z">
            <w:r w:rsidRPr="00154AF8" w:rsidDel="00154AF8">
              <w:rPr>
                <w:noProof/>
              </w:rPr>
              <w:delText>CLS</w:delText>
            </w:r>
            <w:r w:rsidDel="00154AF8">
              <w:rPr>
                <w:noProof/>
                <w:webHidden/>
              </w:rPr>
              <w:tab/>
              <w:delText>63</w:delText>
            </w:r>
          </w:del>
        </w:p>
        <w:p w:rsidR="003F7509" w:rsidDel="00154AF8" w:rsidRDefault="003F7509">
          <w:pPr>
            <w:pStyle w:val="TOC3"/>
            <w:tabs>
              <w:tab w:val="right" w:leader="dot" w:pos="9350"/>
            </w:tabs>
            <w:rPr>
              <w:del w:id="2053" w:author="msammartano" w:date="2014-02-07T18:21:00Z"/>
              <w:rFonts w:eastAsiaTheme="minorEastAsia"/>
              <w:noProof/>
              <w:lang w:bidi="he-IL"/>
            </w:rPr>
          </w:pPr>
          <w:del w:id="2054" w:author="msammartano" w:date="2014-02-07T18:21:00Z">
            <w:r w:rsidRPr="00154AF8" w:rsidDel="00154AF8">
              <w:rPr>
                <w:noProof/>
              </w:rPr>
              <w:delText>Print &lt;sexp&gt;|&lt;nexp&gt; {,|;} . . . . &lt;sexp&gt;|&lt;nexp&gt;{,|;}</w:delText>
            </w:r>
            <w:r w:rsidDel="00154AF8">
              <w:rPr>
                <w:noProof/>
                <w:webHidden/>
              </w:rPr>
              <w:tab/>
              <w:delText>63</w:delText>
            </w:r>
          </w:del>
        </w:p>
        <w:p w:rsidR="003F7509" w:rsidDel="00154AF8" w:rsidRDefault="003F7509">
          <w:pPr>
            <w:pStyle w:val="TOC3"/>
            <w:tabs>
              <w:tab w:val="right" w:leader="dot" w:pos="9350"/>
            </w:tabs>
            <w:rPr>
              <w:del w:id="2055" w:author="msammartano" w:date="2014-02-07T18:21:00Z"/>
              <w:rFonts w:eastAsiaTheme="minorEastAsia"/>
              <w:noProof/>
              <w:lang w:bidi="he-IL"/>
            </w:rPr>
          </w:pPr>
          <w:del w:id="2056" w:author="msammartano" w:date="2014-02-07T18:21:00Z">
            <w:r w:rsidRPr="00154AF8" w:rsidDel="00154AF8">
              <w:rPr>
                <w:noProof/>
              </w:rPr>
              <w:delText>Console.save &lt;filename_sexp&gt;</w:delText>
            </w:r>
            <w:r w:rsidDel="00154AF8">
              <w:rPr>
                <w:noProof/>
                <w:webHidden/>
              </w:rPr>
              <w:tab/>
              <w:delText>64</w:delText>
            </w:r>
          </w:del>
        </w:p>
        <w:p w:rsidR="003F7509" w:rsidDel="00154AF8" w:rsidRDefault="003F7509">
          <w:pPr>
            <w:pStyle w:val="TOC2"/>
            <w:tabs>
              <w:tab w:val="right" w:leader="dot" w:pos="9350"/>
            </w:tabs>
            <w:rPr>
              <w:del w:id="2057" w:author="msammartano" w:date="2014-02-07T18:21:00Z"/>
              <w:rFonts w:eastAsiaTheme="minorEastAsia"/>
              <w:noProof/>
              <w:lang w:bidi="he-IL"/>
            </w:rPr>
          </w:pPr>
          <w:del w:id="2058" w:author="msammartano" w:date="2014-02-07T18:21:00Z">
            <w:r w:rsidRPr="00154AF8" w:rsidDel="00154AF8">
              <w:rPr>
                <w:noProof/>
              </w:rPr>
              <w:delText>User Input</w:delText>
            </w:r>
            <w:r w:rsidDel="00154AF8">
              <w:rPr>
                <w:noProof/>
                <w:webHidden/>
              </w:rPr>
              <w:tab/>
              <w:delText>64</w:delText>
            </w:r>
          </w:del>
        </w:p>
        <w:p w:rsidR="003F7509" w:rsidDel="00154AF8" w:rsidRDefault="003F7509">
          <w:pPr>
            <w:pStyle w:val="TOC3"/>
            <w:tabs>
              <w:tab w:val="right" w:leader="dot" w:pos="9350"/>
            </w:tabs>
            <w:rPr>
              <w:del w:id="2059" w:author="msammartano" w:date="2014-02-07T18:21:00Z"/>
              <w:rFonts w:eastAsiaTheme="minorEastAsia"/>
              <w:noProof/>
              <w:lang w:bidi="he-IL"/>
            </w:rPr>
          </w:pPr>
          <w:del w:id="2060" w:author="msammartano" w:date="2014-02-07T18:21:00Z">
            <w:r w:rsidRPr="00154AF8" w:rsidDel="00154AF8">
              <w:rPr>
                <w:noProof/>
              </w:rPr>
              <w:delText>Input &lt;Prompt_sexp&gt;, &lt;nvar&gt;|&lt;svar&gt;{, &lt;Default_sexp&gt;|&lt;Default_nexp&gt;}</w:delText>
            </w:r>
            <w:r w:rsidDel="00154AF8">
              <w:rPr>
                <w:noProof/>
                <w:webHidden/>
              </w:rPr>
              <w:tab/>
              <w:delText>64</w:delText>
            </w:r>
          </w:del>
        </w:p>
        <w:p w:rsidR="003F7509" w:rsidDel="00154AF8" w:rsidRDefault="003F7509">
          <w:pPr>
            <w:pStyle w:val="TOC3"/>
            <w:tabs>
              <w:tab w:val="right" w:leader="dot" w:pos="9350"/>
            </w:tabs>
            <w:rPr>
              <w:del w:id="2061" w:author="msammartano" w:date="2014-02-07T18:21:00Z"/>
              <w:rFonts w:eastAsiaTheme="minorEastAsia"/>
              <w:noProof/>
              <w:lang w:bidi="he-IL"/>
            </w:rPr>
          </w:pPr>
          <w:del w:id="2062" w:author="msammartano" w:date="2014-02-07T18:21:00Z">
            <w:r w:rsidRPr="00154AF8" w:rsidDel="00154AF8">
              <w:rPr>
                <w:noProof/>
              </w:rPr>
              <w:delText>Inkey$ &lt;svar&gt;</w:delText>
            </w:r>
            <w:r w:rsidDel="00154AF8">
              <w:rPr>
                <w:noProof/>
                <w:webHidden/>
              </w:rPr>
              <w:tab/>
              <w:delText>64</w:delText>
            </w:r>
          </w:del>
        </w:p>
        <w:p w:rsidR="003F7509" w:rsidDel="00154AF8" w:rsidRDefault="003F7509">
          <w:pPr>
            <w:pStyle w:val="TOC3"/>
            <w:tabs>
              <w:tab w:val="right" w:leader="dot" w:pos="9350"/>
            </w:tabs>
            <w:rPr>
              <w:del w:id="2063" w:author="msammartano" w:date="2014-02-07T18:21:00Z"/>
              <w:rFonts w:eastAsiaTheme="minorEastAsia"/>
              <w:noProof/>
              <w:lang w:bidi="he-IL"/>
            </w:rPr>
          </w:pPr>
          <w:del w:id="2064" w:author="msammartano" w:date="2014-02-07T18:21:00Z">
            <w:r w:rsidRPr="00154AF8" w:rsidDel="00154AF8">
              <w:rPr>
                <w:rFonts w:eastAsia="Times New Roman"/>
                <w:noProof/>
              </w:rPr>
              <w:delText>Text.input &lt;svar&gt;{, { &lt;text_sexp&gt;} , &lt;title_sexp&gt; }</w:delText>
            </w:r>
            <w:r w:rsidDel="00154AF8">
              <w:rPr>
                <w:noProof/>
                <w:webHidden/>
              </w:rPr>
              <w:tab/>
              <w:delText>65</w:delText>
            </w:r>
          </w:del>
        </w:p>
        <w:p w:rsidR="003F7509" w:rsidDel="00154AF8" w:rsidRDefault="003F7509">
          <w:pPr>
            <w:pStyle w:val="TOC3"/>
            <w:tabs>
              <w:tab w:val="right" w:leader="dot" w:pos="9350"/>
            </w:tabs>
            <w:rPr>
              <w:del w:id="2065" w:author="msammartano" w:date="2014-02-07T18:21:00Z"/>
              <w:rFonts w:eastAsiaTheme="minorEastAsia"/>
              <w:noProof/>
              <w:lang w:bidi="he-IL"/>
            </w:rPr>
          </w:pPr>
          <w:del w:id="2066" w:author="msammartano" w:date="2014-02-07T18:21:00Z">
            <w:r w:rsidRPr="00154AF8" w:rsidDel="00154AF8">
              <w:rPr>
                <w:noProof/>
              </w:rPr>
              <w:delText>TGet &lt;result_svar&gt;, &lt;prompt_sexp&gt; {,  &lt;title_sexp&gt;}</w:delText>
            </w:r>
            <w:r w:rsidDel="00154AF8">
              <w:rPr>
                <w:noProof/>
                <w:webHidden/>
              </w:rPr>
              <w:tab/>
              <w:delText>65</w:delText>
            </w:r>
          </w:del>
        </w:p>
        <w:p w:rsidR="003F7509" w:rsidDel="00154AF8" w:rsidRDefault="003F7509">
          <w:pPr>
            <w:pStyle w:val="TOC2"/>
            <w:tabs>
              <w:tab w:val="right" w:leader="dot" w:pos="9350"/>
            </w:tabs>
            <w:rPr>
              <w:del w:id="2067" w:author="msammartano" w:date="2014-02-07T18:21:00Z"/>
              <w:rFonts w:eastAsiaTheme="minorEastAsia"/>
              <w:noProof/>
              <w:lang w:bidi="he-IL"/>
            </w:rPr>
          </w:pPr>
          <w:del w:id="2068" w:author="msammartano" w:date="2014-02-07T18:21:00Z">
            <w:r w:rsidRPr="00154AF8" w:rsidDel="00154AF8">
              <w:rPr>
                <w:noProof/>
              </w:rPr>
              <w:delText>Kb.toggle</w:delText>
            </w:r>
            <w:r w:rsidDel="00154AF8">
              <w:rPr>
                <w:noProof/>
                <w:webHidden/>
              </w:rPr>
              <w:tab/>
              <w:delText>65</w:delText>
            </w:r>
          </w:del>
        </w:p>
        <w:p w:rsidR="003F7509" w:rsidDel="00154AF8" w:rsidRDefault="003F7509">
          <w:pPr>
            <w:pStyle w:val="TOC2"/>
            <w:tabs>
              <w:tab w:val="right" w:leader="dot" w:pos="9350"/>
            </w:tabs>
            <w:rPr>
              <w:del w:id="2069" w:author="msammartano" w:date="2014-02-07T18:21:00Z"/>
              <w:rFonts w:eastAsiaTheme="minorEastAsia"/>
              <w:noProof/>
              <w:lang w:bidi="he-IL"/>
            </w:rPr>
          </w:pPr>
          <w:del w:id="2070" w:author="msammartano" w:date="2014-02-07T18:21:00Z">
            <w:r w:rsidRPr="00154AF8" w:rsidDel="00154AF8">
              <w:rPr>
                <w:noProof/>
              </w:rPr>
              <w:delText>Kb.hide</w:delText>
            </w:r>
            <w:r w:rsidDel="00154AF8">
              <w:rPr>
                <w:noProof/>
                <w:webHidden/>
              </w:rPr>
              <w:tab/>
              <w:delText>65</w:delText>
            </w:r>
          </w:del>
        </w:p>
        <w:p w:rsidR="003F7509" w:rsidDel="00154AF8" w:rsidRDefault="003F7509">
          <w:pPr>
            <w:pStyle w:val="TOC1"/>
            <w:tabs>
              <w:tab w:val="right" w:leader="dot" w:pos="9350"/>
            </w:tabs>
            <w:rPr>
              <w:del w:id="2071" w:author="msammartano" w:date="2014-02-07T18:21:00Z"/>
              <w:rFonts w:eastAsiaTheme="minorEastAsia"/>
              <w:noProof/>
              <w:lang w:bidi="he-IL"/>
            </w:rPr>
          </w:pPr>
          <w:del w:id="2072" w:author="msammartano" w:date="2014-02-07T18:21:00Z">
            <w:r w:rsidRPr="00154AF8" w:rsidDel="00154AF8">
              <w:rPr>
                <w:noProof/>
              </w:rPr>
              <w:delText>Working with Files</w:delText>
            </w:r>
            <w:r w:rsidDel="00154AF8">
              <w:rPr>
                <w:noProof/>
                <w:webHidden/>
              </w:rPr>
              <w:tab/>
              <w:delText>66</w:delText>
            </w:r>
          </w:del>
        </w:p>
        <w:p w:rsidR="003F7509" w:rsidDel="00154AF8" w:rsidRDefault="003F7509">
          <w:pPr>
            <w:pStyle w:val="TOC2"/>
            <w:tabs>
              <w:tab w:val="right" w:leader="dot" w:pos="9350"/>
            </w:tabs>
            <w:rPr>
              <w:del w:id="2073" w:author="msammartano" w:date="2014-02-07T18:21:00Z"/>
              <w:rFonts w:eastAsiaTheme="minorEastAsia"/>
              <w:noProof/>
              <w:lang w:bidi="he-IL"/>
            </w:rPr>
          </w:pPr>
          <w:del w:id="2074" w:author="msammartano" w:date="2014-02-07T18:21:00Z">
            <w:r w:rsidRPr="00154AF8" w:rsidDel="00154AF8">
              <w:rPr>
                <w:noProof/>
              </w:rPr>
              <w:delText>Paths Explained</w:delText>
            </w:r>
            <w:r w:rsidDel="00154AF8">
              <w:rPr>
                <w:noProof/>
                <w:webHidden/>
              </w:rPr>
              <w:tab/>
              <w:delText>66</w:delText>
            </w:r>
          </w:del>
        </w:p>
        <w:p w:rsidR="003F7509" w:rsidDel="00154AF8" w:rsidRDefault="003F7509">
          <w:pPr>
            <w:pStyle w:val="TOC2"/>
            <w:tabs>
              <w:tab w:val="right" w:leader="dot" w:pos="9350"/>
            </w:tabs>
            <w:rPr>
              <w:del w:id="2075" w:author="msammartano" w:date="2014-02-07T18:21:00Z"/>
              <w:rFonts w:eastAsiaTheme="minorEastAsia"/>
              <w:noProof/>
              <w:lang w:bidi="he-IL"/>
            </w:rPr>
          </w:pPr>
          <w:del w:id="2076" w:author="msammartano" w:date="2014-02-07T18:21:00Z">
            <w:r w:rsidRPr="00154AF8" w:rsidDel="00154AF8">
              <w:rPr>
                <w:noProof/>
              </w:rPr>
              <w:delText>File.Delete &lt;lvar&gt;, &lt;Path_sexp&gt;</w:delText>
            </w:r>
            <w:r w:rsidDel="00154AF8">
              <w:rPr>
                <w:noProof/>
                <w:webHidden/>
              </w:rPr>
              <w:tab/>
              <w:delText>67</w:delText>
            </w:r>
          </w:del>
        </w:p>
        <w:p w:rsidR="003F7509" w:rsidDel="00154AF8" w:rsidRDefault="003F7509">
          <w:pPr>
            <w:pStyle w:val="TOC2"/>
            <w:tabs>
              <w:tab w:val="right" w:leader="dot" w:pos="9350"/>
            </w:tabs>
            <w:rPr>
              <w:del w:id="2077" w:author="msammartano" w:date="2014-02-07T18:21:00Z"/>
              <w:rFonts w:eastAsiaTheme="minorEastAsia"/>
              <w:noProof/>
              <w:lang w:bidi="he-IL"/>
            </w:rPr>
          </w:pPr>
          <w:del w:id="2078" w:author="msammartano" w:date="2014-02-07T18:21:00Z">
            <w:r w:rsidRPr="00154AF8" w:rsidDel="00154AF8">
              <w:rPr>
                <w:noProof/>
              </w:rPr>
              <w:delText>File.Dir &lt;Path_sexp&gt;, Array$[]</w:delText>
            </w:r>
            <w:r w:rsidDel="00154AF8">
              <w:rPr>
                <w:noProof/>
                <w:webHidden/>
              </w:rPr>
              <w:tab/>
              <w:delText>67</w:delText>
            </w:r>
          </w:del>
        </w:p>
        <w:p w:rsidR="003F7509" w:rsidDel="00154AF8" w:rsidRDefault="003F7509">
          <w:pPr>
            <w:pStyle w:val="TOC2"/>
            <w:tabs>
              <w:tab w:val="right" w:leader="dot" w:pos="9350"/>
            </w:tabs>
            <w:rPr>
              <w:del w:id="2079" w:author="msammartano" w:date="2014-02-07T18:21:00Z"/>
              <w:rFonts w:eastAsiaTheme="minorEastAsia"/>
              <w:noProof/>
              <w:lang w:bidi="he-IL"/>
            </w:rPr>
          </w:pPr>
          <w:del w:id="2080" w:author="msammartano" w:date="2014-02-07T18:21:00Z">
            <w:r w:rsidRPr="00154AF8" w:rsidDel="00154AF8">
              <w:rPr>
                <w:noProof/>
              </w:rPr>
              <w:delText>File.Exists &lt;lvar&gt;, &lt;Path_sexp&gt;</w:delText>
            </w:r>
            <w:r w:rsidDel="00154AF8">
              <w:rPr>
                <w:noProof/>
                <w:webHidden/>
              </w:rPr>
              <w:tab/>
              <w:delText>67</w:delText>
            </w:r>
          </w:del>
        </w:p>
        <w:p w:rsidR="003F7509" w:rsidDel="00154AF8" w:rsidRDefault="003F7509">
          <w:pPr>
            <w:pStyle w:val="TOC2"/>
            <w:tabs>
              <w:tab w:val="right" w:leader="dot" w:pos="9350"/>
            </w:tabs>
            <w:rPr>
              <w:del w:id="2081" w:author="msammartano" w:date="2014-02-07T18:21:00Z"/>
              <w:rFonts w:eastAsiaTheme="minorEastAsia"/>
              <w:noProof/>
              <w:lang w:bidi="he-IL"/>
            </w:rPr>
          </w:pPr>
          <w:del w:id="2082" w:author="msammartano" w:date="2014-02-07T18:21:00Z">
            <w:r w:rsidRPr="00154AF8" w:rsidDel="00154AF8">
              <w:rPr>
                <w:noProof/>
              </w:rPr>
              <w:delText>File.Mkdir &lt;Path_sexp&gt;</w:delText>
            </w:r>
            <w:r w:rsidDel="00154AF8">
              <w:rPr>
                <w:noProof/>
                <w:webHidden/>
              </w:rPr>
              <w:tab/>
              <w:delText>67</w:delText>
            </w:r>
          </w:del>
        </w:p>
        <w:p w:rsidR="003F7509" w:rsidDel="00154AF8" w:rsidRDefault="003F7509">
          <w:pPr>
            <w:pStyle w:val="TOC2"/>
            <w:tabs>
              <w:tab w:val="right" w:leader="dot" w:pos="9350"/>
            </w:tabs>
            <w:rPr>
              <w:del w:id="2083" w:author="msammartano" w:date="2014-02-07T18:21:00Z"/>
              <w:rFonts w:eastAsiaTheme="minorEastAsia"/>
              <w:noProof/>
              <w:lang w:bidi="he-IL"/>
            </w:rPr>
          </w:pPr>
          <w:del w:id="2084" w:author="msammartano" w:date="2014-02-07T18:21:00Z">
            <w:r w:rsidRPr="00154AF8" w:rsidDel="00154AF8">
              <w:rPr>
                <w:noProof/>
              </w:rPr>
              <w:delText>File.Rename &lt;Old_Path_sexp&gt;, &lt;New_Path_sexp&gt;</w:delText>
            </w:r>
            <w:r w:rsidDel="00154AF8">
              <w:rPr>
                <w:noProof/>
                <w:webHidden/>
              </w:rPr>
              <w:tab/>
              <w:delText>67</w:delText>
            </w:r>
          </w:del>
        </w:p>
        <w:p w:rsidR="003F7509" w:rsidDel="00154AF8" w:rsidRDefault="003F7509">
          <w:pPr>
            <w:pStyle w:val="TOC2"/>
            <w:tabs>
              <w:tab w:val="right" w:leader="dot" w:pos="9350"/>
            </w:tabs>
            <w:rPr>
              <w:del w:id="2085" w:author="msammartano" w:date="2014-02-07T18:21:00Z"/>
              <w:rFonts w:eastAsiaTheme="minorEastAsia"/>
              <w:noProof/>
              <w:lang w:bidi="he-IL"/>
            </w:rPr>
          </w:pPr>
          <w:del w:id="2086" w:author="msammartano" w:date="2014-02-07T18:21:00Z">
            <w:r w:rsidRPr="00154AF8" w:rsidDel="00154AF8">
              <w:rPr>
                <w:noProof/>
              </w:rPr>
              <w:delText>File.Root &lt;svar&gt;</w:delText>
            </w:r>
            <w:r w:rsidDel="00154AF8">
              <w:rPr>
                <w:noProof/>
                <w:webHidden/>
              </w:rPr>
              <w:tab/>
              <w:delText>68</w:delText>
            </w:r>
          </w:del>
        </w:p>
        <w:p w:rsidR="003F7509" w:rsidDel="00154AF8" w:rsidRDefault="003F7509">
          <w:pPr>
            <w:pStyle w:val="TOC2"/>
            <w:tabs>
              <w:tab w:val="right" w:leader="dot" w:pos="9350"/>
            </w:tabs>
            <w:rPr>
              <w:del w:id="2087" w:author="msammartano" w:date="2014-02-07T18:21:00Z"/>
              <w:rFonts w:eastAsiaTheme="minorEastAsia"/>
              <w:noProof/>
              <w:lang w:bidi="he-IL"/>
            </w:rPr>
          </w:pPr>
          <w:del w:id="2088" w:author="msammartano" w:date="2014-02-07T18:21:00Z">
            <w:r w:rsidRPr="00154AF8" w:rsidDel="00154AF8">
              <w:rPr>
                <w:noProof/>
              </w:rPr>
              <w:delText>File.Size &lt;size_nvar&gt;, &lt;Path_sexp&gt;</w:delText>
            </w:r>
            <w:r w:rsidDel="00154AF8">
              <w:rPr>
                <w:noProof/>
                <w:webHidden/>
              </w:rPr>
              <w:tab/>
              <w:delText>68</w:delText>
            </w:r>
          </w:del>
        </w:p>
        <w:p w:rsidR="003F7509" w:rsidDel="00154AF8" w:rsidRDefault="003F7509">
          <w:pPr>
            <w:pStyle w:val="TOC1"/>
            <w:tabs>
              <w:tab w:val="right" w:leader="dot" w:pos="9350"/>
            </w:tabs>
            <w:rPr>
              <w:del w:id="2089" w:author="msammartano" w:date="2014-02-07T18:21:00Z"/>
              <w:rFonts w:eastAsiaTheme="minorEastAsia"/>
              <w:noProof/>
              <w:lang w:bidi="he-IL"/>
            </w:rPr>
          </w:pPr>
          <w:del w:id="2090" w:author="msammartano" w:date="2014-02-07T18:21:00Z">
            <w:r w:rsidRPr="00154AF8" w:rsidDel="00154AF8">
              <w:rPr>
                <w:noProof/>
              </w:rPr>
              <w:delText>Text File I/O</w:delText>
            </w:r>
            <w:r w:rsidDel="00154AF8">
              <w:rPr>
                <w:noProof/>
                <w:webHidden/>
              </w:rPr>
              <w:tab/>
              <w:delText>68</w:delText>
            </w:r>
          </w:del>
        </w:p>
        <w:p w:rsidR="003F7509" w:rsidDel="00154AF8" w:rsidRDefault="003F7509">
          <w:pPr>
            <w:pStyle w:val="TOC2"/>
            <w:tabs>
              <w:tab w:val="right" w:leader="dot" w:pos="9350"/>
            </w:tabs>
            <w:rPr>
              <w:del w:id="2091" w:author="msammartano" w:date="2014-02-07T18:21:00Z"/>
              <w:rFonts w:eastAsiaTheme="minorEastAsia"/>
              <w:noProof/>
              <w:lang w:bidi="he-IL"/>
            </w:rPr>
          </w:pPr>
          <w:del w:id="2092" w:author="msammartano" w:date="2014-02-07T18:21:00Z">
            <w:r w:rsidRPr="00154AF8" w:rsidDel="00154AF8">
              <w:rPr>
                <w:noProof/>
              </w:rPr>
              <w:delText>Text.open {r|w|a}, &lt;File_table_nvar&gt;, &lt;Path_sexp&gt;</w:delText>
            </w:r>
            <w:r w:rsidDel="00154AF8">
              <w:rPr>
                <w:noProof/>
                <w:webHidden/>
              </w:rPr>
              <w:tab/>
              <w:delText>68</w:delText>
            </w:r>
          </w:del>
        </w:p>
        <w:p w:rsidR="003F7509" w:rsidDel="00154AF8" w:rsidRDefault="003F7509">
          <w:pPr>
            <w:pStyle w:val="TOC2"/>
            <w:tabs>
              <w:tab w:val="right" w:leader="dot" w:pos="9350"/>
            </w:tabs>
            <w:rPr>
              <w:del w:id="2093" w:author="msammartano" w:date="2014-02-07T18:21:00Z"/>
              <w:rFonts w:eastAsiaTheme="minorEastAsia"/>
              <w:noProof/>
              <w:lang w:bidi="he-IL"/>
            </w:rPr>
          </w:pPr>
          <w:del w:id="2094" w:author="msammartano" w:date="2014-02-07T18:21:00Z">
            <w:r w:rsidRPr="00154AF8" w:rsidDel="00154AF8">
              <w:rPr>
                <w:noProof/>
              </w:rPr>
              <w:delText>Text.close &lt;File_table_nvar&gt;</w:delText>
            </w:r>
            <w:r w:rsidDel="00154AF8">
              <w:rPr>
                <w:noProof/>
                <w:webHidden/>
              </w:rPr>
              <w:tab/>
              <w:delText>68</w:delText>
            </w:r>
          </w:del>
        </w:p>
        <w:p w:rsidR="003F7509" w:rsidDel="00154AF8" w:rsidRDefault="003F7509">
          <w:pPr>
            <w:pStyle w:val="TOC2"/>
            <w:tabs>
              <w:tab w:val="right" w:leader="dot" w:pos="9350"/>
            </w:tabs>
            <w:rPr>
              <w:del w:id="2095" w:author="msammartano" w:date="2014-02-07T18:21:00Z"/>
              <w:rFonts w:eastAsiaTheme="minorEastAsia"/>
              <w:noProof/>
              <w:lang w:bidi="he-IL"/>
            </w:rPr>
          </w:pPr>
          <w:del w:id="2096" w:author="msammartano" w:date="2014-02-07T18:21:00Z">
            <w:r w:rsidRPr="00154AF8" w:rsidDel="00154AF8">
              <w:rPr>
                <w:noProof/>
              </w:rPr>
              <w:delText>Text.readln &lt;File_table_nvar&gt;, &lt;Line_svar&gt;</w:delText>
            </w:r>
            <w:r w:rsidDel="00154AF8">
              <w:rPr>
                <w:noProof/>
                <w:webHidden/>
              </w:rPr>
              <w:tab/>
              <w:delText>69</w:delText>
            </w:r>
          </w:del>
        </w:p>
        <w:p w:rsidR="003F7509" w:rsidDel="00154AF8" w:rsidRDefault="003F7509">
          <w:pPr>
            <w:pStyle w:val="TOC2"/>
            <w:tabs>
              <w:tab w:val="right" w:leader="dot" w:pos="9350"/>
            </w:tabs>
            <w:rPr>
              <w:del w:id="2097" w:author="msammartano" w:date="2014-02-07T18:21:00Z"/>
              <w:rFonts w:eastAsiaTheme="minorEastAsia"/>
              <w:noProof/>
              <w:lang w:bidi="he-IL"/>
            </w:rPr>
          </w:pPr>
          <w:del w:id="2098" w:author="msammartano" w:date="2014-02-07T18:21:00Z">
            <w:r w:rsidRPr="00154AF8" w:rsidDel="00154AF8">
              <w:rPr>
                <w:noProof/>
              </w:rPr>
              <w:delText>Text.writeln &lt;File_table_nexp&gt;, &lt;parms same as print&gt;</w:delText>
            </w:r>
            <w:r w:rsidDel="00154AF8">
              <w:rPr>
                <w:noProof/>
                <w:webHidden/>
              </w:rPr>
              <w:tab/>
              <w:delText>69</w:delText>
            </w:r>
          </w:del>
        </w:p>
        <w:p w:rsidR="003F7509" w:rsidDel="00154AF8" w:rsidRDefault="003F7509">
          <w:pPr>
            <w:pStyle w:val="TOC2"/>
            <w:tabs>
              <w:tab w:val="right" w:leader="dot" w:pos="9350"/>
            </w:tabs>
            <w:rPr>
              <w:del w:id="2099" w:author="msammartano" w:date="2014-02-07T18:21:00Z"/>
              <w:rFonts w:eastAsiaTheme="minorEastAsia"/>
              <w:noProof/>
              <w:lang w:bidi="he-IL"/>
            </w:rPr>
          </w:pPr>
          <w:del w:id="2100" w:author="msammartano" w:date="2014-02-07T18:21:00Z">
            <w:r w:rsidRPr="00154AF8" w:rsidDel="00154AF8">
              <w:rPr>
                <w:noProof/>
              </w:rPr>
              <w:delText>Text.position.get  &lt;File_table_nvar&gt;, &lt;position_nvar&gt;</w:delText>
            </w:r>
            <w:r w:rsidDel="00154AF8">
              <w:rPr>
                <w:noProof/>
                <w:webHidden/>
              </w:rPr>
              <w:tab/>
              <w:delText>69</w:delText>
            </w:r>
          </w:del>
        </w:p>
        <w:p w:rsidR="003F7509" w:rsidDel="00154AF8" w:rsidRDefault="003F7509">
          <w:pPr>
            <w:pStyle w:val="TOC2"/>
            <w:tabs>
              <w:tab w:val="right" w:leader="dot" w:pos="9350"/>
            </w:tabs>
            <w:rPr>
              <w:del w:id="2101" w:author="msammartano" w:date="2014-02-07T18:21:00Z"/>
              <w:rFonts w:eastAsiaTheme="minorEastAsia"/>
              <w:noProof/>
              <w:lang w:bidi="he-IL"/>
            </w:rPr>
          </w:pPr>
          <w:del w:id="2102" w:author="msammartano" w:date="2014-02-07T18:21:00Z">
            <w:r w:rsidRPr="00154AF8" w:rsidDel="00154AF8">
              <w:rPr>
                <w:noProof/>
              </w:rPr>
              <w:delText>Text.position.set &lt;File_table_nvar&gt;, &lt;position_nexp&gt;</w:delText>
            </w:r>
            <w:r w:rsidDel="00154AF8">
              <w:rPr>
                <w:noProof/>
                <w:webHidden/>
              </w:rPr>
              <w:tab/>
              <w:delText>69</w:delText>
            </w:r>
          </w:del>
        </w:p>
        <w:p w:rsidR="003F7509" w:rsidDel="00154AF8" w:rsidRDefault="003F7509">
          <w:pPr>
            <w:pStyle w:val="TOC2"/>
            <w:tabs>
              <w:tab w:val="right" w:leader="dot" w:pos="9350"/>
            </w:tabs>
            <w:rPr>
              <w:del w:id="2103" w:author="msammartano" w:date="2014-02-07T18:21:00Z"/>
              <w:rFonts w:eastAsiaTheme="minorEastAsia"/>
              <w:noProof/>
              <w:lang w:bidi="he-IL"/>
            </w:rPr>
          </w:pPr>
          <w:del w:id="2104" w:author="msammartano" w:date="2014-02-07T18:21:00Z">
            <w:r w:rsidRPr="00154AF8" w:rsidDel="00154AF8">
              <w:rPr>
                <w:noProof/>
              </w:rPr>
              <w:delText>GrabURL &lt;result_svar&gt;, &lt;url_sexp&gt;{, &lt;timeout_nexp&gt;}</w:delText>
            </w:r>
            <w:r w:rsidDel="00154AF8">
              <w:rPr>
                <w:noProof/>
                <w:webHidden/>
              </w:rPr>
              <w:tab/>
              <w:delText>70</w:delText>
            </w:r>
          </w:del>
        </w:p>
        <w:p w:rsidR="003F7509" w:rsidDel="00154AF8" w:rsidRDefault="003F7509">
          <w:pPr>
            <w:pStyle w:val="TOC2"/>
            <w:tabs>
              <w:tab w:val="right" w:leader="dot" w:pos="9350"/>
            </w:tabs>
            <w:rPr>
              <w:del w:id="2105" w:author="msammartano" w:date="2014-02-07T18:21:00Z"/>
              <w:rFonts w:eastAsiaTheme="minorEastAsia"/>
              <w:noProof/>
              <w:lang w:bidi="he-IL"/>
            </w:rPr>
          </w:pPr>
          <w:del w:id="2106" w:author="msammartano" w:date="2014-02-07T18:21:00Z">
            <w:r w:rsidRPr="00154AF8" w:rsidDel="00154AF8">
              <w:rPr>
                <w:noProof/>
              </w:rPr>
              <w:delText>GrabFile &lt;result_svar&gt;, &lt;path_sexp&gt;{, &lt;Unicode_flag_lexp&gt;}</w:delText>
            </w:r>
            <w:r w:rsidDel="00154AF8">
              <w:rPr>
                <w:noProof/>
                <w:webHidden/>
              </w:rPr>
              <w:tab/>
              <w:delText>70</w:delText>
            </w:r>
          </w:del>
        </w:p>
        <w:p w:rsidR="003F7509" w:rsidDel="00154AF8" w:rsidRDefault="003F7509">
          <w:pPr>
            <w:pStyle w:val="TOC1"/>
            <w:tabs>
              <w:tab w:val="right" w:leader="dot" w:pos="9350"/>
            </w:tabs>
            <w:rPr>
              <w:del w:id="2107" w:author="msammartano" w:date="2014-02-07T18:21:00Z"/>
              <w:rFonts w:eastAsiaTheme="minorEastAsia"/>
              <w:noProof/>
              <w:lang w:bidi="he-IL"/>
            </w:rPr>
          </w:pPr>
          <w:del w:id="2108" w:author="msammartano" w:date="2014-02-07T18:21:00Z">
            <w:r w:rsidRPr="00154AF8" w:rsidDel="00154AF8">
              <w:rPr>
                <w:noProof/>
              </w:rPr>
              <w:delText>Byte File I/O</w:delText>
            </w:r>
            <w:r w:rsidDel="00154AF8">
              <w:rPr>
                <w:noProof/>
                <w:webHidden/>
              </w:rPr>
              <w:tab/>
              <w:delText>70</w:delText>
            </w:r>
          </w:del>
        </w:p>
        <w:p w:rsidR="003F7509" w:rsidDel="00154AF8" w:rsidRDefault="003F7509">
          <w:pPr>
            <w:pStyle w:val="TOC2"/>
            <w:tabs>
              <w:tab w:val="right" w:leader="dot" w:pos="9350"/>
            </w:tabs>
            <w:rPr>
              <w:del w:id="2109" w:author="msammartano" w:date="2014-02-07T18:21:00Z"/>
              <w:rFonts w:eastAsiaTheme="minorEastAsia"/>
              <w:noProof/>
              <w:lang w:bidi="he-IL"/>
            </w:rPr>
          </w:pPr>
          <w:del w:id="2110" w:author="msammartano" w:date="2014-02-07T18:21:00Z">
            <w:r w:rsidRPr="00154AF8" w:rsidDel="00154AF8">
              <w:rPr>
                <w:noProof/>
              </w:rPr>
              <w:delText>Byte.open {r|w|a}, &lt;File_table_nvar&gt;, &lt;Path_sexp&gt;</w:delText>
            </w:r>
            <w:r w:rsidDel="00154AF8">
              <w:rPr>
                <w:noProof/>
                <w:webHidden/>
              </w:rPr>
              <w:tab/>
              <w:delText>70</w:delText>
            </w:r>
          </w:del>
        </w:p>
        <w:p w:rsidR="003F7509" w:rsidDel="00154AF8" w:rsidRDefault="003F7509">
          <w:pPr>
            <w:pStyle w:val="TOC2"/>
            <w:tabs>
              <w:tab w:val="right" w:leader="dot" w:pos="9350"/>
            </w:tabs>
            <w:rPr>
              <w:del w:id="2111" w:author="msammartano" w:date="2014-02-07T18:21:00Z"/>
              <w:rFonts w:eastAsiaTheme="minorEastAsia"/>
              <w:noProof/>
              <w:lang w:bidi="he-IL"/>
            </w:rPr>
          </w:pPr>
          <w:del w:id="2112" w:author="msammartano" w:date="2014-02-07T18:21:00Z">
            <w:r w:rsidRPr="00154AF8" w:rsidDel="00154AF8">
              <w:rPr>
                <w:noProof/>
              </w:rPr>
              <w:delText>Byte.close &lt;File_table_nvar&gt;</w:delText>
            </w:r>
            <w:r w:rsidDel="00154AF8">
              <w:rPr>
                <w:noProof/>
                <w:webHidden/>
              </w:rPr>
              <w:tab/>
              <w:delText>71</w:delText>
            </w:r>
          </w:del>
        </w:p>
        <w:p w:rsidR="003F7509" w:rsidDel="00154AF8" w:rsidRDefault="003F7509">
          <w:pPr>
            <w:pStyle w:val="TOC2"/>
            <w:tabs>
              <w:tab w:val="right" w:leader="dot" w:pos="9350"/>
            </w:tabs>
            <w:rPr>
              <w:del w:id="2113" w:author="msammartano" w:date="2014-02-07T18:21:00Z"/>
              <w:rFonts w:eastAsiaTheme="minorEastAsia"/>
              <w:noProof/>
              <w:lang w:bidi="he-IL"/>
            </w:rPr>
          </w:pPr>
          <w:del w:id="2114" w:author="msammartano" w:date="2014-02-07T18:21:00Z">
            <w:r w:rsidRPr="00154AF8" w:rsidDel="00154AF8">
              <w:rPr>
                <w:noProof/>
              </w:rPr>
              <w:delText>Byte.read.byte &lt;File_table_nvar&gt;, &lt;byte_nvar&gt;</w:delText>
            </w:r>
            <w:r w:rsidDel="00154AF8">
              <w:rPr>
                <w:noProof/>
                <w:webHidden/>
              </w:rPr>
              <w:tab/>
              <w:delText>71</w:delText>
            </w:r>
          </w:del>
        </w:p>
        <w:p w:rsidR="003F7509" w:rsidDel="00154AF8" w:rsidRDefault="003F7509">
          <w:pPr>
            <w:pStyle w:val="TOC2"/>
            <w:tabs>
              <w:tab w:val="right" w:leader="dot" w:pos="9350"/>
            </w:tabs>
            <w:rPr>
              <w:del w:id="2115" w:author="msammartano" w:date="2014-02-07T18:21:00Z"/>
              <w:rFonts w:eastAsiaTheme="minorEastAsia"/>
              <w:noProof/>
              <w:lang w:bidi="he-IL"/>
            </w:rPr>
          </w:pPr>
          <w:del w:id="2116" w:author="msammartano" w:date="2014-02-07T18:21:00Z">
            <w:r w:rsidRPr="00154AF8" w:rsidDel="00154AF8">
              <w:rPr>
                <w:noProof/>
              </w:rPr>
              <w:delText>Byte.write.byte &lt;File_table_nvar&gt;, &lt;byte_nexp&gt;|&lt;sexp&gt;</w:delText>
            </w:r>
            <w:r w:rsidDel="00154AF8">
              <w:rPr>
                <w:noProof/>
                <w:webHidden/>
              </w:rPr>
              <w:tab/>
              <w:delText>71</w:delText>
            </w:r>
          </w:del>
        </w:p>
        <w:p w:rsidR="003F7509" w:rsidDel="00154AF8" w:rsidRDefault="003F7509">
          <w:pPr>
            <w:pStyle w:val="TOC2"/>
            <w:tabs>
              <w:tab w:val="right" w:leader="dot" w:pos="9350"/>
            </w:tabs>
            <w:rPr>
              <w:del w:id="2117" w:author="msammartano" w:date="2014-02-07T18:21:00Z"/>
              <w:rFonts w:eastAsiaTheme="minorEastAsia"/>
              <w:noProof/>
              <w:lang w:bidi="he-IL"/>
            </w:rPr>
          </w:pPr>
          <w:del w:id="2118" w:author="msammartano" w:date="2014-02-07T18:21:00Z">
            <w:r w:rsidRPr="00154AF8" w:rsidDel="00154AF8">
              <w:rPr>
                <w:noProof/>
              </w:rPr>
              <w:delText>Byte.read.buffer  &lt;File_table_nvar&gt;, &lt;count_nexp&gt;, &lt;buffer_svar&gt;</w:delText>
            </w:r>
            <w:r w:rsidDel="00154AF8">
              <w:rPr>
                <w:noProof/>
                <w:webHidden/>
              </w:rPr>
              <w:tab/>
              <w:delText>71</w:delText>
            </w:r>
          </w:del>
        </w:p>
        <w:p w:rsidR="003F7509" w:rsidDel="00154AF8" w:rsidRDefault="003F7509">
          <w:pPr>
            <w:pStyle w:val="TOC2"/>
            <w:tabs>
              <w:tab w:val="right" w:leader="dot" w:pos="9350"/>
            </w:tabs>
            <w:rPr>
              <w:del w:id="2119" w:author="msammartano" w:date="2014-02-07T18:21:00Z"/>
              <w:rFonts w:eastAsiaTheme="minorEastAsia"/>
              <w:noProof/>
              <w:lang w:bidi="he-IL"/>
            </w:rPr>
          </w:pPr>
          <w:del w:id="2120" w:author="msammartano" w:date="2014-02-07T18:21:00Z">
            <w:r w:rsidRPr="00154AF8" w:rsidDel="00154AF8">
              <w:rPr>
                <w:noProof/>
              </w:rPr>
              <w:delText>Byte.write.buffer &lt;File_table_nvar&gt;, &lt;sexp&gt;</w:delText>
            </w:r>
            <w:r w:rsidDel="00154AF8">
              <w:rPr>
                <w:noProof/>
                <w:webHidden/>
              </w:rPr>
              <w:tab/>
              <w:delText>71</w:delText>
            </w:r>
          </w:del>
        </w:p>
        <w:p w:rsidR="003F7509" w:rsidDel="00154AF8" w:rsidRDefault="003F7509">
          <w:pPr>
            <w:pStyle w:val="TOC2"/>
            <w:tabs>
              <w:tab w:val="right" w:leader="dot" w:pos="9350"/>
            </w:tabs>
            <w:rPr>
              <w:del w:id="2121" w:author="msammartano" w:date="2014-02-07T18:21:00Z"/>
              <w:rFonts w:eastAsiaTheme="minorEastAsia"/>
              <w:noProof/>
              <w:lang w:bidi="he-IL"/>
            </w:rPr>
          </w:pPr>
          <w:del w:id="2122" w:author="msammartano" w:date="2014-02-07T18:21:00Z">
            <w:r w:rsidRPr="00154AF8" w:rsidDel="00154AF8">
              <w:rPr>
                <w:noProof/>
              </w:rPr>
              <w:delText>Byte.position.get  &lt;File_table_nvar&gt;, &lt;position_nvar&gt;</w:delText>
            </w:r>
            <w:r w:rsidDel="00154AF8">
              <w:rPr>
                <w:noProof/>
                <w:webHidden/>
              </w:rPr>
              <w:tab/>
              <w:delText>71</w:delText>
            </w:r>
          </w:del>
        </w:p>
        <w:p w:rsidR="003F7509" w:rsidDel="00154AF8" w:rsidRDefault="003F7509">
          <w:pPr>
            <w:pStyle w:val="TOC2"/>
            <w:tabs>
              <w:tab w:val="right" w:leader="dot" w:pos="9350"/>
            </w:tabs>
            <w:rPr>
              <w:del w:id="2123" w:author="msammartano" w:date="2014-02-07T18:21:00Z"/>
              <w:rFonts w:eastAsiaTheme="minorEastAsia"/>
              <w:noProof/>
              <w:lang w:bidi="he-IL"/>
            </w:rPr>
          </w:pPr>
          <w:del w:id="2124" w:author="msammartano" w:date="2014-02-07T18:21:00Z">
            <w:r w:rsidRPr="00154AF8" w:rsidDel="00154AF8">
              <w:rPr>
                <w:noProof/>
              </w:rPr>
              <w:delText>Byte.position.set  &lt;File_table_nvar&gt;, &lt;position_nexp&gt;</w:delText>
            </w:r>
            <w:r w:rsidDel="00154AF8">
              <w:rPr>
                <w:noProof/>
                <w:webHidden/>
              </w:rPr>
              <w:tab/>
              <w:delText>72</w:delText>
            </w:r>
          </w:del>
        </w:p>
        <w:p w:rsidR="003F7509" w:rsidDel="00154AF8" w:rsidRDefault="003F7509">
          <w:pPr>
            <w:pStyle w:val="TOC2"/>
            <w:tabs>
              <w:tab w:val="right" w:leader="dot" w:pos="9350"/>
            </w:tabs>
            <w:rPr>
              <w:del w:id="2125" w:author="msammartano" w:date="2014-02-07T18:21:00Z"/>
              <w:rFonts w:eastAsiaTheme="minorEastAsia"/>
              <w:noProof/>
              <w:lang w:bidi="he-IL"/>
            </w:rPr>
          </w:pPr>
          <w:del w:id="2126" w:author="msammartano" w:date="2014-02-07T18:21:00Z">
            <w:r w:rsidRPr="00154AF8" w:rsidDel="00154AF8">
              <w:rPr>
                <w:noProof/>
              </w:rPr>
              <w:delText>Byte.copy  &lt;File_table_nvar&gt;,&lt;output_file_svar&gt;</w:delText>
            </w:r>
            <w:r w:rsidDel="00154AF8">
              <w:rPr>
                <w:noProof/>
                <w:webHidden/>
              </w:rPr>
              <w:tab/>
              <w:delText>72</w:delText>
            </w:r>
          </w:del>
        </w:p>
        <w:p w:rsidR="003F7509" w:rsidDel="00154AF8" w:rsidRDefault="003F7509">
          <w:pPr>
            <w:pStyle w:val="TOC1"/>
            <w:tabs>
              <w:tab w:val="right" w:leader="dot" w:pos="9350"/>
            </w:tabs>
            <w:rPr>
              <w:del w:id="2127" w:author="msammartano" w:date="2014-02-07T18:21:00Z"/>
              <w:rFonts w:eastAsiaTheme="minorEastAsia"/>
              <w:noProof/>
              <w:lang w:bidi="he-IL"/>
            </w:rPr>
          </w:pPr>
          <w:del w:id="2128" w:author="msammartano" w:date="2014-02-07T18:21:00Z">
            <w:r w:rsidRPr="00154AF8" w:rsidDel="00154AF8">
              <w:rPr>
                <w:noProof/>
              </w:rPr>
              <w:delText>HTML</w:delText>
            </w:r>
            <w:r w:rsidDel="00154AF8">
              <w:rPr>
                <w:noProof/>
                <w:webHidden/>
              </w:rPr>
              <w:tab/>
              <w:delText>72</w:delText>
            </w:r>
          </w:del>
        </w:p>
        <w:p w:rsidR="003F7509" w:rsidDel="00154AF8" w:rsidRDefault="003F7509">
          <w:pPr>
            <w:pStyle w:val="TOC2"/>
            <w:tabs>
              <w:tab w:val="right" w:leader="dot" w:pos="9350"/>
            </w:tabs>
            <w:rPr>
              <w:del w:id="2129" w:author="msammartano" w:date="2014-02-07T18:21:00Z"/>
              <w:rFonts w:eastAsiaTheme="minorEastAsia"/>
              <w:noProof/>
              <w:lang w:bidi="he-IL"/>
            </w:rPr>
          </w:pPr>
          <w:del w:id="2130" w:author="msammartano" w:date="2014-02-07T18:21:00Z">
            <w:r w:rsidRPr="00154AF8" w:rsidDel="00154AF8">
              <w:rPr>
                <w:noProof/>
              </w:rPr>
              <w:delText>Introduction</w:delText>
            </w:r>
            <w:r w:rsidDel="00154AF8">
              <w:rPr>
                <w:noProof/>
                <w:webHidden/>
              </w:rPr>
              <w:tab/>
              <w:delText>72</w:delText>
            </w:r>
          </w:del>
        </w:p>
        <w:p w:rsidR="003F7509" w:rsidDel="00154AF8" w:rsidRDefault="003F7509">
          <w:pPr>
            <w:pStyle w:val="TOC2"/>
            <w:tabs>
              <w:tab w:val="right" w:leader="dot" w:pos="9350"/>
            </w:tabs>
            <w:rPr>
              <w:del w:id="2131" w:author="msammartano" w:date="2014-02-07T18:21:00Z"/>
              <w:rFonts w:eastAsiaTheme="minorEastAsia"/>
              <w:noProof/>
              <w:lang w:bidi="he-IL"/>
            </w:rPr>
          </w:pPr>
          <w:del w:id="2132" w:author="msammartano" w:date="2014-02-07T18:21:00Z">
            <w:r w:rsidRPr="00154AF8" w:rsidDel="00154AF8">
              <w:rPr>
                <w:noProof/>
              </w:rPr>
              <w:delText>Commands</w:delText>
            </w:r>
            <w:r w:rsidDel="00154AF8">
              <w:rPr>
                <w:noProof/>
                <w:webHidden/>
              </w:rPr>
              <w:tab/>
              <w:delText>72</w:delText>
            </w:r>
          </w:del>
        </w:p>
        <w:p w:rsidR="003F7509" w:rsidDel="00154AF8" w:rsidRDefault="003F7509">
          <w:pPr>
            <w:pStyle w:val="TOC3"/>
            <w:tabs>
              <w:tab w:val="right" w:leader="dot" w:pos="9350"/>
            </w:tabs>
            <w:rPr>
              <w:del w:id="2133" w:author="msammartano" w:date="2014-02-07T18:21:00Z"/>
              <w:rFonts w:eastAsiaTheme="minorEastAsia"/>
              <w:noProof/>
              <w:lang w:bidi="he-IL"/>
            </w:rPr>
          </w:pPr>
          <w:del w:id="2134" w:author="msammartano" w:date="2014-02-07T18:21:00Z">
            <w:r w:rsidRPr="00154AF8" w:rsidDel="00154AF8">
              <w:rPr>
                <w:noProof/>
              </w:rPr>
              <w:delText>Html.open {&lt;Show_status_bar_nexp&gt;}</w:delText>
            </w:r>
            <w:r w:rsidDel="00154AF8">
              <w:rPr>
                <w:noProof/>
                <w:webHidden/>
              </w:rPr>
              <w:tab/>
              <w:delText>72</w:delText>
            </w:r>
          </w:del>
        </w:p>
        <w:p w:rsidR="003F7509" w:rsidDel="00154AF8" w:rsidRDefault="003F7509">
          <w:pPr>
            <w:pStyle w:val="TOC3"/>
            <w:tabs>
              <w:tab w:val="right" w:leader="dot" w:pos="9350"/>
            </w:tabs>
            <w:rPr>
              <w:del w:id="2135" w:author="msammartano" w:date="2014-02-07T18:21:00Z"/>
              <w:rFonts w:eastAsiaTheme="minorEastAsia"/>
              <w:noProof/>
              <w:lang w:bidi="he-IL"/>
            </w:rPr>
          </w:pPr>
          <w:del w:id="2136" w:author="msammartano" w:date="2014-02-07T18:21:00Z">
            <w:r w:rsidRPr="00154AF8" w:rsidDel="00154AF8">
              <w:rPr>
                <w:noProof/>
              </w:rPr>
              <w:delText>Html.load.url &lt;file_sexp&gt;</w:delText>
            </w:r>
            <w:r w:rsidDel="00154AF8">
              <w:rPr>
                <w:noProof/>
                <w:webHidden/>
              </w:rPr>
              <w:tab/>
              <w:delText>73</w:delText>
            </w:r>
          </w:del>
        </w:p>
        <w:p w:rsidR="003F7509" w:rsidDel="00154AF8" w:rsidRDefault="003F7509">
          <w:pPr>
            <w:pStyle w:val="TOC3"/>
            <w:tabs>
              <w:tab w:val="right" w:leader="dot" w:pos="9350"/>
            </w:tabs>
            <w:rPr>
              <w:del w:id="2137" w:author="msammartano" w:date="2014-02-07T18:21:00Z"/>
              <w:rFonts w:eastAsiaTheme="minorEastAsia"/>
              <w:noProof/>
              <w:lang w:bidi="he-IL"/>
            </w:rPr>
          </w:pPr>
          <w:del w:id="2138" w:author="msammartano" w:date="2014-02-07T18:21:00Z">
            <w:r w:rsidRPr="00154AF8" w:rsidDel="00154AF8">
              <w:rPr>
                <w:noProof/>
              </w:rPr>
              <w:delText>Html.load.string &lt;html_sexp&gt;</w:delText>
            </w:r>
            <w:r w:rsidDel="00154AF8">
              <w:rPr>
                <w:noProof/>
                <w:webHidden/>
              </w:rPr>
              <w:tab/>
              <w:delText>73</w:delText>
            </w:r>
          </w:del>
        </w:p>
        <w:p w:rsidR="003F7509" w:rsidDel="00154AF8" w:rsidRDefault="003F7509">
          <w:pPr>
            <w:pStyle w:val="TOC3"/>
            <w:tabs>
              <w:tab w:val="right" w:leader="dot" w:pos="9350"/>
            </w:tabs>
            <w:rPr>
              <w:del w:id="2139" w:author="msammartano" w:date="2014-02-07T18:21:00Z"/>
              <w:rFonts w:eastAsiaTheme="minorEastAsia"/>
              <w:noProof/>
              <w:lang w:bidi="he-IL"/>
            </w:rPr>
          </w:pPr>
          <w:del w:id="2140" w:author="msammartano" w:date="2014-02-07T18:21:00Z">
            <w:r w:rsidRPr="00154AF8" w:rsidDel="00154AF8">
              <w:rPr>
                <w:noProof/>
              </w:rPr>
              <w:delText>Html.post &lt;url _sexp&gt;, &lt;list_nexp&gt;</w:delText>
            </w:r>
            <w:r w:rsidDel="00154AF8">
              <w:rPr>
                <w:noProof/>
                <w:webHidden/>
              </w:rPr>
              <w:tab/>
              <w:delText>73</w:delText>
            </w:r>
          </w:del>
        </w:p>
        <w:p w:rsidR="003F7509" w:rsidDel="00154AF8" w:rsidRDefault="003F7509">
          <w:pPr>
            <w:pStyle w:val="TOC3"/>
            <w:tabs>
              <w:tab w:val="right" w:leader="dot" w:pos="9350"/>
            </w:tabs>
            <w:rPr>
              <w:del w:id="2141" w:author="msammartano" w:date="2014-02-07T18:21:00Z"/>
              <w:rFonts w:eastAsiaTheme="minorEastAsia"/>
              <w:noProof/>
              <w:lang w:bidi="he-IL"/>
            </w:rPr>
          </w:pPr>
          <w:del w:id="2142" w:author="msammartano" w:date="2014-02-07T18:21:00Z">
            <w:r w:rsidRPr="00154AF8" w:rsidDel="00154AF8">
              <w:rPr>
                <w:noProof/>
              </w:rPr>
              <w:delText>Html.get.datalink &lt;data_svar&gt;</w:delText>
            </w:r>
            <w:r w:rsidDel="00154AF8">
              <w:rPr>
                <w:noProof/>
                <w:webHidden/>
              </w:rPr>
              <w:tab/>
              <w:delText>73</w:delText>
            </w:r>
          </w:del>
        </w:p>
        <w:p w:rsidR="003F7509" w:rsidDel="00154AF8" w:rsidRDefault="003F7509">
          <w:pPr>
            <w:pStyle w:val="TOC3"/>
            <w:tabs>
              <w:tab w:val="right" w:leader="dot" w:pos="9350"/>
            </w:tabs>
            <w:rPr>
              <w:del w:id="2143" w:author="msammartano" w:date="2014-02-07T18:21:00Z"/>
              <w:rFonts w:eastAsiaTheme="minorEastAsia"/>
              <w:noProof/>
              <w:lang w:bidi="he-IL"/>
            </w:rPr>
          </w:pPr>
          <w:del w:id="2144" w:author="msammartano" w:date="2014-02-07T18:21:00Z">
            <w:r w:rsidRPr="00154AF8" w:rsidDel="00154AF8">
              <w:rPr>
                <w:noProof/>
              </w:rPr>
              <w:delText>Html.go.back</w:delText>
            </w:r>
            <w:r w:rsidDel="00154AF8">
              <w:rPr>
                <w:noProof/>
                <w:webHidden/>
              </w:rPr>
              <w:tab/>
              <w:delText>74</w:delText>
            </w:r>
          </w:del>
        </w:p>
        <w:p w:rsidR="003F7509" w:rsidDel="00154AF8" w:rsidRDefault="003F7509">
          <w:pPr>
            <w:pStyle w:val="TOC3"/>
            <w:tabs>
              <w:tab w:val="right" w:leader="dot" w:pos="9350"/>
            </w:tabs>
            <w:rPr>
              <w:del w:id="2145" w:author="msammartano" w:date="2014-02-07T18:21:00Z"/>
              <w:rFonts w:eastAsiaTheme="minorEastAsia"/>
              <w:noProof/>
              <w:lang w:bidi="he-IL"/>
            </w:rPr>
          </w:pPr>
          <w:del w:id="2146" w:author="msammartano" w:date="2014-02-07T18:21:00Z">
            <w:r w:rsidRPr="00154AF8" w:rsidDel="00154AF8">
              <w:rPr>
                <w:noProof/>
              </w:rPr>
              <w:delText>Html.go.forward</w:delText>
            </w:r>
            <w:r w:rsidDel="00154AF8">
              <w:rPr>
                <w:noProof/>
                <w:webHidden/>
              </w:rPr>
              <w:tab/>
              <w:delText>74</w:delText>
            </w:r>
          </w:del>
        </w:p>
        <w:p w:rsidR="003F7509" w:rsidDel="00154AF8" w:rsidRDefault="003F7509">
          <w:pPr>
            <w:pStyle w:val="TOC3"/>
            <w:tabs>
              <w:tab w:val="right" w:leader="dot" w:pos="9350"/>
            </w:tabs>
            <w:rPr>
              <w:del w:id="2147" w:author="msammartano" w:date="2014-02-07T18:21:00Z"/>
              <w:rFonts w:eastAsiaTheme="minorEastAsia"/>
              <w:noProof/>
              <w:lang w:bidi="he-IL"/>
            </w:rPr>
          </w:pPr>
          <w:del w:id="2148" w:author="msammartano" w:date="2014-02-07T18:21:00Z">
            <w:r w:rsidRPr="00154AF8" w:rsidDel="00154AF8">
              <w:rPr>
                <w:noProof/>
              </w:rPr>
              <w:delText>Html.close</w:delText>
            </w:r>
            <w:r w:rsidDel="00154AF8">
              <w:rPr>
                <w:noProof/>
                <w:webHidden/>
              </w:rPr>
              <w:tab/>
              <w:delText>74</w:delText>
            </w:r>
          </w:del>
        </w:p>
        <w:p w:rsidR="003F7509" w:rsidDel="00154AF8" w:rsidRDefault="003F7509">
          <w:pPr>
            <w:pStyle w:val="TOC3"/>
            <w:tabs>
              <w:tab w:val="right" w:leader="dot" w:pos="9350"/>
            </w:tabs>
            <w:rPr>
              <w:del w:id="2149" w:author="msammartano" w:date="2014-02-07T18:21:00Z"/>
              <w:rFonts w:eastAsiaTheme="minorEastAsia"/>
              <w:noProof/>
              <w:lang w:bidi="he-IL"/>
            </w:rPr>
          </w:pPr>
          <w:del w:id="2150" w:author="msammartano" w:date="2014-02-07T18:21:00Z">
            <w:r w:rsidRPr="00154AF8" w:rsidDel="00154AF8">
              <w:rPr>
                <w:noProof/>
              </w:rPr>
              <w:delText>Html.clear.cache</w:delText>
            </w:r>
            <w:r w:rsidDel="00154AF8">
              <w:rPr>
                <w:noProof/>
                <w:webHidden/>
              </w:rPr>
              <w:tab/>
              <w:delText>74</w:delText>
            </w:r>
          </w:del>
        </w:p>
        <w:p w:rsidR="003F7509" w:rsidDel="00154AF8" w:rsidRDefault="003F7509">
          <w:pPr>
            <w:pStyle w:val="TOC3"/>
            <w:tabs>
              <w:tab w:val="right" w:leader="dot" w:pos="9350"/>
            </w:tabs>
            <w:rPr>
              <w:del w:id="2151" w:author="msammartano" w:date="2014-02-07T18:21:00Z"/>
              <w:rFonts w:eastAsiaTheme="minorEastAsia"/>
              <w:noProof/>
              <w:lang w:bidi="he-IL"/>
            </w:rPr>
          </w:pPr>
          <w:del w:id="2152" w:author="msammartano" w:date="2014-02-07T18:21:00Z">
            <w:r w:rsidRPr="00154AF8" w:rsidDel="00154AF8">
              <w:rPr>
                <w:noProof/>
              </w:rPr>
              <w:delText>Html.clear.history</w:delText>
            </w:r>
            <w:r w:rsidDel="00154AF8">
              <w:rPr>
                <w:noProof/>
                <w:webHidden/>
              </w:rPr>
              <w:tab/>
              <w:delText>75</w:delText>
            </w:r>
          </w:del>
        </w:p>
        <w:p w:rsidR="003F7509" w:rsidDel="00154AF8" w:rsidRDefault="003F7509">
          <w:pPr>
            <w:pStyle w:val="TOC1"/>
            <w:tabs>
              <w:tab w:val="right" w:leader="dot" w:pos="9350"/>
            </w:tabs>
            <w:rPr>
              <w:del w:id="2153" w:author="msammartano" w:date="2014-02-07T18:21:00Z"/>
              <w:rFonts w:eastAsiaTheme="minorEastAsia"/>
              <w:noProof/>
              <w:lang w:bidi="he-IL"/>
            </w:rPr>
          </w:pPr>
          <w:del w:id="2154" w:author="msammartano" w:date="2014-02-07T18:21:00Z">
            <w:r w:rsidRPr="00154AF8" w:rsidDel="00154AF8">
              <w:rPr>
                <w:noProof/>
              </w:rPr>
              <w:delText>TCP/IP Sockets</w:delText>
            </w:r>
            <w:r w:rsidDel="00154AF8">
              <w:rPr>
                <w:noProof/>
                <w:webHidden/>
              </w:rPr>
              <w:tab/>
              <w:delText>75</w:delText>
            </w:r>
          </w:del>
        </w:p>
        <w:p w:rsidR="003F7509" w:rsidDel="00154AF8" w:rsidRDefault="003F7509">
          <w:pPr>
            <w:pStyle w:val="TOC2"/>
            <w:tabs>
              <w:tab w:val="right" w:leader="dot" w:pos="9350"/>
            </w:tabs>
            <w:rPr>
              <w:del w:id="2155" w:author="msammartano" w:date="2014-02-07T18:21:00Z"/>
              <w:rFonts w:eastAsiaTheme="minorEastAsia"/>
              <w:noProof/>
              <w:lang w:bidi="he-IL"/>
            </w:rPr>
          </w:pPr>
          <w:del w:id="2156" w:author="msammartano" w:date="2014-02-07T18:21:00Z">
            <w:r w:rsidRPr="00154AF8" w:rsidDel="00154AF8">
              <w:rPr>
                <w:noProof/>
              </w:rPr>
              <w:delText>TCP/IP Client Socket Commands</w:delText>
            </w:r>
            <w:r w:rsidDel="00154AF8">
              <w:rPr>
                <w:noProof/>
                <w:webHidden/>
              </w:rPr>
              <w:tab/>
              <w:delText>75</w:delText>
            </w:r>
          </w:del>
        </w:p>
        <w:p w:rsidR="003F7509" w:rsidDel="00154AF8" w:rsidRDefault="003F7509">
          <w:pPr>
            <w:pStyle w:val="TOC3"/>
            <w:tabs>
              <w:tab w:val="right" w:leader="dot" w:pos="9350"/>
            </w:tabs>
            <w:rPr>
              <w:del w:id="2157" w:author="msammartano" w:date="2014-02-07T18:21:00Z"/>
              <w:rFonts w:eastAsiaTheme="minorEastAsia"/>
              <w:noProof/>
              <w:lang w:bidi="he-IL"/>
            </w:rPr>
          </w:pPr>
          <w:del w:id="2158" w:author="msammartano" w:date="2014-02-07T18:21:00Z">
            <w:r w:rsidRPr="00154AF8" w:rsidDel="00154AF8">
              <w:rPr>
                <w:noProof/>
              </w:rPr>
              <w:delText>Socket.client.connect &lt;server_ip_sexp&gt;, &lt;port_nexp&gt;</w:delText>
            </w:r>
            <w:r w:rsidDel="00154AF8">
              <w:rPr>
                <w:noProof/>
                <w:webHidden/>
              </w:rPr>
              <w:tab/>
              <w:delText>75</w:delText>
            </w:r>
          </w:del>
        </w:p>
        <w:p w:rsidR="003F7509" w:rsidDel="00154AF8" w:rsidRDefault="003F7509">
          <w:pPr>
            <w:pStyle w:val="TOC3"/>
            <w:tabs>
              <w:tab w:val="right" w:leader="dot" w:pos="9350"/>
            </w:tabs>
            <w:rPr>
              <w:del w:id="2159" w:author="msammartano" w:date="2014-02-07T18:21:00Z"/>
              <w:rFonts w:eastAsiaTheme="minorEastAsia"/>
              <w:noProof/>
              <w:lang w:bidi="he-IL"/>
            </w:rPr>
          </w:pPr>
          <w:del w:id="2160" w:author="msammartano" w:date="2014-02-07T18:21:00Z">
            <w:r w:rsidRPr="00154AF8" w:rsidDel="00154AF8">
              <w:rPr>
                <w:noProof/>
              </w:rPr>
              <w:delText>Socket.client.status &lt;status_nvar&gt;</w:delText>
            </w:r>
            <w:r w:rsidDel="00154AF8">
              <w:rPr>
                <w:noProof/>
                <w:webHidden/>
              </w:rPr>
              <w:tab/>
              <w:delText>76</w:delText>
            </w:r>
          </w:del>
        </w:p>
        <w:p w:rsidR="003F7509" w:rsidDel="00154AF8" w:rsidRDefault="003F7509">
          <w:pPr>
            <w:pStyle w:val="TOC3"/>
            <w:tabs>
              <w:tab w:val="right" w:leader="dot" w:pos="9350"/>
            </w:tabs>
            <w:rPr>
              <w:del w:id="2161" w:author="msammartano" w:date="2014-02-07T18:21:00Z"/>
              <w:rFonts w:eastAsiaTheme="minorEastAsia"/>
              <w:noProof/>
              <w:lang w:bidi="he-IL"/>
            </w:rPr>
          </w:pPr>
          <w:del w:id="2162" w:author="msammartano" w:date="2014-02-07T18:21:00Z">
            <w:r w:rsidRPr="00154AF8" w:rsidDel="00154AF8">
              <w:rPr>
                <w:noProof/>
              </w:rPr>
              <w:delText>Socket.client.server.ip &lt;svar&gt;</w:delText>
            </w:r>
            <w:r w:rsidDel="00154AF8">
              <w:rPr>
                <w:noProof/>
                <w:webHidden/>
              </w:rPr>
              <w:tab/>
              <w:delText>76</w:delText>
            </w:r>
          </w:del>
        </w:p>
        <w:p w:rsidR="003F7509" w:rsidDel="00154AF8" w:rsidRDefault="003F7509">
          <w:pPr>
            <w:pStyle w:val="TOC3"/>
            <w:tabs>
              <w:tab w:val="right" w:leader="dot" w:pos="9350"/>
            </w:tabs>
            <w:rPr>
              <w:del w:id="2163" w:author="msammartano" w:date="2014-02-07T18:21:00Z"/>
              <w:rFonts w:eastAsiaTheme="minorEastAsia"/>
              <w:noProof/>
              <w:lang w:bidi="he-IL"/>
            </w:rPr>
          </w:pPr>
          <w:del w:id="2164" w:author="msammartano" w:date="2014-02-07T18:21:00Z">
            <w:r w:rsidRPr="00154AF8" w:rsidDel="00154AF8">
              <w:rPr>
                <w:noProof/>
              </w:rPr>
              <w:delText>Socket.client.read.line &lt;line_svar&gt;</w:delText>
            </w:r>
            <w:r w:rsidDel="00154AF8">
              <w:rPr>
                <w:noProof/>
                <w:webHidden/>
              </w:rPr>
              <w:tab/>
              <w:delText>76</w:delText>
            </w:r>
          </w:del>
        </w:p>
        <w:p w:rsidR="003F7509" w:rsidDel="00154AF8" w:rsidRDefault="003F7509">
          <w:pPr>
            <w:pStyle w:val="TOC3"/>
            <w:tabs>
              <w:tab w:val="right" w:leader="dot" w:pos="9350"/>
            </w:tabs>
            <w:rPr>
              <w:del w:id="2165" w:author="msammartano" w:date="2014-02-07T18:21:00Z"/>
              <w:rFonts w:eastAsiaTheme="minorEastAsia"/>
              <w:noProof/>
              <w:lang w:bidi="he-IL"/>
            </w:rPr>
          </w:pPr>
          <w:del w:id="2166" w:author="msammartano" w:date="2014-02-07T18:21:00Z">
            <w:r w:rsidRPr="00154AF8" w:rsidDel="00154AF8">
              <w:rPr>
                <w:noProof/>
              </w:rPr>
              <w:delText>Socket.client.read.ready &lt;nvar&gt;</w:delText>
            </w:r>
            <w:r w:rsidDel="00154AF8">
              <w:rPr>
                <w:noProof/>
                <w:webHidden/>
              </w:rPr>
              <w:tab/>
              <w:delText>76</w:delText>
            </w:r>
          </w:del>
        </w:p>
        <w:p w:rsidR="003F7509" w:rsidDel="00154AF8" w:rsidRDefault="003F7509">
          <w:pPr>
            <w:pStyle w:val="TOC3"/>
            <w:tabs>
              <w:tab w:val="right" w:leader="dot" w:pos="9350"/>
            </w:tabs>
            <w:rPr>
              <w:del w:id="2167" w:author="msammartano" w:date="2014-02-07T18:21:00Z"/>
              <w:rFonts w:eastAsiaTheme="minorEastAsia"/>
              <w:noProof/>
              <w:lang w:bidi="he-IL"/>
            </w:rPr>
          </w:pPr>
          <w:del w:id="2168" w:author="msammartano" w:date="2014-02-07T18:21:00Z">
            <w:r w:rsidRPr="00154AF8" w:rsidDel="00154AF8">
              <w:rPr>
                <w:noProof/>
              </w:rPr>
              <w:delText>Socket.client.read.file  &lt;fw_nexp&gt;</w:delText>
            </w:r>
            <w:r w:rsidDel="00154AF8">
              <w:rPr>
                <w:noProof/>
                <w:webHidden/>
              </w:rPr>
              <w:tab/>
              <w:delText>76</w:delText>
            </w:r>
          </w:del>
        </w:p>
        <w:p w:rsidR="003F7509" w:rsidDel="00154AF8" w:rsidRDefault="003F7509">
          <w:pPr>
            <w:pStyle w:val="TOC3"/>
            <w:tabs>
              <w:tab w:val="right" w:leader="dot" w:pos="9350"/>
            </w:tabs>
            <w:rPr>
              <w:del w:id="2169" w:author="msammartano" w:date="2014-02-07T18:21:00Z"/>
              <w:rFonts w:eastAsiaTheme="minorEastAsia"/>
              <w:noProof/>
              <w:lang w:bidi="he-IL"/>
            </w:rPr>
          </w:pPr>
          <w:del w:id="2170" w:author="msammartano" w:date="2014-02-07T18:21:00Z">
            <w:r w:rsidRPr="00154AF8" w:rsidDel="00154AF8">
              <w:rPr>
                <w:noProof/>
              </w:rPr>
              <w:delText>Socket.client.write.line &lt;line_sexp&gt;</w:delText>
            </w:r>
            <w:r w:rsidDel="00154AF8">
              <w:rPr>
                <w:noProof/>
                <w:webHidden/>
              </w:rPr>
              <w:tab/>
              <w:delText>76</w:delText>
            </w:r>
          </w:del>
        </w:p>
        <w:p w:rsidR="003F7509" w:rsidDel="00154AF8" w:rsidRDefault="003F7509">
          <w:pPr>
            <w:pStyle w:val="TOC3"/>
            <w:tabs>
              <w:tab w:val="right" w:leader="dot" w:pos="9350"/>
            </w:tabs>
            <w:rPr>
              <w:del w:id="2171" w:author="msammartano" w:date="2014-02-07T18:21:00Z"/>
              <w:rFonts w:eastAsiaTheme="minorEastAsia"/>
              <w:noProof/>
              <w:lang w:bidi="he-IL"/>
            </w:rPr>
          </w:pPr>
          <w:del w:id="2172" w:author="msammartano" w:date="2014-02-07T18:21:00Z">
            <w:r w:rsidRPr="00154AF8" w:rsidDel="00154AF8">
              <w:rPr>
                <w:noProof/>
              </w:rPr>
              <w:delText>Socket.client.write.bytes &lt;sexp&gt;</w:delText>
            </w:r>
            <w:r w:rsidDel="00154AF8">
              <w:rPr>
                <w:noProof/>
                <w:webHidden/>
              </w:rPr>
              <w:tab/>
              <w:delText>76</w:delText>
            </w:r>
          </w:del>
        </w:p>
        <w:p w:rsidR="003F7509" w:rsidDel="00154AF8" w:rsidRDefault="003F7509">
          <w:pPr>
            <w:pStyle w:val="TOC3"/>
            <w:tabs>
              <w:tab w:val="right" w:leader="dot" w:pos="9350"/>
            </w:tabs>
            <w:rPr>
              <w:del w:id="2173" w:author="msammartano" w:date="2014-02-07T18:21:00Z"/>
              <w:rFonts w:eastAsiaTheme="minorEastAsia"/>
              <w:noProof/>
              <w:lang w:bidi="he-IL"/>
            </w:rPr>
          </w:pPr>
          <w:del w:id="2174" w:author="msammartano" w:date="2014-02-07T18:21:00Z">
            <w:r w:rsidRPr="00154AF8" w:rsidDel="00154AF8">
              <w:rPr>
                <w:noProof/>
              </w:rPr>
              <w:delText>Socket.client.write.file  &lt;fr_nexp&gt;</w:delText>
            </w:r>
            <w:r w:rsidDel="00154AF8">
              <w:rPr>
                <w:noProof/>
                <w:webHidden/>
              </w:rPr>
              <w:tab/>
              <w:delText>76</w:delText>
            </w:r>
          </w:del>
        </w:p>
        <w:p w:rsidR="003F7509" w:rsidDel="00154AF8" w:rsidRDefault="003F7509">
          <w:pPr>
            <w:pStyle w:val="TOC3"/>
            <w:tabs>
              <w:tab w:val="right" w:leader="dot" w:pos="9350"/>
            </w:tabs>
            <w:rPr>
              <w:del w:id="2175" w:author="msammartano" w:date="2014-02-07T18:21:00Z"/>
              <w:rFonts w:eastAsiaTheme="minorEastAsia"/>
              <w:noProof/>
              <w:lang w:bidi="he-IL"/>
            </w:rPr>
          </w:pPr>
          <w:del w:id="2176" w:author="msammartano" w:date="2014-02-07T18:21:00Z">
            <w:r w:rsidRPr="00154AF8" w:rsidDel="00154AF8">
              <w:rPr>
                <w:noProof/>
              </w:rPr>
              <w:delText>Socket.client.close</w:delText>
            </w:r>
            <w:r w:rsidDel="00154AF8">
              <w:rPr>
                <w:noProof/>
                <w:webHidden/>
              </w:rPr>
              <w:tab/>
              <w:delText>77</w:delText>
            </w:r>
          </w:del>
        </w:p>
        <w:p w:rsidR="003F7509" w:rsidDel="00154AF8" w:rsidRDefault="003F7509">
          <w:pPr>
            <w:pStyle w:val="TOC2"/>
            <w:tabs>
              <w:tab w:val="right" w:leader="dot" w:pos="9350"/>
            </w:tabs>
            <w:rPr>
              <w:del w:id="2177" w:author="msammartano" w:date="2014-02-07T18:21:00Z"/>
              <w:rFonts w:eastAsiaTheme="minorEastAsia"/>
              <w:noProof/>
              <w:lang w:bidi="he-IL"/>
            </w:rPr>
          </w:pPr>
          <w:del w:id="2178" w:author="msammartano" w:date="2014-02-07T18:21:00Z">
            <w:r w:rsidRPr="00154AF8" w:rsidDel="00154AF8">
              <w:rPr>
                <w:noProof/>
              </w:rPr>
              <w:delText>TCP/IP Server Socket Commands</w:delText>
            </w:r>
            <w:r w:rsidDel="00154AF8">
              <w:rPr>
                <w:noProof/>
                <w:webHidden/>
              </w:rPr>
              <w:tab/>
              <w:delText>77</w:delText>
            </w:r>
          </w:del>
        </w:p>
        <w:p w:rsidR="003F7509" w:rsidDel="00154AF8" w:rsidRDefault="003F7509">
          <w:pPr>
            <w:pStyle w:val="TOC3"/>
            <w:tabs>
              <w:tab w:val="right" w:leader="dot" w:pos="9350"/>
            </w:tabs>
            <w:rPr>
              <w:del w:id="2179" w:author="msammartano" w:date="2014-02-07T18:21:00Z"/>
              <w:rFonts w:eastAsiaTheme="minorEastAsia"/>
              <w:noProof/>
              <w:lang w:bidi="he-IL"/>
            </w:rPr>
          </w:pPr>
          <w:del w:id="2180" w:author="msammartano" w:date="2014-02-07T18:21:00Z">
            <w:r w:rsidRPr="00154AF8" w:rsidDel="00154AF8">
              <w:rPr>
                <w:noProof/>
              </w:rPr>
              <w:delText>Socket.myip  &lt;svar&gt;</w:delText>
            </w:r>
            <w:r w:rsidDel="00154AF8">
              <w:rPr>
                <w:noProof/>
                <w:webHidden/>
              </w:rPr>
              <w:tab/>
              <w:delText>77</w:delText>
            </w:r>
          </w:del>
        </w:p>
        <w:p w:rsidR="003F7509" w:rsidDel="00154AF8" w:rsidRDefault="003F7509">
          <w:pPr>
            <w:pStyle w:val="TOC3"/>
            <w:tabs>
              <w:tab w:val="right" w:leader="dot" w:pos="9350"/>
            </w:tabs>
            <w:rPr>
              <w:del w:id="2181" w:author="msammartano" w:date="2014-02-07T18:21:00Z"/>
              <w:rFonts w:eastAsiaTheme="minorEastAsia"/>
              <w:noProof/>
              <w:lang w:bidi="he-IL"/>
            </w:rPr>
          </w:pPr>
          <w:del w:id="2182" w:author="msammartano" w:date="2014-02-07T18:21:00Z">
            <w:r w:rsidRPr="00154AF8" w:rsidDel="00154AF8">
              <w:rPr>
                <w:noProof/>
              </w:rPr>
              <w:delText>Socket.server.create &lt;port_nexp&gt;</w:delText>
            </w:r>
            <w:r w:rsidDel="00154AF8">
              <w:rPr>
                <w:noProof/>
                <w:webHidden/>
              </w:rPr>
              <w:tab/>
              <w:delText>77</w:delText>
            </w:r>
          </w:del>
        </w:p>
        <w:p w:rsidR="003F7509" w:rsidDel="00154AF8" w:rsidRDefault="003F7509">
          <w:pPr>
            <w:pStyle w:val="TOC3"/>
            <w:tabs>
              <w:tab w:val="right" w:leader="dot" w:pos="9350"/>
            </w:tabs>
            <w:rPr>
              <w:del w:id="2183" w:author="msammartano" w:date="2014-02-07T18:21:00Z"/>
              <w:rFonts w:eastAsiaTheme="minorEastAsia"/>
              <w:noProof/>
              <w:lang w:bidi="he-IL"/>
            </w:rPr>
          </w:pPr>
          <w:del w:id="2184" w:author="msammartano" w:date="2014-02-07T18:21:00Z">
            <w:r w:rsidRPr="00154AF8" w:rsidDel="00154AF8">
              <w:rPr>
                <w:noProof/>
              </w:rPr>
              <w:delText>Socket.server.connect {&lt;wait_lexp&gt;}</w:delText>
            </w:r>
            <w:r w:rsidDel="00154AF8">
              <w:rPr>
                <w:noProof/>
                <w:webHidden/>
              </w:rPr>
              <w:tab/>
              <w:delText>77</w:delText>
            </w:r>
          </w:del>
        </w:p>
        <w:p w:rsidR="003F7509" w:rsidDel="00154AF8" w:rsidRDefault="003F7509">
          <w:pPr>
            <w:pStyle w:val="TOC3"/>
            <w:tabs>
              <w:tab w:val="right" w:leader="dot" w:pos="9350"/>
            </w:tabs>
            <w:rPr>
              <w:del w:id="2185" w:author="msammartano" w:date="2014-02-07T18:21:00Z"/>
              <w:rFonts w:eastAsiaTheme="minorEastAsia"/>
              <w:noProof/>
              <w:lang w:bidi="he-IL"/>
            </w:rPr>
          </w:pPr>
          <w:del w:id="2186" w:author="msammartano" w:date="2014-02-07T18:21:00Z">
            <w:r w:rsidRPr="00154AF8" w:rsidDel="00154AF8">
              <w:rPr>
                <w:noProof/>
              </w:rPr>
              <w:delText>Socket.server.status &lt;status_nvar&gt;</w:delText>
            </w:r>
            <w:r w:rsidDel="00154AF8">
              <w:rPr>
                <w:noProof/>
                <w:webHidden/>
              </w:rPr>
              <w:tab/>
              <w:delText>77</w:delText>
            </w:r>
          </w:del>
        </w:p>
        <w:p w:rsidR="003F7509" w:rsidDel="00154AF8" w:rsidRDefault="003F7509">
          <w:pPr>
            <w:pStyle w:val="TOC3"/>
            <w:tabs>
              <w:tab w:val="right" w:leader="dot" w:pos="9350"/>
            </w:tabs>
            <w:rPr>
              <w:del w:id="2187" w:author="msammartano" w:date="2014-02-07T18:21:00Z"/>
              <w:rFonts w:eastAsiaTheme="minorEastAsia"/>
              <w:noProof/>
              <w:lang w:bidi="he-IL"/>
            </w:rPr>
          </w:pPr>
          <w:del w:id="2188" w:author="msammartano" w:date="2014-02-07T18:21:00Z">
            <w:r w:rsidRPr="00154AF8" w:rsidDel="00154AF8">
              <w:rPr>
                <w:noProof/>
              </w:rPr>
              <w:delText>Socket.server.read.line &lt;svar&gt;</w:delText>
            </w:r>
            <w:r w:rsidDel="00154AF8">
              <w:rPr>
                <w:noProof/>
                <w:webHidden/>
              </w:rPr>
              <w:tab/>
              <w:delText>77</w:delText>
            </w:r>
          </w:del>
        </w:p>
        <w:p w:rsidR="003F7509" w:rsidDel="00154AF8" w:rsidRDefault="003F7509">
          <w:pPr>
            <w:pStyle w:val="TOC3"/>
            <w:tabs>
              <w:tab w:val="right" w:leader="dot" w:pos="9350"/>
            </w:tabs>
            <w:rPr>
              <w:del w:id="2189" w:author="msammartano" w:date="2014-02-07T18:21:00Z"/>
              <w:rFonts w:eastAsiaTheme="minorEastAsia"/>
              <w:noProof/>
              <w:lang w:bidi="he-IL"/>
            </w:rPr>
          </w:pPr>
          <w:del w:id="2190" w:author="msammartano" w:date="2014-02-07T18:21:00Z">
            <w:r w:rsidRPr="00154AF8" w:rsidDel="00154AF8">
              <w:rPr>
                <w:noProof/>
              </w:rPr>
              <w:delText>Socket.server.read.ready &lt;nvar&gt;</w:delText>
            </w:r>
            <w:r w:rsidDel="00154AF8">
              <w:rPr>
                <w:noProof/>
                <w:webHidden/>
              </w:rPr>
              <w:tab/>
              <w:delText>78</w:delText>
            </w:r>
          </w:del>
        </w:p>
        <w:p w:rsidR="003F7509" w:rsidDel="00154AF8" w:rsidRDefault="003F7509">
          <w:pPr>
            <w:pStyle w:val="TOC3"/>
            <w:tabs>
              <w:tab w:val="right" w:leader="dot" w:pos="9350"/>
            </w:tabs>
            <w:rPr>
              <w:del w:id="2191" w:author="msammartano" w:date="2014-02-07T18:21:00Z"/>
              <w:rFonts w:eastAsiaTheme="minorEastAsia"/>
              <w:noProof/>
              <w:lang w:bidi="he-IL"/>
            </w:rPr>
          </w:pPr>
          <w:del w:id="2192" w:author="msammartano" w:date="2014-02-07T18:21:00Z">
            <w:r w:rsidRPr="00154AF8" w:rsidDel="00154AF8">
              <w:rPr>
                <w:noProof/>
              </w:rPr>
              <w:delText>Socket.server.write.line &lt;sexp&gt;</w:delText>
            </w:r>
            <w:r w:rsidDel="00154AF8">
              <w:rPr>
                <w:noProof/>
                <w:webHidden/>
              </w:rPr>
              <w:tab/>
              <w:delText>78</w:delText>
            </w:r>
          </w:del>
        </w:p>
        <w:p w:rsidR="003F7509" w:rsidDel="00154AF8" w:rsidRDefault="003F7509">
          <w:pPr>
            <w:pStyle w:val="TOC3"/>
            <w:tabs>
              <w:tab w:val="right" w:leader="dot" w:pos="9350"/>
            </w:tabs>
            <w:rPr>
              <w:del w:id="2193" w:author="msammartano" w:date="2014-02-07T18:21:00Z"/>
              <w:rFonts w:eastAsiaTheme="minorEastAsia"/>
              <w:noProof/>
              <w:lang w:bidi="he-IL"/>
            </w:rPr>
          </w:pPr>
          <w:del w:id="2194" w:author="msammartano" w:date="2014-02-07T18:21:00Z">
            <w:r w:rsidRPr="00154AF8" w:rsidDel="00154AF8">
              <w:rPr>
                <w:noProof/>
              </w:rPr>
              <w:delText>Socket.server.write.bytes &lt;sexp&gt;</w:delText>
            </w:r>
            <w:r w:rsidDel="00154AF8">
              <w:rPr>
                <w:noProof/>
                <w:webHidden/>
              </w:rPr>
              <w:tab/>
              <w:delText>78</w:delText>
            </w:r>
          </w:del>
        </w:p>
        <w:p w:rsidR="003F7509" w:rsidDel="00154AF8" w:rsidRDefault="003F7509">
          <w:pPr>
            <w:pStyle w:val="TOC3"/>
            <w:tabs>
              <w:tab w:val="right" w:leader="dot" w:pos="9350"/>
            </w:tabs>
            <w:rPr>
              <w:del w:id="2195" w:author="msammartano" w:date="2014-02-07T18:21:00Z"/>
              <w:rFonts w:eastAsiaTheme="minorEastAsia"/>
              <w:noProof/>
              <w:lang w:bidi="he-IL"/>
            </w:rPr>
          </w:pPr>
          <w:del w:id="2196" w:author="msammartano" w:date="2014-02-07T18:21:00Z">
            <w:r w:rsidRPr="00154AF8" w:rsidDel="00154AF8">
              <w:rPr>
                <w:noProof/>
              </w:rPr>
              <w:delText>Socket.server.write.file  &lt;fr_nexp&gt;</w:delText>
            </w:r>
            <w:r w:rsidDel="00154AF8">
              <w:rPr>
                <w:noProof/>
                <w:webHidden/>
              </w:rPr>
              <w:tab/>
              <w:delText>78</w:delText>
            </w:r>
          </w:del>
        </w:p>
        <w:p w:rsidR="003F7509" w:rsidDel="00154AF8" w:rsidRDefault="003F7509">
          <w:pPr>
            <w:pStyle w:val="TOC3"/>
            <w:tabs>
              <w:tab w:val="right" w:leader="dot" w:pos="9350"/>
            </w:tabs>
            <w:rPr>
              <w:del w:id="2197" w:author="msammartano" w:date="2014-02-07T18:21:00Z"/>
              <w:rFonts w:eastAsiaTheme="minorEastAsia"/>
              <w:noProof/>
              <w:lang w:bidi="he-IL"/>
            </w:rPr>
          </w:pPr>
          <w:del w:id="2198" w:author="msammartano" w:date="2014-02-07T18:21:00Z">
            <w:r w:rsidRPr="00154AF8" w:rsidDel="00154AF8">
              <w:rPr>
                <w:noProof/>
              </w:rPr>
              <w:delText>Socket.server.read.file &lt;fw_nexp&gt;</w:delText>
            </w:r>
            <w:r w:rsidDel="00154AF8">
              <w:rPr>
                <w:noProof/>
                <w:webHidden/>
              </w:rPr>
              <w:tab/>
              <w:delText>78</w:delText>
            </w:r>
          </w:del>
        </w:p>
        <w:p w:rsidR="003F7509" w:rsidDel="00154AF8" w:rsidRDefault="003F7509">
          <w:pPr>
            <w:pStyle w:val="TOC3"/>
            <w:tabs>
              <w:tab w:val="right" w:leader="dot" w:pos="9350"/>
            </w:tabs>
            <w:rPr>
              <w:del w:id="2199" w:author="msammartano" w:date="2014-02-07T18:21:00Z"/>
              <w:rFonts w:eastAsiaTheme="minorEastAsia"/>
              <w:noProof/>
              <w:lang w:bidi="he-IL"/>
            </w:rPr>
          </w:pPr>
          <w:del w:id="2200" w:author="msammartano" w:date="2014-02-07T18:21:00Z">
            <w:r w:rsidRPr="00154AF8" w:rsidDel="00154AF8">
              <w:rPr>
                <w:noProof/>
              </w:rPr>
              <w:delText>Socket.server.disconnect</w:delText>
            </w:r>
            <w:r w:rsidDel="00154AF8">
              <w:rPr>
                <w:noProof/>
                <w:webHidden/>
              </w:rPr>
              <w:tab/>
              <w:delText>78</w:delText>
            </w:r>
          </w:del>
        </w:p>
        <w:p w:rsidR="003F7509" w:rsidDel="00154AF8" w:rsidRDefault="003F7509">
          <w:pPr>
            <w:pStyle w:val="TOC3"/>
            <w:tabs>
              <w:tab w:val="right" w:leader="dot" w:pos="9350"/>
            </w:tabs>
            <w:rPr>
              <w:del w:id="2201" w:author="msammartano" w:date="2014-02-07T18:21:00Z"/>
              <w:rFonts w:eastAsiaTheme="minorEastAsia"/>
              <w:noProof/>
              <w:lang w:bidi="he-IL"/>
            </w:rPr>
          </w:pPr>
          <w:del w:id="2202" w:author="msammartano" w:date="2014-02-07T18:21:00Z">
            <w:r w:rsidRPr="00154AF8" w:rsidDel="00154AF8">
              <w:rPr>
                <w:noProof/>
              </w:rPr>
              <w:delText>Socket.server.close</w:delText>
            </w:r>
            <w:r w:rsidDel="00154AF8">
              <w:rPr>
                <w:noProof/>
                <w:webHidden/>
              </w:rPr>
              <w:tab/>
              <w:delText>78</w:delText>
            </w:r>
          </w:del>
        </w:p>
        <w:p w:rsidR="003F7509" w:rsidDel="00154AF8" w:rsidRDefault="003F7509">
          <w:pPr>
            <w:pStyle w:val="TOC3"/>
            <w:tabs>
              <w:tab w:val="right" w:leader="dot" w:pos="9350"/>
            </w:tabs>
            <w:rPr>
              <w:del w:id="2203" w:author="msammartano" w:date="2014-02-07T18:21:00Z"/>
              <w:rFonts w:eastAsiaTheme="minorEastAsia"/>
              <w:noProof/>
              <w:lang w:bidi="he-IL"/>
            </w:rPr>
          </w:pPr>
          <w:del w:id="2204" w:author="msammartano" w:date="2014-02-07T18:21:00Z">
            <w:r w:rsidRPr="00154AF8" w:rsidDel="00154AF8">
              <w:rPr>
                <w:noProof/>
              </w:rPr>
              <w:delText>Socket.server.client.ip &lt;nvar&gt;</w:delText>
            </w:r>
            <w:r w:rsidDel="00154AF8">
              <w:rPr>
                <w:noProof/>
                <w:webHidden/>
              </w:rPr>
              <w:tab/>
              <w:delText>78</w:delText>
            </w:r>
          </w:del>
        </w:p>
        <w:p w:rsidR="003F7509" w:rsidDel="00154AF8" w:rsidRDefault="003F7509">
          <w:pPr>
            <w:pStyle w:val="TOC1"/>
            <w:tabs>
              <w:tab w:val="right" w:leader="dot" w:pos="9350"/>
            </w:tabs>
            <w:rPr>
              <w:del w:id="2205" w:author="msammartano" w:date="2014-02-07T18:21:00Z"/>
              <w:rFonts w:eastAsiaTheme="minorEastAsia"/>
              <w:noProof/>
              <w:lang w:bidi="he-IL"/>
            </w:rPr>
          </w:pPr>
          <w:del w:id="2206" w:author="msammartano" w:date="2014-02-07T18:21:00Z">
            <w:r w:rsidRPr="00154AF8" w:rsidDel="00154AF8">
              <w:rPr>
                <w:noProof/>
              </w:rPr>
              <w:delText>FTP Client</w:delText>
            </w:r>
            <w:r w:rsidDel="00154AF8">
              <w:rPr>
                <w:noProof/>
                <w:webHidden/>
              </w:rPr>
              <w:tab/>
              <w:delText>79</w:delText>
            </w:r>
          </w:del>
        </w:p>
        <w:p w:rsidR="003F7509" w:rsidDel="00154AF8" w:rsidRDefault="003F7509">
          <w:pPr>
            <w:pStyle w:val="TOC2"/>
            <w:tabs>
              <w:tab w:val="right" w:leader="dot" w:pos="9350"/>
            </w:tabs>
            <w:rPr>
              <w:del w:id="2207" w:author="msammartano" w:date="2014-02-07T18:21:00Z"/>
              <w:rFonts w:eastAsiaTheme="minorEastAsia"/>
              <w:noProof/>
              <w:lang w:bidi="he-IL"/>
            </w:rPr>
          </w:pPr>
          <w:del w:id="2208" w:author="msammartano" w:date="2014-02-07T18:21:00Z">
            <w:r w:rsidRPr="00154AF8" w:rsidDel="00154AF8">
              <w:rPr>
                <w:noProof/>
              </w:rPr>
              <w:delText>Ftp.open &lt;url_sexp&gt;, &lt;port_nexp&gt;, &lt;user_sexp&gt;, &lt;pw_sexp&gt;</w:delText>
            </w:r>
            <w:r w:rsidDel="00154AF8">
              <w:rPr>
                <w:noProof/>
                <w:webHidden/>
              </w:rPr>
              <w:tab/>
              <w:delText>79</w:delText>
            </w:r>
          </w:del>
        </w:p>
        <w:p w:rsidR="003F7509" w:rsidDel="00154AF8" w:rsidRDefault="003F7509">
          <w:pPr>
            <w:pStyle w:val="TOC2"/>
            <w:tabs>
              <w:tab w:val="right" w:leader="dot" w:pos="9350"/>
            </w:tabs>
            <w:rPr>
              <w:del w:id="2209" w:author="msammartano" w:date="2014-02-07T18:21:00Z"/>
              <w:rFonts w:eastAsiaTheme="minorEastAsia"/>
              <w:noProof/>
              <w:lang w:bidi="he-IL"/>
            </w:rPr>
          </w:pPr>
          <w:del w:id="2210" w:author="msammartano" w:date="2014-02-07T18:21:00Z">
            <w:r w:rsidRPr="00154AF8" w:rsidDel="00154AF8">
              <w:rPr>
                <w:noProof/>
              </w:rPr>
              <w:delText>Ftp.close</w:delText>
            </w:r>
            <w:r w:rsidDel="00154AF8">
              <w:rPr>
                <w:noProof/>
                <w:webHidden/>
              </w:rPr>
              <w:tab/>
              <w:delText>79</w:delText>
            </w:r>
          </w:del>
        </w:p>
        <w:p w:rsidR="003F7509" w:rsidDel="00154AF8" w:rsidRDefault="003F7509">
          <w:pPr>
            <w:pStyle w:val="TOC2"/>
            <w:tabs>
              <w:tab w:val="right" w:leader="dot" w:pos="9350"/>
            </w:tabs>
            <w:rPr>
              <w:del w:id="2211" w:author="msammartano" w:date="2014-02-07T18:21:00Z"/>
              <w:rFonts w:eastAsiaTheme="minorEastAsia"/>
              <w:noProof/>
              <w:lang w:bidi="he-IL"/>
            </w:rPr>
          </w:pPr>
          <w:del w:id="2212" w:author="msammartano" w:date="2014-02-07T18:21:00Z">
            <w:r w:rsidRPr="00154AF8" w:rsidDel="00154AF8">
              <w:rPr>
                <w:noProof/>
              </w:rPr>
              <w:delText>Ftp.put &lt;source_sexp&gt;, &lt;destination_sexp&gt;</w:delText>
            </w:r>
            <w:r w:rsidDel="00154AF8">
              <w:rPr>
                <w:noProof/>
                <w:webHidden/>
              </w:rPr>
              <w:tab/>
              <w:delText>79</w:delText>
            </w:r>
          </w:del>
        </w:p>
        <w:p w:rsidR="003F7509" w:rsidDel="00154AF8" w:rsidRDefault="003F7509">
          <w:pPr>
            <w:pStyle w:val="TOC2"/>
            <w:tabs>
              <w:tab w:val="right" w:leader="dot" w:pos="9350"/>
            </w:tabs>
            <w:rPr>
              <w:del w:id="2213" w:author="msammartano" w:date="2014-02-07T18:21:00Z"/>
              <w:rFonts w:eastAsiaTheme="minorEastAsia"/>
              <w:noProof/>
              <w:lang w:bidi="he-IL"/>
            </w:rPr>
          </w:pPr>
          <w:del w:id="2214" w:author="msammartano" w:date="2014-02-07T18:21:00Z">
            <w:r w:rsidRPr="00154AF8" w:rsidDel="00154AF8">
              <w:rPr>
                <w:noProof/>
              </w:rPr>
              <w:delText>Ftp.get &lt;source_sexp&gt;, &lt;destination_sexp&gt;</w:delText>
            </w:r>
            <w:r w:rsidDel="00154AF8">
              <w:rPr>
                <w:noProof/>
                <w:webHidden/>
              </w:rPr>
              <w:tab/>
              <w:delText>79</w:delText>
            </w:r>
          </w:del>
        </w:p>
        <w:p w:rsidR="003F7509" w:rsidDel="00154AF8" w:rsidRDefault="003F7509">
          <w:pPr>
            <w:pStyle w:val="TOC2"/>
            <w:tabs>
              <w:tab w:val="right" w:leader="dot" w:pos="9350"/>
            </w:tabs>
            <w:rPr>
              <w:del w:id="2215" w:author="msammartano" w:date="2014-02-07T18:21:00Z"/>
              <w:rFonts w:eastAsiaTheme="minorEastAsia"/>
              <w:noProof/>
              <w:lang w:bidi="he-IL"/>
            </w:rPr>
          </w:pPr>
          <w:del w:id="2216" w:author="msammartano" w:date="2014-02-07T18:21:00Z">
            <w:r w:rsidRPr="00154AF8" w:rsidDel="00154AF8">
              <w:rPr>
                <w:noProof/>
              </w:rPr>
              <w:delText>Ftp.dir &lt;list_nvar&gt;</w:delText>
            </w:r>
            <w:r w:rsidDel="00154AF8">
              <w:rPr>
                <w:noProof/>
                <w:webHidden/>
              </w:rPr>
              <w:tab/>
              <w:delText>79</w:delText>
            </w:r>
          </w:del>
        </w:p>
        <w:p w:rsidR="003F7509" w:rsidDel="00154AF8" w:rsidRDefault="003F7509">
          <w:pPr>
            <w:pStyle w:val="TOC2"/>
            <w:tabs>
              <w:tab w:val="right" w:leader="dot" w:pos="9350"/>
            </w:tabs>
            <w:rPr>
              <w:del w:id="2217" w:author="msammartano" w:date="2014-02-07T18:21:00Z"/>
              <w:rFonts w:eastAsiaTheme="minorEastAsia"/>
              <w:noProof/>
              <w:lang w:bidi="he-IL"/>
            </w:rPr>
          </w:pPr>
          <w:del w:id="2218" w:author="msammartano" w:date="2014-02-07T18:21:00Z">
            <w:r w:rsidRPr="00154AF8" w:rsidDel="00154AF8">
              <w:rPr>
                <w:noProof/>
              </w:rPr>
              <w:delText>Ftp.cd &lt;new_directory_sexp&gt;</w:delText>
            </w:r>
            <w:r w:rsidDel="00154AF8">
              <w:rPr>
                <w:noProof/>
                <w:webHidden/>
              </w:rPr>
              <w:tab/>
              <w:delText>80</w:delText>
            </w:r>
          </w:del>
        </w:p>
        <w:p w:rsidR="003F7509" w:rsidDel="00154AF8" w:rsidRDefault="003F7509">
          <w:pPr>
            <w:pStyle w:val="TOC2"/>
            <w:tabs>
              <w:tab w:val="right" w:leader="dot" w:pos="9350"/>
            </w:tabs>
            <w:rPr>
              <w:del w:id="2219" w:author="msammartano" w:date="2014-02-07T18:21:00Z"/>
              <w:rFonts w:eastAsiaTheme="minorEastAsia"/>
              <w:noProof/>
              <w:lang w:bidi="he-IL"/>
            </w:rPr>
          </w:pPr>
          <w:del w:id="2220" w:author="msammartano" w:date="2014-02-07T18:21:00Z">
            <w:r w:rsidRPr="00154AF8" w:rsidDel="00154AF8">
              <w:rPr>
                <w:noProof/>
              </w:rPr>
              <w:delText>Ftp.rename &lt;old_filename_sexp&gt;, &lt;new_filename_sexp&gt;</w:delText>
            </w:r>
            <w:r w:rsidDel="00154AF8">
              <w:rPr>
                <w:noProof/>
                <w:webHidden/>
              </w:rPr>
              <w:tab/>
              <w:delText>80</w:delText>
            </w:r>
          </w:del>
        </w:p>
        <w:p w:rsidR="003F7509" w:rsidDel="00154AF8" w:rsidRDefault="003F7509">
          <w:pPr>
            <w:pStyle w:val="TOC2"/>
            <w:tabs>
              <w:tab w:val="right" w:leader="dot" w:pos="9350"/>
            </w:tabs>
            <w:rPr>
              <w:del w:id="2221" w:author="msammartano" w:date="2014-02-07T18:21:00Z"/>
              <w:rFonts w:eastAsiaTheme="minorEastAsia"/>
              <w:noProof/>
              <w:lang w:bidi="he-IL"/>
            </w:rPr>
          </w:pPr>
          <w:del w:id="2222" w:author="msammartano" w:date="2014-02-07T18:21:00Z">
            <w:r w:rsidRPr="00154AF8" w:rsidDel="00154AF8">
              <w:rPr>
                <w:noProof/>
              </w:rPr>
              <w:delText>Ftp.delete &lt;filename_sexp&gt;</w:delText>
            </w:r>
            <w:r w:rsidDel="00154AF8">
              <w:rPr>
                <w:noProof/>
                <w:webHidden/>
              </w:rPr>
              <w:tab/>
              <w:delText>80</w:delText>
            </w:r>
          </w:del>
        </w:p>
        <w:p w:rsidR="003F7509" w:rsidDel="00154AF8" w:rsidRDefault="003F7509">
          <w:pPr>
            <w:pStyle w:val="TOC2"/>
            <w:tabs>
              <w:tab w:val="right" w:leader="dot" w:pos="9350"/>
            </w:tabs>
            <w:rPr>
              <w:del w:id="2223" w:author="msammartano" w:date="2014-02-07T18:21:00Z"/>
              <w:rFonts w:eastAsiaTheme="minorEastAsia"/>
              <w:noProof/>
              <w:lang w:bidi="he-IL"/>
            </w:rPr>
          </w:pPr>
          <w:del w:id="2224" w:author="msammartano" w:date="2014-02-07T18:21:00Z">
            <w:r w:rsidRPr="00154AF8" w:rsidDel="00154AF8">
              <w:rPr>
                <w:noProof/>
              </w:rPr>
              <w:delText>Ftp.rmdir &lt;directory_sexp&gt;</w:delText>
            </w:r>
            <w:r w:rsidDel="00154AF8">
              <w:rPr>
                <w:noProof/>
                <w:webHidden/>
              </w:rPr>
              <w:tab/>
              <w:delText>80</w:delText>
            </w:r>
          </w:del>
        </w:p>
        <w:p w:rsidR="003F7509" w:rsidDel="00154AF8" w:rsidRDefault="003F7509">
          <w:pPr>
            <w:pStyle w:val="TOC2"/>
            <w:tabs>
              <w:tab w:val="right" w:leader="dot" w:pos="9350"/>
            </w:tabs>
            <w:rPr>
              <w:del w:id="2225" w:author="msammartano" w:date="2014-02-07T18:21:00Z"/>
              <w:rFonts w:eastAsiaTheme="minorEastAsia"/>
              <w:noProof/>
              <w:lang w:bidi="he-IL"/>
            </w:rPr>
          </w:pPr>
          <w:del w:id="2226" w:author="msammartano" w:date="2014-02-07T18:21:00Z">
            <w:r w:rsidRPr="00154AF8" w:rsidDel="00154AF8">
              <w:rPr>
                <w:noProof/>
              </w:rPr>
              <w:delText>Ftp.mkdir &lt;directory_sexp&gt;</w:delText>
            </w:r>
            <w:r w:rsidDel="00154AF8">
              <w:rPr>
                <w:noProof/>
                <w:webHidden/>
              </w:rPr>
              <w:tab/>
              <w:delText>80</w:delText>
            </w:r>
          </w:del>
        </w:p>
        <w:p w:rsidR="003F7509" w:rsidDel="00154AF8" w:rsidRDefault="003F7509">
          <w:pPr>
            <w:pStyle w:val="TOC1"/>
            <w:tabs>
              <w:tab w:val="right" w:leader="dot" w:pos="9350"/>
            </w:tabs>
            <w:rPr>
              <w:del w:id="2227" w:author="msammartano" w:date="2014-02-07T18:21:00Z"/>
              <w:rFonts w:eastAsiaTheme="minorEastAsia"/>
              <w:noProof/>
              <w:lang w:bidi="he-IL"/>
            </w:rPr>
          </w:pPr>
          <w:del w:id="2228" w:author="msammartano" w:date="2014-02-07T18:21:00Z">
            <w:r w:rsidRPr="00154AF8" w:rsidDel="00154AF8">
              <w:rPr>
                <w:noProof/>
              </w:rPr>
              <w:delText>Bluetooth</w:delText>
            </w:r>
            <w:r w:rsidDel="00154AF8">
              <w:rPr>
                <w:noProof/>
                <w:webHidden/>
              </w:rPr>
              <w:tab/>
              <w:delText>80</w:delText>
            </w:r>
          </w:del>
        </w:p>
        <w:p w:rsidR="003F7509" w:rsidDel="00154AF8" w:rsidRDefault="003F7509">
          <w:pPr>
            <w:pStyle w:val="TOC2"/>
            <w:tabs>
              <w:tab w:val="right" w:leader="dot" w:pos="9350"/>
            </w:tabs>
            <w:rPr>
              <w:del w:id="2229" w:author="msammartano" w:date="2014-02-07T18:21:00Z"/>
              <w:rFonts w:eastAsiaTheme="minorEastAsia"/>
              <w:noProof/>
              <w:lang w:bidi="he-IL"/>
            </w:rPr>
          </w:pPr>
          <w:del w:id="2230" w:author="msammartano" w:date="2014-02-07T18:21:00Z">
            <w:r w:rsidRPr="00154AF8" w:rsidDel="00154AF8">
              <w:rPr>
                <w:noProof/>
              </w:rPr>
              <w:delText>Bt.open {0|1}</w:delText>
            </w:r>
            <w:r w:rsidDel="00154AF8">
              <w:rPr>
                <w:noProof/>
                <w:webHidden/>
              </w:rPr>
              <w:tab/>
              <w:delText>81</w:delText>
            </w:r>
          </w:del>
        </w:p>
        <w:p w:rsidR="003F7509" w:rsidDel="00154AF8" w:rsidRDefault="003F7509">
          <w:pPr>
            <w:pStyle w:val="TOC2"/>
            <w:tabs>
              <w:tab w:val="right" w:leader="dot" w:pos="9350"/>
            </w:tabs>
            <w:rPr>
              <w:del w:id="2231" w:author="msammartano" w:date="2014-02-07T18:21:00Z"/>
              <w:rFonts w:eastAsiaTheme="minorEastAsia"/>
              <w:noProof/>
              <w:lang w:bidi="he-IL"/>
            </w:rPr>
          </w:pPr>
          <w:del w:id="2232" w:author="msammartano" w:date="2014-02-07T18:21:00Z">
            <w:r w:rsidRPr="00154AF8" w:rsidDel="00154AF8">
              <w:rPr>
                <w:noProof/>
              </w:rPr>
              <w:delText>Bt.close</w:delText>
            </w:r>
            <w:r w:rsidDel="00154AF8">
              <w:rPr>
                <w:noProof/>
                <w:webHidden/>
              </w:rPr>
              <w:tab/>
              <w:delText>81</w:delText>
            </w:r>
          </w:del>
        </w:p>
        <w:p w:rsidR="003F7509" w:rsidDel="00154AF8" w:rsidRDefault="003F7509">
          <w:pPr>
            <w:pStyle w:val="TOC2"/>
            <w:tabs>
              <w:tab w:val="right" w:leader="dot" w:pos="9350"/>
            </w:tabs>
            <w:rPr>
              <w:del w:id="2233" w:author="msammartano" w:date="2014-02-07T18:21:00Z"/>
              <w:rFonts w:eastAsiaTheme="minorEastAsia"/>
              <w:noProof/>
              <w:lang w:bidi="he-IL"/>
            </w:rPr>
          </w:pPr>
          <w:del w:id="2234" w:author="msammartano" w:date="2014-02-07T18:21:00Z">
            <w:r w:rsidRPr="00154AF8" w:rsidDel="00154AF8">
              <w:rPr>
                <w:noProof/>
              </w:rPr>
              <w:delText>Bt.connect {0|1}</w:delText>
            </w:r>
            <w:r w:rsidDel="00154AF8">
              <w:rPr>
                <w:noProof/>
                <w:webHidden/>
              </w:rPr>
              <w:tab/>
              <w:delText>81</w:delText>
            </w:r>
          </w:del>
        </w:p>
        <w:p w:rsidR="003F7509" w:rsidDel="00154AF8" w:rsidRDefault="003F7509">
          <w:pPr>
            <w:pStyle w:val="TOC2"/>
            <w:tabs>
              <w:tab w:val="right" w:leader="dot" w:pos="9350"/>
            </w:tabs>
            <w:rPr>
              <w:del w:id="2235" w:author="msammartano" w:date="2014-02-07T18:21:00Z"/>
              <w:rFonts w:eastAsiaTheme="minorEastAsia"/>
              <w:noProof/>
              <w:lang w:bidi="he-IL"/>
            </w:rPr>
          </w:pPr>
          <w:del w:id="2236" w:author="msammartano" w:date="2014-02-07T18:21:00Z">
            <w:r w:rsidRPr="00154AF8" w:rsidDel="00154AF8">
              <w:rPr>
                <w:noProof/>
              </w:rPr>
              <w:delText>Bt.disconnect</w:delText>
            </w:r>
            <w:r w:rsidDel="00154AF8">
              <w:rPr>
                <w:noProof/>
                <w:webHidden/>
              </w:rPr>
              <w:tab/>
              <w:delText>81</w:delText>
            </w:r>
          </w:del>
        </w:p>
        <w:p w:rsidR="003F7509" w:rsidDel="00154AF8" w:rsidRDefault="003F7509">
          <w:pPr>
            <w:pStyle w:val="TOC2"/>
            <w:tabs>
              <w:tab w:val="right" w:leader="dot" w:pos="9350"/>
            </w:tabs>
            <w:rPr>
              <w:del w:id="2237" w:author="msammartano" w:date="2014-02-07T18:21:00Z"/>
              <w:rFonts w:eastAsiaTheme="minorEastAsia"/>
              <w:noProof/>
              <w:lang w:bidi="he-IL"/>
            </w:rPr>
          </w:pPr>
          <w:del w:id="2238" w:author="msammartano" w:date="2014-02-07T18:21:00Z">
            <w:r w:rsidRPr="00154AF8" w:rsidDel="00154AF8">
              <w:rPr>
                <w:noProof/>
              </w:rPr>
              <w:delText>Bt.reconnect</w:delText>
            </w:r>
            <w:r w:rsidDel="00154AF8">
              <w:rPr>
                <w:noProof/>
                <w:webHidden/>
              </w:rPr>
              <w:tab/>
              <w:delText>81</w:delText>
            </w:r>
          </w:del>
        </w:p>
        <w:p w:rsidR="003F7509" w:rsidDel="00154AF8" w:rsidRDefault="003F7509">
          <w:pPr>
            <w:pStyle w:val="TOC2"/>
            <w:tabs>
              <w:tab w:val="right" w:leader="dot" w:pos="9350"/>
            </w:tabs>
            <w:rPr>
              <w:del w:id="2239" w:author="msammartano" w:date="2014-02-07T18:21:00Z"/>
              <w:rFonts w:eastAsiaTheme="minorEastAsia"/>
              <w:noProof/>
              <w:lang w:bidi="he-IL"/>
            </w:rPr>
          </w:pPr>
          <w:del w:id="2240" w:author="msammartano" w:date="2014-02-07T18:21:00Z">
            <w:r w:rsidRPr="00154AF8" w:rsidDel="00154AF8">
              <w:rPr>
                <w:noProof/>
              </w:rPr>
              <w:delText>Bt.status &lt;nvar&gt;</w:delText>
            </w:r>
            <w:r w:rsidDel="00154AF8">
              <w:rPr>
                <w:noProof/>
                <w:webHidden/>
              </w:rPr>
              <w:tab/>
              <w:delText>82</w:delText>
            </w:r>
          </w:del>
        </w:p>
        <w:p w:rsidR="003F7509" w:rsidDel="00154AF8" w:rsidRDefault="003F7509">
          <w:pPr>
            <w:pStyle w:val="TOC2"/>
            <w:tabs>
              <w:tab w:val="right" w:leader="dot" w:pos="9350"/>
            </w:tabs>
            <w:rPr>
              <w:del w:id="2241" w:author="msammartano" w:date="2014-02-07T18:21:00Z"/>
              <w:rFonts w:eastAsiaTheme="minorEastAsia"/>
              <w:noProof/>
              <w:lang w:bidi="he-IL"/>
            </w:rPr>
          </w:pPr>
          <w:del w:id="2242" w:author="msammartano" w:date="2014-02-07T18:21:00Z">
            <w:r w:rsidRPr="00154AF8" w:rsidDel="00154AF8">
              <w:rPr>
                <w:noProof/>
              </w:rPr>
              <w:delText>Bt.write &lt;sexp&gt;|&lt;nexp&gt; {,|;} . . . . &lt;sexp&gt;|&lt;nexp&gt;{,|;}</w:delText>
            </w:r>
            <w:r w:rsidDel="00154AF8">
              <w:rPr>
                <w:noProof/>
                <w:webHidden/>
              </w:rPr>
              <w:tab/>
              <w:delText>82</w:delText>
            </w:r>
          </w:del>
        </w:p>
        <w:p w:rsidR="003F7509" w:rsidDel="00154AF8" w:rsidRDefault="003F7509">
          <w:pPr>
            <w:pStyle w:val="TOC2"/>
            <w:tabs>
              <w:tab w:val="right" w:leader="dot" w:pos="9350"/>
            </w:tabs>
            <w:rPr>
              <w:del w:id="2243" w:author="msammartano" w:date="2014-02-07T18:21:00Z"/>
              <w:rFonts w:eastAsiaTheme="minorEastAsia"/>
              <w:noProof/>
              <w:lang w:bidi="he-IL"/>
            </w:rPr>
          </w:pPr>
          <w:del w:id="2244" w:author="msammartano" w:date="2014-02-07T18:21:00Z">
            <w:r w:rsidRPr="00154AF8" w:rsidDel="00154AF8">
              <w:rPr>
                <w:noProof/>
              </w:rPr>
              <w:delText>Bt.read.ready &lt;nvar&gt;</w:delText>
            </w:r>
            <w:r w:rsidDel="00154AF8">
              <w:rPr>
                <w:noProof/>
                <w:webHidden/>
              </w:rPr>
              <w:tab/>
              <w:delText>82</w:delText>
            </w:r>
          </w:del>
        </w:p>
        <w:p w:rsidR="003F7509" w:rsidDel="00154AF8" w:rsidRDefault="003F7509">
          <w:pPr>
            <w:pStyle w:val="TOC2"/>
            <w:tabs>
              <w:tab w:val="right" w:leader="dot" w:pos="9350"/>
            </w:tabs>
            <w:rPr>
              <w:del w:id="2245" w:author="msammartano" w:date="2014-02-07T18:21:00Z"/>
              <w:rFonts w:eastAsiaTheme="minorEastAsia"/>
              <w:noProof/>
              <w:lang w:bidi="he-IL"/>
            </w:rPr>
          </w:pPr>
          <w:del w:id="2246" w:author="msammartano" w:date="2014-02-07T18:21:00Z">
            <w:r w:rsidRPr="00154AF8" w:rsidDel="00154AF8">
              <w:rPr>
                <w:noProof/>
              </w:rPr>
              <w:delText>OnBtReadReady:</w:delText>
            </w:r>
            <w:r w:rsidDel="00154AF8">
              <w:rPr>
                <w:noProof/>
                <w:webHidden/>
              </w:rPr>
              <w:tab/>
              <w:delText>82</w:delText>
            </w:r>
          </w:del>
        </w:p>
        <w:p w:rsidR="003F7509" w:rsidDel="00154AF8" w:rsidRDefault="003F7509">
          <w:pPr>
            <w:pStyle w:val="TOC3"/>
            <w:tabs>
              <w:tab w:val="right" w:leader="dot" w:pos="9350"/>
            </w:tabs>
            <w:rPr>
              <w:del w:id="2247" w:author="msammartano" w:date="2014-02-07T18:21:00Z"/>
              <w:rFonts w:eastAsiaTheme="minorEastAsia"/>
              <w:noProof/>
              <w:lang w:bidi="he-IL"/>
            </w:rPr>
          </w:pPr>
          <w:del w:id="2248" w:author="msammartano" w:date="2014-02-07T18:21:00Z">
            <w:r w:rsidRPr="00154AF8" w:rsidDel="00154AF8">
              <w:rPr>
                <w:noProof/>
              </w:rPr>
              <w:delText>Bt.onReadReady.Resume</w:delText>
            </w:r>
            <w:r w:rsidDel="00154AF8">
              <w:rPr>
                <w:noProof/>
                <w:webHidden/>
              </w:rPr>
              <w:tab/>
              <w:delText>82</w:delText>
            </w:r>
          </w:del>
        </w:p>
        <w:p w:rsidR="003F7509" w:rsidDel="00154AF8" w:rsidRDefault="003F7509">
          <w:pPr>
            <w:pStyle w:val="TOC2"/>
            <w:tabs>
              <w:tab w:val="right" w:leader="dot" w:pos="9350"/>
            </w:tabs>
            <w:rPr>
              <w:del w:id="2249" w:author="msammartano" w:date="2014-02-07T18:21:00Z"/>
              <w:rFonts w:eastAsiaTheme="minorEastAsia"/>
              <w:noProof/>
              <w:lang w:bidi="he-IL"/>
            </w:rPr>
          </w:pPr>
          <w:del w:id="2250" w:author="msammartano" w:date="2014-02-07T18:21:00Z">
            <w:r w:rsidRPr="00154AF8" w:rsidDel="00154AF8">
              <w:rPr>
                <w:noProof/>
              </w:rPr>
              <w:delText>Bt.read.bytes &lt;svar&gt;</w:delText>
            </w:r>
            <w:r w:rsidDel="00154AF8">
              <w:rPr>
                <w:noProof/>
                <w:webHidden/>
              </w:rPr>
              <w:tab/>
              <w:delText>82</w:delText>
            </w:r>
          </w:del>
        </w:p>
        <w:p w:rsidR="003F7509" w:rsidDel="00154AF8" w:rsidRDefault="003F7509">
          <w:pPr>
            <w:pStyle w:val="TOC2"/>
            <w:tabs>
              <w:tab w:val="right" w:leader="dot" w:pos="9350"/>
            </w:tabs>
            <w:rPr>
              <w:del w:id="2251" w:author="msammartano" w:date="2014-02-07T18:21:00Z"/>
              <w:rFonts w:eastAsiaTheme="minorEastAsia"/>
              <w:noProof/>
              <w:lang w:bidi="he-IL"/>
            </w:rPr>
          </w:pPr>
          <w:del w:id="2252" w:author="msammartano" w:date="2014-02-07T18:21:00Z">
            <w:r w:rsidRPr="00154AF8" w:rsidDel="00154AF8">
              <w:rPr>
                <w:noProof/>
              </w:rPr>
              <w:delText>Bt.device.name &lt;svar&gt;</w:delText>
            </w:r>
            <w:r w:rsidDel="00154AF8">
              <w:rPr>
                <w:noProof/>
                <w:webHidden/>
              </w:rPr>
              <w:tab/>
              <w:delText>83</w:delText>
            </w:r>
          </w:del>
        </w:p>
        <w:p w:rsidR="003F7509" w:rsidDel="00154AF8" w:rsidRDefault="003F7509">
          <w:pPr>
            <w:pStyle w:val="TOC2"/>
            <w:tabs>
              <w:tab w:val="right" w:leader="dot" w:pos="9350"/>
            </w:tabs>
            <w:rPr>
              <w:del w:id="2253" w:author="msammartano" w:date="2014-02-07T18:21:00Z"/>
              <w:rFonts w:eastAsiaTheme="minorEastAsia"/>
              <w:noProof/>
              <w:lang w:bidi="he-IL"/>
            </w:rPr>
          </w:pPr>
          <w:del w:id="2254" w:author="msammartano" w:date="2014-02-07T18:21:00Z">
            <w:r w:rsidRPr="00154AF8" w:rsidDel="00154AF8">
              <w:rPr>
                <w:noProof/>
              </w:rPr>
              <w:delText>Bt.set.uuid &lt;sexp&gt;</w:delText>
            </w:r>
            <w:r w:rsidDel="00154AF8">
              <w:rPr>
                <w:noProof/>
                <w:webHidden/>
              </w:rPr>
              <w:tab/>
              <w:delText>83</w:delText>
            </w:r>
          </w:del>
        </w:p>
        <w:p w:rsidR="003F7509" w:rsidDel="00154AF8" w:rsidRDefault="003F7509">
          <w:pPr>
            <w:pStyle w:val="TOC1"/>
            <w:tabs>
              <w:tab w:val="right" w:leader="dot" w:pos="9350"/>
            </w:tabs>
            <w:rPr>
              <w:del w:id="2255" w:author="msammartano" w:date="2014-02-07T18:21:00Z"/>
              <w:rFonts w:eastAsiaTheme="minorEastAsia"/>
              <w:noProof/>
              <w:lang w:bidi="he-IL"/>
            </w:rPr>
          </w:pPr>
          <w:del w:id="2256" w:author="msammartano" w:date="2014-02-07T18:21:00Z">
            <w:r w:rsidRPr="00154AF8" w:rsidDel="00154AF8">
              <w:rPr>
                <w:noProof/>
              </w:rPr>
              <w:delText>Miscellaneous Commands</w:delText>
            </w:r>
            <w:r w:rsidDel="00154AF8">
              <w:rPr>
                <w:noProof/>
                <w:webHidden/>
              </w:rPr>
              <w:tab/>
              <w:delText>83</w:delText>
            </w:r>
          </w:del>
        </w:p>
        <w:p w:rsidR="003F7509" w:rsidDel="00154AF8" w:rsidRDefault="003F7509">
          <w:pPr>
            <w:pStyle w:val="TOC2"/>
            <w:tabs>
              <w:tab w:val="right" w:leader="dot" w:pos="9350"/>
            </w:tabs>
            <w:rPr>
              <w:del w:id="2257" w:author="msammartano" w:date="2014-02-07T18:21:00Z"/>
              <w:rFonts w:eastAsiaTheme="minorEastAsia"/>
              <w:noProof/>
              <w:lang w:bidi="he-IL"/>
            </w:rPr>
          </w:pPr>
          <w:del w:id="2258" w:author="msammartano" w:date="2014-02-07T18:21:00Z">
            <w:r w:rsidRPr="00154AF8" w:rsidDel="00154AF8">
              <w:rPr>
                <w:noProof/>
              </w:rPr>
              <w:delText>Browse &lt;url_sexp&gt;</w:delText>
            </w:r>
            <w:r w:rsidDel="00154AF8">
              <w:rPr>
                <w:noProof/>
                <w:webHidden/>
              </w:rPr>
              <w:tab/>
              <w:delText>83</w:delText>
            </w:r>
          </w:del>
        </w:p>
        <w:p w:rsidR="003F7509" w:rsidDel="00154AF8" w:rsidRDefault="003F7509">
          <w:pPr>
            <w:pStyle w:val="TOC2"/>
            <w:tabs>
              <w:tab w:val="right" w:leader="dot" w:pos="9350"/>
            </w:tabs>
            <w:rPr>
              <w:del w:id="2259" w:author="msammartano" w:date="2014-02-07T18:21:00Z"/>
              <w:rFonts w:eastAsiaTheme="minorEastAsia"/>
              <w:noProof/>
              <w:lang w:bidi="he-IL"/>
            </w:rPr>
          </w:pPr>
          <w:del w:id="2260" w:author="msammartano" w:date="2014-02-07T18:21:00Z">
            <w:r w:rsidRPr="00154AF8" w:rsidDel="00154AF8">
              <w:rPr>
                <w:noProof/>
              </w:rPr>
              <w:delText>Swap &lt;nvar_a&gt;|&lt;svar_a&gt;, &lt;nvar_b&gt;, &lt;svar_b&gt;</w:delText>
            </w:r>
            <w:r w:rsidDel="00154AF8">
              <w:rPr>
                <w:noProof/>
                <w:webHidden/>
              </w:rPr>
              <w:tab/>
              <w:delText>83</w:delText>
            </w:r>
          </w:del>
        </w:p>
        <w:p w:rsidR="003F7509" w:rsidDel="00154AF8" w:rsidRDefault="003F7509">
          <w:pPr>
            <w:pStyle w:val="TOC2"/>
            <w:tabs>
              <w:tab w:val="right" w:leader="dot" w:pos="9350"/>
            </w:tabs>
            <w:rPr>
              <w:del w:id="2261" w:author="msammartano" w:date="2014-02-07T18:21:00Z"/>
              <w:rFonts w:eastAsiaTheme="minorEastAsia"/>
              <w:noProof/>
              <w:lang w:bidi="he-IL"/>
            </w:rPr>
          </w:pPr>
          <w:del w:id="2262" w:author="msammartano" w:date="2014-02-07T18:21:00Z">
            <w:r w:rsidRPr="00154AF8" w:rsidDel="00154AF8">
              <w:rPr>
                <w:noProof/>
              </w:rPr>
              <w:delText>Clipboard</w:delText>
            </w:r>
            <w:r w:rsidDel="00154AF8">
              <w:rPr>
                <w:noProof/>
                <w:webHidden/>
              </w:rPr>
              <w:tab/>
              <w:delText>83</w:delText>
            </w:r>
          </w:del>
        </w:p>
        <w:p w:rsidR="003F7509" w:rsidDel="00154AF8" w:rsidRDefault="003F7509">
          <w:pPr>
            <w:pStyle w:val="TOC3"/>
            <w:tabs>
              <w:tab w:val="right" w:leader="dot" w:pos="9350"/>
            </w:tabs>
            <w:rPr>
              <w:del w:id="2263" w:author="msammartano" w:date="2014-02-07T18:21:00Z"/>
              <w:rFonts w:eastAsiaTheme="minorEastAsia"/>
              <w:noProof/>
              <w:lang w:bidi="he-IL"/>
            </w:rPr>
          </w:pPr>
          <w:del w:id="2264" w:author="msammartano" w:date="2014-02-07T18:21:00Z">
            <w:r w:rsidRPr="00154AF8" w:rsidDel="00154AF8">
              <w:rPr>
                <w:noProof/>
              </w:rPr>
              <w:delText>Clipboard.get &lt;svar&gt;</w:delText>
            </w:r>
            <w:r w:rsidDel="00154AF8">
              <w:rPr>
                <w:noProof/>
                <w:webHidden/>
              </w:rPr>
              <w:tab/>
              <w:delText>83</w:delText>
            </w:r>
          </w:del>
        </w:p>
        <w:p w:rsidR="003F7509" w:rsidDel="00154AF8" w:rsidRDefault="003F7509">
          <w:pPr>
            <w:pStyle w:val="TOC3"/>
            <w:tabs>
              <w:tab w:val="right" w:leader="dot" w:pos="9350"/>
            </w:tabs>
            <w:rPr>
              <w:del w:id="2265" w:author="msammartano" w:date="2014-02-07T18:21:00Z"/>
              <w:rFonts w:eastAsiaTheme="minorEastAsia"/>
              <w:noProof/>
              <w:lang w:bidi="he-IL"/>
            </w:rPr>
          </w:pPr>
          <w:del w:id="2266" w:author="msammartano" w:date="2014-02-07T18:21:00Z">
            <w:r w:rsidRPr="00154AF8" w:rsidDel="00154AF8">
              <w:rPr>
                <w:noProof/>
              </w:rPr>
              <w:delText>Clipboard.put &lt;sexp&gt;</w:delText>
            </w:r>
            <w:r w:rsidDel="00154AF8">
              <w:rPr>
                <w:noProof/>
                <w:webHidden/>
              </w:rPr>
              <w:tab/>
              <w:delText>84</w:delText>
            </w:r>
          </w:del>
        </w:p>
        <w:p w:rsidR="003F7509" w:rsidDel="00154AF8" w:rsidRDefault="003F7509">
          <w:pPr>
            <w:pStyle w:val="TOC2"/>
            <w:tabs>
              <w:tab w:val="right" w:leader="dot" w:pos="9350"/>
            </w:tabs>
            <w:rPr>
              <w:del w:id="2267" w:author="msammartano" w:date="2014-02-07T18:21:00Z"/>
              <w:rFonts w:eastAsiaTheme="minorEastAsia"/>
              <w:noProof/>
              <w:lang w:bidi="he-IL"/>
            </w:rPr>
          </w:pPr>
          <w:del w:id="2268" w:author="msammartano" w:date="2014-02-07T18:21:00Z">
            <w:r w:rsidRPr="00154AF8" w:rsidDel="00154AF8">
              <w:rPr>
                <w:noProof/>
              </w:rPr>
              <w:delText>Echo.on</w:delText>
            </w:r>
            <w:r w:rsidDel="00154AF8">
              <w:rPr>
                <w:noProof/>
                <w:webHidden/>
              </w:rPr>
              <w:tab/>
              <w:delText>84</w:delText>
            </w:r>
          </w:del>
        </w:p>
        <w:p w:rsidR="003F7509" w:rsidDel="00154AF8" w:rsidRDefault="003F7509">
          <w:pPr>
            <w:pStyle w:val="TOC2"/>
            <w:tabs>
              <w:tab w:val="right" w:leader="dot" w:pos="9350"/>
            </w:tabs>
            <w:rPr>
              <w:del w:id="2269" w:author="msammartano" w:date="2014-02-07T18:21:00Z"/>
              <w:rFonts w:eastAsiaTheme="minorEastAsia"/>
              <w:noProof/>
              <w:lang w:bidi="he-IL"/>
            </w:rPr>
          </w:pPr>
          <w:del w:id="2270" w:author="msammartano" w:date="2014-02-07T18:21:00Z">
            <w:r w:rsidRPr="00154AF8" w:rsidDel="00154AF8">
              <w:rPr>
                <w:noProof/>
              </w:rPr>
              <w:delText>Echo.off</w:delText>
            </w:r>
            <w:r w:rsidDel="00154AF8">
              <w:rPr>
                <w:noProof/>
                <w:webHidden/>
              </w:rPr>
              <w:tab/>
              <w:delText>84</w:delText>
            </w:r>
          </w:del>
        </w:p>
        <w:p w:rsidR="003F7509" w:rsidDel="00154AF8" w:rsidRDefault="003F7509">
          <w:pPr>
            <w:pStyle w:val="TOC2"/>
            <w:tabs>
              <w:tab w:val="right" w:leader="dot" w:pos="9350"/>
            </w:tabs>
            <w:rPr>
              <w:del w:id="2271" w:author="msammartano" w:date="2014-02-07T18:21:00Z"/>
              <w:rFonts w:eastAsiaTheme="minorEastAsia"/>
              <w:noProof/>
              <w:lang w:bidi="he-IL"/>
            </w:rPr>
          </w:pPr>
          <w:del w:id="2272" w:author="msammartano" w:date="2014-02-07T18:21:00Z">
            <w:r w:rsidRPr="00154AF8" w:rsidDel="00154AF8">
              <w:rPr>
                <w:noProof/>
              </w:rPr>
              <w:delText>Encryption</w:delText>
            </w:r>
            <w:r w:rsidDel="00154AF8">
              <w:rPr>
                <w:noProof/>
                <w:webHidden/>
              </w:rPr>
              <w:tab/>
              <w:delText>84</w:delText>
            </w:r>
          </w:del>
        </w:p>
        <w:p w:rsidR="003F7509" w:rsidDel="00154AF8" w:rsidRDefault="003F7509">
          <w:pPr>
            <w:pStyle w:val="TOC3"/>
            <w:tabs>
              <w:tab w:val="right" w:leader="dot" w:pos="9350"/>
            </w:tabs>
            <w:rPr>
              <w:del w:id="2273" w:author="msammartano" w:date="2014-02-07T18:21:00Z"/>
              <w:rFonts w:eastAsiaTheme="minorEastAsia"/>
              <w:noProof/>
              <w:lang w:bidi="he-IL"/>
            </w:rPr>
          </w:pPr>
          <w:del w:id="2274" w:author="msammartano" w:date="2014-02-07T18:21:00Z">
            <w:r w:rsidRPr="00154AF8" w:rsidDel="00154AF8">
              <w:rPr>
                <w:noProof/>
              </w:rPr>
              <w:delText>Encrypt &lt;pw_sexp&gt;, &lt;source_sexp&gt;, &lt;encrypted_svar&gt;</w:delText>
            </w:r>
            <w:r w:rsidDel="00154AF8">
              <w:rPr>
                <w:noProof/>
                <w:webHidden/>
              </w:rPr>
              <w:tab/>
              <w:delText>84</w:delText>
            </w:r>
          </w:del>
        </w:p>
        <w:p w:rsidR="003F7509" w:rsidDel="00154AF8" w:rsidRDefault="003F7509">
          <w:pPr>
            <w:pStyle w:val="TOC3"/>
            <w:tabs>
              <w:tab w:val="right" w:leader="dot" w:pos="9350"/>
            </w:tabs>
            <w:rPr>
              <w:del w:id="2275" w:author="msammartano" w:date="2014-02-07T18:21:00Z"/>
              <w:rFonts w:eastAsiaTheme="minorEastAsia"/>
              <w:noProof/>
              <w:lang w:bidi="he-IL"/>
            </w:rPr>
          </w:pPr>
          <w:del w:id="2276" w:author="msammartano" w:date="2014-02-07T18:21:00Z">
            <w:r w:rsidRPr="00154AF8" w:rsidDel="00154AF8">
              <w:rPr>
                <w:noProof/>
              </w:rPr>
              <w:delText>Decrypt  &lt;pw_sexp&gt;, &lt;encrypted_svar&gt;, &lt;decrypted_svar&gt;</w:delText>
            </w:r>
            <w:r w:rsidDel="00154AF8">
              <w:rPr>
                <w:noProof/>
                <w:webHidden/>
              </w:rPr>
              <w:tab/>
              <w:delText>84</w:delText>
            </w:r>
          </w:del>
        </w:p>
        <w:p w:rsidR="003F7509" w:rsidDel="00154AF8" w:rsidRDefault="003F7509">
          <w:pPr>
            <w:pStyle w:val="TOC2"/>
            <w:tabs>
              <w:tab w:val="right" w:leader="dot" w:pos="9350"/>
            </w:tabs>
            <w:rPr>
              <w:del w:id="2277" w:author="msammartano" w:date="2014-02-07T18:21:00Z"/>
              <w:rFonts w:eastAsiaTheme="minorEastAsia"/>
              <w:noProof/>
              <w:lang w:bidi="he-IL"/>
            </w:rPr>
          </w:pPr>
          <w:del w:id="2278" w:author="msammartano" w:date="2014-02-07T18:21:00Z">
            <w:r w:rsidRPr="00154AF8" w:rsidDel="00154AF8">
              <w:rPr>
                <w:noProof/>
              </w:rPr>
              <w:delText>Text To Speech</w:delText>
            </w:r>
            <w:r w:rsidDel="00154AF8">
              <w:rPr>
                <w:noProof/>
                <w:webHidden/>
              </w:rPr>
              <w:tab/>
              <w:delText>84</w:delText>
            </w:r>
          </w:del>
        </w:p>
        <w:p w:rsidR="003F7509" w:rsidDel="00154AF8" w:rsidRDefault="003F7509">
          <w:pPr>
            <w:pStyle w:val="TOC3"/>
            <w:tabs>
              <w:tab w:val="right" w:leader="dot" w:pos="9350"/>
            </w:tabs>
            <w:rPr>
              <w:del w:id="2279" w:author="msammartano" w:date="2014-02-07T18:21:00Z"/>
              <w:rFonts w:eastAsiaTheme="minorEastAsia"/>
              <w:noProof/>
              <w:lang w:bidi="he-IL"/>
            </w:rPr>
          </w:pPr>
          <w:del w:id="2280" w:author="msammartano" w:date="2014-02-07T18:21:00Z">
            <w:r w:rsidRPr="00154AF8" w:rsidDel="00154AF8">
              <w:rPr>
                <w:noProof/>
              </w:rPr>
              <w:delText>Tts.init</w:delText>
            </w:r>
            <w:r w:rsidDel="00154AF8">
              <w:rPr>
                <w:noProof/>
                <w:webHidden/>
              </w:rPr>
              <w:tab/>
              <w:delText>84</w:delText>
            </w:r>
          </w:del>
        </w:p>
        <w:p w:rsidR="003F7509" w:rsidDel="00154AF8" w:rsidRDefault="003F7509">
          <w:pPr>
            <w:pStyle w:val="TOC3"/>
            <w:tabs>
              <w:tab w:val="right" w:leader="dot" w:pos="9350"/>
            </w:tabs>
            <w:rPr>
              <w:del w:id="2281" w:author="msammartano" w:date="2014-02-07T18:21:00Z"/>
              <w:rFonts w:eastAsiaTheme="minorEastAsia"/>
              <w:noProof/>
              <w:lang w:bidi="he-IL"/>
            </w:rPr>
          </w:pPr>
          <w:del w:id="2282" w:author="msammartano" w:date="2014-02-07T18:21:00Z">
            <w:r w:rsidRPr="00154AF8" w:rsidDel="00154AF8">
              <w:rPr>
                <w:noProof/>
              </w:rPr>
              <w:delText>Tts.speak  &lt;sexp&gt; {, &lt;wait_lexp&gt;}</w:delText>
            </w:r>
            <w:r w:rsidDel="00154AF8">
              <w:rPr>
                <w:noProof/>
                <w:webHidden/>
              </w:rPr>
              <w:tab/>
              <w:delText>84</w:delText>
            </w:r>
          </w:del>
        </w:p>
        <w:p w:rsidR="003F7509" w:rsidDel="00154AF8" w:rsidRDefault="003F7509">
          <w:pPr>
            <w:pStyle w:val="TOC3"/>
            <w:tabs>
              <w:tab w:val="right" w:leader="dot" w:pos="9350"/>
            </w:tabs>
            <w:rPr>
              <w:del w:id="2283" w:author="msammartano" w:date="2014-02-07T18:21:00Z"/>
              <w:rFonts w:eastAsiaTheme="minorEastAsia"/>
              <w:noProof/>
              <w:lang w:bidi="he-IL"/>
            </w:rPr>
          </w:pPr>
          <w:del w:id="2284" w:author="msammartano" w:date="2014-02-07T18:21:00Z">
            <w:r w:rsidRPr="00154AF8" w:rsidDel="00154AF8">
              <w:rPr>
                <w:noProof/>
              </w:rPr>
              <w:delText>Tts.speak.toFile &lt;sexp&gt; {, &lt;path_sexp&gt;}</w:delText>
            </w:r>
            <w:r w:rsidDel="00154AF8">
              <w:rPr>
                <w:noProof/>
                <w:webHidden/>
              </w:rPr>
              <w:tab/>
              <w:delText>84</w:delText>
            </w:r>
          </w:del>
        </w:p>
        <w:p w:rsidR="003F7509" w:rsidDel="00154AF8" w:rsidRDefault="003F7509">
          <w:pPr>
            <w:pStyle w:val="TOC3"/>
            <w:tabs>
              <w:tab w:val="right" w:leader="dot" w:pos="9350"/>
            </w:tabs>
            <w:rPr>
              <w:del w:id="2285" w:author="msammartano" w:date="2014-02-07T18:21:00Z"/>
              <w:rFonts w:eastAsiaTheme="minorEastAsia"/>
              <w:noProof/>
              <w:lang w:bidi="he-IL"/>
            </w:rPr>
          </w:pPr>
          <w:del w:id="2286" w:author="msammartano" w:date="2014-02-07T18:21:00Z">
            <w:r w:rsidRPr="00154AF8" w:rsidDel="00154AF8">
              <w:rPr>
                <w:noProof/>
              </w:rPr>
              <w:delText>Tts.stop</w:delText>
            </w:r>
            <w:r w:rsidDel="00154AF8">
              <w:rPr>
                <w:noProof/>
                <w:webHidden/>
              </w:rPr>
              <w:tab/>
              <w:delText>85</w:delText>
            </w:r>
          </w:del>
        </w:p>
        <w:p w:rsidR="003F7509" w:rsidDel="00154AF8" w:rsidRDefault="003F7509">
          <w:pPr>
            <w:pStyle w:val="TOC2"/>
            <w:tabs>
              <w:tab w:val="right" w:leader="dot" w:pos="9350"/>
            </w:tabs>
            <w:rPr>
              <w:del w:id="2287" w:author="msammartano" w:date="2014-02-07T18:21:00Z"/>
              <w:rFonts w:eastAsiaTheme="minorEastAsia"/>
              <w:noProof/>
              <w:lang w:bidi="he-IL"/>
            </w:rPr>
          </w:pPr>
          <w:del w:id="2288" w:author="msammartano" w:date="2014-02-07T18:21:00Z">
            <w:r w:rsidRPr="00154AF8" w:rsidDel="00154AF8">
              <w:rPr>
                <w:noProof/>
              </w:rPr>
              <w:delText>Speech To Text (Voice Recognition)</w:delText>
            </w:r>
            <w:r w:rsidDel="00154AF8">
              <w:rPr>
                <w:noProof/>
                <w:webHidden/>
              </w:rPr>
              <w:tab/>
              <w:delText>85</w:delText>
            </w:r>
          </w:del>
        </w:p>
        <w:p w:rsidR="003F7509" w:rsidDel="00154AF8" w:rsidRDefault="003F7509">
          <w:pPr>
            <w:pStyle w:val="TOC3"/>
            <w:tabs>
              <w:tab w:val="right" w:leader="dot" w:pos="9350"/>
            </w:tabs>
            <w:rPr>
              <w:del w:id="2289" w:author="msammartano" w:date="2014-02-07T18:21:00Z"/>
              <w:rFonts w:eastAsiaTheme="minorEastAsia"/>
              <w:noProof/>
              <w:lang w:bidi="he-IL"/>
            </w:rPr>
          </w:pPr>
          <w:del w:id="2290" w:author="msammartano" w:date="2014-02-07T18:21:00Z">
            <w:r w:rsidRPr="00154AF8" w:rsidDel="00154AF8">
              <w:rPr>
                <w:noProof/>
              </w:rPr>
              <w:delText>Stt.listen</w:delText>
            </w:r>
            <w:r w:rsidDel="00154AF8">
              <w:rPr>
                <w:noProof/>
                <w:webHidden/>
              </w:rPr>
              <w:tab/>
              <w:delText>85</w:delText>
            </w:r>
          </w:del>
        </w:p>
        <w:p w:rsidR="003F7509" w:rsidDel="00154AF8" w:rsidRDefault="003F7509">
          <w:pPr>
            <w:pStyle w:val="TOC3"/>
            <w:tabs>
              <w:tab w:val="right" w:leader="dot" w:pos="9350"/>
            </w:tabs>
            <w:rPr>
              <w:del w:id="2291" w:author="msammartano" w:date="2014-02-07T18:21:00Z"/>
              <w:rFonts w:eastAsiaTheme="minorEastAsia"/>
              <w:noProof/>
              <w:lang w:bidi="he-IL"/>
            </w:rPr>
          </w:pPr>
          <w:del w:id="2292" w:author="msammartano" w:date="2014-02-07T18:21:00Z">
            <w:r w:rsidRPr="00154AF8" w:rsidDel="00154AF8">
              <w:rPr>
                <w:noProof/>
              </w:rPr>
              <w:delText>Stt.results &lt;string_list_ptr_nvar&gt;</w:delText>
            </w:r>
            <w:r w:rsidDel="00154AF8">
              <w:rPr>
                <w:noProof/>
                <w:webHidden/>
              </w:rPr>
              <w:tab/>
              <w:delText>85</w:delText>
            </w:r>
          </w:del>
        </w:p>
        <w:p w:rsidR="003F7509" w:rsidDel="00154AF8" w:rsidRDefault="003F7509">
          <w:pPr>
            <w:pStyle w:val="TOC2"/>
            <w:tabs>
              <w:tab w:val="right" w:leader="dot" w:pos="9350"/>
            </w:tabs>
            <w:rPr>
              <w:del w:id="2293" w:author="msammartano" w:date="2014-02-07T18:21:00Z"/>
              <w:rFonts w:eastAsiaTheme="minorEastAsia"/>
              <w:noProof/>
              <w:lang w:bidi="he-IL"/>
            </w:rPr>
          </w:pPr>
          <w:del w:id="2294" w:author="msammartano" w:date="2014-02-07T18:21:00Z">
            <w:r w:rsidRPr="00154AF8" w:rsidDel="00154AF8">
              <w:rPr>
                <w:noProof/>
              </w:rPr>
              <w:delText>Timer Interrupts and Commands</w:delText>
            </w:r>
            <w:r w:rsidDel="00154AF8">
              <w:rPr>
                <w:noProof/>
                <w:webHidden/>
              </w:rPr>
              <w:tab/>
              <w:delText>86</w:delText>
            </w:r>
          </w:del>
        </w:p>
        <w:p w:rsidR="003F7509" w:rsidDel="00154AF8" w:rsidRDefault="003F7509">
          <w:pPr>
            <w:pStyle w:val="TOC3"/>
            <w:tabs>
              <w:tab w:val="right" w:leader="dot" w:pos="9350"/>
            </w:tabs>
            <w:rPr>
              <w:del w:id="2295" w:author="msammartano" w:date="2014-02-07T18:21:00Z"/>
              <w:rFonts w:eastAsiaTheme="minorEastAsia"/>
              <w:noProof/>
              <w:lang w:bidi="he-IL"/>
            </w:rPr>
          </w:pPr>
          <w:del w:id="2296" w:author="msammartano" w:date="2014-02-07T18:21:00Z">
            <w:r w:rsidRPr="00154AF8" w:rsidDel="00154AF8">
              <w:rPr>
                <w:noProof/>
              </w:rPr>
              <w:delText>Timer.set &lt;interval_nexp&gt;</w:delText>
            </w:r>
            <w:r w:rsidDel="00154AF8">
              <w:rPr>
                <w:noProof/>
                <w:webHidden/>
              </w:rPr>
              <w:tab/>
              <w:delText>86</w:delText>
            </w:r>
          </w:del>
        </w:p>
        <w:p w:rsidR="003F7509" w:rsidDel="00154AF8" w:rsidRDefault="003F7509">
          <w:pPr>
            <w:pStyle w:val="TOC3"/>
            <w:tabs>
              <w:tab w:val="right" w:leader="dot" w:pos="9350"/>
            </w:tabs>
            <w:rPr>
              <w:del w:id="2297" w:author="msammartano" w:date="2014-02-07T18:21:00Z"/>
              <w:rFonts w:eastAsiaTheme="minorEastAsia"/>
              <w:noProof/>
              <w:lang w:bidi="he-IL"/>
            </w:rPr>
          </w:pPr>
          <w:del w:id="2298" w:author="msammartano" w:date="2014-02-07T18:21:00Z">
            <w:r w:rsidRPr="00154AF8" w:rsidDel="00154AF8">
              <w:rPr>
                <w:noProof/>
              </w:rPr>
              <w:delText>OnTimer:</w:delText>
            </w:r>
            <w:r w:rsidDel="00154AF8">
              <w:rPr>
                <w:noProof/>
                <w:webHidden/>
              </w:rPr>
              <w:tab/>
              <w:delText>87</w:delText>
            </w:r>
          </w:del>
        </w:p>
        <w:p w:rsidR="003F7509" w:rsidDel="00154AF8" w:rsidRDefault="003F7509">
          <w:pPr>
            <w:pStyle w:val="TOC3"/>
            <w:tabs>
              <w:tab w:val="right" w:leader="dot" w:pos="9350"/>
            </w:tabs>
            <w:rPr>
              <w:del w:id="2299" w:author="msammartano" w:date="2014-02-07T18:21:00Z"/>
              <w:rFonts w:eastAsiaTheme="minorEastAsia"/>
              <w:noProof/>
              <w:lang w:bidi="he-IL"/>
            </w:rPr>
          </w:pPr>
          <w:del w:id="2300" w:author="msammartano" w:date="2014-02-07T18:21:00Z">
            <w:r w:rsidRPr="00154AF8" w:rsidDel="00154AF8">
              <w:rPr>
                <w:noProof/>
              </w:rPr>
              <w:delText>Timer.Resume</w:delText>
            </w:r>
            <w:r w:rsidDel="00154AF8">
              <w:rPr>
                <w:noProof/>
                <w:webHidden/>
              </w:rPr>
              <w:tab/>
              <w:delText>87</w:delText>
            </w:r>
          </w:del>
        </w:p>
        <w:p w:rsidR="003F7509" w:rsidDel="00154AF8" w:rsidRDefault="003F7509">
          <w:pPr>
            <w:pStyle w:val="TOC3"/>
            <w:tabs>
              <w:tab w:val="right" w:leader="dot" w:pos="9350"/>
            </w:tabs>
            <w:rPr>
              <w:del w:id="2301" w:author="msammartano" w:date="2014-02-07T18:21:00Z"/>
              <w:rFonts w:eastAsiaTheme="minorEastAsia"/>
              <w:noProof/>
              <w:lang w:bidi="he-IL"/>
            </w:rPr>
          </w:pPr>
          <w:del w:id="2302" w:author="msammartano" w:date="2014-02-07T18:21:00Z">
            <w:r w:rsidRPr="00154AF8" w:rsidDel="00154AF8">
              <w:rPr>
                <w:noProof/>
              </w:rPr>
              <w:delText>Timer.Clear</w:delText>
            </w:r>
            <w:r w:rsidDel="00154AF8">
              <w:rPr>
                <w:noProof/>
                <w:webHidden/>
              </w:rPr>
              <w:tab/>
              <w:delText>87</w:delText>
            </w:r>
          </w:del>
        </w:p>
        <w:p w:rsidR="003F7509" w:rsidDel="00154AF8" w:rsidRDefault="003F7509">
          <w:pPr>
            <w:pStyle w:val="TOC3"/>
            <w:tabs>
              <w:tab w:val="right" w:leader="dot" w:pos="9350"/>
            </w:tabs>
            <w:rPr>
              <w:del w:id="2303" w:author="msammartano" w:date="2014-02-07T18:21:00Z"/>
              <w:rFonts w:eastAsiaTheme="minorEastAsia"/>
              <w:noProof/>
              <w:lang w:bidi="he-IL"/>
            </w:rPr>
          </w:pPr>
          <w:del w:id="2304" w:author="msammartano" w:date="2014-02-07T18:21:00Z">
            <w:r w:rsidRPr="00154AF8" w:rsidDel="00154AF8">
              <w:rPr>
                <w:noProof/>
              </w:rPr>
              <w:delText>Sample Code</w:delText>
            </w:r>
            <w:r w:rsidDel="00154AF8">
              <w:rPr>
                <w:noProof/>
                <w:webHidden/>
              </w:rPr>
              <w:tab/>
              <w:delText>87</w:delText>
            </w:r>
          </w:del>
        </w:p>
        <w:p w:rsidR="003F7509" w:rsidDel="00154AF8" w:rsidRDefault="003F7509">
          <w:pPr>
            <w:pStyle w:val="TOC2"/>
            <w:tabs>
              <w:tab w:val="right" w:leader="dot" w:pos="9350"/>
            </w:tabs>
            <w:rPr>
              <w:del w:id="2305" w:author="msammartano" w:date="2014-02-07T18:21:00Z"/>
              <w:rFonts w:eastAsiaTheme="minorEastAsia"/>
              <w:noProof/>
              <w:lang w:bidi="he-IL"/>
            </w:rPr>
          </w:pPr>
          <w:del w:id="2306" w:author="msammartano" w:date="2014-02-07T18:21:00Z">
            <w:r w:rsidRPr="00154AF8" w:rsidDel="00154AF8">
              <w:rPr>
                <w:noProof/>
              </w:rPr>
              <w:delText>Device &lt;svar&gt;</w:delText>
            </w:r>
            <w:r w:rsidDel="00154AF8">
              <w:rPr>
                <w:noProof/>
                <w:webHidden/>
              </w:rPr>
              <w:tab/>
              <w:delText>87</w:delText>
            </w:r>
          </w:del>
        </w:p>
        <w:p w:rsidR="003F7509" w:rsidDel="00154AF8" w:rsidRDefault="003F7509">
          <w:pPr>
            <w:pStyle w:val="TOC2"/>
            <w:tabs>
              <w:tab w:val="right" w:leader="dot" w:pos="9350"/>
            </w:tabs>
            <w:rPr>
              <w:del w:id="2307" w:author="msammartano" w:date="2014-02-07T18:21:00Z"/>
              <w:rFonts w:eastAsiaTheme="minorEastAsia"/>
              <w:noProof/>
              <w:lang w:bidi="he-IL"/>
            </w:rPr>
          </w:pPr>
          <w:del w:id="2308" w:author="msammartano" w:date="2014-02-07T18:21:00Z">
            <w:r w:rsidRPr="00154AF8" w:rsidDel="00154AF8">
              <w:rPr>
                <w:noProof/>
              </w:rPr>
              <w:delText>Include FileNamePath</w:delText>
            </w:r>
            <w:r w:rsidDel="00154AF8">
              <w:rPr>
                <w:noProof/>
                <w:webHidden/>
              </w:rPr>
              <w:tab/>
              <w:delText>87</w:delText>
            </w:r>
          </w:del>
        </w:p>
        <w:p w:rsidR="003F7509" w:rsidDel="00154AF8" w:rsidRDefault="003F7509">
          <w:pPr>
            <w:pStyle w:val="TOC2"/>
            <w:tabs>
              <w:tab w:val="right" w:leader="dot" w:pos="9350"/>
            </w:tabs>
            <w:rPr>
              <w:del w:id="2309" w:author="msammartano" w:date="2014-02-07T18:21:00Z"/>
              <w:rFonts w:eastAsiaTheme="minorEastAsia"/>
              <w:noProof/>
              <w:lang w:bidi="he-IL"/>
            </w:rPr>
          </w:pPr>
          <w:del w:id="2310" w:author="msammartano" w:date="2014-02-07T18:21:00Z">
            <w:r w:rsidRPr="00154AF8" w:rsidDel="00154AF8">
              <w:rPr>
                <w:noProof/>
              </w:rPr>
              <w:delText>Pause &lt;ticks_nexp&gt;</w:delText>
            </w:r>
            <w:r w:rsidDel="00154AF8">
              <w:rPr>
                <w:noProof/>
                <w:webHidden/>
              </w:rPr>
              <w:tab/>
              <w:delText>87</w:delText>
            </w:r>
          </w:del>
        </w:p>
        <w:p w:rsidR="003F7509" w:rsidDel="00154AF8" w:rsidRDefault="003F7509">
          <w:pPr>
            <w:pStyle w:val="TOC2"/>
            <w:tabs>
              <w:tab w:val="right" w:leader="dot" w:pos="9350"/>
            </w:tabs>
            <w:rPr>
              <w:del w:id="2311" w:author="msammartano" w:date="2014-02-07T18:21:00Z"/>
              <w:rFonts w:eastAsiaTheme="minorEastAsia"/>
              <w:noProof/>
              <w:lang w:bidi="he-IL"/>
            </w:rPr>
          </w:pPr>
          <w:del w:id="2312" w:author="msammartano" w:date="2014-02-07T18:21:00Z">
            <w:r w:rsidRPr="00154AF8" w:rsidDel="00154AF8">
              <w:rPr>
                <w:noProof/>
              </w:rPr>
              <w:delText>Popup &lt;message_sexp&gt;, &lt;x_nexp&gt;, &lt;y_nexp&gt;, &lt;duration_nexp&gt;</w:delText>
            </w:r>
            <w:r w:rsidDel="00154AF8">
              <w:rPr>
                <w:noProof/>
                <w:webHidden/>
              </w:rPr>
              <w:tab/>
              <w:delText>87</w:delText>
            </w:r>
          </w:del>
        </w:p>
        <w:p w:rsidR="003F7509" w:rsidDel="00154AF8" w:rsidRDefault="003F7509">
          <w:pPr>
            <w:pStyle w:val="TOC2"/>
            <w:tabs>
              <w:tab w:val="right" w:leader="dot" w:pos="9350"/>
            </w:tabs>
            <w:rPr>
              <w:del w:id="2313" w:author="msammartano" w:date="2014-02-07T18:21:00Z"/>
              <w:rFonts w:eastAsiaTheme="minorEastAsia"/>
              <w:noProof/>
              <w:lang w:bidi="he-IL"/>
            </w:rPr>
          </w:pPr>
          <w:del w:id="2314" w:author="msammartano" w:date="2014-02-07T18:21:00Z">
            <w:r w:rsidRPr="00154AF8" w:rsidDel="00154AF8">
              <w:rPr>
                <w:noProof/>
              </w:rPr>
              <w:delText>Select &lt;selection_nvar&gt;, &lt;Array$[]&gt;|&lt;list_nexp&gt;, &lt;message_sexp&gt; {, &lt;press_lvar&gt;}</w:delText>
            </w:r>
            <w:r w:rsidDel="00154AF8">
              <w:rPr>
                <w:noProof/>
                <w:webHidden/>
              </w:rPr>
              <w:tab/>
              <w:delText>88</w:delText>
            </w:r>
          </w:del>
        </w:p>
        <w:p w:rsidR="003F7509" w:rsidDel="00154AF8" w:rsidRDefault="003F7509">
          <w:pPr>
            <w:pStyle w:val="TOC2"/>
            <w:tabs>
              <w:tab w:val="right" w:leader="dot" w:pos="9350"/>
            </w:tabs>
            <w:rPr>
              <w:del w:id="2315" w:author="msammartano" w:date="2014-02-07T18:21:00Z"/>
              <w:rFonts w:eastAsiaTheme="minorEastAsia"/>
              <w:noProof/>
              <w:lang w:bidi="he-IL"/>
            </w:rPr>
          </w:pPr>
          <w:del w:id="2316" w:author="msammartano" w:date="2014-02-07T18:21:00Z">
            <w:r w:rsidRPr="00154AF8" w:rsidDel="00154AF8">
              <w:rPr>
                <w:noProof/>
              </w:rPr>
              <w:delText>Split &lt;result_array$[]&gt;, &lt;source_sexp&gt; {, &lt;test_sexp&gt;}</w:delText>
            </w:r>
            <w:r w:rsidDel="00154AF8">
              <w:rPr>
                <w:noProof/>
                <w:webHidden/>
              </w:rPr>
              <w:tab/>
              <w:delText>88</w:delText>
            </w:r>
          </w:del>
        </w:p>
        <w:p w:rsidR="003F7509" w:rsidDel="00154AF8" w:rsidRDefault="003F7509">
          <w:pPr>
            <w:pStyle w:val="TOC2"/>
            <w:tabs>
              <w:tab w:val="right" w:leader="dot" w:pos="9350"/>
            </w:tabs>
            <w:rPr>
              <w:del w:id="2317" w:author="msammartano" w:date="2014-02-07T18:21:00Z"/>
              <w:rFonts w:eastAsiaTheme="minorEastAsia"/>
              <w:noProof/>
              <w:lang w:bidi="he-IL"/>
            </w:rPr>
          </w:pPr>
          <w:del w:id="2318" w:author="msammartano" w:date="2014-02-07T18:21:00Z">
            <w:r w:rsidRPr="00154AF8" w:rsidDel="00154AF8">
              <w:rPr>
                <w:noProof/>
              </w:rPr>
              <w:delText>Time {&lt;time_nexp&gt;,} Year$, Month$, Day$, Hour$, Minute$, Second$, WeekDay, isDST</w:delText>
            </w:r>
            <w:r w:rsidDel="00154AF8">
              <w:rPr>
                <w:noProof/>
                <w:webHidden/>
              </w:rPr>
              <w:tab/>
              <w:delText>89</w:delText>
            </w:r>
          </w:del>
        </w:p>
        <w:p w:rsidR="003F7509" w:rsidDel="00154AF8" w:rsidRDefault="003F7509">
          <w:pPr>
            <w:pStyle w:val="TOC2"/>
            <w:tabs>
              <w:tab w:val="right" w:leader="dot" w:pos="9350"/>
            </w:tabs>
            <w:rPr>
              <w:del w:id="2319" w:author="msammartano" w:date="2014-02-07T18:21:00Z"/>
              <w:rFonts w:eastAsiaTheme="minorEastAsia"/>
              <w:noProof/>
              <w:lang w:bidi="he-IL"/>
            </w:rPr>
          </w:pPr>
          <w:del w:id="2320" w:author="msammartano" w:date="2014-02-07T18:21:00Z">
            <w:r w:rsidRPr="00154AF8" w:rsidDel="00154AF8">
              <w:rPr>
                <w:noProof/>
              </w:rPr>
              <w:delText>TimeZone Commands</w:delText>
            </w:r>
            <w:r w:rsidDel="00154AF8">
              <w:rPr>
                <w:noProof/>
                <w:webHidden/>
              </w:rPr>
              <w:tab/>
              <w:delText>89</w:delText>
            </w:r>
          </w:del>
        </w:p>
        <w:p w:rsidR="003F7509" w:rsidDel="00154AF8" w:rsidRDefault="003F7509">
          <w:pPr>
            <w:pStyle w:val="TOC2"/>
            <w:tabs>
              <w:tab w:val="right" w:leader="dot" w:pos="9350"/>
            </w:tabs>
            <w:rPr>
              <w:del w:id="2321" w:author="msammartano" w:date="2014-02-07T18:21:00Z"/>
              <w:rFonts w:eastAsiaTheme="minorEastAsia"/>
              <w:noProof/>
              <w:lang w:bidi="he-IL"/>
            </w:rPr>
          </w:pPr>
          <w:del w:id="2322" w:author="msammartano" w:date="2014-02-07T18:21:00Z">
            <w:r w:rsidRPr="00154AF8" w:rsidDel="00154AF8">
              <w:rPr>
                <w:noProof/>
              </w:rPr>
              <w:delText>TimeZone.Set { &lt;tz_sexp&gt; }</w:delText>
            </w:r>
            <w:r w:rsidDel="00154AF8">
              <w:rPr>
                <w:noProof/>
                <w:webHidden/>
              </w:rPr>
              <w:tab/>
              <w:delText>90</w:delText>
            </w:r>
          </w:del>
        </w:p>
        <w:p w:rsidR="003F7509" w:rsidDel="00154AF8" w:rsidRDefault="003F7509">
          <w:pPr>
            <w:pStyle w:val="TOC2"/>
            <w:tabs>
              <w:tab w:val="right" w:leader="dot" w:pos="9350"/>
            </w:tabs>
            <w:rPr>
              <w:del w:id="2323" w:author="msammartano" w:date="2014-02-07T18:21:00Z"/>
              <w:rFonts w:eastAsiaTheme="minorEastAsia"/>
              <w:noProof/>
              <w:lang w:bidi="he-IL"/>
            </w:rPr>
          </w:pPr>
          <w:del w:id="2324" w:author="msammartano" w:date="2014-02-07T18:21:00Z">
            <w:r w:rsidRPr="00154AF8" w:rsidDel="00154AF8">
              <w:rPr>
                <w:noProof/>
              </w:rPr>
              <w:delText>TimeZone.Get &lt;tz_svar&gt;</w:delText>
            </w:r>
            <w:r w:rsidDel="00154AF8">
              <w:rPr>
                <w:noProof/>
                <w:webHidden/>
              </w:rPr>
              <w:tab/>
              <w:delText>90</w:delText>
            </w:r>
          </w:del>
        </w:p>
        <w:p w:rsidR="003F7509" w:rsidDel="00154AF8" w:rsidRDefault="003F7509">
          <w:pPr>
            <w:pStyle w:val="TOC2"/>
            <w:tabs>
              <w:tab w:val="right" w:leader="dot" w:pos="9350"/>
            </w:tabs>
            <w:rPr>
              <w:del w:id="2325" w:author="msammartano" w:date="2014-02-07T18:21:00Z"/>
              <w:rFonts w:eastAsiaTheme="minorEastAsia"/>
              <w:noProof/>
              <w:lang w:bidi="he-IL"/>
            </w:rPr>
          </w:pPr>
          <w:del w:id="2326" w:author="msammartano" w:date="2014-02-07T18:21:00Z">
            <w:r w:rsidRPr="00154AF8" w:rsidDel="00154AF8">
              <w:rPr>
                <w:noProof/>
              </w:rPr>
              <w:delText>TimeZone.List &lt;tz_list_pointer_nvar&gt;</w:delText>
            </w:r>
            <w:r w:rsidDel="00154AF8">
              <w:rPr>
                <w:noProof/>
                <w:webHidden/>
              </w:rPr>
              <w:tab/>
              <w:delText>90</w:delText>
            </w:r>
          </w:del>
        </w:p>
        <w:p w:rsidR="003F7509" w:rsidDel="00154AF8" w:rsidRDefault="003F7509">
          <w:pPr>
            <w:pStyle w:val="TOC2"/>
            <w:tabs>
              <w:tab w:val="right" w:leader="dot" w:pos="9350"/>
            </w:tabs>
            <w:rPr>
              <w:del w:id="2327" w:author="msammartano" w:date="2014-02-07T18:21:00Z"/>
              <w:rFonts w:eastAsiaTheme="minorEastAsia"/>
              <w:noProof/>
              <w:lang w:bidi="he-IL"/>
            </w:rPr>
          </w:pPr>
          <w:del w:id="2328" w:author="msammartano" w:date="2014-02-07T18:21:00Z">
            <w:r w:rsidRPr="00154AF8" w:rsidDel="00154AF8">
              <w:rPr>
                <w:noProof/>
              </w:rPr>
              <w:delText>Tone &lt;frequency_nexp&gt;, &lt;duration_nexp&gt;</w:delText>
            </w:r>
            <w:r w:rsidDel="00154AF8">
              <w:rPr>
                <w:noProof/>
                <w:webHidden/>
              </w:rPr>
              <w:tab/>
              <w:delText>90</w:delText>
            </w:r>
          </w:del>
        </w:p>
        <w:p w:rsidR="003F7509" w:rsidDel="00154AF8" w:rsidRDefault="003F7509">
          <w:pPr>
            <w:pStyle w:val="TOC2"/>
            <w:tabs>
              <w:tab w:val="right" w:leader="dot" w:pos="9350"/>
            </w:tabs>
            <w:rPr>
              <w:del w:id="2329" w:author="msammartano" w:date="2014-02-07T18:21:00Z"/>
              <w:rFonts w:eastAsiaTheme="minorEastAsia"/>
              <w:noProof/>
              <w:lang w:bidi="he-IL"/>
            </w:rPr>
          </w:pPr>
          <w:del w:id="2330" w:author="msammartano" w:date="2014-02-07T18:21:00Z">
            <w:r w:rsidRPr="00154AF8" w:rsidDel="00154AF8">
              <w:rPr>
                <w:noProof/>
              </w:rPr>
              <w:delText>Vibrate &lt;pattern_array[]&gt;,&lt;nexp&gt;</w:delText>
            </w:r>
            <w:r w:rsidDel="00154AF8">
              <w:rPr>
                <w:noProof/>
                <w:webHidden/>
              </w:rPr>
              <w:tab/>
              <w:delText>90</w:delText>
            </w:r>
          </w:del>
        </w:p>
        <w:p w:rsidR="003F7509" w:rsidDel="00154AF8" w:rsidRDefault="003F7509">
          <w:pPr>
            <w:pStyle w:val="TOC2"/>
            <w:tabs>
              <w:tab w:val="right" w:leader="dot" w:pos="9350"/>
            </w:tabs>
            <w:rPr>
              <w:del w:id="2331" w:author="msammartano" w:date="2014-02-07T18:21:00Z"/>
              <w:rFonts w:eastAsiaTheme="minorEastAsia"/>
              <w:noProof/>
              <w:lang w:bidi="he-IL"/>
            </w:rPr>
          </w:pPr>
          <w:del w:id="2332" w:author="msammartano" w:date="2014-02-07T18:21:00Z">
            <w:r w:rsidRPr="00154AF8" w:rsidDel="00154AF8">
              <w:rPr>
                <w:noProof/>
              </w:rPr>
              <w:delText>WakeLock &lt;code_nexp&gt;</w:delText>
            </w:r>
            <w:r w:rsidDel="00154AF8">
              <w:rPr>
                <w:noProof/>
                <w:webHidden/>
              </w:rPr>
              <w:tab/>
              <w:delText>90</w:delText>
            </w:r>
          </w:del>
        </w:p>
        <w:p w:rsidR="003F7509" w:rsidDel="00154AF8" w:rsidRDefault="003F7509">
          <w:pPr>
            <w:pStyle w:val="TOC2"/>
            <w:tabs>
              <w:tab w:val="right" w:leader="dot" w:pos="9350"/>
            </w:tabs>
            <w:rPr>
              <w:del w:id="2333" w:author="msammartano" w:date="2014-02-07T18:21:00Z"/>
              <w:rFonts w:eastAsiaTheme="minorEastAsia"/>
              <w:noProof/>
              <w:lang w:bidi="he-IL"/>
            </w:rPr>
          </w:pPr>
          <w:del w:id="2334" w:author="msammartano" w:date="2014-02-07T18:21:00Z">
            <w:r w:rsidRPr="00154AF8" w:rsidDel="00154AF8">
              <w:rPr>
                <w:noProof/>
              </w:rPr>
              <w:delText>Http.post &lt;url_sexp&gt;, &lt;list_nexp&gt;, &lt;result_svar&gt;</w:delText>
            </w:r>
            <w:r w:rsidDel="00154AF8">
              <w:rPr>
                <w:noProof/>
                <w:webHidden/>
              </w:rPr>
              <w:tab/>
              <w:delText>91</w:delText>
            </w:r>
          </w:del>
        </w:p>
        <w:p w:rsidR="003F7509" w:rsidDel="00154AF8" w:rsidRDefault="003F7509">
          <w:pPr>
            <w:pStyle w:val="TOC2"/>
            <w:tabs>
              <w:tab w:val="right" w:leader="dot" w:pos="9350"/>
            </w:tabs>
            <w:rPr>
              <w:del w:id="2335" w:author="msammartano" w:date="2014-02-07T18:21:00Z"/>
              <w:rFonts w:eastAsiaTheme="minorEastAsia"/>
              <w:noProof/>
              <w:lang w:bidi="he-IL"/>
            </w:rPr>
          </w:pPr>
          <w:del w:id="2336" w:author="msammartano" w:date="2014-02-07T18:21:00Z">
            <w:r w:rsidRPr="00154AF8" w:rsidDel="00154AF8">
              <w:rPr>
                <w:noProof/>
              </w:rPr>
              <w:delText>MyPhoneNumber &lt;svar&gt;</w:delText>
            </w:r>
            <w:r w:rsidDel="00154AF8">
              <w:rPr>
                <w:noProof/>
                <w:webHidden/>
              </w:rPr>
              <w:tab/>
              <w:delText>91</w:delText>
            </w:r>
          </w:del>
        </w:p>
        <w:p w:rsidR="003F7509" w:rsidDel="00154AF8" w:rsidRDefault="003F7509">
          <w:pPr>
            <w:pStyle w:val="TOC2"/>
            <w:tabs>
              <w:tab w:val="right" w:leader="dot" w:pos="9350"/>
            </w:tabs>
            <w:rPr>
              <w:del w:id="2337" w:author="msammartano" w:date="2014-02-07T18:21:00Z"/>
              <w:rFonts w:eastAsiaTheme="minorEastAsia"/>
              <w:noProof/>
              <w:lang w:bidi="he-IL"/>
            </w:rPr>
          </w:pPr>
          <w:del w:id="2338" w:author="msammartano" w:date="2014-02-07T18:21:00Z">
            <w:r w:rsidRPr="00154AF8" w:rsidDel="00154AF8">
              <w:rPr>
                <w:noProof/>
              </w:rPr>
              <w:delText>Phone.call &lt;sexp&gt;</w:delText>
            </w:r>
            <w:r w:rsidDel="00154AF8">
              <w:rPr>
                <w:noProof/>
                <w:webHidden/>
              </w:rPr>
              <w:tab/>
              <w:delText>92</w:delText>
            </w:r>
          </w:del>
        </w:p>
        <w:p w:rsidR="003F7509" w:rsidDel="00154AF8" w:rsidRDefault="003F7509">
          <w:pPr>
            <w:pStyle w:val="TOC2"/>
            <w:tabs>
              <w:tab w:val="right" w:leader="dot" w:pos="9350"/>
            </w:tabs>
            <w:rPr>
              <w:del w:id="2339" w:author="msammartano" w:date="2014-02-07T18:21:00Z"/>
              <w:rFonts w:eastAsiaTheme="minorEastAsia"/>
              <w:noProof/>
              <w:lang w:bidi="he-IL"/>
            </w:rPr>
          </w:pPr>
          <w:del w:id="2340" w:author="msammartano" w:date="2014-02-07T18:21:00Z">
            <w:r w:rsidRPr="00154AF8" w:rsidDel="00154AF8">
              <w:rPr>
                <w:noProof/>
              </w:rPr>
              <w:delText>Phone.rcv.init</w:delText>
            </w:r>
            <w:r w:rsidDel="00154AF8">
              <w:rPr>
                <w:noProof/>
                <w:webHidden/>
              </w:rPr>
              <w:tab/>
              <w:delText>92</w:delText>
            </w:r>
          </w:del>
        </w:p>
        <w:p w:rsidR="003F7509" w:rsidDel="00154AF8" w:rsidRDefault="003F7509">
          <w:pPr>
            <w:pStyle w:val="TOC2"/>
            <w:tabs>
              <w:tab w:val="right" w:leader="dot" w:pos="9350"/>
            </w:tabs>
            <w:rPr>
              <w:del w:id="2341" w:author="msammartano" w:date="2014-02-07T18:21:00Z"/>
              <w:rFonts w:eastAsiaTheme="minorEastAsia"/>
              <w:noProof/>
              <w:lang w:bidi="he-IL"/>
            </w:rPr>
          </w:pPr>
          <w:del w:id="2342" w:author="msammartano" w:date="2014-02-07T18:21:00Z">
            <w:r w:rsidRPr="00154AF8" w:rsidDel="00154AF8">
              <w:rPr>
                <w:noProof/>
              </w:rPr>
              <w:delText>Phone.rcv.next  &lt;state_nvar&gt;, &lt;number_svar&gt;</w:delText>
            </w:r>
            <w:r w:rsidDel="00154AF8">
              <w:rPr>
                <w:noProof/>
                <w:webHidden/>
              </w:rPr>
              <w:tab/>
              <w:delText>92</w:delText>
            </w:r>
          </w:del>
        </w:p>
        <w:p w:rsidR="003F7509" w:rsidDel="00154AF8" w:rsidRDefault="003F7509">
          <w:pPr>
            <w:pStyle w:val="TOC2"/>
            <w:tabs>
              <w:tab w:val="right" w:leader="dot" w:pos="9350"/>
            </w:tabs>
            <w:rPr>
              <w:del w:id="2343" w:author="msammartano" w:date="2014-02-07T18:21:00Z"/>
              <w:rFonts w:eastAsiaTheme="minorEastAsia"/>
              <w:noProof/>
              <w:lang w:bidi="he-IL"/>
            </w:rPr>
          </w:pPr>
          <w:del w:id="2344" w:author="msammartano" w:date="2014-02-07T18:21:00Z">
            <w:r w:rsidRPr="00154AF8" w:rsidDel="00154AF8">
              <w:rPr>
                <w:noProof/>
              </w:rPr>
              <w:delText>Sms.send &lt;number_sexp&gt;, &lt;message_sexp&gt;</w:delText>
            </w:r>
            <w:r w:rsidDel="00154AF8">
              <w:rPr>
                <w:noProof/>
                <w:webHidden/>
              </w:rPr>
              <w:tab/>
              <w:delText>92</w:delText>
            </w:r>
          </w:del>
        </w:p>
        <w:p w:rsidR="003F7509" w:rsidDel="00154AF8" w:rsidRDefault="003F7509">
          <w:pPr>
            <w:pStyle w:val="TOC2"/>
            <w:tabs>
              <w:tab w:val="right" w:leader="dot" w:pos="9350"/>
            </w:tabs>
            <w:rPr>
              <w:del w:id="2345" w:author="msammartano" w:date="2014-02-07T18:21:00Z"/>
              <w:rFonts w:eastAsiaTheme="minorEastAsia"/>
              <w:noProof/>
              <w:lang w:bidi="he-IL"/>
            </w:rPr>
          </w:pPr>
          <w:del w:id="2346" w:author="msammartano" w:date="2014-02-07T18:21:00Z">
            <w:r w:rsidRPr="00154AF8" w:rsidDel="00154AF8">
              <w:rPr>
                <w:noProof/>
              </w:rPr>
              <w:delText>Sms.rcv.init</w:delText>
            </w:r>
            <w:r w:rsidDel="00154AF8">
              <w:rPr>
                <w:noProof/>
                <w:webHidden/>
              </w:rPr>
              <w:tab/>
              <w:delText>92</w:delText>
            </w:r>
          </w:del>
        </w:p>
        <w:p w:rsidR="003F7509" w:rsidDel="00154AF8" w:rsidRDefault="003F7509">
          <w:pPr>
            <w:pStyle w:val="TOC2"/>
            <w:tabs>
              <w:tab w:val="right" w:leader="dot" w:pos="9350"/>
            </w:tabs>
            <w:rPr>
              <w:del w:id="2347" w:author="msammartano" w:date="2014-02-07T18:21:00Z"/>
              <w:rFonts w:eastAsiaTheme="minorEastAsia"/>
              <w:noProof/>
              <w:lang w:bidi="he-IL"/>
            </w:rPr>
          </w:pPr>
          <w:del w:id="2348" w:author="msammartano" w:date="2014-02-07T18:21:00Z">
            <w:r w:rsidRPr="00154AF8" w:rsidDel="00154AF8">
              <w:rPr>
                <w:noProof/>
              </w:rPr>
              <w:delText>Sms.rcv.next &lt;svar&gt;</w:delText>
            </w:r>
            <w:r w:rsidDel="00154AF8">
              <w:rPr>
                <w:noProof/>
                <w:webHidden/>
              </w:rPr>
              <w:tab/>
              <w:delText>92</w:delText>
            </w:r>
          </w:del>
        </w:p>
        <w:p w:rsidR="003F7509" w:rsidDel="00154AF8" w:rsidRDefault="003F7509">
          <w:pPr>
            <w:pStyle w:val="TOC2"/>
            <w:tabs>
              <w:tab w:val="right" w:leader="dot" w:pos="9350"/>
            </w:tabs>
            <w:rPr>
              <w:del w:id="2349" w:author="msammartano" w:date="2014-02-07T18:21:00Z"/>
              <w:rFonts w:eastAsiaTheme="minorEastAsia"/>
              <w:noProof/>
              <w:lang w:bidi="he-IL"/>
            </w:rPr>
          </w:pPr>
          <w:del w:id="2350" w:author="msammartano" w:date="2014-02-07T18:21:00Z">
            <w:r w:rsidRPr="00154AF8" w:rsidDel="00154AF8">
              <w:rPr>
                <w:noProof/>
              </w:rPr>
              <w:delText>Email.send &lt;recipient_sxep&gt;, &lt;subject_sexp&gt;, &lt;body_sexp&gt;</w:delText>
            </w:r>
            <w:r w:rsidDel="00154AF8">
              <w:rPr>
                <w:noProof/>
                <w:webHidden/>
              </w:rPr>
              <w:tab/>
              <w:delText>93</w:delText>
            </w:r>
          </w:del>
        </w:p>
        <w:p w:rsidR="003F7509" w:rsidDel="00154AF8" w:rsidRDefault="003F7509">
          <w:pPr>
            <w:pStyle w:val="TOC2"/>
            <w:tabs>
              <w:tab w:val="right" w:leader="dot" w:pos="9350"/>
            </w:tabs>
            <w:rPr>
              <w:del w:id="2351" w:author="msammartano" w:date="2014-02-07T18:21:00Z"/>
              <w:rFonts w:eastAsiaTheme="minorEastAsia"/>
              <w:noProof/>
              <w:lang w:bidi="he-IL"/>
            </w:rPr>
          </w:pPr>
          <w:del w:id="2352" w:author="msammartano" w:date="2014-02-07T18:21:00Z">
            <w:r w:rsidRPr="00154AF8" w:rsidDel="00154AF8">
              <w:rPr>
                <w:noProof/>
              </w:rPr>
              <w:delText>Headset &lt;state_nvar&gt;, &lt;type_svar&gt;, &lt;mic_nvar&gt;</w:delText>
            </w:r>
            <w:r w:rsidDel="00154AF8">
              <w:rPr>
                <w:noProof/>
                <w:webHidden/>
              </w:rPr>
              <w:tab/>
              <w:delText>93</w:delText>
            </w:r>
          </w:del>
        </w:p>
        <w:p w:rsidR="003F7509" w:rsidDel="00154AF8" w:rsidRDefault="003F7509">
          <w:pPr>
            <w:pStyle w:val="TOC2"/>
            <w:tabs>
              <w:tab w:val="right" w:leader="dot" w:pos="9350"/>
            </w:tabs>
            <w:rPr>
              <w:del w:id="2353" w:author="msammartano" w:date="2014-02-07T18:21:00Z"/>
              <w:rFonts w:eastAsiaTheme="minorEastAsia"/>
              <w:noProof/>
              <w:lang w:bidi="he-IL"/>
            </w:rPr>
          </w:pPr>
          <w:del w:id="2354" w:author="msammartano" w:date="2014-02-07T18:21:00Z">
            <w:r w:rsidRPr="00154AF8" w:rsidDel="00154AF8">
              <w:rPr>
                <w:noProof/>
              </w:rPr>
              <w:delText>Notify &lt;title_sexp&gt;, &lt;subtitle_sexp&gt;, &lt;alert_sexp&gt;, &lt;wait_lexp&gt;</w:delText>
            </w:r>
            <w:r w:rsidDel="00154AF8">
              <w:rPr>
                <w:noProof/>
                <w:webHidden/>
              </w:rPr>
              <w:tab/>
              <w:delText>93</w:delText>
            </w:r>
          </w:del>
        </w:p>
        <w:p w:rsidR="003F7509" w:rsidDel="00154AF8" w:rsidRDefault="003F7509">
          <w:pPr>
            <w:pStyle w:val="TOC2"/>
            <w:tabs>
              <w:tab w:val="right" w:leader="dot" w:pos="9350"/>
            </w:tabs>
            <w:rPr>
              <w:del w:id="2355" w:author="msammartano" w:date="2014-02-07T18:21:00Z"/>
              <w:rFonts w:eastAsiaTheme="minorEastAsia"/>
              <w:noProof/>
              <w:lang w:bidi="he-IL"/>
            </w:rPr>
          </w:pPr>
          <w:del w:id="2356" w:author="msammartano" w:date="2014-02-07T18:21:00Z">
            <w:r w:rsidRPr="00154AF8" w:rsidDel="00154AF8">
              <w:rPr>
                <w:noProof/>
              </w:rPr>
              <w:delText>Home</w:delText>
            </w:r>
            <w:r w:rsidDel="00154AF8">
              <w:rPr>
                <w:noProof/>
                <w:webHidden/>
              </w:rPr>
              <w:tab/>
              <w:delText>94</w:delText>
            </w:r>
          </w:del>
        </w:p>
        <w:p w:rsidR="003F7509" w:rsidDel="00154AF8" w:rsidRDefault="003F7509">
          <w:pPr>
            <w:pStyle w:val="TOC2"/>
            <w:tabs>
              <w:tab w:val="right" w:leader="dot" w:pos="9350"/>
            </w:tabs>
            <w:rPr>
              <w:del w:id="2357" w:author="msammartano" w:date="2014-02-07T18:21:00Z"/>
              <w:rFonts w:eastAsiaTheme="minorEastAsia"/>
              <w:noProof/>
              <w:lang w:bidi="he-IL"/>
            </w:rPr>
          </w:pPr>
          <w:del w:id="2358" w:author="msammartano" w:date="2014-02-07T18:21:00Z">
            <w:r w:rsidRPr="00154AF8" w:rsidDel="00154AF8">
              <w:rPr>
                <w:noProof/>
              </w:rPr>
              <w:delText>OnBackGround:</w:delText>
            </w:r>
            <w:r w:rsidDel="00154AF8">
              <w:rPr>
                <w:noProof/>
                <w:webHidden/>
              </w:rPr>
              <w:tab/>
              <w:delText>94</w:delText>
            </w:r>
          </w:del>
        </w:p>
        <w:p w:rsidR="003F7509" w:rsidDel="00154AF8" w:rsidRDefault="003F7509">
          <w:pPr>
            <w:pStyle w:val="TOC2"/>
            <w:tabs>
              <w:tab w:val="right" w:leader="dot" w:pos="9350"/>
            </w:tabs>
            <w:rPr>
              <w:del w:id="2359" w:author="msammartano" w:date="2014-02-07T18:21:00Z"/>
              <w:rFonts w:eastAsiaTheme="minorEastAsia"/>
              <w:noProof/>
              <w:lang w:bidi="he-IL"/>
            </w:rPr>
          </w:pPr>
          <w:del w:id="2360" w:author="msammartano" w:date="2014-02-07T18:21:00Z">
            <w:r w:rsidRPr="00154AF8" w:rsidDel="00154AF8">
              <w:rPr>
                <w:noProof/>
              </w:rPr>
              <w:delText>Background.Resume</w:delText>
            </w:r>
            <w:r w:rsidDel="00154AF8">
              <w:rPr>
                <w:noProof/>
                <w:webHidden/>
              </w:rPr>
              <w:tab/>
              <w:delText>94</w:delText>
            </w:r>
          </w:del>
        </w:p>
        <w:p w:rsidR="003F7509" w:rsidDel="00154AF8" w:rsidRDefault="003F7509">
          <w:pPr>
            <w:pStyle w:val="TOC1"/>
            <w:tabs>
              <w:tab w:val="right" w:leader="dot" w:pos="9350"/>
            </w:tabs>
            <w:rPr>
              <w:del w:id="2361" w:author="msammartano" w:date="2014-02-07T18:21:00Z"/>
              <w:rFonts w:eastAsiaTheme="minorEastAsia"/>
              <w:noProof/>
              <w:lang w:bidi="he-IL"/>
            </w:rPr>
          </w:pPr>
          <w:del w:id="2362" w:author="msammartano" w:date="2014-02-07T18:21:00Z">
            <w:r w:rsidRPr="00154AF8" w:rsidDel="00154AF8">
              <w:rPr>
                <w:noProof/>
              </w:rPr>
              <w:delText>SQLITE</w:delText>
            </w:r>
            <w:r w:rsidDel="00154AF8">
              <w:rPr>
                <w:noProof/>
                <w:webHidden/>
              </w:rPr>
              <w:tab/>
              <w:delText>94</w:delText>
            </w:r>
          </w:del>
        </w:p>
        <w:p w:rsidR="003F7509" w:rsidDel="00154AF8" w:rsidRDefault="003F7509">
          <w:pPr>
            <w:pStyle w:val="TOC2"/>
            <w:tabs>
              <w:tab w:val="right" w:leader="dot" w:pos="9350"/>
            </w:tabs>
            <w:rPr>
              <w:del w:id="2363" w:author="msammartano" w:date="2014-02-07T18:21:00Z"/>
              <w:rFonts w:eastAsiaTheme="minorEastAsia"/>
              <w:noProof/>
              <w:lang w:bidi="he-IL"/>
            </w:rPr>
          </w:pPr>
          <w:del w:id="2364" w:author="msammartano" w:date="2014-02-07T18:21:00Z">
            <w:r w:rsidRPr="00154AF8" w:rsidDel="00154AF8">
              <w:rPr>
                <w:noProof/>
              </w:rPr>
              <w:delText>Overview</w:delText>
            </w:r>
            <w:r w:rsidDel="00154AF8">
              <w:rPr>
                <w:noProof/>
                <w:webHidden/>
              </w:rPr>
              <w:tab/>
              <w:delText>94</w:delText>
            </w:r>
          </w:del>
        </w:p>
        <w:p w:rsidR="003F7509" w:rsidDel="00154AF8" w:rsidRDefault="003F7509">
          <w:pPr>
            <w:pStyle w:val="TOC2"/>
            <w:tabs>
              <w:tab w:val="right" w:leader="dot" w:pos="9350"/>
            </w:tabs>
            <w:rPr>
              <w:del w:id="2365" w:author="msammartano" w:date="2014-02-07T18:21:00Z"/>
              <w:rFonts w:eastAsiaTheme="minorEastAsia"/>
              <w:noProof/>
              <w:lang w:bidi="he-IL"/>
            </w:rPr>
          </w:pPr>
          <w:del w:id="2366" w:author="msammartano" w:date="2014-02-07T18:21:00Z">
            <w:r w:rsidRPr="00154AF8" w:rsidDel="00154AF8">
              <w:rPr>
                <w:noProof/>
              </w:rPr>
              <w:delText>SQLITE Commands</w:delText>
            </w:r>
            <w:r w:rsidDel="00154AF8">
              <w:rPr>
                <w:noProof/>
                <w:webHidden/>
              </w:rPr>
              <w:tab/>
              <w:delText>94</w:delText>
            </w:r>
          </w:del>
        </w:p>
        <w:p w:rsidR="003F7509" w:rsidDel="00154AF8" w:rsidRDefault="003F7509">
          <w:pPr>
            <w:pStyle w:val="TOC3"/>
            <w:tabs>
              <w:tab w:val="right" w:leader="dot" w:pos="9350"/>
            </w:tabs>
            <w:rPr>
              <w:del w:id="2367" w:author="msammartano" w:date="2014-02-07T18:21:00Z"/>
              <w:rFonts w:eastAsiaTheme="minorEastAsia"/>
              <w:noProof/>
              <w:lang w:bidi="he-IL"/>
            </w:rPr>
          </w:pPr>
          <w:del w:id="2368" w:author="msammartano" w:date="2014-02-07T18:21:00Z">
            <w:r w:rsidRPr="00154AF8" w:rsidDel="00154AF8">
              <w:rPr>
                <w:noProof/>
              </w:rPr>
              <w:delText>Sql.open &lt;DB_Pointer_nvar&gt;, &lt;DB_Name_sexp&gt;</w:delText>
            </w:r>
            <w:r w:rsidDel="00154AF8">
              <w:rPr>
                <w:noProof/>
                <w:webHidden/>
              </w:rPr>
              <w:tab/>
              <w:delText>94</w:delText>
            </w:r>
          </w:del>
        </w:p>
        <w:p w:rsidR="003F7509" w:rsidDel="00154AF8" w:rsidRDefault="003F7509">
          <w:pPr>
            <w:pStyle w:val="TOC3"/>
            <w:tabs>
              <w:tab w:val="right" w:leader="dot" w:pos="9350"/>
            </w:tabs>
            <w:rPr>
              <w:del w:id="2369" w:author="msammartano" w:date="2014-02-07T18:21:00Z"/>
              <w:rFonts w:eastAsiaTheme="minorEastAsia"/>
              <w:noProof/>
              <w:lang w:bidi="he-IL"/>
            </w:rPr>
          </w:pPr>
          <w:del w:id="2370" w:author="msammartano" w:date="2014-02-07T18:21:00Z">
            <w:r w:rsidRPr="00154AF8" w:rsidDel="00154AF8">
              <w:rPr>
                <w:noProof/>
              </w:rPr>
              <w:delText>Sql.close &lt;DB_Pointer_nvar&gt;</w:delText>
            </w:r>
            <w:r w:rsidDel="00154AF8">
              <w:rPr>
                <w:noProof/>
                <w:webHidden/>
              </w:rPr>
              <w:tab/>
              <w:delText>95</w:delText>
            </w:r>
          </w:del>
        </w:p>
        <w:p w:rsidR="003F7509" w:rsidDel="00154AF8" w:rsidRDefault="003F7509">
          <w:pPr>
            <w:pStyle w:val="TOC3"/>
            <w:tabs>
              <w:tab w:val="right" w:leader="dot" w:pos="9350"/>
            </w:tabs>
            <w:rPr>
              <w:del w:id="2371" w:author="msammartano" w:date="2014-02-07T18:21:00Z"/>
              <w:rFonts w:eastAsiaTheme="minorEastAsia"/>
              <w:noProof/>
              <w:lang w:bidi="he-IL"/>
            </w:rPr>
          </w:pPr>
          <w:del w:id="2372" w:author="msammartano" w:date="2014-02-07T18:21:00Z">
            <w:r w:rsidRPr="00154AF8" w:rsidDel="00154AF8">
              <w:rPr>
                <w:noProof/>
              </w:rPr>
              <w:delText>Sql.new_table &lt;DB_Pointer_nvar&gt;, &lt;Table_Name_sexp&gt;, C1$, C2$, ...,CN$</w:delText>
            </w:r>
            <w:r w:rsidDel="00154AF8">
              <w:rPr>
                <w:noProof/>
                <w:webHidden/>
              </w:rPr>
              <w:tab/>
              <w:delText>95</w:delText>
            </w:r>
          </w:del>
        </w:p>
        <w:p w:rsidR="003F7509" w:rsidDel="00154AF8" w:rsidRDefault="003F7509">
          <w:pPr>
            <w:pStyle w:val="TOC3"/>
            <w:tabs>
              <w:tab w:val="right" w:leader="dot" w:pos="9350"/>
            </w:tabs>
            <w:rPr>
              <w:del w:id="2373" w:author="msammartano" w:date="2014-02-07T18:21:00Z"/>
              <w:rFonts w:eastAsiaTheme="minorEastAsia"/>
              <w:noProof/>
              <w:lang w:bidi="he-IL"/>
            </w:rPr>
          </w:pPr>
          <w:del w:id="2374" w:author="msammartano" w:date="2014-02-07T18:21:00Z">
            <w:r w:rsidRPr="00154AF8" w:rsidDel="00154AF8">
              <w:rPr>
                <w:noProof/>
              </w:rPr>
              <w:delText>Sql.drop_table &lt;DB_Pointer_nvar&gt;, &lt;Table_Name_sexp&gt;</w:delText>
            </w:r>
            <w:r w:rsidDel="00154AF8">
              <w:rPr>
                <w:noProof/>
                <w:webHidden/>
              </w:rPr>
              <w:tab/>
              <w:delText>95</w:delText>
            </w:r>
          </w:del>
        </w:p>
        <w:p w:rsidR="003F7509" w:rsidDel="00154AF8" w:rsidRDefault="003F7509">
          <w:pPr>
            <w:pStyle w:val="TOC3"/>
            <w:tabs>
              <w:tab w:val="right" w:leader="dot" w:pos="9350"/>
            </w:tabs>
            <w:rPr>
              <w:del w:id="2375" w:author="msammartano" w:date="2014-02-07T18:21:00Z"/>
              <w:rFonts w:eastAsiaTheme="minorEastAsia"/>
              <w:noProof/>
              <w:lang w:bidi="he-IL"/>
            </w:rPr>
          </w:pPr>
          <w:del w:id="2376" w:author="msammartano" w:date="2014-02-07T18:21:00Z">
            <w:r w:rsidRPr="00154AF8" w:rsidDel="00154AF8">
              <w:rPr>
                <w:noProof/>
              </w:rPr>
              <w:delText>Sql.insert &lt;DB_Pointer_nvar&gt;, &lt;Table_Name_sexp&gt;, C1$, V1$, C2$, V2$, …, CN$, VN$</w:delText>
            </w:r>
            <w:r w:rsidDel="00154AF8">
              <w:rPr>
                <w:noProof/>
                <w:webHidden/>
              </w:rPr>
              <w:tab/>
              <w:delText>95</w:delText>
            </w:r>
          </w:del>
        </w:p>
        <w:p w:rsidR="003F7509" w:rsidDel="00154AF8" w:rsidRDefault="003F7509">
          <w:pPr>
            <w:pStyle w:val="TOC3"/>
            <w:tabs>
              <w:tab w:val="right" w:leader="dot" w:pos="9350"/>
            </w:tabs>
            <w:rPr>
              <w:del w:id="2377" w:author="msammartano" w:date="2014-02-07T18:21:00Z"/>
              <w:rFonts w:eastAsiaTheme="minorEastAsia"/>
              <w:noProof/>
              <w:lang w:bidi="he-IL"/>
            </w:rPr>
          </w:pPr>
          <w:del w:id="2378" w:author="msammartano" w:date="2014-02-07T18:21:00Z">
            <w:r w:rsidRPr="00154AF8" w:rsidDel="00154AF8">
              <w:rPr>
                <w:noProof/>
              </w:rPr>
              <w:delText>Sql.query &lt;Cursor_nvar&gt;, &lt;DB_Pointer_nvar&gt;, &lt;Table_Name_sexp&gt;,  Columns$, Where$, Order$</w:delText>
            </w:r>
            <w:r w:rsidDel="00154AF8">
              <w:rPr>
                <w:noProof/>
                <w:webHidden/>
              </w:rPr>
              <w:tab/>
              <w:delText>95</w:delText>
            </w:r>
          </w:del>
        </w:p>
        <w:p w:rsidR="003F7509" w:rsidDel="00154AF8" w:rsidRDefault="003F7509">
          <w:pPr>
            <w:pStyle w:val="TOC3"/>
            <w:tabs>
              <w:tab w:val="right" w:leader="dot" w:pos="9350"/>
            </w:tabs>
            <w:rPr>
              <w:del w:id="2379" w:author="msammartano" w:date="2014-02-07T18:21:00Z"/>
              <w:rFonts w:eastAsiaTheme="minorEastAsia"/>
              <w:noProof/>
              <w:lang w:bidi="he-IL"/>
            </w:rPr>
          </w:pPr>
          <w:del w:id="2380" w:author="msammartano" w:date="2014-02-07T18:21:00Z">
            <w:r w:rsidRPr="00154AF8" w:rsidDel="00154AF8">
              <w:rPr>
                <w:noProof/>
              </w:rPr>
              <w:delText>Sql.query.length &lt;Length_nvar&gt;, &lt;Cursor_nvar&gt;</w:delText>
            </w:r>
            <w:r w:rsidDel="00154AF8">
              <w:rPr>
                <w:noProof/>
                <w:webHidden/>
              </w:rPr>
              <w:tab/>
              <w:delText>96</w:delText>
            </w:r>
          </w:del>
        </w:p>
        <w:p w:rsidR="003F7509" w:rsidDel="00154AF8" w:rsidRDefault="003F7509">
          <w:pPr>
            <w:pStyle w:val="TOC3"/>
            <w:tabs>
              <w:tab w:val="right" w:leader="dot" w:pos="9350"/>
            </w:tabs>
            <w:rPr>
              <w:del w:id="2381" w:author="msammartano" w:date="2014-02-07T18:21:00Z"/>
              <w:rFonts w:eastAsiaTheme="minorEastAsia"/>
              <w:noProof/>
              <w:lang w:bidi="he-IL"/>
            </w:rPr>
          </w:pPr>
          <w:del w:id="2382" w:author="msammartano" w:date="2014-02-07T18:21:00Z">
            <w:r w:rsidRPr="00154AF8" w:rsidDel="00154AF8">
              <w:rPr>
                <w:noProof/>
              </w:rPr>
              <w:delText>Sql.query.position &lt;Position_nvar&gt;, &lt;Cursor_nvar&gt;</w:delText>
            </w:r>
            <w:r w:rsidDel="00154AF8">
              <w:rPr>
                <w:noProof/>
                <w:webHidden/>
              </w:rPr>
              <w:tab/>
              <w:delText>96</w:delText>
            </w:r>
          </w:del>
        </w:p>
        <w:p w:rsidR="003F7509" w:rsidDel="00154AF8" w:rsidRDefault="003F7509">
          <w:pPr>
            <w:pStyle w:val="TOC3"/>
            <w:tabs>
              <w:tab w:val="right" w:leader="dot" w:pos="9350"/>
            </w:tabs>
            <w:rPr>
              <w:del w:id="2383" w:author="msammartano" w:date="2014-02-07T18:21:00Z"/>
              <w:rFonts w:eastAsiaTheme="minorEastAsia"/>
              <w:noProof/>
              <w:lang w:bidi="he-IL"/>
            </w:rPr>
          </w:pPr>
          <w:del w:id="2384" w:author="msammartano" w:date="2014-02-07T18:21:00Z">
            <w:r w:rsidRPr="00154AF8" w:rsidDel="00154AF8">
              <w:rPr>
                <w:noProof/>
              </w:rPr>
              <w:delText>Sql.next &lt;Done_lvar&gt;, &lt;Cursor_nvar&gt;, C1V$, C2V$, ..., CNV$</w:delText>
            </w:r>
            <w:r w:rsidDel="00154AF8">
              <w:rPr>
                <w:noProof/>
                <w:webHidden/>
              </w:rPr>
              <w:tab/>
              <w:delText>96</w:delText>
            </w:r>
          </w:del>
        </w:p>
        <w:p w:rsidR="003F7509" w:rsidDel="00154AF8" w:rsidRDefault="003F7509">
          <w:pPr>
            <w:pStyle w:val="TOC3"/>
            <w:tabs>
              <w:tab w:val="right" w:leader="dot" w:pos="9350"/>
            </w:tabs>
            <w:rPr>
              <w:del w:id="2385" w:author="msammartano" w:date="2014-02-07T18:21:00Z"/>
              <w:rFonts w:eastAsiaTheme="minorEastAsia"/>
              <w:noProof/>
              <w:lang w:bidi="he-IL"/>
            </w:rPr>
          </w:pPr>
          <w:del w:id="2386" w:author="msammartano" w:date="2014-02-07T18:21:00Z">
            <w:r w:rsidRPr="00154AF8" w:rsidDel="00154AF8">
              <w:rPr>
                <w:noProof/>
              </w:rPr>
              <w:delText>Sql.delete &lt;DB_Pointer_nvar&gt;, &lt;Table_Name_sexp&gt;, Where$</w:delText>
            </w:r>
            <w:r w:rsidDel="00154AF8">
              <w:rPr>
                <w:noProof/>
                <w:webHidden/>
              </w:rPr>
              <w:tab/>
              <w:delText>97</w:delText>
            </w:r>
          </w:del>
        </w:p>
        <w:p w:rsidR="003F7509" w:rsidDel="00154AF8" w:rsidRDefault="003F7509">
          <w:pPr>
            <w:pStyle w:val="TOC3"/>
            <w:tabs>
              <w:tab w:val="right" w:leader="dot" w:pos="9350"/>
            </w:tabs>
            <w:rPr>
              <w:del w:id="2387" w:author="msammartano" w:date="2014-02-07T18:21:00Z"/>
              <w:rFonts w:eastAsiaTheme="minorEastAsia"/>
              <w:noProof/>
              <w:lang w:bidi="he-IL"/>
            </w:rPr>
          </w:pPr>
          <w:del w:id="2388" w:author="msammartano" w:date="2014-02-07T18:21:00Z">
            <w:r w:rsidRPr="00154AF8" w:rsidDel="00154AF8">
              <w:rPr>
                <w:noProof/>
              </w:rPr>
              <w:delText>Sql.update &lt;DB_Pointer_nvar&gt;, &lt;Table_Name_sexp&gt;, C1$, V1$, C2$, V2$,...,CN$, VN$: Where$</w:delText>
            </w:r>
            <w:r w:rsidDel="00154AF8">
              <w:rPr>
                <w:noProof/>
                <w:webHidden/>
              </w:rPr>
              <w:tab/>
              <w:delText>97</w:delText>
            </w:r>
          </w:del>
        </w:p>
        <w:p w:rsidR="003F7509" w:rsidDel="00154AF8" w:rsidRDefault="003F7509">
          <w:pPr>
            <w:pStyle w:val="TOC3"/>
            <w:tabs>
              <w:tab w:val="right" w:leader="dot" w:pos="9350"/>
            </w:tabs>
            <w:rPr>
              <w:del w:id="2389" w:author="msammartano" w:date="2014-02-07T18:21:00Z"/>
              <w:rFonts w:eastAsiaTheme="minorEastAsia"/>
              <w:noProof/>
              <w:lang w:bidi="he-IL"/>
            </w:rPr>
          </w:pPr>
          <w:del w:id="2390" w:author="msammartano" w:date="2014-02-07T18:21:00Z">
            <w:r w:rsidRPr="00154AF8" w:rsidDel="00154AF8">
              <w:rPr>
                <w:noProof/>
              </w:rPr>
              <w:delText>Sql.exec &lt;DB_Pointer_nvar&gt;, &lt;Command_sexp&gt;</w:delText>
            </w:r>
            <w:r w:rsidDel="00154AF8">
              <w:rPr>
                <w:noProof/>
                <w:webHidden/>
              </w:rPr>
              <w:tab/>
              <w:delText>97</w:delText>
            </w:r>
          </w:del>
        </w:p>
        <w:p w:rsidR="003F7509" w:rsidDel="00154AF8" w:rsidRDefault="003F7509">
          <w:pPr>
            <w:pStyle w:val="TOC3"/>
            <w:tabs>
              <w:tab w:val="right" w:leader="dot" w:pos="9350"/>
            </w:tabs>
            <w:rPr>
              <w:del w:id="2391" w:author="msammartano" w:date="2014-02-07T18:21:00Z"/>
              <w:rFonts w:eastAsiaTheme="minorEastAsia"/>
              <w:noProof/>
              <w:lang w:bidi="he-IL"/>
            </w:rPr>
          </w:pPr>
          <w:del w:id="2392" w:author="msammartano" w:date="2014-02-07T18:21:00Z">
            <w:r w:rsidRPr="00154AF8" w:rsidDel="00154AF8">
              <w:rPr>
                <w:noProof/>
              </w:rPr>
              <w:delText>Sql.raw_query &lt;Cursor_nvar&gt;, &lt;DB_Pointer_nvar&gt;, &lt;Query_sexp&gt;</w:delText>
            </w:r>
            <w:r w:rsidDel="00154AF8">
              <w:rPr>
                <w:noProof/>
                <w:webHidden/>
              </w:rPr>
              <w:tab/>
              <w:delText>97</w:delText>
            </w:r>
          </w:del>
        </w:p>
        <w:p w:rsidR="003F7509" w:rsidDel="00154AF8" w:rsidRDefault="003F7509">
          <w:pPr>
            <w:pStyle w:val="TOC1"/>
            <w:tabs>
              <w:tab w:val="right" w:leader="dot" w:pos="9350"/>
            </w:tabs>
            <w:rPr>
              <w:del w:id="2393" w:author="msammartano" w:date="2014-02-07T18:21:00Z"/>
              <w:rFonts w:eastAsiaTheme="minorEastAsia"/>
              <w:noProof/>
              <w:lang w:bidi="he-IL"/>
            </w:rPr>
          </w:pPr>
          <w:del w:id="2394" w:author="msammartano" w:date="2014-02-07T18:21:00Z">
            <w:r w:rsidRPr="00154AF8" w:rsidDel="00154AF8">
              <w:rPr>
                <w:noProof/>
              </w:rPr>
              <w:delText>Graphics</w:delText>
            </w:r>
            <w:r w:rsidDel="00154AF8">
              <w:rPr>
                <w:noProof/>
                <w:webHidden/>
              </w:rPr>
              <w:tab/>
              <w:delText>97</w:delText>
            </w:r>
          </w:del>
        </w:p>
        <w:p w:rsidR="003F7509" w:rsidDel="00154AF8" w:rsidRDefault="003F7509">
          <w:pPr>
            <w:pStyle w:val="TOC2"/>
            <w:tabs>
              <w:tab w:val="right" w:leader="dot" w:pos="9350"/>
            </w:tabs>
            <w:rPr>
              <w:del w:id="2395" w:author="msammartano" w:date="2014-02-07T18:21:00Z"/>
              <w:rFonts w:eastAsiaTheme="minorEastAsia"/>
              <w:noProof/>
              <w:lang w:bidi="he-IL"/>
            </w:rPr>
          </w:pPr>
          <w:del w:id="2396" w:author="msammartano" w:date="2014-02-07T18:21:00Z">
            <w:r w:rsidRPr="00154AF8" w:rsidDel="00154AF8">
              <w:rPr>
                <w:noProof/>
              </w:rPr>
              <w:delText>Introduction</w:delText>
            </w:r>
            <w:r w:rsidDel="00154AF8">
              <w:rPr>
                <w:noProof/>
                <w:webHidden/>
              </w:rPr>
              <w:tab/>
              <w:delText>97</w:delText>
            </w:r>
          </w:del>
        </w:p>
        <w:p w:rsidR="003F7509" w:rsidDel="00154AF8" w:rsidRDefault="003F7509">
          <w:pPr>
            <w:pStyle w:val="TOC3"/>
            <w:tabs>
              <w:tab w:val="right" w:leader="dot" w:pos="9350"/>
            </w:tabs>
            <w:rPr>
              <w:del w:id="2397" w:author="msammartano" w:date="2014-02-07T18:21:00Z"/>
              <w:rFonts w:eastAsiaTheme="minorEastAsia"/>
              <w:noProof/>
              <w:lang w:bidi="he-IL"/>
            </w:rPr>
          </w:pPr>
          <w:del w:id="2398" w:author="msammartano" w:date="2014-02-07T18:21:00Z">
            <w:r w:rsidRPr="00154AF8" w:rsidDel="00154AF8">
              <w:rPr>
                <w:noProof/>
              </w:rPr>
              <w:delText>The Graphics Screen and Graphics Mode</w:delText>
            </w:r>
            <w:r w:rsidDel="00154AF8">
              <w:rPr>
                <w:noProof/>
                <w:webHidden/>
              </w:rPr>
              <w:tab/>
              <w:delText>97</w:delText>
            </w:r>
          </w:del>
        </w:p>
        <w:p w:rsidR="003F7509" w:rsidDel="00154AF8" w:rsidRDefault="003F7509">
          <w:pPr>
            <w:pStyle w:val="TOC3"/>
            <w:tabs>
              <w:tab w:val="right" w:leader="dot" w:pos="9350"/>
            </w:tabs>
            <w:rPr>
              <w:del w:id="2399" w:author="msammartano" w:date="2014-02-07T18:21:00Z"/>
              <w:rFonts w:eastAsiaTheme="minorEastAsia"/>
              <w:noProof/>
              <w:lang w:bidi="he-IL"/>
            </w:rPr>
          </w:pPr>
          <w:del w:id="2400" w:author="msammartano" w:date="2014-02-07T18:21:00Z">
            <w:r w:rsidRPr="00154AF8" w:rsidDel="00154AF8">
              <w:rPr>
                <w:noProof/>
              </w:rPr>
              <w:delText>Display Lists</w:delText>
            </w:r>
            <w:r w:rsidDel="00154AF8">
              <w:rPr>
                <w:noProof/>
                <w:webHidden/>
              </w:rPr>
              <w:tab/>
              <w:delText>98</w:delText>
            </w:r>
          </w:del>
        </w:p>
        <w:p w:rsidR="003F7509" w:rsidDel="00154AF8" w:rsidRDefault="003F7509">
          <w:pPr>
            <w:pStyle w:val="TOC3"/>
            <w:tabs>
              <w:tab w:val="right" w:leader="dot" w:pos="9350"/>
            </w:tabs>
            <w:rPr>
              <w:del w:id="2401" w:author="msammartano" w:date="2014-02-07T18:21:00Z"/>
              <w:rFonts w:eastAsiaTheme="minorEastAsia"/>
              <w:noProof/>
              <w:lang w:bidi="he-IL"/>
            </w:rPr>
          </w:pPr>
          <w:del w:id="2402" w:author="msammartano" w:date="2014-02-07T18:21:00Z">
            <w:r w:rsidRPr="00154AF8" w:rsidDel="00154AF8">
              <w:rPr>
                <w:noProof/>
              </w:rPr>
              <w:delText>Drawing into Bitmaps</w:delText>
            </w:r>
            <w:r w:rsidDel="00154AF8">
              <w:rPr>
                <w:noProof/>
                <w:webHidden/>
              </w:rPr>
              <w:tab/>
              <w:delText>98</w:delText>
            </w:r>
          </w:del>
        </w:p>
        <w:p w:rsidR="003F7509" w:rsidDel="00154AF8" w:rsidRDefault="003F7509">
          <w:pPr>
            <w:pStyle w:val="TOC3"/>
            <w:tabs>
              <w:tab w:val="right" w:leader="dot" w:pos="9350"/>
            </w:tabs>
            <w:rPr>
              <w:del w:id="2403" w:author="msammartano" w:date="2014-02-07T18:21:00Z"/>
              <w:rFonts w:eastAsiaTheme="minorEastAsia"/>
              <w:noProof/>
              <w:lang w:bidi="he-IL"/>
            </w:rPr>
          </w:pPr>
          <w:del w:id="2404" w:author="msammartano" w:date="2014-02-07T18:21:00Z">
            <w:r w:rsidRPr="00154AF8" w:rsidDel="00154AF8">
              <w:rPr>
                <w:noProof/>
              </w:rPr>
              <w:delText>Colors</w:delText>
            </w:r>
            <w:r w:rsidDel="00154AF8">
              <w:rPr>
                <w:noProof/>
                <w:webHidden/>
              </w:rPr>
              <w:tab/>
              <w:delText>98</w:delText>
            </w:r>
          </w:del>
        </w:p>
        <w:p w:rsidR="003F7509" w:rsidDel="00154AF8" w:rsidRDefault="003F7509">
          <w:pPr>
            <w:pStyle w:val="TOC2"/>
            <w:tabs>
              <w:tab w:val="right" w:leader="dot" w:pos="9350"/>
            </w:tabs>
            <w:rPr>
              <w:del w:id="2405" w:author="msammartano" w:date="2014-02-07T18:21:00Z"/>
              <w:rFonts w:eastAsiaTheme="minorEastAsia"/>
              <w:noProof/>
              <w:lang w:bidi="he-IL"/>
            </w:rPr>
          </w:pPr>
          <w:del w:id="2406" w:author="msammartano" w:date="2014-02-07T18:21:00Z">
            <w:r w:rsidRPr="00154AF8" w:rsidDel="00154AF8">
              <w:rPr>
                <w:noProof/>
              </w:rPr>
              <w:delText>Graphics Setup Commands</w:delText>
            </w:r>
            <w:r w:rsidDel="00154AF8">
              <w:rPr>
                <w:noProof/>
                <w:webHidden/>
              </w:rPr>
              <w:tab/>
              <w:delText>99</w:delText>
            </w:r>
          </w:del>
        </w:p>
        <w:p w:rsidR="003F7509" w:rsidDel="00154AF8" w:rsidRDefault="003F7509">
          <w:pPr>
            <w:pStyle w:val="TOC3"/>
            <w:tabs>
              <w:tab w:val="right" w:leader="dot" w:pos="9350"/>
            </w:tabs>
            <w:rPr>
              <w:del w:id="2407" w:author="msammartano" w:date="2014-02-07T18:21:00Z"/>
              <w:rFonts w:eastAsiaTheme="minorEastAsia"/>
              <w:noProof/>
              <w:lang w:bidi="he-IL"/>
            </w:rPr>
          </w:pPr>
          <w:del w:id="2408" w:author="msammartano" w:date="2014-02-07T18:21:00Z">
            <w:r w:rsidRPr="00154AF8" w:rsidDel="00154AF8">
              <w:rPr>
                <w:noProof/>
              </w:rPr>
              <w:delText>Gr.open alpha, red, green, blue {,&lt;ShowStatusBar_lexp&gt; {, &lt;Orientation_nexp&gt;}}</w:delText>
            </w:r>
            <w:r w:rsidDel="00154AF8">
              <w:rPr>
                <w:noProof/>
                <w:webHidden/>
              </w:rPr>
              <w:tab/>
              <w:delText>99</w:delText>
            </w:r>
          </w:del>
        </w:p>
        <w:p w:rsidR="003F7509" w:rsidDel="00154AF8" w:rsidRDefault="003F7509">
          <w:pPr>
            <w:pStyle w:val="TOC3"/>
            <w:tabs>
              <w:tab w:val="right" w:leader="dot" w:pos="9350"/>
            </w:tabs>
            <w:rPr>
              <w:del w:id="2409" w:author="msammartano" w:date="2014-02-07T18:21:00Z"/>
              <w:rFonts w:eastAsiaTheme="minorEastAsia"/>
              <w:noProof/>
              <w:lang w:bidi="he-IL"/>
            </w:rPr>
          </w:pPr>
          <w:del w:id="2410" w:author="msammartano" w:date="2014-02-07T18:21:00Z">
            <w:r w:rsidRPr="00154AF8" w:rsidDel="00154AF8">
              <w:rPr>
                <w:noProof/>
              </w:rPr>
              <w:delText>Gr.color alpha, red, green, blue, &lt;style_nexp&gt;</w:delText>
            </w:r>
            <w:r w:rsidDel="00154AF8">
              <w:rPr>
                <w:noProof/>
                <w:webHidden/>
              </w:rPr>
              <w:tab/>
              <w:delText>99</w:delText>
            </w:r>
          </w:del>
        </w:p>
        <w:p w:rsidR="003F7509" w:rsidDel="00154AF8" w:rsidRDefault="003F7509">
          <w:pPr>
            <w:pStyle w:val="TOC3"/>
            <w:tabs>
              <w:tab w:val="right" w:leader="dot" w:pos="9350"/>
            </w:tabs>
            <w:rPr>
              <w:del w:id="2411" w:author="msammartano" w:date="2014-02-07T18:21:00Z"/>
              <w:rFonts w:eastAsiaTheme="minorEastAsia"/>
              <w:noProof/>
              <w:lang w:bidi="he-IL"/>
            </w:rPr>
          </w:pPr>
          <w:del w:id="2412" w:author="msammartano" w:date="2014-02-07T18:21:00Z">
            <w:r w:rsidRPr="00154AF8" w:rsidDel="00154AF8">
              <w:rPr>
                <w:noProof/>
              </w:rPr>
              <w:delText>Gr.set.AntiAlias &lt;lexp&gt;</w:delText>
            </w:r>
            <w:r w:rsidDel="00154AF8">
              <w:rPr>
                <w:noProof/>
                <w:webHidden/>
              </w:rPr>
              <w:tab/>
              <w:delText>99</w:delText>
            </w:r>
          </w:del>
        </w:p>
        <w:p w:rsidR="003F7509" w:rsidDel="00154AF8" w:rsidRDefault="003F7509">
          <w:pPr>
            <w:pStyle w:val="TOC3"/>
            <w:tabs>
              <w:tab w:val="right" w:leader="dot" w:pos="9350"/>
            </w:tabs>
            <w:rPr>
              <w:del w:id="2413" w:author="msammartano" w:date="2014-02-07T18:21:00Z"/>
              <w:rFonts w:eastAsiaTheme="minorEastAsia"/>
              <w:noProof/>
              <w:lang w:bidi="he-IL"/>
            </w:rPr>
          </w:pPr>
          <w:del w:id="2414" w:author="msammartano" w:date="2014-02-07T18:21:00Z">
            <w:r w:rsidRPr="00154AF8" w:rsidDel="00154AF8">
              <w:rPr>
                <w:noProof/>
              </w:rPr>
              <w:delText>Gr.set.stroke &lt;nexp&gt;</w:delText>
            </w:r>
            <w:r w:rsidDel="00154AF8">
              <w:rPr>
                <w:noProof/>
                <w:webHidden/>
              </w:rPr>
              <w:tab/>
              <w:delText>100</w:delText>
            </w:r>
          </w:del>
        </w:p>
        <w:p w:rsidR="003F7509" w:rsidDel="00154AF8" w:rsidRDefault="003F7509">
          <w:pPr>
            <w:pStyle w:val="TOC3"/>
            <w:tabs>
              <w:tab w:val="right" w:leader="dot" w:pos="9350"/>
            </w:tabs>
            <w:rPr>
              <w:del w:id="2415" w:author="msammartano" w:date="2014-02-07T18:21:00Z"/>
              <w:rFonts w:eastAsiaTheme="minorEastAsia"/>
              <w:noProof/>
              <w:lang w:bidi="he-IL"/>
            </w:rPr>
          </w:pPr>
          <w:del w:id="2416" w:author="msammartano" w:date="2014-02-07T18:21:00Z">
            <w:r w:rsidRPr="00154AF8" w:rsidDel="00154AF8">
              <w:rPr>
                <w:noProof/>
              </w:rPr>
              <w:delText>Gr.orientation &lt;nexp&gt;</w:delText>
            </w:r>
            <w:r w:rsidDel="00154AF8">
              <w:rPr>
                <w:noProof/>
                <w:webHidden/>
              </w:rPr>
              <w:tab/>
              <w:delText>100</w:delText>
            </w:r>
          </w:del>
        </w:p>
        <w:p w:rsidR="003F7509" w:rsidDel="00154AF8" w:rsidRDefault="003F7509">
          <w:pPr>
            <w:pStyle w:val="TOC3"/>
            <w:tabs>
              <w:tab w:val="right" w:leader="dot" w:pos="9350"/>
            </w:tabs>
            <w:rPr>
              <w:del w:id="2417" w:author="msammartano" w:date="2014-02-07T18:21:00Z"/>
              <w:rFonts w:eastAsiaTheme="minorEastAsia"/>
              <w:noProof/>
              <w:lang w:bidi="he-IL"/>
            </w:rPr>
          </w:pPr>
          <w:del w:id="2418" w:author="msammartano" w:date="2014-02-07T18:21:00Z">
            <w:r w:rsidRPr="00154AF8" w:rsidDel="00154AF8">
              <w:rPr>
                <w:noProof/>
              </w:rPr>
              <w:delText>Gr.StatusBar.Show  &lt;nexp&gt;</w:delText>
            </w:r>
            <w:r w:rsidDel="00154AF8">
              <w:rPr>
                <w:noProof/>
                <w:webHidden/>
              </w:rPr>
              <w:tab/>
              <w:delText>100</w:delText>
            </w:r>
          </w:del>
        </w:p>
        <w:p w:rsidR="003F7509" w:rsidDel="00154AF8" w:rsidRDefault="003F7509">
          <w:pPr>
            <w:pStyle w:val="TOC3"/>
            <w:tabs>
              <w:tab w:val="right" w:leader="dot" w:pos="9350"/>
            </w:tabs>
            <w:rPr>
              <w:del w:id="2419" w:author="msammartano" w:date="2014-02-07T18:21:00Z"/>
              <w:rFonts w:eastAsiaTheme="minorEastAsia"/>
              <w:noProof/>
              <w:lang w:bidi="he-IL"/>
            </w:rPr>
          </w:pPr>
          <w:del w:id="2420" w:author="msammartano" w:date="2014-02-07T18:21:00Z">
            <w:r w:rsidRPr="00154AF8" w:rsidDel="00154AF8">
              <w:rPr>
                <w:noProof/>
              </w:rPr>
              <w:delText>Gr.render</w:delText>
            </w:r>
            <w:r w:rsidDel="00154AF8">
              <w:rPr>
                <w:noProof/>
                <w:webHidden/>
              </w:rPr>
              <w:tab/>
              <w:delText>100</w:delText>
            </w:r>
          </w:del>
        </w:p>
        <w:p w:rsidR="003F7509" w:rsidDel="00154AF8" w:rsidRDefault="003F7509">
          <w:pPr>
            <w:pStyle w:val="TOC3"/>
            <w:tabs>
              <w:tab w:val="right" w:leader="dot" w:pos="9350"/>
            </w:tabs>
            <w:rPr>
              <w:del w:id="2421" w:author="msammartano" w:date="2014-02-07T18:21:00Z"/>
              <w:rFonts w:eastAsiaTheme="minorEastAsia"/>
              <w:noProof/>
              <w:lang w:bidi="he-IL"/>
            </w:rPr>
          </w:pPr>
          <w:del w:id="2422" w:author="msammartano" w:date="2014-02-07T18:21:00Z">
            <w:r w:rsidRPr="00154AF8" w:rsidDel="00154AF8">
              <w:rPr>
                <w:noProof/>
              </w:rPr>
              <w:delText>Gr.screen width, height{, density }</w:delText>
            </w:r>
            <w:r w:rsidDel="00154AF8">
              <w:rPr>
                <w:noProof/>
                <w:webHidden/>
              </w:rPr>
              <w:tab/>
              <w:delText>100</w:delText>
            </w:r>
          </w:del>
        </w:p>
        <w:p w:rsidR="003F7509" w:rsidDel="00154AF8" w:rsidRDefault="003F7509">
          <w:pPr>
            <w:pStyle w:val="TOC3"/>
            <w:tabs>
              <w:tab w:val="right" w:leader="dot" w:pos="9350"/>
            </w:tabs>
            <w:rPr>
              <w:del w:id="2423" w:author="msammartano" w:date="2014-02-07T18:21:00Z"/>
              <w:rFonts w:eastAsiaTheme="minorEastAsia"/>
              <w:noProof/>
              <w:lang w:bidi="he-IL"/>
            </w:rPr>
          </w:pPr>
          <w:del w:id="2424" w:author="msammartano" w:date="2014-02-07T18:21:00Z">
            <w:r w:rsidRPr="00154AF8" w:rsidDel="00154AF8">
              <w:rPr>
                <w:noProof/>
              </w:rPr>
              <w:delText>Gr.scale x_factor, y_factor</w:delText>
            </w:r>
            <w:r w:rsidDel="00154AF8">
              <w:rPr>
                <w:noProof/>
                <w:webHidden/>
              </w:rPr>
              <w:tab/>
              <w:delText>100</w:delText>
            </w:r>
          </w:del>
        </w:p>
        <w:p w:rsidR="003F7509" w:rsidDel="00154AF8" w:rsidRDefault="003F7509">
          <w:pPr>
            <w:pStyle w:val="TOC3"/>
            <w:tabs>
              <w:tab w:val="right" w:leader="dot" w:pos="9350"/>
            </w:tabs>
            <w:rPr>
              <w:del w:id="2425" w:author="msammartano" w:date="2014-02-07T18:21:00Z"/>
              <w:rFonts w:eastAsiaTheme="minorEastAsia"/>
              <w:noProof/>
              <w:lang w:bidi="he-IL"/>
            </w:rPr>
          </w:pPr>
          <w:del w:id="2426" w:author="msammartano" w:date="2014-02-07T18:21:00Z">
            <w:r w:rsidRPr="00154AF8" w:rsidDel="00154AF8">
              <w:rPr>
                <w:noProof/>
              </w:rPr>
              <w:delText>Gr.cls</w:delText>
            </w:r>
            <w:r w:rsidDel="00154AF8">
              <w:rPr>
                <w:noProof/>
                <w:webHidden/>
              </w:rPr>
              <w:tab/>
              <w:delText>101</w:delText>
            </w:r>
          </w:del>
        </w:p>
        <w:p w:rsidR="003F7509" w:rsidDel="00154AF8" w:rsidRDefault="003F7509">
          <w:pPr>
            <w:pStyle w:val="TOC3"/>
            <w:tabs>
              <w:tab w:val="right" w:leader="dot" w:pos="9350"/>
            </w:tabs>
            <w:rPr>
              <w:del w:id="2427" w:author="msammartano" w:date="2014-02-07T18:21:00Z"/>
              <w:rFonts w:eastAsiaTheme="minorEastAsia"/>
              <w:noProof/>
              <w:lang w:bidi="he-IL"/>
            </w:rPr>
          </w:pPr>
          <w:del w:id="2428" w:author="msammartano" w:date="2014-02-07T18:21:00Z">
            <w:r w:rsidRPr="00154AF8" w:rsidDel="00154AF8">
              <w:rPr>
                <w:noProof/>
              </w:rPr>
              <w:delText>Gr.close</w:delText>
            </w:r>
            <w:r w:rsidDel="00154AF8">
              <w:rPr>
                <w:noProof/>
                <w:webHidden/>
              </w:rPr>
              <w:tab/>
              <w:delText>101</w:delText>
            </w:r>
          </w:del>
        </w:p>
        <w:p w:rsidR="003F7509" w:rsidDel="00154AF8" w:rsidRDefault="003F7509">
          <w:pPr>
            <w:pStyle w:val="TOC3"/>
            <w:tabs>
              <w:tab w:val="right" w:leader="dot" w:pos="9350"/>
            </w:tabs>
            <w:rPr>
              <w:del w:id="2429" w:author="msammartano" w:date="2014-02-07T18:21:00Z"/>
              <w:rFonts w:eastAsiaTheme="minorEastAsia"/>
              <w:noProof/>
              <w:lang w:bidi="he-IL"/>
            </w:rPr>
          </w:pPr>
          <w:del w:id="2430" w:author="msammartano" w:date="2014-02-07T18:21:00Z">
            <w:r w:rsidRPr="00154AF8" w:rsidDel="00154AF8">
              <w:rPr>
                <w:noProof/>
              </w:rPr>
              <w:delText>Gr.front  flag</w:delText>
            </w:r>
            <w:r w:rsidDel="00154AF8">
              <w:rPr>
                <w:noProof/>
                <w:webHidden/>
              </w:rPr>
              <w:tab/>
              <w:delText>101</w:delText>
            </w:r>
          </w:del>
        </w:p>
        <w:p w:rsidR="003F7509" w:rsidDel="00154AF8" w:rsidRDefault="003F7509">
          <w:pPr>
            <w:pStyle w:val="TOC3"/>
            <w:tabs>
              <w:tab w:val="right" w:leader="dot" w:pos="9350"/>
            </w:tabs>
            <w:rPr>
              <w:del w:id="2431" w:author="msammartano" w:date="2014-02-07T18:21:00Z"/>
              <w:rFonts w:eastAsiaTheme="minorEastAsia"/>
              <w:noProof/>
              <w:lang w:bidi="he-IL"/>
            </w:rPr>
          </w:pPr>
          <w:del w:id="2432" w:author="msammartano" w:date="2014-02-07T18:21:00Z">
            <w:r w:rsidRPr="00154AF8" w:rsidDel="00154AF8">
              <w:rPr>
                <w:noProof/>
              </w:rPr>
              <w:delText>Gr.brightness &lt;nexp&gt;</w:delText>
            </w:r>
            <w:r w:rsidDel="00154AF8">
              <w:rPr>
                <w:noProof/>
                <w:webHidden/>
              </w:rPr>
              <w:tab/>
              <w:delText>102</w:delText>
            </w:r>
          </w:del>
        </w:p>
        <w:p w:rsidR="003F7509" w:rsidDel="00154AF8" w:rsidRDefault="003F7509">
          <w:pPr>
            <w:pStyle w:val="TOC2"/>
            <w:tabs>
              <w:tab w:val="right" w:leader="dot" w:pos="9350"/>
            </w:tabs>
            <w:rPr>
              <w:del w:id="2433" w:author="msammartano" w:date="2014-02-07T18:21:00Z"/>
              <w:rFonts w:eastAsiaTheme="minorEastAsia"/>
              <w:noProof/>
              <w:lang w:bidi="he-IL"/>
            </w:rPr>
          </w:pPr>
          <w:del w:id="2434" w:author="msammartano" w:date="2014-02-07T18:21:00Z">
            <w:r w:rsidRPr="00154AF8" w:rsidDel="00154AF8">
              <w:rPr>
                <w:noProof/>
              </w:rPr>
              <w:delText>Graphical Object Creation Commands</w:delText>
            </w:r>
            <w:r w:rsidDel="00154AF8">
              <w:rPr>
                <w:noProof/>
                <w:webHidden/>
              </w:rPr>
              <w:tab/>
              <w:delText>102</w:delText>
            </w:r>
          </w:del>
        </w:p>
        <w:p w:rsidR="003F7509" w:rsidDel="00154AF8" w:rsidRDefault="003F7509">
          <w:pPr>
            <w:pStyle w:val="TOC3"/>
            <w:tabs>
              <w:tab w:val="right" w:leader="dot" w:pos="9350"/>
            </w:tabs>
            <w:rPr>
              <w:del w:id="2435" w:author="msammartano" w:date="2014-02-07T18:21:00Z"/>
              <w:rFonts w:eastAsiaTheme="minorEastAsia"/>
              <w:noProof/>
              <w:lang w:bidi="he-IL"/>
            </w:rPr>
          </w:pPr>
          <w:del w:id="2436" w:author="msammartano" w:date="2014-02-07T18:21:00Z">
            <w:r w:rsidRPr="00154AF8" w:rsidDel="00154AF8">
              <w:rPr>
                <w:noProof/>
              </w:rPr>
              <w:delText>Gr.point &lt;Object_number_nvar&gt;, x, y</w:delText>
            </w:r>
            <w:r w:rsidDel="00154AF8">
              <w:rPr>
                <w:noProof/>
                <w:webHidden/>
              </w:rPr>
              <w:tab/>
              <w:delText>102</w:delText>
            </w:r>
          </w:del>
        </w:p>
        <w:p w:rsidR="003F7509" w:rsidDel="00154AF8" w:rsidRDefault="003F7509">
          <w:pPr>
            <w:pStyle w:val="TOC3"/>
            <w:tabs>
              <w:tab w:val="right" w:leader="dot" w:pos="9350"/>
            </w:tabs>
            <w:rPr>
              <w:del w:id="2437" w:author="msammartano" w:date="2014-02-07T18:21:00Z"/>
              <w:rFonts w:eastAsiaTheme="minorEastAsia"/>
              <w:noProof/>
              <w:lang w:bidi="he-IL"/>
            </w:rPr>
          </w:pPr>
          <w:del w:id="2438" w:author="msammartano" w:date="2014-02-07T18:21:00Z">
            <w:r w:rsidRPr="00154AF8" w:rsidDel="00154AF8">
              <w:rPr>
                <w:noProof/>
              </w:rPr>
              <w:delText>Gr.line &lt;Object_number_nvar&gt;, x1, y1, x2, y2</w:delText>
            </w:r>
            <w:r w:rsidDel="00154AF8">
              <w:rPr>
                <w:noProof/>
                <w:webHidden/>
              </w:rPr>
              <w:tab/>
              <w:delText>102</w:delText>
            </w:r>
          </w:del>
        </w:p>
        <w:p w:rsidR="003F7509" w:rsidDel="00154AF8" w:rsidRDefault="003F7509">
          <w:pPr>
            <w:pStyle w:val="TOC3"/>
            <w:tabs>
              <w:tab w:val="right" w:leader="dot" w:pos="9350"/>
            </w:tabs>
            <w:rPr>
              <w:del w:id="2439" w:author="msammartano" w:date="2014-02-07T18:21:00Z"/>
              <w:rFonts w:eastAsiaTheme="minorEastAsia"/>
              <w:noProof/>
              <w:lang w:bidi="he-IL"/>
            </w:rPr>
          </w:pPr>
          <w:del w:id="2440" w:author="msammartano" w:date="2014-02-07T18:21:00Z">
            <w:r w:rsidRPr="00154AF8" w:rsidDel="00154AF8">
              <w:rPr>
                <w:noProof/>
              </w:rPr>
              <w:delText>Gr.rect &lt;Object_number_nvar&gt;, left, top, right, bottom</w:delText>
            </w:r>
            <w:r w:rsidDel="00154AF8">
              <w:rPr>
                <w:noProof/>
                <w:webHidden/>
              </w:rPr>
              <w:tab/>
              <w:delText>102</w:delText>
            </w:r>
          </w:del>
        </w:p>
        <w:p w:rsidR="003F7509" w:rsidDel="00154AF8" w:rsidRDefault="003F7509">
          <w:pPr>
            <w:pStyle w:val="TOC3"/>
            <w:tabs>
              <w:tab w:val="right" w:leader="dot" w:pos="9350"/>
            </w:tabs>
            <w:rPr>
              <w:del w:id="2441" w:author="msammartano" w:date="2014-02-07T18:21:00Z"/>
              <w:rFonts w:eastAsiaTheme="minorEastAsia"/>
              <w:noProof/>
              <w:lang w:bidi="he-IL"/>
            </w:rPr>
          </w:pPr>
          <w:del w:id="2442" w:author="msammartano" w:date="2014-02-07T18:21:00Z">
            <w:r w:rsidRPr="00154AF8" w:rsidDel="00154AF8">
              <w:rPr>
                <w:noProof/>
              </w:rPr>
              <w:delText>Gr.oval &lt;Object_number_nvar&gt;, left, top, right, bottom</w:delText>
            </w:r>
            <w:r w:rsidDel="00154AF8">
              <w:rPr>
                <w:noProof/>
                <w:webHidden/>
              </w:rPr>
              <w:tab/>
              <w:delText>103</w:delText>
            </w:r>
          </w:del>
        </w:p>
        <w:p w:rsidR="003F7509" w:rsidDel="00154AF8" w:rsidRDefault="003F7509">
          <w:pPr>
            <w:pStyle w:val="TOC3"/>
            <w:tabs>
              <w:tab w:val="right" w:leader="dot" w:pos="9350"/>
            </w:tabs>
            <w:rPr>
              <w:del w:id="2443" w:author="msammartano" w:date="2014-02-07T18:21:00Z"/>
              <w:rFonts w:eastAsiaTheme="minorEastAsia"/>
              <w:noProof/>
              <w:lang w:bidi="he-IL"/>
            </w:rPr>
          </w:pPr>
          <w:del w:id="2444" w:author="msammartano" w:date="2014-02-07T18:21:00Z">
            <w:r w:rsidRPr="00154AF8" w:rsidDel="00154AF8">
              <w:rPr>
                <w:noProof/>
              </w:rPr>
              <w:delText>Gr.arc &lt;Object_number_nvar&gt;, left, top, right, bottom, start_angle, sweep_angle, fill_mode</w:delText>
            </w:r>
            <w:r w:rsidDel="00154AF8">
              <w:rPr>
                <w:noProof/>
                <w:webHidden/>
              </w:rPr>
              <w:tab/>
              <w:delText>103</w:delText>
            </w:r>
          </w:del>
        </w:p>
        <w:p w:rsidR="003F7509" w:rsidDel="00154AF8" w:rsidRDefault="003F7509">
          <w:pPr>
            <w:pStyle w:val="TOC3"/>
            <w:tabs>
              <w:tab w:val="right" w:leader="dot" w:pos="9350"/>
            </w:tabs>
            <w:rPr>
              <w:del w:id="2445" w:author="msammartano" w:date="2014-02-07T18:21:00Z"/>
              <w:rFonts w:eastAsiaTheme="minorEastAsia"/>
              <w:noProof/>
              <w:lang w:bidi="he-IL"/>
            </w:rPr>
          </w:pPr>
          <w:del w:id="2446" w:author="msammartano" w:date="2014-02-07T18:21:00Z">
            <w:r w:rsidRPr="00154AF8" w:rsidDel="00154AF8">
              <w:rPr>
                <w:noProof/>
              </w:rPr>
              <w:delText>Gr.circle &lt;Object_number_nvar&gt;, x, y, radius</w:delText>
            </w:r>
            <w:r w:rsidDel="00154AF8">
              <w:rPr>
                <w:noProof/>
                <w:webHidden/>
              </w:rPr>
              <w:tab/>
              <w:delText>103</w:delText>
            </w:r>
          </w:del>
        </w:p>
        <w:p w:rsidR="003F7509" w:rsidDel="00154AF8" w:rsidRDefault="003F7509">
          <w:pPr>
            <w:pStyle w:val="TOC3"/>
            <w:tabs>
              <w:tab w:val="right" w:leader="dot" w:pos="9350"/>
            </w:tabs>
            <w:rPr>
              <w:del w:id="2447" w:author="msammartano" w:date="2014-02-07T18:21:00Z"/>
              <w:rFonts w:eastAsiaTheme="minorEastAsia"/>
              <w:noProof/>
              <w:lang w:bidi="he-IL"/>
            </w:rPr>
          </w:pPr>
          <w:del w:id="2448" w:author="msammartano" w:date="2014-02-07T18:21:00Z">
            <w:r w:rsidRPr="00154AF8" w:rsidDel="00154AF8">
              <w:rPr>
                <w:noProof/>
              </w:rPr>
              <w:delText>Gr.set.pixels &lt;Object_number_nvar&gt;, Pixels[] {,x,y}</w:delText>
            </w:r>
            <w:r w:rsidDel="00154AF8">
              <w:rPr>
                <w:noProof/>
                <w:webHidden/>
              </w:rPr>
              <w:tab/>
              <w:delText>103</w:delText>
            </w:r>
          </w:del>
        </w:p>
        <w:p w:rsidR="003F7509" w:rsidDel="00154AF8" w:rsidRDefault="003F7509">
          <w:pPr>
            <w:pStyle w:val="TOC3"/>
            <w:tabs>
              <w:tab w:val="right" w:leader="dot" w:pos="9350"/>
            </w:tabs>
            <w:rPr>
              <w:del w:id="2449" w:author="msammartano" w:date="2014-02-07T18:21:00Z"/>
              <w:rFonts w:eastAsiaTheme="minorEastAsia"/>
              <w:noProof/>
              <w:lang w:bidi="he-IL"/>
            </w:rPr>
          </w:pPr>
          <w:del w:id="2450" w:author="msammartano" w:date="2014-02-07T18:21:00Z">
            <w:r w:rsidRPr="00154AF8" w:rsidDel="00154AF8">
              <w:rPr>
                <w:noProof/>
              </w:rPr>
              <w:delText>Gr.poly &lt;Object_number_nvar&gt;, List_pointer {,x, y}</w:delText>
            </w:r>
            <w:r w:rsidDel="00154AF8">
              <w:rPr>
                <w:noProof/>
                <w:webHidden/>
              </w:rPr>
              <w:tab/>
              <w:delText>104</w:delText>
            </w:r>
          </w:del>
        </w:p>
        <w:p w:rsidR="003F7509" w:rsidDel="00154AF8" w:rsidRDefault="003F7509">
          <w:pPr>
            <w:pStyle w:val="TOC2"/>
            <w:tabs>
              <w:tab w:val="right" w:leader="dot" w:pos="9350"/>
            </w:tabs>
            <w:rPr>
              <w:del w:id="2451" w:author="msammartano" w:date="2014-02-07T18:21:00Z"/>
              <w:rFonts w:eastAsiaTheme="minorEastAsia"/>
              <w:noProof/>
              <w:lang w:bidi="he-IL"/>
            </w:rPr>
          </w:pPr>
          <w:del w:id="2452" w:author="msammartano" w:date="2014-02-07T18:21:00Z">
            <w:r w:rsidRPr="00154AF8" w:rsidDel="00154AF8">
              <w:rPr>
                <w:noProof/>
              </w:rPr>
              <w:delText>Hide and Show Commands</w:delText>
            </w:r>
            <w:r w:rsidDel="00154AF8">
              <w:rPr>
                <w:noProof/>
                <w:webHidden/>
              </w:rPr>
              <w:tab/>
              <w:delText>104</w:delText>
            </w:r>
          </w:del>
        </w:p>
        <w:p w:rsidR="003F7509" w:rsidDel="00154AF8" w:rsidRDefault="003F7509">
          <w:pPr>
            <w:pStyle w:val="TOC3"/>
            <w:tabs>
              <w:tab w:val="right" w:leader="dot" w:pos="9350"/>
            </w:tabs>
            <w:rPr>
              <w:del w:id="2453" w:author="msammartano" w:date="2014-02-07T18:21:00Z"/>
              <w:rFonts w:eastAsiaTheme="minorEastAsia"/>
              <w:noProof/>
              <w:lang w:bidi="he-IL"/>
            </w:rPr>
          </w:pPr>
          <w:del w:id="2454" w:author="msammartano" w:date="2014-02-07T18:21:00Z">
            <w:r w:rsidRPr="00154AF8" w:rsidDel="00154AF8">
              <w:rPr>
                <w:noProof/>
              </w:rPr>
              <w:delText>Gr.hide Object_number</w:delText>
            </w:r>
            <w:r w:rsidDel="00154AF8">
              <w:rPr>
                <w:noProof/>
                <w:webHidden/>
              </w:rPr>
              <w:tab/>
              <w:delText>104</w:delText>
            </w:r>
          </w:del>
        </w:p>
        <w:p w:rsidR="003F7509" w:rsidDel="00154AF8" w:rsidRDefault="003F7509">
          <w:pPr>
            <w:pStyle w:val="TOC3"/>
            <w:tabs>
              <w:tab w:val="right" w:leader="dot" w:pos="9350"/>
            </w:tabs>
            <w:rPr>
              <w:del w:id="2455" w:author="msammartano" w:date="2014-02-07T18:21:00Z"/>
              <w:rFonts w:eastAsiaTheme="minorEastAsia"/>
              <w:noProof/>
              <w:lang w:bidi="he-IL"/>
            </w:rPr>
          </w:pPr>
          <w:del w:id="2456" w:author="msammartano" w:date="2014-02-07T18:21:00Z">
            <w:r w:rsidRPr="00154AF8" w:rsidDel="00154AF8">
              <w:rPr>
                <w:noProof/>
              </w:rPr>
              <w:delText>Gr.show Object_number</w:delText>
            </w:r>
            <w:r w:rsidDel="00154AF8">
              <w:rPr>
                <w:noProof/>
                <w:webHidden/>
              </w:rPr>
              <w:tab/>
              <w:delText>104</w:delText>
            </w:r>
          </w:del>
        </w:p>
        <w:p w:rsidR="003F7509" w:rsidDel="00154AF8" w:rsidRDefault="003F7509">
          <w:pPr>
            <w:pStyle w:val="TOC2"/>
            <w:tabs>
              <w:tab w:val="right" w:leader="dot" w:pos="9350"/>
            </w:tabs>
            <w:rPr>
              <w:del w:id="2457" w:author="msammartano" w:date="2014-02-07T18:21:00Z"/>
              <w:rFonts w:eastAsiaTheme="minorEastAsia"/>
              <w:noProof/>
              <w:lang w:bidi="he-IL"/>
            </w:rPr>
          </w:pPr>
          <w:del w:id="2458" w:author="msammartano" w:date="2014-02-07T18:21:00Z">
            <w:r w:rsidRPr="00154AF8" w:rsidDel="00154AF8">
              <w:rPr>
                <w:noProof/>
              </w:rPr>
              <w:delText>Touch Query Commands</w:delText>
            </w:r>
            <w:r w:rsidDel="00154AF8">
              <w:rPr>
                <w:noProof/>
                <w:webHidden/>
              </w:rPr>
              <w:tab/>
              <w:delText>104</w:delText>
            </w:r>
          </w:del>
        </w:p>
        <w:p w:rsidR="003F7509" w:rsidDel="00154AF8" w:rsidRDefault="003F7509">
          <w:pPr>
            <w:pStyle w:val="TOC3"/>
            <w:tabs>
              <w:tab w:val="right" w:leader="dot" w:pos="9350"/>
            </w:tabs>
            <w:rPr>
              <w:del w:id="2459" w:author="msammartano" w:date="2014-02-07T18:21:00Z"/>
              <w:rFonts w:eastAsiaTheme="minorEastAsia"/>
              <w:noProof/>
              <w:lang w:bidi="he-IL"/>
            </w:rPr>
          </w:pPr>
          <w:del w:id="2460" w:author="msammartano" w:date="2014-02-07T18:21:00Z">
            <w:r w:rsidRPr="00154AF8" w:rsidDel="00154AF8">
              <w:rPr>
                <w:noProof/>
              </w:rPr>
              <w:delText>Gr.touch Touched, x, y</w:delText>
            </w:r>
            <w:r w:rsidDel="00154AF8">
              <w:rPr>
                <w:noProof/>
                <w:webHidden/>
              </w:rPr>
              <w:tab/>
              <w:delText>105</w:delText>
            </w:r>
          </w:del>
        </w:p>
        <w:p w:rsidR="003F7509" w:rsidDel="00154AF8" w:rsidRDefault="003F7509">
          <w:pPr>
            <w:pStyle w:val="TOC3"/>
            <w:tabs>
              <w:tab w:val="right" w:leader="dot" w:pos="9350"/>
            </w:tabs>
            <w:rPr>
              <w:del w:id="2461" w:author="msammartano" w:date="2014-02-07T18:21:00Z"/>
              <w:rFonts w:eastAsiaTheme="minorEastAsia"/>
              <w:noProof/>
              <w:lang w:bidi="he-IL"/>
            </w:rPr>
          </w:pPr>
          <w:del w:id="2462" w:author="msammartano" w:date="2014-02-07T18:21:00Z">
            <w:r w:rsidRPr="00154AF8" w:rsidDel="00154AF8">
              <w:rPr>
                <w:noProof/>
              </w:rPr>
              <w:delText>Gr.bounded.touch Touched, left, top, right, bottom</w:delText>
            </w:r>
            <w:r w:rsidDel="00154AF8">
              <w:rPr>
                <w:noProof/>
                <w:webHidden/>
              </w:rPr>
              <w:tab/>
              <w:delText>105</w:delText>
            </w:r>
          </w:del>
        </w:p>
        <w:p w:rsidR="003F7509" w:rsidDel="00154AF8" w:rsidRDefault="003F7509">
          <w:pPr>
            <w:pStyle w:val="TOC3"/>
            <w:tabs>
              <w:tab w:val="right" w:leader="dot" w:pos="9350"/>
            </w:tabs>
            <w:rPr>
              <w:del w:id="2463" w:author="msammartano" w:date="2014-02-07T18:21:00Z"/>
              <w:rFonts w:eastAsiaTheme="minorEastAsia"/>
              <w:noProof/>
              <w:lang w:bidi="he-IL"/>
            </w:rPr>
          </w:pPr>
          <w:del w:id="2464" w:author="msammartano" w:date="2014-02-07T18:21:00Z">
            <w:r w:rsidRPr="00154AF8" w:rsidDel="00154AF8">
              <w:rPr>
                <w:noProof/>
              </w:rPr>
              <w:delText>Gr.touch2 touched, x, y</w:delText>
            </w:r>
            <w:r w:rsidDel="00154AF8">
              <w:rPr>
                <w:noProof/>
                <w:webHidden/>
              </w:rPr>
              <w:tab/>
              <w:delText>105</w:delText>
            </w:r>
          </w:del>
        </w:p>
        <w:p w:rsidR="003F7509" w:rsidDel="00154AF8" w:rsidRDefault="003F7509">
          <w:pPr>
            <w:pStyle w:val="TOC3"/>
            <w:tabs>
              <w:tab w:val="right" w:leader="dot" w:pos="9350"/>
            </w:tabs>
            <w:rPr>
              <w:del w:id="2465" w:author="msammartano" w:date="2014-02-07T18:21:00Z"/>
              <w:rFonts w:eastAsiaTheme="minorEastAsia"/>
              <w:noProof/>
              <w:lang w:bidi="he-IL"/>
            </w:rPr>
          </w:pPr>
          <w:del w:id="2466" w:author="msammartano" w:date="2014-02-07T18:21:00Z">
            <w:r w:rsidRPr="00154AF8" w:rsidDel="00154AF8">
              <w:rPr>
                <w:noProof/>
              </w:rPr>
              <w:delText>Gr.bounded.touch2 touched, left, top, right, bottom</w:delText>
            </w:r>
            <w:r w:rsidDel="00154AF8">
              <w:rPr>
                <w:noProof/>
                <w:webHidden/>
              </w:rPr>
              <w:tab/>
              <w:delText>105</w:delText>
            </w:r>
          </w:del>
        </w:p>
        <w:p w:rsidR="003F7509" w:rsidDel="00154AF8" w:rsidRDefault="003F7509">
          <w:pPr>
            <w:pStyle w:val="TOC3"/>
            <w:tabs>
              <w:tab w:val="right" w:leader="dot" w:pos="9350"/>
            </w:tabs>
            <w:rPr>
              <w:del w:id="2467" w:author="msammartano" w:date="2014-02-07T18:21:00Z"/>
              <w:rFonts w:eastAsiaTheme="minorEastAsia"/>
              <w:noProof/>
              <w:lang w:bidi="he-IL"/>
            </w:rPr>
          </w:pPr>
          <w:del w:id="2468" w:author="msammartano" w:date="2014-02-07T18:21:00Z">
            <w:r w:rsidRPr="00154AF8" w:rsidDel="00154AF8">
              <w:rPr>
                <w:noProof/>
              </w:rPr>
              <w:delText>OnGRTouch:</w:delText>
            </w:r>
            <w:r w:rsidDel="00154AF8">
              <w:rPr>
                <w:noProof/>
                <w:webHidden/>
              </w:rPr>
              <w:tab/>
              <w:delText>106</w:delText>
            </w:r>
          </w:del>
        </w:p>
        <w:p w:rsidR="003F7509" w:rsidDel="00154AF8" w:rsidRDefault="003F7509">
          <w:pPr>
            <w:pStyle w:val="TOC3"/>
            <w:tabs>
              <w:tab w:val="right" w:leader="dot" w:pos="9350"/>
            </w:tabs>
            <w:rPr>
              <w:del w:id="2469" w:author="msammartano" w:date="2014-02-07T18:21:00Z"/>
              <w:rFonts w:eastAsiaTheme="minorEastAsia"/>
              <w:noProof/>
              <w:lang w:bidi="he-IL"/>
            </w:rPr>
          </w:pPr>
          <w:del w:id="2470" w:author="msammartano" w:date="2014-02-07T18:21:00Z">
            <w:r w:rsidRPr="00154AF8" w:rsidDel="00154AF8">
              <w:rPr>
                <w:noProof/>
              </w:rPr>
              <w:delText>Gr.onGRTouch.Resume</w:delText>
            </w:r>
            <w:r w:rsidDel="00154AF8">
              <w:rPr>
                <w:noProof/>
                <w:webHidden/>
              </w:rPr>
              <w:tab/>
              <w:delText>106</w:delText>
            </w:r>
          </w:del>
        </w:p>
        <w:p w:rsidR="003F7509" w:rsidDel="00154AF8" w:rsidRDefault="003F7509">
          <w:pPr>
            <w:pStyle w:val="TOC2"/>
            <w:tabs>
              <w:tab w:val="right" w:leader="dot" w:pos="9350"/>
            </w:tabs>
            <w:rPr>
              <w:del w:id="2471" w:author="msammartano" w:date="2014-02-07T18:21:00Z"/>
              <w:rFonts w:eastAsiaTheme="minorEastAsia"/>
              <w:noProof/>
              <w:lang w:bidi="he-IL"/>
            </w:rPr>
          </w:pPr>
          <w:del w:id="2472" w:author="msammartano" w:date="2014-02-07T18:21:00Z">
            <w:r w:rsidRPr="00154AF8" w:rsidDel="00154AF8">
              <w:rPr>
                <w:noProof/>
              </w:rPr>
              <w:delText>Text Commands</w:delText>
            </w:r>
            <w:r w:rsidDel="00154AF8">
              <w:rPr>
                <w:noProof/>
                <w:webHidden/>
              </w:rPr>
              <w:tab/>
              <w:delText>106</w:delText>
            </w:r>
          </w:del>
        </w:p>
        <w:p w:rsidR="003F7509" w:rsidDel="00154AF8" w:rsidRDefault="003F7509">
          <w:pPr>
            <w:pStyle w:val="TOC3"/>
            <w:tabs>
              <w:tab w:val="right" w:leader="dot" w:pos="9350"/>
            </w:tabs>
            <w:rPr>
              <w:del w:id="2473" w:author="msammartano" w:date="2014-02-07T18:21:00Z"/>
              <w:rFonts w:eastAsiaTheme="minorEastAsia"/>
              <w:noProof/>
              <w:lang w:bidi="he-IL"/>
            </w:rPr>
          </w:pPr>
          <w:del w:id="2474" w:author="msammartano" w:date="2014-02-07T18:21:00Z">
            <w:r w:rsidRPr="00154AF8" w:rsidDel="00154AF8">
              <w:rPr>
                <w:noProof/>
              </w:rPr>
              <w:delText>Gr.text.align type</w:delText>
            </w:r>
            <w:r w:rsidDel="00154AF8">
              <w:rPr>
                <w:noProof/>
                <w:webHidden/>
              </w:rPr>
              <w:tab/>
              <w:delText>106</w:delText>
            </w:r>
          </w:del>
        </w:p>
        <w:p w:rsidR="003F7509" w:rsidDel="00154AF8" w:rsidRDefault="003F7509">
          <w:pPr>
            <w:pStyle w:val="TOC3"/>
            <w:tabs>
              <w:tab w:val="right" w:leader="dot" w:pos="9350"/>
            </w:tabs>
            <w:rPr>
              <w:del w:id="2475" w:author="msammartano" w:date="2014-02-07T18:21:00Z"/>
              <w:rFonts w:eastAsiaTheme="minorEastAsia"/>
              <w:noProof/>
              <w:lang w:bidi="he-IL"/>
            </w:rPr>
          </w:pPr>
          <w:del w:id="2476" w:author="msammartano" w:date="2014-02-07T18:21:00Z">
            <w:r w:rsidRPr="00154AF8" w:rsidDel="00154AF8">
              <w:rPr>
                <w:noProof/>
              </w:rPr>
              <w:delText>Gr.text.size &lt;nexp&gt;</w:delText>
            </w:r>
            <w:r w:rsidDel="00154AF8">
              <w:rPr>
                <w:noProof/>
                <w:webHidden/>
              </w:rPr>
              <w:tab/>
              <w:delText>106</w:delText>
            </w:r>
          </w:del>
        </w:p>
        <w:p w:rsidR="003F7509" w:rsidDel="00154AF8" w:rsidRDefault="003F7509">
          <w:pPr>
            <w:pStyle w:val="TOC3"/>
            <w:tabs>
              <w:tab w:val="right" w:leader="dot" w:pos="9350"/>
            </w:tabs>
            <w:rPr>
              <w:del w:id="2477" w:author="msammartano" w:date="2014-02-07T18:21:00Z"/>
              <w:rFonts w:eastAsiaTheme="minorEastAsia"/>
              <w:noProof/>
              <w:lang w:bidi="he-IL"/>
            </w:rPr>
          </w:pPr>
          <w:del w:id="2478" w:author="msammartano" w:date="2014-02-07T18:21:00Z">
            <w:r w:rsidRPr="00154AF8" w:rsidDel="00154AF8">
              <w:rPr>
                <w:noProof/>
              </w:rPr>
              <w:delText>Gr.text.width &lt;nvar&gt;, &lt;sexp&gt;</w:delText>
            </w:r>
            <w:r w:rsidDel="00154AF8">
              <w:rPr>
                <w:noProof/>
                <w:webHidden/>
              </w:rPr>
              <w:tab/>
              <w:delText>106</w:delText>
            </w:r>
          </w:del>
        </w:p>
        <w:p w:rsidR="003F7509" w:rsidDel="00154AF8" w:rsidRDefault="003F7509">
          <w:pPr>
            <w:pStyle w:val="TOC3"/>
            <w:tabs>
              <w:tab w:val="right" w:leader="dot" w:pos="9350"/>
            </w:tabs>
            <w:rPr>
              <w:del w:id="2479" w:author="msammartano" w:date="2014-02-07T18:21:00Z"/>
              <w:rFonts w:eastAsiaTheme="minorEastAsia"/>
              <w:noProof/>
              <w:lang w:bidi="he-IL"/>
            </w:rPr>
          </w:pPr>
          <w:del w:id="2480" w:author="msammartano" w:date="2014-02-07T18:21:00Z">
            <w:r w:rsidRPr="00154AF8" w:rsidDel="00154AF8">
              <w:rPr>
                <w:noProof/>
              </w:rPr>
              <w:delText>Gr.get.textbounds &lt;sexp&gt;, left, top, right, bottom</w:delText>
            </w:r>
            <w:r w:rsidDel="00154AF8">
              <w:rPr>
                <w:noProof/>
                <w:webHidden/>
              </w:rPr>
              <w:tab/>
              <w:delText>106</w:delText>
            </w:r>
          </w:del>
        </w:p>
        <w:p w:rsidR="003F7509" w:rsidDel="00154AF8" w:rsidRDefault="003F7509">
          <w:pPr>
            <w:pStyle w:val="TOC3"/>
            <w:tabs>
              <w:tab w:val="right" w:leader="dot" w:pos="9350"/>
            </w:tabs>
            <w:rPr>
              <w:del w:id="2481" w:author="msammartano" w:date="2014-02-07T18:21:00Z"/>
              <w:rFonts w:eastAsiaTheme="minorEastAsia"/>
              <w:noProof/>
              <w:lang w:bidi="he-IL"/>
            </w:rPr>
          </w:pPr>
          <w:del w:id="2482" w:author="msammartano" w:date="2014-02-07T18:21:00Z">
            <w:r w:rsidRPr="00154AF8" w:rsidDel="00154AF8">
              <w:rPr>
                <w:noProof/>
              </w:rPr>
              <w:delText>Gr.text.typeface &lt;nexp&gt;</w:delText>
            </w:r>
            <w:r w:rsidDel="00154AF8">
              <w:rPr>
                <w:noProof/>
                <w:webHidden/>
              </w:rPr>
              <w:tab/>
              <w:delText>106</w:delText>
            </w:r>
          </w:del>
        </w:p>
        <w:p w:rsidR="003F7509" w:rsidDel="00154AF8" w:rsidRDefault="003F7509">
          <w:pPr>
            <w:pStyle w:val="TOC3"/>
            <w:tabs>
              <w:tab w:val="right" w:leader="dot" w:pos="9350"/>
            </w:tabs>
            <w:rPr>
              <w:del w:id="2483" w:author="msammartano" w:date="2014-02-07T18:21:00Z"/>
              <w:rFonts w:eastAsiaTheme="minorEastAsia"/>
              <w:noProof/>
              <w:lang w:bidi="he-IL"/>
            </w:rPr>
          </w:pPr>
          <w:del w:id="2484" w:author="msammartano" w:date="2014-02-07T18:21:00Z">
            <w:r w:rsidRPr="00154AF8" w:rsidDel="00154AF8">
              <w:rPr>
                <w:noProof/>
              </w:rPr>
              <w:delText>Gr.text.bold &lt;lexp&gt;</w:delText>
            </w:r>
            <w:r w:rsidDel="00154AF8">
              <w:rPr>
                <w:noProof/>
                <w:webHidden/>
              </w:rPr>
              <w:tab/>
              <w:delText>107</w:delText>
            </w:r>
          </w:del>
        </w:p>
        <w:p w:rsidR="003F7509" w:rsidDel="00154AF8" w:rsidRDefault="003F7509">
          <w:pPr>
            <w:pStyle w:val="TOC3"/>
            <w:tabs>
              <w:tab w:val="right" w:leader="dot" w:pos="9350"/>
            </w:tabs>
            <w:rPr>
              <w:del w:id="2485" w:author="msammartano" w:date="2014-02-07T18:21:00Z"/>
              <w:rFonts w:eastAsiaTheme="minorEastAsia"/>
              <w:noProof/>
              <w:lang w:bidi="he-IL"/>
            </w:rPr>
          </w:pPr>
          <w:del w:id="2486" w:author="msammartano" w:date="2014-02-07T18:21:00Z">
            <w:r w:rsidRPr="00154AF8" w:rsidDel="00154AF8">
              <w:rPr>
                <w:noProof/>
              </w:rPr>
              <w:delText>Gr.text.skew &lt;nexp&gt;</w:delText>
            </w:r>
            <w:r w:rsidDel="00154AF8">
              <w:rPr>
                <w:noProof/>
                <w:webHidden/>
              </w:rPr>
              <w:tab/>
              <w:delText>107</w:delText>
            </w:r>
          </w:del>
        </w:p>
        <w:p w:rsidR="003F7509" w:rsidDel="00154AF8" w:rsidRDefault="003F7509">
          <w:pPr>
            <w:pStyle w:val="TOC3"/>
            <w:tabs>
              <w:tab w:val="right" w:leader="dot" w:pos="9350"/>
            </w:tabs>
            <w:rPr>
              <w:del w:id="2487" w:author="msammartano" w:date="2014-02-07T18:21:00Z"/>
              <w:rFonts w:eastAsiaTheme="minorEastAsia"/>
              <w:noProof/>
              <w:lang w:bidi="he-IL"/>
            </w:rPr>
          </w:pPr>
          <w:del w:id="2488" w:author="msammartano" w:date="2014-02-07T18:21:00Z">
            <w:r w:rsidRPr="00154AF8" w:rsidDel="00154AF8">
              <w:rPr>
                <w:noProof/>
              </w:rPr>
              <w:delText>Gr.text.underline &lt;lexp&gt;</w:delText>
            </w:r>
            <w:r w:rsidDel="00154AF8">
              <w:rPr>
                <w:noProof/>
                <w:webHidden/>
              </w:rPr>
              <w:tab/>
              <w:delText>107</w:delText>
            </w:r>
          </w:del>
        </w:p>
        <w:p w:rsidR="003F7509" w:rsidDel="00154AF8" w:rsidRDefault="003F7509">
          <w:pPr>
            <w:pStyle w:val="TOC3"/>
            <w:tabs>
              <w:tab w:val="right" w:leader="dot" w:pos="9350"/>
            </w:tabs>
            <w:rPr>
              <w:del w:id="2489" w:author="msammartano" w:date="2014-02-07T18:21:00Z"/>
              <w:rFonts w:eastAsiaTheme="minorEastAsia"/>
              <w:noProof/>
              <w:lang w:bidi="he-IL"/>
            </w:rPr>
          </w:pPr>
          <w:del w:id="2490" w:author="msammartano" w:date="2014-02-07T18:21:00Z">
            <w:r w:rsidRPr="00154AF8" w:rsidDel="00154AF8">
              <w:rPr>
                <w:noProof/>
              </w:rPr>
              <w:delText>Gr.text.strike &lt;lexp&gt;</w:delText>
            </w:r>
            <w:r w:rsidDel="00154AF8">
              <w:rPr>
                <w:noProof/>
                <w:webHidden/>
              </w:rPr>
              <w:tab/>
              <w:delText>107</w:delText>
            </w:r>
          </w:del>
        </w:p>
        <w:p w:rsidR="003F7509" w:rsidDel="00154AF8" w:rsidRDefault="003F7509">
          <w:pPr>
            <w:pStyle w:val="TOC3"/>
            <w:tabs>
              <w:tab w:val="right" w:leader="dot" w:pos="9350"/>
            </w:tabs>
            <w:rPr>
              <w:del w:id="2491" w:author="msammartano" w:date="2014-02-07T18:21:00Z"/>
              <w:rFonts w:eastAsiaTheme="minorEastAsia"/>
              <w:noProof/>
              <w:lang w:bidi="he-IL"/>
            </w:rPr>
          </w:pPr>
          <w:del w:id="2492" w:author="msammartano" w:date="2014-02-07T18:21:00Z">
            <w:r w:rsidRPr="00154AF8" w:rsidDel="00154AF8">
              <w:rPr>
                <w:noProof/>
              </w:rPr>
              <w:delText>Gr.text.draw &lt;Object_number_nvar&gt;, &lt;x_nexp&gt;, &lt;y_nexp&gt;, &lt;text_object_sexp&gt;</w:delText>
            </w:r>
            <w:r w:rsidDel="00154AF8">
              <w:rPr>
                <w:noProof/>
                <w:webHidden/>
              </w:rPr>
              <w:tab/>
              <w:delText>107</w:delText>
            </w:r>
          </w:del>
        </w:p>
        <w:p w:rsidR="003F7509" w:rsidDel="00154AF8" w:rsidRDefault="003F7509">
          <w:pPr>
            <w:pStyle w:val="TOC2"/>
            <w:tabs>
              <w:tab w:val="right" w:leader="dot" w:pos="9350"/>
            </w:tabs>
            <w:rPr>
              <w:del w:id="2493" w:author="msammartano" w:date="2014-02-07T18:21:00Z"/>
              <w:rFonts w:eastAsiaTheme="minorEastAsia"/>
              <w:noProof/>
              <w:lang w:bidi="he-IL"/>
            </w:rPr>
          </w:pPr>
          <w:del w:id="2494" w:author="msammartano" w:date="2014-02-07T18:21:00Z">
            <w:r w:rsidRPr="00154AF8" w:rsidDel="00154AF8">
              <w:rPr>
                <w:noProof/>
              </w:rPr>
              <w:delText>Bitmap Commands</w:delText>
            </w:r>
            <w:r w:rsidDel="00154AF8">
              <w:rPr>
                <w:noProof/>
                <w:webHidden/>
              </w:rPr>
              <w:tab/>
              <w:delText>107</w:delText>
            </w:r>
          </w:del>
        </w:p>
        <w:p w:rsidR="003F7509" w:rsidDel="00154AF8" w:rsidRDefault="003F7509">
          <w:pPr>
            <w:pStyle w:val="TOC3"/>
            <w:tabs>
              <w:tab w:val="right" w:leader="dot" w:pos="9350"/>
            </w:tabs>
            <w:rPr>
              <w:del w:id="2495" w:author="msammartano" w:date="2014-02-07T18:21:00Z"/>
              <w:rFonts w:eastAsiaTheme="minorEastAsia"/>
              <w:noProof/>
              <w:lang w:bidi="he-IL"/>
            </w:rPr>
          </w:pPr>
          <w:del w:id="2496" w:author="msammartano" w:date="2014-02-07T18:21:00Z">
            <w:r w:rsidRPr="00154AF8" w:rsidDel="00154AF8">
              <w:rPr>
                <w:noProof/>
              </w:rPr>
              <w:delText>Gr.bitmap.create &lt;bitmap_ptr_nvar&gt;, width, height</w:delText>
            </w:r>
            <w:r w:rsidDel="00154AF8">
              <w:rPr>
                <w:noProof/>
                <w:webHidden/>
              </w:rPr>
              <w:tab/>
              <w:delText>107</w:delText>
            </w:r>
          </w:del>
        </w:p>
        <w:p w:rsidR="003F7509" w:rsidDel="00154AF8" w:rsidRDefault="003F7509">
          <w:pPr>
            <w:pStyle w:val="TOC3"/>
            <w:tabs>
              <w:tab w:val="right" w:leader="dot" w:pos="9350"/>
            </w:tabs>
            <w:rPr>
              <w:del w:id="2497" w:author="msammartano" w:date="2014-02-07T18:21:00Z"/>
              <w:rFonts w:eastAsiaTheme="minorEastAsia"/>
              <w:noProof/>
              <w:lang w:bidi="he-IL"/>
            </w:rPr>
          </w:pPr>
          <w:del w:id="2498" w:author="msammartano" w:date="2014-02-07T18:21:00Z">
            <w:r w:rsidRPr="00154AF8" w:rsidDel="00154AF8">
              <w:rPr>
                <w:noProof/>
              </w:rPr>
              <w:delText>Gr.bitmap.load &lt;bitmap_ptr_nvar&gt;, File_name$</w:delText>
            </w:r>
            <w:r w:rsidDel="00154AF8">
              <w:rPr>
                <w:noProof/>
                <w:webHidden/>
              </w:rPr>
              <w:tab/>
              <w:delText>107</w:delText>
            </w:r>
          </w:del>
        </w:p>
        <w:p w:rsidR="003F7509" w:rsidDel="00154AF8" w:rsidRDefault="003F7509">
          <w:pPr>
            <w:pStyle w:val="TOC3"/>
            <w:tabs>
              <w:tab w:val="right" w:leader="dot" w:pos="9350"/>
            </w:tabs>
            <w:rPr>
              <w:del w:id="2499" w:author="msammartano" w:date="2014-02-07T18:21:00Z"/>
              <w:rFonts w:eastAsiaTheme="minorEastAsia"/>
              <w:noProof/>
              <w:lang w:bidi="he-IL"/>
            </w:rPr>
          </w:pPr>
          <w:del w:id="2500" w:author="msammartano" w:date="2014-02-07T18:21:00Z">
            <w:r w:rsidRPr="00154AF8" w:rsidDel="00154AF8">
              <w:rPr>
                <w:noProof/>
              </w:rPr>
              <w:delText>Gr.bitmap.size &lt;bitmap_ptr_nvar&gt;, width, height</w:delText>
            </w:r>
            <w:r w:rsidDel="00154AF8">
              <w:rPr>
                <w:noProof/>
                <w:webHidden/>
              </w:rPr>
              <w:tab/>
              <w:delText>108</w:delText>
            </w:r>
          </w:del>
        </w:p>
        <w:p w:rsidR="003F7509" w:rsidDel="00154AF8" w:rsidRDefault="003F7509">
          <w:pPr>
            <w:pStyle w:val="TOC3"/>
            <w:tabs>
              <w:tab w:val="right" w:leader="dot" w:pos="9350"/>
            </w:tabs>
            <w:rPr>
              <w:del w:id="2501" w:author="msammartano" w:date="2014-02-07T18:21:00Z"/>
              <w:rFonts w:eastAsiaTheme="minorEastAsia"/>
              <w:noProof/>
              <w:lang w:bidi="he-IL"/>
            </w:rPr>
          </w:pPr>
          <w:del w:id="2502" w:author="msammartano" w:date="2014-02-07T18:21:00Z">
            <w:r w:rsidRPr="00154AF8" w:rsidDel="00154AF8">
              <w:rPr>
                <w:noProof/>
              </w:rPr>
              <w:delText>Gr.bitmap.scale &lt;new_bitmap_ptr_nvar&gt;, &lt;bitmap_ptr_nvar&gt;, width, height {, &lt;smoothing_lvar&gt;}</w:delText>
            </w:r>
            <w:r w:rsidDel="00154AF8">
              <w:rPr>
                <w:noProof/>
                <w:webHidden/>
              </w:rPr>
              <w:tab/>
              <w:delText>108</w:delText>
            </w:r>
          </w:del>
        </w:p>
        <w:p w:rsidR="003F7509" w:rsidDel="00154AF8" w:rsidRDefault="003F7509">
          <w:pPr>
            <w:pStyle w:val="TOC3"/>
            <w:tabs>
              <w:tab w:val="right" w:leader="dot" w:pos="9350"/>
            </w:tabs>
            <w:rPr>
              <w:del w:id="2503" w:author="msammartano" w:date="2014-02-07T18:21:00Z"/>
              <w:rFonts w:eastAsiaTheme="minorEastAsia"/>
              <w:noProof/>
              <w:lang w:bidi="he-IL"/>
            </w:rPr>
          </w:pPr>
          <w:del w:id="2504" w:author="msammartano" w:date="2014-02-07T18:21:00Z">
            <w:r w:rsidRPr="00154AF8" w:rsidDel="00154AF8">
              <w:rPr>
                <w:noProof/>
              </w:rPr>
              <w:delText>Gr.bitmap.delete &lt;bitmap_ptr_nvar&gt;</w:delText>
            </w:r>
            <w:r w:rsidDel="00154AF8">
              <w:rPr>
                <w:noProof/>
                <w:webHidden/>
              </w:rPr>
              <w:tab/>
              <w:delText>108</w:delText>
            </w:r>
          </w:del>
        </w:p>
        <w:p w:rsidR="003F7509" w:rsidDel="00154AF8" w:rsidRDefault="003F7509">
          <w:pPr>
            <w:pStyle w:val="TOC3"/>
            <w:tabs>
              <w:tab w:val="right" w:leader="dot" w:pos="9350"/>
            </w:tabs>
            <w:rPr>
              <w:del w:id="2505" w:author="msammartano" w:date="2014-02-07T18:21:00Z"/>
              <w:rFonts w:eastAsiaTheme="minorEastAsia"/>
              <w:noProof/>
              <w:lang w:bidi="he-IL"/>
            </w:rPr>
          </w:pPr>
          <w:del w:id="2506" w:author="msammartano" w:date="2014-02-07T18:21:00Z">
            <w:r w:rsidRPr="00154AF8" w:rsidDel="00154AF8">
              <w:rPr>
                <w:noProof/>
              </w:rPr>
              <w:delText>Gr.bitmap.crop &lt;new_bitmap_object_nvar&gt;, &lt;source_bitmap_object_nexp&gt;, &lt;x_nexp&gt;, &lt;y_nexp&gt;, &lt;width_nexp&gt;, &lt;height_nexp&gt;</w:delText>
            </w:r>
            <w:r w:rsidDel="00154AF8">
              <w:rPr>
                <w:noProof/>
                <w:webHidden/>
              </w:rPr>
              <w:tab/>
              <w:delText>108</w:delText>
            </w:r>
          </w:del>
        </w:p>
        <w:p w:rsidR="003F7509" w:rsidDel="00154AF8" w:rsidRDefault="003F7509">
          <w:pPr>
            <w:pStyle w:val="TOC3"/>
            <w:tabs>
              <w:tab w:val="right" w:leader="dot" w:pos="9350"/>
            </w:tabs>
            <w:rPr>
              <w:del w:id="2507" w:author="msammartano" w:date="2014-02-07T18:21:00Z"/>
              <w:rFonts w:eastAsiaTheme="minorEastAsia"/>
              <w:noProof/>
              <w:lang w:bidi="he-IL"/>
            </w:rPr>
          </w:pPr>
          <w:del w:id="2508" w:author="msammartano" w:date="2014-02-07T18:21:00Z">
            <w:r w:rsidRPr="00154AF8" w:rsidDel="00154AF8">
              <w:rPr>
                <w:noProof/>
              </w:rPr>
              <w:delText>Gr.bitmap.save &lt;bitmap_ptr_nvar&gt;, &lt;filename_sexp&gt;{, &lt;quality_nexp&gt;}</w:delText>
            </w:r>
            <w:r w:rsidDel="00154AF8">
              <w:rPr>
                <w:noProof/>
                <w:webHidden/>
              </w:rPr>
              <w:tab/>
              <w:delText>109</w:delText>
            </w:r>
          </w:del>
        </w:p>
        <w:p w:rsidR="003F7509" w:rsidDel="00154AF8" w:rsidRDefault="003F7509">
          <w:pPr>
            <w:pStyle w:val="TOC3"/>
            <w:tabs>
              <w:tab w:val="right" w:leader="dot" w:pos="9350"/>
            </w:tabs>
            <w:rPr>
              <w:del w:id="2509" w:author="msammartano" w:date="2014-02-07T18:21:00Z"/>
              <w:rFonts w:eastAsiaTheme="minorEastAsia"/>
              <w:noProof/>
              <w:lang w:bidi="he-IL"/>
            </w:rPr>
          </w:pPr>
          <w:del w:id="2510" w:author="msammartano" w:date="2014-02-07T18:21:00Z">
            <w:r w:rsidRPr="00154AF8" w:rsidDel="00154AF8">
              <w:rPr>
                <w:noProof/>
              </w:rPr>
              <w:delText>Gr.bitmap.draw &lt;object_ptr_nvar&gt;, &lt;bitmap_ptr_nvar&gt;, x , y</w:delText>
            </w:r>
            <w:r w:rsidDel="00154AF8">
              <w:rPr>
                <w:noProof/>
                <w:webHidden/>
              </w:rPr>
              <w:tab/>
              <w:delText>109</w:delText>
            </w:r>
          </w:del>
        </w:p>
        <w:p w:rsidR="003F7509" w:rsidDel="00154AF8" w:rsidRDefault="003F7509">
          <w:pPr>
            <w:pStyle w:val="TOC3"/>
            <w:tabs>
              <w:tab w:val="right" w:leader="dot" w:pos="9350"/>
            </w:tabs>
            <w:rPr>
              <w:del w:id="2511" w:author="msammartano" w:date="2014-02-07T18:21:00Z"/>
              <w:rFonts w:eastAsiaTheme="minorEastAsia"/>
              <w:noProof/>
              <w:lang w:bidi="he-IL"/>
            </w:rPr>
          </w:pPr>
          <w:del w:id="2512" w:author="msammartano" w:date="2014-02-07T18:21:00Z">
            <w:r w:rsidRPr="00154AF8" w:rsidDel="00154AF8">
              <w:rPr>
                <w:noProof/>
              </w:rPr>
              <w:delText>Gr.get.bmpixel &lt;bitmap_ptr_nvar&gt;, x, y, alpha, red, green, blue</w:delText>
            </w:r>
            <w:r w:rsidDel="00154AF8">
              <w:rPr>
                <w:noProof/>
                <w:webHidden/>
              </w:rPr>
              <w:tab/>
              <w:delText>109</w:delText>
            </w:r>
          </w:del>
        </w:p>
        <w:p w:rsidR="003F7509" w:rsidDel="00154AF8" w:rsidRDefault="003F7509">
          <w:pPr>
            <w:pStyle w:val="TOC3"/>
            <w:tabs>
              <w:tab w:val="right" w:leader="dot" w:pos="9350"/>
            </w:tabs>
            <w:rPr>
              <w:del w:id="2513" w:author="msammartano" w:date="2014-02-07T18:21:00Z"/>
              <w:rFonts w:eastAsiaTheme="minorEastAsia"/>
              <w:noProof/>
              <w:lang w:bidi="he-IL"/>
            </w:rPr>
          </w:pPr>
          <w:del w:id="2514" w:author="msammartano" w:date="2014-02-07T18:21:00Z">
            <w:r w:rsidRPr="00154AF8" w:rsidDel="00154AF8">
              <w:rPr>
                <w:noProof/>
              </w:rPr>
              <w:delText>Gr.bitmap.drawinto.start &lt;bitmap_ptr_nvar&gt;</w:delText>
            </w:r>
            <w:r w:rsidDel="00154AF8">
              <w:rPr>
                <w:noProof/>
                <w:webHidden/>
              </w:rPr>
              <w:tab/>
              <w:delText>109</w:delText>
            </w:r>
          </w:del>
        </w:p>
        <w:p w:rsidR="003F7509" w:rsidDel="00154AF8" w:rsidRDefault="003F7509">
          <w:pPr>
            <w:pStyle w:val="TOC3"/>
            <w:tabs>
              <w:tab w:val="right" w:leader="dot" w:pos="9350"/>
            </w:tabs>
            <w:rPr>
              <w:del w:id="2515" w:author="msammartano" w:date="2014-02-07T18:21:00Z"/>
              <w:rFonts w:eastAsiaTheme="minorEastAsia"/>
              <w:noProof/>
              <w:lang w:bidi="he-IL"/>
            </w:rPr>
          </w:pPr>
          <w:del w:id="2516" w:author="msammartano" w:date="2014-02-07T18:21:00Z">
            <w:r w:rsidRPr="00154AF8" w:rsidDel="00154AF8">
              <w:rPr>
                <w:noProof/>
              </w:rPr>
              <w:delText>Gr.bitmap.drawinto.end</w:delText>
            </w:r>
            <w:r w:rsidDel="00154AF8">
              <w:rPr>
                <w:noProof/>
                <w:webHidden/>
              </w:rPr>
              <w:tab/>
              <w:delText>109</w:delText>
            </w:r>
          </w:del>
        </w:p>
        <w:p w:rsidR="003F7509" w:rsidDel="00154AF8" w:rsidRDefault="003F7509">
          <w:pPr>
            <w:pStyle w:val="TOC2"/>
            <w:tabs>
              <w:tab w:val="right" w:leader="dot" w:pos="9350"/>
            </w:tabs>
            <w:rPr>
              <w:del w:id="2517" w:author="msammartano" w:date="2014-02-07T18:21:00Z"/>
              <w:rFonts w:eastAsiaTheme="minorEastAsia"/>
              <w:noProof/>
              <w:lang w:bidi="he-IL"/>
            </w:rPr>
          </w:pPr>
          <w:del w:id="2518" w:author="msammartano" w:date="2014-02-07T18:21:00Z">
            <w:r w:rsidRPr="00154AF8" w:rsidDel="00154AF8">
              <w:rPr>
                <w:noProof/>
              </w:rPr>
              <w:delText>Rotate Commands</w:delText>
            </w:r>
            <w:r w:rsidDel="00154AF8">
              <w:rPr>
                <w:noProof/>
                <w:webHidden/>
              </w:rPr>
              <w:tab/>
              <w:delText>110</w:delText>
            </w:r>
          </w:del>
        </w:p>
        <w:p w:rsidR="003F7509" w:rsidDel="00154AF8" w:rsidRDefault="003F7509">
          <w:pPr>
            <w:pStyle w:val="TOC3"/>
            <w:tabs>
              <w:tab w:val="right" w:leader="dot" w:pos="9350"/>
            </w:tabs>
            <w:rPr>
              <w:del w:id="2519" w:author="msammartano" w:date="2014-02-07T18:21:00Z"/>
              <w:rFonts w:eastAsiaTheme="minorEastAsia"/>
              <w:noProof/>
              <w:lang w:bidi="he-IL"/>
            </w:rPr>
          </w:pPr>
          <w:del w:id="2520" w:author="msammartano" w:date="2014-02-07T18:21:00Z">
            <w:r w:rsidRPr="00154AF8" w:rsidDel="00154AF8">
              <w:rPr>
                <w:noProof/>
              </w:rPr>
              <w:delText>Gr.rotate.start angle, x, y{,&lt;obj_nvar&gt;}</w:delText>
            </w:r>
            <w:r w:rsidDel="00154AF8">
              <w:rPr>
                <w:noProof/>
                <w:webHidden/>
              </w:rPr>
              <w:tab/>
              <w:delText>110</w:delText>
            </w:r>
          </w:del>
        </w:p>
        <w:p w:rsidR="003F7509" w:rsidDel="00154AF8" w:rsidRDefault="003F7509">
          <w:pPr>
            <w:pStyle w:val="TOC3"/>
            <w:tabs>
              <w:tab w:val="right" w:leader="dot" w:pos="9350"/>
            </w:tabs>
            <w:rPr>
              <w:del w:id="2521" w:author="msammartano" w:date="2014-02-07T18:21:00Z"/>
              <w:rFonts w:eastAsiaTheme="minorEastAsia"/>
              <w:noProof/>
              <w:lang w:bidi="he-IL"/>
            </w:rPr>
          </w:pPr>
          <w:del w:id="2522" w:author="msammartano" w:date="2014-02-07T18:21:00Z">
            <w:r w:rsidRPr="00154AF8" w:rsidDel="00154AF8">
              <w:rPr>
                <w:noProof/>
              </w:rPr>
              <w:delText>Gr.rotate.end {&lt;obj_nvar&gt;}</w:delText>
            </w:r>
            <w:r w:rsidDel="00154AF8">
              <w:rPr>
                <w:noProof/>
                <w:webHidden/>
              </w:rPr>
              <w:tab/>
              <w:delText>110</w:delText>
            </w:r>
          </w:del>
        </w:p>
        <w:p w:rsidR="003F7509" w:rsidDel="00154AF8" w:rsidRDefault="003F7509">
          <w:pPr>
            <w:pStyle w:val="TOC2"/>
            <w:tabs>
              <w:tab w:val="right" w:leader="dot" w:pos="9350"/>
            </w:tabs>
            <w:rPr>
              <w:del w:id="2523" w:author="msammartano" w:date="2014-02-07T18:21:00Z"/>
              <w:rFonts w:eastAsiaTheme="minorEastAsia"/>
              <w:noProof/>
              <w:lang w:bidi="he-IL"/>
            </w:rPr>
          </w:pPr>
          <w:del w:id="2524" w:author="msammartano" w:date="2014-02-07T18:21:00Z">
            <w:r w:rsidRPr="00154AF8" w:rsidDel="00154AF8">
              <w:rPr>
                <w:noProof/>
              </w:rPr>
              <w:delText>Camera Commands</w:delText>
            </w:r>
            <w:r w:rsidDel="00154AF8">
              <w:rPr>
                <w:noProof/>
                <w:webHidden/>
              </w:rPr>
              <w:tab/>
              <w:delText>110</w:delText>
            </w:r>
          </w:del>
        </w:p>
        <w:p w:rsidR="003F7509" w:rsidDel="00154AF8" w:rsidRDefault="003F7509">
          <w:pPr>
            <w:pStyle w:val="TOC3"/>
            <w:tabs>
              <w:tab w:val="right" w:leader="dot" w:pos="9350"/>
            </w:tabs>
            <w:rPr>
              <w:del w:id="2525" w:author="msammartano" w:date="2014-02-07T18:21:00Z"/>
              <w:rFonts w:eastAsiaTheme="minorEastAsia"/>
              <w:noProof/>
              <w:lang w:bidi="he-IL"/>
            </w:rPr>
          </w:pPr>
          <w:del w:id="2526" w:author="msammartano" w:date="2014-02-07T18:21:00Z">
            <w:r w:rsidRPr="00154AF8" w:rsidDel="00154AF8">
              <w:rPr>
                <w:noProof/>
              </w:rPr>
              <w:delText>Gr.camera.select 1|2</w:delText>
            </w:r>
            <w:r w:rsidDel="00154AF8">
              <w:rPr>
                <w:noProof/>
                <w:webHidden/>
              </w:rPr>
              <w:tab/>
              <w:delText>111</w:delText>
            </w:r>
          </w:del>
        </w:p>
        <w:p w:rsidR="003F7509" w:rsidDel="00154AF8" w:rsidRDefault="003F7509">
          <w:pPr>
            <w:pStyle w:val="TOC3"/>
            <w:tabs>
              <w:tab w:val="right" w:leader="dot" w:pos="9350"/>
            </w:tabs>
            <w:rPr>
              <w:del w:id="2527" w:author="msammartano" w:date="2014-02-07T18:21:00Z"/>
              <w:rFonts w:eastAsiaTheme="minorEastAsia"/>
              <w:noProof/>
              <w:lang w:bidi="he-IL"/>
            </w:rPr>
          </w:pPr>
          <w:del w:id="2528" w:author="msammartano" w:date="2014-02-07T18:21:00Z">
            <w:r w:rsidRPr="00154AF8" w:rsidDel="00154AF8">
              <w:rPr>
                <w:noProof/>
              </w:rPr>
              <w:delText>Gr.camera.shoot &lt;bm_ptr_nvar&gt;</w:delText>
            </w:r>
            <w:r w:rsidDel="00154AF8">
              <w:rPr>
                <w:noProof/>
                <w:webHidden/>
              </w:rPr>
              <w:tab/>
              <w:delText>111</w:delText>
            </w:r>
          </w:del>
        </w:p>
        <w:p w:rsidR="003F7509" w:rsidDel="00154AF8" w:rsidRDefault="003F7509">
          <w:pPr>
            <w:pStyle w:val="TOC3"/>
            <w:tabs>
              <w:tab w:val="right" w:leader="dot" w:pos="9350"/>
            </w:tabs>
            <w:rPr>
              <w:del w:id="2529" w:author="msammartano" w:date="2014-02-07T18:21:00Z"/>
              <w:rFonts w:eastAsiaTheme="minorEastAsia"/>
              <w:noProof/>
              <w:lang w:bidi="he-IL"/>
            </w:rPr>
          </w:pPr>
          <w:del w:id="2530" w:author="msammartano" w:date="2014-02-07T18:21:00Z">
            <w:r w:rsidRPr="00154AF8" w:rsidDel="00154AF8">
              <w:rPr>
                <w:noProof/>
              </w:rPr>
              <w:delText>Gr.camera.autoshoot &lt;bm_ptr_nvar&gt;{, &lt;flash_ mode_nexp&gt;}</w:delText>
            </w:r>
            <w:r w:rsidDel="00154AF8">
              <w:rPr>
                <w:noProof/>
                <w:webHidden/>
              </w:rPr>
              <w:tab/>
              <w:delText>111</w:delText>
            </w:r>
          </w:del>
        </w:p>
        <w:p w:rsidR="003F7509" w:rsidDel="00154AF8" w:rsidRDefault="003F7509">
          <w:pPr>
            <w:pStyle w:val="TOC3"/>
            <w:tabs>
              <w:tab w:val="right" w:leader="dot" w:pos="9350"/>
            </w:tabs>
            <w:rPr>
              <w:del w:id="2531" w:author="msammartano" w:date="2014-02-07T18:21:00Z"/>
              <w:rFonts w:eastAsiaTheme="minorEastAsia"/>
              <w:noProof/>
              <w:lang w:bidi="he-IL"/>
            </w:rPr>
          </w:pPr>
          <w:del w:id="2532" w:author="msammartano" w:date="2014-02-07T18:21:00Z">
            <w:r w:rsidRPr="00154AF8" w:rsidDel="00154AF8">
              <w:rPr>
                <w:noProof/>
              </w:rPr>
              <w:delText>Gr.camera.manualShoot &lt;bm_ptr_nvar&gt;{, &lt;flash_ mode_nexp&gt;}</w:delText>
            </w:r>
            <w:r w:rsidDel="00154AF8">
              <w:rPr>
                <w:noProof/>
                <w:webHidden/>
              </w:rPr>
              <w:tab/>
              <w:delText>112</w:delText>
            </w:r>
          </w:del>
        </w:p>
        <w:p w:rsidR="003F7509" w:rsidDel="00154AF8" w:rsidRDefault="003F7509">
          <w:pPr>
            <w:pStyle w:val="TOC2"/>
            <w:tabs>
              <w:tab w:val="right" w:leader="dot" w:pos="9350"/>
            </w:tabs>
            <w:rPr>
              <w:del w:id="2533" w:author="msammartano" w:date="2014-02-07T18:21:00Z"/>
              <w:rFonts w:eastAsiaTheme="minorEastAsia"/>
              <w:noProof/>
              <w:lang w:bidi="he-IL"/>
            </w:rPr>
          </w:pPr>
          <w:del w:id="2534" w:author="msammartano" w:date="2014-02-07T18:21:00Z">
            <w:r w:rsidRPr="00154AF8" w:rsidDel="00154AF8">
              <w:rPr>
                <w:noProof/>
              </w:rPr>
              <w:delText>Other Graphics Commands</w:delText>
            </w:r>
            <w:r w:rsidDel="00154AF8">
              <w:rPr>
                <w:noProof/>
                <w:webHidden/>
              </w:rPr>
              <w:tab/>
              <w:delText>112</w:delText>
            </w:r>
          </w:del>
        </w:p>
        <w:p w:rsidR="003F7509" w:rsidDel="00154AF8" w:rsidRDefault="003F7509">
          <w:pPr>
            <w:pStyle w:val="TOC3"/>
            <w:tabs>
              <w:tab w:val="right" w:leader="dot" w:pos="9350"/>
            </w:tabs>
            <w:rPr>
              <w:del w:id="2535" w:author="msammartano" w:date="2014-02-07T18:21:00Z"/>
              <w:rFonts w:eastAsiaTheme="minorEastAsia"/>
              <w:noProof/>
              <w:lang w:bidi="he-IL"/>
            </w:rPr>
          </w:pPr>
          <w:del w:id="2536" w:author="msammartano" w:date="2014-02-07T18:21:00Z">
            <w:r w:rsidRPr="00154AF8" w:rsidDel="00154AF8">
              <w:rPr>
                <w:noProof/>
              </w:rPr>
              <w:delText>Gr.screen.to_bitmap &lt;bm_ptr_nvar&gt;</w:delText>
            </w:r>
            <w:r w:rsidDel="00154AF8">
              <w:rPr>
                <w:noProof/>
                <w:webHidden/>
              </w:rPr>
              <w:tab/>
              <w:delText>112</w:delText>
            </w:r>
          </w:del>
        </w:p>
        <w:p w:rsidR="003F7509" w:rsidDel="00154AF8" w:rsidRDefault="003F7509">
          <w:pPr>
            <w:pStyle w:val="TOC3"/>
            <w:tabs>
              <w:tab w:val="right" w:leader="dot" w:pos="9350"/>
            </w:tabs>
            <w:rPr>
              <w:del w:id="2537" w:author="msammartano" w:date="2014-02-07T18:21:00Z"/>
              <w:rFonts w:eastAsiaTheme="minorEastAsia"/>
              <w:noProof/>
              <w:lang w:bidi="he-IL"/>
            </w:rPr>
          </w:pPr>
          <w:del w:id="2538" w:author="msammartano" w:date="2014-02-07T18:21:00Z">
            <w:r w:rsidRPr="00154AF8" w:rsidDel="00154AF8">
              <w:rPr>
                <w:noProof/>
              </w:rPr>
              <w:delText>Gr.get.pixel x, y, alpha, red, green, blue</w:delText>
            </w:r>
            <w:r w:rsidDel="00154AF8">
              <w:rPr>
                <w:noProof/>
                <w:webHidden/>
              </w:rPr>
              <w:tab/>
              <w:delText>112</w:delText>
            </w:r>
          </w:del>
        </w:p>
        <w:p w:rsidR="003F7509" w:rsidDel="00154AF8" w:rsidRDefault="003F7509">
          <w:pPr>
            <w:pStyle w:val="TOC3"/>
            <w:tabs>
              <w:tab w:val="right" w:leader="dot" w:pos="9350"/>
            </w:tabs>
            <w:rPr>
              <w:del w:id="2539" w:author="msammartano" w:date="2014-02-07T18:21:00Z"/>
              <w:rFonts w:eastAsiaTheme="minorEastAsia"/>
              <w:noProof/>
              <w:lang w:bidi="he-IL"/>
            </w:rPr>
          </w:pPr>
          <w:del w:id="2540" w:author="msammartano" w:date="2014-02-07T18:21:00Z">
            <w:r w:rsidRPr="00154AF8" w:rsidDel="00154AF8">
              <w:rPr>
                <w:noProof/>
              </w:rPr>
              <w:delText>Gr.save &lt;filename_sexp&gt; {,&lt;quality_nexp&gt;}</w:delText>
            </w:r>
            <w:r w:rsidDel="00154AF8">
              <w:rPr>
                <w:noProof/>
                <w:webHidden/>
              </w:rPr>
              <w:tab/>
              <w:delText>112</w:delText>
            </w:r>
          </w:del>
        </w:p>
        <w:p w:rsidR="003F7509" w:rsidDel="00154AF8" w:rsidRDefault="003F7509">
          <w:pPr>
            <w:pStyle w:val="TOC3"/>
            <w:tabs>
              <w:tab w:val="right" w:leader="dot" w:pos="9350"/>
            </w:tabs>
            <w:rPr>
              <w:del w:id="2541" w:author="msammartano" w:date="2014-02-07T18:21:00Z"/>
              <w:rFonts w:eastAsiaTheme="minorEastAsia"/>
              <w:noProof/>
              <w:lang w:bidi="he-IL"/>
            </w:rPr>
          </w:pPr>
          <w:del w:id="2542" w:author="msammartano" w:date="2014-02-07T18:21:00Z">
            <w:r w:rsidRPr="00154AF8" w:rsidDel="00154AF8">
              <w:rPr>
                <w:noProof/>
              </w:rPr>
              <w:delText>Gr.get.position &lt;object_ptr_nvar&gt;,  x, y</w:delText>
            </w:r>
            <w:r w:rsidDel="00154AF8">
              <w:rPr>
                <w:noProof/>
                <w:webHidden/>
              </w:rPr>
              <w:tab/>
              <w:delText>112</w:delText>
            </w:r>
          </w:del>
        </w:p>
        <w:p w:rsidR="003F7509" w:rsidDel="00154AF8" w:rsidRDefault="003F7509">
          <w:pPr>
            <w:pStyle w:val="TOC3"/>
            <w:tabs>
              <w:tab w:val="right" w:leader="dot" w:pos="9350"/>
            </w:tabs>
            <w:rPr>
              <w:del w:id="2543" w:author="msammartano" w:date="2014-02-07T18:21:00Z"/>
              <w:rFonts w:eastAsiaTheme="minorEastAsia"/>
              <w:noProof/>
              <w:lang w:bidi="he-IL"/>
            </w:rPr>
          </w:pPr>
          <w:del w:id="2544" w:author="msammartano" w:date="2014-02-07T18:21:00Z">
            <w:r w:rsidRPr="00154AF8" w:rsidDel="00154AF8">
              <w:rPr>
                <w:noProof/>
              </w:rPr>
              <w:delText>Gr.get.value &lt;object_ptr_nvar&gt;, &lt;tag_sexp&gt;, {&lt;value_nvar | value_svar&gt;}</w:delText>
            </w:r>
            <w:r w:rsidDel="00154AF8">
              <w:rPr>
                <w:noProof/>
                <w:webHidden/>
              </w:rPr>
              <w:tab/>
              <w:delText>112</w:delText>
            </w:r>
          </w:del>
        </w:p>
        <w:p w:rsidR="003F7509" w:rsidDel="00154AF8" w:rsidRDefault="003F7509">
          <w:pPr>
            <w:pStyle w:val="TOC3"/>
            <w:tabs>
              <w:tab w:val="right" w:leader="dot" w:pos="9350"/>
            </w:tabs>
            <w:rPr>
              <w:del w:id="2545" w:author="msammartano" w:date="2014-02-07T18:21:00Z"/>
              <w:rFonts w:eastAsiaTheme="minorEastAsia"/>
              <w:noProof/>
              <w:lang w:bidi="he-IL"/>
            </w:rPr>
          </w:pPr>
          <w:del w:id="2546" w:author="msammartano" w:date="2014-02-07T18:21:00Z">
            <w:r w:rsidRPr="00154AF8" w:rsidDel="00154AF8">
              <w:rPr>
                <w:noProof/>
              </w:rPr>
              <w:delText>Gr.modify &lt;object_ptr_nvar&gt;,  &lt;tag_sexp&gt;, {&lt;value_nvar | value_svar&gt;}</w:delText>
            </w:r>
            <w:r w:rsidDel="00154AF8">
              <w:rPr>
                <w:noProof/>
                <w:webHidden/>
              </w:rPr>
              <w:tab/>
              <w:delText>112</w:delText>
            </w:r>
          </w:del>
        </w:p>
        <w:p w:rsidR="003F7509" w:rsidDel="00154AF8" w:rsidRDefault="003F7509">
          <w:pPr>
            <w:pStyle w:val="TOC3"/>
            <w:tabs>
              <w:tab w:val="right" w:leader="dot" w:pos="9350"/>
            </w:tabs>
            <w:rPr>
              <w:del w:id="2547" w:author="msammartano" w:date="2014-02-07T18:21:00Z"/>
              <w:rFonts w:eastAsiaTheme="minorEastAsia"/>
              <w:noProof/>
              <w:lang w:bidi="he-IL"/>
            </w:rPr>
          </w:pPr>
          <w:del w:id="2548" w:author="msammartano" w:date="2014-02-07T18:21:00Z">
            <w:r w:rsidRPr="00154AF8" w:rsidDel="00154AF8">
              <w:rPr>
                <w:noProof/>
              </w:rPr>
              <w:delText>Gr.paint.get &lt;object_ptr_nvar&gt;</w:delText>
            </w:r>
            <w:r w:rsidDel="00154AF8">
              <w:rPr>
                <w:noProof/>
                <w:webHidden/>
              </w:rPr>
              <w:tab/>
              <w:delText>113</w:delText>
            </w:r>
          </w:del>
        </w:p>
        <w:p w:rsidR="003F7509" w:rsidDel="00154AF8" w:rsidRDefault="003F7509">
          <w:pPr>
            <w:pStyle w:val="TOC3"/>
            <w:tabs>
              <w:tab w:val="right" w:leader="dot" w:pos="9350"/>
            </w:tabs>
            <w:rPr>
              <w:del w:id="2549" w:author="msammartano" w:date="2014-02-07T18:21:00Z"/>
              <w:rFonts w:eastAsiaTheme="minorEastAsia"/>
              <w:noProof/>
              <w:lang w:bidi="he-IL"/>
            </w:rPr>
          </w:pPr>
          <w:del w:id="2550" w:author="msammartano" w:date="2014-02-07T18:21:00Z">
            <w:r w:rsidRPr="00154AF8" w:rsidDel="00154AF8">
              <w:rPr>
                <w:noProof/>
              </w:rPr>
              <w:delText>Gr_collision ( &lt;object_1_nvar&gt;, &lt;object_2_nvar&gt;)</w:delText>
            </w:r>
            <w:r w:rsidDel="00154AF8">
              <w:rPr>
                <w:noProof/>
                <w:webHidden/>
              </w:rPr>
              <w:tab/>
              <w:delText>114</w:delText>
            </w:r>
          </w:del>
        </w:p>
        <w:p w:rsidR="003F7509" w:rsidDel="00154AF8" w:rsidRDefault="003F7509">
          <w:pPr>
            <w:pStyle w:val="TOC3"/>
            <w:tabs>
              <w:tab w:val="right" w:leader="dot" w:pos="9350"/>
            </w:tabs>
            <w:rPr>
              <w:del w:id="2551" w:author="msammartano" w:date="2014-02-07T18:21:00Z"/>
              <w:rFonts w:eastAsiaTheme="minorEastAsia"/>
              <w:noProof/>
              <w:lang w:bidi="he-IL"/>
            </w:rPr>
          </w:pPr>
          <w:del w:id="2552" w:author="msammartano" w:date="2014-02-07T18:21:00Z">
            <w:r w:rsidRPr="00154AF8" w:rsidDel="00154AF8">
              <w:rPr>
                <w:noProof/>
              </w:rPr>
              <w:delText>Gr.clip &lt;object_ptr_nvar&gt;,  &lt;left_nexp&gt;, &lt;top_nexp&gt;,  &lt;right_nexp&gt;,  &lt;bottom_nexp&gt;{,&lt;RO_nexp&gt;}</w:delText>
            </w:r>
            <w:r w:rsidDel="00154AF8">
              <w:rPr>
                <w:noProof/>
                <w:webHidden/>
              </w:rPr>
              <w:tab/>
              <w:delText>114</w:delText>
            </w:r>
          </w:del>
        </w:p>
        <w:p w:rsidR="003F7509" w:rsidDel="00154AF8" w:rsidRDefault="003F7509">
          <w:pPr>
            <w:pStyle w:val="TOC3"/>
            <w:tabs>
              <w:tab w:val="right" w:leader="dot" w:pos="9350"/>
            </w:tabs>
            <w:rPr>
              <w:del w:id="2553" w:author="msammartano" w:date="2014-02-07T18:21:00Z"/>
              <w:rFonts w:eastAsiaTheme="minorEastAsia"/>
              <w:noProof/>
              <w:lang w:bidi="he-IL"/>
            </w:rPr>
          </w:pPr>
          <w:del w:id="2554" w:author="msammartano" w:date="2014-02-07T18:21:00Z">
            <w:r w:rsidRPr="00154AF8" w:rsidDel="00154AF8">
              <w:rPr>
                <w:noProof/>
              </w:rPr>
              <w:delText>Gr.NewDL &lt;dl_array[]&gt;</w:delText>
            </w:r>
            <w:r w:rsidDel="00154AF8">
              <w:rPr>
                <w:noProof/>
                <w:webHidden/>
              </w:rPr>
              <w:tab/>
              <w:delText>115</w:delText>
            </w:r>
          </w:del>
        </w:p>
        <w:p w:rsidR="003F7509" w:rsidDel="00154AF8" w:rsidRDefault="003F7509">
          <w:pPr>
            <w:pStyle w:val="TOC3"/>
            <w:tabs>
              <w:tab w:val="right" w:leader="dot" w:pos="9350"/>
            </w:tabs>
            <w:rPr>
              <w:del w:id="2555" w:author="msammartano" w:date="2014-02-07T18:21:00Z"/>
              <w:rFonts w:eastAsiaTheme="minorEastAsia"/>
              <w:noProof/>
              <w:lang w:bidi="he-IL"/>
            </w:rPr>
          </w:pPr>
          <w:del w:id="2556" w:author="msammartano" w:date="2014-02-07T18:21:00Z">
            <w:r w:rsidRPr="00154AF8" w:rsidDel="00154AF8">
              <w:rPr>
                <w:noProof/>
              </w:rPr>
              <w:delText>Gr.GetDL &lt;dl_array[]&gt; {, &lt;keep_all_objects_lexp&gt; }</w:delText>
            </w:r>
            <w:r w:rsidDel="00154AF8">
              <w:rPr>
                <w:noProof/>
                <w:webHidden/>
              </w:rPr>
              <w:tab/>
              <w:delText>115</w:delText>
            </w:r>
          </w:del>
        </w:p>
        <w:p w:rsidR="003F7509" w:rsidDel="00154AF8" w:rsidRDefault="003F7509">
          <w:pPr>
            <w:pStyle w:val="TOC1"/>
            <w:tabs>
              <w:tab w:val="right" w:leader="dot" w:pos="9350"/>
            </w:tabs>
            <w:rPr>
              <w:del w:id="2557" w:author="msammartano" w:date="2014-02-07T18:21:00Z"/>
              <w:rFonts w:eastAsiaTheme="minorEastAsia"/>
              <w:noProof/>
              <w:lang w:bidi="he-IL"/>
            </w:rPr>
          </w:pPr>
          <w:del w:id="2558" w:author="msammartano" w:date="2014-02-07T18:21:00Z">
            <w:r w:rsidRPr="00154AF8" w:rsidDel="00154AF8">
              <w:rPr>
                <w:noProof/>
              </w:rPr>
              <w:delText>Audio Interface</w:delText>
            </w:r>
            <w:r w:rsidDel="00154AF8">
              <w:rPr>
                <w:noProof/>
                <w:webHidden/>
              </w:rPr>
              <w:tab/>
              <w:delText>116</w:delText>
            </w:r>
          </w:del>
        </w:p>
        <w:p w:rsidR="003F7509" w:rsidDel="00154AF8" w:rsidRDefault="003F7509">
          <w:pPr>
            <w:pStyle w:val="TOC2"/>
            <w:tabs>
              <w:tab w:val="right" w:leader="dot" w:pos="9350"/>
            </w:tabs>
            <w:rPr>
              <w:del w:id="2559" w:author="msammartano" w:date="2014-02-07T18:21:00Z"/>
              <w:rFonts w:eastAsiaTheme="minorEastAsia"/>
              <w:noProof/>
              <w:lang w:bidi="he-IL"/>
            </w:rPr>
          </w:pPr>
          <w:del w:id="2560" w:author="msammartano" w:date="2014-02-07T18:21:00Z">
            <w:r w:rsidRPr="00154AF8" w:rsidDel="00154AF8">
              <w:rPr>
                <w:noProof/>
              </w:rPr>
              <w:delText>Introduction</w:delText>
            </w:r>
            <w:r w:rsidDel="00154AF8">
              <w:rPr>
                <w:noProof/>
                <w:webHidden/>
              </w:rPr>
              <w:tab/>
              <w:delText>116</w:delText>
            </w:r>
          </w:del>
        </w:p>
        <w:p w:rsidR="003F7509" w:rsidDel="00154AF8" w:rsidRDefault="003F7509">
          <w:pPr>
            <w:pStyle w:val="TOC3"/>
            <w:tabs>
              <w:tab w:val="right" w:leader="dot" w:pos="9350"/>
            </w:tabs>
            <w:rPr>
              <w:del w:id="2561" w:author="msammartano" w:date="2014-02-07T18:21:00Z"/>
              <w:rFonts w:eastAsiaTheme="minorEastAsia"/>
              <w:noProof/>
              <w:lang w:bidi="he-IL"/>
            </w:rPr>
          </w:pPr>
          <w:del w:id="2562" w:author="msammartano" w:date="2014-02-07T18:21:00Z">
            <w:r w:rsidRPr="00154AF8" w:rsidDel="00154AF8">
              <w:rPr>
                <w:noProof/>
              </w:rPr>
              <w:delText>The Audio Interface</w:delText>
            </w:r>
            <w:r w:rsidDel="00154AF8">
              <w:rPr>
                <w:noProof/>
                <w:webHidden/>
              </w:rPr>
              <w:tab/>
              <w:delText>116</w:delText>
            </w:r>
          </w:del>
        </w:p>
        <w:p w:rsidR="003F7509" w:rsidDel="00154AF8" w:rsidRDefault="003F7509">
          <w:pPr>
            <w:pStyle w:val="TOC3"/>
            <w:tabs>
              <w:tab w:val="right" w:leader="dot" w:pos="9350"/>
            </w:tabs>
            <w:rPr>
              <w:del w:id="2563" w:author="msammartano" w:date="2014-02-07T18:21:00Z"/>
              <w:rFonts w:eastAsiaTheme="minorEastAsia"/>
              <w:noProof/>
              <w:lang w:bidi="he-IL"/>
            </w:rPr>
          </w:pPr>
          <w:del w:id="2564" w:author="msammartano" w:date="2014-02-07T18:21:00Z">
            <w:r w:rsidRPr="00154AF8" w:rsidDel="00154AF8">
              <w:rPr>
                <w:noProof/>
              </w:rPr>
              <w:delText>Audio File Types</w:delText>
            </w:r>
            <w:r w:rsidDel="00154AF8">
              <w:rPr>
                <w:noProof/>
                <w:webHidden/>
              </w:rPr>
              <w:tab/>
              <w:delText>116</w:delText>
            </w:r>
          </w:del>
        </w:p>
        <w:p w:rsidR="003F7509" w:rsidDel="00154AF8" w:rsidRDefault="003F7509">
          <w:pPr>
            <w:pStyle w:val="TOC2"/>
            <w:tabs>
              <w:tab w:val="right" w:leader="dot" w:pos="9350"/>
            </w:tabs>
            <w:rPr>
              <w:del w:id="2565" w:author="msammartano" w:date="2014-02-07T18:21:00Z"/>
              <w:rFonts w:eastAsiaTheme="minorEastAsia"/>
              <w:noProof/>
              <w:lang w:bidi="he-IL"/>
            </w:rPr>
          </w:pPr>
          <w:del w:id="2566" w:author="msammartano" w:date="2014-02-07T18:21:00Z">
            <w:r w:rsidRPr="00154AF8" w:rsidDel="00154AF8">
              <w:rPr>
                <w:noProof/>
              </w:rPr>
              <w:delText>Commands</w:delText>
            </w:r>
            <w:r w:rsidDel="00154AF8">
              <w:rPr>
                <w:noProof/>
                <w:webHidden/>
              </w:rPr>
              <w:tab/>
              <w:delText>116</w:delText>
            </w:r>
          </w:del>
        </w:p>
        <w:p w:rsidR="003F7509" w:rsidDel="00154AF8" w:rsidRDefault="003F7509">
          <w:pPr>
            <w:pStyle w:val="TOC3"/>
            <w:tabs>
              <w:tab w:val="right" w:leader="dot" w:pos="9350"/>
            </w:tabs>
            <w:rPr>
              <w:del w:id="2567" w:author="msammartano" w:date="2014-02-07T18:21:00Z"/>
              <w:rFonts w:eastAsiaTheme="minorEastAsia"/>
              <w:noProof/>
              <w:lang w:bidi="he-IL"/>
            </w:rPr>
          </w:pPr>
          <w:del w:id="2568" w:author="msammartano" w:date="2014-02-07T18:21:00Z">
            <w:r w:rsidRPr="00154AF8" w:rsidDel="00154AF8">
              <w:rPr>
                <w:noProof/>
              </w:rPr>
              <w:delText>Audio.load  &lt;aft_nvar&gt;, &lt;filename_sexp&gt;</w:delText>
            </w:r>
            <w:r w:rsidDel="00154AF8">
              <w:rPr>
                <w:noProof/>
                <w:webHidden/>
              </w:rPr>
              <w:tab/>
              <w:delText>116</w:delText>
            </w:r>
          </w:del>
        </w:p>
        <w:p w:rsidR="003F7509" w:rsidDel="00154AF8" w:rsidRDefault="003F7509">
          <w:pPr>
            <w:pStyle w:val="TOC3"/>
            <w:tabs>
              <w:tab w:val="right" w:leader="dot" w:pos="9350"/>
            </w:tabs>
            <w:rPr>
              <w:del w:id="2569" w:author="msammartano" w:date="2014-02-07T18:21:00Z"/>
              <w:rFonts w:eastAsiaTheme="minorEastAsia"/>
              <w:noProof/>
              <w:lang w:bidi="he-IL"/>
            </w:rPr>
          </w:pPr>
          <w:del w:id="2570" w:author="msammartano" w:date="2014-02-07T18:21:00Z">
            <w:r w:rsidRPr="00154AF8" w:rsidDel="00154AF8">
              <w:rPr>
                <w:noProof/>
              </w:rPr>
              <w:delText>Audio.play &lt;aft_nexp&gt;</w:delText>
            </w:r>
            <w:r w:rsidDel="00154AF8">
              <w:rPr>
                <w:noProof/>
                <w:webHidden/>
              </w:rPr>
              <w:tab/>
              <w:delText>116</w:delText>
            </w:r>
          </w:del>
        </w:p>
        <w:p w:rsidR="003F7509" w:rsidDel="00154AF8" w:rsidRDefault="003F7509">
          <w:pPr>
            <w:pStyle w:val="TOC3"/>
            <w:tabs>
              <w:tab w:val="right" w:leader="dot" w:pos="9350"/>
            </w:tabs>
            <w:rPr>
              <w:del w:id="2571" w:author="msammartano" w:date="2014-02-07T18:21:00Z"/>
              <w:rFonts w:eastAsiaTheme="minorEastAsia"/>
              <w:noProof/>
              <w:lang w:bidi="he-IL"/>
            </w:rPr>
          </w:pPr>
          <w:del w:id="2572" w:author="msammartano" w:date="2014-02-07T18:21:00Z">
            <w:r w:rsidRPr="00154AF8" w:rsidDel="00154AF8">
              <w:rPr>
                <w:noProof/>
              </w:rPr>
              <w:delText>Audio.stop</w:delText>
            </w:r>
            <w:r w:rsidDel="00154AF8">
              <w:rPr>
                <w:noProof/>
                <w:webHidden/>
              </w:rPr>
              <w:tab/>
              <w:delText>116</w:delText>
            </w:r>
          </w:del>
        </w:p>
        <w:p w:rsidR="003F7509" w:rsidDel="00154AF8" w:rsidRDefault="003F7509">
          <w:pPr>
            <w:pStyle w:val="TOC3"/>
            <w:tabs>
              <w:tab w:val="right" w:leader="dot" w:pos="9350"/>
            </w:tabs>
            <w:rPr>
              <w:del w:id="2573" w:author="msammartano" w:date="2014-02-07T18:21:00Z"/>
              <w:rFonts w:eastAsiaTheme="minorEastAsia"/>
              <w:noProof/>
              <w:lang w:bidi="he-IL"/>
            </w:rPr>
          </w:pPr>
          <w:del w:id="2574" w:author="msammartano" w:date="2014-02-07T18:21:00Z">
            <w:r w:rsidRPr="00154AF8" w:rsidDel="00154AF8">
              <w:rPr>
                <w:noProof/>
              </w:rPr>
              <w:delText>Audio.pause</w:delText>
            </w:r>
            <w:r w:rsidDel="00154AF8">
              <w:rPr>
                <w:noProof/>
                <w:webHidden/>
              </w:rPr>
              <w:tab/>
              <w:delText>117</w:delText>
            </w:r>
          </w:del>
        </w:p>
        <w:p w:rsidR="003F7509" w:rsidDel="00154AF8" w:rsidRDefault="003F7509">
          <w:pPr>
            <w:pStyle w:val="TOC3"/>
            <w:tabs>
              <w:tab w:val="right" w:leader="dot" w:pos="9350"/>
            </w:tabs>
            <w:rPr>
              <w:del w:id="2575" w:author="msammartano" w:date="2014-02-07T18:21:00Z"/>
              <w:rFonts w:eastAsiaTheme="minorEastAsia"/>
              <w:noProof/>
              <w:lang w:bidi="he-IL"/>
            </w:rPr>
          </w:pPr>
          <w:del w:id="2576" w:author="msammartano" w:date="2014-02-07T18:21:00Z">
            <w:r w:rsidRPr="00154AF8" w:rsidDel="00154AF8">
              <w:rPr>
                <w:noProof/>
              </w:rPr>
              <w:delText>Audio.loop</w:delText>
            </w:r>
            <w:r w:rsidDel="00154AF8">
              <w:rPr>
                <w:noProof/>
                <w:webHidden/>
              </w:rPr>
              <w:tab/>
              <w:delText>117</w:delText>
            </w:r>
          </w:del>
        </w:p>
        <w:p w:rsidR="003F7509" w:rsidDel="00154AF8" w:rsidRDefault="003F7509">
          <w:pPr>
            <w:pStyle w:val="TOC3"/>
            <w:tabs>
              <w:tab w:val="right" w:leader="dot" w:pos="9350"/>
            </w:tabs>
            <w:rPr>
              <w:del w:id="2577" w:author="msammartano" w:date="2014-02-07T18:21:00Z"/>
              <w:rFonts w:eastAsiaTheme="minorEastAsia"/>
              <w:noProof/>
              <w:lang w:bidi="he-IL"/>
            </w:rPr>
          </w:pPr>
          <w:del w:id="2578" w:author="msammartano" w:date="2014-02-07T18:21:00Z">
            <w:r w:rsidRPr="00154AF8" w:rsidDel="00154AF8">
              <w:rPr>
                <w:noProof/>
              </w:rPr>
              <w:delText>Audio.volume &lt;left_nexp&gt;, &lt;right_nexp&gt;</w:delText>
            </w:r>
            <w:r w:rsidDel="00154AF8">
              <w:rPr>
                <w:noProof/>
                <w:webHidden/>
              </w:rPr>
              <w:tab/>
              <w:delText>117</w:delText>
            </w:r>
          </w:del>
        </w:p>
        <w:p w:rsidR="003F7509" w:rsidDel="00154AF8" w:rsidRDefault="003F7509">
          <w:pPr>
            <w:pStyle w:val="TOC3"/>
            <w:tabs>
              <w:tab w:val="right" w:leader="dot" w:pos="9350"/>
            </w:tabs>
            <w:rPr>
              <w:del w:id="2579" w:author="msammartano" w:date="2014-02-07T18:21:00Z"/>
              <w:rFonts w:eastAsiaTheme="minorEastAsia"/>
              <w:noProof/>
              <w:lang w:bidi="he-IL"/>
            </w:rPr>
          </w:pPr>
          <w:del w:id="2580" w:author="msammartano" w:date="2014-02-07T18:21:00Z">
            <w:r w:rsidRPr="00154AF8" w:rsidDel="00154AF8">
              <w:rPr>
                <w:noProof/>
              </w:rPr>
              <w:delText>Audio.position.current  &lt;nvar&gt;</w:delText>
            </w:r>
            <w:r w:rsidDel="00154AF8">
              <w:rPr>
                <w:noProof/>
                <w:webHidden/>
              </w:rPr>
              <w:tab/>
              <w:delText>117</w:delText>
            </w:r>
          </w:del>
        </w:p>
        <w:p w:rsidR="003F7509" w:rsidDel="00154AF8" w:rsidRDefault="003F7509">
          <w:pPr>
            <w:pStyle w:val="TOC3"/>
            <w:tabs>
              <w:tab w:val="right" w:leader="dot" w:pos="9350"/>
            </w:tabs>
            <w:rPr>
              <w:del w:id="2581" w:author="msammartano" w:date="2014-02-07T18:21:00Z"/>
              <w:rFonts w:eastAsiaTheme="minorEastAsia"/>
              <w:noProof/>
              <w:lang w:bidi="he-IL"/>
            </w:rPr>
          </w:pPr>
          <w:del w:id="2582" w:author="msammartano" w:date="2014-02-07T18:21:00Z">
            <w:r w:rsidRPr="00154AF8" w:rsidDel="00154AF8">
              <w:rPr>
                <w:noProof/>
              </w:rPr>
              <w:delText>Audio.position.seek &lt;nexp&gt;</w:delText>
            </w:r>
            <w:r w:rsidDel="00154AF8">
              <w:rPr>
                <w:noProof/>
                <w:webHidden/>
              </w:rPr>
              <w:tab/>
              <w:delText>117</w:delText>
            </w:r>
          </w:del>
        </w:p>
        <w:p w:rsidR="003F7509" w:rsidDel="00154AF8" w:rsidRDefault="003F7509">
          <w:pPr>
            <w:pStyle w:val="TOC3"/>
            <w:tabs>
              <w:tab w:val="right" w:leader="dot" w:pos="9350"/>
            </w:tabs>
            <w:rPr>
              <w:del w:id="2583" w:author="msammartano" w:date="2014-02-07T18:21:00Z"/>
              <w:rFonts w:eastAsiaTheme="minorEastAsia"/>
              <w:noProof/>
              <w:lang w:bidi="he-IL"/>
            </w:rPr>
          </w:pPr>
          <w:del w:id="2584" w:author="msammartano" w:date="2014-02-07T18:21:00Z">
            <w:r w:rsidRPr="00154AF8" w:rsidDel="00154AF8">
              <w:rPr>
                <w:noProof/>
              </w:rPr>
              <w:delText>Audio.length &lt;length_nvar&gt;, &lt;aft_nexp&gt;</w:delText>
            </w:r>
            <w:r w:rsidDel="00154AF8">
              <w:rPr>
                <w:noProof/>
                <w:webHidden/>
              </w:rPr>
              <w:tab/>
              <w:delText>117</w:delText>
            </w:r>
          </w:del>
        </w:p>
        <w:p w:rsidR="003F7509" w:rsidDel="00154AF8" w:rsidRDefault="003F7509">
          <w:pPr>
            <w:pStyle w:val="TOC3"/>
            <w:tabs>
              <w:tab w:val="right" w:leader="dot" w:pos="9350"/>
            </w:tabs>
            <w:rPr>
              <w:del w:id="2585" w:author="msammartano" w:date="2014-02-07T18:21:00Z"/>
              <w:rFonts w:eastAsiaTheme="minorEastAsia"/>
              <w:noProof/>
              <w:lang w:bidi="he-IL"/>
            </w:rPr>
          </w:pPr>
          <w:del w:id="2586" w:author="msammartano" w:date="2014-02-07T18:21:00Z">
            <w:r w:rsidRPr="00154AF8" w:rsidDel="00154AF8">
              <w:rPr>
                <w:noProof/>
              </w:rPr>
              <w:delText>Audio.release &lt;aft_nexp&gt;</w:delText>
            </w:r>
            <w:r w:rsidDel="00154AF8">
              <w:rPr>
                <w:noProof/>
                <w:webHidden/>
              </w:rPr>
              <w:tab/>
              <w:delText>117</w:delText>
            </w:r>
          </w:del>
        </w:p>
        <w:p w:rsidR="003F7509" w:rsidDel="00154AF8" w:rsidRDefault="003F7509">
          <w:pPr>
            <w:pStyle w:val="TOC3"/>
            <w:tabs>
              <w:tab w:val="right" w:leader="dot" w:pos="9350"/>
            </w:tabs>
            <w:rPr>
              <w:del w:id="2587" w:author="msammartano" w:date="2014-02-07T18:21:00Z"/>
              <w:rFonts w:eastAsiaTheme="minorEastAsia"/>
              <w:noProof/>
              <w:lang w:bidi="he-IL"/>
            </w:rPr>
          </w:pPr>
          <w:del w:id="2588" w:author="msammartano" w:date="2014-02-07T18:21:00Z">
            <w:r w:rsidRPr="00154AF8" w:rsidDel="00154AF8">
              <w:rPr>
                <w:noProof/>
              </w:rPr>
              <w:delText>Audio.isdone &lt;lvar&gt;</w:delText>
            </w:r>
            <w:r w:rsidDel="00154AF8">
              <w:rPr>
                <w:noProof/>
                <w:webHidden/>
              </w:rPr>
              <w:tab/>
              <w:delText>117</w:delText>
            </w:r>
          </w:del>
        </w:p>
        <w:p w:rsidR="003F7509" w:rsidDel="00154AF8" w:rsidRDefault="003F7509">
          <w:pPr>
            <w:pStyle w:val="TOC3"/>
            <w:tabs>
              <w:tab w:val="right" w:leader="dot" w:pos="9350"/>
            </w:tabs>
            <w:rPr>
              <w:del w:id="2589" w:author="msammartano" w:date="2014-02-07T18:21:00Z"/>
              <w:rFonts w:eastAsiaTheme="minorEastAsia"/>
              <w:noProof/>
              <w:lang w:bidi="he-IL"/>
            </w:rPr>
          </w:pPr>
          <w:del w:id="2590" w:author="msammartano" w:date="2014-02-07T18:21:00Z">
            <w:r w:rsidRPr="00154AF8" w:rsidDel="00154AF8">
              <w:rPr>
                <w:noProof/>
              </w:rPr>
              <w:delText>Audio.record.start &lt;fn_svar&gt;</w:delText>
            </w:r>
            <w:r w:rsidDel="00154AF8">
              <w:rPr>
                <w:noProof/>
                <w:webHidden/>
              </w:rPr>
              <w:tab/>
              <w:delText>118</w:delText>
            </w:r>
          </w:del>
        </w:p>
        <w:p w:rsidR="003F7509" w:rsidDel="00154AF8" w:rsidRDefault="003F7509">
          <w:pPr>
            <w:pStyle w:val="TOC3"/>
            <w:tabs>
              <w:tab w:val="right" w:leader="dot" w:pos="9350"/>
            </w:tabs>
            <w:rPr>
              <w:del w:id="2591" w:author="msammartano" w:date="2014-02-07T18:21:00Z"/>
              <w:rFonts w:eastAsiaTheme="minorEastAsia"/>
              <w:noProof/>
              <w:lang w:bidi="he-IL"/>
            </w:rPr>
          </w:pPr>
          <w:del w:id="2592" w:author="msammartano" w:date="2014-02-07T18:21:00Z">
            <w:r w:rsidRPr="00154AF8" w:rsidDel="00154AF8">
              <w:rPr>
                <w:noProof/>
              </w:rPr>
              <w:delText>Audio.record.stop</w:delText>
            </w:r>
            <w:r w:rsidDel="00154AF8">
              <w:rPr>
                <w:noProof/>
                <w:webHidden/>
              </w:rPr>
              <w:tab/>
              <w:delText>118</w:delText>
            </w:r>
          </w:del>
        </w:p>
        <w:p w:rsidR="003F7509" w:rsidDel="00154AF8" w:rsidRDefault="003F7509">
          <w:pPr>
            <w:pStyle w:val="TOC1"/>
            <w:tabs>
              <w:tab w:val="right" w:leader="dot" w:pos="9350"/>
            </w:tabs>
            <w:rPr>
              <w:del w:id="2593" w:author="msammartano" w:date="2014-02-07T18:21:00Z"/>
              <w:rFonts w:eastAsiaTheme="minorEastAsia"/>
              <w:noProof/>
              <w:lang w:bidi="he-IL"/>
            </w:rPr>
          </w:pPr>
          <w:del w:id="2594" w:author="msammartano" w:date="2014-02-07T18:21:00Z">
            <w:r w:rsidRPr="00154AF8" w:rsidDel="00154AF8">
              <w:rPr>
                <w:noProof/>
              </w:rPr>
              <w:delText>SoundPool</w:delText>
            </w:r>
            <w:r w:rsidDel="00154AF8">
              <w:rPr>
                <w:noProof/>
                <w:webHidden/>
              </w:rPr>
              <w:tab/>
              <w:delText>118</w:delText>
            </w:r>
          </w:del>
        </w:p>
        <w:p w:rsidR="003F7509" w:rsidDel="00154AF8" w:rsidRDefault="003F7509">
          <w:pPr>
            <w:pStyle w:val="TOC2"/>
            <w:tabs>
              <w:tab w:val="right" w:leader="dot" w:pos="9350"/>
            </w:tabs>
            <w:rPr>
              <w:del w:id="2595" w:author="msammartano" w:date="2014-02-07T18:21:00Z"/>
              <w:rFonts w:eastAsiaTheme="minorEastAsia"/>
              <w:noProof/>
              <w:lang w:bidi="he-IL"/>
            </w:rPr>
          </w:pPr>
          <w:del w:id="2596" w:author="msammartano" w:date="2014-02-07T18:21:00Z">
            <w:r w:rsidRPr="00154AF8" w:rsidDel="00154AF8">
              <w:rPr>
                <w:noProof/>
              </w:rPr>
              <w:delText>Introduction</w:delText>
            </w:r>
            <w:r w:rsidDel="00154AF8">
              <w:rPr>
                <w:noProof/>
                <w:webHidden/>
              </w:rPr>
              <w:tab/>
              <w:delText>118</w:delText>
            </w:r>
          </w:del>
        </w:p>
        <w:p w:rsidR="003F7509" w:rsidDel="00154AF8" w:rsidRDefault="003F7509">
          <w:pPr>
            <w:pStyle w:val="TOC2"/>
            <w:tabs>
              <w:tab w:val="right" w:leader="dot" w:pos="9350"/>
            </w:tabs>
            <w:rPr>
              <w:del w:id="2597" w:author="msammartano" w:date="2014-02-07T18:21:00Z"/>
              <w:rFonts w:eastAsiaTheme="minorEastAsia"/>
              <w:noProof/>
              <w:lang w:bidi="he-IL"/>
            </w:rPr>
          </w:pPr>
          <w:del w:id="2598" w:author="msammartano" w:date="2014-02-07T18:21:00Z">
            <w:r w:rsidRPr="00154AF8" w:rsidDel="00154AF8">
              <w:rPr>
                <w:noProof/>
              </w:rPr>
              <w:delText>Commands</w:delText>
            </w:r>
            <w:r w:rsidDel="00154AF8">
              <w:rPr>
                <w:noProof/>
                <w:webHidden/>
              </w:rPr>
              <w:tab/>
              <w:delText>118</w:delText>
            </w:r>
          </w:del>
        </w:p>
        <w:p w:rsidR="003F7509" w:rsidDel="00154AF8" w:rsidRDefault="003F7509">
          <w:pPr>
            <w:pStyle w:val="TOC3"/>
            <w:tabs>
              <w:tab w:val="right" w:leader="dot" w:pos="9350"/>
            </w:tabs>
            <w:rPr>
              <w:del w:id="2599" w:author="msammartano" w:date="2014-02-07T18:21:00Z"/>
              <w:rFonts w:eastAsiaTheme="minorEastAsia"/>
              <w:noProof/>
              <w:lang w:bidi="he-IL"/>
            </w:rPr>
          </w:pPr>
          <w:del w:id="2600" w:author="msammartano" w:date="2014-02-07T18:21:00Z">
            <w:r w:rsidRPr="00154AF8" w:rsidDel="00154AF8">
              <w:rPr>
                <w:noProof/>
              </w:rPr>
              <w:delText>Soundpool.open &lt;MaxStreams_nexp&gt;</w:delText>
            </w:r>
            <w:r w:rsidDel="00154AF8">
              <w:rPr>
                <w:noProof/>
                <w:webHidden/>
              </w:rPr>
              <w:tab/>
              <w:delText>118</w:delText>
            </w:r>
          </w:del>
        </w:p>
        <w:p w:rsidR="003F7509" w:rsidDel="00154AF8" w:rsidRDefault="003F7509">
          <w:pPr>
            <w:pStyle w:val="TOC3"/>
            <w:tabs>
              <w:tab w:val="right" w:leader="dot" w:pos="9350"/>
            </w:tabs>
            <w:rPr>
              <w:del w:id="2601" w:author="msammartano" w:date="2014-02-07T18:21:00Z"/>
              <w:rFonts w:eastAsiaTheme="minorEastAsia"/>
              <w:noProof/>
              <w:lang w:bidi="he-IL"/>
            </w:rPr>
          </w:pPr>
          <w:del w:id="2602" w:author="msammartano" w:date="2014-02-07T18:21:00Z">
            <w:r w:rsidRPr="00154AF8" w:rsidDel="00154AF8">
              <w:rPr>
                <w:noProof/>
              </w:rPr>
              <w:delText>Soundpool.load &lt;soundID_nvar&gt;, &lt;file_path_sexp&gt;</w:delText>
            </w:r>
            <w:r w:rsidDel="00154AF8">
              <w:rPr>
                <w:noProof/>
                <w:webHidden/>
              </w:rPr>
              <w:tab/>
              <w:delText>119</w:delText>
            </w:r>
          </w:del>
        </w:p>
        <w:p w:rsidR="003F7509" w:rsidDel="00154AF8" w:rsidRDefault="003F7509">
          <w:pPr>
            <w:pStyle w:val="TOC3"/>
            <w:tabs>
              <w:tab w:val="right" w:leader="dot" w:pos="9350"/>
            </w:tabs>
            <w:rPr>
              <w:del w:id="2603" w:author="msammartano" w:date="2014-02-07T18:21:00Z"/>
              <w:rFonts w:eastAsiaTheme="minorEastAsia"/>
              <w:noProof/>
              <w:lang w:bidi="he-IL"/>
            </w:rPr>
          </w:pPr>
          <w:del w:id="2604" w:author="msammartano" w:date="2014-02-07T18:21:00Z">
            <w:r w:rsidRPr="00154AF8" w:rsidDel="00154AF8">
              <w:rPr>
                <w:noProof/>
              </w:rPr>
              <w:delText>Soundpool.unload &lt;soundID_nexp&gt;</w:delText>
            </w:r>
            <w:r w:rsidDel="00154AF8">
              <w:rPr>
                <w:noProof/>
                <w:webHidden/>
              </w:rPr>
              <w:tab/>
              <w:delText>119</w:delText>
            </w:r>
          </w:del>
        </w:p>
        <w:p w:rsidR="003F7509" w:rsidDel="00154AF8" w:rsidRDefault="003F7509">
          <w:pPr>
            <w:pStyle w:val="TOC3"/>
            <w:tabs>
              <w:tab w:val="right" w:leader="dot" w:pos="9350"/>
            </w:tabs>
            <w:rPr>
              <w:del w:id="2605" w:author="msammartano" w:date="2014-02-07T18:21:00Z"/>
              <w:rFonts w:eastAsiaTheme="minorEastAsia"/>
              <w:noProof/>
              <w:lang w:bidi="he-IL"/>
            </w:rPr>
          </w:pPr>
          <w:del w:id="2606" w:author="msammartano" w:date="2014-02-07T18:21:00Z">
            <w:r w:rsidRPr="00154AF8" w:rsidDel="00154AF8">
              <w:rPr>
                <w:noProof/>
              </w:rPr>
              <w:delText>Soundpool.play &lt;streamID_nvar&gt;, &lt;soundID_nexp&gt;, &lt;rightVolume_nexp&gt;, &lt;leftVolume_nexp&gt;, &lt;priority_nexp&gt;, &lt;loop_nexp&gt;, &lt;rate_nexp&gt;</w:delText>
            </w:r>
            <w:r w:rsidDel="00154AF8">
              <w:rPr>
                <w:noProof/>
                <w:webHidden/>
              </w:rPr>
              <w:tab/>
              <w:delText>119</w:delText>
            </w:r>
          </w:del>
        </w:p>
        <w:p w:rsidR="003F7509" w:rsidDel="00154AF8" w:rsidRDefault="003F7509">
          <w:pPr>
            <w:pStyle w:val="TOC3"/>
            <w:tabs>
              <w:tab w:val="right" w:leader="dot" w:pos="9350"/>
            </w:tabs>
            <w:rPr>
              <w:del w:id="2607" w:author="msammartano" w:date="2014-02-07T18:21:00Z"/>
              <w:rFonts w:eastAsiaTheme="minorEastAsia"/>
              <w:noProof/>
              <w:lang w:bidi="he-IL"/>
            </w:rPr>
          </w:pPr>
          <w:del w:id="2608" w:author="msammartano" w:date="2014-02-07T18:21:00Z">
            <w:r w:rsidRPr="00154AF8" w:rsidDel="00154AF8">
              <w:rPr>
                <w:noProof/>
              </w:rPr>
              <w:delText>Soundpool.setvolume &lt;streamID_nexp&gt;, &lt;leftVolume_nexp&gt;, &lt;rightVolume_nexp&gt;</w:delText>
            </w:r>
            <w:r w:rsidDel="00154AF8">
              <w:rPr>
                <w:noProof/>
                <w:webHidden/>
              </w:rPr>
              <w:tab/>
              <w:delText>119</w:delText>
            </w:r>
          </w:del>
        </w:p>
        <w:p w:rsidR="003F7509" w:rsidDel="00154AF8" w:rsidRDefault="003F7509">
          <w:pPr>
            <w:pStyle w:val="TOC3"/>
            <w:tabs>
              <w:tab w:val="right" w:leader="dot" w:pos="9350"/>
            </w:tabs>
            <w:rPr>
              <w:del w:id="2609" w:author="msammartano" w:date="2014-02-07T18:21:00Z"/>
              <w:rFonts w:eastAsiaTheme="minorEastAsia"/>
              <w:noProof/>
              <w:lang w:bidi="he-IL"/>
            </w:rPr>
          </w:pPr>
          <w:del w:id="2610" w:author="msammartano" w:date="2014-02-07T18:21:00Z">
            <w:r w:rsidRPr="00154AF8" w:rsidDel="00154AF8">
              <w:rPr>
                <w:noProof/>
              </w:rPr>
              <w:delText>Soundpool.setrate &lt;streamID_nexp&gt;, &lt;rate_nexp&gt;</w:delText>
            </w:r>
            <w:r w:rsidDel="00154AF8">
              <w:rPr>
                <w:noProof/>
                <w:webHidden/>
              </w:rPr>
              <w:tab/>
              <w:delText>119</w:delText>
            </w:r>
          </w:del>
        </w:p>
        <w:p w:rsidR="003F7509" w:rsidDel="00154AF8" w:rsidRDefault="003F7509">
          <w:pPr>
            <w:pStyle w:val="TOC3"/>
            <w:tabs>
              <w:tab w:val="right" w:leader="dot" w:pos="9350"/>
            </w:tabs>
            <w:rPr>
              <w:del w:id="2611" w:author="msammartano" w:date="2014-02-07T18:21:00Z"/>
              <w:rFonts w:eastAsiaTheme="minorEastAsia"/>
              <w:noProof/>
              <w:lang w:bidi="he-IL"/>
            </w:rPr>
          </w:pPr>
          <w:del w:id="2612" w:author="msammartano" w:date="2014-02-07T18:21:00Z">
            <w:r w:rsidRPr="00154AF8" w:rsidDel="00154AF8">
              <w:rPr>
                <w:noProof/>
              </w:rPr>
              <w:delText>Soundpool.setpriority &lt;streamID_nexp&gt;, &lt;priority_nexp&gt;</w:delText>
            </w:r>
            <w:r w:rsidDel="00154AF8">
              <w:rPr>
                <w:noProof/>
                <w:webHidden/>
              </w:rPr>
              <w:tab/>
              <w:delText>119</w:delText>
            </w:r>
          </w:del>
        </w:p>
        <w:p w:rsidR="003F7509" w:rsidDel="00154AF8" w:rsidRDefault="003F7509">
          <w:pPr>
            <w:pStyle w:val="TOC3"/>
            <w:tabs>
              <w:tab w:val="right" w:leader="dot" w:pos="9350"/>
            </w:tabs>
            <w:rPr>
              <w:del w:id="2613" w:author="msammartano" w:date="2014-02-07T18:21:00Z"/>
              <w:rFonts w:eastAsiaTheme="minorEastAsia"/>
              <w:noProof/>
              <w:lang w:bidi="he-IL"/>
            </w:rPr>
          </w:pPr>
          <w:del w:id="2614" w:author="msammartano" w:date="2014-02-07T18:21:00Z">
            <w:r w:rsidRPr="00154AF8" w:rsidDel="00154AF8">
              <w:rPr>
                <w:noProof/>
              </w:rPr>
              <w:delText>Soundpool.pause &lt;streamID_nexp&gt;</w:delText>
            </w:r>
            <w:r w:rsidDel="00154AF8">
              <w:rPr>
                <w:noProof/>
                <w:webHidden/>
              </w:rPr>
              <w:tab/>
              <w:delText>120</w:delText>
            </w:r>
          </w:del>
        </w:p>
        <w:p w:rsidR="003F7509" w:rsidDel="00154AF8" w:rsidRDefault="003F7509">
          <w:pPr>
            <w:pStyle w:val="TOC3"/>
            <w:tabs>
              <w:tab w:val="right" w:leader="dot" w:pos="9350"/>
            </w:tabs>
            <w:rPr>
              <w:del w:id="2615" w:author="msammartano" w:date="2014-02-07T18:21:00Z"/>
              <w:rFonts w:eastAsiaTheme="minorEastAsia"/>
              <w:noProof/>
              <w:lang w:bidi="he-IL"/>
            </w:rPr>
          </w:pPr>
          <w:del w:id="2616" w:author="msammartano" w:date="2014-02-07T18:21:00Z">
            <w:r w:rsidRPr="00154AF8" w:rsidDel="00154AF8">
              <w:rPr>
                <w:noProof/>
              </w:rPr>
              <w:delText>Soundpool.resume &lt;streamID_nexp&gt;</w:delText>
            </w:r>
            <w:r w:rsidDel="00154AF8">
              <w:rPr>
                <w:noProof/>
                <w:webHidden/>
              </w:rPr>
              <w:tab/>
              <w:delText>120</w:delText>
            </w:r>
          </w:del>
        </w:p>
        <w:p w:rsidR="003F7509" w:rsidDel="00154AF8" w:rsidRDefault="003F7509">
          <w:pPr>
            <w:pStyle w:val="TOC3"/>
            <w:tabs>
              <w:tab w:val="right" w:leader="dot" w:pos="9350"/>
            </w:tabs>
            <w:rPr>
              <w:del w:id="2617" w:author="msammartano" w:date="2014-02-07T18:21:00Z"/>
              <w:rFonts w:eastAsiaTheme="minorEastAsia"/>
              <w:noProof/>
              <w:lang w:bidi="he-IL"/>
            </w:rPr>
          </w:pPr>
          <w:del w:id="2618" w:author="msammartano" w:date="2014-02-07T18:21:00Z">
            <w:r w:rsidRPr="00154AF8" w:rsidDel="00154AF8">
              <w:rPr>
                <w:noProof/>
              </w:rPr>
              <w:delText>Soundpool.stop &lt;streamID_nexp&gt;</w:delText>
            </w:r>
            <w:r w:rsidDel="00154AF8">
              <w:rPr>
                <w:noProof/>
                <w:webHidden/>
              </w:rPr>
              <w:tab/>
              <w:delText>120</w:delText>
            </w:r>
          </w:del>
        </w:p>
        <w:p w:rsidR="003F7509" w:rsidDel="00154AF8" w:rsidRDefault="003F7509">
          <w:pPr>
            <w:pStyle w:val="TOC3"/>
            <w:tabs>
              <w:tab w:val="right" w:leader="dot" w:pos="9350"/>
            </w:tabs>
            <w:rPr>
              <w:del w:id="2619" w:author="msammartano" w:date="2014-02-07T18:21:00Z"/>
              <w:rFonts w:eastAsiaTheme="minorEastAsia"/>
              <w:noProof/>
              <w:lang w:bidi="he-IL"/>
            </w:rPr>
          </w:pPr>
          <w:del w:id="2620" w:author="msammartano" w:date="2014-02-07T18:21:00Z">
            <w:r w:rsidRPr="00154AF8" w:rsidDel="00154AF8">
              <w:rPr>
                <w:noProof/>
              </w:rPr>
              <w:delText>Soundpool.release</w:delText>
            </w:r>
            <w:r w:rsidDel="00154AF8">
              <w:rPr>
                <w:noProof/>
                <w:webHidden/>
              </w:rPr>
              <w:tab/>
              <w:delText>120</w:delText>
            </w:r>
          </w:del>
        </w:p>
        <w:p w:rsidR="003F7509" w:rsidDel="00154AF8" w:rsidRDefault="003F7509">
          <w:pPr>
            <w:pStyle w:val="TOC1"/>
            <w:tabs>
              <w:tab w:val="right" w:leader="dot" w:pos="9350"/>
            </w:tabs>
            <w:rPr>
              <w:del w:id="2621" w:author="msammartano" w:date="2014-02-07T18:21:00Z"/>
              <w:rFonts w:eastAsiaTheme="minorEastAsia"/>
              <w:noProof/>
              <w:lang w:bidi="he-IL"/>
            </w:rPr>
          </w:pPr>
          <w:del w:id="2622" w:author="msammartano" w:date="2014-02-07T18:21:00Z">
            <w:r w:rsidRPr="00154AF8" w:rsidDel="00154AF8">
              <w:rPr>
                <w:noProof/>
              </w:rPr>
              <w:delText>GPS</w:delText>
            </w:r>
            <w:r w:rsidDel="00154AF8">
              <w:rPr>
                <w:noProof/>
                <w:webHidden/>
              </w:rPr>
              <w:tab/>
              <w:delText>120</w:delText>
            </w:r>
          </w:del>
        </w:p>
        <w:p w:rsidR="003F7509" w:rsidDel="00154AF8" w:rsidRDefault="003F7509">
          <w:pPr>
            <w:pStyle w:val="TOC2"/>
            <w:tabs>
              <w:tab w:val="right" w:leader="dot" w:pos="9350"/>
            </w:tabs>
            <w:rPr>
              <w:del w:id="2623" w:author="msammartano" w:date="2014-02-07T18:21:00Z"/>
              <w:rFonts w:eastAsiaTheme="minorEastAsia"/>
              <w:noProof/>
              <w:lang w:bidi="he-IL"/>
            </w:rPr>
          </w:pPr>
          <w:del w:id="2624" w:author="msammartano" w:date="2014-02-07T18:21:00Z">
            <w:r w:rsidRPr="00154AF8" w:rsidDel="00154AF8">
              <w:rPr>
                <w:noProof/>
              </w:rPr>
              <w:delText>Commands</w:delText>
            </w:r>
            <w:r w:rsidDel="00154AF8">
              <w:rPr>
                <w:noProof/>
                <w:webHidden/>
              </w:rPr>
              <w:tab/>
              <w:delText>120</w:delText>
            </w:r>
          </w:del>
        </w:p>
        <w:p w:rsidR="003F7509" w:rsidDel="00154AF8" w:rsidRDefault="003F7509">
          <w:pPr>
            <w:pStyle w:val="TOC3"/>
            <w:tabs>
              <w:tab w:val="right" w:leader="dot" w:pos="9350"/>
            </w:tabs>
            <w:rPr>
              <w:del w:id="2625" w:author="msammartano" w:date="2014-02-07T18:21:00Z"/>
              <w:rFonts w:eastAsiaTheme="minorEastAsia"/>
              <w:noProof/>
              <w:lang w:bidi="he-IL"/>
            </w:rPr>
          </w:pPr>
          <w:del w:id="2626" w:author="msammartano" w:date="2014-02-07T18:21:00Z">
            <w:r w:rsidRPr="00154AF8" w:rsidDel="00154AF8">
              <w:rPr>
                <w:noProof/>
              </w:rPr>
              <w:delText>Gps.open</w:delText>
            </w:r>
            <w:r w:rsidDel="00154AF8">
              <w:rPr>
                <w:noProof/>
                <w:webHidden/>
              </w:rPr>
              <w:tab/>
              <w:delText>120</w:delText>
            </w:r>
          </w:del>
        </w:p>
        <w:p w:rsidR="003F7509" w:rsidDel="00154AF8" w:rsidRDefault="003F7509">
          <w:pPr>
            <w:pStyle w:val="TOC3"/>
            <w:tabs>
              <w:tab w:val="right" w:leader="dot" w:pos="9350"/>
            </w:tabs>
            <w:rPr>
              <w:del w:id="2627" w:author="msammartano" w:date="2014-02-07T18:21:00Z"/>
              <w:rFonts w:eastAsiaTheme="minorEastAsia"/>
              <w:noProof/>
              <w:lang w:bidi="he-IL"/>
            </w:rPr>
          </w:pPr>
          <w:del w:id="2628" w:author="msammartano" w:date="2014-02-07T18:21:00Z">
            <w:r w:rsidRPr="00154AF8" w:rsidDel="00154AF8">
              <w:rPr>
                <w:noProof/>
              </w:rPr>
              <w:delText>Gps.close</w:delText>
            </w:r>
            <w:r w:rsidDel="00154AF8">
              <w:rPr>
                <w:noProof/>
                <w:webHidden/>
              </w:rPr>
              <w:tab/>
              <w:delText>120</w:delText>
            </w:r>
          </w:del>
        </w:p>
        <w:p w:rsidR="003F7509" w:rsidDel="00154AF8" w:rsidRDefault="003F7509">
          <w:pPr>
            <w:pStyle w:val="TOC3"/>
            <w:tabs>
              <w:tab w:val="right" w:leader="dot" w:pos="9350"/>
            </w:tabs>
            <w:rPr>
              <w:del w:id="2629" w:author="msammartano" w:date="2014-02-07T18:21:00Z"/>
              <w:rFonts w:eastAsiaTheme="minorEastAsia"/>
              <w:noProof/>
              <w:lang w:bidi="he-IL"/>
            </w:rPr>
          </w:pPr>
          <w:del w:id="2630" w:author="msammartano" w:date="2014-02-07T18:21:00Z">
            <w:r w:rsidRPr="00154AF8" w:rsidDel="00154AF8">
              <w:rPr>
                <w:noProof/>
              </w:rPr>
              <w:delText>Gps.provider &lt;svar&gt;</w:delText>
            </w:r>
            <w:r w:rsidDel="00154AF8">
              <w:rPr>
                <w:noProof/>
                <w:webHidden/>
              </w:rPr>
              <w:tab/>
              <w:delText>120</w:delText>
            </w:r>
          </w:del>
        </w:p>
        <w:p w:rsidR="003F7509" w:rsidDel="00154AF8" w:rsidRDefault="003F7509">
          <w:pPr>
            <w:pStyle w:val="TOC3"/>
            <w:tabs>
              <w:tab w:val="right" w:leader="dot" w:pos="9350"/>
            </w:tabs>
            <w:rPr>
              <w:del w:id="2631" w:author="msammartano" w:date="2014-02-07T18:21:00Z"/>
              <w:rFonts w:eastAsiaTheme="minorEastAsia"/>
              <w:noProof/>
              <w:lang w:bidi="he-IL"/>
            </w:rPr>
          </w:pPr>
          <w:del w:id="2632" w:author="msammartano" w:date="2014-02-07T18:21:00Z">
            <w:r w:rsidRPr="00154AF8" w:rsidDel="00154AF8">
              <w:rPr>
                <w:noProof/>
              </w:rPr>
              <w:delText>Gps.accuracy &lt;nvar&gt;</w:delText>
            </w:r>
            <w:r w:rsidDel="00154AF8">
              <w:rPr>
                <w:noProof/>
                <w:webHidden/>
              </w:rPr>
              <w:tab/>
              <w:delText>120</w:delText>
            </w:r>
          </w:del>
        </w:p>
        <w:p w:rsidR="003F7509" w:rsidDel="00154AF8" w:rsidRDefault="003F7509">
          <w:pPr>
            <w:pStyle w:val="TOC3"/>
            <w:tabs>
              <w:tab w:val="right" w:leader="dot" w:pos="9350"/>
            </w:tabs>
            <w:rPr>
              <w:del w:id="2633" w:author="msammartano" w:date="2014-02-07T18:21:00Z"/>
              <w:rFonts w:eastAsiaTheme="minorEastAsia"/>
              <w:noProof/>
              <w:lang w:bidi="he-IL"/>
            </w:rPr>
          </w:pPr>
          <w:del w:id="2634" w:author="msammartano" w:date="2014-02-07T18:21:00Z">
            <w:r w:rsidRPr="00154AF8" w:rsidDel="00154AF8">
              <w:rPr>
                <w:noProof/>
              </w:rPr>
              <w:delText>Gps.latitude &lt;nvar&gt;</w:delText>
            </w:r>
            <w:r w:rsidDel="00154AF8">
              <w:rPr>
                <w:noProof/>
                <w:webHidden/>
              </w:rPr>
              <w:tab/>
              <w:delText>120</w:delText>
            </w:r>
          </w:del>
        </w:p>
        <w:p w:rsidR="003F7509" w:rsidDel="00154AF8" w:rsidRDefault="003F7509">
          <w:pPr>
            <w:pStyle w:val="TOC3"/>
            <w:tabs>
              <w:tab w:val="right" w:leader="dot" w:pos="9350"/>
            </w:tabs>
            <w:rPr>
              <w:del w:id="2635" w:author="msammartano" w:date="2014-02-07T18:21:00Z"/>
              <w:rFonts w:eastAsiaTheme="minorEastAsia"/>
              <w:noProof/>
              <w:lang w:bidi="he-IL"/>
            </w:rPr>
          </w:pPr>
          <w:del w:id="2636" w:author="msammartano" w:date="2014-02-07T18:21:00Z">
            <w:r w:rsidRPr="00154AF8" w:rsidDel="00154AF8">
              <w:rPr>
                <w:noProof/>
              </w:rPr>
              <w:delText>Gps.longitude &lt;nvar&gt;</w:delText>
            </w:r>
            <w:r w:rsidDel="00154AF8">
              <w:rPr>
                <w:noProof/>
                <w:webHidden/>
              </w:rPr>
              <w:tab/>
              <w:delText>120</w:delText>
            </w:r>
          </w:del>
        </w:p>
        <w:p w:rsidR="003F7509" w:rsidDel="00154AF8" w:rsidRDefault="003F7509">
          <w:pPr>
            <w:pStyle w:val="TOC3"/>
            <w:tabs>
              <w:tab w:val="right" w:leader="dot" w:pos="9350"/>
            </w:tabs>
            <w:rPr>
              <w:del w:id="2637" w:author="msammartano" w:date="2014-02-07T18:21:00Z"/>
              <w:rFonts w:eastAsiaTheme="minorEastAsia"/>
              <w:noProof/>
              <w:lang w:bidi="he-IL"/>
            </w:rPr>
          </w:pPr>
          <w:del w:id="2638" w:author="msammartano" w:date="2014-02-07T18:21:00Z">
            <w:r w:rsidRPr="00154AF8" w:rsidDel="00154AF8">
              <w:rPr>
                <w:noProof/>
              </w:rPr>
              <w:delText>Gps.altitude &lt;nvar&gt;</w:delText>
            </w:r>
            <w:r w:rsidDel="00154AF8">
              <w:rPr>
                <w:noProof/>
                <w:webHidden/>
              </w:rPr>
              <w:tab/>
              <w:delText>121</w:delText>
            </w:r>
          </w:del>
        </w:p>
        <w:p w:rsidR="003F7509" w:rsidDel="00154AF8" w:rsidRDefault="003F7509">
          <w:pPr>
            <w:pStyle w:val="TOC3"/>
            <w:tabs>
              <w:tab w:val="right" w:leader="dot" w:pos="9350"/>
            </w:tabs>
            <w:rPr>
              <w:del w:id="2639" w:author="msammartano" w:date="2014-02-07T18:21:00Z"/>
              <w:rFonts w:eastAsiaTheme="minorEastAsia"/>
              <w:noProof/>
              <w:lang w:bidi="he-IL"/>
            </w:rPr>
          </w:pPr>
          <w:del w:id="2640" w:author="msammartano" w:date="2014-02-07T18:21:00Z">
            <w:r w:rsidRPr="00154AF8" w:rsidDel="00154AF8">
              <w:rPr>
                <w:noProof/>
              </w:rPr>
              <w:delText>Gps.bearing &lt;nvar&gt;</w:delText>
            </w:r>
            <w:r w:rsidDel="00154AF8">
              <w:rPr>
                <w:noProof/>
                <w:webHidden/>
              </w:rPr>
              <w:tab/>
              <w:delText>121</w:delText>
            </w:r>
          </w:del>
        </w:p>
        <w:p w:rsidR="003F7509" w:rsidDel="00154AF8" w:rsidRDefault="003F7509">
          <w:pPr>
            <w:pStyle w:val="TOC3"/>
            <w:tabs>
              <w:tab w:val="right" w:leader="dot" w:pos="9350"/>
            </w:tabs>
            <w:rPr>
              <w:del w:id="2641" w:author="msammartano" w:date="2014-02-07T18:21:00Z"/>
              <w:rFonts w:eastAsiaTheme="minorEastAsia"/>
              <w:noProof/>
              <w:lang w:bidi="he-IL"/>
            </w:rPr>
          </w:pPr>
          <w:del w:id="2642" w:author="msammartano" w:date="2014-02-07T18:21:00Z">
            <w:r w:rsidRPr="00154AF8" w:rsidDel="00154AF8">
              <w:rPr>
                <w:noProof/>
              </w:rPr>
              <w:delText>Gps.speed &lt;nvar&gt;</w:delText>
            </w:r>
            <w:r w:rsidDel="00154AF8">
              <w:rPr>
                <w:noProof/>
                <w:webHidden/>
              </w:rPr>
              <w:tab/>
              <w:delText>121</w:delText>
            </w:r>
          </w:del>
        </w:p>
        <w:p w:rsidR="003F7509" w:rsidDel="00154AF8" w:rsidRDefault="003F7509">
          <w:pPr>
            <w:pStyle w:val="TOC3"/>
            <w:tabs>
              <w:tab w:val="right" w:leader="dot" w:pos="9350"/>
            </w:tabs>
            <w:rPr>
              <w:del w:id="2643" w:author="msammartano" w:date="2014-02-07T18:21:00Z"/>
              <w:rFonts w:eastAsiaTheme="minorEastAsia"/>
              <w:noProof/>
              <w:lang w:bidi="he-IL"/>
            </w:rPr>
          </w:pPr>
          <w:del w:id="2644" w:author="msammartano" w:date="2014-02-07T18:21:00Z">
            <w:r w:rsidRPr="00154AF8" w:rsidDel="00154AF8">
              <w:rPr>
                <w:noProof/>
              </w:rPr>
              <w:delText>Gps.time &lt;nvar&gt;</w:delText>
            </w:r>
            <w:r w:rsidDel="00154AF8">
              <w:rPr>
                <w:noProof/>
                <w:webHidden/>
              </w:rPr>
              <w:tab/>
              <w:delText>121</w:delText>
            </w:r>
          </w:del>
        </w:p>
        <w:p w:rsidR="003F7509" w:rsidDel="00154AF8" w:rsidRDefault="003F7509">
          <w:pPr>
            <w:pStyle w:val="TOC1"/>
            <w:tabs>
              <w:tab w:val="right" w:leader="dot" w:pos="9350"/>
            </w:tabs>
            <w:rPr>
              <w:del w:id="2645" w:author="msammartano" w:date="2014-02-07T18:21:00Z"/>
              <w:rFonts w:eastAsiaTheme="minorEastAsia"/>
              <w:noProof/>
              <w:lang w:bidi="he-IL"/>
            </w:rPr>
          </w:pPr>
          <w:del w:id="2646" w:author="msammartano" w:date="2014-02-07T18:21:00Z">
            <w:r w:rsidRPr="00154AF8" w:rsidDel="00154AF8">
              <w:rPr>
                <w:noProof/>
              </w:rPr>
              <w:delText>Sensors</w:delText>
            </w:r>
            <w:r w:rsidDel="00154AF8">
              <w:rPr>
                <w:noProof/>
                <w:webHidden/>
              </w:rPr>
              <w:tab/>
              <w:delText>121</w:delText>
            </w:r>
          </w:del>
        </w:p>
        <w:p w:rsidR="003F7509" w:rsidDel="00154AF8" w:rsidRDefault="003F7509">
          <w:pPr>
            <w:pStyle w:val="TOC2"/>
            <w:tabs>
              <w:tab w:val="right" w:leader="dot" w:pos="9350"/>
            </w:tabs>
            <w:rPr>
              <w:del w:id="2647" w:author="msammartano" w:date="2014-02-07T18:21:00Z"/>
              <w:rFonts w:eastAsiaTheme="minorEastAsia"/>
              <w:noProof/>
              <w:lang w:bidi="he-IL"/>
            </w:rPr>
          </w:pPr>
          <w:del w:id="2648" w:author="msammartano" w:date="2014-02-07T18:21:00Z">
            <w:r w:rsidRPr="00154AF8" w:rsidDel="00154AF8">
              <w:rPr>
                <w:noProof/>
              </w:rPr>
              <w:delText>Introduction</w:delText>
            </w:r>
            <w:r w:rsidDel="00154AF8">
              <w:rPr>
                <w:noProof/>
                <w:webHidden/>
              </w:rPr>
              <w:tab/>
              <w:delText>121</w:delText>
            </w:r>
          </w:del>
        </w:p>
        <w:p w:rsidR="003F7509" w:rsidDel="00154AF8" w:rsidRDefault="003F7509">
          <w:pPr>
            <w:pStyle w:val="TOC2"/>
            <w:tabs>
              <w:tab w:val="right" w:leader="dot" w:pos="9350"/>
            </w:tabs>
            <w:rPr>
              <w:del w:id="2649" w:author="msammartano" w:date="2014-02-07T18:21:00Z"/>
              <w:rFonts w:eastAsiaTheme="minorEastAsia"/>
              <w:noProof/>
              <w:lang w:bidi="he-IL"/>
            </w:rPr>
          </w:pPr>
          <w:del w:id="2650" w:author="msammartano" w:date="2014-02-07T18:21:00Z">
            <w:r w:rsidRPr="00154AF8" w:rsidDel="00154AF8">
              <w:rPr>
                <w:noProof/>
              </w:rPr>
              <w:delText>Sensor Commands</w:delText>
            </w:r>
            <w:r w:rsidDel="00154AF8">
              <w:rPr>
                <w:noProof/>
                <w:webHidden/>
              </w:rPr>
              <w:tab/>
              <w:delText>122</w:delText>
            </w:r>
          </w:del>
        </w:p>
        <w:p w:rsidR="003F7509" w:rsidDel="00154AF8" w:rsidRDefault="003F7509">
          <w:pPr>
            <w:pStyle w:val="TOC3"/>
            <w:tabs>
              <w:tab w:val="right" w:leader="dot" w:pos="9350"/>
            </w:tabs>
            <w:rPr>
              <w:del w:id="2651" w:author="msammartano" w:date="2014-02-07T18:21:00Z"/>
              <w:rFonts w:eastAsiaTheme="minorEastAsia"/>
              <w:noProof/>
              <w:lang w:bidi="he-IL"/>
            </w:rPr>
          </w:pPr>
          <w:del w:id="2652" w:author="msammartano" w:date="2014-02-07T18:21:00Z">
            <w:r w:rsidRPr="00154AF8" w:rsidDel="00154AF8">
              <w:rPr>
                <w:noProof/>
              </w:rPr>
              <w:delText>Sensors.list &lt;sensor_array$[]&gt;</w:delText>
            </w:r>
            <w:r w:rsidDel="00154AF8">
              <w:rPr>
                <w:noProof/>
                <w:webHidden/>
              </w:rPr>
              <w:tab/>
              <w:delText>122</w:delText>
            </w:r>
          </w:del>
        </w:p>
        <w:p w:rsidR="003F7509" w:rsidDel="00154AF8" w:rsidRDefault="003F7509">
          <w:pPr>
            <w:pStyle w:val="TOC3"/>
            <w:tabs>
              <w:tab w:val="right" w:leader="dot" w:pos="9350"/>
            </w:tabs>
            <w:rPr>
              <w:del w:id="2653" w:author="msammartano" w:date="2014-02-07T18:21:00Z"/>
              <w:rFonts w:eastAsiaTheme="minorEastAsia"/>
              <w:noProof/>
              <w:lang w:bidi="he-IL"/>
            </w:rPr>
          </w:pPr>
          <w:del w:id="2654" w:author="msammartano" w:date="2014-02-07T18:21:00Z">
            <w:r w:rsidRPr="00154AF8" w:rsidDel="00154AF8">
              <w:rPr>
                <w:noProof/>
              </w:rPr>
              <w:delText>Sensors.open &lt;type_nexp&gt;{:&lt;delay_nexp&gt;}{, &lt;type_nexp&gt;{:&lt;delay_nexp&gt;}, ...}</w:delText>
            </w:r>
            <w:r w:rsidDel="00154AF8">
              <w:rPr>
                <w:noProof/>
                <w:webHidden/>
              </w:rPr>
              <w:tab/>
              <w:delText>122</w:delText>
            </w:r>
          </w:del>
        </w:p>
        <w:p w:rsidR="003F7509" w:rsidDel="00154AF8" w:rsidRDefault="003F7509">
          <w:pPr>
            <w:pStyle w:val="TOC3"/>
            <w:tabs>
              <w:tab w:val="right" w:leader="dot" w:pos="9350"/>
            </w:tabs>
            <w:rPr>
              <w:del w:id="2655" w:author="msammartano" w:date="2014-02-07T18:21:00Z"/>
              <w:rFonts w:eastAsiaTheme="minorEastAsia"/>
              <w:noProof/>
              <w:lang w:bidi="he-IL"/>
            </w:rPr>
          </w:pPr>
          <w:del w:id="2656" w:author="msammartano" w:date="2014-02-07T18:21:00Z">
            <w:r w:rsidRPr="00154AF8" w:rsidDel="00154AF8">
              <w:rPr>
                <w:noProof/>
              </w:rPr>
              <w:delText>Sensors.read sensor_type_nexp, p1_nvar, p2_nvar, p3_nvar</w:delText>
            </w:r>
            <w:r w:rsidDel="00154AF8">
              <w:rPr>
                <w:noProof/>
                <w:webHidden/>
              </w:rPr>
              <w:tab/>
              <w:delText>122</w:delText>
            </w:r>
          </w:del>
        </w:p>
        <w:p w:rsidR="003F7509" w:rsidDel="00154AF8" w:rsidRDefault="003F7509">
          <w:pPr>
            <w:pStyle w:val="TOC3"/>
            <w:tabs>
              <w:tab w:val="right" w:leader="dot" w:pos="9350"/>
            </w:tabs>
            <w:rPr>
              <w:del w:id="2657" w:author="msammartano" w:date="2014-02-07T18:21:00Z"/>
              <w:rFonts w:eastAsiaTheme="minorEastAsia"/>
              <w:noProof/>
              <w:lang w:bidi="he-IL"/>
            </w:rPr>
          </w:pPr>
          <w:del w:id="2658" w:author="msammartano" w:date="2014-02-07T18:21:00Z">
            <w:r w:rsidRPr="00154AF8" w:rsidDel="00154AF8">
              <w:rPr>
                <w:noProof/>
              </w:rPr>
              <w:delText>Sensors.close</w:delText>
            </w:r>
            <w:r w:rsidDel="00154AF8">
              <w:rPr>
                <w:noProof/>
                <w:webHidden/>
              </w:rPr>
              <w:tab/>
              <w:delText>122</w:delText>
            </w:r>
          </w:del>
        </w:p>
        <w:p w:rsidR="003F7509" w:rsidDel="00154AF8" w:rsidRDefault="003F7509">
          <w:pPr>
            <w:pStyle w:val="TOC1"/>
            <w:tabs>
              <w:tab w:val="right" w:leader="dot" w:pos="9350"/>
            </w:tabs>
            <w:rPr>
              <w:del w:id="2659" w:author="msammartano" w:date="2014-02-07T18:21:00Z"/>
              <w:rFonts w:eastAsiaTheme="minorEastAsia"/>
              <w:noProof/>
              <w:lang w:bidi="he-IL"/>
            </w:rPr>
          </w:pPr>
          <w:del w:id="2660" w:author="msammartano" w:date="2014-02-07T18:21:00Z">
            <w:r w:rsidRPr="00154AF8" w:rsidDel="00154AF8">
              <w:rPr>
                <w:noProof/>
              </w:rPr>
              <w:delText>System</w:delText>
            </w:r>
            <w:r w:rsidDel="00154AF8">
              <w:rPr>
                <w:noProof/>
                <w:webHidden/>
              </w:rPr>
              <w:tab/>
              <w:delText>122</w:delText>
            </w:r>
          </w:del>
        </w:p>
        <w:p w:rsidR="003F7509" w:rsidDel="00154AF8" w:rsidRDefault="003F7509">
          <w:pPr>
            <w:pStyle w:val="TOC2"/>
            <w:tabs>
              <w:tab w:val="right" w:leader="dot" w:pos="9350"/>
            </w:tabs>
            <w:rPr>
              <w:del w:id="2661" w:author="msammartano" w:date="2014-02-07T18:21:00Z"/>
              <w:rFonts w:eastAsiaTheme="minorEastAsia"/>
              <w:noProof/>
              <w:lang w:bidi="he-IL"/>
            </w:rPr>
          </w:pPr>
          <w:del w:id="2662" w:author="msammartano" w:date="2014-02-07T18:21:00Z">
            <w:r w:rsidRPr="00154AF8" w:rsidDel="00154AF8">
              <w:rPr>
                <w:noProof/>
              </w:rPr>
              <w:delText>Commands</w:delText>
            </w:r>
            <w:r w:rsidDel="00154AF8">
              <w:rPr>
                <w:noProof/>
                <w:webHidden/>
              </w:rPr>
              <w:tab/>
              <w:delText>123</w:delText>
            </w:r>
          </w:del>
        </w:p>
        <w:p w:rsidR="003F7509" w:rsidDel="00154AF8" w:rsidRDefault="003F7509">
          <w:pPr>
            <w:pStyle w:val="TOC3"/>
            <w:tabs>
              <w:tab w:val="right" w:leader="dot" w:pos="9350"/>
            </w:tabs>
            <w:rPr>
              <w:del w:id="2663" w:author="msammartano" w:date="2014-02-07T18:21:00Z"/>
              <w:rFonts w:eastAsiaTheme="minorEastAsia"/>
              <w:noProof/>
              <w:lang w:bidi="he-IL"/>
            </w:rPr>
          </w:pPr>
          <w:del w:id="2664" w:author="msammartano" w:date="2014-02-07T18:21:00Z">
            <w:r w:rsidRPr="00154AF8" w:rsidDel="00154AF8">
              <w:rPr>
                <w:noProof/>
              </w:rPr>
              <w:delText>System.open</w:delText>
            </w:r>
            <w:r w:rsidDel="00154AF8">
              <w:rPr>
                <w:noProof/>
                <w:webHidden/>
              </w:rPr>
              <w:tab/>
              <w:delText>123</w:delText>
            </w:r>
          </w:del>
        </w:p>
        <w:p w:rsidR="003F7509" w:rsidDel="00154AF8" w:rsidRDefault="003F7509">
          <w:pPr>
            <w:pStyle w:val="TOC3"/>
            <w:tabs>
              <w:tab w:val="right" w:leader="dot" w:pos="9350"/>
            </w:tabs>
            <w:rPr>
              <w:del w:id="2665" w:author="msammartano" w:date="2014-02-07T18:21:00Z"/>
              <w:rFonts w:eastAsiaTheme="minorEastAsia"/>
              <w:noProof/>
              <w:lang w:bidi="he-IL"/>
            </w:rPr>
          </w:pPr>
          <w:del w:id="2666" w:author="msammartano" w:date="2014-02-07T18:21:00Z">
            <w:r w:rsidRPr="00154AF8" w:rsidDel="00154AF8">
              <w:rPr>
                <w:noProof/>
              </w:rPr>
              <w:delText>System.write &lt;sexp&gt;</w:delText>
            </w:r>
            <w:r w:rsidDel="00154AF8">
              <w:rPr>
                <w:noProof/>
                <w:webHidden/>
              </w:rPr>
              <w:tab/>
              <w:delText>123</w:delText>
            </w:r>
          </w:del>
        </w:p>
        <w:p w:rsidR="003F7509" w:rsidDel="00154AF8" w:rsidRDefault="003F7509">
          <w:pPr>
            <w:pStyle w:val="TOC3"/>
            <w:tabs>
              <w:tab w:val="right" w:leader="dot" w:pos="9350"/>
            </w:tabs>
            <w:rPr>
              <w:del w:id="2667" w:author="msammartano" w:date="2014-02-07T18:21:00Z"/>
              <w:rFonts w:eastAsiaTheme="minorEastAsia"/>
              <w:noProof/>
              <w:lang w:bidi="he-IL"/>
            </w:rPr>
          </w:pPr>
          <w:del w:id="2668" w:author="msammartano" w:date="2014-02-07T18:21:00Z">
            <w:r w:rsidRPr="00154AF8" w:rsidDel="00154AF8">
              <w:rPr>
                <w:noProof/>
              </w:rPr>
              <w:delText>System.read.ready &lt;nvar&gt;</w:delText>
            </w:r>
            <w:r w:rsidDel="00154AF8">
              <w:rPr>
                <w:noProof/>
                <w:webHidden/>
              </w:rPr>
              <w:tab/>
              <w:delText>123</w:delText>
            </w:r>
          </w:del>
        </w:p>
        <w:p w:rsidR="003F7509" w:rsidDel="00154AF8" w:rsidRDefault="003F7509">
          <w:pPr>
            <w:pStyle w:val="TOC3"/>
            <w:tabs>
              <w:tab w:val="right" w:leader="dot" w:pos="9350"/>
            </w:tabs>
            <w:rPr>
              <w:del w:id="2669" w:author="msammartano" w:date="2014-02-07T18:21:00Z"/>
              <w:rFonts w:eastAsiaTheme="minorEastAsia"/>
              <w:noProof/>
              <w:lang w:bidi="he-IL"/>
            </w:rPr>
          </w:pPr>
          <w:del w:id="2670" w:author="msammartano" w:date="2014-02-07T18:21:00Z">
            <w:r w:rsidRPr="00154AF8" w:rsidDel="00154AF8">
              <w:rPr>
                <w:noProof/>
              </w:rPr>
              <w:delText>System.read.line &lt;svar&gt;</w:delText>
            </w:r>
            <w:r w:rsidDel="00154AF8">
              <w:rPr>
                <w:noProof/>
                <w:webHidden/>
              </w:rPr>
              <w:tab/>
              <w:delText>123</w:delText>
            </w:r>
          </w:del>
        </w:p>
        <w:p w:rsidR="003F7509" w:rsidDel="00154AF8" w:rsidRDefault="003F7509">
          <w:pPr>
            <w:pStyle w:val="TOC3"/>
            <w:tabs>
              <w:tab w:val="right" w:leader="dot" w:pos="9350"/>
            </w:tabs>
            <w:rPr>
              <w:del w:id="2671" w:author="msammartano" w:date="2014-02-07T18:21:00Z"/>
              <w:rFonts w:eastAsiaTheme="minorEastAsia"/>
              <w:noProof/>
              <w:lang w:bidi="he-IL"/>
            </w:rPr>
          </w:pPr>
          <w:del w:id="2672" w:author="msammartano" w:date="2014-02-07T18:21:00Z">
            <w:r w:rsidRPr="00154AF8" w:rsidDel="00154AF8">
              <w:rPr>
                <w:noProof/>
              </w:rPr>
              <w:delText>System.close</w:delText>
            </w:r>
            <w:r w:rsidDel="00154AF8">
              <w:rPr>
                <w:noProof/>
                <w:webHidden/>
              </w:rPr>
              <w:tab/>
              <w:delText>123</w:delText>
            </w:r>
          </w:del>
        </w:p>
        <w:p w:rsidR="003F7509" w:rsidDel="00154AF8" w:rsidRDefault="003F7509">
          <w:pPr>
            <w:pStyle w:val="TOC1"/>
            <w:tabs>
              <w:tab w:val="right" w:leader="dot" w:pos="9350"/>
            </w:tabs>
            <w:rPr>
              <w:del w:id="2673" w:author="msammartano" w:date="2014-02-07T18:21:00Z"/>
              <w:rFonts w:eastAsiaTheme="minorEastAsia"/>
              <w:noProof/>
              <w:lang w:bidi="he-IL"/>
            </w:rPr>
          </w:pPr>
          <w:del w:id="2674" w:author="msammartano" w:date="2014-02-07T18:21:00Z">
            <w:r w:rsidRPr="00154AF8" w:rsidDel="00154AF8">
              <w:rPr>
                <w:noProof/>
              </w:rPr>
              <w:delText>Superuser</w:delText>
            </w:r>
            <w:r w:rsidDel="00154AF8">
              <w:rPr>
                <w:noProof/>
                <w:webHidden/>
              </w:rPr>
              <w:tab/>
              <w:delText>123</w:delText>
            </w:r>
          </w:del>
        </w:p>
        <w:p w:rsidR="003F7509" w:rsidDel="00154AF8" w:rsidRDefault="003F7509">
          <w:pPr>
            <w:pStyle w:val="TOC2"/>
            <w:tabs>
              <w:tab w:val="right" w:leader="dot" w:pos="9350"/>
            </w:tabs>
            <w:rPr>
              <w:del w:id="2675" w:author="msammartano" w:date="2014-02-07T18:21:00Z"/>
              <w:rFonts w:eastAsiaTheme="minorEastAsia"/>
              <w:noProof/>
              <w:lang w:bidi="he-IL"/>
            </w:rPr>
          </w:pPr>
          <w:del w:id="2676" w:author="msammartano" w:date="2014-02-07T18:21:00Z">
            <w:r w:rsidRPr="00154AF8" w:rsidDel="00154AF8">
              <w:rPr>
                <w:noProof/>
              </w:rPr>
              <w:delText>Commands</w:delText>
            </w:r>
            <w:r w:rsidDel="00154AF8">
              <w:rPr>
                <w:noProof/>
                <w:webHidden/>
              </w:rPr>
              <w:tab/>
              <w:delText>123</w:delText>
            </w:r>
          </w:del>
        </w:p>
        <w:p w:rsidR="003F7509" w:rsidDel="00154AF8" w:rsidRDefault="003F7509">
          <w:pPr>
            <w:pStyle w:val="TOC3"/>
            <w:tabs>
              <w:tab w:val="right" w:leader="dot" w:pos="9350"/>
            </w:tabs>
            <w:rPr>
              <w:del w:id="2677" w:author="msammartano" w:date="2014-02-07T18:21:00Z"/>
              <w:rFonts w:eastAsiaTheme="minorEastAsia"/>
              <w:noProof/>
              <w:lang w:bidi="he-IL"/>
            </w:rPr>
          </w:pPr>
          <w:del w:id="2678" w:author="msammartano" w:date="2014-02-07T18:21:00Z">
            <w:r w:rsidRPr="00154AF8" w:rsidDel="00154AF8">
              <w:rPr>
                <w:noProof/>
              </w:rPr>
              <w:delText>Su.open</w:delText>
            </w:r>
            <w:r w:rsidDel="00154AF8">
              <w:rPr>
                <w:noProof/>
                <w:webHidden/>
              </w:rPr>
              <w:tab/>
              <w:delText>123</w:delText>
            </w:r>
          </w:del>
        </w:p>
        <w:p w:rsidR="003F7509" w:rsidDel="00154AF8" w:rsidRDefault="003F7509">
          <w:pPr>
            <w:pStyle w:val="TOC3"/>
            <w:tabs>
              <w:tab w:val="right" w:leader="dot" w:pos="9350"/>
            </w:tabs>
            <w:rPr>
              <w:del w:id="2679" w:author="msammartano" w:date="2014-02-07T18:21:00Z"/>
              <w:rFonts w:eastAsiaTheme="minorEastAsia"/>
              <w:noProof/>
              <w:lang w:bidi="he-IL"/>
            </w:rPr>
          </w:pPr>
          <w:del w:id="2680" w:author="msammartano" w:date="2014-02-07T18:21:00Z">
            <w:r w:rsidRPr="00154AF8" w:rsidDel="00154AF8">
              <w:rPr>
                <w:noProof/>
              </w:rPr>
              <w:delText>Su.write &lt;sexp&gt;</w:delText>
            </w:r>
            <w:r w:rsidDel="00154AF8">
              <w:rPr>
                <w:noProof/>
                <w:webHidden/>
              </w:rPr>
              <w:tab/>
              <w:delText>123</w:delText>
            </w:r>
          </w:del>
        </w:p>
        <w:p w:rsidR="003F7509" w:rsidDel="00154AF8" w:rsidRDefault="003F7509">
          <w:pPr>
            <w:pStyle w:val="TOC3"/>
            <w:tabs>
              <w:tab w:val="right" w:leader="dot" w:pos="9350"/>
            </w:tabs>
            <w:rPr>
              <w:del w:id="2681" w:author="msammartano" w:date="2014-02-07T18:21:00Z"/>
              <w:rFonts w:eastAsiaTheme="minorEastAsia"/>
              <w:noProof/>
              <w:lang w:bidi="he-IL"/>
            </w:rPr>
          </w:pPr>
          <w:del w:id="2682" w:author="msammartano" w:date="2014-02-07T18:21:00Z">
            <w:r w:rsidRPr="00154AF8" w:rsidDel="00154AF8">
              <w:rPr>
                <w:noProof/>
              </w:rPr>
              <w:delText>Su.read.ready &lt;nvar&gt;</w:delText>
            </w:r>
            <w:r w:rsidDel="00154AF8">
              <w:rPr>
                <w:noProof/>
                <w:webHidden/>
              </w:rPr>
              <w:tab/>
              <w:delText>123</w:delText>
            </w:r>
          </w:del>
        </w:p>
        <w:p w:rsidR="003F7509" w:rsidDel="00154AF8" w:rsidRDefault="003F7509">
          <w:pPr>
            <w:pStyle w:val="TOC3"/>
            <w:tabs>
              <w:tab w:val="right" w:leader="dot" w:pos="9350"/>
            </w:tabs>
            <w:rPr>
              <w:del w:id="2683" w:author="msammartano" w:date="2014-02-07T18:21:00Z"/>
              <w:rFonts w:eastAsiaTheme="minorEastAsia"/>
              <w:noProof/>
              <w:lang w:bidi="he-IL"/>
            </w:rPr>
          </w:pPr>
          <w:del w:id="2684" w:author="msammartano" w:date="2014-02-07T18:21:00Z">
            <w:r w:rsidRPr="00154AF8" w:rsidDel="00154AF8">
              <w:rPr>
                <w:noProof/>
              </w:rPr>
              <w:delText>Su.read.line &lt;svar&gt;</w:delText>
            </w:r>
            <w:r w:rsidDel="00154AF8">
              <w:rPr>
                <w:noProof/>
                <w:webHidden/>
              </w:rPr>
              <w:tab/>
              <w:delText>124</w:delText>
            </w:r>
          </w:del>
        </w:p>
        <w:p w:rsidR="003F7509" w:rsidDel="00154AF8" w:rsidRDefault="003F7509">
          <w:pPr>
            <w:pStyle w:val="TOC3"/>
            <w:tabs>
              <w:tab w:val="right" w:leader="dot" w:pos="9350"/>
            </w:tabs>
            <w:rPr>
              <w:del w:id="2685" w:author="msammartano" w:date="2014-02-07T18:21:00Z"/>
              <w:rFonts w:eastAsiaTheme="minorEastAsia"/>
              <w:noProof/>
              <w:lang w:bidi="he-IL"/>
            </w:rPr>
          </w:pPr>
          <w:del w:id="2686" w:author="msammartano" w:date="2014-02-07T18:21:00Z">
            <w:r w:rsidRPr="00154AF8" w:rsidDel="00154AF8">
              <w:rPr>
                <w:noProof/>
              </w:rPr>
              <w:delText>Su.close</w:delText>
            </w:r>
            <w:r w:rsidDel="00154AF8">
              <w:rPr>
                <w:noProof/>
                <w:webHidden/>
              </w:rPr>
              <w:tab/>
              <w:delText>124</w:delText>
            </w:r>
          </w:del>
        </w:p>
        <w:p w:rsidR="003F7509" w:rsidDel="00154AF8" w:rsidRDefault="003F7509">
          <w:pPr>
            <w:pStyle w:val="TOC1"/>
            <w:tabs>
              <w:tab w:val="right" w:leader="dot" w:pos="9350"/>
            </w:tabs>
            <w:rPr>
              <w:del w:id="2687" w:author="msammartano" w:date="2014-02-07T18:21:00Z"/>
              <w:rFonts w:eastAsiaTheme="minorEastAsia"/>
              <w:noProof/>
              <w:lang w:bidi="he-IL"/>
            </w:rPr>
          </w:pPr>
          <w:del w:id="2688" w:author="msammartano" w:date="2014-02-07T18:21:00Z">
            <w:r w:rsidRPr="00154AF8" w:rsidDel="00154AF8">
              <w:rPr>
                <w:noProof/>
              </w:rPr>
              <w:delText>Appendix A - Command List</w:delText>
            </w:r>
            <w:r w:rsidDel="00154AF8">
              <w:rPr>
                <w:noProof/>
                <w:webHidden/>
              </w:rPr>
              <w:tab/>
              <w:delText>125</w:delText>
            </w:r>
          </w:del>
        </w:p>
        <w:p w:rsidR="003F7509" w:rsidDel="00154AF8" w:rsidRDefault="003F7509">
          <w:pPr>
            <w:pStyle w:val="TOC1"/>
            <w:tabs>
              <w:tab w:val="right" w:leader="dot" w:pos="9350"/>
            </w:tabs>
            <w:rPr>
              <w:del w:id="2689" w:author="msammartano" w:date="2014-02-07T18:21:00Z"/>
              <w:rFonts w:eastAsiaTheme="minorEastAsia"/>
              <w:noProof/>
              <w:lang w:bidi="he-IL"/>
            </w:rPr>
          </w:pPr>
          <w:del w:id="2690" w:author="msammartano" w:date="2014-02-07T18:21:00Z">
            <w:r w:rsidRPr="00154AF8" w:rsidDel="00154AF8">
              <w:rPr>
                <w:noProof/>
              </w:rPr>
              <w:delText>Appendix B – Sample Programs</w:delText>
            </w:r>
            <w:r w:rsidDel="00154AF8">
              <w:rPr>
                <w:noProof/>
                <w:webHidden/>
              </w:rPr>
              <w:tab/>
              <w:delText>134</w:delText>
            </w:r>
          </w:del>
        </w:p>
        <w:p w:rsidR="003F7509" w:rsidDel="00154AF8" w:rsidRDefault="003F7509">
          <w:pPr>
            <w:pStyle w:val="TOC1"/>
            <w:tabs>
              <w:tab w:val="right" w:leader="dot" w:pos="9350"/>
            </w:tabs>
            <w:rPr>
              <w:del w:id="2691" w:author="msammartano" w:date="2014-02-07T18:21:00Z"/>
              <w:rFonts w:eastAsiaTheme="minorEastAsia"/>
              <w:noProof/>
              <w:lang w:bidi="he-IL"/>
            </w:rPr>
          </w:pPr>
          <w:del w:id="2692" w:author="msammartano" w:date="2014-02-07T18:21:00Z">
            <w:r w:rsidRPr="00154AF8" w:rsidDel="00154AF8">
              <w:rPr>
                <w:noProof/>
              </w:rPr>
              <w:delText>Appendix C – Launcher Shortcut Tutorial</w:delText>
            </w:r>
            <w:r w:rsidDel="00154AF8">
              <w:rPr>
                <w:noProof/>
                <w:webHidden/>
              </w:rPr>
              <w:tab/>
              <w:delText>135</w:delText>
            </w:r>
          </w:del>
        </w:p>
        <w:p w:rsidR="003F7509" w:rsidDel="00154AF8" w:rsidRDefault="003F7509">
          <w:pPr>
            <w:pStyle w:val="TOC2"/>
            <w:tabs>
              <w:tab w:val="right" w:leader="dot" w:pos="9350"/>
            </w:tabs>
            <w:rPr>
              <w:del w:id="2693" w:author="msammartano" w:date="2014-02-07T18:21:00Z"/>
              <w:rFonts w:eastAsiaTheme="minorEastAsia"/>
              <w:noProof/>
              <w:lang w:bidi="he-IL"/>
            </w:rPr>
          </w:pPr>
          <w:del w:id="2694" w:author="msammartano" w:date="2014-02-07T18:21:00Z">
            <w:r w:rsidRPr="00154AF8" w:rsidDel="00154AF8">
              <w:rPr>
                <w:noProof/>
              </w:rPr>
              <w:delText>Introduction</w:delText>
            </w:r>
            <w:r w:rsidDel="00154AF8">
              <w:rPr>
                <w:noProof/>
                <w:webHidden/>
              </w:rPr>
              <w:tab/>
              <w:delText>135</w:delText>
            </w:r>
          </w:del>
        </w:p>
        <w:p w:rsidR="003F7509" w:rsidDel="00154AF8" w:rsidRDefault="003F7509">
          <w:pPr>
            <w:pStyle w:val="TOC2"/>
            <w:tabs>
              <w:tab w:val="right" w:leader="dot" w:pos="9350"/>
            </w:tabs>
            <w:rPr>
              <w:del w:id="2695" w:author="msammartano" w:date="2014-02-07T18:21:00Z"/>
              <w:rFonts w:eastAsiaTheme="minorEastAsia"/>
              <w:noProof/>
              <w:lang w:bidi="he-IL"/>
            </w:rPr>
          </w:pPr>
          <w:del w:id="2696" w:author="msammartano" w:date="2014-02-07T18:21:00Z">
            <w:r w:rsidRPr="00154AF8" w:rsidDel="00154AF8">
              <w:rPr>
                <w:noProof/>
              </w:rPr>
              <w:delText>How to Make a Shortcut Application (older versions of Android—prior to Android 4.0)</w:delText>
            </w:r>
            <w:r w:rsidDel="00154AF8">
              <w:rPr>
                <w:noProof/>
                <w:webHidden/>
              </w:rPr>
              <w:tab/>
              <w:delText>135</w:delText>
            </w:r>
          </w:del>
        </w:p>
        <w:p w:rsidR="003F7509" w:rsidDel="00154AF8" w:rsidRDefault="003F7509">
          <w:pPr>
            <w:pStyle w:val="TOC2"/>
            <w:tabs>
              <w:tab w:val="right" w:leader="dot" w:pos="9350"/>
            </w:tabs>
            <w:rPr>
              <w:del w:id="2697" w:author="msammartano" w:date="2014-02-07T18:21:00Z"/>
              <w:rFonts w:eastAsiaTheme="minorEastAsia"/>
              <w:noProof/>
              <w:lang w:bidi="he-IL"/>
            </w:rPr>
          </w:pPr>
          <w:del w:id="2698" w:author="msammartano" w:date="2014-02-07T18:21:00Z">
            <w:r w:rsidRPr="00154AF8" w:rsidDel="00154AF8">
              <w:rPr>
                <w:noProof/>
              </w:rPr>
              <w:delText>How to Make a Shortcut Application (newer versions of Android—Android 4.0 and later)</w:delText>
            </w:r>
            <w:r w:rsidDel="00154AF8">
              <w:rPr>
                <w:noProof/>
                <w:webHidden/>
              </w:rPr>
              <w:tab/>
              <w:delText>136</w:delText>
            </w:r>
          </w:del>
        </w:p>
        <w:p w:rsidR="003F7509" w:rsidDel="00154AF8" w:rsidRDefault="003F7509">
          <w:pPr>
            <w:pStyle w:val="TOC2"/>
            <w:tabs>
              <w:tab w:val="right" w:leader="dot" w:pos="9350"/>
            </w:tabs>
            <w:rPr>
              <w:del w:id="2699" w:author="msammartano" w:date="2014-02-07T18:21:00Z"/>
              <w:rFonts w:eastAsiaTheme="minorEastAsia"/>
              <w:noProof/>
              <w:lang w:bidi="he-IL"/>
            </w:rPr>
          </w:pPr>
          <w:del w:id="2700" w:author="msammartano" w:date="2014-02-07T18:21:00Z">
            <w:r w:rsidRPr="00154AF8" w:rsidDel="00154AF8">
              <w:rPr>
                <w:noProof/>
              </w:rPr>
              <w:delText>What you need to know</w:delText>
            </w:r>
            <w:r w:rsidDel="00154AF8">
              <w:rPr>
                <w:noProof/>
                <w:webHidden/>
              </w:rPr>
              <w:tab/>
              <w:delText>137</w:delText>
            </w:r>
          </w:del>
        </w:p>
        <w:p w:rsidR="003F7509" w:rsidDel="00154AF8" w:rsidRDefault="003F7509">
          <w:pPr>
            <w:pStyle w:val="TOC1"/>
            <w:tabs>
              <w:tab w:val="right" w:leader="dot" w:pos="9350"/>
            </w:tabs>
            <w:rPr>
              <w:del w:id="2701" w:author="msammartano" w:date="2014-02-07T18:21:00Z"/>
              <w:rFonts w:eastAsiaTheme="minorEastAsia"/>
              <w:noProof/>
              <w:lang w:bidi="he-IL"/>
            </w:rPr>
          </w:pPr>
          <w:del w:id="2702" w:author="msammartano" w:date="2014-02-07T18:21:00Z">
            <w:r w:rsidRPr="00154AF8" w:rsidDel="00154AF8">
              <w:rPr>
                <w:noProof/>
              </w:rPr>
              <w:delText>Appendix D – Building a Standalone Application</w:delText>
            </w:r>
            <w:r w:rsidDel="00154AF8">
              <w:rPr>
                <w:noProof/>
                <w:webHidden/>
              </w:rPr>
              <w:tab/>
              <w:delText>138</w:delText>
            </w:r>
          </w:del>
        </w:p>
        <w:p w:rsidR="003F7509" w:rsidDel="00154AF8" w:rsidRDefault="003F7509">
          <w:pPr>
            <w:pStyle w:val="TOC2"/>
            <w:tabs>
              <w:tab w:val="right" w:leader="dot" w:pos="9350"/>
            </w:tabs>
            <w:rPr>
              <w:del w:id="2703" w:author="msammartano" w:date="2014-02-07T18:21:00Z"/>
              <w:rFonts w:eastAsiaTheme="minorEastAsia"/>
              <w:noProof/>
              <w:lang w:bidi="he-IL"/>
            </w:rPr>
          </w:pPr>
          <w:del w:id="2704" w:author="msammartano" w:date="2014-02-07T18:21:00Z">
            <w:r w:rsidRPr="00154AF8" w:rsidDel="00154AF8">
              <w:rPr>
                <w:noProof/>
              </w:rPr>
              <w:delText>Introduction</w:delText>
            </w:r>
            <w:r w:rsidDel="00154AF8">
              <w:rPr>
                <w:noProof/>
                <w:webHidden/>
              </w:rPr>
              <w:tab/>
              <w:delText>138</w:delText>
            </w:r>
          </w:del>
        </w:p>
        <w:p w:rsidR="003F7509" w:rsidDel="00154AF8" w:rsidRDefault="003F7509">
          <w:pPr>
            <w:pStyle w:val="TOC2"/>
            <w:tabs>
              <w:tab w:val="right" w:leader="dot" w:pos="9350"/>
            </w:tabs>
            <w:rPr>
              <w:del w:id="2705" w:author="msammartano" w:date="2014-02-07T18:21:00Z"/>
              <w:rFonts w:eastAsiaTheme="minorEastAsia"/>
              <w:noProof/>
              <w:lang w:bidi="he-IL"/>
            </w:rPr>
          </w:pPr>
          <w:del w:id="2706" w:author="msammartano" w:date="2014-02-07T18:21:00Z">
            <w:r w:rsidRPr="00154AF8" w:rsidDel="00154AF8">
              <w:rPr>
                <w:noProof/>
              </w:rPr>
              <w:delText>License Information</w:delText>
            </w:r>
            <w:r w:rsidDel="00154AF8">
              <w:rPr>
                <w:noProof/>
                <w:webHidden/>
              </w:rPr>
              <w:tab/>
              <w:delText>138</w:delText>
            </w:r>
          </w:del>
        </w:p>
        <w:p w:rsidR="003F7509" w:rsidDel="00154AF8" w:rsidRDefault="003F7509">
          <w:pPr>
            <w:pStyle w:val="TOC2"/>
            <w:tabs>
              <w:tab w:val="right" w:leader="dot" w:pos="9350"/>
            </w:tabs>
            <w:rPr>
              <w:del w:id="2707" w:author="msammartano" w:date="2014-02-07T18:21:00Z"/>
              <w:rFonts w:eastAsiaTheme="minorEastAsia"/>
              <w:noProof/>
              <w:lang w:bidi="he-IL"/>
            </w:rPr>
          </w:pPr>
          <w:del w:id="2708" w:author="msammartano" w:date="2014-02-07T18:21:00Z">
            <w:r w:rsidRPr="00154AF8" w:rsidDel="00154AF8">
              <w:rPr>
                <w:noProof/>
              </w:rPr>
              <w:delText>Before You Start</w:delText>
            </w:r>
            <w:r w:rsidDel="00154AF8">
              <w:rPr>
                <w:noProof/>
                <w:webHidden/>
              </w:rPr>
              <w:tab/>
              <w:delText>138</w:delText>
            </w:r>
          </w:del>
        </w:p>
        <w:p w:rsidR="003F7509" w:rsidDel="00154AF8" w:rsidRDefault="003F7509">
          <w:pPr>
            <w:pStyle w:val="TOC2"/>
            <w:tabs>
              <w:tab w:val="right" w:leader="dot" w:pos="9350"/>
            </w:tabs>
            <w:rPr>
              <w:del w:id="2709" w:author="msammartano" w:date="2014-02-07T18:21:00Z"/>
              <w:rFonts w:eastAsiaTheme="minorEastAsia"/>
              <w:noProof/>
              <w:lang w:bidi="he-IL"/>
            </w:rPr>
          </w:pPr>
          <w:del w:id="2710" w:author="msammartano" w:date="2014-02-07T18:21:00Z">
            <w:r w:rsidRPr="00154AF8" w:rsidDel="00154AF8">
              <w:rPr>
                <w:noProof/>
              </w:rPr>
              <w:delText>Setting Up the Development Environment</w:delText>
            </w:r>
            <w:r w:rsidDel="00154AF8">
              <w:rPr>
                <w:noProof/>
                <w:webHidden/>
              </w:rPr>
              <w:tab/>
              <w:delText>138</w:delText>
            </w:r>
          </w:del>
        </w:p>
        <w:p w:rsidR="003F7509" w:rsidDel="00154AF8" w:rsidRDefault="003F7509">
          <w:pPr>
            <w:pStyle w:val="TOC2"/>
            <w:tabs>
              <w:tab w:val="right" w:leader="dot" w:pos="9350"/>
            </w:tabs>
            <w:rPr>
              <w:del w:id="2711" w:author="msammartano" w:date="2014-02-07T18:21:00Z"/>
              <w:rFonts w:eastAsiaTheme="minorEastAsia"/>
              <w:noProof/>
              <w:lang w:bidi="he-IL"/>
            </w:rPr>
          </w:pPr>
          <w:del w:id="2712" w:author="msammartano" w:date="2014-02-07T18:21:00Z">
            <w:r w:rsidRPr="00154AF8" w:rsidDel="00154AF8">
              <w:rPr>
                <w:noProof/>
              </w:rPr>
              <w:delText>Download the BASIC! Source Code</w:delText>
            </w:r>
            <w:r w:rsidDel="00154AF8">
              <w:rPr>
                <w:noProof/>
                <w:webHidden/>
              </w:rPr>
              <w:tab/>
              <w:delText>139</w:delText>
            </w:r>
          </w:del>
        </w:p>
        <w:p w:rsidR="003F7509" w:rsidDel="00154AF8" w:rsidRDefault="003F7509">
          <w:pPr>
            <w:pStyle w:val="TOC2"/>
            <w:tabs>
              <w:tab w:val="right" w:leader="dot" w:pos="9350"/>
            </w:tabs>
            <w:rPr>
              <w:del w:id="2713" w:author="msammartano" w:date="2014-02-07T18:21:00Z"/>
              <w:rFonts w:eastAsiaTheme="minorEastAsia"/>
              <w:noProof/>
              <w:lang w:bidi="he-IL"/>
            </w:rPr>
          </w:pPr>
          <w:del w:id="2714" w:author="msammartano" w:date="2014-02-07T18:21:00Z">
            <w:r w:rsidRPr="00154AF8" w:rsidDel="00154AF8">
              <w:rPr>
                <w:noProof/>
              </w:rPr>
              <w:delText>Create a New Project in Eclipse</w:delText>
            </w:r>
            <w:r w:rsidDel="00154AF8">
              <w:rPr>
                <w:noProof/>
                <w:webHidden/>
              </w:rPr>
              <w:tab/>
              <w:delText>139</w:delText>
            </w:r>
          </w:del>
        </w:p>
        <w:p w:rsidR="003F7509" w:rsidDel="00154AF8" w:rsidRDefault="003F7509">
          <w:pPr>
            <w:pStyle w:val="TOC2"/>
            <w:tabs>
              <w:tab w:val="right" w:leader="dot" w:pos="9350"/>
            </w:tabs>
            <w:rPr>
              <w:del w:id="2715" w:author="msammartano" w:date="2014-02-07T18:21:00Z"/>
              <w:rFonts w:eastAsiaTheme="minorEastAsia"/>
              <w:noProof/>
              <w:lang w:bidi="he-IL"/>
            </w:rPr>
          </w:pPr>
          <w:del w:id="2716" w:author="msammartano" w:date="2014-02-07T18:21:00Z">
            <w:r w:rsidRPr="00154AF8" w:rsidDel="00154AF8">
              <w:rPr>
                <w:noProof/>
              </w:rPr>
              <w:delText>Rename the package</w:delText>
            </w:r>
            <w:r w:rsidDel="00154AF8">
              <w:rPr>
                <w:noProof/>
                <w:webHidden/>
              </w:rPr>
              <w:tab/>
              <w:delText>140</w:delText>
            </w:r>
          </w:del>
        </w:p>
        <w:p w:rsidR="003F7509" w:rsidDel="00154AF8" w:rsidRDefault="003F7509">
          <w:pPr>
            <w:pStyle w:val="TOC2"/>
            <w:tabs>
              <w:tab w:val="right" w:leader="dot" w:pos="9350"/>
            </w:tabs>
            <w:rPr>
              <w:del w:id="2717" w:author="msammartano" w:date="2014-02-07T18:21:00Z"/>
              <w:rFonts w:eastAsiaTheme="minorEastAsia"/>
              <w:noProof/>
              <w:lang w:bidi="he-IL"/>
            </w:rPr>
          </w:pPr>
          <w:del w:id="2718" w:author="msammartano" w:date="2014-02-07T18:21:00Z">
            <w:r w:rsidRPr="00154AF8" w:rsidDel="00154AF8">
              <w:rPr>
                <w:noProof/>
              </w:rPr>
              <w:delText>Modifications to Basic.java</w:delText>
            </w:r>
            <w:r w:rsidDel="00154AF8">
              <w:rPr>
                <w:noProof/>
                <w:webHidden/>
              </w:rPr>
              <w:tab/>
              <w:delText>142</w:delText>
            </w:r>
          </w:del>
        </w:p>
        <w:p w:rsidR="003F7509" w:rsidDel="00154AF8" w:rsidRDefault="003F7509">
          <w:pPr>
            <w:pStyle w:val="TOC2"/>
            <w:tabs>
              <w:tab w:val="right" w:leader="dot" w:pos="9350"/>
            </w:tabs>
            <w:rPr>
              <w:del w:id="2719" w:author="msammartano" w:date="2014-02-07T18:21:00Z"/>
              <w:rFonts w:eastAsiaTheme="minorEastAsia"/>
              <w:noProof/>
              <w:lang w:bidi="he-IL"/>
            </w:rPr>
          </w:pPr>
          <w:del w:id="2720" w:author="msammartano" w:date="2014-02-07T18:21:00Z">
            <w:r w:rsidRPr="00154AF8" w:rsidDel="00154AF8">
              <w:rPr>
                <w:noProof/>
              </w:rPr>
              <w:delText>Changing the APK Name</w:delText>
            </w:r>
            <w:r w:rsidDel="00154AF8">
              <w:rPr>
                <w:noProof/>
                <w:webHidden/>
              </w:rPr>
              <w:tab/>
              <w:delText>143</w:delText>
            </w:r>
          </w:del>
        </w:p>
        <w:p w:rsidR="003F7509" w:rsidDel="00154AF8" w:rsidRDefault="003F7509">
          <w:pPr>
            <w:pStyle w:val="TOC2"/>
            <w:tabs>
              <w:tab w:val="right" w:leader="dot" w:pos="9350"/>
            </w:tabs>
            <w:rPr>
              <w:del w:id="2721" w:author="msammartano" w:date="2014-02-07T18:21:00Z"/>
              <w:rFonts w:eastAsiaTheme="minorEastAsia"/>
              <w:noProof/>
              <w:lang w:bidi="he-IL"/>
            </w:rPr>
          </w:pPr>
          <w:del w:id="2722" w:author="msammartano" w:date="2014-02-07T18:21:00Z">
            <w:r w:rsidRPr="00154AF8" w:rsidDel="00154AF8">
              <w:rPr>
                <w:noProof/>
              </w:rPr>
              <w:delText>Testing the APK</w:delText>
            </w:r>
            <w:r w:rsidDel="00154AF8">
              <w:rPr>
                <w:noProof/>
                <w:webHidden/>
              </w:rPr>
              <w:tab/>
              <w:delText>143</w:delText>
            </w:r>
          </w:del>
        </w:p>
        <w:p w:rsidR="003F7509" w:rsidDel="00154AF8" w:rsidRDefault="003F7509">
          <w:pPr>
            <w:pStyle w:val="TOC2"/>
            <w:tabs>
              <w:tab w:val="right" w:leader="dot" w:pos="9350"/>
            </w:tabs>
            <w:rPr>
              <w:del w:id="2723" w:author="msammartano" w:date="2014-02-07T18:21:00Z"/>
              <w:rFonts w:eastAsiaTheme="minorEastAsia"/>
              <w:noProof/>
              <w:lang w:bidi="he-IL"/>
            </w:rPr>
          </w:pPr>
          <w:del w:id="2724" w:author="msammartano" w:date="2014-02-07T18:21:00Z">
            <w:r w:rsidRPr="00154AF8" w:rsidDel="00154AF8">
              <w:rPr>
                <w:noProof/>
              </w:rPr>
              <w:delText>Installing A BASIC! Program Into the Application</w:delText>
            </w:r>
            <w:r w:rsidDel="00154AF8">
              <w:rPr>
                <w:noProof/>
                <w:webHidden/>
              </w:rPr>
              <w:tab/>
              <w:delText>144</w:delText>
            </w:r>
          </w:del>
        </w:p>
        <w:p w:rsidR="003F7509" w:rsidDel="00154AF8" w:rsidRDefault="003F7509">
          <w:pPr>
            <w:pStyle w:val="TOC3"/>
            <w:tabs>
              <w:tab w:val="right" w:leader="dot" w:pos="9350"/>
            </w:tabs>
            <w:rPr>
              <w:del w:id="2725" w:author="msammartano" w:date="2014-02-07T18:21:00Z"/>
              <w:rFonts w:eastAsiaTheme="minorEastAsia"/>
              <w:noProof/>
              <w:lang w:bidi="he-IL"/>
            </w:rPr>
          </w:pPr>
          <w:del w:id="2726" w:author="msammartano" w:date="2014-02-07T18:21:00Z">
            <w:r w:rsidRPr="00154AF8" w:rsidDel="00154AF8">
              <w:rPr>
                <w:noProof/>
              </w:rPr>
              <w:delText>Adding Your Image and Audio Files</w:delText>
            </w:r>
            <w:r w:rsidDel="00154AF8">
              <w:rPr>
                <w:noProof/>
                <w:webHidden/>
              </w:rPr>
              <w:tab/>
              <w:delText>145</w:delText>
            </w:r>
          </w:del>
        </w:p>
        <w:p w:rsidR="003F7509" w:rsidDel="00154AF8" w:rsidRDefault="003F7509">
          <w:pPr>
            <w:pStyle w:val="TOC2"/>
            <w:tabs>
              <w:tab w:val="right" w:leader="dot" w:pos="9350"/>
            </w:tabs>
            <w:rPr>
              <w:del w:id="2727" w:author="msammartano" w:date="2014-02-07T18:21:00Z"/>
              <w:rFonts w:eastAsiaTheme="minorEastAsia"/>
              <w:noProof/>
              <w:lang w:bidi="he-IL"/>
            </w:rPr>
          </w:pPr>
          <w:del w:id="2728" w:author="msammartano" w:date="2014-02-07T18:21:00Z">
            <w:r w:rsidRPr="00154AF8" w:rsidDel="00154AF8">
              <w:rPr>
                <w:noProof/>
              </w:rPr>
              <w:delText>Application ICONs</w:delText>
            </w:r>
            <w:r w:rsidDel="00154AF8">
              <w:rPr>
                <w:noProof/>
                <w:webHidden/>
              </w:rPr>
              <w:tab/>
              <w:delText>145</w:delText>
            </w:r>
          </w:del>
        </w:p>
        <w:p w:rsidR="003F7509" w:rsidDel="00154AF8" w:rsidRDefault="003F7509">
          <w:pPr>
            <w:pStyle w:val="TOC2"/>
            <w:tabs>
              <w:tab w:val="right" w:leader="dot" w:pos="9350"/>
            </w:tabs>
            <w:rPr>
              <w:del w:id="2729" w:author="msammartano" w:date="2014-02-07T18:21:00Z"/>
              <w:rFonts w:eastAsiaTheme="minorEastAsia"/>
              <w:noProof/>
              <w:lang w:bidi="he-IL"/>
            </w:rPr>
          </w:pPr>
          <w:del w:id="2730" w:author="msammartano" w:date="2014-02-07T18:21:00Z">
            <w:r w:rsidRPr="00154AF8" w:rsidDel="00154AF8">
              <w:rPr>
                <w:noProof/>
              </w:rPr>
              <w:delText>Setting The Version Number and Version Name</w:delText>
            </w:r>
            <w:r w:rsidDel="00154AF8">
              <w:rPr>
                <w:noProof/>
                <w:webHidden/>
              </w:rPr>
              <w:tab/>
              <w:delText>146</w:delText>
            </w:r>
          </w:del>
        </w:p>
        <w:p w:rsidR="003F7509" w:rsidDel="00154AF8" w:rsidRDefault="003F7509">
          <w:pPr>
            <w:pStyle w:val="TOC2"/>
            <w:tabs>
              <w:tab w:val="right" w:leader="dot" w:pos="9350"/>
            </w:tabs>
            <w:rPr>
              <w:del w:id="2731" w:author="msammartano" w:date="2014-02-07T18:21:00Z"/>
              <w:rFonts w:eastAsiaTheme="minorEastAsia"/>
              <w:noProof/>
              <w:lang w:bidi="he-IL"/>
            </w:rPr>
          </w:pPr>
          <w:del w:id="2732" w:author="msammartano" w:date="2014-02-07T18:21:00Z">
            <w:r w:rsidRPr="00154AF8" w:rsidDel="00154AF8">
              <w:rPr>
                <w:noProof/>
              </w:rPr>
              <w:delText>Permissions</w:delText>
            </w:r>
            <w:r w:rsidDel="00154AF8">
              <w:rPr>
                <w:noProof/>
                <w:webHidden/>
              </w:rPr>
              <w:tab/>
              <w:delText>146</w:delText>
            </w:r>
          </w:del>
        </w:p>
        <w:p w:rsidR="003F7509" w:rsidDel="00154AF8" w:rsidRDefault="003F7509">
          <w:pPr>
            <w:pStyle w:val="TOC2"/>
            <w:tabs>
              <w:tab w:val="right" w:leader="dot" w:pos="9350"/>
            </w:tabs>
            <w:rPr>
              <w:del w:id="2733" w:author="msammartano" w:date="2014-02-07T18:21:00Z"/>
              <w:rFonts w:eastAsiaTheme="minorEastAsia"/>
              <w:noProof/>
              <w:lang w:bidi="he-IL"/>
            </w:rPr>
          </w:pPr>
          <w:del w:id="2734" w:author="msammartano" w:date="2014-02-07T18:21:00Z">
            <w:r w:rsidRPr="00154AF8" w:rsidDel="00154AF8">
              <w:rPr>
                <w:noProof/>
              </w:rPr>
              <w:delText>Preferences</w:delText>
            </w:r>
            <w:r w:rsidDel="00154AF8">
              <w:rPr>
                <w:noProof/>
                <w:webHidden/>
              </w:rPr>
              <w:tab/>
              <w:delText>147</w:delText>
            </w:r>
          </w:del>
        </w:p>
        <w:p w:rsidR="003F7509" w:rsidDel="00154AF8" w:rsidRDefault="003F7509">
          <w:pPr>
            <w:pStyle w:val="TOC2"/>
            <w:tabs>
              <w:tab w:val="right" w:leader="dot" w:pos="9350"/>
            </w:tabs>
            <w:rPr>
              <w:del w:id="2735" w:author="msammartano" w:date="2014-02-07T18:21:00Z"/>
              <w:rFonts w:eastAsiaTheme="minorEastAsia"/>
              <w:noProof/>
              <w:lang w:bidi="he-IL"/>
            </w:rPr>
          </w:pPr>
          <w:del w:id="2736" w:author="msammartano" w:date="2014-02-07T18:21:00Z">
            <w:r w:rsidRPr="00154AF8" w:rsidDel="00154AF8">
              <w:rPr>
                <w:noProof/>
              </w:rPr>
              <w:delText>Launch at device boot</w:delText>
            </w:r>
            <w:r w:rsidDel="00154AF8">
              <w:rPr>
                <w:noProof/>
                <w:webHidden/>
              </w:rPr>
              <w:tab/>
              <w:delText>149</w:delText>
            </w:r>
          </w:del>
        </w:p>
        <w:p w:rsidR="003F7509" w:rsidDel="00154AF8" w:rsidRDefault="003F7509">
          <w:pPr>
            <w:pStyle w:val="TOC2"/>
            <w:tabs>
              <w:tab w:val="right" w:leader="dot" w:pos="9350"/>
            </w:tabs>
            <w:rPr>
              <w:del w:id="2737" w:author="msammartano" w:date="2014-02-07T18:21:00Z"/>
              <w:rFonts w:eastAsiaTheme="minorEastAsia"/>
              <w:noProof/>
              <w:lang w:bidi="he-IL"/>
            </w:rPr>
          </w:pPr>
          <w:del w:id="2738" w:author="msammartano" w:date="2014-02-07T18:21:00Z">
            <w:r w:rsidRPr="00154AF8" w:rsidDel="00154AF8">
              <w:rPr>
                <w:noProof/>
              </w:rPr>
              <w:delText>Finished</w:delText>
            </w:r>
            <w:r w:rsidDel="00154AF8">
              <w:rPr>
                <w:noProof/>
                <w:webHidden/>
              </w:rPr>
              <w:tab/>
              <w:delText>149</w:delText>
            </w:r>
          </w:del>
        </w:p>
        <w:p w:rsidR="003F7509" w:rsidDel="00154AF8" w:rsidRDefault="003F7509">
          <w:pPr>
            <w:pStyle w:val="TOC1"/>
            <w:tabs>
              <w:tab w:val="right" w:leader="dot" w:pos="9350"/>
            </w:tabs>
            <w:rPr>
              <w:del w:id="2739" w:author="msammartano" w:date="2014-02-07T18:21:00Z"/>
              <w:rFonts w:eastAsiaTheme="minorEastAsia"/>
              <w:noProof/>
              <w:lang w:bidi="he-IL"/>
            </w:rPr>
          </w:pPr>
          <w:del w:id="2740" w:author="msammartano" w:date="2014-02-07T18:21:00Z">
            <w:r w:rsidRPr="00154AF8" w:rsidDel="00154AF8">
              <w:rPr>
                <w:noProof/>
              </w:rPr>
              <w:delText>Appendix E – BASIC! Distribution License</w:delText>
            </w:r>
            <w:r w:rsidDel="00154AF8">
              <w:rPr>
                <w:noProof/>
                <w:webHidden/>
              </w:rPr>
              <w:tab/>
              <w:delText>150</w:delText>
            </w:r>
          </w:del>
        </w:p>
        <w:p w:rsidR="003F7509" w:rsidDel="00154AF8" w:rsidRDefault="003F7509">
          <w:pPr>
            <w:pStyle w:val="TOC2"/>
            <w:tabs>
              <w:tab w:val="right" w:leader="dot" w:pos="9350"/>
            </w:tabs>
            <w:rPr>
              <w:del w:id="2741" w:author="msammartano" w:date="2014-02-07T18:21:00Z"/>
              <w:rFonts w:eastAsiaTheme="minorEastAsia"/>
              <w:noProof/>
              <w:lang w:bidi="he-IL"/>
            </w:rPr>
          </w:pPr>
          <w:del w:id="2742" w:author="msammartano" w:date="2014-02-07T18:21:00Z">
            <w:r w:rsidRPr="00154AF8" w:rsidDel="00154AF8">
              <w:rPr>
                <w:rFonts w:eastAsia="Times New Roman"/>
                <w:noProof/>
              </w:rPr>
              <w:delText>Apache Commons</w:delText>
            </w:r>
            <w:r w:rsidDel="00154AF8">
              <w:rPr>
                <w:noProof/>
                <w:webHidden/>
              </w:rPr>
              <w:tab/>
              <w:delText>161</w:delText>
            </w:r>
          </w:del>
        </w:p>
        <w:p w:rsidR="00CD5746" w:rsidRDefault="00833AAE">
          <w:r>
            <w:rPr>
              <w:b/>
              <w:bCs/>
              <w:noProof/>
            </w:rPr>
            <w:fldChar w:fldCharType="end"/>
          </w:r>
        </w:p>
      </w:sdtContent>
    </w:sdt>
    <w:p w:rsidR="00D329AA" w:rsidRDefault="00E44E0B" w:rsidP="00E33967">
      <w:pPr>
        <w:pStyle w:val="Heading1"/>
      </w:pPr>
      <w:bookmarkStart w:id="2743" w:name="_Toc379671556"/>
      <w:r>
        <w:t>Changes in this Version</w:t>
      </w:r>
      <w:bookmarkEnd w:id="2743"/>
    </w:p>
    <w:p w:rsidR="00345C7F" w:rsidRDefault="00345C7F" w:rsidP="00B77A1C">
      <w:pPr>
        <w:pStyle w:val="ListParagraph"/>
        <w:numPr>
          <w:ilvl w:val="0"/>
          <w:numId w:val="7"/>
        </w:numPr>
        <w:rPr>
          <w:ins w:id="2744" w:author="msammartano" w:date="2014-02-08T09:19:00Z"/>
        </w:rPr>
      </w:pPr>
      <w:ins w:id="2745" w:author="msammartano" w:date="2014-02-08T09:01:00Z">
        <w:r>
          <w:t xml:space="preserve">New Camera features: </w:t>
        </w:r>
      </w:ins>
      <w:ins w:id="2746" w:author="msammartano" w:date="2014-02-08T09:02:00Z">
        <w:r>
          <w:t xml:space="preserve">focus modes, including auto-focus, and additional flash modes. Note: these features were </w:t>
        </w:r>
      </w:ins>
      <w:ins w:id="2747" w:author="msammartano" w:date="2014-02-08T09:03:00Z">
        <w:r>
          <w:t xml:space="preserve">first made </w:t>
        </w:r>
      </w:ins>
      <w:ins w:id="2748" w:author="msammartano" w:date="2014-02-08T09:02:00Z">
        <w:r>
          <w:t>available in v01.76 of BASIC!.</w:t>
        </w:r>
      </w:ins>
    </w:p>
    <w:p w:rsidR="00345C7F" w:rsidRDefault="00345C7F" w:rsidP="00B77A1C">
      <w:pPr>
        <w:pStyle w:val="ListParagraph"/>
        <w:numPr>
          <w:ilvl w:val="0"/>
          <w:numId w:val="7"/>
        </w:numPr>
        <w:rPr>
          <w:ins w:id="2749" w:author="msammartano" w:date="2014-02-08T09:00:00Z"/>
        </w:rPr>
      </w:pPr>
      <w:ins w:id="2750" w:author="msammartano" w:date="2014-02-08T09:19:00Z">
        <w:r>
          <w:t>Added a</w:t>
        </w:r>
      </w:ins>
      <w:ins w:id="2751" w:author="msammartano" w:date="2014-02-08T09:20:00Z">
        <w:r>
          <w:t xml:space="preserve"> </w:t>
        </w:r>
      </w:ins>
      <w:ins w:id="2752" w:author="msammartano" w:date="2014-02-08T09:21:00Z">
        <w:r>
          <w:t>new</w:t>
        </w:r>
      </w:ins>
      <w:ins w:id="2753" w:author="msammartano" w:date="2014-02-08T09:19:00Z">
        <w:r>
          <w:t xml:space="preserve"> Sql.delete </w:t>
        </w:r>
      </w:ins>
      <w:ins w:id="2754" w:author="msammartano" w:date="2014-02-08T09:21:00Z">
        <w:r>
          <w:t xml:space="preserve">parameter used </w:t>
        </w:r>
      </w:ins>
      <w:ins w:id="2755" w:author="msammartano" w:date="2014-02-08T09:20:00Z">
        <w:r>
          <w:t>to</w:t>
        </w:r>
      </w:ins>
      <w:ins w:id="2756" w:author="msammartano" w:date="2014-02-08T09:19:00Z">
        <w:r>
          <w:t xml:space="preserve"> report the number of rows deleted.</w:t>
        </w:r>
      </w:ins>
      <w:ins w:id="2757" w:author="msammartano" w:date="2014-02-08T09:20:00Z">
        <w:r>
          <w:t xml:space="preserve"> Note: this feature was first made available in v01.76 of BASIC!.</w:t>
        </w:r>
      </w:ins>
    </w:p>
    <w:p w:rsidR="00B77A1C" w:rsidRDefault="00B77A1C" w:rsidP="00B77A1C">
      <w:pPr>
        <w:pStyle w:val="ListParagraph"/>
        <w:numPr>
          <w:ilvl w:val="0"/>
          <w:numId w:val="7"/>
        </w:numPr>
        <w:rPr>
          <w:ins w:id="2758" w:author="msammartano" w:date="2014-02-07T18:35:00Z"/>
        </w:rPr>
      </w:pPr>
      <w:ins w:id="2759" w:author="msammartano" w:date="2014-02-07T18:35:00Z">
        <w:r>
          <w:t>New version of Array.copy allows copying to an existing array.</w:t>
        </w:r>
      </w:ins>
    </w:p>
    <w:p w:rsidR="00B77A1C" w:rsidRDefault="00B77A1C" w:rsidP="00990DBE">
      <w:pPr>
        <w:pStyle w:val="ListParagraph"/>
        <w:numPr>
          <w:ilvl w:val="0"/>
          <w:numId w:val="7"/>
        </w:numPr>
        <w:rPr>
          <w:ins w:id="2760" w:author="msammartano" w:date="2014-02-07T18:33:00Z"/>
        </w:rPr>
      </w:pPr>
      <w:ins w:id="2761" w:author="msammartano" w:date="2014-02-07T18:32:00Z">
        <w:r>
          <w:t>New Array.search command, similar to List.search.</w:t>
        </w:r>
      </w:ins>
    </w:p>
    <w:p w:rsidR="00B77A1C" w:rsidRDefault="00B77A1C" w:rsidP="00990DBE">
      <w:pPr>
        <w:pStyle w:val="ListParagraph"/>
        <w:numPr>
          <w:ilvl w:val="0"/>
          <w:numId w:val="7"/>
        </w:numPr>
        <w:rPr>
          <w:ins w:id="2762" w:author="msammartano" w:date="2014-02-07T18:34:00Z"/>
        </w:rPr>
      </w:pPr>
      <w:ins w:id="2763" w:author="msammartano" w:date="2014-02-07T18:33:00Z">
        <w:r>
          <w:t>New loop continuation statements F_N.continue, W_R.continue, and D_U.continue.</w:t>
        </w:r>
      </w:ins>
    </w:p>
    <w:p w:rsidR="00B77A1C" w:rsidRDefault="00B77A1C" w:rsidP="00990DBE">
      <w:pPr>
        <w:pStyle w:val="ListParagraph"/>
        <w:numPr>
          <w:ilvl w:val="0"/>
          <w:numId w:val="7"/>
        </w:numPr>
        <w:rPr>
          <w:ins w:id="2764" w:author="msammartano" w:date="2014-02-07T18:38:00Z"/>
        </w:rPr>
      </w:pPr>
      <w:ins w:id="2765" w:author="msammartano" w:date="2014-02-07T18:34:00Z">
        <w:r>
          <w:t>New Console information commands Console.Line.T</w:t>
        </w:r>
      </w:ins>
      <w:ins w:id="2766" w:author="msammartano" w:date="2014-02-07T18:35:00Z">
        <w:r>
          <w:t>ext and Console.Line.Touched.</w:t>
        </w:r>
      </w:ins>
      <w:ins w:id="2767" w:author="msammartano" w:date="2014-02-07T18:33:00Z">
        <w:r>
          <w:t xml:space="preserve"> </w:t>
        </w:r>
      </w:ins>
    </w:p>
    <w:p w:rsidR="00B77A1C" w:rsidRDefault="00B77A1C" w:rsidP="00990DBE">
      <w:pPr>
        <w:pStyle w:val="ListParagraph"/>
        <w:numPr>
          <w:ilvl w:val="0"/>
          <w:numId w:val="7"/>
        </w:numPr>
        <w:rPr>
          <w:ins w:id="2768" w:author="msammartano" w:date="2014-02-07T12:53:00Z"/>
        </w:rPr>
      </w:pPr>
      <w:ins w:id="2769" w:author="msammartano" w:date="2014-02-07T18:38:00Z">
        <w:r>
          <w:t>New Graphics information commands Gr.get.type and Gr.get.params.</w:t>
        </w:r>
      </w:ins>
    </w:p>
    <w:p w:rsidR="00E34BE5" w:rsidRDefault="00E34BE5" w:rsidP="00E34BE5">
      <w:pPr>
        <w:pStyle w:val="ListParagraph"/>
        <w:numPr>
          <w:ilvl w:val="0"/>
          <w:numId w:val="7"/>
        </w:numPr>
        <w:rPr>
          <w:ins w:id="2770" w:author="msammartano" w:date="2014-02-08T10:03:00Z"/>
        </w:rPr>
      </w:pPr>
      <w:ins w:id="2771" w:author="msammartano" w:date="2014-02-08T10:03:00Z">
        <w:r>
          <w:t>Moved the single-line form of IF - THEN - ELSE to a separate section for clarity.</w:t>
        </w:r>
      </w:ins>
    </w:p>
    <w:p w:rsidR="00E34BE5" w:rsidRDefault="00E34BE5" w:rsidP="00E34BE5">
      <w:pPr>
        <w:pStyle w:val="ListParagraph"/>
        <w:numPr>
          <w:ilvl w:val="0"/>
          <w:numId w:val="7"/>
        </w:numPr>
        <w:rPr>
          <w:ins w:id="2772" w:author="msammartano" w:date="2014-02-08T10:03:00Z"/>
        </w:rPr>
      </w:pPr>
      <w:ins w:id="2773" w:author="msammartano" w:date="2014-02-08T10:03:00Z">
        <w:r>
          <w:t xml:space="preserve">In “User-Defined Functions”, added </w:t>
        </w:r>
      </w:ins>
      <w:ins w:id="2774" w:author="msammartano" w:date="2014-02-08T10:10:00Z">
        <w:r>
          <w:t xml:space="preserve">more description of </w:t>
        </w:r>
      </w:ins>
      <w:ins w:id="2775" w:author="msammartano" w:date="2014-02-08T10:19:00Z">
        <w:r>
          <w:t>how to use</w:t>
        </w:r>
      </w:ins>
      <w:ins w:id="2776" w:author="msammartano" w:date="2014-02-08T10:10:00Z">
        <w:r>
          <w:t xml:space="preserve"> different kinds of parameters, </w:t>
        </w:r>
      </w:ins>
      <w:ins w:id="2777" w:author="msammartano" w:date="2014-02-08T10:11:00Z">
        <w:r>
          <w:t>such as</w:t>
        </w:r>
      </w:ins>
      <w:ins w:id="2778" w:author="msammartano" w:date="2014-02-08T10:04:00Z">
        <w:r>
          <w:t xml:space="preserve"> pointers to data structures.</w:t>
        </w:r>
      </w:ins>
    </w:p>
    <w:p w:rsidR="00B77A1C" w:rsidRDefault="00B77A1C" w:rsidP="00B77A1C">
      <w:pPr>
        <w:pStyle w:val="ListParagraph"/>
        <w:numPr>
          <w:ilvl w:val="0"/>
          <w:numId w:val="7"/>
        </w:numPr>
        <w:rPr>
          <w:ins w:id="2779" w:author="msammartano" w:date="2014-02-08T10:01:00Z"/>
        </w:rPr>
      </w:pPr>
      <w:ins w:id="2780" w:author="msammartano" w:date="2014-02-07T18:36:00Z">
        <w:r>
          <w:t>In "Paths Explained", clarification of case-sensitivity in paths and of default directories.</w:t>
        </w:r>
      </w:ins>
    </w:p>
    <w:p w:rsidR="00B77A1C" w:rsidRDefault="00B77A1C" w:rsidP="00B77A1C">
      <w:pPr>
        <w:pStyle w:val="ListParagraph"/>
        <w:numPr>
          <w:ilvl w:val="0"/>
          <w:numId w:val="7"/>
        </w:numPr>
        <w:rPr>
          <w:ins w:id="2781" w:author="msammartano" w:date="2014-02-07T18:38:00Z"/>
        </w:rPr>
      </w:pPr>
      <w:ins w:id="2782" w:author="msammartano" w:date="2014-02-07T18:37:00Z">
        <w:r>
          <w:t>Added details of Timer Interrupt sequencing.</w:t>
        </w:r>
      </w:ins>
    </w:p>
    <w:p w:rsidR="00B77A1C" w:rsidRDefault="00B77A1C" w:rsidP="00B77A1C">
      <w:pPr>
        <w:pStyle w:val="ListParagraph"/>
        <w:numPr>
          <w:ilvl w:val="0"/>
          <w:numId w:val="7"/>
        </w:numPr>
        <w:rPr>
          <w:ins w:id="2783" w:author="msammartano" w:date="2014-02-07T18:36:00Z"/>
        </w:rPr>
      </w:pPr>
      <w:ins w:id="2784" w:author="msammartano" w:date="2014-02-07T18:38:00Z">
        <w:r>
          <w:t>Replaced most of Appendix D</w:t>
        </w:r>
      </w:ins>
      <w:ins w:id="2785" w:author="msammartano" w:date="2014-02-07T18:40:00Z">
        <w:r>
          <w:t xml:space="preserve">, </w:t>
        </w:r>
      </w:ins>
      <w:ins w:id="2786" w:author="msammartano" w:date="2014-02-07T18:38:00Z">
        <w:r>
          <w:t>explain</w:t>
        </w:r>
      </w:ins>
      <w:ins w:id="2787" w:author="msammartano" w:date="2014-02-07T18:40:00Z">
        <w:r>
          <w:t>ing</w:t>
        </w:r>
      </w:ins>
      <w:ins w:id="2788" w:author="msammartano" w:date="2014-02-07T18:39:00Z">
        <w:r>
          <w:t xml:space="preserve"> how to build a standalone </w:t>
        </w:r>
      </w:ins>
      <w:ins w:id="2789" w:author="msammartano" w:date="2014-02-07T18:38:00Z">
        <w:r>
          <w:t xml:space="preserve"> </w:t>
        </w:r>
      </w:ins>
      <w:ins w:id="2790" w:author="msammartano" w:date="2014-02-07T18:39:00Z">
        <w:r>
          <w:t xml:space="preserve">APK using Assets instead of raw resources, and using the latest Android ADT </w:t>
        </w:r>
      </w:ins>
      <w:ins w:id="2791" w:author="msammartano" w:date="2014-02-07T18:40:00Z">
        <w:r>
          <w:t>plug-in for Eclipse.</w:t>
        </w:r>
      </w:ins>
    </w:p>
    <w:p w:rsidR="00E013A4" w:rsidDel="00DC2F2C" w:rsidRDefault="00AD7A8B" w:rsidP="00990DBE">
      <w:pPr>
        <w:pStyle w:val="ListParagraph"/>
        <w:numPr>
          <w:ilvl w:val="0"/>
          <w:numId w:val="7"/>
        </w:numPr>
        <w:rPr>
          <w:del w:id="2792" w:author="msammartano" w:date="2014-02-07T12:54:00Z"/>
        </w:rPr>
      </w:pPr>
      <w:del w:id="2793" w:author="msammartano" w:date="2014-02-07T12:54:00Z">
        <w:r w:rsidDel="00DC2F2C">
          <w:lastRenderedPageBreak/>
          <w:delText>Expanded the list of sensors</w:delText>
        </w:r>
        <w:r w:rsidR="00990DBE" w:rsidDel="00DC2F2C">
          <w:delText xml:space="preserve"> to include Uncalibrated Magnetic Field, Game Rotation Vector, Uncalibrated Gyroscope, and Significant Motion. Also added notes as to when sensors were added and deprecated.</w:delText>
        </w:r>
      </w:del>
    </w:p>
    <w:p w:rsidR="00990DBE" w:rsidDel="00DC2F2C" w:rsidRDefault="00990DBE" w:rsidP="00990DBE">
      <w:pPr>
        <w:pStyle w:val="ListParagraph"/>
        <w:numPr>
          <w:ilvl w:val="0"/>
          <w:numId w:val="7"/>
        </w:numPr>
        <w:rPr>
          <w:del w:id="2794" w:author="msammartano" w:date="2014-02-07T12:54:00Z"/>
        </w:rPr>
      </w:pPr>
      <w:del w:id="2795" w:author="msammartano" w:date="2014-02-07T12:54:00Z">
        <w:r w:rsidDel="00DC2F2C">
          <w:delText xml:space="preserve">Changed the wording of the </w:delText>
        </w:r>
        <w:r w:rsidRPr="00990DBE" w:rsidDel="00DC2F2C">
          <w:delText>Sensors.list</w:delText>
        </w:r>
        <w:r w:rsidDel="00DC2F2C">
          <w:delText xml:space="preserve"> command description for clarity.</w:delText>
        </w:r>
      </w:del>
    </w:p>
    <w:p w:rsidR="00990DBE" w:rsidDel="00DC2F2C" w:rsidRDefault="00990DBE" w:rsidP="00990DBE">
      <w:pPr>
        <w:pStyle w:val="ListParagraph"/>
        <w:numPr>
          <w:ilvl w:val="0"/>
          <w:numId w:val="7"/>
        </w:numPr>
        <w:rPr>
          <w:del w:id="2796" w:author="msammartano" w:date="2014-02-07T12:54:00Z"/>
        </w:rPr>
      </w:pPr>
      <w:del w:id="2797" w:author="msammartano" w:date="2014-02-07T12:54:00Z">
        <w:r w:rsidDel="00DC2F2C">
          <w:delText>Added new functions MIN(), MAX() and PI().</w:delText>
        </w:r>
      </w:del>
    </w:p>
    <w:p w:rsidR="00990DBE" w:rsidDel="00DC2F2C" w:rsidRDefault="00C956D0" w:rsidP="00990DBE">
      <w:pPr>
        <w:pStyle w:val="ListParagraph"/>
        <w:numPr>
          <w:ilvl w:val="0"/>
          <w:numId w:val="7"/>
        </w:numPr>
        <w:rPr>
          <w:del w:id="2798" w:author="msammartano" w:date="2014-02-07T12:54:00Z"/>
        </w:rPr>
      </w:pPr>
      <w:del w:id="2799" w:author="msammartano" w:date="2014-02-07T12:54:00Z">
        <w:r w:rsidDel="00DC2F2C">
          <w:delText>Add units of measurement (meters) to the description of Gps.accuracy.</w:delText>
        </w:r>
      </w:del>
    </w:p>
    <w:p w:rsidR="00A11E66" w:rsidDel="00DC2F2C" w:rsidRDefault="00A11E66" w:rsidP="00990DBE">
      <w:pPr>
        <w:pStyle w:val="ListParagraph"/>
        <w:numPr>
          <w:ilvl w:val="0"/>
          <w:numId w:val="7"/>
        </w:numPr>
        <w:rPr>
          <w:del w:id="2800" w:author="msammartano" w:date="2014-02-07T12:54:00Z"/>
        </w:rPr>
      </w:pPr>
      <w:del w:id="2801" w:author="msammartano" w:date="2014-02-07T12:54:00Z">
        <w:r w:rsidDel="00DC2F2C">
          <w:delText>Added a "wait" parameter for Tts.speak.  Also added commands Tts.speak</w:delText>
        </w:r>
        <w:r w:rsidR="00E87F5A" w:rsidDel="00DC2F2C">
          <w:delText>.toFile and Tts.stop.</w:delText>
        </w:r>
      </w:del>
    </w:p>
    <w:p w:rsidR="00C956D0" w:rsidDel="00DC2F2C" w:rsidRDefault="00A11E66" w:rsidP="00990DBE">
      <w:pPr>
        <w:pStyle w:val="ListParagraph"/>
        <w:numPr>
          <w:ilvl w:val="0"/>
          <w:numId w:val="7"/>
        </w:numPr>
        <w:rPr>
          <w:del w:id="2802" w:author="msammartano" w:date="2014-02-07T12:54:00Z"/>
        </w:rPr>
      </w:pPr>
      <w:del w:id="2803" w:author="msammartano" w:date="2014-02-07T12:54:00Z">
        <w:r w:rsidDel="00DC2F2C">
          <w:delText>Added words for a new capability in List.insert, to insert items at the end of the list.</w:delText>
        </w:r>
      </w:del>
    </w:p>
    <w:p w:rsidR="00E87F5A" w:rsidDel="00DC2F2C" w:rsidRDefault="00F34946" w:rsidP="00990DBE">
      <w:pPr>
        <w:pStyle w:val="ListParagraph"/>
        <w:numPr>
          <w:ilvl w:val="0"/>
          <w:numId w:val="7"/>
        </w:numPr>
        <w:rPr>
          <w:del w:id="2804" w:author="msammartano" w:date="2014-02-07T12:54:00Z"/>
        </w:rPr>
      </w:pPr>
      <w:del w:id="2805" w:author="msammartano" w:date="2014-02-07T12:54:00Z">
        <w:r w:rsidDel="00DC2F2C">
          <w:delText>Added Gr.point command</w:delText>
        </w:r>
      </w:del>
    </w:p>
    <w:p w:rsidR="00D011F5" w:rsidDel="00DC2F2C" w:rsidRDefault="00D011F5" w:rsidP="00990DBE">
      <w:pPr>
        <w:pStyle w:val="ListParagraph"/>
        <w:numPr>
          <w:ilvl w:val="0"/>
          <w:numId w:val="7"/>
        </w:numPr>
        <w:rPr>
          <w:del w:id="2806" w:author="msammartano" w:date="2014-02-07T12:54:00Z"/>
        </w:rPr>
      </w:pPr>
      <w:del w:id="2807" w:author="msammartano" w:date="2014-02-07T12:54:00Z">
        <w:r w:rsidDel="00DC2F2C">
          <w:delText>Clarified the description of Gr.modify.</w:delText>
        </w:r>
      </w:del>
    </w:p>
    <w:p w:rsidR="00D011F5" w:rsidDel="00DC2F2C" w:rsidRDefault="00D011F5" w:rsidP="00990DBE">
      <w:pPr>
        <w:pStyle w:val="ListParagraph"/>
        <w:numPr>
          <w:ilvl w:val="0"/>
          <w:numId w:val="7"/>
        </w:numPr>
        <w:rPr>
          <w:del w:id="2808" w:author="msammartano" w:date="2014-02-07T12:54:00Z"/>
        </w:rPr>
      </w:pPr>
      <w:del w:id="2809" w:author="msammartano" w:date="2014-02-07T12:54:00Z">
        <w:r w:rsidDel="00DC2F2C">
          <w:delText>Temporarily removed the crash reporting facility.</w:delText>
        </w:r>
      </w:del>
    </w:p>
    <w:p w:rsidR="009D713D" w:rsidRDefault="009D713D" w:rsidP="00E33967">
      <w:pPr>
        <w:pStyle w:val="Heading1"/>
      </w:pPr>
      <w:bookmarkStart w:id="2810" w:name="_GoBack"/>
      <w:bookmarkStart w:id="2811" w:name="_Toc379671557"/>
      <w:bookmarkEnd w:id="2810"/>
      <w:r>
        <w:t>About the Title, De Re BASIC!</w:t>
      </w:r>
      <w:bookmarkEnd w:id="2811"/>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2812" w:name="_Toc379671558"/>
      <w:r>
        <w:t>Technical Editor</w:t>
      </w:r>
      <w:bookmarkEnd w:id="2812"/>
    </w:p>
    <w:p w:rsidR="009C4100" w:rsidRPr="009C4100" w:rsidRDefault="009C4100" w:rsidP="009C4100">
      <w:r>
        <w:t>The technical editor of this manual is Mike Leavitt of Lansdowne, VA</w:t>
      </w:r>
      <w:r w:rsidR="00060496">
        <w:t>, USA</w:t>
      </w:r>
      <w:r>
        <w:t xml:space="preserve">.  He is monitoring the user forum at </w:t>
      </w:r>
      <w:hyperlink r:id="rId10"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2813" w:name="_Toc379671559"/>
      <w:r>
        <w:t>BASIC! Tutorial</w:t>
      </w:r>
      <w:bookmarkEnd w:id="281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2814" w:name="_Toc379671560"/>
      <w:r>
        <w:t>BASIC! Operation</w:t>
      </w:r>
      <w:bookmarkEnd w:id="2814"/>
    </w:p>
    <w:p w:rsidR="00A458DC" w:rsidRDefault="00A458DC" w:rsidP="00EB1F62">
      <w:pPr>
        <w:pStyle w:val="Heading2"/>
      </w:pPr>
      <w:bookmarkStart w:id="2815" w:name="_Toc379671561"/>
      <w:r>
        <w:t>Permissions</w:t>
      </w:r>
      <w:bookmarkEnd w:id="281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del w:id="2816" w:author="msammartano" w:date="2014-02-07T17:41:00Z">
        <w:r w:rsidDel="00282CCE">
          <w:delText>CARD</w:delText>
        </w:r>
      </w:del>
      <w:ins w:id="2817" w:author="msammartano" w:date="2014-02-07T17:41:00Z">
        <w:r w:rsidR="00282CCE">
          <w:t xml:space="preserve"> card</w:t>
        </w:r>
      </w:ins>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1"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2818" w:name="_Toc379671562"/>
      <w:r>
        <w:t>Editor</w:t>
      </w:r>
      <w:bookmarkEnd w:id="2818"/>
      <w:r w:rsidR="005E30CF">
        <w:tab/>
      </w:r>
    </w:p>
    <w:p w:rsidR="00A37BE6" w:rsidRPr="005F4916" w:rsidRDefault="00A37BE6" w:rsidP="005F4916">
      <w:pPr>
        <w:pStyle w:val="Heading3"/>
      </w:pPr>
      <w:bookmarkStart w:id="2819" w:name="_Toc379671563"/>
      <w:r w:rsidRPr="005F4916">
        <w:t>Editing the program</w:t>
      </w:r>
      <w:bookmarkEnd w:id="2819"/>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lastRenderedPageBreak/>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2820" w:name="_Toc379671564"/>
      <w:r>
        <w:t>Line Continuation</w:t>
      </w:r>
      <w:bookmarkEnd w:id="2820"/>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2821" w:name="_Toc379671565"/>
      <w:r>
        <w:t># - Format Line</w:t>
      </w:r>
      <w:bookmarkEnd w:id="2821"/>
      <w:r w:rsidR="00833AAE">
        <w:fldChar w:fldCharType="begin"/>
      </w:r>
      <w:r>
        <w:instrText xml:space="preserve"> XE "</w:instrText>
      </w:r>
      <w:r w:rsidRPr="00CB4005">
        <w:instrText># - Format Line</w:instrText>
      </w:r>
      <w:r>
        <w:instrText xml:space="preserve">" </w:instrText>
      </w:r>
      <w:r w:rsidR="00833AAE">
        <w:fldChar w:fldCharType="end"/>
      </w:r>
      <w:del w:id="2822" w:author="msammartano" w:date="2014-02-09T00:55:00Z">
        <w:r w:rsidR="00833AAE" w:rsidDel="00F42897">
          <w:fldChar w:fldCharType="begin"/>
        </w:r>
        <w:r w:rsidDel="00F42897">
          <w:delInstrText xml:space="preserve"> XE "</w:delInstrText>
        </w:r>
        <w:r w:rsidRPr="00094BCE" w:rsidDel="00F42897">
          <w:delInstrText>#</w:delInstrText>
        </w:r>
        <w:r w:rsidDel="00F42897">
          <w:delInstrText xml:space="preserve">" </w:delInstrText>
        </w:r>
        <w:r w:rsidR="00833AAE" w:rsidDel="00F42897">
          <w:fldChar w:fldCharType="end"/>
        </w:r>
      </w:del>
    </w:p>
    <w:p w:rsidR="009A20FD" w:rsidRDefault="00C26A3D" w:rsidP="00565F62">
      <w:r>
        <w:t>If a line has the # character at the end of the line, the key words in that line will be capitalized and</w:t>
      </w:r>
      <w:r w:rsidR="009A20FD">
        <w:t xml:space="preserve"> the # will be removed.</w:t>
      </w:r>
      <w:del w:id="2823" w:author="msammartano" w:date="2014-02-09T00:55:00Z">
        <w:r w:rsidR="009A20FD" w:rsidDel="00F42897">
          <w:delText xml:space="preserve"> </w:delText>
        </w:r>
      </w:del>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2824" w:name="_Toc379671566"/>
      <w:r w:rsidRPr="005F4916">
        <w:lastRenderedPageBreak/>
        <w:t>Menus</w:t>
      </w:r>
      <w:bookmarkEnd w:id="2824"/>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ins w:id="2825" w:author="msammartano" w:date="2014-02-07T13:08:00Z">
        <w:r w:rsidR="00947670">
          <w:t xml:space="preserve">the </w:t>
        </w:r>
      </w:ins>
      <w:r>
        <w:t>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del w:id="2826" w:author="msammartano" w:date="2014-02-07T13:12:00Z">
        <w:r w:rsidR="005F4916" w:rsidDel="00947670">
          <w:delText>/</w:delText>
        </w:r>
      </w:del>
      <w:del w:id="2827" w:author="msammartano" w:date="2014-02-07T13:17:00Z">
        <w:r w:rsidR="005F4916" w:rsidDel="00A10646">
          <w:delText>&lt;pref base drive&gt;/</w:delText>
        </w:r>
      </w:del>
      <w:r w:rsidR="0072425E">
        <w:t>rfo-basic/</w:t>
      </w:r>
      <w:r w:rsidR="008E2479">
        <w:t>source</w:t>
      </w:r>
      <w:ins w:id="2828" w:author="msammartano" w:date="2014-02-07T13:12:00Z">
        <w:r w:rsidR="00947670">
          <w:t>/</w:t>
        </w:r>
      </w:ins>
      <w:r w:rsidR="00F5651B">
        <w:t>"</w:t>
      </w:r>
      <w:r w:rsidR="00A62136">
        <w:t>, or</w:t>
      </w:r>
      <w:r w:rsidR="0072425E">
        <w:t xml:space="preserve"> one of its subdirectories. </w:t>
      </w:r>
      <w:ins w:id="2829" w:author="msammartano" w:date="2014-02-07T13:17:00Z">
        <w:r w:rsidR="00A10646">
          <w:t xml:space="preserve">(See </w:t>
        </w:r>
      </w:ins>
      <w:ins w:id="2830" w:author="msammartano" w:date="2014-02-07T13:29:00Z">
        <w:r w:rsidR="00A10646">
          <w:t>"</w:t>
        </w:r>
      </w:ins>
      <w:ins w:id="2831" w:author="msammartano" w:date="2014-02-07T13:17:00Z">
        <w:r w:rsidR="00A10646">
          <w:t>Paths Explained</w:t>
        </w:r>
      </w:ins>
      <w:ins w:id="2832" w:author="msammartano" w:date="2014-02-07T13:29:00Z">
        <w:r w:rsidR="00A10646">
          <w:t>"</w:t>
        </w:r>
      </w:ins>
      <w:ins w:id="2833" w:author="msammartano" w:date="2014-02-07T13:17:00Z">
        <w:r w:rsidR="00A10646">
          <w:t xml:space="preserve">, later in this manual.) </w:t>
        </w:r>
      </w:ins>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 xml:space="preserve">the </w:t>
      </w:r>
      <w:del w:id="2834" w:author="msammartano" w:date="2014-02-07T13:09:00Z">
        <w:r w:rsidR="00F0216B" w:rsidDel="00947670">
          <w:delText>/</w:delText>
        </w:r>
      </w:del>
      <w:r w:rsidR="00F0216B">
        <w:t>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 xml:space="preserve">f the current directory is the </w:t>
      </w:r>
      <w:del w:id="2835" w:author="msammartano" w:date="2014-02-07T13:09:00Z">
        <w:r w:rsidDel="00947670">
          <w:delText>/</w:delText>
        </w:r>
      </w:del>
      <w:r>
        <w:t>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lastRenderedPageBreak/>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lastRenderedPageBreak/>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del w:id="2836" w:author="msammartano" w:date="2014-02-07T13:54:00Z">
        <w:r w:rsidR="005F4916" w:rsidDel="00A10646">
          <w:delText>/</w:delText>
        </w:r>
      </w:del>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lastRenderedPageBreak/>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pPr>
        <w:rPr>
          <w:ins w:id="2837" w:author="msammartano" w:date="2014-02-07T13:21:00Z"/>
        </w:rPr>
      </w:pPr>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ins w:id="2838" w:author="msammartano" w:date="2014-02-07T13:21:00Z">
        <w:r w:rsidR="00A10646">
          <w:t xml:space="preserve">(See </w:t>
        </w:r>
      </w:ins>
      <w:ins w:id="2839" w:author="msammartano" w:date="2014-02-07T13:28:00Z">
        <w:r w:rsidR="00A10646">
          <w:t>"</w:t>
        </w:r>
      </w:ins>
      <w:ins w:id="2840" w:author="msammartano" w:date="2014-02-07T13:21:00Z">
        <w:r w:rsidR="00A10646">
          <w:t>Paths Explained</w:t>
        </w:r>
      </w:ins>
      <w:ins w:id="2841" w:author="msammartano" w:date="2014-02-07T13:28:00Z">
        <w:r w:rsidR="00A10646">
          <w:t>"</w:t>
        </w:r>
      </w:ins>
      <w:ins w:id="2842" w:author="msammartano" w:date="2014-02-07T13:21:00Z">
        <w:r w:rsidR="00A10646">
          <w:t>, later in this manual.)</w:t>
        </w:r>
      </w:ins>
    </w:p>
    <w:p w:rsidR="007728F0" w:rsidDel="00A10646" w:rsidRDefault="007728F0" w:rsidP="007728F0">
      <w:pPr>
        <w:rPr>
          <w:del w:id="2843" w:author="msammartano" w:date="2014-02-07T13:26:00Z"/>
        </w:rPr>
      </w:pPr>
      <w:del w:id="2844" w:author="msammartano" w:date="2014-02-07T13:26:00Z">
        <w:r w:rsidDel="00A10646">
          <w:delText>If you want to use a different storage device as BASIC!’s base drive, you can change it here.</w:delText>
        </w:r>
        <w:r w:rsidR="0095228F" w:rsidDel="00A10646">
          <w:delText xml:space="preserve"> I</w:delText>
        </w:r>
        <w:r w:rsidR="0095228F" w:rsidRPr="0095228F" w:rsidDel="00A10646">
          <w:delText>n th</w:delText>
        </w:r>
        <w:r w:rsidR="0095228F" w:rsidDel="00A10646">
          <w:delText>is</w:delText>
        </w:r>
        <w:r w:rsidR="0095228F" w:rsidRPr="0095228F" w:rsidDel="00A10646">
          <w:delText xml:space="preserve"> manual</w:delText>
        </w:r>
        <w:r w:rsidR="0095228F" w:rsidDel="00A10646">
          <w:delText xml:space="preserve">, </w:delText>
        </w:r>
        <w:r w:rsidR="0095228F" w:rsidRPr="0095228F" w:rsidDel="00A10646">
          <w:delText>&lt;pref base drive&gt;</w:delText>
        </w:r>
        <w:r w:rsidR="0095228F" w:rsidDel="00A10646">
          <w:delText xml:space="preserve"> </w:delText>
        </w:r>
        <w:r w:rsidR="0095228F" w:rsidRPr="0095228F" w:rsidDel="00A10646">
          <w:delText xml:space="preserve"> means the base </w:delText>
        </w:r>
        <w:r w:rsidR="0095228F" w:rsidDel="00A10646">
          <w:delText>drive</w:delText>
        </w:r>
        <w:r w:rsidR="0095228F" w:rsidRPr="0095228F" w:rsidDel="00A10646">
          <w:delText xml:space="preserve"> you selected when you set the Base Drive </w:delText>
        </w:r>
        <w:r w:rsidR="0095228F" w:rsidDel="00A10646">
          <w:delText>here</w:delText>
        </w:r>
        <w:r w:rsidR="0095228F" w:rsidRPr="0095228F" w:rsidDel="00A10646">
          <w:delText>.</w:delText>
        </w:r>
        <w:r w:rsidR="0095228F" w:rsidDel="00A10646">
          <w:delText xml:space="preserve"> In many devices, the system-suggested drive is /sdcard</w:delText>
        </w:r>
      </w:del>
      <w:del w:id="2845" w:author="msammartano" w:date="2014-02-07T13:19:00Z">
        <w:r w:rsidR="0095228F" w:rsidDel="00A10646">
          <w:delText>/.</w:delText>
        </w:r>
      </w:del>
    </w:p>
    <w:p w:rsidR="007728F0" w:rsidRDefault="007728F0" w:rsidP="007728F0">
      <w:pPr>
        <w:rPr>
          <w:ins w:id="2846" w:author="msammartano" w:date="2014-02-07T13:24:00Z"/>
        </w:rPr>
      </w:pPr>
      <w:r>
        <w:t>If your device does have more than one external storage device they will be listed here</w:t>
      </w:r>
      <w:ins w:id="2847" w:author="msammartano" w:date="2014-02-07T13:23:00Z">
        <w:r w:rsidR="00A10646">
          <w:t>. If your device has no external storage devices, your</w:t>
        </w:r>
        <w:r w:rsidR="00A10646" w:rsidRPr="002A5E04">
          <w:t xml:space="preserve"> one and only choice will </w:t>
        </w:r>
        <w:r w:rsidR="00A10646">
          <w:t xml:space="preserve">be </w:t>
        </w:r>
        <w:r w:rsidR="00A10646" w:rsidRPr="002A5E04">
          <w:t>"No external storage"</w:t>
        </w:r>
      </w:ins>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del w:id="2848" w:author="msammartano" w:date="2014-02-07T13:23:00Z">
        <w:r w:rsidDel="00A10646">
          <w:delText>.</w:delText>
        </w:r>
        <w:r w:rsidR="002A5E04" w:rsidDel="00A10646">
          <w:delText xml:space="preserve">  If your device has no external storage devices, your</w:delText>
        </w:r>
        <w:r w:rsidR="002A5E04" w:rsidRPr="002A5E04" w:rsidDel="00A10646">
          <w:delText xml:space="preserve"> one and only choice will "No external storage"</w:delText>
        </w:r>
      </w:del>
      <w:r w:rsidR="002A5E04" w:rsidRPr="002A5E04">
        <w:t>.</w:t>
      </w:r>
    </w:p>
    <w:p w:rsidR="00A10646" w:rsidRDefault="00A10646" w:rsidP="007728F0">
      <w:ins w:id="2849" w:author="msammartano" w:date="2014-02-07T13:24:00Z">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w:t>
        </w:r>
      </w:ins>
      <w:ins w:id="2850" w:author="msammartano" w:date="2014-02-07T13:28:00Z">
        <w:r>
          <w:t>"</w:t>
        </w:r>
      </w:ins>
      <w:ins w:id="2851" w:author="msammartano" w:date="2014-02-07T13:24:00Z">
        <w:r>
          <w:t>/sdcard</w:t>
        </w:r>
      </w:ins>
      <w:ins w:id="2852" w:author="msammartano" w:date="2014-02-07T13:28:00Z">
        <w:r>
          <w:t>"</w:t>
        </w:r>
      </w:ins>
      <w:ins w:id="2853" w:author="msammartano" w:date="2014-02-07T13:26:00Z">
        <w:r>
          <w:t>.</w:t>
        </w:r>
      </w:ins>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lastRenderedPageBreak/>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2854" w:name="_Toc379671567"/>
      <w:r>
        <w:t>Run</w:t>
      </w:r>
      <w:bookmarkEnd w:id="2854"/>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2855" w:name="_Toc379671568"/>
      <w:r>
        <w:lastRenderedPageBreak/>
        <w:t>Menu</w:t>
      </w:r>
      <w:bookmarkEnd w:id="2855"/>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2856" w:name="_Toc379671569"/>
      <w:r>
        <w:t>Crashes</w:t>
      </w:r>
      <w:bookmarkEnd w:id="2856"/>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2857" w:name="_Toc379671570"/>
      <w:r>
        <w:t>Command Description Syntax</w:t>
      </w:r>
      <w:bookmarkEnd w:id="2857"/>
    </w:p>
    <w:p w:rsidR="00641F8E" w:rsidRPr="00641F8E" w:rsidRDefault="00D12DC2" w:rsidP="00EB1F62">
      <w:pPr>
        <w:pStyle w:val="Heading2"/>
      </w:pPr>
      <w:bookmarkStart w:id="2858" w:name="_Toc379671571"/>
      <w:r>
        <w:t>Upper and Lower</w:t>
      </w:r>
      <w:r w:rsidR="00FB578F">
        <w:t xml:space="preserve"> </w:t>
      </w:r>
      <w:r w:rsidR="00641F8E">
        <w:t>Case</w:t>
      </w:r>
      <w:bookmarkEnd w:id="2858"/>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859" w:name="_Toc379671572"/>
      <w:r>
        <w:t>&lt;</w:t>
      </w:r>
      <w:r w:rsidR="004053B7">
        <w:t>n</w:t>
      </w:r>
      <w:r>
        <w:t>exp&gt;</w:t>
      </w:r>
      <w:r w:rsidR="00792AD4">
        <w:t>,</w:t>
      </w:r>
      <w:r w:rsidR="004053B7">
        <w:t xml:space="preserve"> &lt;sexp&gt;</w:t>
      </w:r>
      <w:r w:rsidR="008259D5">
        <w:t xml:space="preserve"> and &lt;lexp</w:t>
      </w:r>
      <w:r w:rsidR="007F4DB0">
        <w:t>&gt;</w:t>
      </w:r>
      <w:bookmarkEnd w:id="2859"/>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860" w:name="_Toc379671573"/>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860"/>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861" w:name="_Toc379671574"/>
      <w:r>
        <w:t>Array[] and Array$[]</w:t>
      </w:r>
      <w:bookmarkEnd w:id="2861"/>
    </w:p>
    <w:p w:rsidR="004053B7" w:rsidRDefault="004053B7" w:rsidP="004053B7">
      <w:r>
        <w:t>This notation implies that an array name without indices must be used.</w:t>
      </w:r>
    </w:p>
    <w:p w:rsidR="0039686D" w:rsidRDefault="0039686D" w:rsidP="00EB1F62">
      <w:pPr>
        <w:pStyle w:val="Heading2"/>
      </w:pPr>
      <w:bookmarkStart w:id="2862" w:name="_Toc379671575"/>
      <w:r>
        <w:t>{something}</w:t>
      </w:r>
      <w:bookmarkEnd w:id="2862"/>
    </w:p>
    <w:p w:rsidR="0039686D" w:rsidRDefault="0039686D" w:rsidP="004053B7">
      <w:r>
        <w:t>Indicates something optional.</w:t>
      </w:r>
    </w:p>
    <w:p w:rsidR="00FB578F" w:rsidRDefault="00317ABB" w:rsidP="00EB1F62">
      <w:pPr>
        <w:pStyle w:val="Heading2"/>
      </w:pPr>
      <w:bookmarkStart w:id="2863" w:name="_Toc379671576"/>
      <w:r>
        <w:lastRenderedPageBreak/>
        <w:t>{ A | B |C }</w:t>
      </w:r>
      <w:bookmarkEnd w:id="2863"/>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864" w:name="_Toc379671577"/>
      <w:r>
        <w:t>X …,</w:t>
      </w:r>
      <w:r w:rsidR="00FB578F">
        <w:t xml:space="preserve"> </w:t>
      </w:r>
      <w:r>
        <w:t>X</w:t>
      </w:r>
      <w:bookmarkEnd w:id="2864"/>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865" w:name="_Toc379671578"/>
      <w:r>
        <w:t>{</w:t>
      </w:r>
      <w:r w:rsidR="0039686D">
        <w:t>,</w:t>
      </w:r>
      <w:r>
        <w:t xml:space="preserve">n </w:t>
      </w:r>
      <w:r w:rsidR="005F59F6">
        <w:t>…,n}</w:t>
      </w:r>
      <w:bookmarkEnd w:id="2865"/>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866" w:name="_Toc379671579"/>
      <w:r>
        <w:t>&lt;statement&gt;</w:t>
      </w:r>
      <w:bookmarkEnd w:id="2866"/>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867" w:name="_Toc379671580"/>
      <w:r>
        <w:t>Numbers</w:t>
      </w:r>
      <w:bookmarkEnd w:id="2867"/>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868" w:name="_Toc379671581"/>
      <w:r>
        <w:lastRenderedPageBreak/>
        <w:t>Strings</w:t>
      </w:r>
      <w:bookmarkEnd w:id="2868"/>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869" w:name="_Toc379671582"/>
      <w:r>
        <w:t>Variables</w:t>
      </w:r>
      <w:bookmarkEnd w:id="2869"/>
    </w:p>
    <w:p w:rsidR="004C326E" w:rsidRPr="004C326E" w:rsidRDefault="004C326E" w:rsidP="00EB1F62">
      <w:pPr>
        <w:pStyle w:val="Heading2"/>
      </w:pPr>
      <w:bookmarkStart w:id="2870" w:name="_Toc379671583"/>
      <w:r>
        <w:t>Variable Names</w:t>
      </w:r>
      <w:bookmarkEnd w:id="2870"/>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871" w:name="_Toc379671584"/>
      <w:r>
        <w:t>Variable Type</w:t>
      </w:r>
      <w:r w:rsidR="00C62F81">
        <w:t>s</w:t>
      </w:r>
      <w:bookmarkEnd w:id="2871"/>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lastRenderedPageBreak/>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72" w:name="_Toc379671585"/>
      <w:r>
        <w:t>Scalar and Array Variables</w:t>
      </w:r>
      <w:bookmarkEnd w:id="2872"/>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873" w:name="_Toc379671586"/>
      <w:r>
        <w:t>Array</w:t>
      </w:r>
      <w:r w:rsidR="002752B8">
        <w:t>s</w:t>
      </w:r>
      <w:bookmarkEnd w:id="2873"/>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ins w:id="2874" w:author="msammartano" w:date="2014-02-07T13:00:00Z">
        <w:r w:rsidR="00947670">
          <w:t>.</w:t>
        </w:r>
      </w:ins>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del w:id="2875" w:author="msammartano" w:date="2014-02-07T12:59:00Z">
        <w:r w:rsidR="00D3147A" w:rsidDel="00947670">
          <w:delText>1</w:delText>
        </w:r>
      </w:del>
      <w:ins w:id="2876" w:author="msammartano" w:date="2014-02-07T12:59:00Z">
        <w:r w:rsidR="00947670">
          <w:t>5</w:t>
        </w:r>
      </w:ins>
      <w:r w:rsidR="00D3147A">
        <w:t>0,000 or less.</w:t>
      </w:r>
    </w:p>
    <w:p w:rsidR="00851905" w:rsidRDefault="00851905" w:rsidP="004A2BB2">
      <w:r>
        <w:t xml:space="preserve">BASIC! arrays are </w:t>
      </w:r>
      <w:r w:rsidR="00F5651B">
        <w:t>"</w:t>
      </w:r>
      <w:r>
        <w:t>one</w:t>
      </w:r>
      <w:ins w:id="2877" w:author="msammartano" w:date="2014-02-07T13:00:00Z">
        <w:r w:rsidR="00947670">
          <w:t>-</w:t>
        </w:r>
      </w:ins>
      <w:del w:id="2878" w:author="msammartano" w:date="2014-02-07T13:00:00Z">
        <w:r w:rsidDel="00947670">
          <w:delText>s</w:delText>
        </w:r>
        <w:r w:rsidR="00F5651B" w:rsidDel="00947670">
          <w:delText>"</w:delText>
        </w:r>
        <w:r w:rsidDel="00947670">
          <w:delText xml:space="preserve"> </w:delText>
        </w:r>
      </w:del>
      <w:r>
        <w:t>based</w:t>
      </w:r>
      <w:ins w:id="2879" w:author="msammartano" w:date="2014-02-07T13:30:00Z">
        <w:r w:rsidR="00A10646">
          <w:t>"</w:t>
        </w:r>
      </w:ins>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4916">
      <w:pPr>
        <w:pStyle w:val="Heading3"/>
      </w:pPr>
      <w:bookmarkStart w:id="2880" w:name="_Toc379671587"/>
      <w:r>
        <w:t>Array Commands</w:t>
      </w:r>
      <w:bookmarkEnd w:id="2880"/>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lastRenderedPageBreak/>
        <w:t xml:space="preserve">Dim </w:t>
      </w:r>
      <w:r w:rsidR="00E80BE0">
        <w:t>Array</w:t>
      </w:r>
      <w:r>
        <w:t>[&lt;nexp&gt;</w:t>
      </w:r>
      <w:r w:rsidRPr="002A6C21">
        <w:t xml:space="preserve">{, &lt;nexp&gt; } ... ] {, </w:t>
      </w:r>
      <w:r w:rsidR="00E80BE0">
        <w:t>Array</w:t>
      </w:r>
      <w:r>
        <w:t>[&lt;nexp&gt;</w:t>
      </w:r>
      <w:r w:rsidRPr="002A6C21">
        <w:t>{, &lt;nexp&gt; } ... ] } ...</w:t>
      </w:r>
      <w:r w:rsidR="00833AAE">
        <w:fldChar w:fldCharType="begin"/>
      </w:r>
      <w:r w:rsidR="00DF6D6C">
        <w:instrText xml:space="preserve"> XE "</w:instrText>
      </w:r>
      <w:r w:rsidR="00DF6D6C" w:rsidRPr="00A36363">
        <w:instrText>Dim Array[&lt;nexp&gt;{, &lt;nexp&gt; } ... ] {, Array[&lt;nexp&gt;{, &lt;nexp&gt; } ... ] } ...</w:instrText>
      </w:r>
      <w:r w:rsidR="00DF6D6C">
        <w:instrText xml:space="preserve">" </w:instrText>
      </w:r>
      <w:r w:rsidR="00833AAE">
        <w:fldChar w:fldCharType="end"/>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833AAE">
        <w:fldChar w:fldCharType="begin"/>
      </w:r>
      <w:r w:rsidR="00DF6D6C">
        <w:instrText xml:space="preserve"> XE "</w:instrText>
      </w:r>
      <w:r w:rsidR="00DF6D6C" w:rsidRPr="004C6E91">
        <w:instrText>UnDim Array[]{, Array[] } ...</w:instrText>
      </w:r>
      <w:r w:rsidR="00DF6D6C">
        <w:instrText xml:space="preserve">" </w:instrText>
      </w:r>
      <w:r w:rsidR="00833AAE">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command is exactly the same as array.delete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ins w:id="2881" w:author="msammartano" w:date="2014-02-08T22:42:00Z">
        <w:r w:rsidR="000B4495">
          <w:t>[]</w:t>
        </w:r>
      </w:ins>
      <w:r w:rsidR="00833AAE">
        <w:fldChar w:fldCharType="begin"/>
      </w:r>
      <w:r w:rsidR="00557A53">
        <w:instrText xml:space="preserve"> XE "</w:instrText>
      </w:r>
      <w:r w:rsidR="00557A53" w:rsidRPr="002C1804">
        <w:instrText>Array.average &lt;Average_nvar&gt;, Array[]</w:instrText>
      </w:r>
      <w:r w:rsidR="00557A53">
        <w:instrText xml:space="preserve">" </w:instrText>
      </w:r>
      <w:r w:rsidR="00833AAE">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8209F2">
      <w:pPr>
        <w:pStyle w:val="Heading4"/>
      </w:pPr>
      <w:r>
        <w:t>Array.copy SourceArray[{</w:t>
      </w:r>
      <w:r w:rsidR="0018696B">
        <w:t>&lt;</w:t>
      </w:r>
      <w:r>
        <w:t>start</w:t>
      </w:r>
      <w:r w:rsidR="0018696B">
        <w:t>&gt;</w:t>
      </w:r>
      <w:r>
        <w:t>{,</w:t>
      </w:r>
      <w:r w:rsidR="0018696B">
        <w:t>&lt;</w:t>
      </w:r>
      <w:r>
        <w:t>length</w:t>
      </w:r>
      <w:r w:rsidR="0018696B">
        <w:t>&gt;</w:t>
      </w:r>
      <w:r>
        <w:t>}],</w:t>
      </w:r>
      <w:del w:id="2882" w:author="msammartano" w:date="2014-02-08T22:43:00Z">
        <w:r w:rsidDel="000B4495">
          <w:delText xml:space="preserve"> </w:delText>
        </w:r>
      </w:del>
      <w:r w:rsidR="009019AA">
        <w:t xml:space="preserve"> </w:t>
      </w:r>
      <w:r>
        <w:t>DestinationArray[{{-}</w:t>
      </w:r>
      <w:r w:rsidR="0018696B">
        <w:t>&lt;</w:t>
      </w:r>
      <w:r>
        <w:t>extras</w:t>
      </w:r>
      <w:r w:rsidR="0018696B">
        <w:t>&gt;}</w:t>
      </w:r>
      <w:r w:rsidR="00833AAE">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833AAE">
        <w:fldChar w:fldCharType="end"/>
      </w:r>
      <w:r w:rsidR="0018696B">
        <w:t>]</w:t>
      </w:r>
    </w:p>
    <w:p w:rsidR="00FC07C4" w:rsidRDefault="00FC07C4" w:rsidP="00FC07C4">
      <w:r>
        <w:t>The previous</w:t>
      </w:r>
      <w:r w:rsidR="009019AA">
        <w:t>ly</w:t>
      </w:r>
      <w:r>
        <w:t xml:space="preserve"> Dimensioned or Loaded SourceArray will be copied to the </w:t>
      </w:r>
      <w:del w:id="2883" w:author="msammartano" w:date="2014-02-07T17:00:00Z">
        <w:r w:rsidDel="00E6193B">
          <w:delText xml:space="preserve">new </w:delText>
        </w:r>
      </w:del>
      <w:r>
        <w:t>DestinationArray.</w:t>
      </w:r>
      <w:ins w:id="2884" w:author="msammartano" w:date="2014-02-07T17:01:00Z">
        <w:r w:rsidR="00E6193B">
          <w:t xml:space="preserve"> If the Destination Array does not exist, a new array is created. If the Destination Array already exists, some or all of the existing array will be overwritten.</w:t>
        </w:r>
      </w:ins>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E6193B" w:rsidP="00FC07C4">
      <w:pPr>
        <w:rPr>
          <w:ins w:id="2885" w:author="msammartano" w:date="2014-02-07T17:03:00Z"/>
        </w:rPr>
      </w:pPr>
      <w:ins w:id="2886" w:author="msammartano" w:date="2014-02-07T17:03:00Z">
        <w:r>
          <w:t xml:space="preserve">If the Destination Array does not exist, </w:t>
        </w:r>
      </w:ins>
      <w:del w:id="2887" w:author="msammartano" w:date="2014-02-07T17:03:00Z">
        <w:r w:rsidR="009019AA" w:rsidDel="00E6193B">
          <w:delText>T</w:delText>
        </w:r>
      </w:del>
      <w:ins w:id="2888" w:author="msammartano" w:date="2014-02-07T17:03:00Z">
        <w:r>
          <w:t>t</w:t>
        </w:r>
      </w:ins>
      <w:r w:rsidR="009019AA">
        <w:t xml:space="preserve">he optional &lt;extras&gt; parameter specifies that &lt;extras&gt; empty elements are to be added to the </w:t>
      </w:r>
      <w:ins w:id="2889" w:author="msammartano" w:date="2014-02-07T17:03:00Z">
        <w:r>
          <w:t xml:space="preserve">new </w:t>
        </w:r>
      </w:ins>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E6193B" w:rsidRDefault="00E6193B" w:rsidP="00FC07C4">
      <w:ins w:id="2890" w:author="msammartano" w:date="2014-02-07T17:03:00Z">
        <w:r>
          <w:t>If the Destination Array already exist</w:t>
        </w:r>
      </w:ins>
      <w:ins w:id="2891" w:author="msammartano" w:date="2014-02-07T17:07:00Z">
        <w:r>
          <w:t>s</w:t>
        </w:r>
      </w:ins>
      <w:ins w:id="2892" w:author="msammartano" w:date="2014-02-07T17:03:00Z">
        <w:r>
          <w:t>, the optional &lt;extras&gt; parameter specifies a starting offset into the Destination Array.</w:t>
        </w:r>
      </w:ins>
      <w:ins w:id="2893" w:author="msammartano" w:date="2014-02-07T17:05:00Z">
        <w:r>
          <w:t xml:space="preserve"> If the remaining length of the Destination Array </w:t>
        </w:r>
      </w:ins>
      <w:ins w:id="2894" w:author="msammartano" w:date="2014-02-07T17:06:00Z">
        <w:r>
          <w:t>starting at the &lt;extras&gt; offset is less than the number of elements to be copied from the Source Array, anything that would not fit is not copied.</w:t>
        </w:r>
      </w:ins>
    </w:p>
    <w:p w:rsidR="009019AA" w:rsidRDefault="009019AA" w:rsidP="00FC07C4">
      <w:r>
        <w:t>The array</w:t>
      </w:r>
      <w:r w:rsidR="00032550">
        <w:t>s</w:t>
      </w:r>
      <w:r>
        <w:t xml:space="preserve"> may be either numeric or string arrays but they must both be of the same type. The extra elements for a </w:t>
      </w:r>
      <w:ins w:id="2895" w:author="msammartano" w:date="2014-02-07T17:04:00Z">
        <w:r w:rsidR="00E6193B">
          <w:t xml:space="preserve">new </w:t>
        </w:r>
      </w:ins>
      <w:r>
        <w:t xml:space="preserve">numeric array will be initialized to zero. The extra elements for a </w:t>
      </w:r>
      <w:ins w:id="2896" w:author="msammartano" w:date="2014-02-07T17:04:00Z">
        <w:r w:rsidR="00E6193B">
          <w:t xml:space="preserve">new </w:t>
        </w:r>
      </w:ins>
      <w:r>
        <w:t xml:space="preserve">string array will be the empty string, </w:t>
      </w:r>
      <w:r w:rsidR="00F5651B">
        <w:t>""</w:t>
      </w:r>
      <w:r>
        <w:t>.</w:t>
      </w:r>
    </w:p>
    <w:p w:rsidR="009019AA" w:rsidRPr="00FC07C4" w:rsidRDefault="009019AA" w:rsidP="00FC07C4">
      <w:r>
        <w:lastRenderedPageBreak/>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833AAE">
        <w:fldChar w:fldCharType="begin"/>
      </w:r>
      <w:r w:rsidR="00DF6D6C">
        <w:instrText xml:space="preserve"> XE "</w:instrText>
      </w:r>
      <w:r w:rsidR="00DF6D6C" w:rsidRPr="00754D73">
        <w:instrText>Array.delete Array[]{, Array[]} ...</w:instrText>
      </w:r>
      <w:r w:rsidR="00DF6D6C">
        <w:instrText xml:space="preserve">" </w:instrText>
      </w:r>
      <w:r w:rsidR="00833AAE">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10507D">
        <w:t>Length</w:t>
      </w:r>
      <w:r w:rsidR="00D573D4">
        <w:t>_nvar&gt;</w:t>
      </w:r>
      <w:r w:rsidR="0010507D">
        <w:t>, Array[]</w:t>
      </w:r>
      <w:r w:rsidR="00833AAE">
        <w:fldChar w:fldCharType="begin"/>
      </w:r>
      <w:r w:rsidR="00557A53">
        <w:instrText xml:space="preserve"> XE "</w:instrText>
      </w:r>
      <w:r w:rsidR="00557A53" w:rsidRPr="002C1804">
        <w:instrText>Array.length &lt;Length_nvar&gt;, Array[]</w:instrText>
      </w:r>
      <w:r w:rsidR="00557A53">
        <w:instrText xml:space="preserve">" </w:instrText>
      </w:r>
      <w:r w:rsidR="00833AAE">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9139B2">
        <w:t>&lt;nexp&gt;</w:t>
      </w:r>
      <w:ins w:id="2897" w:author="msammartano" w:date="2014-02-09T00:57:00Z">
        <w:r w:rsidR="00F42897">
          <w:t>, .</w:t>
        </w:r>
      </w:ins>
      <w:r w:rsidR="009139B2">
        <w:t>..,&lt;nexp&gt;</w:t>
      </w:r>
      <w:r w:rsidR="0026077D">
        <w:t>}</w:t>
      </w:r>
      <w:r w:rsidR="00833AAE">
        <w:fldChar w:fldCharType="begin"/>
      </w:r>
      <w:r w:rsidR="00557A53">
        <w:instrText xml:space="preserve"> XE "</w:instrText>
      </w:r>
      <w:r w:rsidR="00557A53" w:rsidRPr="002C1804">
        <w:instrText>Array.load Array[], &lt;nexp&gt;{,&lt;nexp&gt;</w:instrText>
      </w:r>
      <w:ins w:id="2898" w:author="msammartano" w:date="2014-02-09T00:57:00Z">
        <w:r w:rsidR="00F42897">
          <w:instrText>, .</w:instrText>
        </w:r>
      </w:ins>
      <w:r w:rsidR="00557A53" w:rsidRPr="002C1804">
        <w:instrText>..,&lt;nexp&gt;}</w:instrText>
      </w:r>
      <w:r w:rsidR="00557A53">
        <w:instrText xml:space="preserve">" </w:instrText>
      </w:r>
      <w:r w:rsidR="00833AAE">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 xml:space="preserve">must not have been previously dimensioned. </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833AAE">
        <w:fldChar w:fldCharType="begin"/>
      </w:r>
      <w:r w:rsidR="00557A53">
        <w:instrText xml:space="preserve"> XE "</w:instrText>
      </w:r>
      <w:r w:rsidR="00557A53" w:rsidRPr="002C1804">
        <w:instrText>Array.max &lt;Max_nvar&gt; Array[]</w:instrText>
      </w:r>
      <w:r w:rsidR="00557A53">
        <w:instrText xml:space="preserve">" </w:instrText>
      </w:r>
      <w:r w:rsidR="00833AAE">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833AAE">
        <w:fldChar w:fldCharType="begin"/>
      </w:r>
      <w:r w:rsidR="00557A53">
        <w:instrText xml:space="preserve"> XE "</w:instrText>
      </w:r>
      <w:r w:rsidR="00557A53" w:rsidRPr="002C1804">
        <w:instrText>Array.min &lt;Min_nvar&gt;, Array[]</w:instrText>
      </w:r>
      <w:r w:rsidR="00557A53">
        <w:instrText xml:space="preserve">" </w:instrText>
      </w:r>
      <w:r w:rsidR="00833AAE">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Del="001C40A5" w:rsidRDefault="0046334F" w:rsidP="008209F2">
      <w:pPr>
        <w:pStyle w:val="Heading4"/>
        <w:rPr>
          <w:del w:id="2899" w:author="msammartano" w:date="2014-02-07T16:42:00Z"/>
        </w:rPr>
      </w:pPr>
      <w:del w:id="2900" w:author="msammartano" w:date="2014-02-07T16:42:00Z">
        <w:r w:rsidDel="001C40A5">
          <w:delText>Array.variance &lt;v_nvar&gt;, Array[]</w:delText>
        </w:r>
        <w:r w:rsidR="00833AAE" w:rsidDel="001C40A5">
          <w:rPr>
            <w:b w:val="0"/>
            <w:bCs w:val="0"/>
            <w:i w:val="0"/>
            <w:iCs w:val="0"/>
          </w:rPr>
          <w:fldChar w:fldCharType="begin"/>
        </w:r>
        <w:r w:rsidDel="001C40A5">
          <w:delInstrText xml:space="preserve"> XE "</w:delInstrText>
        </w:r>
        <w:r w:rsidRPr="00421C96" w:rsidDel="001C40A5">
          <w:delInstrText>Array.variance &lt;v_nvar&gt;, Array[]</w:delInstrText>
        </w:r>
        <w:r w:rsidDel="001C40A5">
          <w:delInstrText xml:space="preserve">" </w:delInstrText>
        </w:r>
        <w:r w:rsidR="00833AAE" w:rsidDel="001C40A5">
          <w:rPr>
            <w:b w:val="0"/>
            <w:bCs w:val="0"/>
            <w:i w:val="0"/>
            <w:iCs w:val="0"/>
          </w:rPr>
          <w:fldChar w:fldCharType="end"/>
        </w:r>
      </w:del>
    </w:p>
    <w:p w:rsidR="0046334F" w:rsidRPr="00DC2930" w:rsidDel="001C40A5" w:rsidRDefault="0046334F" w:rsidP="00DC2930">
      <w:pPr>
        <w:rPr>
          <w:del w:id="2901" w:author="msammartano" w:date="2014-02-07T16:42:00Z"/>
        </w:rPr>
      </w:pPr>
      <w:del w:id="2902" w:author="msammartano" w:date="2014-02-07T16:42:00Z">
        <w:r w:rsidDel="001C40A5">
          <w:delText xml:space="preserve">Finds the variance of all the values in numeric array, Array[], and places the result into &lt;v_nvar&gt;. </w:delText>
        </w:r>
        <w:r w:rsidRPr="0046334F" w:rsidDel="001C40A5">
          <w:delText xml:space="preserve"> </w:delText>
        </w:r>
        <w:r w:rsidDel="001C40A5">
          <w:delText>Array[] is specified without any index.</w:delText>
        </w:r>
      </w:del>
    </w:p>
    <w:p w:rsidR="005866FB" w:rsidRDefault="005866FB" w:rsidP="008209F2">
      <w:pPr>
        <w:pStyle w:val="Heading4"/>
      </w:pPr>
      <w:r>
        <w:t>Array.reverse</w:t>
      </w:r>
      <w:del w:id="2903" w:author="msammartano" w:date="2014-02-08T22:44:00Z">
        <w:r w:rsidR="0046334F" w:rsidDel="000B4495">
          <w:delText xml:space="preserve"> </w:delText>
        </w:r>
      </w:del>
      <w:r w:rsidR="0046334F">
        <w:t xml:space="preserve"> Array[]</w:t>
      </w:r>
      <w:ins w:id="2904" w:author="msammartano" w:date="2014-02-08T22:45:00Z">
        <w:r w:rsidR="000B4495">
          <w:t xml:space="preserve"> </w:t>
        </w:r>
        <w:r w:rsidR="000B4495" w:rsidRPr="004C45D7">
          <w:t>| Array$[]</w:t>
        </w:r>
      </w:ins>
      <w:r w:rsidR="00833AAE">
        <w:fldChar w:fldCharType="begin"/>
      </w:r>
      <w:r w:rsidR="0046334F">
        <w:instrText xml:space="preserve"> XE "</w:instrText>
      </w:r>
      <w:r w:rsidR="0046334F" w:rsidRPr="004C45D7">
        <w:instrText>Array.reverse</w:instrText>
      </w:r>
      <w:del w:id="2905" w:author="msammartano" w:date="2014-02-08T22:44:00Z">
        <w:r w:rsidR="0046334F" w:rsidRPr="004C45D7" w:rsidDel="000B4495">
          <w:delInstrText xml:space="preserve"> </w:delInstrText>
        </w:r>
      </w:del>
      <w:r w:rsidR="0046334F" w:rsidRPr="004C45D7">
        <w:instrText xml:space="preserve"> Array[] | Array$[]</w:instrText>
      </w:r>
      <w:r w:rsidR="0046334F">
        <w:instrText xml:space="preserve">" </w:instrText>
      </w:r>
      <w:r w:rsidR="00833AAE">
        <w:fldChar w:fldCharType="end"/>
      </w:r>
      <w:r w:rsidR="0046334F">
        <w:t xml:space="preserve"> </w:t>
      </w:r>
    </w:p>
    <w:p w:rsidR="00DC2930" w:rsidRPr="00DC2930" w:rsidRDefault="00DC2930" w:rsidP="00DC2930">
      <w:r>
        <w:t>Reverses the order of values in the specified array. Array[] is specified without any index.</w:t>
      </w:r>
    </w:p>
    <w:p w:rsidR="001C40A5" w:rsidRDefault="001C40A5" w:rsidP="001C40A5">
      <w:pPr>
        <w:pStyle w:val="Heading4"/>
        <w:rPr>
          <w:ins w:id="2906" w:author="msammartano" w:date="2014-02-07T16:35:00Z"/>
        </w:rPr>
      </w:pPr>
      <w:ins w:id="2907" w:author="msammartano" w:date="2014-02-07T16:35:00Z">
        <w:r>
          <w:t>Array.search Array[]</w:t>
        </w:r>
      </w:ins>
      <w:ins w:id="2908" w:author="msammartano" w:date="2014-02-07T16:36:00Z">
        <w:r>
          <w:t>|Array$[]</w:t>
        </w:r>
      </w:ins>
      <w:ins w:id="2909" w:author="msammartano" w:date="2014-02-07T16:35:00Z">
        <w:r>
          <w:t xml:space="preserve">, </w:t>
        </w:r>
      </w:ins>
      <w:ins w:id="2910" w:author="msammartano" w:date="2014-02-07T16:45:00Z">
        <w:r>
          <w:t>&lt;</w:t>
        </w:r>
      </w:ins>
      <w:ins w:id="2911" w:author="msammartano" w:date="2014-02-07T16:35:00Z">
        <w:r>
          <w:t>value</w:t>
        </w:r>
      </w:ins>
      <w:ins w:id="2912" w:author="msammartano" w:date="2014-02-07T16:45:00Z">
        <w:r>
          <w:t>_nexp&gt;</w:t>
        </w:r>
      </w:ins>
      <w:ins w:id="2913" w:author="msammartano" w:date="2014-02-07T16:35:00Z">
        <w:r>
          <w:t>|</w:t>
        </w:r>
      </w:ins>
      <w:ins w:id="2914" w:author="msammartano" w:date="2014-02-07T16:45:00Z">
        <w:r>
          <w:t>&lt;</w:t>
        </w:r>
      </w:ins>
      <w:ins w:id="2915" w:author="msammartano" w:date="2014-02-07T16:35:00Z">
        <w:r>
          <w:t>value$</w:t>
        </w:r>
      </w:ins>
      <w:ins w:id="2916" w:author="msammartano" w:date="2014-02-07T16:45:00Z">
        <w:r>
          <w:t>_sexp&gt;</w:t>
        </w:r>
      </w:ins>
      <w:ins w:id="2917" w:author="msammartano" w:date="2014-02-07T16:35:00Z">
        <w:r>
          <w:t>, &lt;result_nvar&gt;{,&lt;start_nexp&gt;}</w:t>
        </w:r>
        <w:r w:rsidR="00833AAE">
          <w:fldChar w:fldCharType="begin"/>
        </w:r>
        <w:r>
          <w:instrText xml:space="preserve"> XE "</w:instrText>
        </w:r>
      </w:ins>
      <w:ins w:id="2918" w:author="msammartano" w:date="2014-02-08T22:46:00Z">
        <w:r w:rsidR="000B4495" w:rsidRPr="000B4495">
          <w:instrText xml:space="preserve"> </w:instrText>
        </w:r>
        <w:r w:rsidR="000B4495">
          <w:instrText>Array.search Array[]|Array$[], &lt;value_nexp&gt;|&lt;value$_sexp&gt;, &lt;result_nvar&gt;{,&lt;start_nexp&gt;}</w:instrText>
        </w:r>
      </w:ins>
      <w:ins w:id="2919" w:author="msammartano" w:date="2014-02-07T16:35:00Z">
        <w:r>
          <w:instrText xml:space="preserve">" </w:instrText>
        </w:r>
        <w:r w:rsidR="00833AAE">
          <w:fldChar w:fldCharType="end"/>
        </w:r>
      </w:ins>
    </w:p>
    <w:p w:rsidR="001C40A5" w:rsidRDefault="001C40A5" w:rsidP="001C40A5">
      <w:pPr>
        <w:rPr>
          <w:ins w:id="2920" w:author="msammartano" w:date="2014-02-07T16:35:00Z"/>
        </w:rPr>
      </w:pPr>
      <w:ins w:id="2921" w:author="msammartano" w:date="2014-02-07T16:35:00Z">
        <w:r>
          <w:t xml:space="preserve">The </w:t>
        </w:r>
      </w:ins>
      <w:ins w:id="2922" w:author="msammartano" w:date="2014-02-07T16:37:00Z">
        <w:r>
          <w:t>array</w:t>
        </w:r>
      </w:ins>
      <w:ins w:id="2923" w:author="msammartano" w:date="2014-02-07T16:35:00Z">
        <w:r>
          <w:t xml:space="preserve"> will be searched for the specified string or numeric value</w:t>
        </w:r>
      </w:ins>
      <w:ins w:id="2924" w:author="msammartano" w:date="2014-02-07T16:37:00Z">
        <w:r>
          <w:t>, which may be an expression</w:t>
        </w:r>
      </w:ins>
      <w:ins w:id="2925" w:author="msammartano" w:date="2014-02-07T16:35:00Z">
        <w:r>
          <w:t xml:space="preserve">. </w:t>
        </w:r>
      </w:ins>
      <w:ins w:id="2926" w:author="msammartano" w:date="2014-02-07T16:39:00Z">
        <w:r>
          <w:t xml:space="preserve">Array[] or Array$[] is specified without any index. </w:t>
        </w:r>
      </w:ins>
      <w:ins w:id="2927" w:author="msammartano" w:date="2014-02-07T16:38:00Z">
        <w:r>
          <w:t>If the</w:t>
        </w:r>
      </w:ins>
      <w:ins w:id="2928" w:author="msammartano" w:date="2014-02-07T16:35:00Z">
        <w:r>
          <w:t xml:space="preserve"> value </w:t>
        </w:r>
      </w:ins>
      <w:ins w:id="2929" w:author="msammartano" w:date="2014-02-07T16:38:00Z">
        <w:r>
          <w:t xml:space="preserve">is found </w:t>
        </w:r>
      </w:ins>
      <w:ins w:id="2930" w:author="msammartano" w:date="2014-02-07T16:35:00Z">
        <w:r>
          <w:t xml:space="preserve">in the </w:t>
        </w:r>
      </w:ins>
      <w:ins w:id="2931" w:author="msammartano" w:date="2014-02-07T16:38:00Z">
        <w:r>
          <w:t xml:space="preserve">array, its position </w:t>
        </w:r>
      </w:ins>
      <w:ins w:id="2932" w:author="msammartano" w:date="2014-02-07T16:35:00Z">
        <w:r>
          <w:t>will be returned in result numeric variable. If the value is not found the result will be zero.</w:t>
        </w:r>
      </w:ins>
    </w:p>
    <w:p w:rsidR="001C40A5" w:rsidRPr="00CE4EFE" w:rsidRDefault="001C40A5" w:rsidP="001C40A5">
      <w:pPr>
        <w:rPr>
          <w:ins w:id="2933" w:author="msammartano" w:date="2014-02-07T16:35:00Z"/>
        </w:rPr>
      </w:pPr>
      <w:ins w:id="2934" w:author="msammartano" w:date="2014-02-07T16:35:00Z">
        <w:r>
          <w:t>If the optional start expression parameter is present, the search will start at the specified element. The default value is 1.</w:t>
        </w:r>
      </w:ins>
    </w:p>
    <w:p w:rsidR="005866FB" w:rsidRDefault="005866FB" w:rsidP="008209F2">
      <w:pPr>
        <w:pStyle w:val="Heading4"/>
      </w:pPr>
      <w:r>
        <w:lastRenderedPageBreak/>
        <w:t>Array.shuffle</w:t>
      </w:r>
      <w:r w:rsidR="00EC5719">
        <w:t xml:space="preserve"> </w:t>
      </w:r>
      <w:del w:id="2935" w:author="msammartano" w:date="2014-02-08T22:47:00Z">
        <w:r w:rsidR="0046334F" w:rsidDel="000B4495">
          <w:delText xml:space="preserve"> </w:delText>
        </w:r>
      </w:del>
      <w:r w:rsidR="0046334F">
        <w:t>Array[]</w:t>
      </w:r>
      <w:ins w:id="2936" w:author="msammartano" w:date="2014-02-08T22:47:00Z">
        <w:r w:rsidR="000B4495">
          <w:t xml:space="preserve"> </w:t>
        </w:r>
        <w:r w:rsidR="000B4495" w:rsidRPr="004C45D7">
          <w:t>| Array$[]</w:t>
        </w:r>
      </w:ins>
      <w:r w:rsidR="00833AAE">
        <w:fldChar w:fldCharType="begin"/>
      </w:r>
      <w:r w:rsidR="0046334F">
        <w:instrText xml:space="preserve"> XE "</w:instrText>
      </w:r>
      <w:r w:rsidR="0046334F" w:rsidRPr="004C45D7">
        <w:instrText xml:space="preserve">Array.shuffle </w:instrText>
      </w:r>
      <w:del w:id="2937" w:author="msammartano" w:date="2014-02-08T22:47:00Z">
        <w:r w:rsidR="0046334F" w:rsidRPr="004C45D7" w:rsidDel="000B4495">
          <w:delInstrText xml:space="preserve"> </w:delInstrText>
        </w:r>
      </w:del>
      <w:r w:rsidR="0046334F" w:rsidRPr="004C45D7">
        <w:instrText>Array[] | Array$[]</w:instrText>
      </w:r>
      <w:r w:rsidR="0046334F">
        <w:instrText xml:space="preserve">" </w:instrText>
      </w:r>
      <w:r w:rsidR="00833AAE">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8209F2">
      <w:pPr>
        <w:pStyle w:val="Heading4"/>
      </w:pPr>
      <w:r>
        <w:t>Array.sort</w:t>
      </w:r>
      <w:r w:rsidR="0046334F">
        <w:t xml:space="preserve">  Array[]</w:t>
      </w:r>
    </w:p>
    <w:p w:rsidR="00DC2930" w:rsidRDefault="00DC2930" w:rsidP="00DC2930">
      <w:r>
        <w:t>Sorts the specified array in ascending order. Array[] is specified without any index.</w:t>
      </w:r>
    </w:p>
    <w:p w:rsidR="0046334F" w:rsidRDefault="0046334F" w:rsidP="008209F2">
      <w:pPr>
        <w:pStyle w:val="Heading4"/>
      </w:pPr>
      <w:r>
        <w:t>Array.std_dev &lt;sd_nvar&gt;, Array[]</w:t>
      </w:r>
      <w:r w:rsidR="00833AAE">
        <w:fldChar w:fldCharType="begin"/>
      </w:r>
      <w:r>
        <w:instrText xml:space="preserve"> XE "</w:instrText>
      </w:r>
      <w:r w:rsidRPr="0031303C">
        <w:instrText>Array.std_dev &lt;sd_nvar&gt;, Array[]</w:instrText>
      </w:r>
      <w:r>
        <w:instrText xml:space="preserve">" </w:instrText>
      </w:r>
      <w:r w:rsidR="00833AAE">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8209F2">
      <w:pPr>
        <w:pStyle w:val="Heading4"/>
      </w:pPr>
      <w:r>
        <w:t>Array.sum</w:t>
      </w:r>
      <w:r w:rsidR="00DC2930">
        <w:t xml:space="preserve"> </w:t>
      </w:r>
      <w:r w:rsidR="00EC5719">
        <w:t>&lt;</w:t>
      </w:r>
      <w:ins w:id="2938" w:author="msammartano" w:date="2014-02-07T16:43:00Z">
        <w:r w:rsidR="001C40A5">
          <w:t>s</w:t>
        </w:r>
      </w:ins>
      <w:del w:id="2939" w:author="msammartano" w:date="2014-02-07T16:43:00Z">
        <w:r w:rsidR="00DC2930" w:rsidDel="001C40A5">
          <w:delText>S</w:delText>
        </w:r>
      </w:del>
      <w:r w:rsidR="00DC2930">
        <w:t>um</w:t>
      </w:r>
      <w:r w:rsidR="00EC5719">
        <w:t>_nvar&gt;</w:t>
      </w:r>
      <w:r w:rsidR="00DC2930">
        <w:t>, Array[]</w:t>
      </w:r>
      <w:r w:rsidR="00833AAE">
        <w:fldChar w:fldCharType="begin"/>
      </w:r>
      <w:r w:rsidR="00557A53">
        <w:instrText xml:space="preserve"> XE "</w:instrText>
      </w:r>
      <w:r w:rsidR="00557A53" w:rsidRPr="002C1804">
        <w:instrText>Array.sum &lt;</w:instrText>
      </w:r>
      <w:ins w:id="2940" w:author="msammartano" w:date="2014-02-08T22:48:00Z">
        <w:r w:rsidR="000B4495">
          <w:instrText>s</w:instrText>
        </w:r>
      </w:ins>
      <w:del w:id="2941" w:author="msammartano" w:date="2014-02-08T22:48:00Z">
        <w:r w:rsidR="00557A53" w:rsidRPr="002C1804" w:rsidDel="000B4495">
          <w:delInstrText>S</w:delInstrText>
        </w:r>
      </w:del>
      <w:r w:rsidR="00557A53" w:rsidRPr="002C1804">
        <w:instrText>um_nvar&gt;, Array[]</w:instrText>
      </w:r>
      <w:r w:rsidR="00557A53">
        <w:instrText xml:space="preserve">" </w:instrText>
      </w:r>
      <w:r w:rsidR="00833AAE">
        <w:fldChar w:fldCharType="end"/>
      </w:r>
    </w:p>
    <w:p w:rsidR="00DC2930" w:rsidRDefault="00DC2930" w:rsidP="00DC2930">
      <w:pPr>
        <w:rPr>
          <w:ins w:id="2942" w:author="msammartano" w:date="2014-02-07T16:42:00Z"/>
        </w:rPr>
      </w:pPr>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w:t>
      </w:r>
      <w:del w:id="2943" w:author="msammartano" w:date="2014-02-07T16:43:00Z">
        <w:r w:rsidDel="001C40A5">
          <w:delText xml:space="preserve"> </w:delText>
        </w:r>
      </w:del>
    </w:p>
    <w:p w:rsidR="001C40A5" w:rsidRDefault="001C40A5" w:rsidP="001C40A5">
      <w:pPr>
        <w:pStyle w:val="Heading4"/>
        <w:rPr>
          <w:ins w:id="2944" w:author="msammartano" w:date="2014-02-07T16:43:00Z"/>
        </w:rPr>
      </w:pPr>
      <w:ins w:id="2945" w:author="msammartano" w:date="2014-02-07T16:43:00Z">
        <w:r>
          <w:t>Array.variance &lt;v_nvar&gt;, Array[]</w:t>
        </w:r>
        <w:r w:rsidR="00833AAE">
          <w:fldChar w:fldCharType="begin"/>
        </w:r>
        <w:r>
          <w:instrText xml:space="preserve"> XE "</w:instrText>
        </w:r>
        <w:r w:rsidRPr="00421C96">
          <w:instrText>Array.variance &lt;v_nvar&gt;, Array[]</w:instrText>
        </w:r>
        <w:r>
          <w:instrText xml:space="preserve">" </w:instrText>
        </w:r>
        <w:r w:rsidR="00833AAE">
          <w:fldChar w:fldCharType="end"/>
        </w:r>
      </w:ins>
    </w:p>
    <w:p w:rsidR="001C40A5" w:rsidRDefault="001C40A5" w:rsidP="00DC2930">
      <w:ins w:id="2946" w:author="msammartano" w:date="2014-02-07T16:43:00Z">
        <w:r>
          <w:t xml:space="preserve">Finds the variance of all the values in numeric array, Array[], and places the result into &lt;v_nvar&gt;. </w:t>
        </w:r>
        <w:r w:rsidRPr="0046334F">
          <w:t xml:space="preserve"> </w:t>
        </w:r>
        <w:r>
          <w:t>Array[] is specified without any index.</w:t>
        </w:r>
      </w:ins>
    </w:p>
    <w:p w:rsidR="004C5557" w:rsidRDefault="004C5557" w:rsidP="00E33967">
      <w:pPr>
        <w:pStyle w:val="Heading1"/>
      </w:pPr>
      <w:bookmarkStart w:id="2947" w:name="_Toc379671588"/>
      <w:r>
        <w:t xml:space="preserve">Data Structures </w:t>
      </w:r>
      <w:r w:rsidR="00844D75">
        <w:t xml:space="preserve">and Pointers </w:t>
      </w:r>
      <w:r>
        <w:t>in BASIC!</w:t>
      </w:r>
      <w:bookmarkEnd w:id="2947"/>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2948" w:name="_Toc379671589"/>
      <w:r w:rsidRPr="00EB1F62">
        <w:t>What is a Pointer</w:t>
      </w:r>
      <w:bookmarkEnd w:id="2948"/>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w:t>
      </w:r>
      <w:r w:rsidR="00DA5C09">
        <w:lastRenderedPageBreak/>
        <w:t xml:space="preserve">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2949" w:name="_Toc379671590"/>
      <w:r>
        <w:t>Lists</w:t>
      </w:r>
      <w:bookmarkEnd w:id="2949"/>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2950" w:name="_Toc379671591"/>
      <w:r>
        <w:lastRenderedPageBreak/>
        <w:t>List Commands</w:t>
      </w:r>
      <w:bookmarkEnd w:id="2950"/>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833AAE">
        <w:fldChar w:fldCharType="begin"/>
      </w:r>
      <w:r w:rsidR="00457C59">
        <w:instrText xml:space="preserve"> XE "</w:instrText>
      </w:r>
      <w:r w:rsidR="00457C59" w:rsidRPr="00390D2D">
        <w:instrText>List.create N|S, &lt;pointer_nvar&gt;</w:instrText>
      </w:r>
      <w:r w:rsidR="00457C59">
        <w:instrText xml:space="preserve">" </w:instrText>
      </w:r>
      <w:r w:rsidR="00833AAE">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&lt;nexp&gt;{,&lt;nexp&gt;..,&lt;nexp&gt;}</w:t>
      </w:r>
      <w:r w:rsidR="00833AAE">
        <w:fldChar w:fldCharType="begin"/>
      </w:r>
      <w:r w:rsidR="00763617">
        <w:instrText xml:space="preserve"> XE "</w:instrText>
      </w:r>
      <w:r w:rsidR="00763617" w:rsidRPr="005C5F25">
        <w:instrText>List.add &lt;pointer_nexp&gt;, &lt;nexp&gt;{,&lt;nexp&gt;..,&lt;nexp&gt;}</w:instrText>
      </w:r>
      <w:r w:rsidR="00763617">
        <w:instrText xml:space="preserve">" </w:instrText>
      </w:r>
      <w:r w:rsidR="00833AAE">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833AAE">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833AAE">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8209F2">
      <w:pPr>
        <w:pStyle w:val="Heading4"/>
      </w:pPr>
      <w:r>
        <w:t>List.add.array  &lt;destination_list_pointer_nexp&gt;,Array$[]|Array[]</w:t>
      </w:r>
      <w:r w:rsidR="00833AAE">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833AAE">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8209F2">
      <w:pPr>
        <w:pStyle w:val="Heading4"/>
      </w:pPr>
      <w:r>
        <w:t>List.replace &lt;pointer_nexp&gt;,&lt;index_nexp&gt;, &lt;sexp&gt;|&lt;nexp&gt;</w:t>
      </w:r>
      <w:r w:rsidR="00833AAE">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833AAE">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4349F7">
      <w:r>
        <w:lastRenderedPageBreak/>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833AAE">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833AAE">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833AAE">
        <w:fldChar w:fldCharType="begin"/>
      </w:r>
      <w:r w:rsidR="00BE1479">
        <w:instrText xml:space="preserve"> XE "</w:instrText>
      </w:r>
      <w:r w:rsidR="00BE1479" w:rsidRPr="008A1628">
        <w:instrText>List.remove &lt;pointer_nexp&gt;,&lt;index_nexp&gt;</w:instrText>
      </w:r>
      <w:r w:rsidR="00BE1479">
        <w:instrText xml:space="preserve">" </w:instrText>
      </w:r>
      <w:r w:rsidR="00833AAE">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833AAE">
        <w:fldChar w:fldCharType="begin"/>
      </w:r>
      <w:r w:rsidR="00BE1479">
        <w:instrText xml:space="preserve"> XE "</w:instrText>
      </w:r>
      <w:r w:rsidR="00BE1479" w:rsidRPr="008A1628">
        <w:instrText>List.get &lt;pointer_nexp&gt;,&lt;index_nexp&gt;, &lt;svar&gt;|&lt;nvar&gt;</w:instrText>
      </w:r>
      <w:r w:rsidR="00BE1479">
        <w:instrText xml:space="preserve">" </w:instrText>
      </w:r>
      <w:r w:rsidR="00833AAE">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833AAE">
        <w:fldChar w:fldCharType="begin"/>
      </w:r>
      <w:r w:rsidR="00BE1479">
        <w:instrText xml:space="preserve"> XE "</w:instrText>
      </w:r>
      <w:r w:rsidR="00BE1479" w:rsidRPr="008A1628">
        <w:instrText>List.type &lt;pointer_nexp&gt;, &lt;svar&gt;</w:instrText>
      </w:r>
      <w:r w:rsidR="00BE1479">
        <w:instrText xml:space="preserve">" </w:instrText>
      </w:r>
      <w:r w:rsidR="00833AAE">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833AAE">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833AAE">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833AAE">
        <w:fldChar w:fldCharType="begin"/>
      </w:r>
      <w:r w:rsidR="00BE1479">
        <w:instrText xml:space="preserve"> XE "</w:instrText>
      </w:r>
      <w:r w:rsidR="00BE1479" w:rsidRPr="008A1628">
        <w:instrText>List.clear &lt;pointer_nexp&gt;</w:instrText>
      </w:r>
      <w:r w:rsidR="00BE1479">
        <w:instrText xml:space="preserve">" </w:instrText>
      </w:r>
      <w:r w:rsidR="00833AAE">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833AAE">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833AAE">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833AAE">
        <w:fldChar w:fldCharType="begin"/>
      </w:r>
      <w:r w:rsidR="00BE1479">
        <w:instrText xml:space="preserve"> XE "</w:instrText>
      </w:r>
      <w:r w:rsidR="00BE1479" w:rsidRPr="008A1628">
        <w:instrText>List.ToArray &lt;pointer_nexp&gt;, Array$[] | Array[]</w:instrText>
      </w:r>
      <w:r w:rsidR="00BE1479">
        <w:instrText xml:space="preserve">" </w:instrText>
      </w:r>
      <w:r w:rsidR="00833AAE">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2951" w:name="_Toc379671592"/>
      <w:r>
        <w:t>Bundles</w:t>
      </w:r>
      <w:bookmarkEnd w:id="2951"/>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2952" w:name="_Toc379671593"/>
      <w:r>
        <w:t>Bundle Commands</w:t>
      </w:r>
      <w:bookmarkEnd w:id="2952"/>
    </w:p>
    <w:p w:rsidR="00CD538C" w:rsidRDefault="00CD538C" w:rsidP="008209F2">
      <w:pPr>
        <w:pStyle w:val="Heading4"/>
      </w:pPr>
      <w:r>
        <w:t>Bundle.create</w:t>
      </w:r>
      <w:r w:rsidR="00345E49">
        <w:t xml:space="preserve"> &lt;pointer_nvar&gt;</w:t>
      </w:r>
      <w:r w:rsidR="00833AAE">
        <w:fldChar w:fldCharType="begin"/>
      </w:r>
      <w:r w:rsidR="00411B9F">
        <w:instrText xml:space="preserve"> XE "</w:instrText>
      </w:r>
      <w:r w:rsidR="00411B9F" w:rsidRPr="000C4480">
        <w:instrText>Bundle.create &lt;pointer_nvar&gt;</w:instrText>
      </w:r>
      <w:r w:rsidR="00411B9F">
        <w:instrText xml:space="preserve">" </w:instrText>
      </w:r>
      <w:r w:rsidR="00833AAE">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833AAE">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833AAE">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8209F2">
      <w:pPr>
        <w:pStyle w:val="Heading4"/>
      </w:pPr>
      <w:r>
        <w:lastRenderedPageBreak/>
        <w:t>Bundle.get &lt;pointer_nexp</w:t>
      </w:r>
      <w:r w:rsidR="002019FC">
        <w:t>&gt;, &lt;key_sexp&gt;, &lt;nvar&gt;|&lt;svar&gt;</w:t>
      </w:r>
      <w:r w:rsidR="00833AAE">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833AAE">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833AAE">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833AAE">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833AAE">
        <w:fldChar w:fldCharType="begin"/>
      </w:r>
      <w:r>
        <w:instrText xml:space="preserve"> XE "</w:instrText>
      </w:r>
      <w:r w:rsidRPr="002F440F">
        <w:instrText>Bundle.contain  &lt;pointer_nexp&gt;, &lt;key_sexp&gt; , &lt;contains_nvar&gt;</w:instrText>
      </w:r>
      <w:r>
        <w:instrText xml:space="preserve">" </w:instrText>
      </w:r>
      <w:r w:rsidR="00833AAE">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833AAE">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833AAE">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833AAE">
        <w:fldChar w:fldCharType="begin"/>
      </w:r>
      <w:r>
        <w:instrText xml:space="preserve"> XE "</w:instrText>
      </w:r>
      <w:r w:rsidR="00BC0606">
        <w:instrText>Bundle.clear &lt;pointer_nexp</w:instrText>
      </w:r>
      <w:r w:rsidRPr="000F6412">
        <w:instrText>&gt;</w:instrText>
      </w:r>
      <w:r>
        <w:instrText xml:space="preserve">" </w:instrText>
      </w:r>
      <w:r w:rsidR="00833AAE">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2953" w:name="_Toc379671594"/>
      <w:r>
        <w:lastRenderedPageBreak/>
        <w:t>Stacks</w:t>
      </w:r>
      <w:bookmarkEnd w:id="2953"/>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2954" w:name="_Toc379671595"/>
      <w:r>
        <w:t>Stack Commands</w:t>
      </w:r>
      <w:bookmarkEnd w:id="2954"/>
    </w:p>
    <w:p w:rsidR="00DC3FCA" w:rsidRDefault="00DC3FCA" w:rsidP="008209F2">
      <w:pPr>
        <w:pStyle w:val="Heading4"/>
      </w:pPr>
      <w:r>
        <w:t>Stack.create</w:t>
      </w:r>
      <w:r w:rsidR="005D2191">
        <w:t xml:space="preserve"> N|S, &lt;ptr_nvar&gt;</w:t>
      </w:r>
      <w:r w:rsidR="00833AAE">
        <w:fldChar w:fldCharType="begin"/>
      </w:r>
      <w:r w:rsidR="005D2191">
        <w:instrText xml:space="preserve"> XE "</w:instrText>
      </w:r>
      <w:r w:rsidR="005D2191" w:rsidRPr="00B42F59">
        <w:instrText>Stack.create N|S, &lt;ptr_nvar&gt;</w:instrText>
      </w:r>
      <w:r w:rsidR="005D2191">
        <w:instrText xml:space="preserve">" </w:instrText>
      </w:r>
      <w:r w:rsidR="00833AAE">
        <w:fldChar w:fldCharType="end"/>
      </w:r>
      <w:del w:id="2955" w:author="msammartano" w:date="2014-02-08T22:51:00Z">
        <w:r w:rsidR="00833AAE" w:rsidDel="000B4495">
          <w:fldChar w:fldCharType="begin"/>
        </w:r>
        <w:r w:rsidR="00965677" w:rsidDel="000B4495">
          <w:delInstrText xml:space="preserve"> XE "</w:delInstrText>
        </w:r>
        <w:r w:rsidR="00965677" w:rsidRPr="00553C84" w:rsidDel="000B4495">
          <w:delInstrText>Stack.create N|S, &lt;ptr_nvar&gt;</w:delInstrText>
        </w:r>
        <w:r w:rsidR="00965677" w:rsidDel="000B4495">
          <w:delInstrText xml:space="preserve">" </w:delInstrText>
        </w:r>
        <w:r w:rsidR="00833AAE" w:rsidDel="000B4495">
          <w:fldChar w:fldCharType="end"/>
        </w:r>
      </w:del>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t>Stack.push</w:t>
      </w:r>
      <w:r w:rsidR="005D2191">
        <w:t xml:space="preserve"> &lt;ptr_nexep&gt;, &lt;nexp&gt;|&lt;sexp&gt;</w:t>
      </w:r>
      <w:r w:rsidR="00833AAE">
        <w:fldChar w:fldCharType="begin"/>
      </w:r>
      <w:r w:rsidR="005D2191">
        <w:instrText xml:space="preserve"> XE "</w:instrText>
      </w:r>
      <w:r w:rsidR="005D2191" w:rsidRPr="00B42F59">
        <w:instrText>Stack.push &lt;ptr_nexep&gt;, &lt;nexp&gt;|&lt;sexp&gt;</w:instrText>
      </w:r>
      <w:r w:rsidR="005D2191">
        <w:instrText xml:space="preserve">" </w:instrText>
      </w:r>
      <w:r w:rsidR="00833AAE">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&lt;ptr_nexep&gt;, &lt;nvar&gt;|&lt;svar&gt;</w:t>
      </w:r>
      <w:r w:rsidR="00833AAE">
        <w:fldChar w:fldCharType="begin"/>
      </w:r>
      <w:r w:rsidR="00965677">
        <w:instrText xml:space="preserve"> XE "</w:instrText>
      </w:r>
      <w:r w:rsidR="00965677" w:rsidRPr="00553C84">
        <w:instrText>Stack.pop &lt;ptr_nexep&gt;, &lt;nvar&gt;|&lt;svar&gt;</w:instrText>
      </w:r>
      <w:r w:rsidR="00965677">
        <w:instrText xml:space="preserve">" </w:instrText>
      </w:r>
      <w:r w:rsidR="00833AAE">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&lt;ptr_nexep&gt;, &lt;nvar&gt;|&lt;svar&gt;</w:t>
      </w:r>
      <w:r w:rsidR="00833AAE">
        <w:fldChar w:fldCharType="begin"/>
      </w:r>
      <w:r w:rsidR="00965677">
        <w:instrText xml:space="preserve"> XE "</w:instrText>
      </w:r>
      <w:r w:rsidR="00965677" w:rsidRPr="00553C84">
        <w:instrText>Stack.peek &lt;ptr_nexep&gt;, &lt;nvar&gt;|&lt;svar&gt;</w:instrText>
      </w:r>
      <w:r w:rsidR="00965677">
        <w:instrText xml:space="preserve">" </w:instrText>
      </w:r>
      <w:r w:rsidR="00833AAE">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&lt;ptr_nexep&gt;, &lt;svar&gt;</w:t>
      </w:r>
      <w:r w:rsidR="00833AAE">
        <w:fldChar w:fldCharType="begin"/>
      </w:r>
      <w:r w:rsidR="00965677">
        <w:instrText xml:space="preserve"> XE "</w:instrText>
      </w:r>
      <w:r w:rsidR="00965677" w:rsidRPr="00553C84">
        <w:instrText>Stack.type &lt;ptr_nexep&gt;, &lt;svar&gt;</w:instrText>
      </w:r>
      <w:r w:rsidR="00965677">
        <w:instrText xml:space="preserve">" </w:instrText>
      </w:r>
      <w:r w:rsidR="00833AAE">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lastRenderedPageBreak/>
        <w:t>Stack.IsEmpty</w:t>
      </w:r>
      <w:r w:rsidR="005D2191">
        <w:t xml:space="preserve"> &lt;ptr_nexep&gt;, &lt;nvar&gt;</w:t>
      </w:r>
      <w:r w:rsidR="00833AAE">
        <w:fldChar w:fldCharType="begin"/>
      </w:r>
      <w:r w:rsidR="00965677">
        <w:instrText xml:space="preserve"> XE "</w:instrText>
      </w:r>
      <w:r w:rsidR="00965677" w:rsidRPr="00553C84">
        <w:instrText>Stack.IsEmpty &lt;ptr_nexep&gt;, &lt;nvar&gt;</w:instrText>
      </w:r>
      <w:r w:rsidR="00965677">
        <w:instrText xml:space="preserve">" </w:instrText>
      </w:r>
      <w:r w:rsidR="00833AAE">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8209F2">
      <w:pPr>
        <w:pStyle w:val="Heading4"/>
      </w:pPr>
      <w:r>
        <w:t>Stack.clear</w:t>
      </w:r>
      <w:r w:rsidR="005D2191">
        <w:t xml:space="preserve"> &lt;ptr_nexep&gt;</w:t>
      </w:r>
      <w:r w:rsidR="00833AAE">
        <w:fldChar w:fldCharType="begin"/>
      </w:r>
      <w:r w:rsidR="00965677">
        <w:instrText xml:space="preserve"> XE "</w:instrText>
      </w:r>
      <w:r w:rsidR="00965677" w:rsidRPr="00553C84">
        <w:instrText>Stack.clear &lt;ptr_nexep&gt;</w:instrText>
      </w:r>
      <w:r w:rsidR="00965677">
        <w:instrText xml:space="preserve">" </w:instrText>
      </w:r>
      <w:r w:rsidR="00833AAE">
        <w:fldChar w:fldCharType="end"/>
      </w:r>
    </w:p>
    <w:p w:rsidR="00CE1878" w:rsidRDefault="00AE1A19" w:rsidP="00AE1A19">
      <w:r>
        <w:t>The stack designated by &lt;ptr_nexep&gt; will be cleared.</w:t>
      </w:r>
    </w:p>
    <w:p w:rsidR="00CE1878" w:rsidRDefault="00CE1878" w:rsidP="00EB1F62">
      <w:pPr>
        <w:pStyle w:val="Heading2"/>
      </w:pPr>
      <w:bookmarkStart w:id="2956" w:name="_Toc379671596"/>
      <w:r>
        <w:t>Queues</w:t>
      </w:r>
      <w:bookmarkEnd w:id="2956"/>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2957" w:name="_Toc379671597"/>
      <w:r>
        <w:t>Comments</w:t>
      </w:r>
      <w:bookmarkEnd w:id="2957"/>
    </w:p>
    <w:p w:rsidR="00EA7A8B" w:rsidRDefault="00184DA5" w:rsidP="00EB1F62">
      <w:pPr>
        <w:pStyle w:val="Heading2"/>
      </w:pPr>
      <w:bookmarkStart w:id="2958" w:name="_Toc379671598"/>
      <w:r>
        <w:t>! -</w:t>
      </w:r>
      <w:r w:rsidR="00EA7A8B">
        <w:t xml:space="preserve"> Single Line Comment</w:t>
      </w:r>
      <w:bookmarkEnd w:id="2958"/>
      <w:r w:rsidR="00833AAE">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833AAE">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2959" w:name="_Toc379671599"/>
      <w:r>
        <w:t>REM - Single Line Comment (legacy)</w:t>
      </w:r>
      <w:bookmarkEnd w:id="2959"/>
      <w:r w:rsidR="00833AAE">
        <w:fldChar w:fldCharType="begin"/>
      </w:r>
      <w:r>
        <w:instrText xml:space="preserve"> XE "REM" </w:instrText>
      </w:r>
      <w:r w:rsidR="00833AAE">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2960" w:name="_Toc379671600"/>
      <w:r>
        <w:t>!! - Block Comment</w:t>
      </w:r>
      <w:bookmarkEnd w:id="2960"/>
      <w:r w:rsidR="00833AAE">
        <w:fldChar w:fldCharType="begin"/>
      </w:r>
      <w:r w:rsidR="00557A53">
        <w:instrText xml:space="preserve"> XE "</w:instrText>
      </w:r>
      <w:r w:rsidR="00557A53" w:rsidRPr="002C1804">
        <w:instrText>!! - Block Comment</w:instrText>
      </w:r>
      <w:r w:rsidR="00557A53">
        <w:instrText xml:space="preserve">" </w:instrText>
      </w:r>
      <w:r w:rsidR="00833AAE">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2961" w:name="_Toc379671601"/>
      <w:r>
        <w:lastRenderedPageBreak/>
        <w:t>% - Middle of Line Comment</w:t>
      </w:r>
      <w:bookmarkEnd w:id="2961"/>
      <w:r w:rsidR="00833AAE">
        <w:fldChar w:fldCharType="begin"/>
      </w:r>
      <w:r w:rsidR="002E7757">
        <w:instrText xml:space="preserve"> XE "</w:instrText>
      </w:r>
      <w:r w:rsidR="002E7757" w:rsidRPr="0058388C">
        <w:instrText>% - Middle of Line Comment</w:instrText>
      </w:r>
      <w:r w:rsidR="002E7757">
        <w:instrText xml:space="preserve">" </w:instrText>
      </w:r>
      <w:r w:rsidR="00833AAE">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2962" w:name="_Toc379671602"/>
      <w:r>
        <w:t>Expressions</w:t>
      </w:r>
      <w:bookmarkEnd w:id="2962"/>
    </w:p>
    <w:p w:rsidR="00934C10" w:rsidRDefault="005866FB" w:rsidP="00EB1F62">
      <w:pPr>
        <w:pStyle w:val="Heading2"/>
      </w:pPr>
      <w:bookmarkStart w:id="2963" w:name="_Toc379671603"/>
      <w:r>
        <w:t>Numeric</w:t>
      </w:r>
      <w:r w:rsidR="00EC5719">
        <w:t xml:space="preserve"> </w:t>
      </w:r>
      <w:r w:rsidR="00934C10">
        <w:t>&lt;nexp&gt; := {&lt;numeric variable&gt;</w:t>
      </w:r>
      <w:r w:rsidR="00526E57">
        <w:t>|</w:t>
      </w:r>
      <w:r w:rsidR="00934C10">
        <w:t>&lt;numeric constant} {&lt;n</w:t>
      </w:r>
      <w:r w:rsidR="00526E57">
        <w:t>operator&gt; &lt;nexp&gt;|&lt;end of line&gt;}</w:t>
      </w:r>
      <w:bookmarkEnd w:id="2963"/>
    </w:p>
    <w:p w:rsidR="00FF5588" w:rsidRDefault="00934C10" w:rsidP="005F4916">
      <w:pPr>
        <w:pStyle w:val="Heading3"/>
      </w:pPr>
      <w:bookmarkStart w:id="2964" w:name="_Toc379671604"/>
      <w:r>
        <w:t>Numeric Operators &lt;noperator&gt;</w:t>
      </w:r>
      <w:bookmarkEnd w:id="2964"/>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4916">
      <w:pPr>
        <w:pStyle w:val="Heading3"/>
      </w:pPr>
      <w:bookmarkStart w:id="2965" w:name="_Toc379671605"/>
      <w:r>
        <w:t>Numeric Expression Examples</w:t>
      </w:r>
      <w:bookmarkEnd w:id="2965"/>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2966" w:name="_Toc379671606"/>
      <w:r>
        <w:t>Pre</w:t>
      </w:r>
      <w:r w:rsidR="003A11BB">
        <w:t>-</w:t>
      </w:r>
      <w:r>
        <w:t xml:space="preserve"> and Post</w:t>
      </w:r>
      <w:r w:rsidR="003A11BB">
        <w:t>-</w:t>
      </w:r>
      <w:r>
        <w:t>Increment Operators</w:t>
      </w:r>
      <w:bookmarkEnd w:id="2966"/>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5F4916">
      <w:pPr>
        <w:pStyle w:val="Heading3"/>
      </w:pPr>
      <w:bookmarkStart w:id="2967" w:name="_Toc379671607"/>
      <w:r>
        <w:t xml:space="preserve">Op Equal </w:t>
      </w:r>
      <w:r w:rsidR="00E75EEE">
        <w:t xml:space="preserve">Assignment </w:t>
      </w:r>
      <w:r>
        <w:t>Operations</w:t>
      </w:r>
      <w:bookmarkEnd w:id="2967"/>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2968" w:name="_Toc379671608"/>
      <w:r>
        <w:lastRenderedPageBreak/>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2968"/>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2969" w:name="_Toc379671609"/>
      <w:r>
        <w:t>Logical</w:t>
      </w:r>
      <w:r w:rsidR="00DC525C">
        <w:t xml:space="preserve"> &lt;lexp&gt;</w:t>
      </w:r>
      <w:bookmarkEnd w:id="2969"/>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2970" w:name="_Toc379671610"/>
      <w:r>
        <w:t>Logical Operators</w:t>
      </w:r>
      <w:bookmarkEnd w:id="2970"/>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2971" w:name="_Toc379671611"/>
      <w:r>
        <w:t>Examples of Logical Expressions</w:t>
      </w:r>
      <w:bookmarkEnd w:id="2971"/>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rPr>
          <w:ins w:id="2972" w:author="msammartano" w:date="2014-02-08T11:00:00Z"/>
        </w:rPr>
      </w:pPr>
      <w:ins w:id="2973" w:author="msammartano" w:date="2014-02-08T11:00:00Z">
        <w:r>
          <w:t>1 &amp; 0</w:t>
        </w:r>
        <w:r w:rsidRPr="00674A65">
          <w:t xml:space="preserve"> (</w:t>
        </w:r>
        <w:r>
          <w:t>fals</w:t>
        </w:r>
        <w:r w:rsidRPr="00674A65">
          <w:t>e)</w:t>
        </w:r>
      </w:ins>
    </w:p>
    <w:p w:rsidR="00EF672D" w:rsidRPr="00674A65" w:rsidRDefault="00FF5588" w:rsidP="007B2223">
      <w:pPr>
        <w:pStyle w:val="Codeexample"/>
      </w:pPr>
      <w:r w:rsidRPr="00674A65">
        <w:t>!(1 &amp; 0) (true)</w:t>
      </w:r>
    </w:p>
    <w:p w:rsidR="00485F39" w:rsidRPr="00E33967" w:rsidRDefault="00485F39" w:rsidP="00E33967">
      <w:pPr>
        <w:pStyle w:val="Heading1"/>
      </w:pPr>
      <w:bookmarkStart w:id="2974" w:name="_Toc379671612"/>
      <w:r w:rsidRPr="00E33967">
        <w:t>Assignment Operations</w:t>
      </w:r>
      <w:bookmarkEnd w:id="2974"/>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2975" w:name="_Toc379671613"/>
      <w:r>
        <w:lastRenderedPageBreak/>
        <w:t>LET</w:t>
      </w:r>
      <w:bookmarkEnd w:id="2975"/>
      <w:r w:rsidR="00833AAE">
        <w:fldChar w:fldCharType="begin"/>
      </w:r>
      <w:r w:rsidR="001E31F1">
        <w:instrText xml:space="preserve"> XE "</w:instrText>
      </w:r>
      <w:r w:rsidR="001E31F1" w:rsidRPr="0090335B">
        <w:instrText>LET</w:instrText>
      </w:r>
      <w:r w:rsidR="001E31F1">
        <w:instrText xml:space="preserve">" </w:instrText>
      </w:r>
      <w:r w:rsidR="00833AAE">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2976" w:name="_Toc379671614"/>
      <w:r>
        <w:t>OpEqual Assignment Operations</w:t>
      </w:r>
      <w:bookmarkEnd w:id="2976"/>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2977" w:name="_Toc379671615"/>
      <w:r>
        <w:t>Math Function</w:t>
      </w:r>
      <w:r w:rsidR="007202D6">
        <w:t>s</w:t>
      </w:r>
      <w:bookmarkEnd w:id="2977"/>
    </w:p>
    <w:p w:rsidR="007202D6" w:rsidRDefault="007202D6" w:rsidP="007202D6">
      <w:r>
        <w:t>Math functions act like numeric variables in a &lt;nexp&gt; (or &lt;lexp&gt;)</w:t>
      </w:r>
      <w:r w:rsidR="001E7F77">
        <w:t>.</w:t>
      </w:r>
    </w:p>
    <w:p w:rsidR="001E7F77" w:rsidRDefault="001E7F77" w:rsidP="00EB1F62">
      <w:pPr>
        <w:pStyle w:val="Heading2"/>
      </w:pPr>
      <w:bookmarkStart w:id="2978" w:name="_Toc379671616"/>
      <w:r>
        <w:t>BOR(&lt;nexp1&gt;, &lt;nexp2&gt;)</w:t>
      </w:r>
      <w:bookmarkEnd w:id="2978"/>
      <w:r w:rsidR="00833AAE">
        <w:fldChar w:fldCharType="begin"/>
      </w:r>
      <w:r w:rsidR="00F20D81">
        <w:instrText xml:space="preserve"> XE "</w:instrText>
      </w:r>
      <w:r w:rsidR="00F20D81" w:rsidRPr="00CE21C2">
        <w:instrText>BOR(&lt;nexp1&gt;, &lt;nexp2&gt;)</w:instrText>
      </w:r>
      <w:r w:rsidR="00F20D81">
        <w:instrText xml:space="preserve">" </w:instrText>
      </w:r>
      <w:r w:rsidR="00833AAE">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2979" w:name="_Toc379671617"/>
      <w:r>
        <w:t>BAND(&lt;nexp1&gt;, &lt;nexp2&gt;)</w:t>
      </w:r>
      <w:bookmarkEnd w:id="2979"/>
      <w:r w:rsidR="00833AAE">
        <w:fldChar w:fldCharType="begin"/>
      </w:r>
      <w:r w:rsidR="00F20D81">
        <w:instrText xml:space="preserve"> XE "</w:instrText>
      </w:r>
      <w:r w:rsidR="00F20D81" w:rsidRPr="008B5FA4">
        <w:instrText>BAND(&lt;nexp1&gt;, &lt;nexp2&gt;)</w:instrText>
      </w:r>
      <w:r w:rsidR="00F20D81">
        <w:instrText xml:space="preserve">" </w:instrText>
      </w:r>
      <w:r w:rsidR="00833AAE">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lastRenderedPageBreak/>
        <w:tab/>
        <w:t>BAND(3,1) = 1</w:t>
      </w:r>
    </w:p>
    <w:p w:rsidR="001E7F77" w:rsidRDefault="001E7F77" w:rsidP="00EB1F62">
      <w:pPr>
        <w:pStyle w:val="Heading2"/>
      </w:pPr>
      <w:bookmarkStart w:id="2980" w:name="_Toc379671618"/>
      <w:r>
        <w:t>BXOR(&lt;nexp1&gt;, &lt;nexp2&gt;)</w:t>
      </w:r>
      <w:bookmarkEnd w:id="2980"/>
      <w:r w:rsidR="00833AAE">
        <w:fldChar w:fldCharType="begin"/>
      </w:r>
      <w:r w:rsidR="00F20D81">
        <w:instrText xml:space="preserve"> XE "</w:instrText>
      </w:r>
      <w:r w:rsidR="00F20D81" w:rsidRPr="008B5FA4">
        <w:instrText>BXOR(&lt;nexp1&gt;, &lt;nexp2&gt;)</w:instrText>
      </w:r>
      <w:r w:rsidR="00F20D81">
        <w:instrText xml:space="preserve">" </w:instrText>
      </w:r>
      <w:r w:rsidR="00833AAE">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2981" w:name="_Toc379671619"/>
      <w:r w:rsidRPr="00D1460F">
        <w:t>ABS(</w:t>
      </w:r>
      <w:r w:rsidR="007202D6" w:rsidRPr="00D1460F">
        <w:t>&lt;nexp&gt;</w:t>
      </w:r>
      <w:r w:rsidRPr="00D1460F">
        <w:t>)</w:t>
      </w:r>
      <w:bookmarkEnd w:id="2981"/>
      <w:r w:rsidR="00833AAE">
        <w:fldChar w:fldCharType="begin"/>
      </w:r>
      <w:r w:rsidR="00557A53">
        <w:instrText xml:space="preserve"> XE "</w:instrText>
      </w:r>
      <w:r w:rsidR="00557A53" w:rsidRPr="002C1804">
        <w:instrText>ABS(&lt;nexp&gt;)</w:instrText>
      </w:r>
      <w:r w:rsidR="00557A53">
        <w:instrText xml:space="preserve">" </w:instrText>
      </w:r>
      <w:r w:rsidR="00833AAE">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2982" w:name="_Toc379671620"/>
      <w:r w:rsidRPr="00D1460F">
        <w:t>SQR(</w:t>
      </w:r>
      <w:r w:rsidR="007202D6" w:rsidRPr="00D1460F">
        <w:t>&lt;nexp&gt;</w:t>
      </w:r>
      <w:r w:rsidRPr="00D1460F">
        <w:t>)</w:t>
      </w:r>
      <w:bookmarkEnd w:id="2982"/>
      <w:r w:rsidR="00833AAE">
        <w:fldChar w:fldCharType="begin"/>
      </w:r>
      <w:r w:rsidR="00557A53">
        <w:instrText xml:space="preserve"> XE "</w:instrText>
      </w:r>
      <w:r w:rsidR="00557A53" w:rsidRPr="002C1804">
        <w:instrText>SQR(&lt;nexp&gt;)</w:instrText>
      </w:r>
      <w:r w:rsidR="00557A53">
        <w:instrText xml:space="preserve">" </w:instrText>
      </w:r>
      <w:r w:rsidR="00833AAE">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2983" w:name="_Toc379671621"/>
      <w:r>
        <w:t>CBRT(&lt;nexp&gt;)</w:t>
      </w:r>
      <w:bookmarkEnd w:id="2983"/>
      <w:r w:rsidR="00833AAE">
        <w:fldChar w:fldCharType="begin"/>
      </w:r>
      <w:r>
        <w:instrText xml:space="preserve"> XE "</w:instrText>
      </w:r>
      <w:r w:rsidRPr="007D4400">
        <w:instrText>CBRT(&lt;nexp&gt;)</w:instrText>
      </w:r>
      <w:r>
        <w:instrText xml:space="preserve">" </w:instrText>
      </w:r>
      <w:r w:rsidR="00833AAE">
        <w:fldChar w:fldCharType="end"/>
      </w:r>
    </w:p>
    <w:p w:rsidR="003039FC" w:rsidRPr="003039FC" w:rsidRDefault="003039FC" w:rsidP="003039FC">
      <w:r>
        <w:t>Returns the cube root of &lt;nexp&gt;.</w:t>
      </w:r>
    </w:p>
    <w:p w:rsidR="00430D63" w:rsidRDefault="0093766E" w:rsidP="00EB1F62">
      <w:pPr>
        <w:pStyle w:val="Heading2"/>
      </w:pPr>
      <w:bookmarkStart w:id="2984" w:name="_Toc379671622"/>
      <w:r>
        <w:t>RANDOMIZE</w:t>
      </w:r>
      <w:r w:rsidR="00430D63">
        <w:t>(&lt;nexp&gt;)</w:t>
      </w:r>
      <w:bookmarkEnd w:id="2984"/>
      <w:r w:rsidR="00833AAE">
        <w:fldChar w:fldCharType="begin"/>
      </w:r>
      <w:r w:rsidR="0051285E">
        <w:instrText xml:space="preserve"> XE "</w:instrText>
      </w:r>
      <w:r>
        <w:instrText>RANDOMIZE</w:instrText>
      </w:r>
      <w:r w:rsidR="0051285E" w:rsidRPr="00FF428D">
        <w:instrText>(&lt;nexp&gt;)</w:instrText>
      </w:r>
      <w:r w:rsidR="0051285E">
        <w:instrText xml:space="preserve">" </w:instrText>
      </w:r>
      <w:r w:rsidR="00833AAE">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2985" w:name="_Toc379671623"/>
      <w:r w:rsidRPr="00D1460F">
        <w:t>RND</w:t>
      </w:r>
      <w:r w:rsidR="0038180C">
        <w:t>(</w:t>
      </w:r>
      <w:r w:rsidRPr="00D1460F">
        <w:t>)</w:t>
      </w:r>
      <w:bookmarkEnd w:id="2985"/>
      <w:r w:rsidR="00833AAE">
        <w:fldChar w:fldCharType="begin"/>
      </w:r>
      <w:r w:rsidR="008A6BAC">
        <w:instrText xml:space="preserve"> XE "</w:instrText>
      </w:r>
      <w:r w:rsidR="0038180C">
        <w:instrText>RND(</w:instrText>
      </w:r>
      <w:r w:rsidR="008A6BAC" w:rsidRPr="002E6C8B">
        <w:instrText>)</w:instrText>
      </w:r>
      <w:r w:rsidR="008A6BAC">
        <w:instrText xml:space="preserve">" </w:instrText>
      </w:r>
      <w:r w:rsidR="00833AAE">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ED67F0" w:rsidRDefault="00ED67F0" w:rsidP="00EB1F62">
      <w:pPr>
        <w:pStyle w:val="Heading2"/>
      </w:pPr>
      <w:bookmarkStart w:id="2986" w:name="_Toc379671624"/>
      <w:r>
        <w:t>MAX(&lt;nexp&gt;, &lt;nexp&gt;)</w:t>
      </w:r>
      <w:bookmarkEnd w:id="2986"/>
      <w:r w:rsidR="00833AAE">
        <w:fldChar w:fldCharType="begin"/>
      </w:r>
      <w:r w:rsidR="00AB342F">
        <w:instrText xml:space="preserve"> XE "</w:instrText>
      </w:r>
      <w:r w:rsidR="00AB342F" w:rsidRPr="00945044">
        <w:instrText>MAX(&lt;nexp&gt;, &lt;nexp&gt;)</w:instrText>
      </w:r>
      <w:r w:rsidR="00AB342F">
        <w:instrText xml:space="preserve">" </w:instrText>
      </w:r>
      <w:r w:rsidR="00833AAE">
        <w:fldChar w:fldCharType="end"/>
      </w:r>
    </w:p>
    <w:p w:rsidR="00ED67F0" w:rsidRDefault="00AB342F" w:rsidP="00ED67F0">
      <w:r>
        <w:t>Returns the maximum of two numbers as an &lt;nvar&gt;.</w:t>
      </w:r>
    </w:p>
    <w:p w:rsidR="00AB342F" w:rsidRDefault="00AB342F" w:rsidP="00AB342F">
      <w:pPr>
        <w:pStyle w:val="Heading2"/>
      </w:pPr>
      <w:bookmarkStart w:id="2987" w:name="_Toc379671625"/>
      <w:r>
        <w:t>MIN(&lt;nexp&gt;, &lt;nexp&gt;)</w:t>
      </w:r>
      <w:bookmarkEnd w:id="2987"/>
      <w:r w:rsidR="00833AAE">
        <w:fldChar w:fldCharType="begin"/>
      </w:r>
      <w:r>
        <w:instrText xml:space="preserve"> XE "</w:instrText>
      </w:r>
      <w:r w:rsidRPr="00C237E7">
        <w:instrText>MIN(&lt;nexp&gt;, &lt;nexp&gt;)</w:instrText>
      </w:r>
      <w:r>
        <w:instrText xml:space="preserve">" </w:instrText>
      </w:r>
      <w:r w:rsidR="00833AAE">
        <w:fldChar w:fldCharType="end"/>
      </w:r>
    </w:p>
    <w:p w:rsidR="00AB342F" w:rsidRPr="00ED67F0" w:rsidRDefault="00AB342F" w:rsidP="00AB342F">
      <w:r>
        <w:t>Returns the minimum of two numbers as an &lt;nvar&gt;.</w:t>
      </w:r>
    </w:p>
    <w:p w:rsidR="0080287A" w:rsidRDefault="00EF672D" w:rsidP="00EB1F62">
      <w:pPr>
        <w:pStyle w:val="Heading2"/>
      </w:pPr>
      <w:bookmarkStart w:id="2988" w:name="_Toc379671626"/>
      <w:r w:rsidRPr="00D1460F">
        <w:t>CEIL(</w:t>
      </w:r>
      <w:r w:rsidR="007202D6" w:rsidRPr="00D1460F">
        <w:t>&lt;nexp&gt;</w:t>
      </w:r>
      <w:r w:rsidRPr="00D1460F">
        <w:t>)</w:t>
      </w:r>
      <w:bookmarkEnd w:id="2988"/>
      <w:r w:rsidR="00833AAE">
        <w:fldChar w:fldCharType="begin"/>
      </w:r>
      <w:r w:rsidR="00622933">
        <w:instrText xml:space="preserve"> XE "</w:instrText>
      </w:r>
      <w:r w:rsidR="00622933" w:rsidRPr="00584DBD">
        <w:instrText>CEIL(&lt;nexp&gt;)</w:instrText>
      </w:r>
      <w:r w:rsidR="00622933">
        <w:instrText xml:space="preserve">" </w:instrText>
      </w:r>
      <w:r w:rsidR="00833AAE">
        <w:fldChar w:fldCharType="end"/>
      </w:r>
    </w:p>
    <w:p w:rsidR="00EF672D" w:rsidRPr="00D1460F" w:rsidRDefault="0080287A" w:rsidP="0080287A">
      <w:r w:rsidRPr="0080287A">
        <w:t>Rounds up. 3.X becomes 4 and -3.X becomes -3.</w:t>
      </w:r>
      <w:del w:id="2989" w:author="msammartano" w:date="2014-02-08T22:55:00Z">
        <w:r w:rsidR="00833AAE" w:rsidDel="000B4495">
          <w:fldChar w:fldCharType="begin"/>
        </w:r>
        <w:r w:rsidR="008A6BAC" w:rsidDel="000B4495">
          <w:delInstrText xml:space="preserve"> XE "</w:delInstrText>
        </w:r>
        <w:r w:rsidR="008A6BAC" w:rsidRPr="002E6C8B" w:rsidDel="000B4495">
          <w:delInstrText>CEIL(&lt;nexp&gt;)</w:delInstrText>
        </w:r>
        <w:r w:rsidR="008A6BAC" w:rsidDel="000B4495">
          <w:delInstrText xml:space="preserve">" </w:delInstrText>
        </w:r>
        <w:r w:rsidR="00833AAE" w:rsidDel="000B4495">
          <w:fldChar w:fldCharType="end"/>
        </w:r>
      </w:del>
    </w:p>
    <w:p w:rsidR="0080287A" w:rsidRDefault="00EF672D" w:rsidP="00EB1F62">
      <w:pPr>
        <w:pStyle w:val="Heading2"/>
      </w:pPr>
      <w:bookmarkStart w:id="2990" w:name="_Toc379671627"/>
      <w:r w:rsidRPr="00D1460F">
        <w:lastRenderedPageBreak/>
        <w:t>FLOOR(</w:t>
      </w:r>
      <w:r w:rsidR="007202D6" w:rsidRPr="00D1460F">
        <w:t>&lt;nexp&gt;</w:t>
      </w:r>
      <w:r w:rsidRPr="00D1460F">
        <w:t>)</w:t>
      </w:r>
      <w:bookmarkEnd w:id="2990"/>
      <w:r w:rsidR="00833AAE">
        <w:fldChar w:fldCharType="begin"/>
      </w:r>
      <w:r w:rsidR="00622933">
        <w:instrText xml:space="preserve"> XE "</w:instrText>
      </w:r>
      <w:r w:rsidR="00622933" w:rsidRPr="007732A1">
        <w:instrText>FLOOR(&lt;nexp&gt;)</w:instrText>
      </w:r>
      <w:r w:rsidR="00622933">
        <w:instrText xml:space="preserve">" </w:instrText>
      </w:r>
      <w:r w:rsidR="00833AAE">
        <w:fldChar w:fldCharType="end"/>
      </w:r>
    </w:p>
    <w:p w:rsidR="00EF672D" w:rsidRPr="00D1460F" w:rsidRDefault="0080287A" w:rsidP="0080287A">
      <w:r w:rsidRPr="0080287A">
        <w:t>Rounds down. 3.X becomes 3 and -3.X becomes -4.</w:t>
      </w:r>
      <w:r w:rsidR="00833AAE">
        <w:fldChar w:fldCharType="begin"/>
      </w:r>
      <w:r w:rsidR="008A6BAC">
        <w:instrText xml:space="preserve"> XE "</w:instrText>
      </w:r>
      <w:r w:rsidR="008A6BAC" w:rsidRPr="002E6C8B">
        <w:instrText>FLOOR(&lt;nexp&gt;)</w:instrText>
      </w:r>
      <w:r w:rsidR="008A6BAC">
        <w:instrText xml:space="preserve">" </w:instrText>
      </w:r>
      <w:r w:rsidR="00833AAE">
        <w:fldChar w:fldCharType="end"/>
      </w:r>
    </w:p>
    <w:p w:rsidR="00EF672D" w:rsidRPr="00D1460F" w:rsidRDefault="00EF672D" w:rsidP="00EB1F62">
      <w:pPr>
        <w:pStyle w:val="Heading2"/>
      </w:pPr>
      <w:bookmarkStart w:id="2991" w:name="_Toc379671628"/>
      <w:r w:rsidRPr="00D1460F">
        <w:t>MOD(</w:t>
      </w:r>
      <w:r w:rsidR="007202D6" w:rsidRPr="00D1460F">
        <w:t>&lt;nexp</w:t>
      </w:r>
      <w:r w:rsidR="00886784">
        <w:t>1&gt;</w:t>
      </w:r>
      <w:r w:rsidRPr="00D1460F">
        <w:t xml:space="preserve">, </w:t>
      </w:r>
      <w:r w:rsidR="007202D6" w:rsidRPr="00D1460F">
        <w:t>&lt;nexp</w:t>
      </w:r>
      <w:r w:rsidR="00886784">
        <w:t>2&gt;</w:t>
      </w:r>
      <w:r w:rsidRPr="00D1460F">
        <w:t>)</w:t>
      </w:r>
      <w:bookmarkEnd w:id="2991"/>
      <w:r w:rsidR="00833AAE">
        <w:fldChar w:fldCharType="begin"/>
      </w:r>
      <w:r w:rsidR="008A6BAC">
        <w:instrText xml:space="preserve"> XE "</w:instrText>
      </w:r>
      <w:r w:rsidR="008A6BAC" w:rsidRPr="002E6C8B">
        <w:instrText>MOD(&lt;nexp1&gt;, &lt;nexp2&gt;)</w:instrText>
      </w:r>
      <w:r w:rsidR="008A6BAC">
        <w:instrText xml:space="preserve">" </w:instrText>
      </w:r>
      <w:r w:rsidR="00833AAE">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2992" w:name="_Toc379671629"/>
      <w:r w:rsidRPr="00D1460F">
        <w:t>ROUND(</w:t>
      </w:r>
      <w:r w:rsidR="007202D6" w:rsidRPr="00D1460F">
        <w:t>&lt;nexp&gt;</w:t>
      </w:r>
      <w:r w:rsidRPr="00D1460F">
        <w:t>)</w:t>
      </w:r>
      <w:bookmarkEnd w:id="2992"/>
      <w:r w:rsidR="00833AAE">
        <w:fldChar w:fldCharType="begin"/>
      </w:r>
      <w:r w:rsidR="008A6BAC">
        <w:instrText xml:space="preserve"> XE "</w:instrText>
      </w:r>
      <w:r w:rsidR="008A6BAC" w:rsidRPr="002E6C8B">
        <w:instrText>ROUND(&lt;nexp&gt;)</w:instrText>
      </w:r>
      <w:r w:rsidR="008A6BAC">
        <w:instrText xml:space="preserve">" </w:instrText>
      </w:r>
      <w:r w:rsidR="00833AAE">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2993" w:name="_Toc379671630"/>
      <w:r w:rsidRPr="00D1460F">
        <w:t>LOG(</w:t>
      </w:r>
      <w:r w:rsidR="007202D6" w:rsidRPr="00D1460F">
        <w:t>&lt;nexp&gt;</w:t>
      </w:r>
      <w:r w:rsidRPr="00D1460F">
        <w:t>)</w:t>
      </w:r>
      <w:bookmarkEnd w:id="2993"/>
      <w:r w:rsidR="00833AAE">
        <w:fldChar w:fldCharType="begin"/>
      </w:r>
      <w:r w:rsidR="008A6BAC">
        <w:instrText xml:space="preserve"> XE "</w:instrText>
      </w:r>
      <w:r w:rsidR="008A6BAC" w:rsidRPr="002E6C8B">
        <w:instrText>LOG(&lt;nexp&gt;)</w:instrText>
      </w:r>
      <w:r w:rsidR="008A6BAC">
        <w:instrText xml:space="preserve">" </w:instrText>
      </w:r>
      <w:r w:rsidR="00833AAE">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2994" w:name="_Toc379671631"/>
      <w:r>
        <w:t>LOG10(&lt;nexp&gt;)</w:t>
      </w:r>
      <w:bookmarkEnd w:id="2994"/>
      <w:r w:rsidR="00833AAE">
        <w:fldChar w:fldCharType="begin"/>
      </w:r>
      <w:r>
        <w:instrText xml:space="preserve"> XE "</w:instrText>
      </w:r>
      <w:r w:rsidRPr="001521F4">
        <w:instrText>LOG10(&lt;nexp&gt;)</w:instrText>
      </w:r>
      <w:r>
        <w:instrText xml:space="preserve">" </w:instrText>
      </w:r>
      <w:r w:rsidR="00833AAE">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2995" w:name="_Toc379671632"/>
      <w:r>
        <w:t>EXP(&lt;nexp&gt;)</w:t>
      </w:r>
      <w:bookmarkEnd w:id="2995"/>
      <w:r w:rsidR="00833AAE">
        <w:fldChar w:fldCharType="begin"/>
      </w:r>
      <w:r>
        <w:instrText xml:space="preserve"> XE "</w:instrText>
      </w:r>
      <w:r w:rsidRPr="001F7284">
        <w:instrText>EXP(&lt;nexp&gt;)</w:instrText>
      </w:r>
      <w:r>
        <w:instrText xml:space="preserve">" </w:instrText>
      </w:r>
      <w:r w:rsidR="00833AAE">
        <w:fldChar w:fldCharType="end"/>
      </w:r>
    </w:p>
    <w:p w:rsidR="00947C2D" w:rsidRDefault="00034E0E" w:rsidP="00034E0E">
      <w:r>
        <w:t>Returns e raised to the &lt;nexp&gt; power.</w:t>
      </w:r>
    </w:p>
    <w:p w:rsidR="003039FC" w:rsidRDefault="003039FC" w:rsidP="00EB1F62">
      <w:pPr>
        <w:pStyle w:val="Heading2"/>
      </w:pPr>
      <w:bookmarkStart w:id="2996" w:name="_Toc379671633"/>
      <w:r>
        <w:t>POW(&lt;nexp1&gt;, &lt;nexp2&gt;)</w:t>
      </w:r>
      <w:bookmarkEnd w:id="2996"/>
      <w:r w:rsidR="00833AAE">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833AAE">
        <w:fldChar w:fldCharType="end"/>
      </w:r>
    </w:p>
    <w:p w:rsidR="003039FC" w:rsidRPr="003039FC" w:rsidRDefault="003039FC" w:rsidP="003039FC">
      <w:r>
        <w:t>Returns &lt;nexp1&gt; raised to the &lt;nexp2&gt; power.</w:t>
      </w:r>
    </w:p>
    <w:p w:rsidR="00041574" w:rsidRDefault="00041574" w:rsidP="00041574">
      <w:pPr>
        <w:pStyle w:val="Heading2"/>
      </w:pPr>
      <w:bookmarkStart w:id="2997" w:name="_Toc379671634"/>
      <w:r>
        <w:t>HYPOT(&lt;nexp_x&gt;, &lt;nexp_y)</w:t>
      </w:r>
      <w:bookmarkEnd w:id="2997"/>
      <w:r w:rsidR="00833AAE">
        <w:fldChar w:fldCharType="begin"/>
      </w:r>
      <w:r>
        <w:instrText xml:space="preserve"> XE "</w:instrText>
      </w:r>
      <w:r w:rsidRPr="008150E7">
        <w:instrText>HYPOT(&lt;nexp_x&gt;, &lt;nexp_y)</w:instrText>
      </w:r>
      <w:r>
        <w:instrText xml:space="preserve">" </w:instrText>
      </w:r>
      <w:r w:rsidR="00833AAE">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2998" w:name="_Toc379671635"/>
      <w:r>
        <w:t>PI()</w:t>
      </w:r>
      <w:bookmarkEnd w:id="2998"/>
      <w:r w:rsidR="00833AAE">
        <w:fldChar w:fldCharType="begin"/>
      </w:r>
      <w:r>
        <w:instrText xml:space="preserve"> XE "</w:instrText>
      </w:r>
      <w:r w:rsidRPr="00E51EE2">
        <w:instrText>PI()</w:instrText>
      </w:r>
      <w:r>
        <w:instrText xml:space="preserve">" </w:instrText>
      </w:r>
      <w:r w:rsidR="00833AAE">
        <w:fldChar w:fldCharType="end"/>
      </w:r>
    </w:p>
    <w:p w:rsidR="00AD7A8B" w:rsidRDefault="00AD7A8B" w:rsidP="00AD7A8B">
      <w:r>
        <w:t>Returns t</w:t>
      </w:r>
      <w:r w:rsidRPr="00AD7A8B">
        <w:t>he double</w:t>
      </w:r>
      <w:r>
        <w:t>-precision</w:t>
      </w:r>
      <w:r w:rsidRPr="00AD7A8B">
        <w:t xml:space="preserve"> value closest to pi.</w:t>
      </w:r>
    </w:p>
    <w:p w:rsidR="00EF672D" w:rsidRPr="00D1460F" w:rsidRDefault="00EF672D" w:rsidP="00AD7A8B">
      <w:pPr>
        <w:pStyle w:val="Heading2"/>
      </w:pPr>
      <w:bookmarkStart w:id="2999" w:name="_Toc379671636"/>
      <w:r w:rsidRPr="00D1460F">
        <w:t>SIN(</w:t>
      </w:r>
      <w:r w:rsidR="007202D6" w:rsidRPr="00D1460F">
        <w:t>&lt;nexp&gt;</w:t>
      </w:r>
      <w:r w:rsidRPr="00D1460F">
        <w:t>)</w:t>
      </w:r>
      <w:bookmarkEnd w:id="2999"/>
      <w:r w:rsidR="00833AAE">
        <w:fldChar w:fldCharType="begin"/>
      </w:r>
      <w:r w:rsidR="008A6BAC">
        <w:instrText xml:space="preserve"> XE "</w:instrText>
      </w:r>
      <w:r w:rsidR="008A6BAC" w:rsidRPr="002E6C8B">
        <w:instrText>SIN(&lt;nexp&gt;)</w:instrText>
      </w:r>
      <w:r w:rsidR="008A6BAC">
        <w:instrText xml:space="preserve">" </w:instrText>
      </w:r>
      <w:r w:rsidR="00833AAE">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000" w:name="_Toc379671637"/>
      <w:r w:rsidRPr="00D1460F">
        <w:t>COS(</w:t>
      </w:r>
      <w:r w:rsidR="007202D6" w:rsidRPr="00D1460F">
        <w:t>&lt;nexp&gt;</w:t>
      </w:r>
      <w:r w:rsidRPr="00D1460F">
        <w:t>)</w:t>
      </w:r>
      <w:bookmarkEnd w:id="3000"/>
      <w:r w:rsidR="00833AAE">
        <w:fldChar w:fldCharType="begin"/>
      </w:r>
      <w:r w:rsidR="008A6BAC">
        <w:instrText xml:space="preserve"> XE "</w:instrText>
      </w:r>
      <w:r w:rsidR="008A6BAC" w:rsidRPr="002E6C8B">
        <w:instrText>COS(&lt;nexp&gt;)</w:instrText>
      </w:r>
      <w:r w:rsidR="008A6BAC">
        <w:instrText xml:space="preserve">" </w:instrText>
      </w:r>
      <w:r w:rsidR="00833AAE">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001" w:name="_Toc379671638"/>
      <w:r w:rsidRPr="00D1460F">
        <w:t>TAN(</w:t>
      </w:r>
      <w:r w:rsidR="007202D6" w:rsidRPr="00D1460F">
        <w:t>&lt;nexp&gt;</w:t>
      </w:r>
      <w:r w:rsidRPr="00D1460F">
        <w:t>)</w:t>
      </w:r>
      <w:bookmarkEnd w:id="3001"/>
      <w:r w:rsidR="00833AAE">
        <w:fldChar w:fldCharType="begin"/>
      </w:r>
      <w:r w:rsidR="008A6BAC">
        <w:instrText xml:space="preserve"> XE "</w:instrText>
      </w:r>
      <w:r w:rsidR="008A6BAC" w:rsidRPr="002E6C8B">
        <w:instrText>TAN(&lt;nexp&gt;)</w:instrText>
      </w:r>
      <w:r w:rsidR="008A6BAC">
        <w:instrText xml:space="preserve">" </w:instrText>
      </w:r>
      <w:r w:rsidR="00833AAE">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3002" w:name="_Toc379671639"/>
      <w:r w:rsidRPr="00D1460F">
        <w:t>COS</w:t>
      </w:r>
      <w:r>
        <w:t>H</w:t>
      </w:r>
      <w:r w:rsidRPr="00D1460F">
        <w:t>(&lt;nexp&gt;)</w:t>
      </w:r>
      <w:bookmarkEnd w:id="3002"/>
      <w:r w:rsidR="00833AAE">
        <w:fldChar w:fldCharType="begin"/>
      </w:r>
      <w:r>
        <w:instrText xml:space="preserve"> XE "</w:instrText>
      </w:r>
      <w:r w:rsidRPr="00947B4C">
        <w:instrText>COSH(&lt;nexp&gt;)</w:instrText>
      </w:r>
      <w:r>
        <w:instrText xml:space="preserve">" </w:instrText>
      </w:r>
      <w:r w:rsidR="00833AAE">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3003" w:name="_Toc379671640"/>
      <w:r w:rsidRPr="00D1460F">
        <w:lastRenderedPageBreak/>
        <w:t>SIN</w:t>
      </w:r>
      <w:r>
        <w:t>H</w:t>
      </w:r>
      <w:r w:rsidRPr="00D1460F">
        <w:t>(&lt;nexp&gt;)</w:t>
      </w:r>
      <w:bookmarkEnd w:id="3003"/>
      <w:r w:rsidR="00833AAE">
        <w:fldChar w:fldCharType="begin"/>
      </w:r>
      <w:r>
        <w:instrText xml:space="preserve"> XE "</w:instrText>
      </w:r>
      <w:r w:rsidRPr="00C25F0E">
        <w:instrText>SINH(&lt;nexp&gt;)</w:instrText>
      </w:r>
      <w:r>
        <w:instrText xml:space="preserve">" </w:instrText>
      </w:r>
      <w:r w:rsidR="00833AAE">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3004" w:name="_Toc379671641"/>
      <w:r>
        <w:t>ATAN2</w:t>
      </w:r>
      <w:r w:rsidR="003039FC">
        <w:t>(&lt;nexp_</w:t>
      </w:r>
      <w:r w:rsidR="00E01C6F">
        <w:t>y</w:t>
      </w:r>
      <w:r w:rsidR="003039FC">
        <w:t>&gt;, &lt;nexp_</w:t>
      </w:r>
      <w:r w:rsidR="00E01C6F">
        <w:t>x</w:t>
      </w:r>
      <w:r w:rsidR="00AA613B">
        <w:t>&gt;)</w:t>
      </w:r>
      <w:bookmarkEnd w:id="3004"/>
      <w:r w:rsidR="00833AAE">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833AAE">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3005" w:name="_Toc379671642"/>
      <w:r w:rsidRPr="00D1460F">
        <w:t>TODEGREES(&lt;nexp&gt;)</w:t>
      </w:r>
      <w:bookmarkEnd w:id="3005"/>
      <w:r w:rsidR="00833AAE">
        <w:fldChar w:fldCharType="begin"/>
      </w:r>
      <w:r w:rsidR="008A6BAC">
        <w:instrText xml:space="preserve"> XE "</w:instrText>
      </w:r>
      <w:r w:rsidR="008A6BAC" w:rsidRPr="002E6C8B">
        <w:instrText>TODEGREES(&lt;nexp&gt;)</w:instrText>
      </w:r>
      <w:r w:rsidR="008A6BAC">
        <w:instrText xml:space="preserve">" </w:instrText>
      </w:r>
      <w:r w:rsidR="00833AAE">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3006" w:name="_Toc379671643"/>
      <w:r w:rsidRPr="00D1460F">
        <w:t>TORADIANS(</w:t>
      </w:r>
      <w:r w:rsidR="007202D6" w:rsidRPr="00D1460F">
        <w:t>&lt;nexp&gt;</w:t>
      </w:r>
      <w:r w:rsidRPr="00D1460F">
        <w:t>)</w:t>
      </w:r>
      <w:bookmarkEnd w:id="3006"/>
      <w:r w:rsidR="00833AAE">
        <w:fldChar w:fldCharType="begin"/>
      </w:r>
      <w:r w:rsidR="008A6BAC">
        <w:instrText xml:space="preserve"> XE "</w:instrText>
      </w:r>
      <w:r w:rsidR="008A6BAC" w:rsidRPr="002E6C8B">
        <w:instrText>TORADIANS(&lt;nexp&gt;)</w:instrText>
      </w:r>
      <w:r w:rsidR="008A6BAC">
        <w:instrText xml:space="preserve">" </w:instrText>
      </w:r>
      <w:r w:rsidR="00833AAE">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3007" w:name="_Toc379671644"/>
      <w:r w:rsidRPr="00D1460F">
        <w:t>ASIN(</w:t>
      </w:r>
      <w:r w:rsidR="007202D6" w:rsidRPr="00D1460F">
        <w:t>&lt;nexp&gt;</w:t>
      </w:r>
      <w:r w:rsidRPr="00D1460F">
        <w:t>)</w:t>
      </w:r>
      <w:bookmarkEnd w:id="3007"/>
      <w:r w:rsidR="00833AAE">
        <w:fldChar w:fldCharType="begin"/>
      </w:r>
      <w:r w:rsidR="008A6BAC">
        <w:instrText xml:space="preserve"> XE "</w:instrText>
      </w:r>
      <w:r w:rsidR="008A6BAC" w:rsidRPr="002E6C8B">
        <w:instrText>ASIN(&lt;nexp&gt;)</w:instrText>
      </w:r>
      <w:r w:rsidR="008A6BAC">
        <w:instrText xml:space="preserve">" </w:instrText>
      </w:r>
      <w:r w:rsidR="00833AAE">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008" w:name="_Toc379671645"/>
      <w:r w:rsidRPr="00D1460F">
        <w:t>ACOS</w:t>
      </w:r>
      <w:r w:rsidR="007202D6" w:rsidRPr="00D1460F">
        <w:t>(&lt;nexp&gt;)</w:t>
      </w:r>
      <w:bookmarkEnd w:id="3008"/>
      <w:r w:rsidR="00833AAE">
        <w:fldChar w:fldCharType="begin"/>
      </w:r>
      <w:r w:rsidR="008A6BAC">
        <w:instrText xml:space="preserve"> XE "</w:instrText>
      </w:r>
      <w:r w:rsidR="008A6BAC" w:rsidRPr="002E6C8B">
        <w:instrText>ACOS(&lt;nexp&gt;)</w:instrText>
      </w:r>
      <w:r w:rsidR="008A6BAC">
        <w:instrText xml:space="preserve">" </w:instrText>
      </w:r>
      <w:r w:rsidR="00833AAE">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009" w:name="_Toc379671646"/>
      <w:r w:rsidRPr="00D1460F">
        <w:t>ATAN</w:t>
      </w:r>
      <w:r w:rsidR="007202D6" w:rsidRPr="00D1460F">
        <w:t>(&lt;nexp&gt;)</w:t>
      </w:r>
      <w:bookmarkEnd w:id="3009"/>
      <w:r w:rsidR="00833AAE">
        <w:fldChar w:fldCharType="begin"/>
      </w:r>
      <w:r w:rsidR="008A6BAC">
        <w:instrText xml:space="preserve"> XE "</w:instrText>
      </w:r>
      <w:r w:rsidR="008A6BAC" w:rsidRPr="002E6C8B">
        <w:instrText>ATAN(&lt;nexp&gt;)</w:instrText>
      </w:r>
      <w:r w:rsidR="008A6BAC">
        <w:instrText xml:space="preserve">" </w:instrText>
      </w:r>
      <w:r w:rsidR="00833AAE">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3010" w:name="_Toc379671647"/>
      <w:r w:rsidRPr="00D1460F">
        <w:t>VAL( &lt;sexp&gt;</w:t>
      </w:r>
      <w:r w:rsidR="00EF672D" w:rsidRPr="00D1460F">
        <w:t xml:space="preserve"> )</w:t>
      </w:r>
      <w:bookmarkEnd w:id="3010"/>
      <w:r w:rsidR="00833AAE">
        <w:fldChar w:fldCharType="begin"/>
      </w:r>
      <w:r w:rsidR="008A6BAC">
        <w:instrText xml:space="preserve"> XE "</w:instrText>
      </w:r>
      <w:r w:rsidR="008A6BAC" w:rsidRPr="002E6C8B">
        <w:instrText>VAL( &lt;sexp&gt; )</w:instrText>
      </w:r>
      <w:r w:rsidR="008A6BAC">
        <w:instrText xml:space="preserve">" </w:instrText>
      </w:r>
      <w:r w:rsidR="00833AAE">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3011" w:name="_Toc379671648"/>
      <w:r w:rsidRPr="00D1460F">
        <w:t>LEN(</w:t>
      </w:r>
      <w:r w:rsidR="007202D6" w:rsidRPr="00D1460F">
        <w:t>&lt;sexp&gt;</w:t>
      </w:r>
      <w:r w:rsidR="003F798B" w:rsidRPr="00D1460F">
        <w:t>)</w:t>
      </w:r>
      <w:bookmarkEnd w:id="3011"/>
      <w:r w:rsidR="00833AAE">
        <w:fldChar w:fldCharType="begin"/>
      </w:r>
      <w:r w:rsidR="008A6BAC">
        <w:instrText xml:space="preserve"> XE "</w:instrText>
      </w:r>
      <w:r w:rsidR="008A6BAC" w:rsidRPr="002E6C8B">
        <w:instrText>LEN(&lt;sexp&gt;)</w:instrText>
      </w:r>
      <w:r w:rsidR="008A6BAC">
        <w:instrText xml:space="preserve">" </w:instrText>
      </w:r>
      <w:r w:rsidR="00833AAE">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3012" w:name="_Toc379671649"/>
      <w:r w:rsidRPr="00FB766E">
        <w:t>HEX(&lt;sexp&gt;)</w:t>
      </w:r>
      <w:bookmarkEnd w:id="3012"/>
      <w:r w:rsidR="00833AAE" w:rsidRPr="00FB766E">
        <w:fldChar w:fldCharType="begin"/>
      </w:r>
      <w:r w:rsidRPr="00FB766E">
        <w:instrText xml:space="preserve"> XE "HEX(&lt;sexp&gt;)" </w:instrText>
      </w:r>
      <w:r w:rsidR="00833AAE"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3013" w:name="_Toc379671650"/>
      <w:r>
        <w:t>OCT(&lt;sexp&gt;)</w:t>
      </w:r>
      <w:bookmarkEnd w:id="3013"/>
      <w:r w:rsidR="00833AAE">
        <w:fldChar w:fldCharType="begin"/>
      </w:r>
      <w:r>
        <w:instrText xml:space="preserve"> XE "</w:instrText>
      </w:r>
      <w:r w:rsidRPr="003E0E1D">
        <w:instrText>OCT(&lt;sexp&gt;)</w:instrText>
      </w:r>
      <w:r>
        <w:instrText xml:space="preserve">" </w:instrText>
      </w:r>
      <w:r w:rsidR="00833AAE">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3014" w:name="_Toc379671651"/>
      <w:r>
        <w:t>BIN(&lt;sexp&gt;)</w:t>
      </w:r>
      <w:bookmarkEnd w:id="3014"/>
      <w:r w:rsidR="00833AAE">
        <w:fldChar w:fldCharType="begin"/>
      </w:r>
      <w:r>
        <w:instrText xml:space="preserve"> XE "</w:instrText>
      </w:r>
      <w:r w:rsidRPr="003E0E1D">
        <w:instrText>BIN(&lt;sexp&gt;)</w:instrText>
      </w:r>
      <w:r>
        <w:instrText xml:space="preserve">" </w:instrText>
      </w:r>
      <w:r w:rsidR="00833AAE">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3015" w:name="_Toc379671652"/>
      <w:r>
        <w:lastRenderedPageBreak/>
        <w:t>SHIFT</w:t>
      </w:r>
      <w:r w:rsidR="00A64EFA">
        <w:t>(&lt;value_nexp&gt;, &lt;bits_nexp&gt;)</w:t>
      </w:r>
      <w:bookmarkEnd w:id="3015"/>
      <w:r w:rsidR="00833AAE">
        <w:fldChar w:fldCharType="begin"/>
      </w:r>
      <w:r w:rsidR="00A64EFA">
        <w:instrText xml:space="preserve"> XE "</w:instrText>
      </w:r>
      <w:r w:rsidR="00A64EFA" w:rsidRPr="000727C3">
        <w:instrText>SHIFT (&lt;value_nexp&gt;, &lt;bits_nexp&gt;)</w:instrText>
      </w:r>
      <w:r w:rsidR="00A64EFA">
        <w:instrText xml:space="preserve">" </w:instrText>
      </w:r>
      <w:r w:rsidR="00833AAE">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3016" w:name="_Toc379671653"/>
      <w:r>
        <w:t>ASCII(&lt;sexp&gt;)</w:t>
      </w:r>
      <w:bookmarkEnd w:id="3016"/>
      <w:r w:rsidR="00833AAE">
        <w:fldChar w:fldCharType="begin"/>
      </w:r>
      <w:r>
        <w:instrText xml:space="preserve"> XE "</w:instrText>
      </w:r>
      <w:r w:rsidRPr="007925AA">
        <w:instrText>ASCII(&lt;sexp&gt;)</w:instrText>
      </w:r>
      <w:r>
        <w:instrText xml:space="preserve">" </w:instrText>
      </w:r>
      <w:r w:rsidR="00833AAE">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3017" w:name="_Toc379671654"/>
      <w:r>
        <w:t>UCODE(&lt;sexp&gt;)</w:t>
      </w:r>
      <w:bookmarkEnd w:id="3017"/>
      <w:r w:rsidR="00833AAE">
        <w:fldChar w:fldCharType="begin"/>
      </w:r>
      <w:r w:rsidR="00622933">
        <w:instrText xml:space="preserve"> XE "</w:instrText>
      </w:r>
      <w:r w:rsidR="00622933" w:rsidRPr="002F77E0">
        <w:instrText>UCODE(&lt;sexp&gt;)</w:instrText>
      </w:r>
      <w:r w:rsidR="00622933">
        <w:instrText xml:space="preserve">" </w:instrText>
      </w:r>
      <w:r w:rsidR="00833AAE">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3018" w:name="_Toc379671655"/>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3018"/>
      <w:r w:rsidR="00833AAE">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833AAE">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3019" w:name="_Toc379671656"/>
      <w:r>
        <w:t>Starts_with</w:t>
      </w:r>
      <w:r w:rsidR="007F792C" w:rsidRPr="007F792C">
        <w:t>(&lt;Search_for_sexp&gt;, &lt;Search_in_sexp&gt;{,&lt;start_nexp&gt;}</w:t>
      </w:r>
      <w:r w:rsidR="00FB766E">
        <w:t>)</w:t>
      </w:r>
      <w:bookmarkEnd w:id="3019"/>
      <w:r w:rsidR="00833AAE">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833AAE">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3020" w:name="_Toc379671657"/>
      <w:r>
        <w:t>Ends_with</w:t>
      </w:r>
      <w:r w:rsidR="00252493">
        <w:t>(</w:t>
      </w:r>
      <w:r w:rsidR="00C260E1">
        <w:t>&lt;Look_for_sexp&gt;, &lt;look_in_sexp&gt;)</w:t>
      </w:r>
      <w:bookmarkEnd w:id="3020"/>
      <w:r w:rsidR="00833AAE">
        <w:fldChar w:fldCharType="begin"/>
      </w:r>
      <w:r w:rsidR="00C260E1">
        <w:instrText xml:space="preserve"> XE "</w:instrText>
      </w:r>
      <w:r w:rsidR="00C260E1" w:rsidRPr="00EE417B">
        <w:instrText>Ends_with ( &lt;Look_for_sexp&gt;, &lt;look_in_sexp&gt;)</w:instrText>
      </w:r>
      <w:r w:rsidR="00C260E1">
        <w:instrText xml:space="preserve">" </w:instrText>
      </w:r>
      <w:r w:rsidR="00833AAE">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3021" w:name="_Toc379671658"/>
      <w:r>
        <w:t>G</w:t>
      </w:r>
      <w:r w:rsidR="00CD2EA5">
        <w:t>r_collision</w:t>
      </w:r>
      <w:r w:rsidR="008545F3">
        <w:t>(&lt;object_1_nvar&gt;, &lt;object_2_n</w:t>
      </w:r>
      <w:r>
        <w:t>va</w:t>
      </w:r>
      <w:r w:rsidR="008545F3">
        <w:t>r&gt;)</w:t>
      </w:r>
      <w:bookmarkEnd w:id="3021"/>
      <w:r w:rsidR="00833AAE">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833AAE">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lastRenderedPageBreak/>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3022" w:name="_Toc379671659"/>
      <w:r>
        <w:t>Background()</w:t>
      </w:r>
      <w:bookmarkEnd w:id="3022"/>
      <w:r w:rsidR="00833AAE">
        <w:fldChar w:fldCharType="begin"/>
      </w:r>
      <w:r w:rsidR="00E501B3">
        <w:instrText xml:space="preserve"> XE "</w:instrText>
      </w:r>
      <w:r w:rsidR="00E501B3" w:rsidRPr="00D76AAE">
        <w:instrText>Background()</w:instrText>
      </w:r>
      <w:r w:rsidR="00E501B3">
        <w:instrText xml:space="preserve">" </w:instrText>
      </w:r>
      <w:r w:rsidR="00833AAE">
        <w:fldChar w:fldCharType="end"/>
      </w:r>
      <w:r w:rsidR="00833AAE">
        <w:fldChar w:fldCharType="begin"/>
      </w:r>
      <w:r w:rsidR="00426CB2">
        <w:instrText xml:space="preserve"> XE "</w:instrText>
      </w:r>
      <w:r w:rsidR="00426CB2" w:rsidRPr="00036DE0">
        <w:instrText>Background()</w:instrText>
      </w:r>
      <w:r w:rsidR="00426CB2">
        <w:instrText xml:space="preserve">" </w:instrText>
      </w:r>
      <w:r w:rsidR="00833AAE">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3023" w:name="_Toc379671660"/>
      <w:r>
        <w:t>Time</w:t>
      </w:r>
      <w:r w:rsidRPr="00D1460F">
        <w:t xml:space="preserve"> Functions</w:t>
      </w:r>
      <w:bookmarkEnd w:id="3023"/>
    </w:p>
    <w:p w:rsidR="00E61DD6" w:rsidRDefault="00E61DD6" w:rsidP="00E61DD6">
      <w:pPr>
        <w:pStyle w:val="Heading2"/>
      </w:pPr>
      <w:bookmarkStart w:id="3024" w:name="_Toc379671661"/>
      <w:r>
        <w:t>CLOCK()</w:t>
      </w:r>
      <w:bookmarkEnd w:id="3024"/>
      <w:r w:rsidR="00833AAE">
        <w:fldChar w:fldCharType="begin"/>
      </w:r>
      <w:r>
        <w:instrText xml:space="preserve"> XE "</w:instrText>
      </w:r>
      <w:r w:rsidRPr="00DC3337">
        <w:instrText>Clock()</w:instrText>
      </w:r>
      <w:r>
        <w:instrText xml:space="preserve">" </w:instrText>
      </w:r>
      <w:r w:rsidR="00833AAE">
        <w:fldChar w:fldCharType="end"/>
      </w:r>
    </w:p>
    <w:p w:rsidR="00E61DD6" w:rsidRDefault="00E61DD6" w:rsidP="00E61DD6">
      <w:r>
        <w:t xml:space="preserve">Returns the time in milliseconds since the last boot. </w:t>
      </w:r>
    </w:p>
    <w:p w:rsidR="00E61DD6" w:rsidRDefault="00E61DD6" w:rsidP="00E61DD6">
      <w:pPr>
        <w:pStyle w:val="Heading2"/>
      </w:pPr>
      <w:bookmarkStart w:id="3025" w:name="_Toc379671662"/>
      <w:r>
        <w:t>TIME()</w:t>
      </w:r>
      <w:bookmarkEnd w:id="3025"/>
      <w:r w:rsidR="00833AAE">
        <w:fldChar w:fldCharType="begin"/>
      </w:r>
      <w:r>
        <w:instrText xml:space="preserve"> XE "</w:instrText>
      </w:r>
      <w:r w:rsidRPr="00FF458C">
        <w:instrText>TIME()</w:instrText>
      </w:r>
      <w:r>
        <w:instrText xml:space="preserve">" </w:instrText>
      </w:r>
      <w:r w:rsidR="00833AAE">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3026" w:name="_Toc379671663"/>
      <w:r>
        <w:t>TIME(&lt;year_exp&gt;, &lt;month_exp&gt;, &lt;day_exp&gt;, &lt;hour_exp&gt;, &lt;minute_exp&gt;, &lt;second_exp&gt;)</w:t>
      </w:r>
      <w:bookmarkEnd w:id="3026"/>
      <w:r w:rsidR="00833AAE">
        <w:fldChar w:fldCharType="begin"/>
      </w:r>
      <w:r>
        <w:instrText xml:space="preserve"> XE "</w:instrText>
      </w:r>
      <w:r w:rsidRPr="00290983">
        <w:instrText>TIME(&lt;year_exp&gt;, &lt;month_exp&gt;, &lt;day_exp&gt;, &lt;hour_exp&gt;, &lt;minute_exp&gt;, &lt;second_exp&gt;)</w:instrText>
      </w:r>
      <w:r>
        <w:instrText xml:space="preserve">" </w:instrText>
      </w:r>
      <w:r w:rsidR="00833AAE">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w:t>
      </w:r>
      <w:r w:rsidRPr="00F94E33">
        <w:lastRenderedPageBreak/>
        <w:t>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3027" w:name="_Toc379671664"/>
      <w:r w:rsidRPr="00D1460F">
        <w:t>String Functions</w:t>
      </w:r>
      <w:bookmarkEnd w:id="3027"/>
    </w:p>
    <w:p w:rsidR="00633A72" w:rsidRDefault="001505BE" w:rsidP="00EB1F62">
      <w:pPr>
        <w:pStyle w:val="Heading2"/>
      </w:pPr>
      <w:bookmarkStart w:id="3028" w:name="_Toc379671665"/>
      <w:r>
        <w:t>GETERROR</w:t>
      </w:r>
      <w:r w:rsidR="00633A72">
        <w:t>$()</w:t>
      </w:r>
      <w:bookmarkEnd w:id="3028"/>
      <w:r w:rsidR="00833AAE">
        <w:fldChar w:fldCharType="begin"/>
      </w:r>
      <w:r w:rsidR="00633A72">
        <w:instrText xml:space="preserve"> XE "</w:instrText>
      </w:r>
      <w:r>
        <w:instrText>GETERROR</w:instrText>
      </w:r>
      <w:r w:rsidR="00633A72" w:rsidRPr="00D5559A">
        <w:instrText>$()</w:instrText>
      </w:r>
      <w:r w:rsidR="00633A72">
        <w:instrText xml:space="preserve">" </w:instrText>
      </w:r>
      <w:r w:rsidR="00833AAE">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3029" w:name="_Toc379671666"/>
      <w:r w:rsidRPr="001A7162">
        <w:rPr>
          <w:szCs w:val="20"/>
        </w:rPr>
        <w:t>CHR</w:t>
      </w:r>
      <w:r w:rsidR="007277D3" w:rsidRPr="001A7162">
        <w:rPr>
          <w:szCs w:val="20"/>
        </w:rPr>
        <w:t>$</w:t>
      </w:r>
      <w:r w:rsidR="007D14F2" w:rsidRPr="001A7162">
        <w:t>(</w:t>
      </w:r>
      <w:r w:rsidR="0042369D" w:rsidRPr="001A7162">
        <w:t>&lt;nexp&gt;</w:t>
      </w:r>
      <w:r w:rsidR="00801BF2" w:rsidRPr="001A7162">
        <w:t>)</w:t>
      </w:r>
      <w:bookmarkEnd w:id="3029"/>
      <w:r w:rsidR="00833AAE"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833AAE"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3030" w:name="_Toc37967166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3030"/>
      <w:r w:rsidR="00833AAE">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833AAE">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3031" w:name="_Toc37967166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3031"/>
      <w:r w:rsidR="00833AAE">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ins w:id="3032" w:author="msammartano" w:date="2014-02-08T22:57:00Z">
        <w:r w:rsidR="000B4495">
          <w:instrText>{</w:instrText>
        </w:r>
      </w:ins>
      <w:r w:rsidRPr="0052211C">
        <w:instrText>,</w:instrText>
      </w:r>
      <w:r w:rsidR="007D14F2">
        <w:instrText xml:space="preserve"> </w:instrText>
      </w:r>
      <w:r w:rsidRPr="0052211C">
        <w:instrText>&lt;</w:instrText>
      </w:r>
      <w:del w:id="3033" w:author="msammartano" w:date="2014-02-08T22:56:00Z">
        <w:r w:rsidRPr="0052211C" w:rsidDel="000B4495">
          <w:delInstrText>C</w:delInstrText>
        </w:r>
      </w:del>
      <w:ins w:id="3034" w:author="msammartano" w:date="2014-02-08T22:56:00Z">
        <w:r w:rsidR="000B4495">
          <w:instrText>c</w:instrText>
        </w:r>
      </w:ins>
      <w:r w:rsidRPr="0052211C">
        <w:instrText>ount_nexp&gt;}</w:instrText>
      </w:r>
      <w:r w:rsidRPr="0052211C">
        <w:rPr>
          <w:rFonts w:eastAsia="Times New Roman"/>
        </w:rPr>
        <w:instrText>)</w:instrText>
      </w:r>
      <w:r>
        <w:instrText xml:space="preserve">" </w:instrText>
      </w:r>
      <w:r w:rsidR="00833AAE">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3035" w:name="_Toc379671669"/>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3035"/>
      <w:r w:rsidR="00833AAE">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833AAE">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3036" w:name="_Toc379671670"/>
      <w:r>
        <w:rPr>
          <w:rFonts w:eastAsia="Times New Roman"/>
        </w:rPr>
        <w:t>REPLACE$(&lt;target_sexp&gt;, &lt;argument_sexp&gt;, &lt;replace_sexp&gt;)</w:t>
      </w:r>
      <w:bookmarkEnd w:id="3036"/>
      <w:r w:rsidR="00833AAE">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833AAE">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3037" w:name="_Toc379671671"/>
      <w:r w:rsidRPr="000A24BA">
        <w:rPr>
          <w:rFonts w:eastAsia="Times New Roman"/>
        </w:rPr>
        <w:lastRenderedPageBreak/>
        <w:t>WORD$(&lt;source_sexp&gt;, &lt;n_nexp&gt; {, &lt;delimiter_sexp&gt;})</w:t>
      </w:r>
      <w:bookmarkEnd w:id="3037"/>
      <w:r w:rsidR="00833AAE">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833AAE">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3038" w:name="_Toc37967167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3038"/>
      <w:r w:rsidR="00833AAE">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833AAE">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3039" w:name="_Toc379671673"/>
      <w:r w:rsidRPr="00D1460F">
        <w:rPr>
          <w:rFonts w:eastAsia="Times New Roman"/>
        </w:rPr>
        <w:t>LOWER$(</w:t>
      </w:r>
      <w:r w:rsidRPr="00D1460F">
        <w:t>&lt;sexp&gt;</w:t>
      </w:r>
      <w:r w:rsidR="00EF672D" w:rsidRPr="00D1460F">
        <w:rPr>
          <w:rFonts w:eastAsia="Times New Roman"/>
        </w:rPr>
        <w:t>)</w:t>
      </w:r>
      <w:bookmarkEnd w:id="3039"/>
      <w:r w:rsidR="00833AAE">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833AAE">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3040" w:name="_Toc379671674"/>
      <w:r w:rsidRPr="00D1460F">
        <w:rPr>
          <w:rFonts w:eastAsia="Times New Roman"/>
        </w:rPr>
        <w:t>UPPER$(</w:t>
      </w:r>
      <w:r w:rsidR="00CA49F0" w:rsidRPr="00D1460F">
        <w:t>&lt;sexp&gt;</w:t>
      </w:r>
      <w:r w:rsidR="00AF288A">
        <w:rPr>
          <w:rFonts w:eastAsia="Times New Roman"/>
        </w:rPr>
        <w:t>)</w:t>
      </w:r>
      <w:bookmarkEnd w:id="3040"/>
      <w:r w:rsidR="00833AAE">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833AAE">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3041" w:name="_Toc379671675"/>
      <w:r>
        <w:rPr>
          <w:rFonts w:eastAsia="Times New Roman"/>
        </w:rPr>
        <w:t>VERSION$()</w:t>
      </w:r>
      <w:bookmarkEnd w:id="3041"/>
      <w:r w:rsidR="00833AAE">
        <w:rPr>
          <w:rFonts w:eastAsia="Times New Roman"/>
        </w:rPr>
        <w:fldChar w:fldCharType="begin"/>
      </w:r>
      <w:r>
        <w:instrText xml:space="preserve"> XE "</w:instrText>
      </w:r>
      <w:r w:rsidRPr="0019179F">
        <w:rPr>
          <w:rFonts w:eastAsia="Times New Roman"/>
        </w:rPr>
        <w:instrText>VERSION$()</w:instrText>
      </w:r>
      <w:r>
        <w:instrText xml:space="preserve">" </w:instrText>
      </w:r>
      <w:r w:rsidR="00833AAE">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3042" w:name="_Toc379671676"/>
      <w:r>
        <w:rPr>
          <w:rFonts w:eastAsia="Times New Roman"/>
        </w:rPr>
        <w:t>HEX$(&lt;nexp&gt;)</w:t>
      </w:r>
      <w:bookmarkEnd w:id="3042"/>
      <w:r w:rsidR="00833AAE">
        <w:rPr>
          <w:rFonts w:eastAsia="Times New Roman"/>
        </w:rPr>
        <w:fldChar w:fldCharType="begin"/>
      </w:r>
      <w:r>
        <w:instrText xml:space="preserve"> XE "</w:instrText>
      </w:r>
      <w:r w:rsidRPr="007B08C0">
        <w:rPr>
          <w:rFonts w:eastAsia="Times New Roman"/>
        </w:rPr>
        <w:instrText>HEX$(&lt;nexp&gt;)</w:instrText>
      </w:r>
      <w:r>
        <w:instrText xml:space="preserve">" </w:instrText>
      </w:r>
      <w:r w:rsidR="00833AAE">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3043" w:name="_Toc379671677"/>
      <w:r>
        <w:t>OCT$(&lt;nexp&gt;</w:t>
      </w:r>
      <w:r w:rsidR="00833AAE">
        <w:fldChar w:fldCharType="begin"/>
      </w:r>
      <w:r>
        <w:instrText xml:space="preserve"> XE "</w:instrText>
      </w:r>
      <w:r w:rsidRPr="007B08C0">
        <w:instrText>OCT$(&lt;nexp&gt;</w:instrText>
      </w:r>
      <w:r>
        <w:instrText xml:space="preserve">" </w:instrText>
      </w:r>
      <w:r w:rsidR="00833AAE">
        <w:fldChar w:fldCharType="end"/>
      </w:r>
      <w:r>
        <w:t>)</w:t>
      </w:r>
      <w:bookmarkEnd w:id="3043"/>
    </w:p>
    <w:p w:rsidR="007D0BE8" w:rsidRDefault="007D0BE8" w:rsidP="007D0BE8">
      <w:r>
        <w:t>Returns a string representing the octal representation of the numeric expression.</w:t>
      </w:r>
    </w:p>
    <w:p w:rsidR="007D0BE8" w:rsidRDefault="007D0BE8" w:rsidP="00EB1F62">
      <w:pPr>
        <w:pStyle w:val="Heading2"/>
      </w:pPr>
      <w:bookmarkStart w:id="3044" w:name="_Toc379671678"/>
      <w:r>
        <w:t>BIN$(&lt;nexp&gt;)</w:t>
      </w:r>
      <w:bookmarkEnd w:id="3044"/>
      <w:r w:rsidR="00833AAE">
        <w:fldChar w:fldCharType="begin"/>
      </w:r>
      <w:r>
        <w:instrText xml:space="preserve"> XE "</w:instrText>
      </w:r>
      <w:r w:rsidRPr="007B08C0">
        <w:instrText>BIN$(&lt;nexp&gt;)</w:instrText>
      </w:r>
      <w:r>
        <w:instrText xml:space="preserve">" </w:instrText>
      </w:r>
      <w:r w:rsidR="00833AAE">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3045" w:name="_Toc37967167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del w:id="3046" w:author="msammartano" w:date="2014-02-08T22:59:00Z">
        <w:r w:rsidR="00BB3D0C" w:rsidRPr="00D1460F" w:rsidDel="000B4495">
          <w:rPr>
            <w:rFonts w:eastAsia="Times New Roman"/>
          </w:rPr>
          <w:delText xml:space="preserve"> </w:delText>
        </w:r>
      </w:del>
      <w:r w:rsidR="00223822">
        <w:t>&lt;nexp&gt;</w:t>
      </w:r>
      <w:r w:rsidRPr="00D1460F">
        <w:rPr>
          <w:rFonts w:eastAsia="Times New Roman"/>
        </w:rPr>
        <w:t>)</w:t>
      </w:r>
      <w:bookmarkEnd w:id="3045"/>
      <w:r w:rsidR="00833AAE">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del w:id="3047" w:author="msammartano" w:date="2014-02-08T22:59:00Z">
        <w:r w:rsidR="00AF288A" w:rsidRPr="00C32F4F" w:rsidDel="000B4495">
          <w:delInstrText>P</w:delInstrText>
        </w:r>
      </w:del>
      <w:ins w:id="3048" w:author="msammartano" w:date="2014-02-08T22:59:00Z">
        <w:r w:rsidR="000B4495">
          <w:instrText>p</w:instrText>
        </w:r>
      </w:ins>
      <w:r w:rsidR="00AF288A" w:rsidRPr="00C32F4F">
        <w:instrText>attern_sexp&gt;</w:instrText>
      </w:r>
      <w:r w:rsidR="00AF288A" w:rsidRPr="00C32F4F">
        <w:rPr>
          <w:rFonts w:eastAsia="Times New Roman"/>
        </w:rPr>
        <w:instrText xml:space="preserve">, </w:instrText>
      </w:r>
      <w:del w:id="3049" w:author="msammartano" w:date="2014-02-08T22:59:00Z">
        <w:r w:rsidR="00AF288A" w:rsidRPr="00C32F4F" w:rsidDel="000B4495">
          <w:rPr>
            <w:rFonts w:eastAsia="Times New Roman"/>
          </w:rPr>
          <w:delInstrText xml:space="preserve"> </w:delInstrText>
        </w:r>
      </w:del>
      <w:r w:rsidR="00AF288A" w:rsidRPr="00C32F4F">
        <w:instrText>&lt;nexp&gt;</w:instrText>
      </w:r>
      <w:del w:id="3050" w:author="msammartano" w:date="2014-02-08T22:59:00Z">
        <w:r w:rsidR="00AF288A" w:rsidRPr="00C32F4F" w:rsidDel="000B4495">
          <w:delInstrText xml:space="preserve"> </w:delInstrText>
        </w:r>
        <w:r w:rsidR="00AF288A" w:rsidRPr="00C32F4F" w:rsidDel="000B4495">
          <w:rPr>
            <w:rFonts w:eastAsia="Times New Roman"/>
          </w:rPr>
          <w:delInstrText xml:space="preserve"> </w:delInstrText>
        </w:r>
      </w:del>
      <w:r w:rsidR="00AF288A" w:rsidRPr="00C32F4F">
        <w:rPr>
          <w:rFonts w:eastAsia="Times New Roman"/>
        </w:rPr>
        <w:instrText>)</w:instrText>
      </w:r>
      <w:r w:rsidR="00AF288A">
        <w:instrText xml:space="preserve">" </w:instrText>
      </w:r>
      <w:r w:rsidR="00833AAE">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5F4916">
      <w:pPr>
        <w:pStyle w:val="Heading3"/>
      </w:pPr>
      <w:bookmarkStart w:id="3051" w:name="_Toc379671680"/>
      <w:r w:rsidRPr="00D1460F">
        <w:t>Leading Sign</w:t>
      </w:r>
      <w:bookmarkEnd w:id="3051"/>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5F4916">
      <w:pPr>
        <w:pStyle w:val="Heading3"/>
      </w:pPr>
      <w:bookmarkStart w:id="3052" w:name="_Toc379671681"/>
      <w:r w:rsidRPr="00D1460F">
        <w:t>Floating Field</w:t>
      </w:r>
      <w:bookmarkEnd w:id="3052"/>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5F4916">
      <w:pPr>
        <w:pStyle w:val="Heading3"/>
      </w:pPr>
      <w:bookmarkStart w:id="3053" w:name="_Toc379671682"/>
      <w:r w:rsidRPr="00D1460F">
        <w:lastRenderedPageBreak/>
        <w:t>Decimal Point</w:t>
      </w:r>
      <w:bookmarkEnd w:id="3053"/>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5F4916">
      <w:pPr>
        <w:pStyle w:val="Heading3"/>
      </w:pPr>
      <w:bookmarkStart w:id="3054" w:name="_Toc379671683"/>
      <w:r w:rsidRPr="00D1460F">
        <w:t>Pattern Character #</w:t>
      </w:r>
      <w:bookmarkEnd w:id="3054"/>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5F4916">
      <w:pPr>
        <w:pStyle w:val="Heading3"/>
      </w:pPr>
      <w:bookmarkStart w:id="3055" w:name="_Toc379671684"/>
      <w:r w:rsidRPr="00D1460F">
        <w:t>Pattern Character %</w:t>
      </w:r>
      <w:bookmarkEnd w:id="305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5F4916">
      <w:pPr>
        <w:pStyle w:val="Heading3"/>
        <w:rPr>
          <w:rFonts w:ascii="Calibri" w:hAnsi="Calibri" w:cs="Calibri"/>
        </w:rPr>
      </w:pPr>
      <w:bookmarkStart w:id="3056" w:name="_Toc379671685"/>
      <w:r w:rsidRPr="00D1460F">
        <w:t>Overflow</w:t>
      </w:r>
      <w:bookmarkEnd w:id="3056"/>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5F4916">
      <w:pPr>
        <w:pStyle w:val="Heading3"/>
      </w:pPr>
      <w:bookmarkStart w:id="3057" w:name="_Toc379671686"/>
      <w:r w:rsidRPr="00D1460F">
        <w:t>Non pattern characters</w:t>
      </w:r>
      <w:bookmarkEnd w:id="3057"/>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5F4916">
      <w:pPr>
        <w:pStyle w:val="Heading3"/>
      </w:pPr>
      <w:bookmarkStart w:id="3058" w:name="_Toc379671687"/>
      <w:r w:rsidRPr="00D1460F">
        <w:t>Output Size</w:t>
      </w:r>
      <w:bookmarkEnd w:id="3058"/>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3059" w:name="_Toc379671688"/>
      <w:r>
        <w:t>Examples:</w:t>
      </w:r>
      <w:bookmarkEnd w:id="3059"/>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3060" w:name="_Toc379671689"/>
      <w:r>
        <w:t>User</w:t>
      </w:r>
      <w:ins w:id="3061" w:author="msammartano" w:date="2014-02-08T09:44:00Z">
        <w:r w:rsidR="00E34BE5">
          <w:t>-</w:t>
        </w:r>
      </w:ins>
      <w:del w:id="3062" w:author="msammartano" w:date="2014-02-08T09:44:00Z">
        <w:r w:rsidDel="00E34BE5">
          <w:delText xml:space="preserve"> </w:delText>
        </w:r>
      </w:del>
      <w:r>
        <w:t>Defined Functions</w:t>
      </w:r>
      <w:bookmarkEnd w:id="3060"/>
    </w:p>
    <w:p w:rsidR="002418A0" w:rsidRPr="002418A0" w:rsidRDefault="002418A0" w:rsidP="002418A0">
      <w:r w:rsidRPr="002418A0">
        <w:t>User</w:t>
      </w:r>
      <w:ins w:id="3063" w:author="msammartano" w:date="2014-02-08T09:44:00Z">
        <w:r w:rsidR="00E34BE5">
          <w:t>-</w:t>
        </w:r>
      </w:ins>
      <w:del w:id="3064" w:author="msammartano" w:date="2014-02-08T09:44:00Z">
        <w:r w:rsidRPr="002418A0" w:rsidDel="00E34BE5">
          <w:delText xml:space="preserve"> </w:delText>
        </w:r>
      </w:del>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pPr>
        <w:rPr>
          <w:ins w:id="3065" w:author="msammartano" w:date="2014-02-08T09:52:00Z"/>
        </w:rPr>
      </w:pPr>
      <w:ins w:id="3066" w:author="msammartano" w:date="2014-02-08T09:52:00Z">
        <w:r>
          <w:t>User-Defined f</w:t>
        </w:r>
        <w:r w:rsidRPr="002341F5">
          <w:t xml:space="preserve">unctions may call other </w:t>
        </w:r>
        <w:r>
          <w:t>User-Defined F</w:t>
        </w:r>
        <w:r w:rsidRPr="002341F5">
          <w:t>unctions. A function</w:t>
        </w:r>
        <w:r>
          <w:t xml:space="preserve"> </w:t>
        </w:r>
        <w:r w:rsidRPr="002341F5">
          <w:t>can even recursiv</w:t>
        </w:r>
        <w:r>
          <w:t>ely call itself.</w:t>
        </w:r>
      </w:ins>
    </w:p>
    <w:p w:rsidR="002418A0" w:rsidRDefault="00DF7A4D" w:rsidP="002418A0">
      <w:r>
        <w:lastRenderedPageBreak/>
        <w:t xml:space="preserve">Each time a </w:t>
      </w:r>
      <w:del w:id="3067" w:author="msammartano" w:date="2014-02-08T09:53:00Z">
        <w:r w:rsidDel="00E34BE5">
          <w:delText>User F</w:delText>
        </w:r>
      </w:del>
      <w:ins w:id="3068" w:author="msammartano" w:date="2014-02-08T09:53:00Z">
        <w:r w:rsidR="00E34BE5">
          <w:t>f</w:t>
        </w:r>
      </w:ins>
      <w:r>
        <w:t>unction is called from a</w:t>
      </w:r>
      <w:ins w:id="3069" w:author="msammartano" w:date="2014-02-08T09:53:00Z">
        <w:r w:rsidR="00E34BE5">
          <w:t>nother</w:t>
        </w:r>
      </w:ins>
      <w:r>
        <w:t xml:space="preserve"> </w:t>
      </w:r>
      <w:del w:id="3070" w:author="msammartano" w:date="2014-02-08T09:53:00Z">
        <w:r w:rsidDel="00E34BE5">
          <w:delText>User F</w:delText>
        </w:r>
      </w:del>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3071" w:name="_Toc379671690"/>
      <w:r>
        <w:t>Commands</w:t>
      </w:r>
      <w:bookmarkEnd w:id="3071"/>
    </w:p>
    <w:p w:rsidR="002418A0" w:rsidRDefault="002418A0" w:rsidP="005F4916">
      <w:pPr>
        <w:pStyle w:val="Heading3"/>
      </w:pPr>
      <w:bookmarkStart w:id="3072" w:name="_Toc379671691"/>
      <w:r>
        <w:t>Fn.def  name|name$( {nvar}|{svar}|Array[]|Array$[]</w:t>
      </w:r>
      <w:r w:rsidR="002341F5">
        <w:t>, ….. {nvar}|{svar}|Array[]|Array$[])</w:t>
      </w:r>
      <w:bookmarkEnd w:id="3072"/>
      <w:r w:rsidR="00833AAE">
        <w:fldChar w:fldCharType="begin"/>
      </w:r>
      <w:r w:rsidR="009A4736">
        <w:instrText xml:space="preserve"> XE "</w:instrText>
      </w:r>
      <w:r w:rsidR="009A4736" w:rsidRPr="00ED57A9">
        <w:instrText>Fn.def  name|name$( {nvar}|{svar}|Array[]|Array$[], ….. {nvar}|{svar}|Array[]|Array$[])</w:instrText>
      </w:r>
      <w:r w:rsidR="009A4736">
        <w:instrText xml:space="preserve">" </w:instrText>
      </w:r>
      <w:r w:rsidR="00833AAE">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del w:id="3073" w:author="msammartano" w:date="2014-02-08T10:06:00Z">
        <w:r w:rsidDel="00E34BE5">
          <w:delText xml:space="preserve"> </w:delText>
        </w:r>
        <w:r w:rsidR="001A520F" w:rsidDel="00E34BE5">
          <w:delText xml:space="preserve"> </w:delText>
        </w:r>
      </w:del>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Del="00E34BE5" w:rsidRDefault="002341F5" w:rsidP="00823ED4">
      <w:pPr>
        <w:rPr>
          <w:del w:id="3074" w:author="msammartano" w:date="2014-02-08T09:52:00Z"/>
        </w:rPr>
      </w:pPr>
      <w:del w:id="3075" w:author="msammartano" w:date="2014-02-08T09:52:00Z">
        <w:r w:rsidRPr="002341F5" w:rsidDel="00E34BE5">
          <w:lastRenderedPageBreak/>
          <w:delText>Functions may call other functions. A function</w:delText>
        </w:r>
        <w:r w:rsidDel="00E34BE5">
          <w:delText xml:space="preserve"> </w:delText>
        </w:r>
        <w:r w:rsidRPr="002341F5" w:rsidDel="00E34BE5">
          <w:delText>can even recursiv</w:delText>
        </w:r>
        <w:r w:rsidR="00A1178A" w:rsidDel="00E34BE5">
          <w:delText>ely call itself.</w:delText>
        </w:r>
      </w:del>
      <w:ins w:id="3076" w:author="msammartano" w:date="2014-02-08T10:06:00Z">
        <w:r w:rsidR="00E34BE5">
          <w:t>Functions cannot return an array.</w:t>
        </w:r>
      </w:ins>
      <w:ins w:id="3077" w:author="msammartano" w:date="2014-02-08T10:08:00Z">
        <w:r w:rsidR="00E34BE5">
          <w:t xml:space="preserve"> An array created in a function is destroyed when the function returns.</w:t>
        </w:r>
      </w:ins>
    </w:p>
    <w:p w:rsidR="00A1178A" w:rsidRDefault="00A1178A" w:rsidP="00823ED4">
      <w:pPr>
        <w:rPr>
          <w:ins w:id="3078" w:author="msammartano" w:date="2014-02-08T09:49:00Z"/>
        </w:rPr>
      </w:pPr>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pPr>
        <w:rPr>
          <w:ins w:id="3079" w:author="msammartano" w:date="2014-02-08T09:55:00Z"/>
        </w:rPr>
      </w:pPr>
      <w:ins w:id="3080" w:author="msammartano" w:date="2014-02-08T09:49:00Z">
        <w:r>
          <w:t xml:space="preserve">A function cannot access variables </w:t>
        </w:r>
      </w:ins>
      <w:ins w:id="3081" w:author="msammartano" w:date="2014-02-08T09:50:00Z">
        <w:r>
          <w:t xml:space="preserve">created </w:t>
        </w:r>
      </w:ins>
      <w:ins w:id="3082" w:author="msammartano" w:date="2014-02-08T09:49:00Z">
        <w:r>
          <w:t xml:space="preserve">outside of </w:t>
        </w:r>
      </w:ins>
      <w:ins w:id="3083" w:author="msammartano" w:date="2014-02-08T09:50:00Z">
        <w:r>
          <w:t xml:space="preserve">the function, except </w:t>
        </w:r>
      </w:ins>
      <w:ins w:id="3084" w:author="msammartano" w:date="2014-02-08T09:51:00Z">
        <w:r>
          <w:t>as parameters passed by reference.</w:t>
        </w:r>
      </w:ins>
    </w:p>
    <w:p w:rsidR="00E34BE5" w:rsidRDefault="00E34BE5" w:rsidP="00823ED4">
      <w:pPr>
        <w:rPr>
          <w:ins w:id="3085" w:author="msammartano" w:date="2014-02-08T10:15:00Z"/>
        </w:rPr>
      </w:pPr>
      <w:ins w:id="3086" w:author="msammartano" w:date="2014-02-08T09:55:00Z">
        <w:r>
          <w:t>If a variable is used as a pointer to a data structure</w:t>
        </w:r>
      </w:ins>
      <w:ins w:id="3087" w:author="msammartano" w:date="2014-02-08T09:57:00Z">
        <w:r>
          <w:t xml:space="preserve"> (List, Stack, Bundle</w:t>
        </w:r>
      </w:ins>
      <w:ins w:id="3088" w:author="msammartano" w:date="2014-02-08T10:16:00Z">
        <w:r>
          <w:t>, or graphical object</w:t>
        </w:r>
      </w:ins>
      <w:ins w:id="3089" w:author="msammartano" w:date="2014-02-08T09:57:00Z">
        <w:r>
          <w:t>), it points to the same data structure whether it is used in</w:t>
        </w:r>
      </w:ins>
      <w:ins w:id="3090" w:author="msammartano" w:date="2014-02-08T09:58:00Z">
        <w:r>
          <w:t xml:space="preserve">side or outside of a function. This means </w:t>
        </w:r>
      </w:ins>
      <w:ins w:id="3091" w:author="msammartano" w:date="2014-02-08T09:59:00Z">
        <w:r>
          <w:t xml:space="preserve">that if you </w:t>
        </w:r>
      </w:ins>
      <w:ins w:id="3092" w:author="msammartano" w:date="2014-02-08T09:58:00Z">
        <w:r>
          <w:t>pass a pointer to a Bundle, for example, and modify that Bundle in</w:t>
        </w:r>
      </w:ins>
      <w:ins w:id="3093" w:author="msammartano" w:date="2014-02-08T09:59:00Z">
        <w:r>
          <w:t xml:space="preserve">side the function, the changes will be retained when the </w:t>
        </w:r>
      </w:ins>
      <w:ins w:id="3094" w:author="msammartano" w:date="2014-02-08T10:00:00Z">
        <w:r>
          <w:t>function returns.</w:t>
        </w:r>
      </w:ins>
      <w:ins w:id="3095" w:author="msammartano" w:date="2014-02-08T10:16:00Z">
        <w:r>
          <w:t xml:space="preserve"> It also means that </w:t>
        </w:r>
      </w:ins>
      <w:ins w:id="3096" w:author="msammartano" w:date="2014-02-08T10:17:00Z">
        <w:r>
          <w:t xml:space="preserve">a function </w:t>
        </w:r>
      </w:ins>
      <w:ins w:id="3097" w:author="msammartano" w:date="2014-02-08T10:16:00Z">
        <w:r>
          <w:t>can modify graphical objects</w:t>
        </w:r>
      </w:ins>
      <w:ins w:id="3098" w:author="msammartano" w:date="2014-02-08T10:17:00Z">
        <w:r>
          <w:t xml:space="preserve"> created outside of the function.</w:t>
        </w:r>
      </w:ins>
    </w:p>
    <w:p w:rsidR="00E34BE5" w:rsidRDefault="00E34BE5" w:rsidP="00823ED4">
      <w:pPr>
        <w:rPr>
          <w:ins w:id="3099" w:author="msammartano" w:date="2014-02-08T10:00:00Z"/>
        </w:rPr>
      </w:pPr>
      <w:ins w:id="3100" w:author="msammartano" w:date="2014-02-08T10:13:00Z">
        <w:r>
          <w:t>A function can return only a single scalar value, but y</w:t>
        </w:r>
      </w:ins>
      <w:ins w:id="3101" w:author="msammartano" w:date="2014-02-08T10:11:00Z">
        <w:r>
          <w:t xml:space="preserve">ou </w:t>
        </w:r>
      </w:ins>
      <w:ins w:id="3102" w:author="msammartano" w:date="2014-02-08T10:14:00Z">
        <w:r>
          <w:t xml:space="preserve">can use </w:t>
        </w:r>
      </w:ins>
      <w:ins w:id="3103" w:author="msammartano" w:date="2014-02-08T10:11:00Z">
        <w:r>
          <w:t>array</w:t>
        </w:r>
      </w:ins>
      <w:ins w:id="3104" w:author="msammartano" w:date="2014-02-08T10:13:00Z">
        <w:r>
          <w:t xml:space="preserve">s </w:t>
        </w:r>
      </w:ins>
      <w:ins w:id="3105" w:author="msammartano" w:date="2014-02-08T10:12:00Z">
        <w:r>
          <w:t xml:space="preserve">or </w:t>
        </w:r>
      </w:ins>
      <w:ins w:id="3106" w:author="msammartano" w:date="2014-02-08T10:13:00Z">
        <w:r>
          <w:t xml:space="preserve">pointers to </w:t>
        </w:r>
      </w:ins>
      <w:ins w:id="3107" w:author="msammartano" w:date="2014-02-08T10:12:00Z">
        <w:r>
          <w:t>data structures to return information to a function’s caller.</w:t>
        </w:r>
      </w:ins>
    </w:p>
    <w:p w:rsidR="00E34BE5" w:rsidRPr="00A1178A" w:rsidRDefault="00E34BE5" w:rsidP="00823ED4">
      <w:ins w:id="3108" w:author="msammartano" w:date="2014-02-08T10:00:00Z">
        <w:r>
          <w:t xml:space="preserve">However, a function must not return a pointer to a data structure created inside the function. The data structure is destroyed when the function returns, </w:t>
        </w:r>
      </w:ins>
      <w:ins w:id="3109" w:author="msammartano" w:date="2014-02-08T10:01:00Z">
        <w:r>
          <w:t xml:space="preserve">so </w:t>
        </w:r>
      </w:ins>
      <w:ins w:id="3110" w:author="msammartano" w:date="2014-02-08T10:00:00Z">
        <w:r>
          <w:t>the pointer is invalid.</w:t>
        </w:r>
      </w:ins>
    </w:p>
    <w:p w:rsidR="002418A0" w:rsidRDefault="002418A0" w:rsidP="005F4916">
      <w:pPr>
        <w:pStyle w:val="Heading3"/>
      </w:pPr>
      <w:bookmarkStart w:id="3111" w:name="_Toc379671692"/>
      <w:r>
        <w:t>Fn.rtn</w:t>
      </w:r>
      <w:r w:rsidR="00A1178A">
        <w:t xml:space="preserve"> &lt;sexp&gt;|&lt;nexp&gt;</w:t>
      </w:r>
      <w:bookmarkEnd w:id="3111"/>
      <w:r w:rsidR="00833AAE">
        <w:fldChar w:fldCharType="begin"/>
      </w:r>
      <w:r w:rsidR="009A4736">
        <w:instrText xml:space="preserve"> XE "</w:instrText>
      </w:r>
      <w:r w:rsidR="009A4736" w:rsidRPr="00ED57A9">
        <w:instrText>Fn.rtn &lt;sexp&gt;|&lt;nexp&gt;</w:instrText>
      </w:r>
      <w:r w:rsidR="009A4736">
        <w:instrText xml:space="preserve">" </w:instrText>
      </w:r>
      <w:r w:rsidR="00833AAE">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3112" w:name="_Toc379671693"/>
      <w:r>
        <w:t>Fn.end</w:t>
      </w:r>
      <w:bookmarkEnd w:id="3112"/>
      <w:r w:rsidR="00833AAE">
        <w:fldChar w:fldCharType="begin"/>
      </w:r>
      <w:r w:rsidR="009A4736">
        <w:instrText xml:space="preserve"> XE "</w:instrText>
      </w:r>
      <w:r w:rsidR="009A4736" w:rsidRPr="00ED57A9">
        <w:instrText>Fn.end</w:instrText>
      </w:r>
      <w:r w:rsidR="009A4736">
        <w:instrText xml:space="preserve">" </w:instrText>
      </w:r>
      <w:r w:rsidR="00833AAE">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3113" w:name="_Toc379671694"/>
      <w:r>
        <w:t>Call &lt;user_defined_function&gt;</w:t>
      </w:r>
      <w:bookmarkEnd w:id="3113"/>
      <w:r w:rsidR="00833AAE">
        <w:fldChar w:fldCharType="begin"/>
      </w:r>
      <w:r>
        <w:instrText xml:space="preserve"> XE "</w:instrText>
      </w:r>
      <w:r w:rsidRPr="00F24066">
        <w:instrText>Call &lt;user_defined_function&gt;</w:instrText>
      </w:r>
      <w:r>
        <w:instrText xml:space="preserve">" </w:instrText>
      </w:r>
      <w:r w:rsidR="00833AAE">
        <w:fldChar w:fldCharType="end"/>
      </w:r>
    </w:p>
    <w:p w:rsidR="00F74966" w:rsidRDefault="00F74966" w:rsidP="00A1178A">
      <w:r>
        <w:t>Executes the user</w:t>
      </w:r>
      <w:ins w:id="3114" w:author="msammartano" w:date="2014-02-08T09:45:00Z">
        <w:r w:rsidR="00E34BE5">
          <w:t>-</w:t>
        </w:r>
      </w:ins>
      <w:del w:id="3115" w:author="msammartano" w:date="2014-02-08T09:45:00Z">
        <w:r w:rsidDel="00E34BE5">
          <w:delText xml:space="preserve"> </w:delText>
        </w:r>
      </w:del>
      <w:r>
        <w:t>defined function. Any value returned by the function will be discarded.</w:t>
      </w:r>
    </w:p>
    <w:p w:rsidR="005866FB" w:rsidRDefault="00737EB3" w:rsidP="00E33967">
      <w:pPr>
        <w:pStyle w:val="Heading1"/>
      </w:pPr>
      <w:bookmarkStart w:id="3116" w:name="_Toc379671695"/>
      <w:r>
        <w:t>Program Control Commands</w:t>
      </w:r>
      <w:bookmarkEnd w:id="3116"/>
    </w:p>
    <w:p w:rsidR="00364E69" w:rsidRDefault="00737EB3" w:rsidP="00EB1F62">
      <w:pPr>
        <w:pStyle w:val="Heading2"/>
      </w:pPr>
      <w:bookmarkStart w:id="3117" w:name="_Toc379671696"/>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3117"/>
      <w:r w:rsidR="00833AAE">
        <w:fldChar w:fldCharType="begin"/>
      </w:r>
      <w:r w:rsidR="00F158F0">
        <w:instrText xml:space="preserve"> XE "</w:instrText>
      </w:r>
      <w:r w:rsidR="00F158F0" w:rsidRPr="003C741B">
        <w:instrText xml:space="preserve">If  - </w:instrText>
      </w:r>
      <w:ins w:id="3118" w:author="msammartano" w:date="2014-02-08T23:01:00Z">
        <w:r w:rsidR="000B4495">
          <w:instrText xml:space="preserve">Then - </w:instrText>
        </w:r>
      </w:ins>
      <w:r w:rsidR="00F158F0" w:rsidRPr="003C741B">
        <w:instrText>Else -</w:instrText>
      </w:r>
      <w:ins w:id="3119" w:author="msammartano" w:date="2014-02-08T23:00:00Z">
        <w:r w:rsidR="000B4495">
          <w:instrText xml:space="preserve"> </w:instrText>
        </w:r>
      </w:ins>
      <w:r w:rsidR="00F158F0" w:rsidRPr="003C741B">
        <w:instrText>Elseif</w:instrText>
      </w:r>
      <w:ins w:id="3120" w:author="msammartano" w:date="2014-02-08T23:00:00Z">
        <w:r w:rsidR="000B4495">
          <w:instrText xml:space="preserve"> </w:instrText>
        </w:r>
      </w:ins>
      <w:r w:rsidR="00F158F0" w:rsidRPr="003C741B">
        <w:instrText>- Endif</w:instrText>
      </w:r>
      <w:r w:rsidR="00F158F0">
        <w:instrText xml:space="preserve">" </w:instrText>
      </w:r>
      <w:r w:rsidR="00833AAE">
        <w:fldChar w:fldCharType="end"/>
      </w:r>
    </w:p>
    <w:p w:rsidR="00EB567C" w:rsidRDefault="00EB567C" w:rsidP="00665646">
      <w:r>
        <w:t xml:space="preserve">The IF </w:t>
      </w:r>
      <w:del w:id="3121" w:author="msammartano" w:date="2014-02-08T09:39:00Z">
        <w:r w:rsidDel="00E34BE5">
          <w:delText>statement</w:delText>
        </w:r>
      </w:del>
      <w:ins w:id="3122" w:author="msammartano" w:date="2014-02-08T09:39:00Z">
        <w:r w:rsidR="00E34BE5">
          <w:t>command</w:t>
        </w:r>
      </w:ins>
      <w:r>
        <w:t xml:space="preserve">s provide for the conditional execution of </w:t>
      </w:r>
      <w:ins w:id="3123" w:author="msammartano" w:date="2014-02-08T09:26:00Z">
        <w:r w:rsidR="00345C7F">
          <w:t>blocks</w:t>
        </w:r>
      </w:ins>
      <w:ins w:id="3124" w:author="msammartano" w:date="2014-02-08T09:27:00Z">
        <w:r w:rsidR="00345C7F">
          <w:t xml:space="preserve"> of</w:t>
        </w:r>
      </w:ins>
      <w:ins w:id="3125" w:author="msammartano" w:date="2014-02-08T09:26:00Z">
        <w:r w:rsidR="00345C7F">
          <w:t xml:space="preserve"> </w:t>
        </w:r>
      </w:ins>
      <w:r>
        <w:t>statements</w:t>
      </w:r>
      <w:del w:id="3126" w:author="msammartano" w:date="2014-02-08T09:27:00Z">
        <w:r w:rsidDel="00345C7F">
          <w:delText>.  The forms provided are</w:delText>
        </w:r>
      </w:del>
      <w:r>
        <w:t>:</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lastRenderedPageBreak/>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del w:id="3127" w:author="msammartano" w:date="2014-02-08T09:26:00Z">
        <w:r w:rsidR="00EB567C" w:rsidDel="00345C7F">
          <w:br/>
          <w:delText>-or-</w:delText>
        </w:r>
        <w:r w:rsidR="00EB567C" w:rsidDel="00345C7F">
          <w:br/>
        </w:r>
        <w:r w:rsidR="00EB567C" w:rsidRPr="00084947" w:rsidDel="00345C7F">
          <w:delText>If  &lt;condition&gt; THEN &lt;statement&gt;  {ELSE &lt;statement&gt; }</w:delText>
        </w:r>
      </w:del>
    </w:p>
    <w:p w:rsidR="00345C7F" w:rsidRDefault="00345C7F" w:rsidP="00345C7F">
      <w:pPr>
        <w:rPr>
          <w:ins w:id="3128" w:author="msammartano" w:date="2014-02-08T09:34:00Z"/>
        </w:rPr>
      </w:pPr>
      <w:ins w:id="3129" w:author="msammartano" w:date="2014-02-08T09:33:00Z">
        <w:r>
          <w:t xml:space="preserve">IF </w:t>
        </w:r>
      </w:ins>
      <w:ins w:id="3130" w:author="msammartano" w:date="2014-02-08T09:39:00Z">
        <w:r w:rsidR="00E34BE5">
          <w:t>commands</w:t>
        </w:r>
      </w:ins>
      <w:ins w:id="3131" w:author="msammartano" w:date="2014-02-08T09:33:00Z">
        <w:r>
          <w:t xml:space="preserve"> may be nested to any </w:t>
        </w:r>
      </w:ins>
      <w:ins w:id="3132" w:author="msammartano" w:date="2014-02-08T09:34:00Z">
        <w:r>
          <w:t>depth.</w:t>
        </w:r>
      </w:ins>
      <w:ins w:id="3133" w:author="msammartano" w:date="2014-02-08T09:36:00Z">
        <w:r>
          <w:t xml:space="preserve"> That is, any of the &lt;statement&gt;</w:t>
        </w:r>
      </w:ins>
      <w:ins w:id="3134" w:author="msammartano" w:date="2014-02-08T09:37:00Z">
        <w:r>
          <w:t xml:space="preserve">s in a block may be a full IF </w:t>
        </w:r>
      </w:ins>
      <w:ins w:id="3135" w:author="msammartano" w:date="2014-02-08T09:39:00Z">
        <w:r w:rsidR="00E34BE5">
          <w:t>command</w:t>
        </w:r>
      </w:ins>
      <w:ins w:id="3136" w:author="msammartano" w:date="2014-02-08T09:37:00Z">
        <w:r>
          <w:t xml:space="preserve"> with </w:t>
        </w:r>
      </w:ins>
      <w:ins w:id="3137" w:author="msammartano" w:date="2014-02-08T09:38:00Z">
        <w:r>
          <w:t>all of its own &lt;statement&gt; blocks.</w:t>
        </w:r>
      </w:ins>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rPr>
          <w:ins w:id="3138" w:author="msammartano" w:date="2014-02-08T09:25:00Z"/>
        </w:rPr>
      </w:pPr>
      <w:bookmarkStart w:id="3139" w:name="_Toc379671697"/>
      <w:ins w:id="3140" w:author="msammartano" w:date="2014-02-08T09:24:00Z">
        <w:r>
          <w:t>If</w:t>
        </w:r>
      </w:ins>
      <w:ins w:id="3141" w:author="msammartano" w:date="2014-02-08T09:40:00Z">
        <w:r w:rsidR="00E34BE5">
          <w:t xml:space="preserve"> </w:t>
        </w:r>
      </w:ins>
      <w:ins w:id="3142" w:author="msammartano" w:date="2014-02-08T09:41:00Z">
        <w:r w:rsidR="00E34BE5">
          <w:t xml:space="preserve"> </w:t>
        </w:r>
      </w:ins>
      <w:ins w:id="3143" w:author="msammartano" w:date="2014-02-08T09:24:00Z">
        <w:r>
          <w:t>- Then</w:t>
        </w:r>
      </w:ins>
      <w:ins w:id="3144" w:author="msammartano" w:date="2014-02-08T09:41:00Z">
        <w:r w:rsidR="00E34BE5">
          <w:t xml:space="preserve"> </w:t>
        </w:r>
      </w:ins>
      <w:ins w:id="3145" w:author="msammartano" w:date="2014-02-08T09:31:00Z">
        <w:r>
          <w:t>-</w:t>
        </w:r>
      </w:ins>
      <w:ins w:id="3146" w:author="msammartano" w:date="2014-02-08T09:24:00Z">
        <w:r>
          <w:t xml:space="preserve"> Else</w:t>
        </w:r>
      </w:ins>
      <w:bookmarkEnd w:id="3139"/>
      <w:ins w:id="3147" w:author="msammartano" w:date="2014-02-08T23:02:00Z">
        <w:r w:rsidR="000B4495">
          <w:fldChar w:fldCharType="begin"/>
        </w:r>
        <w:r w:rsidR="000B4495">
          <w:instrText xml:space="preserve"> XE "</w:instrText>
        </w:r>
      </w:ins>
      <w:ins w:id="3148" w:author="msammartano" w:date="2014-02-08T09:24:00Z">
        <w:r w:rsidR="000B4495" w:rsidRPr="00032B0C">
          <w:instrText>If</w:instrText>
        </w:r>
      </w:ins>
      <w:ins w:id="3149" w:author="msammartano" w:date="2014-02-08T09:40:00Z">
        <w:r w:rsidR="000B4495" w:rsidRPr="00032B0C">
          <w:instrText xml:space="preserve"> </w:instrText>
        </w:r>
      </w:ins>
      <w:ins w:id="3150" w:author="msammartano" w:date="2014-02-08T09:41:00Z">
        <w:r w:rsidR="000B4495" w:rsidRPr="00032B0C">
          <w:instrText xml:space="preserve"> </w:instrText>
        </w:r>
      </w:ins>
      <w:ins w:id="3151" w:author="msammartano" w:date="2014-02-08T09:24:00Z">
        <w:r w:rsidR="000B4495" w:rsidRPr="00032B0C">
          <w:instrText>- Then</w:instrText>
        </w:r>
      </w:ins>
      <w:ins w:id="3152" w:author="msammartano" w:date="2014-02-08T09:41:00Z">
        <w:r w:rsidR="000B4495" w:rsidRPr="00032B0C">
          <w:instrText xml:space="preserve"> </w:instrText>
        </w:r>
      </w:ins>
      <w:ins w:id="3153" w:author="msammartano" w:date="2014-02-08T09:31:00Z">
        <w:r w:rsidR="000B4495" w:rsidRPr="00032B0C">
          <w:instrText>-</w:instrText>
        </w:r>
      </w:ins>
      <w:ins w:id="3154" w:author="msammartano" w:date="2014-02-08T09:24:00Z">
        <w:r w:rsidR="000B4495" w:rsidRPr="00032B0C">
          <w:instrText xml:space="preserve"> Else</w:instrText>
        </w:r>
      </w:ins>
      <w:ins w:id="3155" w:author="msammartano" w:date="2014-02-08T23:02:00Z">
        <w:r w:rsidR="000B4495">
          <w:instrText xml:space="preserve">" </w:instrText>
        </w:r>
        <w:r w:rsidR="000B4495">
          <w:fldChar w:fldCharType="end"/>
        </w:r>
      </w:ins>
    </w:p>
    <w:p w:rsidR="00345C7F" w:rsidRDefault="00345C7F" w:rsidP="00345C7F">
      <w:pPr>
        <w:rPr>
          <w:ins w:id="3156" w:author="msammartano" w:date="2014-02-08T09:29:00Z"/>
        </w:rPr>
      </w:pPr>
      <w:ins w:id="3157" w:author="msammartano" w:date="2014-02-08T09:28:00Z">
        <w:r>
          <w:t xml:space="preserve">If your conditional  block(s) contain only one statement, you may use </w:t>
        </w:r>
      </w:ins>
      <w:ins w:id="3158" w:author="msammartano" w:date="2014-02-08T09:29:00Z">
        <w:r>
          <w:t xml:space="preserve">a simpler </w:t>
        </w:r>
      </w:ins>
      <w:ins w:id="3159" w:author="msammartano" w:date="2014-02-08T09:28:00Z">
        <w:r>
          <w:t xml:space="preserve">form of the IF </w:t>
        </w:r>
      </w:ins>
      <w:ins w:id="3160" w:author="msammartano" w:date="2014-02-08T11:07:00Z">
        <w:r w:rsidR="00BD2420">
          <w:t>command, all one line</w:t>
        </w:r>
      </w:ins>
      <w:ins w:id="3161" w:author="msammartano" w:date="2014-02-08T09:29:00Z">
        <w:r>
          <w:t>:</w:t>
        </w:r>
      </w:ins>
    </w:p>
    <w:p w:rsidR="00345C7F" w:rsidRDefault="00345C7F" w:rsidP="00345C7F">
      <w:pPr>
        <w:ind w:left="720"/>
        <w:rPr>
          <w:ins w:id="3162" w:author="msammartano" w:date="2014-02-08T09:29:00Z"/>
        </w:rPr>
      </w:pPr>
      <w:ins w:id="3163" w:author="msammartano" w:date="2014-02-08T09:29:00Z">
        <w:r w:rsidRPr="00084947">
          <w:t>If  &lt;condition&gt; THEN &lt;statement&gt;  {</w:t>
        </w:r>
      </w:ins>
      <w:ins w:id="3164" w:author="msammartano" w:date="2014-02-08T09:40:00Z">
        <w:r w:rsidR="00E34BE5">
          <w:t xml:space="preserve"> </w:t>
        </w:r>
      </w:ins>
      <w:ins w:id="3165" w:author="msammartano" w:date="2014-02-08T09:29:00Z">
        <w:r w:rsidRPr="00084947">
          <w:t>ELSE &lt;statement&gt; }</w:t>
        </w:r>
      </w:ins>
    </w:p>
    <w:p w:rsidR="00345C7F" w:rsidRDefault="00345C7F" w:rsidP="00345C7F">
      <w:pPr>
        <w:rPr>
          <w:ins w:id="3166" w:author="msammartano" w:date="2014-02-08T09:24:00Z"/>
        </w:rPr>
      </w:pPr>
      <w:ins w:id="3167" w:author="msammartano" w:date="2014-02-08T09:30:00Z">
        <w:r>
          <w:t xml:space="preserve">This is the preferred form if </w:t>
        </w:r>
      </w:ins>
      <w:ins w:id="3168" w:author="msammartano" w:date="2014-02-08T09:32:00Z">
        <w:r>
          <w:t>either</w:t>
        </w:r>
      </w:ins>
      <w:ins w:id="3169" w:author="msammartano" w:date="2014-02-08T09:30:00Z">
        <w:r>
          <w:t xml:space="preserve"> of the embedded statements is a BREAK, CONTINUE, or GOTO.</w:t>
        </w:r>
      </w:ins>
    </w:p>
    <w:p w:rsidR="00737EB3" w:rsidRPr="00674A65" w:rsidRDefault="00184DA5" w:rsidP="00EB1F62">
      <w:pPr>
        <w:pStyle w:val="Heading2"/>
      </w:pPr>
      <w:bookmarkStart w:id="3170" w:name="_Toc379671698"/>
      <w:r>
        <w:t>For</w:t>
      </w:r>
      <w:r w:rsidR="00BB5FF4">
        <w:t xml:space="preserve"> - </w:t>
      </w:r>
      <w:r>
        <w:t>To</w:t>
      </w:r>
      <w:r w:rsidR="00BB5FF4">
        <w:t xml:space="preserve"> - </w:t>
      </w:r>
      <w:r>
        <w:t>Step</w:t>
      </w:r>
      <w:r w:rsidR="00BB5FF4">
        <w:t xml:space="preserve"> - </w:t>
      </w:r>
      <w:r w:rsidR="00737EB3" w:rsidRPr="00674A65">
        <w:t>Next</w:t>
      </w:r>
      <w:bookmarkEnd w:id="3170"/>
      <w:r w:rsidR="00833AAE" w:rsidRPr="00674A65">
        <w:fldChar w:fldCharType="begin"/>
      </w:r>
      <w:r>
        <w:instrText xml:space="preserve"> XE "For - To - Step -</w:instrText>
      </w:r>
      <w:r w:rsidR="00AF288A" w:rsidRPr="00674A65">
        <w:instrText xml:space="preserve"> Next" </w:instrText>
      </w:r>
      <w:r w:rsidR="00833AAE"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lastRenderedPageBreak/>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del w:id="3171" w:author="msammartano" w:date="2014-02-08T11:09:00Z">
        <w:r w:rsidRPr="00BB5FF4" w:rsidDel="00BD2420">
          <w:delText xml:space="preserve"> </w:delText>
        </w:r>
      </w:del>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del w:id="3172" w:author="msammartano" w:date="2014-02-08T11:10:00Z">
        <w:r w:rsidR="00796245" w:rsidDel="00BD2420">
          <w:delText xml:space="preserve">innermost </w:delText>
        </w:r>
      </w:del>
      <w:ins w:id="3173" w:author="msammartano" w:date="2014-02-08T11:10:00Z">
        <w:r w:rsidR="00BD2420">
          <w:t>the current</w:t>
        </w:r>
      </w:ins>
      <w:ins w:id="3174" w:author="msammartano" w:date="2014-02-08T11:11:00Z">
        <w:r w:rsidR="00BD2420">
          <w:t>ly</w:t>
        </w:r>
      </w:ins>
      <w:ins w:id="3175" w:author="msammartano" w:date="2014-02-08T11:10:00Z">
        <w:r w:rsidR="00BD2420">
          <w:t xml:space="preserve"> </w:t>
        </w:r>
      </w:ins>
      <w:r w:rsidR="00796245">
        <w:t xml:space="preserve">executing </w:t>
      </w:r>
      <w:del w:id="3176" w:author="msammartano" w:date="2014-02-08T11:10:00Z">
        <w:r w:rsidR="00796245" w:rsidDel="00BD2420">
          <w:delText>loop</w:delText>
        </w:r>
      </w:del>
      <w:ins w:id="3177" w:author="msammartano" w:date="2014-02-08T11:10:00Z">
        <w:r w:rsidR="00BD2420">
          <w:t>For statement</w:t>
        </w:r>
      </w:ins>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rPr>
          <w:ins w:id="3178" w:author="msammartano" w:date="2014-02-07T16:52:00Z"/>
        </w:rPr>
      </w:pPr>
      <w:bookmarkStart w:id="3179" w:name="_Toc379671699"/>
      <w:ins w:id="3180" w:author="msammartano" w:date="2014-02-07T16:52:00Z">
        <w:r>
          <w:t>F_N.continue</w:t>
        </w:r>
        <w:bookmarkEnd w:id="3179"/>
        <w:r w:rsidR="00833AAE">
          <w:fldChar w:fldCharType="begin"/>
        </w:r>
        <w:r>
          <w:instrText xml:space="preserve"> XE "</w:instrText>
        </w:r>
        <w:r w:rsidR="000B4495">
          <w:instrText>F_</w:instrText>
        </w:r>
      </w:ins>
      <w:ins w:id="3181" w:author="msammartano" w:date="2014-02-08T23:02:00Z">
        <w:r w:rsidR="000B4495">
          <w:instrText>N</w:instrText>
        </w:r>
      </w:ins>
      <w:ins w:id="3182" w:author="msammartano" w:date="2014-02-07T16:52:00Z">
        <w:r w:rsidR="000B4495">
          <w:instrText>.</w:instrText>
        </w:r>
      </w:ins>
      <w:ins w:id="3183" w:author="msammartano" w:date="2014-02-08T23:02:00Z">
        <w:r w:rsidR="000B4495">
          <w:instrText>continue</w:instrText>
        </w:r>
      </w:ins>
      <w:ins w:id="3184" w:author="msammartano" w:date="2014-02-07T16:52:00Z">
        <w:r>
          <w:instrText xml:space="preserve">" </w:instrText>
        </w:r>
        <w:r w:rsidR="00833AAE">
          <w:fldChar w:fldCharType="end"/>
        </w:r>
      </w:ins>
    </w:p>
    <w:p w:rsidR="00915AC3" w:rsidRPr="00E055C9" w:rsidRDefault="00915AC3" w:rsidP="00915AC3">
      <w:pPr>
        <w:rPr>
          <w:ins w:id="3185" w:author="msammartano" w:date="2014-02-07T16:52:00Z"/>
        </w:rPr>
      </w:pPr>
      <w:ins w:id="3186" w:author="msammartano" w:date="2014-02-07T16:52:00Z">
        <w:r>
          <w:t xml:space="preserve">If this statement is executed within an active For-Next loop, the rest of the current pass of the loop </w:t>
        </w:r>
      </w:ins>
      <w:ins w:id="3187" w:author="msammartano" w:date="2014-02-07T16:53:00Z">
        <w:r>
          <w:t>is</w:t>
        </w:r>
      </w:ins>
      <w:ins w:id="3188" w:author="msammartano" w:date="2014-02-07T16:52:00Z">
        <w:r>
          <w:t xml:space="preserve"> skipped. The Next statement executes immediately.</w:t>
        </w:r>
      </w:ins>
    </w:p>
    <w:p w:rsidR="00E055C9" w:rsidRDefault="00E055C9" w:rsidP="00EB1F62">
      <w:pPr>
        <w:pStyle w:val="Heading2"/>
      </w:pPr>
      <w:bookmarkStart w:id="3189" w:name="_Toc379671700"/>
      <w:r>
        <w:t>F_</w:t>
      </w:r>
      <w:ins w:id="3190" w:author="msammartano" w:date="2014-02-07T16:48:00Z">
        <w:r w:rsidR="00915AC3">
          <w:t>N</w:t>
        </w:r>
      </w:ins>
      <w:del w:id="3191" w:author="msammartano" w:date="2014-02-07T16:48:00Z">
        <w:r w:rsidDel="00915AC3">
          <w:delText>n</w:delText>
        </w:r>
      </w:del>
      <w:r>
        <w:t>.break</w:t>
      </w:r>
      <w:bookmarkEnd w:id="3189"/>
      <w:r w:rsidR="00833AAE">
        <w:fldChar w:fldCharType="begin"/>
      </w:r>
      <w:r w:rsidR="00CA12D0">
        <w:instrText xml:space="preserve"> XE "</w:instrText>
      </w:r>
      <w:r w:rsidR="00CA12D0" w:rsidRPr="007D2404">
        <w:instrText>F_</w:instrText>
      </w:r>
      <w:ins w:id="3192" w:author="msammartano" w:date="2014-02-08T23:03:00Z">
        <w:r w:rsidR="000B4495">
          <w:instrText>N</w:instrText>
        </w:r>
      </w:ins>
      <w:del w:id="3193" w:author="msammartano" w:date="2014-02-08T23:03:00Z">
        <w:r w:rsidR="00CA12D0" w:rsidRPr="007D2404" w:rsidDel="000B4495">
          <w:delInstrText>n</w:delInstrText>
        </w:r>
      </w:del>
      <w:r w:rsidR="00CA12D0" w:rsidRPr="007D2404">
        <w:instrText>.break</w:instrText>
      </w:r>
      <w:r w:rsidR="00CA12D0">
        <w:instrText xml:space="preserve">" </w:instrText>
      </w:r>
      <w:r w:rsidR="00833AAE">
        <w:fldChar w:fldCharType="end"/>
      </w:r>
    </w:p>
    <w:p w:rsidR="00E055C9" w:rsidRPr="00E055C9" w:rsidRDefault="00B45C5F" w:rsidP="00BB5FF4">
      <w:del w:id="3194" w:author="msammartano" w:date="2014-02-07T16:54:00Z">
        <w:r w:rsidDel="00915AC3">
          <w:delText>The For-Next loop will be terminated i</w:delText>
        </w:r>
      </w:del>
      <w:ins w:id="3195" w:author="msammartano" w:date="2014-02-07T16:54:00Z">
        <w:r w:rsidR="00915AC3">
          <w:t>I</w:t>
        </w:r>
      </w:ins>
      <w:r>
        <w:t>f this statement is executed within an active For-Next loop</w:t>
      </w:r>
      <w:ins w:id="3196" w:author="msammartano" w:date="2014-02-07T16:54:00Z">
        <w:r w:rsidR="00915AC3">
          <w:t>, the rest of the current pass of the loop is skipped and the loop is terminated</w:t>
        </w:r>
      </w:ins>
      <w:r>
        <w:t xml:space="preserve">. The statement </w:t>
      </w:r>
      <w:r w:rsidR="00CA12D0">
        <w:t>immediately</w:t>
      </w:r>
      <w:r w:rsidR="00223BFA">
        <w:t xml:space="preserve"> </w:t>
      </w:r>
      <w:r>
        <w:t>following the Next will be executed.</w:t>
      </w:r>
    </w:p>
    <w:p w:rsidR="00101502" w:rsidRDefault="00737EB3" w:rsidP="00EB1F62">
      <w:pPr>
        <w:pStyle w:val="Heading2"/>
      </w:pPr>
      <w:bookmarkStart w:id="3197" w:name="_Toc379671701"/>
      <w:r>
        <w:t>While</w:t>
      </w:r>
      <w:r w:rsidR="00DB389E">
        <w:t xml:space="preserve"> &lt;lexp&gt;</w:t>
      </w:r>
      <w:r w:rsidR="00C760EB">
        <w:t xml:space="preserve"> -</w:t>
      </w:r>
      <w:r>
        <w:t xml:space="preserve"> Repeat</w:t>
      </w:r>
      <w:bookmarkEnd w:id="3197"/>
      <w:r w:rsidR="00833AAE">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833AAE">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rPr>
          <w:ins w:id="3198" w:author="msammartano" w:date="2014-02-07T16:52:00Z"/>
        </w:rPr>
      </w:pPr>
      <w:bookmarkStart w:id="3199" w:name="_Toc379671702"/>
      <w:ins w:id="3200" w:author="msammartano" w:date="2014-02-07T16:52:00Z">
        <w:r>
          <w:t>W_R.continue</w:t>
        </w:r>
        <w:bookmarkEnd w:id="3199"/>
        <w:r w:rsidR="00833AAE">
          <w:fldChar w:fldCharType="begin"/>
        </w:r>
        <w:r>
          <w:instrText xml:space="preserve"> XE "</w:instrText>
        </w:r>
      </w:ins>
      <w:ins w:id="3201" w:author="msammartano" w:date="2014-02-08T23:03:00Z">
        <w:r w:rsidR="000B4495">
          <w:instrText>W</w:instrText>
        </w:r>
      </w:ins>
      <w:ins w:id="3202" w:author="msammartano" w:date="2014-02-07T16:52:00Z">
        <w:r w:rsidRPr="007D2404">
          <w:instrText>_</w:instrText>
        </w:r>
      </w:ins>
      <w:ins w:id="3203" w:author="msammartano" w:date="2014-02-08T23:03:00Z">
        <w:r w:rsidR="000B4495">
          <w:instrText>R</w:instrText>
        </w:r>
      </w:ins>
      <w:ins w:id="3204" w:author="msammartano" w:date="2014-02-07T16:52:00Z">
        <w:r w:rsidRPr="007D2404">
          <w:instrText>.</w:instrText>
        </w:r>
      </w:ins>
      <w:ins w:id="3205" w:author="msammartano" w:date="2014-02-08T23:03:00Z">
        <w:r w:rsidR="000B4495">
          <w:instrText>continue</w:instrText>
        </w:r>
      </w:ins>
      <w:ins w:id="3206" w:author="msammartano" w:date="2014-02-07T16:52:00Z">
        <w:r>
          <w:instrText xml:space="preserve">" </w:instrText>
        </w:r>
        <w:r w:rsidR="00833AAE">
          <w:fldChar w:fldCharType="end"/>
        </w:r>
      </w:ins>
    </w:p>
    <w:p w:rsidR="00915AC3" w:rsidRPr="00E055C9" w:rsidRDefault="00915AC3" w:rsidP="00915AC3">
      <w:pPr>
        <w:rPr>
          <w:ins w:id="3207" w:author="msammartano" w:date="2014-02-07T16:52:00Z"/>
        </w:rPr>
      </w:pPr>
      <w:ins w:id="3208" w:author="msammartano" w:date="2014-02-07T16:52:00Z">
        <w:r>
          <w:t xml:space="preserve">If this statement is executed within an active </w:t>
        </w:r>
      </w:ins>
      <w:ins w:id="3209" w:author="msammartano" w:date="2014-02-07T16:53:00Z">
        <w:r>
          <w:t>While-Repeat</w:t>
        </w:r>
      </w:ins>
      <w:ins w:id="3210" w:author="msammartano" w:date="2014-02-07T16:52:00Z">
        <w:r>
          <w:t xml:space="preserve"> loop, the rest of the current pass of the loop </w:t>
        </w:r>
      </w:ins>
      <w:ins w:id="3211" w:author="msammartano" w:date="2014-02-07T16:53:00Z">
        <w:r>
          <w:t>is</w:t>
        </w:r>
      </w:ins>
      <w:ins w:id="3212" w:author="msammartano" w:date="2014-02-07T16:52:00Z">
        <w:r>
          <w:t xml:space="preserve"> skipped. The </w:t>
        </w:r>
      </w:ins>
      <w:ins w:id="3213" w:author="msammartano" w:date="2014-02-07T16:53:00Z">
        <w:r>
          <w:t>Repeat</w:t>
        </w:r>
      </w:ins>
      <w:ins w:id="3214" w:author="msammartano" w:date="2014-02-07T16:52:00Z">
        <w:r>
          <w:t xml:space="preserve"> statement executes immediately.</w:t>
        </w:r>
      </w:ins>
    </w:p>
    <w:p w:rsidR="00CA12D0" w:rsidRDefault="00CA12D0" w:rsidP="00EB1F62">
      <w:pPr>
        <w:pStyle w:val="Heading2"/>
      </w:pPr>
      <w:bookmarkStart w:id="3215" w:name="_Toc379671703"/>
      <w:r>
        <w:t>W_</w:t>
      </w:r>
      <w:ins w:id="3216" w:author="msammartano" w:date="2014-02-07T16:52:00Z">
        <w:r w:rsidR="00915AC3">
          <w:t>R</w:t>
        </w:r>
      </w:ins>
      <w:del w:id="3217" w:author="msammartano" w:date="2014-02-07T16:52:00Z">
        <w:r w:rsidDel="00915AC3">
          <w:delText>r</w:delText>
        </w:r>
      </w:del>
      <w:r>
        <w:t>.break</w:t>
      </w:r>
      <w:bookmarkEnd w:id="3215"/>
      <w:r w:rsidR="00833AAE">
        <w:fldChar w:fldCharType="begin"/>
      </w:r>
      <w:r>
        <w:instrText xml:space="preserve"> XE "</w:instrText>
      </w:r>
      <w:r w:rsidRPr="007D2404">
        <w:instrText>W_</w:instrText>
      </w:r>
      <w:ins w:id="3218" w:author="msammartano" w:date="2014-02-08T23:03:00Z">
        <w:r w:rsidR="000B4495">
          <w:instrText>R</w:instrText>
        </w:r>
      </w:ins>
      <w:del w:id="3219" w:author="msammartano" w:date="2014-02-08T23:03:00Z">
        <w:r w:rsidRPr="007D2404" w:rsidDel="000B4495">
          <w:delInstrText>r</w:delInstrText>
        </w:r>
      </w:del>
      <w:r w:rsidRPr="007D2404">
        <w:instrText>.break</w:instrText>
      </w:r>
      <w:r>
        <w:instrText xml:space="preserve">" </w:instrText>
      </w:r>
      <w:r w:rsidR="00833AAE">
        <w:fldChar w:fldCharType="end"/>
      </w:r>
    </w:p>
    <w:p w:rsidR="00CA12D0" w:rsidRPr="00CA12D0" w:rsidRDefault="00CA12D0" w:rsidP="00CA12D0">
      <w:del w:id="3220" w:author="msammartano" w:date="2014-02-07T16:55:00Z">
        <w:r w:rsidDel="00915AC3">
          <w:delText>The While</w:delText>
        </w:r>
        <w:r w:rsidR="00D274D5" w:rsidDel="00915AC3">
          <w:delText>-</w:delText>
        </w:r>
        <w:r w:rsidDel="00915AC3">
          <w:delText xml:space="preserve">Repeat loop will be terminated if </w:delText>
        </w:r>
        <w:r w:rsidR="00D274D5" w:rsidRPr="00D274D5" w:rsidDel="00915AC3">
          <w:delText>W_r.break</w:delText>
        </w:r>
        <w:r w:rsidR="00D274D5" w:rsidDel="00915AC3">
          <w:delText xml:space="preserve"> </w:delText>
        </w:r>
      </w:del>
      <w:ins w:id="3221" w:author="msammartano" w:date="2014-02-07T16:55:00Z">
        <w:r w:rsidR="00915AC3">
          <w:t>If this statement</w:t>
        </w:r>
      </w:ins>
      <w:r>
        <w:t xml:space="preserve"> is executed </w:t>
      </w:r>
      <w:r w:rsidR="00D274D5">
        <w:t>within</w:t>
      </w:r>
      <w:r>
        <w:t xml:space="preserve"> an active While</w:t>
      </w:r>
      <w:r w:rsidR="00D274D5">
        <w:t>-</w:t>
      </w:r>
      <w:r>
        <w:t>Repeat loop</w:t>
      </w:r>
      <w:ins w:id="3222" w:author="msammartano" w:date="2014-02-07T16:55:00Z">
        <w:r w:rsidR="00915AC3">
          <w:t>, the rest of the current pass of the loop is skipped and the loop is terminated</w:t>
        </w:r>
      </w:ins>
      <w:r>
        <w:t>. The statement immediately following the Repeat will be executed.</w:t>
      </w:r>
    </w:p>
    <w:p w:rsidR="00737EB3" w:rsidRDefault="00737EB3" w:rsidP="00EB1F62">
      <w:pPr>
        <w:pStyle w:val="Heading2"/>
      </w:pPr>
      <w:bookmarkStart w:id="3223" w:name="_Toc379671704"/>
      <w:r>
        <w:t xml:space="preserve">Do </w:t>
      </w:r>
      <w:ins w:id="3224" w:author="msammartano" w:date="2014-02-08T23:04:00Z">
        <w:r w:rsidR="000B4495">
          <w:t>-</w:t>
        </w:r>
      </w:ins>
      <w:del w:id="3225" w:author="msammartano" w:date="2014-02-08T23:04:00Z">
        <w:r w:rsidR="00BA0F9C" w:rsidDel="000B4495">
          <w:delText>–</w:delText>
        </w:r>
      </w:del>
      <w:r>
        <w:t xml:space="preserve"> Until</w:t>
      </w:r>
      <w:r w:rsidR="00BA0F9C">
        <w:t xml:space="preserve"> </w:t>
      </w:r>
      <w:r w:rsidR="00DB389E">
        <w:t>&lt;lexp&gt;</w:t>
      </w:r>
      <w:bookmarkEnd w:id="3223"/>
      <w:r w:rsidR="00833AAE">
        <w:fldChar w:fldCharType="begin"/>
      </w:r>
      <w:r w:rsidR="00DB389E">
        <w:instrText xml:space="preserve"> XE "</w:instrText>
      </w:r>
      <w:r w:rsidR="00184DA5">
        <w:instrText>Do -</w:instrText>
      </w:r>
      <w:r w:rsidR="00DB389E" w:rsidRPr="001A6075">
        <w:instrText xml:space="preserve"> Until</w:instrText>
      </w:r>
      <w:ins w:id="3226" w:author="msammartano" w:date="2014-02-08T23:04:00Z">
        <w:r w:rsidR="000B4495">
          <w:instrText xml:space="preserve"> </w:instrText>
        </w:r>
      </w:ins>
      <w:r w:rsidR="00DB389E" w:rsidRPr="001A6075">
        <w:instrText>&lt;lexp&gt;</w:instrText>
      </w:r>
      <w:r w:rsidR="00DB389E">
        <w:instrText xml:space="preserve">" </w:instrText>
      </w:r>
      <w:r w:rsidR="00833AAE">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lastRenderedPageBreak/>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915AC3" w:rsidRDefault="00915AC3" w:rsidP="00915AC3">
      <w:pPr>
        <w:pStyle w:val="Heading2"/>
        <w:rPr>
          <w:ins w:id="3227" w:author="msammartano" w:date="2014-02-07T16:57:00Z"/>
        </w:rPr>
      </w:pPr>
      <w:bookmarkStart w:id="3228" w:name="_Toc379671705"/>
      <w:ins w:id="3229" w:author="msammartano" w:date="2014-02-07T16:57:00Z">
        <w:r>
          <w:t>D_U.continue</w:t>
        </w:r>
        <w:bookmarkEnd w:id="3228"/>
        <w:r w:rsidR="00833AAE">
          <w:fldChar w:fldCharType="begin"/>
        </w:r>
        <w:r>
          <w:instrText xml:space="preserve"> XE "</w:instrText>
        </w:r>
      </w:ins>
      <w:ins w:id="3230" w:author="msammartano" w:date="2014-02-08T23:03:00Z">
        <w:r w:rsidR="000B4495">
          <w:instrText>D_U</w:instrText>
        </w:r>
      </w:ins>
      <w:ins w:id="3231" w:author="msammartano" w:date="2014-02-07T16:57:00Z">
        <w:r w:rsidRPr="007D2404">
          <w:instrText>.</w:instrText>
        </w:r>
      </w:ins>
      <w:ins w:id="3232" w:author="msammartano" w:date="2014-02-08T23:03:00Z">
        <w:r w:rsidR="000B4495">
          <w:instrText>continue</w:instrText>
        </w:r>
      </w:ins>
      <w:ins w:id="3233" w:author="msammartano" w:date="2014-02-07T16:57:00Z">
        <w:r>
          <w:instrText xml:space="preserve">" </w:instrText>
        </w:r>
        <w:r w:rsidR="00833AAE">
          <w:fldChar w:fldCharType="end"/>
        </w:r>
      </w:ins>
    </w:p>
    <w:p w:rsidR="00915AC3" w:rsidRPr="00E055C9" w:rsidRDefault="00915AC3" w:rsidP="00915AC3">
      <w:pPr>
        <w:rPr>
          <w:ins w:id="3234" w:author="msammartano" w:date="2014-02-07T16:57:00Z"/>
        </w:rPr>
      </w:pPr>
      <w:ins w:id="3235" w:author="msammartano" w:date="2014-02-07T16:57:00Z">
        <w:r>
          <w:t>If this statement is executed within an active Do-Until loop, the rest of the current pass of the loop is skipped. The Until statement executes immediately.</w:t>
        </w:r>
      </w:ins>
    </w:p>
    <w:p w:rsidR="00CA12D0" w:rsidRDefault="00CA12D0" w:rsidP="00EB1F62">
      <w:pPr>
        <w:pStyle w:val="Heading2"/>
      </w:pPr>
      <w:bookmarkStart w:id="3236" w:name="_Toc379671706"/>
      <w:r>
        <w:t>D_</w:t>
      </w:r>
      <w:ins w:id="3237" w:author="msammartano" w:date="2014-02-07T16:56:00Z">
        <w:r w:rsidR="00915AC3">
          <w:t>U</w:t>
        </w:r>
      </w:ins>
      <w:del w:id="3238" w:author="msammartano" w:date="2014-02-07T16:56:00Z">
        <w:r w:rsidDel="00915AC3">
          <w:delText>u</w:delText>
        </w:r>
      </w:del>
      <w:r>
        <w:t>.break</w:t>
      </w:r>
      <w:bookmarkEnd w:id="3236"/>
      <w:r w:rsidR="00833AAE">
        <w:fldChar w:fldCharType="begin"/>
      </w:r>
      <w:r>
        <w:instrText xml:space="preserve"> XE "</w:instrText>
      </w:r>
      <w:r w:rsidRPr="007D2404">
        <w:instrText>D_</w:instrText>
      </w:r>
      <w:ins w:id="3239" w:author="msammartano" w:date="2014-02-08T23:03:00Z">
        <w:r w:rsidR="000B4495">
          <w:instrText>U</w:instrText>
        </w:r>
      </w:ins>
      <w:del w:id="3240" w:author="msammartano" w:date="2014-02-08T23:03:00Z">
        <w:r w:rsidRPr="007D2404" w:rsidDel="000B4495">
          <w:delInstrText>u</w:delInstrText>
        </w:r>
      </w:del>
      <w:r w:rsidRPr="007D2404">
        <w:instrText>.break</w:instrText>
      </w:r>
      <w:r>
        <w:instrText xml:space="preserve">" </w:instrText>
      </w:r>
      <w:r w:rsidR="00833AAE">
        <w:fldChar w:fldCharType="end"/>
      </w:r>
    </w:p>
    <w:p w:rsidR="00CA12D0" w:rsidRPr="00CA12D0" w:rsidRDefault="00CA12D0" w:rsidP="00CA12D0">
      <w:del w:id="3241" w:author="msammartano" w:date="2014-02-07T16:56:00Z">
        <w:r w:rsidDel="00915AC3">
          <w:delText>The Do</w:delText>
        </w:r>
        <w:r w:rsidR="00D274D5" w:rsidDel="00915AC3">
          <w:delText>-</w:delText>
        </w:r>
        <w:r w:rsidDel="00915AC3">
          <w:delText>Until loop will be terminated i</w:delText>
        </w:r>
      </w:del>
      <w:ins w:id="3242" w:author="msammartano" w:date="2014-02-07T16:56:00Z">
        <w:r w:rsidR="00915AC3">
          <w:t>I</w:t>
        </w:r>
      </w:ins>
      <w:r>
        <w:t xml:space="preserve">f this statement is executed </w:t>
      </w:r>
      <w:r w:rsidR="00D274D5">
        <w:t>within</w:t>
      </w:r>
      <w:r>
        <w:t xml:space="preserve"> an active Do</w:t>
      </w:r>
      <w:r w:rsidR="00D274D5">
        <w:t>-</w:t>
      </w:r>
      <w:r>
        <w:t>Until loop</w:t>
      </w:r>
      <w:ins w:id="3243" w:author="msammartano" w:date="2014-02-07T16:57:00Z">
        <w:r w:rsidR="00915AC3">
          <w:t>, the rest of the current pass of the loop is skipped and the loop is terminated</w:t>
        </w:r>
      </w:ins>
      <w:r>
        <w:t xml:space="preserve">. The statement immediately following the </w:t>
      </w:r>
      <w:r w:rsidR="0038747C">
        <w:t>Until</w:t>
      </w:r>
      <w:r>
        <w:t xml:space="preserve"> will be executed.</w:t>
      </w:r>
    </w:p>
    <w:p w:rsidR="00CA12D0" w:rsidRDefault="00CA12D0" w:rsidP="00EB1F62">
      <w:pPr>
        <w:pStyle w:val="Heading2"/>
      </w:pPr>
      <w:bookmarkStart w:id="3244" w:name="_Toc379671707"/>
      <w:r>
        <w:t>GoSub</w:t>
      </w:r>
      <w:r w:rsidR="00D274D5">
        <w:t xml:space="preserve"> </w:t>
      </w:r>
      <w:r>
        <w:t>&lt;label&gt;, Return</w:t>
      </w:r>
      <w:bookmarkEnd w:id="3244"/>
      <w:r w:rsidR="00833AAE">
        <w:fldChar w:fldCharType="begin"/>
      </w:r>
      <w:r>
        <w:instrText xml:space="preserve"> XE "</w:instrText>
      </w:r>
      <w:r w:rsidRPr="002E6C8B">
        <w:instrText>GoSub</w:instrText>
      </w:r>
      <w:ins w:id="3245" w:author="msammartano" w:date="2014-02-08T23:04:00Z">
        <w:r w:rsidR="000B4495">
          <w:instrText xml:space="preserve"> </w:instrText>
        </w:r>
      </w:ins>
      <w:r w:rsidRPr="002E6C8B">
        <w:instrText>&lt;label&gt;, Return</w:instrText>
      </w:r>
      <w:r>
        <w:instrText xml:space="preserve">" </w:instrText>
      </w:r>
      <w:r w:rsidR="00833AAE">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3246" w:name="_Toc379671708"/>
      <w:r>
        <w:lastRenderedPageBreak/>
        <w:t>GoTo</w:t>
      </w:r>
      <w:r w:rsidR="00F95C23">
        <w:t xml:space="preserve"> &lt;label&gt;</w:t>
      </w:r>
      <w:bookmarkEnd w:id="3246"/>
      <w:r w:rsidR="00833AAE">
        <w:fldChar w:fldCharType="begin"/>
      </w:r>
      <w:r w:rsidR="008A6BAC">
        <w:instrText xml:space="preserve"> XE "</w:instrText>
      </w:r>
      <w:r w:rsidR="008A6BAC" w:rsidRPr="002E6C8B">
        <w:instrText>GoTo &lt;label&gt;</w:instrText>
      </w:r>
      <w:r w:rsidR="008A6BAC">
        <w:instrText xml:space="preserve">" </w:instrText>
      </w:r>
      <w:r w:rsidR="00833AAE">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3247" w:name="_Toc379671709"/>
      <w:r>
        <w:t>Run &lt;filename_sexp&gt; {,</w:t>
      </w:r>
      <w:r w:rsidR="0029334D">
        <w:t xml:space="preserve"> &lt;data_sexp&gt;}</w:t>
      </w:r>
      <w:bookmarkEnd w:id="3247"/>
      <w:r w:rsidR="00833AAE">
        <w:fldChar w:fldCharType="begin"/>
      </w:r>
      <w:r w:rsidR="0029334D">
        <w:instrText xml:space="preserve"> XE "</w:instrText>
      </w:r>
      <w:r w:rsidR="0029334D" w:rsidRPr="00B4125C">
        <w:instrText>Run &lt;filename_sexp&gt; {, &lt;data_sexp&gt;}</w:instrText>
      </w:r>
      <w:r w:rsidR="0029334D">
        <w:instrText xml:space="preserve">" </w:instrText>
      </w:r>
      <w:r w:rsidR="00833AAE">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ins w:id="3248" w:author="msammartano" w:date="2014-02-07T13:55:00Z">
        <w:r w:rsidR="00A02B75">
          <w:t xml:space="preserve">BASIC’s </w:t>
        </w:r>
      </w:ins>
      <w:r w:rsidR="00F5651B">
        <w:t>"</w:t>
      </w:r>
      <w:del w:id="3249" w:author="msammartano" w:date="2014-02-07T13:55:00Z">
        <w:r w:rsidDel="00A02B75">
          <w:delText>rfo-basic/</w:delText>
        </w:r>
      </w:del>
      <w:r>
        <w:t>source/</w:t>
      </w:r>
      <w:r w:rsidR="00F5651B">
        <w:t>"</w:t>
      </w:r>
      <w:ins w:id="3250" w:author="msammartano" w:date="2014-02-07T13:58:00Z">
        <w:r w:rsidR="00A02B75">
          <w:t xml:space="preserve"> directory.</w:t>
        </w:r>
      </w:ins>
      <w:r>
        <w:t xml:space="preserve"> If the filename is </w:t>
      </w:r>
      <w:r w:rsidR="00F5651B">
        <w:t>"</w:t>
      </w:r>
      <w:r>
        <w:t>program.bas</w:t>
      </w:r>
      <w:r w:rsidR="00F5651B">
        <w:t>"</w:t>
      </w:r>
      <w:r>
        <w:t xml:space="preserve"> </w:t>
      </w:r>
      <w:ins w:id="3251" w:author="msammartano" w:date="2014-02-07T13:56:00Z">
        <w:r w:rsidR="00A02B75">
          <w:t xml:space="preserve">and your &lt;pref base drive&gt; is </w:t>
        </w:r>
      </w:ins>
      <w:ins w:id="3252" w:author="msammartano" w:date="2014-02-07T13:57:00Z">
        <w:r w:rsidR="00A02B75">
          <w:t>"</w:t>
        </w:r>
      </w:ins>
      <w:ins w:id="3253" w:author="msammartano" w:date="2014-02-07T13:56:00Z">
        <w:r w:rsidR="00A02B75">
          <w:t>/sdcard</w:t>
        </w:r>
      </w:ins>
      <w:ins w:id="3254" w:author="msammartano" w:date="2014-02-07T13:57:00Z">
        <w:r w:rsidR="00A02B75">
          <w:t>" (the default)</w:t>
        </w:r>
      </w:ins>
      <w:ins w:id="3255" w:author="msammartano" w:date="2014-02-07T13:56:00Z">
        <w:r w:rsidR="00A02B75">
          <w:t xml:space="preserve">, </w:t>
        </w:r>
      </w:ins>
      <w:r>
        <w:t xml:space="preserve">then </w:t>
      </w:r>
      <w:r w:rsidR="00AF14EF">
        <w:t xml:space="preserve">the </w:t>
      </w:r>
      <w:r>
        <w:t>file</w:t>
      </w:r>
      <w:del w:id="3256" w:author="msammartano" w:date="2014-02-07T13:57:00Z">
        <w:r w:rsidDel="00A02B75">
          <w:delText xml:space="preserve">, </w:delText>
        </w:r>
        <w:r w:rsidR="00F5651B" w:rsidDel="00A02B75">
          <w:delText>"</w:delText>
        </w:r>
        <w:r w:rsidDel="00A02B75">
          <w:delText>program.bas</w:delText>
        </w:r>
        <w:r w:rsidR="00F5651B" w:rsidDel="00A02B75">
          <w:delText>"</w:delText>
        </w:r>
        <w:r w:rsidDel="00A02B75">
          <w:delText xml:space="preserve"> in</w:delText>
        </w:r>
      </w:del>
      <w:r>
        <w:t xml:space="preserve"> </w:t>
      </w:r>
      <w:r w:rsidR="00F5651B">
        <w:t>"</w:t>
      </w:r>
      <w:del w:id="3257" w:author="msammartano" w:date="2014-02-07T13:55:00Z">
        <w:r w:rsidR="000C0A8B" w:rsidDel="00A02B75">
          <w:delText>/</w:delText>
        </w:r>
      </w:del>
      <w:del w:id="3258" w:author="msammartano" w:date="2014-02-07T13:59:00Z">
        <w:r w:rsidR="000C0A8B" w:rsidDel="00A02B75">
          <w:delText>&lt;pref base drive&gt;</w:delText>
        </w:r>
      </w:del>
      <w:ins w:id="3259" w:author="msammartano" w:date="2014-02-07T13:59:00Z">
        <w:r w:rsidR="00A02B75">
          <w:t>/sdcard</w:t>
        </w:r>
      </w:ins>
      <w:r w:rsidR="000C0A8B">
        <w:t>/</w:t>
      </w:r>
      <w:r>
        <w:t>rfo-basic/source/</w:t>
      </w:r>
      <w:ins w:id="3260" w:author="msammartano" w:date="2014-02-07T13:57:00Z">
        <w:r w:rsidR="00A02B75">
          <w:t>program.bas</w:t>
        </w:r>
      </w:ins>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3261" w:name="_Toc379671710"/>
      <w:r>
        <w:t>Switch Commands</w:t>
      </w:r>
      <w:bookmarkEnd w:id="3261"/>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3262" w:name="_Toc379671711"/>
      <w:r>
        <w:t xml:space="preserve">Nesting Switch </w:t>
      </w:r>
      <w:r w:rsidR="0088530E">
        <w:t>Operations</w:t>
      </w:r>
      <w:bookmarkEnd w:id="3262"/>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3263" w:name="_Toc379671712"/>
      <w:r>
        <w:t>Sw.begin &lt;nexp&gt;|&lt;sexp&gt;</w:t>
      </w:r>
      <w:bookmarkEnd w:id="3263"/>
      <w:r w:rsidR="00833AAE">
        <w:fldChar w:fldCharType="begin"/>
      </w:r>
      <w:r w:rsidR="0088530E">
        <w:instrText xml:space="preserve"> XE "</w:instrText>
      </w:r>
      <w:r w:rsidR="0088530E" w:rsidRPr="00955305">
        <w:instrText>Sw.begin &lt;nexp&gt;|&lt;sexp&gt;</w:instrText>
      </w:r>
      <w:r w:rsidR="0088530E">
        <w:instrText xml:space="preserve">" </w:instrText>
      </w:r>
      <w:r w:rsidR="00833AAE">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3264" w:name="_Toc379671713"/>
      <w:r>
        <w:t>Sw.case &lt;</w:t>
      </w:r>
      <w:r w:rsidR="001B3211">
        <w:t>nexp</w:t>
      </w:r>
      <w:r>
        <w:t>&gt;|&lt;</w:t>
      </w:r>
      <w:r w:rsidR="001B3211">
        <w:t>sexp</w:t>
      </w:r>
      <w:r>
        <w:t>&gt;</w:t>
      </w:r>
      <w:bookmarkEnd w:id="3264"/>
      <w:r w:rsidR="00833AAE">
        <w:fldChar w:fldCharType="begin"/>
      </w:r>
      <w:r w:rsidR="003B538A">
        <w:instrText xml:space="preserve"> XE "</w:instrText>
      </w:r>
      <w:r w:rsidR="003B538A" w:rsidRPr="00F10C9A">
        <w:instrText>Sw.case &lt;n</w:instrText>
      </w:r>
      <w:ins w:id="3265" w:author="msammartano" w:date="2014-02-08T23:06:00Z">
        <w:r w:rsidR="000B4495">
          <w:instrText>exp</w:instrText>
        </w:r>
        <w:r w:rsidR="000B4495" w:rsidRPr="00F10C9A" w:rsidDel="000B4495">
          <w:instrText xml:space="preserve"> </w:instrText>
        </w:r>
      </w:ins>
      <w:del w:id="3266" w:author="msammartano" w:date="2014-02-08T23:06:00Z">
        <w:r w:rsidR="003B538A" w:rsidRPr="00F10C9A" w:rsidDel="000B4495">
          <w:delInstrText>umeric_constant</w:delInstrText>
        </w:r>
      </w:del>
      <w:r w:rsidR="003B538A" w:rsidRPr="00F10C9A">
        <w:instrText>&gt;|&lt;s</w:instrText>
      </w:r>
      <w:ins w:id="3267" w:author="msammartano" w:date="2014-02-08T23:06:00Z">
        <w:r w:rsidR="000B4495">
          <w:instrText>exp</w:instrText>
        </w:r>
      </w:ins>
      <w:del w:id="3268" w:author="msammartano" w:date="2014-02-08T23:06:00Z">
        <w:r w:rsidR="003B538A" w:rsidRPr="00F10C9A" w:rsidDel="000B4495">
          <w:delInstrText>tring_constant</w:delInstrText>
        </w:r>
      </w:del>
      <w:r w:rsidR="003B538A" w:rsidRPr="00F10C9A">
        <w:instrText>&gt;</w:instrText>
      </w:r>
      <w:r w:rsidR="003B538A">
        <w:instrText xml:space="preserve">" </w:instrText>
      </w:r>
      <w:r w:rsidR="00833AAE">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3269" w:name="_Toc379671714"/>
      <w:r>
        <w:t>Sw.break</w:t>
      </w:r>
      <w:bookmarkEnd w:id="3269"/>
      <w:r w:rsidR="00833AAE">
        <w:fldChar w:fldCharType="begin"/>
      </w:r>
      <w:r w:rsidR="003B538A">
        <w:instrText xml:space="preserve"> XE "</w:instrText>
      </w:r>
      <w:r w:rsidR="003B538A" w:rsidRPr="00F10C9A">
        <w:instrText>Sw.break</w:instrText>
      </w:r>
      <w:r w:rsidR="003B538A">
        <w:instrText xml:space="preserve">" </w:instrText>
      </w:r>
      <w:r w:rsidR="00833AAE">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ins w:id="3270" w:author="msammartano" w:date="2014-02-08T23:09:00Z">
        <w:r w:rsidR="000B4495">
          <w:t>.</w:t>
        </w:r>
      </w:ins>
    </w:p>
    <w:p w:rsidR="00D04A62" w:rsidRDefault="00265345" w:rsidP="005F4916">
      <w:pPr>
        <w:pStyle w:val="Heading3"/>
      </w:pPr>
      <w:bookmarkStart w:id="3271" w:name="_Toc379671715"/>
      <w:r>
        <w:t>Sw.default</w:t>
      </w:r>
      <w:bookmarkEnd w:id="3271"/>
      <w:r w:rsidR="00833AAE">
        <w:fldChar w:fldCharType="begin"/>
      </w:r>
      <w:r w:rsidR="003B538A">
        <w:instrText xml:space="preserve"> XE "</w:instrText>
      </w:r>
      <w:r w:rsidR="003B538A" w:rsidRPr="00F10C9A">
        <w:instrText>Sw.default</w:instrText>
      </w:r>
      <w:r w:rsidR="003B538A">
        <w:instrText xml:space="preserve">" </w:instrText>
      </w:r>
      <w:r w:rsidR="00833AAE">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3272" w:name="_Toc379671716"/>
      <w:r>
        <w:t>Sw.end</w:t>
      </w:r>
      <w:bookmarkEnd w:id="3272"/>
      <w:r w:rsidR="00833AAE">
        <w:fldChar w:fldCharType="begin"/>
      </w:r>
      <w:r w:rsidR="003B538A">
        <w:instrText xml:space="preserve"> XE "</w:instrText>
      </w:r>
      <w:r w:rsidR="003B538A" w:rsidRPr="00F10C9A">
        <w:instrText>Sw.end</w:instrText>
      </w:r>
      <w:r w:rsidR="003B538A">
        <w:instrText xml:space="preserve">" </w:instrText>
      </w:r>
      <w:r w:rsidR="00833AAE">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3273" w:name="_Toc379671717"/>
      <w:r>
        <w:t>On</w:t>
      </w:r>
      <w:r w:rsidR="00737EB3">
        <w:t>Error:</w:t>
      </w:r>
      <w:bookmarkEnd w:id="3273"/>
      <w:r w:rsidR="00833AAE">
        <w:fldChar w:fldCharType="begin"/>
      </w:r>
      <w:r w:rsidR="008A6BAC">
        <w:instrText xml:space="preserve"> XE "</w:instrText>
      </w:r>
      <w:r w:rsidR="008A6BAC" w:rsidRPr="002E6C8B">
        <w:instrText>OnError\:</w:instrText>
      </w:r>
      <w:r w:rsidR="008A6BAC">
        <w:instrText xml:space="preserve">" </w:instrText>
      </w:r>
      <w:r w:rsidR="00833AAE">
        <w:fldChar w:fldCharType="end"/>
      </w:r>
    </w:p>
    <w:p w:rsidR="00013165" w:rsidRDefault="006A6394" w:rsidP="006A6394">
      <w:r>
        <w:t xml:space="preserve">If an </w:t>
      </w:r>
      <w:r w:rsidR="00F5651B">
        <w:t>"</w:t>
      </w:r>
      <w:r>
        <w:t>On</w:t>
      </w:r>
      <w:r w:rsidR="001C5330">
        <w:t>Error:</w:t>
      </w:r>
      <w:r w:rsidR="00F5651B">
        <w:t>"</w:t>
      </w:r>
      <w:r w:rsidR="001C5330">
        <w:t xml:space="preserve"> </w:t>
      </w:r>
      <w:del w:id="3274" w:author="msammartano" w:date="2014-02-07T17:48:00Z">
        <w:r w:rsidR="001C5330" w:rsidDel="00A17391">
          <w:delText xml:space="preserve"> </w:delText>
        </w:r>
      </w:del>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del w:id="3275" w:author="msammartano" w:date="2014-02-08T23:09:00Z">
        <w:r w:rsidDel="000B4495">
          <w:delText xml:space="preserve"> </w:delText>
        </w:r>
        <w:r w:rsidR="001C5330" w:rsidDel="000B4495">
          <w:delText xml:space="preserve"> </w:delText>
        </w:r>
      </w:del>
    </w:p>
    <w:p w:rsidR="00633A72" w:rsidRDefault="00633A72" w:rsidP="006A6394">
      <w:r>
        <w:lastRenderedPageBreak/>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3276" w:name="_Toc379671718"/>
      <w:r>
        <w:t>O</w:t>
      </w:r>
      <w:r w:rsidR="00B45975">
        <w:t>nConsoleTouch:</w:t>
      </w:r>
      <w:bookmarkEnd w:id="3276"/>
      <w:r w:rsidR="00833AAE">
        <w:fldChar w:fldCharType="begin"/>
      </w:r>
      <w:r>
        <w:instrText xml:space="preserve"> XE "</w:instrText>
      </w:r>
      <w:r w:rsidRPr="002A3630">
        <w:instrText>OnConsoleTouch</w:instrText>
      </w:r>
      <w:r>
        <w:instrText>\</w:instrText>
      </w:r>
      <w:r w:rsidRPr="002A3630">
        <w:instrText>:</w:instrText>
      </w:r>
      <w:r>
        <w:instrText xml:space="preserve">" </w:instrText>
      </w:r>
      <w:r w:rsidR="00833AAE">
        <w:fldChar w:fldCharType="end"/>
      </w:r>
    </w:p>
    <w:p w:rsidR="00B45975" w:rsidRDefault="00B45975" w:rsidP="00375401">
      <w:pPr>
        <w:rPr>
          <w:ins w:id="3277" w:author="msammartano" w:date="2014-02-07T17:49:00Z"/>
        </w:rPr>
      </w:pPr>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ins w:id="3278" w:author="msammartano" w:date="2014-02-07T17:50:00Z">
        <w:r>
          <w:t xml:space="preserve">After a Console touch interrupt has occurred, you may use the Console.Line.Touched command to determine what line </w:t>
        </w:r>
      </w:ins>
      <w:ins w:id="3279" w:author="msammartano" w:date="2014-02-07T17:51:00Z">
        <w:r>
          <w:t xml:space="preserve">of text </w:t>
        </w:r>
      </w:ins>
      <w:ins w:id="3280" w:author="msammartano" w:date="2014-02-07T17:50:00Z">
        <w:r>
          <w:t>was touched.</w:t>
        </w:r>
      </w:ins>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5F4916">
      <w:pPr>
        <w:pStyle w:val="Heading3"/>
      </w:pPr>
      <w:bookmarkStart w:id="3281" w:name="_Toc379671719"/>
      <w:r>
        <w:t>C</w:t>
      </w:r>
      <w:r w:rsidR="00F94791">
        <w:t>onsoleTouch.Resume</w:t>
      </w:r>
      <w:bookmarkEnd w:id="3281"/>
      <w:r w:rsidR="00833AAE">
        <w:fldChar w:fldCharType="begin"/>
      </w:r>
      <w:r>
        <w:instrText xml:space="preserve"> XE "</w:instrText>
      </w:r>
      <w:r w:rsidRPr="00980CBF">
        <w:instrText>ConsoleTouch.Resume</w:instrText>
      </w:r>
      <w:r>
        <w:instrText xml:space="preserve">" </w:instrText>
      </w:r>
      <w:r w:rsidR="00833AAE">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3282" w:name="_Toc379671720"/>
      <w:r>
        <w:t>OnBackKey:</w:t>
      </w:r>
      <w:bookmarkEnd w:id="3282"/>
      <w:r w:rsidR="00833AAE">
        <w:fldChar w:fldCharType="begin"/>
      </w:r>
      <w:r w:rsidR="00F20D81">
        <w:instrText xml:space="preserve"> XE "</w:instrText>
      </w:r>
      <w:r w:rsidR="00F20D81" w:rsidRPr="008B5FA4">
        <w:instrText>OnBackKey\:</w:instrText>
      </w:r>
      <w:r w:rsidR="00F20D81">
        <w:instrText xml:space="preserve">" </w:instrText>
      </w:r>
      <w:r w:rsidR="00833AAE">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3283" w:name="_Toc379671721"/>
      <w:r>
        <w:t>Back.resume</w:t>
      </w:r>
      <w:bookmarkEnd w:id="3283"/>
      <w:r w:rsidR="00833AAE">
        <w:fldChar w:fldCharType="begin"/>
      </w:r>
      <w:r>
        <w:instrText xml:space="preserve"> XE "</w:instrText>
      </w:r>
      <w:r w:rsidRPr="00510757">
        <w:instrText>Back.resume</w:instrText>
      </w:r>
      <w:r>
        <w:instrText xml:space="preserve">" </w:instrText>
      </w:r>
      <w:r w:rsidR="00833AAE">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3284" w:name="_Toc379671722"/>
      <w:r>
        <w:lastRenderedPageBreak/>
        <w:t>OnMenuKey:</w:t>
      </w:r>
      <w:bookmarkEnd w:id="3284"/>
      <w:r w:rsidR="00833AAE">
        <w:fldChar w:fldCharType="begin"/>
      </w:r>
      <w:r w:rsidR="00D87F5A">
        <w:instrText xml:space="preserve"> XE "</w:instrText>
      </w:r>
      <w:r w:rsidR="00D87F5A" w:rsidRPr="0079411A">
        <w:instrText>OnMenuKey\:</w:instrText>
      </w:r>
      <w:r w:rsidR="00D87F5A">
        <w:instrText xml:space="preserve">" </w:instrText>
      </w:r>
      <w:r w:rsidR="00833AAE">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3285" w:name="_Toc379671723"/>
      <w:r>
        <w:t>MenuKey.Resume</w:t>
      </w:r>
      <w:bookmarkEnd w:id="3285"/>
      <w:r w:rsidR="00833AAE">
        <w:fldChar w:fldCharType="begin"/>
      </w:r>
      <w:r>
        <w:instrText xml:space="preserve"> XE "</w:instrText>
      </w:r>
      <w:r w:rsidRPr="0079411A">
        <w:instrText>MenuKey.Resume</w:instrText>
      </w:r>
      <w:r>
        <w:instrText xml:space="preserve">" </w:instrText>
      </w:r>
      <w:r w:rsidR="00833AAE">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3286" w:name="_Toc379671724"/>
      <w:r>
        <w:t>OnKeyPress:</w:t>
      </w:r>
      <w:bookmarkEnd w:id="3286"/>
      <w:r w:rsidR="00833AAE">
        <w:fldChar w:fldCharType="begin"/>
      </w:r>
      <w:r>
        <w:instrText xml:space="preserve"> XE "</w:instrText>
      </w:r>
      <w:r w:rsidRPr="00620DDE">
        <w:instrText>OnKeyPress\:</w:instrText>
      </w:r>
      <w:r>
        <w:instrText xml:space="preserve">" </w:instrText>
      </w:r>
      <w:r w:rsidR="00833AAE">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3287" w:name="_Toc379671725"/>
      <w:r>
        <w:t>Key.Resume</w:t>
      </w:r>
      <w:bookmarkEnd w:id="3287"/>
      <w:r w:rsidR="00833AAE">
        <w:fldChar w:fldCharType="begin"/>
      </w:r>
      <w:r>
        <w:instrText xml:space="preserve"> XE "</w:instrText>
      </w:r>
      <w:r w:rsidRPr="00620DDE">
        <w:instrText>Key.Resume</w:instrText>
      </w:r>
      <w:r>
        <w:instrText xml:space="preserve">" </w:instrText>
      </w:r>
      <w:r w:rsidR="00833AAE">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3288" w:name="_Toc379671726"/>
      <w:r>
        <w:t>End{ &lt;msg_sexp&gt;</w:t>
      </w:r>
      <w:r w:rsidRPr="00DB4176">
        <w:t>}</w:t>
      </w:r>
      <w:bookmarkEnd w:id="3288"/>
      <w:r w:rsidR="00833AAE">
        <w:fldChar w:fldCharType="begin"/>
      </w:r>
      <w:r>
        <w:instrText xml:space="preserve"> XE "</w:instrText>
      </w:r>
      <w:r w:rsidRPr="009622BE">
        <w:instrText>End{ &lt;msg_sexp&gt;}</w:instrText>
      </w:r>
      <w:r>
        <w:instrText xml:space="preserve">" </w:instrText>
      </w:r>
      <w:r w:rsidR="00833AAE">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3289" w:name="_Toc379671727"/>
      <w:r>
        <w:t>Exit</w:t>
      </w:r>
      <w:bookmarkEnd w:id="3289"/>
      <w:r w:rsidR="00833AAE">
        <w:fldChar w:fldCharType="begin"/>
      </w:r>
      <w:r w:rsidR="008A6BAC">
        <w:instrText xml:space="preserve"> XE "</w:instrText>
      </w:r>
      <w:r w:rsidR="008A6BAC" w:rsidRPr="002E6C8B">
        <w:instrText>Exit</w:instrText>
      </w:r>
      <w:r w:rsidR="008A6BAC">
        <w:instrText xml:space="preserve">" </w:instrText>
      </w:r>
      <w:r w:rsidR="00833AAE">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3290" w:name="_Toc379671728"/>
      <w:r>
        <w:t>READ – DATA</w:t>
      </w:r>
      <w:r w:rsidR="005757F3">
        <w:t xml:space="preserve"> – </w:t>
      </w:r>
      <w:r w:rsidR="00A64D40">
        <w:t>RESTORE</w:t>
      </w:r>
      <w:r>
        <w:t xml:space="preserve"> Commands</w:t>
      </w:r>
      <w:bookmarkEnd w:id="3290"/>
    </w:p>
    <w:p w:rsidR="001F65EF" w:rsidRDefault="001F65EF" w:rsidP="00DC6D33">
      <w:r>
        <w:t>These commands approximate the READ, DATA and RESTORE command of Dartmouth Basic.</w:t>
      </w:r>
    </w:p>
    <w:p w:rsidR="001F65EF" w:rsidRDefault="00DC6D33" w:rsidP="00EB1F62">
      <w:pPr>
        <w:pStyle w:val="Heading2"/>
      </w:pPr>
      <w:bookmarkStart w:id="3291" w:name="_Toc379671729"/>
      <w:r>
        <w:t>Read.data &lt;number&gt;|&lt;string&gt;</w:t>
      </w:r>
      <w:r w:rsidR="001F65EF">
        <w:t>{,&lt;number&gt;|&lt;string&gt;…,&lt;number&gt;|&lt;string&gt;}</w:t>
      </w:r>
      <w:bookmarkEnd w:id="3291"/>
      <w:r w:rsidR="00833AAE">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833AAE">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3292" w:name="_Toc379671730"/>
      <w:r>
        <w:lastRenderedPageBreak/>
        <w:t>Read.next</w:t>
      </w:r>
      <w:r w:rsidR="00DC6D33">
        <w:t xml:space="preserve">  &lt;svar&gt;|&lt;nvar&gt;{,&lt;svar&gt;|&lt;nvar&gt;…</w:t>
      </w:r>
      <w:r>
        <w:t>,</w:t>
      </w:r>
      <w:r w:rsidRPr="001F65EF">
        <w:t xml:space="preserve"> </w:t>
      </w:r>
      <w:r>
        <w:t>&lt;svar&gt;|&lt;nvar&gt;}</w:t>
      </w:r>
      <w:bookmarkEnd w:id="3292"/>
      <w:r w:rsidR="00833AAE">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833AAE">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3293" w:name="_Toc379671731"/>
      <w:r>
        <w:t>Read.from &lt;nexp&gt;</w:t>
      </w:r>
      <w:bookmarkEnd w:id="3293"/>
      <w:r w:rsidR="00833AAE">
        <w:fldChar w:fldCharType="begin"/>
      </w:r>
      <w:r>
        <w:instrText xml:space="preserve"> XE "</w:instrText>
      </w:r>
      <w:r w:rsidRPr="00793C2A">
        <w:instrText>Read.from &lt;nexp&gt;</w:instrText>
      </w:r>
      <w:r>
        <w:instrText xml:space="preserve">" </w:instrText>
      </w:r>
      <w:r w:rsidR="00833AAE">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3294" w:name="_Toc379671732"/>
      <w:r>
        <w:t>Debug Commands</w:t>
      </w:r>
      <w:bookmarkEnd w:id="3294"/>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3295" w:name="_Toc379671733"/>
      <w:r>
        <w:t>Debug.on</w:t>
      </w:r>
      <w:bookmarkEnd w:id="3295"/>
      <w:r w:rsidR="00833AAE">
        <w:fldChar w:fldCharType="begin"/>
      </w:r>
      <w:r w:rsidR="00B26880">
        <w:instrText xml:space="preserve"> XE "</w:instrText>
      </w:r>
      <w:r w:rsidR="00B26880" w:rsidRPr="00AD505A">
        <w:instrText>Debug.on</w:instrText>
      </w:r>
      <w:r w:rsidR="00B26880">
        <w:instrText xml:space="preserve">" </w:instrText>
      </w:r>
      <w:r w:rsidR="00833AAE">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3296" w:name="_Toc379671734"/>
      <w:r>
        <w:t>Debug.off</w:t>
      </w:r>
      <w:bookmarkEnd w:id="3296"/>
      <w:r w:rsidR="00833AAE">
        <w:fldChar w:fldCharType="begin"/>
      </w:r>
      <w:r w:rsidR="00B26880">
        <w:instrText xml:space="preserve"> XE "</w:instrText>
      </w:r>
      <w:r w:rsidR="00B26880" w:rsidRPr="00AD505A">
        <w:instrText>Debug.off</w:instrText>
      </w:r>
      <w:r w:rsidR="00B26880">
        <w:instrText xml:space="preserve">" </w:instrText>
      </w:r>
      <w:r w:rsidR="00833AAE">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3297" w:name="_Toc379671735"/>
      <w:r>
        <w:t>Debug.echo.on</w:t>
      </w:r>
      <w:bookmarkEnd w:id="3297"/>
      <w:r w:rsidR="00833AAE">
        <w:fldChar w:fldCharType="begin"/>
      </w:r>
      <w:r w:rsidR="00B26880">
        <w:instrText xml:space="preserve"> XE "</w:instrText>
      </w:r>
      <w:r w:rsidR="00DC1175">
        <w:instrText>Debug.</w:instrText>
      </w:r>
      <w:r w:rsidR="00B26880" w:rsidRPr="00AD505A">
        <w:instrText>echo.on</w:instrText>
      </w:r>
      <w:r w:rsidR="00B26880">
        <w:instrText xml:space="preserve">" </w:instrText>
      </w:r>
      <w:r w:rsidR="00833AAE">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3298" w:name="_Toc379671736"/>
      <w:r>
        <w:t>Debug.echo.off</w:t>
      </w:r>
      <w:bookmarkEnd w:id="3298"/>
      <w:r w:rsidR="00833AAE">
        <w:fldChar w:fldCharType="begin"/>
      </w:r>
      <w:r w:rsidR="00B26880">
        <w:instrText xml:space="preserve"> XE "</w:instrText>
      </w:r>
      <w:r w:rsidR="00B26880" w:rsidRPr="00AD505A">
        <w:instrText>Debug.echo.off</w:instrText>
      </w:r>
      <w:r w:rsidR="00B26880">
        <w:instrText xml:space="preserve">" </w:instrText>
      </w:r>
      <w:r w:rsidR="00833AAE">
        <w:fldChar w:fldCharType="end"/>
      </w:r>
    </w:p>
    <w:p w:rsidR="00096DF7" w:rsidRDefault="00096DF7" w:rsidP="00096DF7">
      <w:r>
        <w:t>Turns off the Echo mode.</w:t>
      </w:r>
    </w:p>
    <w:p w:rsidR="00096DF7" w:rsidRDefault="00096DF7" w:rsidP="00EB1F62">
      <w:pPr>
        <w:pStyle w:val="Heading2"/>
      </w:pPr>
      <w:bookmarkStart w:id="3299" w:name="_Toc379671737"/>
      <w:r>
        <w:lastRenderedPageBreak/>
        <w:t>Debug.print</w:t>
      </w:r>
      <w:bookmarkEnd w:id="3299"/>
      <w:r w:rsidR="00833AAE">
        <w:fldChar w:fldCharType="begin"/>
      </w:r>
      <w:r w:rsidR="00B26880">
        <w:instrText xml:space="preserve"> XE "</w:instrText>
      </w:r>
      <w:r w:rsidR="00B26880" w:rsidRPr="00AD505A">
        <w:instrText>Debug.print</w:instrText>
      </w:r>
      <w:r w:rsidR="00B26880">
        <w:instrText xml:space="preserve">" </w:instrText>
      </w:r>
      <w:r w:rsidR="00833AAE">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3300" w:name="_Toc379671738"/>
      <w:r>
        <w:t>Debug.dump.scalars</w:t>
      </w:r>
      <w:bookmarkEnd w:id="3300"/>
      <w:r w:rsidR="00833AAE">
        <w:fldChar w:fldCharType="begin"/>
      </w:r>
      <w:r w:rsidR="00B26880">
        <w:instrText xml:space="preserve"> XE "</w:instrText>
      </w:r>
      <w:r w:rsidR="00B26880" w:rsidRPr="00AD505A">
        <w:instrText>Debug.dump.scalars</w:instrText>
      </w:r>
      <w:r w:rsidR="00B26880">
        <w:instrText xml:space="preserve">" </w:instrText>
      </w:r>
      <w:r w:rsidR="00833AAE">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3301" w:name="_Toc379671739"/>
      <w:r>
        <w:t>Debug.dump.array Array[]</w:t>
      </w:r>
      <w:bookmarkEnd w:id="3301"/>
      <w:r w:rsidR="00833AAE">
        <w:fldChar w:fldCharType="begin"/>
      </w:r>
      <w:r>
        <w:instrText xml:space="preserve"> XE "</w:instrText>
      </w:r>
      <w:r w:rsidRPr="00100073">
        <w:instrText>Debug.dump.array Array[]</w:instrText>
      </w:r>
      <w:r>
        <w:instrText xml:space="preserve">" </w:instrText>
      </w:r>
      <w:r w:rsidR="00833AAE">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3302" w:name="_Toc379671740"/>
      <w:r>
        <w:t>Debug.dump.bundle  &lt;bundlePtr_nexp&gt;</w:t>
      </w:r>
      <w:bookmarkEnd w:id="3302"/>
      <w:r w:rsidR="00833AAE">
        <w:fldChar w:fldCharType="begin"/>
      </w:r>
      <w:r>
        <w:instrText xml:space="preserve"> XE "</w:instrText>
      </w:r>
      <w:r w:rsidRPr="00100073">
        <w:instrText>Debug.dump.bundle  &lt;bundlePtr_nexp&gt;</w:instrText>
      </w:r>
      <w:r>
        <w:instrText xml:space="preserve">" </w:instrText>
      </w:r>
      <w:r w:rsidR="00833AAE">
        <w:fldChar w:fldCharType="end"/>
      </w:r>
    </w:p>
    <w:p w:rsidR="005B35C6" w:rsidRDefault="005B35C6" w:rsidP="005B35C6">
      <w:r>
        <w:t>Dumps the Bundle pointed to by the Bundle Pointer numeric expression.</w:t>
      </w:r>
    </w:p>
    <w:p w:rsidR="005B35C6" w:rsidRDefault="005B35C6" w:rsidP="00EB1F62">
      <w:pPr>
        <w:pStyle w:val="Heading2"/>
      </w:pPr>
      <w:bookmarkStart w:id="3303" w:name="_Toc379671741"/>
      <w:r>
        <w:t>Debug.dump.list  &lt;listPtr_nexp&gt;</w:t>
      </w:r>
      <w:bookmarkEnd w:id="3303"/>
      <w:r w:rsidR="00833AAE">
        <w:fldChar w:fldCharType="begin"/>
      </w:r>
      <w:r>
        <w:instrText xml:space="preserve"> XE "</w:instrText>
      </w:r>
      <w:r w:rsidRPr="00100073">
        <w:instrText>Debug.dump.list  &lt;listPtr_nexp&gt;</w:instrText>
      </w:r>
      <w:r>
        <w:instrText xml:space="preserve">" </w:instrText>
      </w:r>
      <w:r w:rsidR="00833AAE">
        <w:fldChar w:fldCharType="end"/>
      </w:r>
    </w:p>
    <w:p w:rsidR="005B35C6" w:rsidRDefault="005B35C6" w:rsidP="005B35C6">
      <w:r>
        <w:t>Dumps the List pointed to by the List Pointer numeric expression.</w:t>
      </w:r>
    </w:p>
    <w:p w:rsidR="005B35C6" w:rsidRDefault="005B35C6" w:rsidP="00EB1F62">
      <w:pPr>
        <w:pStyle w:val="Heading2"/>
      </w:pPr>
      <w:bookmarkStart w:id="3304" w:name="_Toc379671742"/>
      <w:r>
        <w:t>Debug.dump.stack  &lt;stackPtr_nexp&gt;</w:t>
      </w:r>
      <w:bookmarkEnd w:id="3304"/>
      <w:r w:rsidR="00833AAE">
        <w:fldChar w:fldCharType="begin"/>
      </w:r>
      <w:r>
        <w:instrText xml:space="preserve"> XE "</w:instrText>
      </w:r>
      <w:r w:rsidRPr="00100073">
        <w:instrText>Debug.dump.stack  &lt;stackPtr_nexp&gt;</w:instrText>
      </w:r>
      <w:r>
        <w:instrText xml:space="preserve">" </w:instrText>
      </w:r>
      <w:r w:rsidR="00833AAE">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3305" w:name="_Toc379671743"/>
      <w:r w:rsidRPr="00CD5746">
        <w:t>Debug.show.scalars</w:t>
      </w:r>
      <w:bookmarkEnd w:id="3305"/>
      <w:r w:rsidR="00833AAE">
        <w:fldChar w:fldCharType="begin"/>
      </w:r>
      <w:r>
        <w:instrText xml:space="preserve"> XE "</w:instrText>
      </w:r>
      <w:r w:rsidRPr="00091656">
        <w:instrText>Debug.show.scalars</w:instrText>
      </w:r>
      <w:r>
        <w:instrText xml:space="preserve">" </w:instrText>
      </w:r>
      <w:r w:rsidR="00833AAE">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3306" w:name="13aec88371404f17__Toc339456559"/>
      <w:bookmarkStart w:id="3307" w:name="_Toc379671744"/>
      <w:r w:rsidRPr="00CD5746">
        <w:t>Debug.show.array Array[]</w:t>
      </w:r>
      <w:bookmarkEnd w:id="3306"/>
      <w:bookmarkEnd w:id="3307"/>
      <w:r w:rsidR="00833AAE">
        <w:fldChar w:fldCharType="begin"/>
      </w:r>
      <w:r>
        <w:instrText xml:space="preserve"> XE "</w:instrText>
      </w:r>
      <w:r w:rsidRPr="00091656">
        <w:instrText>Debug.show.array Array[]</w:instrText>
      </w:r>
      <w:r>
        <w:instrText xml:space="preserve">" </w:instrText>
      </w:r>
      <w:r w:rsidR="00833AAE">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lastRenderedPageBreak/>
        <w:t>Step: Executes the next line while continuing to display the dialog box.</w:t>
      </w:r>
    </w:p>
    <w:p w:rsidR="00CD5746" w:rsidRPr="00CD5746" w:rsidRDefault="00CD5746" w:rsidP="00EB1F62">
      <w:pPr>
        <w:pStyle w:val="Heading2"/>
      </w:pPr>
      <w:bookmarkStart w:id="3308" w:name="13aec88371404f17__Toc339456560"/>
      <w:bookmarkStart w:id="3309" w:name="_Toc379671745"/>
      <w:r w:rsidRPr="00CD5746">
        <w:t>Debug.show.bundle  &lt;bundlePtr_nexp&gt;</w:t>
      </w:r>
      <w:bookmarkEnd w:id="3308"/>
      <w:bookmarkEnd w:id="3309"/>
      <w:r w:rsidR="00833AAE">
        <w:fldChar w:fldCharType="begin"/>
      </w:r>
      <w:r>
        <w:instrText xml:space="preserve"> XE "</w:instrText>
      </w:r>
      <w:r w:rsidRPr="00091656">
        <w:instrText>Debug.show.bundle  &lt;bundlePtr_nexp&gt;</w:instrText>
      </w:r>
      <w:r>
        <w:instrText xml:space="preserve">" </w:instrText>
      </w:r>
      <w:r w:rsidR="00833AAE">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3310" w:name="13aec88371404f17__Toc339456561"/>
      <w:bookmarkStart w:id="3311" w:name="_Toc379671746"/>
      <w:r w:rsidRPr="00CD5746">
        <w:t>Debug.show.list  &lt;listPtr_nexp&gt;</w:t>
      </w:r>
      <w:bookmarkEnd w:id="3310"/>
      <w:bookmarkEnd w:id="3311"/>
      <w:r w:rsidR="00833AAE">
        <w:fldChar w:fldCharType="begin"/>
      </w:r>
      <w:r>
        <w:instrText xml:space="preserve"> XE "</w:instrText>
      </w:r>
      <w:r w:rsidRPr="00091656">
        <w:instrText>Debug.show.list  &lt;listPtr_nexp&gt;</w:instrText>
      </w:r>
      <w:r>
        <w:instrText xml:space="preserve">" </w:instrText>
      </w:r>
      <w:r w:rsidR="00833AAE">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3312" w:name="13aec88371404f17__Toc339456562"/>
      <w:bookmarkStart w:id="3313" w:name="_Toc379671747"/>
      <w:r w:rsidRPr="00CD5746">
        <w:t>Debug.show.stack  &lt;stackPtr_nexp&gt;</w:t>
      </w:r>
      <w:bookmarkEnd w:id="3312"/>
      <w:bookmarkEnd w:id="3313"/>
      <w:r w:rsidR="00833AAE">
        <w:fldChar w:fldCharType="begin"/>
      </w:r>
      <w:r>
        <w:instrText xml:space="preserve"> XE "</w:instrText>
      </w:r>
      <w:r w:rsidRPr="00091656">
        <w:instrText>Debug.show.stack  &lt;stackPtr_nexp&gt;</w:instrText>
      </w:r>
      <w:r>
        <w:instrText xml:space="preserve">" </w:instrText>
      </w:r>
      <w:r w:rsidR="00833AAE">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3314" w:name="13aec88371404f17__Toc339456563"/>
      <w:bookmarkStart w:id="3315" w:name="_Toc379671748"/>
      <w:r w:rsidRPr="00CD5746">
        <w:t>Debug.watch var, var, …, var</w:t>
      </w:r>
      <w:bookmarkEnd w:id="3314"/>
      <w:bookmarkEnd w:id="3315"/>
      <w:r w:rsidR="00833AAE">
        <w:fldChar w:fldCharType="begin"/>
      </w:r>
      <w:r>
        <w:instrText xml:space="preserve"> XE "</w:instrText>
      </w:r>
      <w:r w:rsidRPr="00091656">
        <w:instrText>Debug.watch var, var, …, var</w:instrText>
      </w:r>
      <w:r>
        <w:instrText xml:space="preserve">" </w:instrText>
      </w:r>
      <w:r w:rsidR="00833AAE">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3316" w:name="_Toc379671749"/>
      <w:r w:rsidRPr="00CD5746">
        <w:t>Debug.show.watch</w:t>
      </w:r>
      <w:bookmarkEnd w:id="3316"/>
      <w:r w:rsidR="00833AAE">
        <w:fldChar w:fldCharType="begin"/>
      </w:r>
      <w:r>
        <w:instrText xml:space="preserve"> XE "</w:instrText>
      </w:r>
      <w:r w:rsidRPr="00091656">
        <w:instrText>Debug.show.watch</w:instrText>
      </w:r>
      <w:r>
        <w:instrText xml:space="preserve">" </w:instrText>
      </w:r>
      <w:r w:rsidR="00833AAE">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3317" w:name="_Toc379671750"/>
      <w:r w:rsidRPr="00CD5746">
        <w:t>Debug.show.program</w:t>
      </w:r>
      <w:bookmarkEnd w:id="3317"/>
      <w:r w:rsidR="00833AAE">
        <w:fldChar w:fldCharType="begin"/>
      </w:r>
      <w:r>
        <w:instrText xml:space="preserve"> XE "</w:instrText>
      </w:r>
      <w:r w:rsidRPr="00091656">
        <w:instrText>Debug.show.program</w:instrText>
      </w:r>
      <w:r>
        <w:instrText xml:space="preserve">" </w:instrText>
      </w:r>
      <w:r w:rsidR="00833AAE">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3318" w:name="13aec88371404f17__Toc339456564"/>
      <w:bookmarkStart w:id="3319" w:name="_Toc379671751"/>
      <w:r w:rsidRPr="00CD5746">
        <w:t>Debug.show</w:t>
      </w:r>
      <w:bookmarkEnd w:id="3318"/>
      <w:bookmarkEnd w:id="3319"/>
      <w:r w:rsidR="00833AAE">
        <w:fldChar w:fldCharType="begin"/>
      </w:r>
      <w:r>
        <w:instrText xml:space="preserve"> XE "</w:instrText>
      </w:r>
      <w:r w:rsidRPr="00091656">
        <w:instrText>Debug.show</w:instrText>
      </w:r>
      <w:r>
        <w:instrText xml:space="preserve">" </w:instrText>
      </w:r>
      <w:r w:rsidR="00833AAE">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3320" w:name="_Toc379671752"/>
      <w:r>
        <w:t>Console I/O</w:t>
      </w:r>
      <w:bookmarkEnd w:id="3320"/>
    </w:p>
    <w:p w:rsidR="00D91C25" w:rsidRDefault="00645E12" w:rsidP="00EB1F62">
      <w:pPr>
        <w:pStyle w:val="Heading2"/>
      </w:pPr>
      <w:bookmarkStart w:id="3321" w:name="_Toc379671753"/>
      <w:r>
        <w:t>Output Console</w:t>
      </w:r>
      <w:bookmarkEnd w:id="3321"/>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pPr>
        <w:rPr>
          <w:ins w:id="3322" w:author="msammartano" w:date="2014-02-07T17:54:00Z"/>
        </w:rPr>
      </w:pPr>
      <w:r>
        <w:t>There is no random access to locations on this screen. Lines are printed one line after the other.</w:t>
      </w:r>
    </w:p>
    <w:p w:rsidR="00B05D5F" w:rsidRDefault="001F59AD" w:rsidP="00D231E2">
      <w:ins w:id="3323" w:author="msammartano" w:date="2014-02-07T17:53:00Z">
        <w:r>
          <w:t>Although no line numbers are displayed, lines are numbered sequentially</w:t>
        </w:r>
      </w:ins>
      <w:ins w:id="3324" w:author="msammartano" w:date="2014-02-07T17:54:00Z">
        <w:r>
          <w:t xml:space="preserve"> as they are printed</w:t>
        </w:r>
      </w:ins>
      <w:ins w:id="3325" w:author="msammartano" w:date="2014-02-07T17:53:00Z">
        <w:r>
          <w:t>, starting</w:t>
        </w:r>
      </w:ins>
      <w:ins w:id="3326" w:author="msammartano" w:date="2014-02-07T17:54:00Z">
        <w:r>
          <w:t xml:space="preserve"> with 1. These line numbers refer to lines of text output, not to locations on the screen.</w:t>
        </w:r>
      </w:ins>
    </w:p>
    <w:p w:rsidR="00196DD8" w:rsidRDefault="00196DD8" w:rsidP="005F4916">
      <w:pPr>
        <w:pStyle w:val="Heading3"/>
      </w:pPr>
      <w:bookmarkStart w:id="3327" w:name="_Toc379671754"/>
      <w:r>
        <w:t>Console.Title { &lt;title_sexp&gt;}</w:t>
      </w:r>
      <w:bookmarkEnd w:id="3327"/>
      <w:r w:rsidR="00833AAE">
        <w:fldChar w:fldCharType="begin"/>
      </w:r>
      <w:r>
        <w:instrText xml:space="preserve"> XE "</w:instrText>
      </w:r>
      <w:r w:rsidRPr="009E4347">
        <w:instrText>Console.Title { &lt;title_sexp&gt;}</w:instrText>
      </w:r>
      <w:r>
        <w:instrText xml:space="preserve">" </w:instrText>
      </w:r>
      <w:r w:rsidR="00833AAE">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3328" w:name="_Toc379671755"/>
      <w:r>
        <w:lastRenderedPageBreak/>
        <w:t>CLS</w:t>
      </w:r>
      <w:bookmarkEnd w:id="3328"/>
      <w:r w:rsidR="00833AAE">
        <w:fldChar w:fldCharType="begin"/>
      </w:r>
      <w:r w:rsidR="008A6BAC">
        <w:instrText xml:space="preserve"> XE "</w:instrText>
      </w:r>
      <w:r w:rsidR="008A6BAC" w:rsidRPr="002E6C8B">
        <w:instrText>CLS</w:instrText>
      </w:r>
      <w:r w:rsidR="008A6BAC">
        <w:instrText xml:space="preserve">" </w:instrText>
      </w:r>
      <w:r w:rsidR="00833AAE">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3329" w:name="_Toc379671756"/>
      <w:r w:rsidRPr="00D91C25">
        <w:t>Print</w:t>
      </w:r>
      <w:r w:rsidR="00184DA5">
        <w:t xml:space="preserve"> &lt;sexp&gt;|&lt;nexp&gt; {,|;} . . . .</w:t>
      </w:r>
      <w:r w:rsidR="00AC4943">
        <w:t xml:space="preserve"> &lt;sexp&gt;</w:t>
      </w:r>
      <w:r w:rsidR="00331386">
        <w:t>|&lt;nexp&gt;</w:t>
      </w:r>
      <w:r w:rsidR="00AC4943">
        <w:t>{,|;}</w:t>
      </w:r>
      <w:bookmarkEnd w:id="3329"/>
      <w:r w:rsidR="00833AAE">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833AAE">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D27CD3" w:rsidRDefault="00332B07" w:rsidP="00D27CD3">
      <w:r w:rsidRPr="00D27CD3">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t>Prints: ABCD</w:t>
      </w:r>
      <w:r w:rsidR="00E06BAD" w:rsidRPr="00D27CD3">
        <w:rPr>
          <w:rStyle w:val="Emphasis"/>
          <w:i w:val="0"/>
        </w:rPr>
        <w:t>EF</w:t>
      </w:r>
    </w:p>
    <w:p w:rsidR="001F59AD" w:rsidRDefault="001F59AD" w:rsidP="001F59AD">
      <w:pPr>
        <w:pStyle w:val="Heading3"/>
        <w:rPr>
          <w:ins w:id="3330" w:author="msammartano" w:date="2014-02-07T17:52:00Z"/>
        </w:rPr>
      </w:pPr>
      <w:bookmarkStart w:id="3331" w:name="_Toc379671757"/>
      <w:ins w:id="3332" w:author="msammartano" w:date="2014-02-07T17:52:00Z">
        <w:r>
          <w:t>Console.line.text &lt;line_nexp&gt;</w:t>
        </w:r>
      </w:ins>
      <w:ins w:id="3333" w:author="msammartano" w:date="2014-02-08T23:16:00Z">
        <w:r w:rsidR="000B4495">
          <w:t>, &lt;text_svar&gt;</w:t>
        </w:r>
      </w:ins>
      <w:bookmarkEnd w:id="3331"/>
      <w:ins w:id="3334" w:author="msammartano" w:date="2014-02-07T17:52:00Z">
        <w:r w:rsidR="00833AAE">
          <w:fldChar w:fldCharType="begin"/>
        </w:r>
        <w:r>
          <w:instrText xml:space="preserve"> XE "</w:instrText>
        </w:r>
      </w:ins>
      <w:ins w:id="3335" w:author="msammartano" w:date="2014-02-08T23:16:00Z">
        <w:r w:rsidR="000B4495" w:rsidRPr="000B4495">
          <w:instrText xml:space="preserve"> </w:instrText>
        </w:r>
        <w:r w:rsidR="000B4495">
          <w:instrText>Console.line.text &lt;line_nexp&gt;, &lt;text_svar&gt;</w:instrText>
        </w:r>
      </w:ins>
      <w:ins w:id="3336" w:author="msammartano" w:date="2014-02-07T17:52:00Z">
        <w:r>
          <w:instrText xml:space="preserve">" </w:instrText>
        </w:r>
        <w:r w:rsidR="00833AAE">
          <w:fldChar w:fldCharType="end"/>
        </w:r>
      </w:ins>
    </w:p>
    <w:p w:rsidR="001F59AD" w:rsidRPr="004654DD" w:rsidRDefault="001F59AD" w:rsidP="001F59AD">
      <w:pPr>
        <w:rPr>
          <w:ins w:id="3337" w:author="msammartano" w:date="2014-02-07T17:52:00Z"/>
        </w:rPr>
      </w:pPr>
      <w:ins w:id="3338" w:author="msammartano" w:date="2014-02-07T17:52:00Z">
        <w:r>
          <w:t xml:space="preserve">The </w:t>
        </w:r>
      </w:ins>
      <w:ins w:id="3339" w:author="msammartano" w:date="2014-02-07T17:56:00Z">
        <w:r>
          <w:t>text of the specified line number</w:t>
        </w:r>
      </w:ins>
      <w:ins w:id="3340" w:author="msammartano" w:date="2014-02-07T17:52:00Z">
        <w:r>
          <w:t xml:space="preserve"> of the Console is </w:t>
        </w:r>
      </w:ins>
      <w:ins w:id="3341" w:author="msammartano" w:date="2014-02-07T17:56:00Z">
        <w:r>
          <w:t xml:space="preserve">copied </w:t>
        </w:r>
      </w:ins>
      <w:ins w:id="3342" w:author="msammartano" w:date="2014-02-07T17:52:00Z">
        <w:r>
          <w:t xml:space="preserve">to the </w:t>
        </w:r>
      </w:ins>
      <w:ins w:id="3343" w:author="msammartano" w:date="2014-02-07T17:56:00Z">
        <w:r>
          <w:t>&lt;text_svar&gt;</w:t>
        </w:r>
      </w:ins>
      <w:ins w:id="3344" w:author="msammartano" w:date="2014-02-07T17:52:00Z">
        <w:r>
          <w:t>.</w:t>
        </w:r>
      </w:ins>
    </w:p>
    <w:p w:rsidR="001F59AD" w:rsidRDefault="001F59AD" w:rsidP="001F59AD">
      <w:pPr>
        <w:pStyle w:val="Heading3"/>
        <w:rPr>
          <w:ins w:id="3345" w:author="msammartano" w:date="2014-02-07T17:52:00Z"/>
        </w:rPr>
      </w:pPr>
      <w:bookmarkStart w:id="3346" w:name="_Toc379671758"/>
      <w:ins w:id="3347" w:author="msammartano" w:date="2014-02-07T17:52:00Z">
        <w:r>
          <w:t>Console.</w:t>
        </w:r>
      </w:ins>
      <w:ins w:id="3348" w:author="msammartano" w:date="2014-02-07T17:57:00Z">
        <w:r>
          <w:t>line.touched &lt;line_nvar&gt;</w:t>
        </w:r>
      </w:ins>
      <w:ins w:id="3349" w:author="msammartano" w:date="2014-02-08T23:17:00Z">
        <w:r w:rsidR="000B4495">
          <w:t xml:space="preserve"> {, &lt;press_lvar&gt;}</w:t>
        </w:r>
      </w:ins>
      <w:bookmarkEnd w:id="3346"/>
      <w:ins w:id="3350" w:author="msammartano" w:date="2014-02-07T17:57:00Z">
        <w:r w:rsidR="00833AAE">
          <w:fldChar w:fldCharType="begin"/>
        </w:r>
        <w:r>
          <w:instrText xml:space="preserve"> XE "</w:instrText>
        </w:r>
      </w:ins>
      <w:ins w:id="3351" w:author="msammartano" w:date="2014-02-08T23:18:00Z">
        <w:r w:rsidR="000B4495">
          <w:instrText>Console.</w:instrText>
        </w:r>
      </w:ins>
      <w:ins w:id="3352" w:author="msammartano" w:date="2014-02-08T23:17:00Z">
        <w:r w:rsidR="000B4495">
          <w:instrText>line.touched &lt;line_nvar&gt; {, &lt;press_lvar&gt;}</w:instrText>
        </w:r>
      </w:ins>
      <w:ins w:id="3353" w:author="msammartano" w:date="2014-02-07T17:57:00Z">
        <w:r>
          <w:instrText xml:space="preserve">" </w:instrText>
        </w:r>
        <w:r w:rsidR="00833AAE">
          <w:fldChar w:fldCharType="end"/>
        </w:r>
      </w:ins>
    </w:p>
    <w:p w:rsidR="001F59AD" w:rsidRDefault="001F59AD" w:rsidP="001F59AD">
      <w:pPr>
        <w:rPr>
          <w:ins w:id="3354" w:author="msammartano" w:date="2014-02-07T17:59:00Z"/>
        </w:rPr>
      </w:pPr>
      <w:ins w:id="3355" w:author="msammartano" w:date="2014-02-07T17:58:00Z">
        <w:r>
          <w:t>After an OnConsoleTouched interrupt indicates the user has touched the console, this command returns information about the touch</w:t>
        </w:r>
      </w:ins>
      <w:ins w:id="3356" w:author="msammartano" w:date="2014-02-07T17:52:00Z">
        <w:r>
          <w:t>.</w:t>
        </w:r>
      </w:ins>
    </w:p>
    <w:p w:rsidR="007E28D7" w:rsidRDefault="007E28D7" w:rsidP="001F59AD">
      <w:pPr>
        <w:rPr>
          <w:ins w:id="3357" w:author="msammartano" w:date="2014-02-07T18:01:00Z"/>
        </w:rPr>
      </w:pPr>
      <w:ins w:id="3358" w:author="msammartano" w:date="2014-02-07T17:59:00Z">
        <w:r>
          <w:lastRenderedPageBreak/>
          <w:t xml:space="preserve">The number of the line </w:t>
        </w:r>
      </w:ins>
      <w:ins w:id="3359" w:author="msammartano" w:date="2014-02-07T18:00:00Z">
        <w:r>
          <w:t xml:space="preserve">that </w:t>
        </w:r>
      </w:ins>
      <w:ins w:id="3360" w:author="msammartano" w:date="2014-02-07T17:59:00Z">
        <w:r>
          <w:t>the user touched</w:t>
        </w:r>
      </w:ins>
      <w:ins w:id="3361" w:author="msammartano" w:date="2014-02-07T18:00:00Z">
        <w:r>
          <w:t xml:space="preserve"> is returned in the &lt;line_nvar&gt;.</w:t>
        </w:r>
      </w:ins>
    </w:p>
    <w:p w:rsidR="007E28D7" w:rsidRPr="004654DD" w:rsidRDefault="007E28D7" w:rsidP="001F59AD">
      <w:pPr>
        <w:rPr>
          <w:ins w:id="3362" w:author="msammartano" w:date="2014-02-07T17:52:00Z"/>
        </w:rPr>
      </w:pPr>
      <w:ins w:id="3363" w:author="msammartano" w:date="2014-02-07T18:01:00Z">
        <w:r>
          <w:t>If the optional &lt;press_lvar&gt; is present, the type of user touch – a short tap or a long press – is returned in the &lt;press_lvar&gt;. Its value will be 0 (false) if the touch was a short tap. It</w:t>
        </w:r>
      </w:ins>
      <w:ins w:id="3364" w:author="msammartano" w:date="2014-02-07T18:02:00Z">
        <w:r>
          <w:t>s value will be 1 (true) if the touch was a long press.</w:t>
        </w:r>
      </w:ins>
      <w:ins w:id="3365" w:author="msammartano" w:date="2014-02-07T18:00:00Z">
        <w:r>
          <w:t xml:space="preserve"> </w:t>
        </w:r>
      </w:ins>
    </w:p>
    <w:p w:rsidR="004654DD" w:rsidRDefault="004654DD" w:rsidP="005F4916">
      <w:pPr>
        <w:pStyle w:val="Heading3"/>
      </w:pPr>
      <w:bookmarkStart w:id="3366" w:name="_Toc379671759"/>
      <w:r>
        <w:t>Console.save &lt;filename_sexp&gt;</w:t>
      </w:r>
      <w:bookmarkEnd w:id="3366"/>
      <w:r w:rsidR="00833AAE">
        <w:fldChar w:fldCharType="begin"/>
      </w:r>
      <w:r>
        <w:instrText xml:space="preserve"> XE "</w:instrText>
      </w:r>
      <w:r w:rsidRPr="00CD2C4D">
        <w:instrText>Console.save &lt;filename_sexp&gt;</w:instrText>
      </w:r>
      <w:r>
        <w:instrText xml:space="preserve">" </w:instrText>
      </w:r>
      <w:r w:rsidR="00833AAE">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3367" w:name="_Toc379671760"/>
      <w:r>
        <w:t xml:space="preserve">User </w:t>
      </w:r>
      <w:r w:rsidR="00D91C25">
        <w:t>Input</w:t>
      </w:r>
      <w:bookmarkEnd w:id="3367"/>
    </w:p>
    <w:p w:rsidR="00D91C25" w:rsidRDefault="00D91C25" w:rsidP="005F4916">
      <w:pPr>
        <w:pStyle w:val="Heading3"/>
      </w:pPr>
      <w:bookmarkStart w:id="3368" w:name="_Toc379671761"/>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3368"/>
      <w:r w:rsidR="00833AAE">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833AAE">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3369" w:name="_Toc379671762"/>
      <w:r>
        <w:t>Inkey$</w:t>
      </w:r>
      <w:r w:rsidR="00D1460F">
        <w:t xml:space="preserve"> &lt;svar&gt;</w:t>
      </w:r>
      <w:bookmarkEnd w:id="3369"/>
      <w:r w:rsidR="00833AAE">
        <w:fldChar w:fldCharType="begin"/>
      </w:r>
      <w:r w:rsidR="008A6BAC">
        <w:instrText xml:space="preserve"> XE "</w:instrText>
      </w:r>
      <w:r w:rsidR="008A6BAC" w:rsidRPr="002E6C8B">
        <w:instrText>Inkey$ &lt;svar&gt;</w:instrText>
      </w:r>
      <w:r w:rsidR="008A6BAC">
        <w:instrText xml:space="preserve">" </w:instrText>
      </w:r>
      <w:r w:rsidR="00833AAE">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3370" w:name="_Toc379671763"/>
      <w:r>
        <w:rPr>
          <w:rFonts w:eastAsia="Times New Roman"/>
        </w:rPr>
        <w:lastRenderedPageBreak/>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3370"/>
      <w:r w:rsidR="00833AAE">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833AAE">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3371" w:name="_Toc379671764"/>
      <w:r w:rsidRPr="00833CF8">
        <w:t>TGet &lt;result_svar&gt;</w:t>
      </w:r>
      <w:r>
        <w:t>, &lt;prompt_sexp&gt; {,  &lt;title_sexp&gt;</w:t>
      </w:r>
      <w:r w:rsidRPr="00833CF8">
        <w:t>}</w:t>
      </w:r>
      <w:bookmarkEnd w:id="3371"/>
      <w:r w:rsidR="00833AAE">
        <w:fldChar w:fldCharType="begin"/>
      </w:r>
      <w:r>
        <w:instrText xml:space="preserve"> XE "</w:instrText>
      </w:r>
      <w:r w:rsidRPr="005618CD">
        <w:instrText>TGet &lt;result_svar&gt;, &lt;prompt_sexp&gt; {,  &lt;title_sexp&gt;}</w:instrText>
      </w:r>
      <w:r>
        <w:instrText xml:space="preserve">" </w:instrText>
      </w:r>
      <w:r w:rsidR="00833AAE">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3372" w:name="_Toc379671765"/>
      <w:r>
        <w:t>Kb.</w:t>
      </w:r>
      <w:r w:rsidR="00194BF8">
        <w:t>toggle</w:t>
      </w:r>
      <w:bookmarkEnd w:id="3372"/>
      <w:r w:rsidR="00833AAE">
        <w:fldChar w:fldCharType="begin"/>
      </w:r>
      <w:r>
        <w:instrText xml:space="preserve"> XE "</w:instrText>
      </w:r>
      <w:r w:rsidRPr="00B22178">
        <w:instrText>Kb.</w:instrText>
      </w:r>
      <w:r w:rsidR="00F87A75">
        <w:instrText>toggle</w:instrText>
      </w:r>
      <w:r>
        <w:instrText xml:space="preserve">" </w:instrText>
      </w:r>
      <w:r w:rsidR="00833AAE">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3373" w:name="_Toc379671766"/>
      <w:r>
        <w:t>Kb.hide</w:t>
      </w:r>
      <w:bookmarkEnd w:id="3373"/>
      <w:r w:rsidR="00833AAE">
        <w:fldChar w:fldCharType="begin"/>
      </w:r>
      <w:r>
        <w:instrText xml:space="preserve"> XE "</w:instrText>
      </w:r>
      <w:r w:rsidRPr="0012310D">
        <w:instrText>Kb.hide</w:instrText>
      </w:r>
      <w:r>
        <w:instrText xml:space="preserve">" </w:instrText>
      </w:r>
      <w:r w:rsidR="00833AAE">
        <w:fldChar w:fldCharType="end"/>
      </w:r>
    </w:p>
    <w:p w:rsidR="007B41AD" w:rsidRDefault="007B41AD" w:rsidP="002A33F3">
      <w:r>
        <w:t xml:space="preserve">Hides the soft keyboard. </w:t>
      </w:r>
    </w:p>
    <w:p w:rsidR="006873CE" w:rsidRDefault="006873CE" w:rsidP="002A33F3">
      <w:r>
        <w:lastRenderedPageBreak/>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3374" w:name="_Toc379671767"/>
      <w:r>
        <w:t>Working with Files</w:t>
      </w:r>
      <w:bookmarkEnd w:id="3374"/>
    </w:p>
    <w:p w:rsidR="00A02B75" w:rsidRDefault="00A02B75" w:rsidP="00613B38">
      <w:pPr>
        <w:rPr>
          <w:ins w:id="3375" w:author="msammartano" w:date="2014-02-07T14:17:00Z"/>
        </w:rPr>
      </w:pPr>
      <w:ins w:id="3376" w:author="msammartano" w:date="2014-02-07T14:14:00Z">
        <w:r>
          <w:t xml:space="preserve">Files on Android devices are stored on more or more storage devices. BASIC! uses one of these devices as its </w:t>
        </w:r>
        <w:r>
          <w:rPr>
            <w:i/>
          </w:rPr>
          <w:t>base drive</w:t>
        </w:r>
        <w:r>
          <w:t xml:space="preserve">. </w:t>
        </w:r>
      </w:ins>
      <w:r w:rsidR="000C0A8B">
        <w:t>In most cases</w:t>
      </w:r>
      <w:del w:id="3377" w:author="msammartano" w:date="2014-02-07T14:03:00Z">
        <w:r w:rsidR="000C0A8B" w:rsidDel="00A02B75">
          <w:delText xml:space="preserve"> (except when the user creates a stand-alone apk file)</w:delText>
        </w:r>
      </w:del>
      <w:r w:rsidR="000C0A8B">
        <w:t xml:space="preserve">, the </w:t>
      </w:r>
      <w:r w:rsidR="000C0A8B" w:rsidRPr="000C0A8B">
        <w:rPr>
          <w:i/>
        </w:rPr>
        <w:t>base drive</w:t>
      </w:r>
      <w:r w:rsidR="000C0A8B">
        <w:t xml:space="preserve"> is </w:t>
      </w:r>
      <w:r w:rsidR="000C0A8B" w:rsidRPr="000C0A8B">
        <w:t>the</w:t>
      </w:r>
      <w:r w:rsidR="000C0A8B">
        <w:t xml:space="preserve"> </w:t>
      </w:r>
      <w:r w:rsidR="008209F2">
        <w:t>SD card</w:t>
      </w:r>
      <w:ins w:id="3378" w:author="msammartano" w:date="2014-02-07T14:03:00Z">
        <w:r>
          <w:t>, seen on most Android devices as the directory "/sdcard"</w:t>
        </w:r>
      </w:ins>
      <w:ins w:id="3379" w:author="msammartano" w:date="2014-02-07T14:15:00Z">
        <w:r>
          <w:t xml:space="preserve">.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ins>
      <w:r w:rsidR="000C0A8B">
        <w:t>.</w:t>
      </w:r>
      <w:del w:id="3380" w:author="msammartano" w:date="2014-02-07T14:04:00Z">
        <w:r w:rsidR="000C0A8B" w:rsidDel="00A02B75">
          <w:delText xml:space="preserve">  </w:delText>
        </w:r>
      </w:del>
      <w:del w:id="3381" w:author="msammartano" w:date="2014-02-07T14:17:00Z">
        <w:r w:rsidR="000C0A8B" w:rsidRPr="000C0A8B" w:rsidDel="00A02B75">
          <w:delText xml:space="preserve"> </w:delText>
        </w:r>
      </w:del>
    </w:p>
    <w:p w:rsidR="00613B38" w:rsidRPr="00613B38" w:rsidRDefault="00613B38" w:rsidP="00613B38">
      <w:r>
        <w:t xml:space="preserve">BASIC! can work with files anywhere on the </w:t>
      </w:r>
      <w:r w:rsidR="000C0A8B">
        <w:t xml:space="preserve">base drive, </w:t>
      </w:r>
      <w:del w:id="3382" w:author="msammartano" w:date="2014-02-07T14:25:00Z">
        <w:r w:rsidR="000C0A8B" w:rsidDel="00DA02A4">
          <w:delText>and in this manual, we refer to it as &lt;pref base drive&gt;</w:delText>
        </w:r>
        <w:r w:rsidDel="00DA02A4">
          <w:delText xml:space="preserve">. BASIC! does not access the </w:delText>
        </w:r>
        <w:r w:rsidR="003A398F" w:rsidDel="00DA02A4">
          <w:delText xml:space="preserve">device's </w:delText>
        </w:r>
        <w:r w:rsidR="000C0A8B" w:rsidDel="00DA02A4">
          <w:delText>i</w:delText>
        </w:r>
        <w:r w:rsidDel="00DA02A4">
          <w:delText xml:space="preserve">nternal </w:delText>
        </w:r>
        <w:r w:rsidR="000C0A8B" w:rsidDel="00DA02A4">
          <w:delText>m</w:delText>
        </w:r>
        <w:r w:rsidDel="00DA02A4">
          <w:delText>emory</w:delText>
        </w:r>
      </w:del>
      <w:ins w:id="3383" w:author="msammartano" w:date="2014-02-07T14:25:00Z">
        <w:r w:rsidR="00DA02A4">
          <w:t>but most file operations are done in BASIC!</w:t>
        </w:r>
      </w:ins>
      <w:ins w:id="3384" w:author="msammartano" w:date="2014-02-07T14:26:00Z">
        <w:r w:rsidR="00DA02A4">
          <w:t xml:space="preserve">’s </w:t>
        </w:r>
        <w:r w:rsidR="00DA02A4">
          <w:rPr>
            <w:i/>
          </w:rPr>
          <w:t>base directory</w:t>
        </w:r>
      </w:ins>
      <w:r w:rsidR="003A398F">
        <w:t>.</w:t>
      </w:r>
      <w:ins w:id="3385" w:author="msammartano" w:date="2014-02-07T14:28:00Z">
        <w:r w:rsidR="00DA02A4">
          <w:t xml:space="preserve"> Except when the user creates a standalone apk file (see Appendix D), the base directory is &lt;pref b</w:t>
        </w:r>
      </w:ins>
      <w:ins w:id="3386" w:author="msammartano" w:date="2014-02-07T14:31:00Z">
        <w:r w:rsidR="00DA02A4">
          <w:t>a</w:t>
        </w:r>
      </w:ins>
      <w:ins w:id="3387" w:author="msammartano" w:date="2014-02-07T14:28:00Z">
        <w:r w:rsidR="00DA02A4">
          <w:t>se drive&gt;/rfo-basic. All file</w:t>
        </w:r>
      </w:ins>
      <w:ins w:id="3388" w:author="msammartano" w:date="2014-02-07T14:29:00Z">
        <w:r w:rsidR="00DA02A4">
          <w:t xml:space="preserve">names </w:t>
        </w:r>
      </w:ins>
      <w:ins w:id="3389" w:author="msammartano" w:date="2014-02-07T14:30:00Z">
        <w:r w:rsidR="00DA02A4">
          <w:t xml:space="preserve">(but not URLs) </w:t>
        </w:r>
      </w:ins>
      <w:ins w:id="3390" w:author="msammartano" w:date="2014-02-07T14:29:00Z">
        <w:r w:rsidR="00DA02A4">
          <w:t xml:space="preserve">are relative to </w:t>
        </w:r>
      </w:ins>
      <w:ins w:id="3391" w:author="msammartano" w:date="2014-02-07T14:30:00Z">
        <w:r w:rsidR="00DA02A4">
          <w:t xml:space="preserve">a subdirectory of </w:t>
        </w:r>
      </w:ins>
      <w:ins w:id="3392" w:author="msammartano" w:date="2014-02-07T14:29:00Z">
        <w:r w:rsidR="00DA02A4">
          <w:t>the base drive.</w:t>
        </w:r>
      </w:ins>
    </w:p>
    <w:p w:rsidR="002D4A72" w:rsidRDefault="002D4A72" w:rsidP="00EB1F62">
      <w:pPr>
        <w:pStyle w:val="Heading2"/>
      </w:pPr>
      <w:bookmarkStart w:id="3393" w:name="_Toc379671768"/>
      <w:r>
        <w:t>Paths Explained</w:t>
      </w:r>
      <w:bookmarkEnd w:id="3393"/>
    </w:p>
    <w:p w:rsidR="00613B38" w:rsidRDefault="00613B38" w:rsidP="00613B38">
      <w:pPr>
        <w:rPr>
          <w:ins w:id="3394" w:author="msammartano" w:date="2014-02-07T14:53:00Z"/>
        </w:rPr>
      </w:pPr>
      <w:r>
        <w:t>A path describes where a file or directory is located relative to some</w:t>
      </w:r>
      <w:ins w:id="3395" w:author="msammartano" w:date="2014-02-07T14:34:00Z">
        <w:r w:rsidR="00DA02A4">
          <w:t xml:space="preserve"> other</w:t>
        </w:r>
      </w:ins>
      <w:r>
        <w:t xml:space="preserve"> file or directory</w:t>
      </w:r>
      <w:del w:id="3396" w:author="msammartano" w:date="2014-02-07T14:45:00Z">
        <w:r w:rsidDel="00DA02A4">
          <w:delText xml:space="preserve">. </w:delText>
        </w:r>
        <w:r w:rsidR="000C0A8B" w:rsidDel="00DA02A4">
          <w:delText xml:space="preserve">In the following example, we refer to the </w:delText>
        </w:r>
        <w:r w:rsidR="008209F2" w:rsidDel="00DA02A4">
          <w:delText>SD card</w:delText>
        </w:r>
        <w:r w:rsidR="000C0A8B" w:rsidDel="00DA02A4">
          <w:delText xml:space="preserve"> as the base drive, which will be the case in most projects</w:delText>
        </w:r>
      </w:del>
      <w:r w:rsidR="000C0A8B">
        <w:t>.</w:t>
      </w:r>
    </w:p>
    <w:p w:rsidR="00DA02A4" w:rsidRDefault="00DA02A4" w:rsidP="00613B38">
      <w:ins w:id="3397" w:author="msammartano" w:date="2014-02-07T14:53:00Z">
        <w:r>
          <w:t>BASIC! file</w:t>
        </w:r>
      </w:ins>
      <w:ins w:id="3398" w:author="msammartano" w:date="2014-02-07T14:56:00Z">
        <w:r>
          <w:t xml:space="preserve">s are stored in </w:t>
        </w:r>
      </w:ins>
      <w:ins w:id="3399" w:author="msammartano" w:date="2014-02-07T14:57:00Z">
        <w:r>
          <w:t>subdirectories of the base directory, "</w:t>
        </w:r>
      </w:ins>
      <w:ins w:id="3400" w:author="msammartano" w:date="2014-02-07T14:59:00Z">
        <w:r>
          <w:t>&lt;pref base drive&gt;/</w:t>
        </w:r>
      </w:ins>
      <w:ins w:id="3401" w:author="msammartano" w:date="2014-02-07T14:57:00Z">
        <w:r>
          <w:t>rfo-basic/".</w:t>
        </w:r>
      </w:ins>
      <w:ins w:id="3402" w:author="msammartano" w:date="2014-02-07T14:58:00Z">
        <w:r>
          <w:t xml:space="preserve"> Files are grouped by type</w:t>
        </w:r>
      </w:ins>
      <w:ins w:id="3403" w:author="msammartano" w:date="2014-02-07T15:00:00Z">
        <w:r w:rsidR="00D54187">
          <w:t>,</w:t>
        </w:r>
      </w:ins>
      <w:ins w:id="3404" w:author="msammartano" w:date="2014-02-07T14:58:00Z">
        <w:r>
          <w:t xml:space="preserve"> as follows:</w:t>
        </w:r>
      </w:ins>
    </w:p>
    <w:p w:rsidR="00613B38" w:rsidDel="00DA02A4" w:rsidRDefault="00613B38" w:rsidP="00613B38">
      <w:pPr>
        <w:spacing w:after="0"/>
        <w:rPr>
          <w:del w:id="3405" w:author="msammartano" w:date="2014-02-07T14:58:00Z"/>
        </w:rPr>
      </w:pPr>
      <w:del w:id="3406" w:author="msammartano" w:date="2014-02-07T14:58:00Z">
        <w:r w:rsidDel="00DA02A4">
          <w:delText xml:space="preserve">The top level directory on the </w:delText>
        </w:r>
        <w:r w:rsidR="008209F2" w:rsidDel="00DA02A4">
          <w:delText>SD card</w:delText>
        </w:r>
        <w:r w:rsidDel="00DA02A4">
          <w:delText xml:space="preserve"> is: </w:delText>
        </w:r>
        <w:r w:rsidR="00F5651B" w:rsidDel="00DA02A4">
          <w:delText>"</w:delText>
        </w:r>
        <w:r w:rsidDel="00DA02A4">
          <w:delText>/sdcard/</w:delText>
        </w:r>
        <w:r w:rsidR="00F5651B" w:rsidDel="00DA02A4">
          <w:delText>"</w:delText>
        </w:r>
      </w:del>
    </w:p>
    <w:p w:rsidR="00613B38" w:rsidRDefault="00613B38" w:rsidP="00613B38">
      <w:pPr>
        <w:spacing w:after="0"/>
      </w:pPr>
      <w:r>
        <w:t xml:space="preserve">BASIC! program files are in: </w:t>
      </w:r>
      <w:r w:rsidR="00F5651B">
        <w:t>"</w:t>
      </w:r>
      <w:del w:id="3407" w:author="msammartano" w:date="2014-02-07T14:59:00Z">
        <w:r w:rsidDel="00DA02A4">
          <w:delText>/sdcard/</w:delText>
        </w:r>
      </w:del>
      <w:r>
        <w:t>rfo-basic/source/</w:t>
      </w:r>
      <w:r w:rsidR="00F5651B">
        <w:t>"</w:t>
      </w:r>
    </w:p>
    <w:p w:rsidR="00613B38" w:rsidRDefault="00613B38" w:rsidP="00613B38">
      <w:pPr>
        <w:spacing w:after="0"/>
      </w:pPr>
      <w:r>
        <w:t>BASIC! data files are in:</w:t>
      </w:r>
      <w:r w:rsidR="00F5651B">
        <w:t>"</w:t>
      </w:r>
      <w:del w:id="3408" w:author="msammartano" w:date="2014-02-07T14:59:00Z">
        <w:r w:rsidDel="00DA02A4">
          <w:delText>/sdcard/</w:delText>
        </w:r>
      </w:del>
      <w:r>
        <w:t>rfo-basic/data/</w:t>
      </w:r>
      <w:r w:rsidR="00F5651B">
        <w:t>"</w:t>
      </w:r>
    </w:p>
    <w:p w:rsidR="00613B38" w:rsidRDefault="00613B38" w:rsidP="00613B38">
      <w:pPr>
        <w:spacing w:after="0"/>
      </w:pPr>
      <w:r>
        <w:t>BASIC! SQL</w:t>
      </w:r>
      <w:ins w:id="3409" w:author="msammartano" w:date="2014-02-07T15:01:00Z">
        <w:r w:rsidR="00D54187">
          <w:t>ite</w:t>
        </w:r>
      </w:ins>
      <w:del w:id="3410" w:author="msammartano" w:date="2014-02-07T15:01:00Z">
        <w:r w:rsidDel="00D54187">
          <w:delText>ITE</w:delText>
        </w:r>
      </w:del>
      <w:r>
        <w:t xml:space="preserve"> databases are in:</w:t>
      </w:r>
      <w:r w:rsidR="00F5651B">
        <w:t>"</w:t>
      </w:r>
      <w:del w:id="3411" w:author="msammartano" w:date="2014-02-07T14:59:00Z">
        <w:r w:rsidDel="00DA02A4">
          <w:delText>/sdcard/</w:delText>
        </w:r>
      </w:del>
      <w:r>
        <w:t>rfo-basic/databases/</w:t>
      </w:r>
      <w:r w:rsidR="00F5651B">
        <w:t>"</w:t>
      </w:r>
    </w:p>
    <w:p w:rsidR="0022424F" w:rsidRDefault="0022424F" w:rsidP="00613B38">
      <w:pPr>
        <w:spacing w:after="0"/>
      </w:pPr>
    </w:p>
    <w:p w:rsidR="00D54187" w:rsidRDefault="0022424F" w:rsidP="00D54187">
      <w:pPr>
        <w:rPr>
          <w:ins w:id="3412" w:author="msammartano" w:date="2014-02-07T15:15:00Z"/>
        </w:rPr>
      </w:pPr>
      <w:r>
        <w:t xml:space="preserve">All of the BASIC! file I/O commands assume </w:t>
      </w:r>
      <w:r w:rsidR="00D54788">
        <w:t xml:space="preserve">a certain default path. </w:t>
      </w:r>
      <w:ins w:id="3413" w:author="msammartano" w:date="2014-02-07T15:15:00Z">
        <w:r w:rsidR="00D54187">
          <w:t>The default</w:t>
        </w:r>
      </w:ins>
      <w:ins w:id="3414" w:author="msammartano" w:date="2014-02-07T15:33:00Z">
        <w:r w:rsidR="00D54187">
          <w:t xml:space="preserve"> path</w:t>
        </w:r>
      </w:ins>
      <w:ins w:id="3415" w:author="msammartano" w:date="2014-02-07T15:15:00Z">
        <w:r w:rsidR="00D54187">
          <w:t xml:space="preserve">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ins>
      <w:del w:id="3416" w:author="msammartano" w:date="2014-02-07T15:15:00Z">
        <w:r w:rsidR="00D54788" w:rsidDel="00D54187">
          <w:delText>That</w:delText>
        </w:r>
        <w:r w:rsidR="00104664" w:rsidDel="00D54187">
          <w:delText xml:space="preserve"> default path </w:delText>
        </w:r>
        <w:r w:rsidR="00D54788" w:rsidDel="00D54187">
          <w:delText xml:space="preserve">is </w:delText>
        </w:r>
        <w:r w:rsidR="00F5651B" w:rsidDel="00D54187">
          <w:delText>"</w:delText>
        </w:r>
        <w:r w:rsidR="00D54788" w:rsidDel="00D54187">
          <w:delText>/s</w:delText>
        </w:r>
        <w:r w:rsidR="003D50EC" w:rsidDel="00D54187">
          <w:delText>d</w:delText>
        </w:r>
        <w:r w:rsidR="00D54788" w:rsidDel="00D54187">
          <w:delText>card/rfo-basic/data</w:delText>
        </w:r>
        <w:r w:rsidR="00F5651B" w:rsidDel="00D54187">
          <w:delText>"</w:delText>
        </w:r>
        <w:r w:rsidR="008B6624" w:rsidDel="00D54187">
          <w:delText xml:space="preserve"> except for SQLITE operations</w:delText>
        </w:r>
      </w:del>
      <w:r w:rsidR="00104664">
        <w:t>.</w:t>
      </w:r>
      <w:del w:id="3417" w:author="msammartano" w:date="2014-02-07T15:15:00Z">
        <w:r w:rsidR="00104664" w:rsidDel="00D54187">
          <w:delText xml:space="preserve"> </w:delText>
        </w:r>
        <w:r w:rsidDel="00D54187">
          <w:delText xml:space="preserve"> </w:delText>
        </w:r>
      </w:del>
    </w:p>
    <w:p w:rsidR="0022424F" w:rsidRDefault="00D54187" w:rsidP="00D54187">
      <w:ins w:id="3418" w:author="msammartano" w:date="2014-02-07T15:19:00Z">
        <w:r>
          <w:t xml:space="preserve">If you give </w:t>
        </w:r>
      </w:ins>
      <w:ins w:id="3419" w:author="msammartano" w:date="2014-02-07T15:21:00Z">
        <w:r>
          <w:t xml:space="preserve">a filename to a file </w:t>
        </w:r>
      </w:ins>
      <w:ins w:id="3420" w:author="msammartano" w:date="2014-02-07T15:19:00Z">
        <w:r>
          <w:t xml:space="preserve">command, it looks for that file in </w:t>
        </w:r>
      </w:ins>
      <w:ins w:id="3421" w:author="msammartano" w:date="2014-02-07T15:22:00Z">
        <w:r>
          <w:t>the default directory for commands of that type.</w:t>
        </w:r>
      </w:ins>
      <w:ins w:id="3422" w:author="msammartano" w:date="2014-02-07T15:21:00Z">
        <w:r>
          <w:t xml:space="preserve"> </w:t>
        </w:r>
      </w:ins>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ins w:id="3423" w:author="msammartano" w:date="2014-02-07T15:31:00Z">
        <w:r w:rsidR="00D54187">
          <w:t xml:space="preserve">for data files </w:t>
        </w:r>
      </w:ins>
      <w:r w:rsidR="00D54788">
        <w:t>is</w:t>
      </w:r>
      <w:r w:rsidR="002705B5">
        <w:t xml:space="preserve"> </w:t>
      </w:r>
      <w:r w:rsidR="00F5651B">
        <w:t>"</w:t>
      </w:r>
      <w:del w:id="3424" w:author="msammartano" w:date="2014-02-07T15:23:00Z">
        <w:r w:rsidR="002705B5" w:rsidDel="00D54187">
          <w:delText>/sdcard</w:delText>
        </w:r>
      </w:del>
      <w:ins w:id="3425" w:author="msammartano" w:date="2014-02-07T15:23:00Z">
        <w:r w:rsidR="00D54187">
          <w:t>&lt;pref base drive&gt;</w:t>
        </w:r>
      </w:ins>
      <w:r w:rsidR="002705B5">
        <w:t>/</w:t>
      </w:r>
      <w:r w:rsidR="00D54788">
        <w:t>rfo-basic/</w:t>
      </w:r>
      <w:r w:rsidR="002705B5">
        <w:t>data</w:t>
      </w:r>
      <w:r w:rsidR="00D54788">
        <w:t>/</w:t>
      </w:r>
      <w:r w:rsidR="00F5651B">
        <w:t>"</w:t>
      </w:r>
      <w:ins w:id="3426" w:author="msammartano" w:date="2014-02-07T15:31:00Z">
        <w:r w:rsidR="00D54187">
          <w:t>.</w:t>
        </w:r>
      </w:ins>
      <w:r w:rsidR="002705B5">
        <w:t xml:space="preserve"> </w:t>
      </w:r>
      <w:r w:rsidR="00D54788">
        <w:t>The</w:t>
      </w:r>
      <w:r w:rsidR="002705B5">
        <w:t xml:space="preserve"> path</w:t>
      </w:r>
      <w:r>
        <w:t xml:space="preserve"> </w:t>
      </w:r>
      <w:r w:rsidR="00F5651B">
        <w:t>"</w:t>
      </w:r>
      <w:r>
        <w:t>../source/</w:t>
      </w:r>
      <w:r w:rsidR="00F5651B">
        <w:t>"</w:t>
      </w:r>
      <w:r>
        <w:t xml:space="preserve"> tells BASIC! to back </w:t>
      </w:r>
      <w:del w:id="3427" w:author="msammartano" w:date="2014-02-07T13:03:00Z">
        <w:r w:rsidDel="00947670">
          <w:delText xml:space="preserve">to </w:delText>
        </w:r>
      </w:del>
      <w:r>
        <w:t xml:space="preserve">up </w:t>
      </w:r>
      <w:ins w:id="3428" w:author="msammartano" w:date="2014-02-07T13:03:00Z">
        <w:r w:rsidR="00947670">
          <w:t xml:space="preserve">to </w:t>
        </w:r>
      </w:ins>
      <w:r>
        <w:t xml:space="preserve">the </w:t>
      </w:r>
      <w:r w:rsidR="00F5651B">
        <w:t>"</w:t>
      </w:r>
      <w:del w:id="3429" w:author="msammartano" w:date="2014-02-07T15:23:00Z">
        <w:r w:rsidDel="00D54187">
          <w:delText>/sdcard</w:delText>
        </w:r>
      </w:del>
      <w:ins w:id="3430" w:author="msammartano" w:date="2014-02-07T15:23:00Z">
        <w:r w:rsidR="00D54187">
          <w:t>&lt;pref base drive&gt;</w:t>
        </w:r>
      </w:ins>
      <w:r>
        <w:t>/rfo-basic/</w:t>
      </w:r>
      <w:r w:rsidR="00F5651B">
        <w:t>"</w:t>
      </w:r>
      <w:r>
        <w:t xml:space="preserve"> directory and lo</w:t>
      </w:r>
      <w:r w:rsidR="00D335ED">
        <w:t xml:space="preserve">ok into the </w:t>
      </w:r>
      <w:r w:rsidR="00F5651B">
        <w:t>"</w:t>
      </w:r>
      <w:del w:id="3431" w:author="msammartano" w:date="2014-02-07T15:23:00Z">
        <w:r w:rsidR="00D335ED" w:rsidDel="00D54187">
          <w:delText>/</w:delText>
        </w:r>
      </w:del>
      <w:r w:rsidR="00D335ED">
        <w:t>source/</w:t>
      </w:r>
      <w:r w:rsidR="00F5651B">
        <w:t>"</w:t>
      </w:r>
      <w:r w:rsidR="00D335ED">
        <w:t xml:space="preserve"> directory.</w:t>
      </w:r>
    </w:p>
    <w:p w:rsidR="00D54788" w:rsidRDefault="00D54187" w:rsidP="00D335ED">
      <w:pPr>
        <w:spacing w:before="240" w:after="0"/>
        <w:rPr>
          <w:color w:val="FF0000"/>
        </w:rPr>
      </w:pPr>
      <w:ins w:id="3432" w:author="msammartano" w:date="2014-02-07T15:30:00Z">
        <w:r>
          <w:lastRenderedPageBreak/>
          <w:t>The default</w:t>
        </w:r>
      </w:ins>
      <w:ins w:id="3433" w:author="msammartano" w:date="2014-02-07T15:29:00Z">
        <w:r>
          <w:t xml:space="preserve"> &lt;pref base drive&gt;</w:t>
        </w:r>
      </w:ins>
      <w:ins w:id="3434" w:author="msammartano" w:date="2014-02-07T15:30:00Z">
        <w:r>
          <w:t xml:space="preserve"> is the SD card, "/sdcard". </w:t>
        </w:r>
      </w:ins>
      <w:r w:rsidR="00D335ED">
        <w:t>If you want</w:t>
      </w:r>
      <w:del w:id="3435" w:author="msammartano" w:date="2014-02-07T15:31:00Z">
        <w:r w:rsidR="00D335ED" w:rsidDel="00D54187">
          <w:delText>ed</w:delText>
        </w:r>
      </w:del>
      <w:r w:rsidR="00D335ED">
        <w:t xml:space="preserve">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ins w:id="3436" w:author="msammartano" w:date="2014-02-07T15:32:00Z">
        <w:r>
          <w:t>/</w:t>
        </w:r>
      </w:ins>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w:t>
      </w:r>
      <w:del w:id="3437" w:author="msammartano" w:date="2014-02-07T15:35:00Z">
        <w:r w:rsidDel="00D54187">
          <w:delText xml:space="preserve">there is a file that </w:delText>
        </w:r>
      </w:del>
      <w:r>
        <w:t>you want</w:t>
      </w:r>
      <w:r w:rsidR="00832ADA">
        <w:t xml:space="preserve"> to</w:t>
      </w:r>
      <w:r>
        <w:t xml:space="preserve"> read, write</w:t>
      </w:r>
      <w:ins w:id="3438" w:author="msammartano" w:date="2014-02-07T15:36:00Z">
        <w:r w:rsidR="00D54187">
          <w:t>,</w:t>
        </w:r>
      </w:ins>
      <w:r>
        <w:t xml:space="preserve"> or create</w:t>
      </w:r>
      <w:ins w:id="3439" w:author="msammartano" w:date="2014-02-07T15:35:00Z">
        <w:r w:rsidR="00D54187">
          <w:t xml:space="preserve"> a file</w:t>
        </w:r>
      </w:ins>
      <w:r>
        <w:t xml:space="preserve">. To access that specific file, you </w:t>
      </w:r>
      <w:del w:id="3440" w:author="msammartano" w:date="2014-02-07T15:37:00Z">
        <w:r w:rsidDel="00D54187">
          <w:delText xml:space="preserve">need to </w:delText>
        </w:r>
      </w:del>
      <w:r>
        <w:t>add the filename to the path.</w:t>
      </w:r>
    </w:p>
    <w:p w:rsidR="0077315A" w:rsidRDefault="00832ADA" w:rsidP="000C0A8B">
      <w:pPr>
        <w:pStyle w:val="ListParagraph"/>
        <w:numPr>
          <w:ilvl w:val="0"/>
          <w:numId w:val="45"/>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0C0A8B">
      <w:pPr>
        <w:pStyle w:val="ListParagraph"/>
        <w:numPr>
          <w:ilvl w:val="0"/>
          <w:numId w:val="45"/>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0C0A8B">
      <w:pPr>
        <w:pStyle w:val="ListParagraph"/>
        <w:numPr>
          <w:ilvl w:val="0"/>
          <w:numId w:val="45"/>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rPr>
          <w:ins w:id="3441" w:author="msammartano" w:date="2014-02-07T15:41:00Z"/>
        </w:rPr>
      </w:pPr>
      <w:bookmarkStart w:id="3442" w:name="_Toc379671769"/>
      <w:ins w:id="3443" w:author="msammartano" w:date="2014-02-07T15:41:00Z">
        <w:r>
          <w:t>Paths and Case-sensitivity</w:t>
        </w:r>
        <w:bookmarkEnd w:id="3442"/>
      </w:ins>
    </w:p>
    <w:p w:rsidR="005E27ED" w:rsidRDefault="003364E7" w:rsidP="005E27ED">
      <w:pPr>
        <w:rPr>
          <w:ins w:id="3444" w:author="msammartano" w:date="2014-02-07T15:53:00Z"/>
        </w:rPr>
      </w:pPr>
      <w:ins w:id="3445" w:author="msammartano" w:date="2014-02-07T15:47:00Z">
        <w:r>
          <w:t>While t</w:t>
        </w:r>
      </w:ins>
      <w:ins w:id="3446" w:author="msammartano" w:date="2014-02-07T15:46:00Z">
        <w:r w:rsidR="005E27ED">
          <w:t>he Android file system is normally</w:t>
        </w:r>
      </w:ins>
      <w:ins w:id="3447" w:author="msammartano" w:date="2014-02-07T15:47:00Z">
        <w:r w:rsidR="005E27ED">
          <w:t xml:space="preserve"> case-sensitive</w:t>
        </w:r>
      </w:ins>
      <w:ins w:id="3448" w:author="msammartano" w:date="2014-02-07T15:48:00Z">
        <w:r>
          <w:t xml:space="preserve">. However, the FAT file system, often used on SD cards, memory sticks, etc., is </w:t>
        </w:r>
      </w:ins>
      <w:ins w:id="3449" w:author="msammartano" w:date="2014-02-07T15:49:00Z">
        <w:r>
          <w:t>case</w:t>
        </w:r>
      </w:ins>
      <w:ins w:id="3450" w:author="msammartano" w:date="2014-02-07T15:48:00Z">
        <w:r>
          <w:t>-</w:t>
        </w:r>
      </w:ins>
      <w:ins w:id="3451" w:author="msammartano" w:date="2014-02-07T15:49:00Z">
        <w:r>
          <w:t xml:space="preserve">insensitive. When handling files on these devices, Android – and therefore BASIC! </w:t>
        </w:r>
      </w:ins>
      <w:ins w:id="3452" w:author="msammartano" w:date="2014-02-07T15:50:00Z">
        <w:r>
          <w:t>– can</w:t>
        </w:r>
      </w:ins>
      <w:ins w:id="3453" w:author="msammartano" w:date="2014-02-07T15:49:00Z">
        <w:r>
          <w:t xml:space="preserve"> not differentiate between </w:t>
        </w:r>
      </w:ins>
      <w:ins w:id="3454" w:author="msammartano" w:date="2014-02-07T15:50:00Z">
        <w:r>
          <w:t>names that differ only in case.</w:t>
        </w:r>
      </w:ins>
      <w:ins w:id="3455" w:author="msammartano" w:date="2014-02-07T15:51:00Z">
        <w:r>
          <w:t xml:space="preserve"> </w:t>
        </w:r>
      </w:ins>
      <w:ins w:id="3456" w:author="msammartano" w:date="2014-02-07T16:04:00Z">
        <w:r w:rsidR="001F4026">
          <w:t>In your BASIC! program, t</w:t>
        </w:r>
      </w:ins>
      <w:ins w:id="3457" w:author="msammartano" w:date="2014-02-07T15:51:00Z">
        <w:r>
          <w:t xml:space="preserve">he two paths </w:t>
        </w:r>
      </w:ins>
      <w:ins w:id="3458" w:author="msammartano" w:date="2014-02-07T15:52:00Z">
        <w:r>
          <w:t xml:space="preserve">"../../music/rain.mp3" and "../../MUSIC/Rain.MP3" </w:t>
        </w:r>
      </w:ins>
      <w:ins w:id="3459" w:author="msammartano" w:date="2014-02-07T16:04:00Z">
        <w:r w:rsidR="001F4026">
          <w:t xml:space="preserve">will </w:t>
        </w:r>
      </w:ins>
      <w:ins w:id="3460" w:author="msammartano" w:date="2014-02-07T15:52:00Z">
        <w:r>
          <w:t>both access the same file.</w:t>
        </w:r>
      </w:ins>
    </w:p>
    <w:p w:rsidR="003364E7" w:rsidRDefault="001F4026" w:rsidP="005E27ED">
      <w:pPr>
        <w:rPr>
          <w:ins w:id="3461" w:author="msammartano" w:date="2014-02-07T16:01:00Z"/>
        </w:rPr>
      </w:pPr>
      <w:ins w:id="3462" w:author="msammartano" w:date="2014-02-07T16:05:00Z">
        <w:r>
          <w:t>The rules change i</w:t>
        </w:r>
      </w:ins>
      <w:ins w:id="3463" w:author="msammartano" w:date="2014-02-07T15:53:00Z">
        <w:r w:rsidR="003364E7">
          <w:t xml:space="preserve">f you </w:t>
        </w:r>
      </w:ins>
      <w:ins w:id="3464" w:author="msammartano" w:date="2014-02-07T16:04:00Z">
        <w:r>
          <w:t xml:space="preserve">compile the same BASIC! program into </w:t>
        </w:r>
      </w:ins>
      <w:ins w:id="3465" w:author="msammartano" w:date="2014-02-07T15:53:00Z">
        <w:r w:rsidR="003364E7">
          <w:t>a sta</w:t>
        </w:r>
        <w:r>
          <w:t>nd-alone apk (see Appendix D)</w:t>
        </w:r>
      </w:ins>
      <w:ins w:id="3466" w:author="msammartano" w:date="2014-02-07T16:04:00Z">
        <w:r>
          <w:t>. T</w:t>
        </w:r>
      </w:ins>
      <w:ins w:id="3467" w:author="msammartano" w:date="2014-02-07T15:53:00Z">
        <w:r w:rsidR="003364E7">
          <w:t xml:space="preserve">he file system inside the apk is case-sensitive. </w:t>
        </w:r>
      </w:ins>
      <w:ins w:id="3468" w:author="msammartano" w:date="2014-02-07T15:57:00Z">
        <w:r w:rsidR="003364E7">
          <w:t>T</w:t>
        </w:r>
      </w:ins>
      <w:ins w:id="3469" w:author="msammartano" w:date="2014-02-07T15:54:00Z">
        <w:r w:rsidR="003364E7">
          <w:t>he path</w:t>
        </w:r>
      </w:ins>
      <w:ins w:id="3470" w:author="msammartano" w:date="2014-02-07T15:57:00Z">
        <w:r w:rsidR="003364E7">
          <w:t>s</w:t>
        </w:r>
      </w:ins>
      <w:ins w:id="3471" w:author="msammartano" w:date="2014-02-07T15:54:00Z">
        <w:r w:rsidR="003364E7">
          <w:t xml:space="preserve"> "../../music/rain.mp3" </w:t>
        </w:r>
      </w:ins>
      <w:ins w:id="3472" w:author="msammartano" w:date="2014-02-07T15:57:00Z">
        <w:r w:rsidR="003364E7">
          <w:t>and</w:t>
        </w:r>
      </w:ins>
      <w:ins w:id="3473" w:author="msammartano" w:date="2014-02-07T15:54:00Z">
        <w:r w:rsidR="003364E7">
          <w:t>"</w:t>
        </w:r>
      </w:ins>
      <w:ins w:id="3474" w:author="msammartano" w:date="2014-02-07T15:57:00Z">
        <w:r w:rsidR="003364E7">
          <w:t>../..</w:t>
        </w:r>
      </w:ins>
      <w:ins w:id="3475" w:author="msammartano" w:date="2014-02-07T15:54:00Z">
        <w:r w:rsidR="003364E7">
          <w:t>/MUSIC/Rain.MP3"</w:t>
        </w:r>
      </w:ins>
      <w:ins w:id="3476" w:author="msammartano" w:date="2014-02-07T15:57:00Z">
        <w:r w:rsidR="003364E7">
          <w:t xml:space="preserve"> access different files.</w:t>
        </w:r>
        <w:r>
          <w:t xml:space="preserve"> If the actual path in your build project is </w:t>
        </w:r>
      </w:ins>
      <w:ins w:id="3477" w:author="msammartano" w:date="2014-02-07T15:58:00Z">
        <w:r>
          <w:t>"Assets/&lt;project&gt;/M</w:t>
        </w:r>
      </w:ins>
      <w:ins w:id="3478" w:author="msammartano" w:date="2014-02-07T15:59:00Z">
        <w:r>
          <w:t>USIC</w:t>
        </w:r>
      </w:ins>
      <w:ins w:id="3479" w:author="msammartano" w:date="2014-02-07T15:58:00Z">
        <w:r>
          <w:t>/Rain.</w:t>
        </w:r>
      </w:ins>
      <w:ins w:id="3480" w:author="msammartano" w:date="2014-02-07T15:59:00Z">
        <w:r>
          <w:t>MP</w:t>
        </w:r>
      </w:ins>
      <w:ins w:id="3481" w:author="msammartano" w:date="2014-02-07T15:58:00Z">
        <w:r>
          <w:t>3"</w:t>
        </w:r>
      </w:ins>
      <w:ins w:id="3482" w:author="msammartano" w:date="2014-02-07T15:59:00Z">
        <w:r>
          <w:t xml:space="preserve">, then </w:t>
        </w:r>
      </w:ins>
      <w:ins w:id="3483" w:author="msammartano" w:date="2014-02-07T16:00:00Z">
        <w:r>
          <w:t xml:space="preserve">using </w:t>
        </w:r>
      </w:ins>
      <w:ins w:id="3484" w:author="msammartano" w:date="2014-02-07T15:59:00Z">
        <w:r>
          <w:t xml:space="preserve">the second path would </w:t>
        </w:r>
      </w:ins>
      <w:ins w:id="3485" w:author="msammartano" w:date="2014-02-07T16:00:00Z">
        <w:r>
          <w:t>succeed, but the first path would fail.</w:t>
        </w:r>
      </w:ins>
    </w:p>
    <w:p w:rsidR="001F4026" w:rsidRPr="00C70574" w:rsidRDefault="001F4026" w:rsidP="005E27ED">
      <w:pPr>
        <w:rPr>
          <w:ins w:id="3486" w:author="msammartano" w:date="2014-02-07T15:41:00Z"/>
        </w:rPr>
      </w:pPr>
      <w:ins w:id="3487" w:author="msammartano" w:date="2014-02-07T16:01:00Z">
        <w:r>
          <w:t xml:space="preserve">To prevent any error, it is good practice to </w:t>
        </w:r>
      </w:ins>
      <w:ins w:id="3488" w:author="msammartano" w:date="2014-02-07T16:03:00Z">
        <w:r>
          <w:t>match</w:t>
        </w:r>
      </w:ins>
      <w:ins w:id="3489" w:author="msammartano" w:date="2014-02-07T16:01:00Z">
        <w:r>
          <w:t xml:space="preserve"> case</w:t>
        </w:r>
      </w:ins>
      <w:ins w:id="3490" w:author="msammartano" w:date="2014-02-07T16:03:00Z">
        <w:r>
          <w:t xml:space="preserve"> exactly in file paths and names</w:t>
        </w:r>
      </w:ins>
      <w:ins w:id="3491" w:author="msammartano" w:date="2014-02-07T16:01:00Z">
        <w:r>
          <w:t>.</w:t>
        </w:r>
      </w:ins>
    </w:p>
    <w:p w:rsidR="00C70574" w:rsidRDefault="00C70574" w:rsidP="00EB1F62">
      <w:pPr>
        <w:pStyle w:val="Heading2"/>
      </w:pPr>
      <w:bookmarkStart w:id="3492" w:name="_Toc379671770"/>
      <w:r>
        <w:t>File.</w:t>
      </w:r>
      <w:del w:id="3493" w:author="msammartano" w:date="2014-02-08T23:21:00Z">
        <w:r w:rsidDel="000B4495">
          <w:delText>D</w:delText>
        </w:r>
      </w:del>
      <w:ins w:id="3494" w:author="msammartano" w:date="2014-02-08T23:21:00Z">
        <w:r w:rsidR="000B4495">
          <w:t>d</w:t>
        </w:r>
      </w:ins>
      <w:r>
        <w:t xml:space="preserve">elete </w:t>
      </w:r>
      <w:r w:rsidR="00792AD4">
        <w:t>&lt;lvar&gt;</w:t>
      </w:r>
      <w:r>
        <w:t>, &lt;</w:t>
      </w:r>
      <w:del w:id="3495" w:author="msammartano" w:date="2014-02-08T23:20:00Z">
        <w:r w:rsidDel="000B4495">
          <w:delText>P</w:delText>
        </w:r>
      </w:del>
      <w:ins w:id="3496" w:author="msammartano" w:date="2014-02-08T23:20:00Z">
        <w:r w:rsidR="000B4495">
          <w:t>p</w:t>
        </w:r>
      </w:ins>
      <w:r>
        <w:t>ath_sexp&gt;</w:t>
      </w:r>
      <w:bookmarkEnd w:id="3492"/>
      <w:r w:rsidR="00833AAE">
        <w:fldChar w:fldCharType="begin"/>
      </w:r>
      <w:r w:rsidR="006A59CE">
        <w:instrText xml:space="preserve"> XE "</w:instrText>
      </w:r>
      <w:r w:rsidR="006A59CE" w:rsidRPr="005B05B1">
        <w:instrText>File.</w:instrText>
      </w:r>
      <w:del w:id="3497" w:author="msammartano" w:date="2014-02-08T23:21:00Z">
        <w:r w:rsidR="006A59CE" w:rsidRPr="005B05B1" w:rsidDel="000B4495">
          <w:delInstrText>D</w:delInstrText>
        </w:r>
      </w:del>
      <w:ins w:id="3498" w:author="msammartano" w:date="2014-02-08T23:21:00Z">
        <w:r w:rsidR="000B4495">
          <w:instrText>d</w:instrText>
        </w:r>
      </w:ins>
      <w:r w:rsidR="006A59CE" w:rsidRPr="005B05B1">
        <w:instrText>elete &lt;</w:instrText>
      </w:r>
      <w:del w:id="3499" w:author="msammartano" w:date="2014-02-08T23:20:00Z">
        <w:r w:rsidR="006A59CE" w:rsidRPr="005B05B1" w:rsidDel="000B4495">
          <w:delInstrText>Boolean_n</w:delInstrText>
        </w:r>
      </w:del>
      <w:ins w:id="3500" w:author="msammartano" w:date="2014-02-08T23:20:00Z">
        <w:r w:rsidR="000B4495">
          <w:instrText>l</w:instrText>
        </w:r>
      </w:ins>
      <w:r w:rsidR="006A59CE" w:rsidRPr="005B05B1">
        <w:instrText>var&gt;, &lt;</w:instrText>
      </w:r>
      <w:del w:id="3501" w:author="msammartano" w:date="2014-02-08T23:20:00Z">
        <w:r w:rsidR="006A59CE" w:rsidRPr="005B05B1" w:rsidDel="000B4495">
          <w:delInstrText>P</w:delInstrText>
        </w:r>
      </w:del>
      <w:ins w:id="3502" w:author="msammartano" w:date="2014-02-08T23:20:00Z">
        <w:r w:rsidR="000B4495">
          <w:instrText>p</w:instrText>
        </w:r>
      </w:ins>
      <w:r w:rsidR="006A59CE" w:rsidRPr="005B05B1">
        <w:instrText>ath_sexp&gt;</w:instrText>
      </w:r>
      <w:r w:rsidR="006A59CE">
        <w:instrText xml:space="preserve">" </w:instrText>
      </w:r>
      <w:r w:rsidR="00833AAE">
        <w:fldChar w:fldCharType="end"/>
      </w:r>
    </w:p>
    <w:p w:rsidR="00C70574" w:rsidRPr="00C70574" w:rsidRDefault="00C70574" w:rsidP="00C70574">
      <w:r>
        <w:t>The file or directory at &lt;</w:t>
      </w:r>
      <w:del w:id="3503" w:author="msammartano" w:date="2014-02-08T23:20:00Z">
        <w:r w:rsidDel="000B4495">
          <w:delText>P</w:delText>
        </w:r>
      </w:del>
      <w:ins w:id="3504" w:author="msammartano" w:date="2014-02-08T23:20:00Z">
        <w:r w:rsidR="000B4495">
          <w:t>p</w:t>
        </w:r>
      </w:ins>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del w:id="3505" w:author="msammartano" w:date="2014-02-08T10:43:00Z">
        <w:r w:rsidR="000C0A8B" w:rsidDel="00A50C6A">
          <w:delText>/</w:delText>
        </w:r>
      </w:del>
      <w:r w:rsidR="000C0A8B">
        <w:t>&lt;pref base drive&gt;/</w:t>
      </w:r>
      <w:r>
        <w:t>rfo-basic/</w:t>
      </w:r>
      <w:r w:rsidR="00D54788">
        <w:t>data/</w:t>
      </w:r>
      <w:r w:rsidR="00F5651B">
        <w:t>"</w:t>
      </w:r>
      <w:r w:rsidR="007A3059">
        <w:t>.</w:t>
      </w:r>
    </w:p>
    <w:p w:rsidR="002D4A72" w:rsidRDefault="00766F4F" w:rsidP="00EB1F62">
      <w:pPr>
        <w:pStyle w:val="Heading2"/>
      </w:pPr>
      <w:bookmarkStart w:id="3506" w:name="_Toc379671771"/>
      <w:r>
        <w:t>File.</w:t>
      </w:r>
      <w:del w:id="3507" w:author="msammartano" w:date="2014-02-08T23:21:00Z">
        <w:r w:rsidR="002D4A72" w:rsidDel="000B4495">
          <w:delText>D</w:delText>
        </w:r>
      </w:del>
      <w:ins w:id="3508" w:author="msammartano" w:date="2014-02-08T23:21:00Z">
        <w:r w:rsidR="000B4495">
          <w:t>d</w:t>
        </w:r>
      </w:ins>
      <w:r w:rsidR="002D4A72">
        <w:t>ir</w:t>
      </w:r>
      <w:r w:rsidR="0077315A">
        <w:t xml:space="preserve"> </w:t>
      </w:r>
      <w:r w:rsidR="00335552">
        <w:t>&lt;</w:t>
      </w:r>
      <w:del w:id="3509" w:author="msammartano" w:date="2014-02-08T23:19:00Z">
        <w:r w:rsidR="00335552" w:rsidDel="000B4495">
          <w:delText>P</w:delText>
        </w:r>
      </w:del>
      <w:ins w:id="3510" w:author="msammartano" w:date="2014-02-08T23:19:00Z">
        <w:r w:rsidR="000B4495">
          <w:t>p</w:t>
        </w:r>
      </w:ins>
      <w:r w:rsidR="00335552">
        <w:t xml:space="preserve">ath_sexp&gt;, </w:t>
      </w:r>
      <w:r w:rsidR="0077315A">
        <w:t>Array</w:t>
      </w:r>
      <w:r w:rsidR="00D62ADE">
        <w:t>$</w:t>
      </w:r>
      <w:r w:rsidR="008E2479">
        <w:t>[]</w:t>
      </w:r>
      <w:bookmarkEnd w:id="3506"/>
      <w:r w:rsidR="00833AAE">
        <w:fldChar w:fldCharType="begin"/>
      </w:r>
      <w:r w:rsidR="00335552">
        <w:instrText xml:space="preserve"> XE "</w:instrText>
      </w:r>
      <w:r w:rsidR="00335552" w:rsidRPr="008373A3">
        <w:instrText>File.</w:instrText>
      </w:r>
      <w:del w:id="3511" w:author="msammartano" w:date="2014-02-08T23:21:00Z">
        <w:r w:rsidR="00335552" w:rsidRPr="008373A3" w:rsidDel="000B4495">
          <w:delInstrText>D</w:delInstrText>
        </w:r>
      </w:del>
      <w:ins w:id="3512" w:author="msammartano" w:date="2014-02-08T23:21:00Z">
        <w:r w:rsidR="000B4495">
          <w:instrText>d</w:instrText>
        </w:r>
      </w:ins>
      <w:r w:rsidR="00335552" w:rsidRPr="008373A3">
        <w:instrText>ir &lt;</w:instrText>
      </w:r>
      <w:del w:id="3513" w:author="msammartano" w:date="2014-02-08T23:19:00Z">
        <w:r w:rsidR="00335552" w:rsidRPr="008373A3" w:rsidDel="000B4495">
          <w:delInstrText>P</w:delInstrText>
        </w:r>
      </w:del>
      <w:ins w:id="3514" w:author="msammartano" w:date="2014-02-08T23:19:00Z">
        <w:r w:rsidR="000B4495">
          <w:instrText>p</w:instrText>
        </w:r>
      </w:ins>
      <w:r w:rsidR="00335552" w:rsidRPr="008373A3">
        <w:instrText>ath_sexp&gt;, Array</w:instrText>
      </w:r>
      <w:r w:rsidR="008E2479">
        <w:instrText>[]</w:instrText>
      </w:r>
      <w:r w:rsidR="00335552">
        <w:instrText xml:space="preserve">" </w:instrText>
      </w:r>
      <w:r w:rsidR="00833AAE">
        <w:fldChar w:fldCharType="end"/>
      </w:r>
    </w:p>
    <w:p w:rsidR="00C70574" w:rsidRDefault="0077315A" w:rsidP="0077315A">
      <w:r>
        <w:t>This command returns the names of the files in the path specified by</w:t>
      </w:r>
      <w:r w:rsidR="00F454BB">
        <w:t xml:space="preserve"> </w:t>
      </w:r>
      <w:r w:rsidR="007A3059">
        <w:t>&lt;</w:t>
      </w:r>
      <w:del w:id="3515" w:author="msammartano" w:date="2014-02-08T23:19:00Z">
        <w:r w:rsidR="007A3059" w:rsidDel="000B4495">
          <w:delText>P</w:delText>
        </w:r>
      </w:del>
      <w:ins w:id="3516" w:author="msammartano" w:date="2014-02-08T23:19:00Z">
        <w:r w:rsidR="000B4495">
          <w:t>p</w:t>
        </w:r>
      </w:ins>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del w:id="3517" w:author="msammartano" w:date="2014-02-08T10:43:00Z">
        <w:r w:rsidR="000C0A8B" w:rsidDel="00A50C6A">
          <w:delText>/</w:delText>
        </w:r>
      </w:del>
      <w:r w:rsidR="000C0A8B">
        <w:t>&lt;pref base drive&gt;/</w:t>
      </w:r>
      <w:r>
        <w:t>rfo-basic/</w:t>
      </w:r>
      <w:r w:rsidR="00D54788">
        <w:t>data/</w:t>
      </w:r>
      <w:r w:rsidR="00F5651B">
        <w:t>"</w:t>
      </w:r>
      <w:r w:rsidR="007A3059">
        <w:t>.</w:t>
      </w:r>
    </w:p>
    <w:p w:rsidR="00C70574" w:rsidRDefault="00C70574" w:rsidP="00EB1F62">
      <w:pPr>
        <w:pStyle w:val="Heading2"/>
      </w:pPr>
      <w:bookmarkStart w:id="3518" w:name="_Toc379671772"/>
      <w:r>
        <w:lastRenderedPageBreak/>
        <w:t>File.</w:t>
      </w:r>
      <w:del w:id="3519" w:author="msammartano" w:date="2014-02-08T23:21:00Z">
        <w:r w:rsidDel="000B4495">
          <w:delText>E</w:delText>
        </w:r>
      </w:del>
      <w:ins w:id="3520" w:author="msammartano" w:date="2014-02-08T23:21:00Z">
        <w:r w:rsidR="000B4495">
          <w:t>e</w:t>
        </w:r>
      </w:ins>
      <w:r>
        <w:t>xists &lt;</w:t>
      </w:r>
      <w:r w:rsidR="00BA0F9C">
        <w:t>l</w:t>
      </w:r>
      <w:r>
        <w:t>var&gt;, &lt;</w:t>
      </w:r>
      <w:del w:id="3521" w:author="msammartano" w:date="2014-02-08T23:19:00Z">
        <w:r w:rsidDel="000B4495">
          <w:delText>P</w:delText>
        </w:r>
      </w:del>
      <w:ins w:id="3522" w:author="msammartano" w:date="2014-02-08T23:19:00Z">
        <w:r w:rsidR="000B4495">
          <w:t>p</w:t>
        </w:r>
      </w:ins>
      <w:r>
        <w:t>ath_sexp&gt;</w:t>
      </w:r>
      <w:bookmarkEnd w:id="3518"/>
      <w:r w:rsidR="00833AAE">
        <w:fldChar w:fldCharType="begin"/>
      </w:r>
      <w:r w:rsidR="006A59CE">
        <w:instrText xml:space="preserve"> XE "</w:instrText>
      </w:r>
      <w:r w:rsidR="006A59CE" w:rsidRPr="00F467FA">
        <w:instrText>File.</w:instrText>
      </w:r>
      <w:del w:id="3523" w:author="msammartano" w:date="2014-02-08T23:21:00Z">
        <w:r w:rsidR="006A59CE" w:rsidRPr="00F467FA" w:rsidDel="000B4495">
          <w:delInstrText>E</w:delInstrText>
        </w:r>
      </w:del>
      <w:ins w:id="3524" w:author="msammartano" w:date="2014-02-08T23:21:00Z">
        <w:r w:rsidR="000B4495">
          <w:instrText>e</w:instrText>
        </w:r>
      </w:ins>
      <w:r w:rsidR="006A59CE" w:rsidRPr="00F467FA">
        <w:instrText>xists &lt;</w:instrText>
      </w:r>
      <w:del w:id="3525" w:author="msammartano" w:date="2014-02-08T23:19:00Z">
        <w:r w:rsidR="006A59CE" w:rsidRPr="00F467FA" w:rsidDel="000B4495">
          <w:delInstrText>Boolean_n</w:delInstrText>
        </w:r>
      </w:del>
      <w:ins w:id="3526" w:author="msammartano" w:date="2014-02-08T23:19:00Z">
        <w:r w:rsidR="000B4495">
          <w:instrText>l</w:instrText>
        </w:r>
      </w:ins>
      <w:r w:rsidR="006A59CE" w:rsidRPr="00F467FA">
        <w:instrText>var&gt;, &lt;</w:instrText>
      </w:r>
      <w:del w:id="3527" w:author="msammartano" w:date="2014-02-08T23:19:00Z">
        <w:r w:rsidR="006A59CE" w:rsidRPr="00F467FA" w:rsidDel="000B4495">
          <w:delInstrText>P</w:delInstrText>
        </w:r>
      </w:del>
      <w:ins w:id="3528" w:author="msammartano" w:date="2014-02-08T23:19:00Z">
        <w:r w:rsidR="000B4495">
          <w:instrText>p</w:instrText>
        </w:r>
      </w:ins>
      <w:r w:rsidR="006A59CE" w:rsidRPr="00F467FA">
        <w:instrText>ath_sexp&gt;</w:instrText>
      </w:r>
      <w:r w:rsidR="006A59CE">
        <w:instrText xml:space="preserve">" </w:instrText>
      </w:r>
      <w:r w:rsidR="00833AAE">
        <w:fldChar w:fldCharType="end"/>
      </w:r>
    </w:p>
    <w:p w:rsidR="00C70574" w:rsidRDefault="00C70574" w:rsidP="00C70574">
      <w:r>
        <w:t>This command reports if th</w:t>
      </w:r>
      <w:r w:rsidR="00D67B9F">
        <w:t>e &lt;</w:t>
      </w:r>
      <w:del w:id="3529" w:author="msammartano" w:date="2014-02-08T23:19:00Z">
        <w:r w:rsidR="00D67B9F" w:rsidDel="000B4495">
          <w:delText>P</w:delText>
        </w:r>
      </w:del>
      <w:ins w:id="3530" w:author="msammartano" w:date="2014-02-08T23:19:00Z">
        <w:r w:rsidR="000B4495">
          <w:t>p</w:t>
        </w:r>
      </w:ins>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del w:id="3531" w:author="msammartano" w:date="2014-02-08T10:44:00Z">
        <w:r w:rsidR="000C0A8B" w:rsidDel="00A50C6A">
          <w:delText>/</w:delText>
        </w:r>
      </w:del>
      <w:r w:rsidR="000C0A8B">
        <w:t>&lt;pref base drive&gt;/</w:t>
      </w:r>
      <w:r>
        <w:t>rfo-basic/data/</w:t>
      </w:r>
      <w:r w:rsidR="00F5651B">
        <w:t>"</w:t>
      </w:r>
      <w:r w:rsidR="007A3059">
        <w:t>.</w:t>
      </w:r>
    </w:p>
    <w:p w:rsidR="002D4A72" w:rsidRDefault="00766F4F" w:rsidP="00EB1F62">
      <w:pPr>
        <w:pStyle w:val="Heading2"/>
      </w:pPr>
      <w:bookmarkStart w:id="3532" w:name="_Toc379671773"/>
      <w:r>
        <w:t>File.</w:t>
      </w:r>
      <w:del w:id="3533" w:author="msammartano" w:date="2014-02-08T23:21:00Z">
        <w:r w:rsidR="002D4A72" w:rsidDel="000B4495">
          <w:delText>M</w:delText>
        </w:r>
      </w:del>
      <w:ins w:id="3534" w:author="msammartano" w:date="2014-02-08T23:21:00Z">
        <w:r w:rsidR="000B4495">
          <w:t>m</w:t>
        </w:r>
      </w:ins>
      <w:r w:rsidR="002D4A72">
        <w:t>kdir</w:t>
      </w:r>
      <w:r w:rsidR="00C56F97">
        <w:t xml:space="preserve"> &lt;</w:t>
      </w:r>
      <w:del w:id="3535" w:author="msammartano" w:date="2014-02-08T23:20:00Z">
        <w:r w:rsidR="00C56F97" w:rsidDel="000B4495">
          <w:delText>P</w:delText>
        </w:r>
      </w:del>
      <w:ins w:id="3536" w:author="msammartano" w:date="2014-02-08T23:20:00Z">
        <w:r w:rsidR="000B4495">
          <w:t>p</w:t>
        </w:r>
      </w:ins>
      <w:r w:rsidR="00C56F97">
        <w:t>ath_sexp</w:t>
      </w:r>
      <w:r w:rsidR="00EF35E8">
        <w:t>&gt;</w:t>
      </w:r>
      <w:bookmarkEnd w:id="3532"/>
      <w:r w:rsidR="00833AAE">
        <w:fldChar w:fldCharType="begin"/>
      </w:r>
      <w:r w:rsidR="00EF35E8">
        <w:instrText xml:space="preserve"> XE "</w:instrText>
      </w:r>
      <w:r w:rsidR="00EF35E8" w:rsidRPr="00DE2D3C">
        <w:instrText>File.</w:instrText>
      </w:r>
      <w:del w:id="3537" w:author="msammartano" w:date="2014-02-08T23:21:00Z">
        <w:r w:rsidR="00EF35E8" w:rsidRPr="00DE2D3C" w:rsidDel="000B4495">
          <w:delInstrText>M</w:delInstrText>
        </w:r>
      </w:del>
      <w:ins w:id="3538" w:author="msammartano" w:date="2014-02-08T23:21:00Z">
        <w:r w:rsidR="000B4495">
          <w:instrText>m</w:instrText>
        </w:r>
      </w:ins>
      <w:r w:rsidR="00EF35E8" w:rsidRPr="00DE2D3C">
        <w:instrText>kdir &lt;</w:instrText>
      </w:r>
      <w:del w:id="3539" w:author="msammartano" w:date="2014-02-08T23:20:00Z">
        <w:r w:rsidR="00EF35E8" w:rsidRPr="00DE2D3C" w:rsidDel="000B4495">
          <w:delInstrText>P</w:delInstrText>
        </w:r>
      </w:del>
      <w:ins w:id="3540" w:author="msammartano" w:date="2014-02-08T23:20:00Z">
        <w:r w:rsidR="000B4495">
          <w:instrText>p</w:instrText>
        </w:r>
      </w:ins>
      <w:r w:rsidR="00EF35E8" w:rsidRPr="00DE2D3C">
        <w:instrText>ath_sexp&gt;</w:instrText>
      </w:r>
      <w:r w:rsidR="00EF35E8">
        <w:instrText xml:space="preserve">" </w:instrText>
      </w:r>
      <w:r w:rsidR="00833AAE">
        <w:fldChar w:fldCharType="end"/>
      </w:r>
    </w:p>
    <w:p w:rsidR="00C70574" w:rsidRDefault="00C56F97" w:rsidP="007A3059">
      <w:r>
        <w:t>Before you can use a directory, the directory must exist. The Mkdir command is used to create directories.</w:t>
      </w:r>
      <w:del w:id="3541" w:author="msammartano" w:date="2014-02-08T23:20:00Z">
        <w:r w:rsidR="002705B5" w:rsidDel="000B4495">
          <w:delText xml:space="preserve"> </w:delText>
        </w:r>
      </w:del>
    </w:p>
    <w:p w:rsidR="00D54788" w:rsidRDefault="00D54788" w:rsidP="007A3059">
      <w:r>
        <w:t xml:space="preserve">The default path is </w:t>
      </w:r>
      <w:r w:rsidR="00F5651B">
        <w:t>"</w:t>
      </w:r>
      <w:del w:id="3542" w:author="msammartano" w:date="2014-02-08T10:44:00Z">
        <w:r w:rsidR="000C0A8B" w:rsidDel="00A50C6A">
          <w:delText>/</w:delText>
        </w:r>
      </w:del>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del w:id="3543" w:author="msammartano" w:date="2014-02-08T10:44:00Z">
        <w:r w:rsidR="000C0A8B" w:rsidDel="00A50C6A">
          <w:delText>/</w:delText>
        </w:r>
      </w:del>
      <w:r w:rsidR="000C0A8B">
        <w:t>&lt;pref base drive&gt;/</w:t>
      </w:r>
      <w:r>
        <w:t>rfo_basic/data/</w:t>
      </w:r>
      <w:r w:rsidR="00F5651B">
        <w:t>"</w:t>
      </w:r>
      <w:r>
        <w:t xml:space="preserve"> would be </w:t>
      </w:r>
      <w:r w:rsidR="00F5651B">
        <w:t>"</w:t>
      </w:r>
      <w:del w:id="3544" w:author="msammartano" w:date="2014-02-08T10:44:00Z">
        <w:r w:rsidDel="00A50C6A">
          <w:delText>/</w:delText>
        </w:r>
      </w:del>
      <w:r>
        <w:t>homes/</w:t>
      </w:r>
      <w:r w:rsidR="00F5651B">
        <w:t>"</w:t>
      </w:r>
      <w:ins w:id="3545" w:author="msammartano" w:date="2014-02-08T10:45:00Z">
        <w:r w:rsidR="00A50C6A">
          <w:t>, or simply "homes"</w:t>
        </w:r>
      </w:ins>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3546" w:name="_Toc379671774"/>
      <w:r>
        <w:t>File.</w:t>
      </w:r>
      <w:del w:id="3547" w:author="msammartano" w:date="2014-02-08T23:22:00Z">
        <w:r w:rsidR="002D4A72" w:rsidDel="000B4495">
          <w:delText>R</w:delText>
        </w:r>
      </w:del>
      <w:ins w:id="3548" w:author="msammartano" w:date="2014-02-08T23:22:00Z">
        <w:r w:rsidR="000B4495">
          <w:t>r</w:t>
        </w:r>
      </w:ins>
      <w:r w:rsidR="002D4A72">
        <w:t>ename</w:t>
      </w:r>
      <w:r w:rsidR="003F6561">
        <w:t xml:space="preserve"> &lt;</w:t>
      </w:r>
      <w:r w:rsidR="00CE1B26">
        <w:t>Old_Path_sexp&gt;, &lt;New_Path_sexp</w:t>
      </w:r>
      <w:r w:rsidR="000F725A">
        <w:t>&gt;</w:t>
      </w:r>
      <w:bookmarkEnd w:id="3546"/>
      <w:r w:rsidR="00833AAE">
        <w:fldChar w:fldCharType="begin"/>
      </w:r>
      <w:r w:rsidR="006A59CE">
        <w:instrText xml:space="preserve"> XE "</w:instrText>
      </w:r>
      <w:r w:rsidR="006A59CE" w:rsidRPr="00F467FA">
        <w:instrText>File.</w:instrText>
      </w:r>
      <w:del w:id="3549" w:author="msammartano" w:date="2014-02-08T23:22:00Z">
        <w:r w:rsidR="006A59CE" w:rsidRPr="00F467FA" w:rsidDel="000B4495">
          <w:delInstrText>R</w:delInstrText>
        </w:r>
      </w:del>
      <w:ins w:id="3550" w:author="msammartano" w:date="2014-02-08T23:22:00Z">
        <w:r w:rsidR="000B4495">
          <w:instrText>r</w:instrText>
        </w:r>
      </w:ins>
      <w:r w:rsidR="006A59CE" w:rsidRPr="00F467FA">
        <w:instrText>ename &lt;Old_Path_sexp&gt;, &lt;New_Path_sexp</w:instrText>
      </w:r>
      <w:r w:rsidR="000F725A">
        <w:instrText>&gt;</w:instrText>
      </w:r>
      <w:r w:rsidR="006A59CE">
        <w:instrText xml:space="preserve">" </w:instrText>
      </w:r>
      <w:r w:rsidR="00833AAE">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del w:id="3551" w:author="msammartano" w:date="2014-02-08T10:46:00Z">
        <w:r w:rsidR="000C0A8B" w:rsidDel="00A50C6A">
          <w:delText>/</w:delText>
        </w:r>
      </w:del>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del w:id="3552" w:author="msammartano" w:date="2014-02-08T10:46:00Z">
        <w:r w:rsidR="000C0A8B" w:rsidDel="00A50C6A">
          <w:delText>/</w:delText>
        </w:r>
      </w:del>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3553" w:name="_Toc379671775"/>
      <w:r>
        <w:t>File.</w:t>
      </w:r>
      <w:del w:id="3554" w:author="msammartano" w:date="2014-02-08T23:22:00Z">
        <w:r w:rsidR="00A8039E" w:rsidDel="000B4495">
          <w:delText>R</w:delText>
        </w:r>
      </w:del>
      <w:ins w:id="3555" w:author="msammartano" w:date="2014-02-08T23:22:00Z">
        <w:r w:rsidR="000B4495">
          <w:t>r</w:t>
        </w:r>
      </w:ins>
      <w:r>
        <w:t>oot &lt;svar&gt;</w:t>
      </w:r>
      <w:bookmarkEnd w:id="3553"/>
      <w:r w:rsidR="00833AAE">
        <w:fldChar w:fldCharType="begin"/>
      </w:r>
      <w:r>
        <w:instrText xml:space="preserve"> XE "</w:instrText>
      </w:r>
      <w:r w:rsidRPr="00E91C83">
        <w:instrText>File.</w:instrText>
      </w:r>
      <w:r>
        <w:instrText>root &lt;</w:instrText>
      </w:r>
      <w:r w:rsidRPr="00E91C83">
        <w:instrText>svar&gt;</w:instrText>
      </w:r>
      <w:r>
        <w:instrText xml:space="preserve">" </w:instrText>
      </w:r>
      <w:r w:rsidR="00833AAE">
        <w:fldChar w:fldCharType="end"/>
      </w:r>
    </w:p>
    <w:p w:rsidR="00385DE4" w:rsidRPr="00385DE4" w:rsidRDefault="00385DE4" w:rsidP="00385DE4">
      <w:r>
        <w:t>Retu</w:t>
      </w:r>
      <w:r w:rsidR="00DB1EB6">
        <w:t>r</w:t>
      </w:r>
      <w:r>
        <w:t xml:space="preserve">ns the canonical path from the file system root to </w:t>
      </w:r>
      <w:r w:rsidR="00F5651B">
        <w:t>"</w:t>
      </w:r>
      <w:del w:id="3556" w:author="msammartano" w:date="2014-02-08T10:46:00Z">
        <w:r w:rsidR="000C0A8B" w:rsidDel="00A50C6A">
          <w:delText>/</w:delText>
        </w:r>
      </w:del>
      <w:r w:rsidR="000C0A8B">
        <w:t>&lt;pref base drive&gt;/</w:t>
      </w:r>
      <w:r>
        <w:t>rfo-basic/data/</w:t>
      </w:r>
      <w:r w:rsidR="00F5651B">
        <w:t>"</w:t>
      </w:r>
      <w:r>
        <w:t xml:space="preserve"> in &lt;svar&gt;.</w:t>
      </w:r>
    </w:p>
    <w:p w:rsidR="006A59CE" w:rsidRDefault="006A59CE" w:rsidP="00EB1F62">
      <w:pPr>
        <w:pStyle w:val="Heading2"/>
      </w:pPr>
      <w:bookmarkStart w:id="3557" w:name="_Toc379671776"/>
      <w:r>
        <w:t>File.</w:t>
      </w:r>
      <w:del w:id="3558" w:author="msammartano" w:date="2014-02-08T23:22:00Z">
        <w:r w:rsidDel="000B4495">
          <w:delText>S</w:delText>
        </w:r>
      </w:del>
      <w:ins w:id="3559" w:author="msammartano" w:date="2014-02-08T23:22:00Z">
        <w:r w:rsidR="000B4495">
          <w:t>s</w:t>
        </w:r>
      </w:ins>
      <w:r>
        <w:t>ize &lt;size_nvar&gt;, &lt;</w:t>
      </w:r>
      <w:del w:id="3560" w:author="msammartano" w:date="2014-02-08T23:22:00Z">
        <w:r w:rsidDel="000B4495">
          <w:delText>P</w:delText>
        </w:r>
      </w:del>
      <w:ins w:id="3561" w:author="msammartano" w:date="2014-02-08T23:22:00Z">
        <w:r w:rsidR="000B4495">
          <w:t>p</w:t>
        </w:r>
      </w:ins>
      <w:r>
        <w:t>ath_sexp&gt;</w:t>
      </w:r>
      <w:bookmarkEnd w:id="3557"/>
      <w:r w:rsidR="00833AAE">
        <w:fldChar w:fldCharType="begin"/>
      </w:r>
      <w:r>
        <w:instrText xml:space="preserve"> XE "</w:instrText>
      </w:r>
      <w:r w:rsidRPr="00C82272">
        <w:instrText>File.</w:instrText>
      </w:r>
      <w:del w:id="3562" w:author="msammartano" w:date="2014-02-08T23:22:00Z">
        <w:r w:rsidRPr="00C82272" w:rsidDel="000B4495">
          <w:delInstrText>S</w:delInstrText>
        </w:r>
      </w:del>
      <w:ins w:id="3563" w:author="msammartano" w:date="2014-02-08T23:22:00Z">
        <w:r w:rsidR="000B4495">
          <w:instrText>s</w:instrText>
        </w:r>
      </w:ins>
      <w:r w:rsidRPr="00C82272">
        <w:instrText>ize &lt;size_nvar&gt;, &lt;</w:instrText>
      </w:r>
      <w:del w:id="3564" w:author="msammartano" w:date="2014-02-08T23:22:00Z">
        <w:r w:rsidRPr="00C82272" w:rsidDel="000B4495">
          <w:delInstrText>P</w:delInstrText>
        </w:r>
      </w:del>
      <w:ins w:id="3565" w:author="msammartano" w:date="2014-02-08T23:22:00Z">
        <w:r w:rsidR="000B4495">
          <w:instrText>p</w:instrText>
        </w:r>
      </w:ins>
      <w:r w:rsidRPr="00C82272">
        <w:instrText>ath_sexp&gt;</w:instrText>
      </w:r>
      <w:r>
        <w:instrText xml:space="preserve">" </w:instrText>
      </w:r>
      <w:r w:rsidR="00833AAE">
        <w:fldChar w:fldCharType="end"/>
      </w:r>
    </w:p>
    <w:p w:rsidR="006A59CE" w:rsidRDefault="006A59CE" w:rsidP="006A59CE">
      <w:r>
        <w:t>The size, in bytes, of the file at &lt;</w:t>
      </w:r>
      <w:del w:id="3566" w:author="msammartano" w:date="2014-02-08T23:22:00Z">
        <w:r w:rsidDel="000B4495">
          <w:delText>P</w:delText>
        </w:r>
      </w:del>
      <w:ins w:id="3567" w:author="msammartano" w:date="2014-02-08T23:22:00Z">
        <w:r w:rsidR="000B4495">
          <w:t>p</w:t>
        </w:r>
      </w:ins>
      <w:r>
        <w:t>ath_sexp&gt; will be returned in &lt;size_nvar&gt;.</w:t>
      </w:r>
      <w:r w:rsidR="006D0694">
        <w:t xml:space="preserve">  If there is no file at &lt;</w:t>
      </w:r>
      <w:del w:id="3568" w:author="msammartano" w:date="2014-02-08T23:22:00Z">
        <w:r w:rsidR="006D0694" w:rsidDel="000B4495">
          <w:delText>P</w:delText>
        </w:r>
      </w:del>
      <w:ins w:id="3569" w:author="msammartano" w:date="2014-02-08T23:22:00Z">
        <w:r w:rsidR="000B4495">
          <w:t>p</w:t>
        </w:r>
      </w:ins>
      <w:r w:rsidR="006D0694">
        <w:t>ath_sexp&gt;, the system will generate a run-time error.</w:t>
      </w:r>
    </w:p>
    <w:p w:rsidR="006A59CE" w:rsidRDefault="006A59CE" w:rsidP="006A59CE">
      <w:r>
        <w:t xml:space="preserve">The default path is </w:t>
      </w:r>
      <w:r w:rsidR="00F5651B">
        <w:t>"</w:t>
      </w:r>
      <w:del w:id="3570" w:author="msammartano" w:date="2014-02-08T10:46:00Z">
        <w:r w:rsidR="000C0A8B" w:rsidDel="00A50C6A">
          <w:delText>/</w:delText>
        </w:r>
      </w:del>
      <w:r w:rsidR="000C0A8B">
        <w:t>&lt;pref base drive&gt;/</w:t>
      </w:r>
      <w:r>
        <w:t>rfo-basic/</w:t>
      </w:r>
      <w:r w:rsidR="00D54788">
        <w:t>data/</w:t>
      </w:r>
      <w:r w:rsidR="00F5651B">
        <w:t>"</w:t>
      </w:r>
      <w:r w:rsidR="00A8039E">
        <w:t>.</w:t>
      </w:r>
    </w:p>
    <w:p w:rsidR="002D4A72" w:rsidRDefault="002D4A72" w:rsidP="00E33967">
      <w:pPr>
        <w:pStyle w:val="Heading1"/>
      </w:pPr>
      <w:bookmarkStart w:id="3571" w:name="_Toc379671777"/>
      <w:r>
        <w:lastRenderedPageBreak/>
        <w:t>Text File I/O</w:t>
      </w:r>
      <w:bookmarkEnd w:id="3571"/>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del w:id="3572" w:author="msammartano" w:date="2014-02-08T10:46:00Z">
        <w:r w:rsidR="000C0A8B" w:rsidDel="00A50C6A">
          <w:delText>/</w:delText>
        </w:r>
      </w:del>
      <w:r w:rsidR="000C0A8B">
        <w:t>&lt;pref base drive&gt;/</w:t>
      </w:r>
      <w:r>
        <w:t>rfo-basic/data/</w:t>
      </w:r>
      <w:r w:rsidR="00F5651B">
        <w:t>"</w:t>
      </w:r>
    </w:p>
    <w:p w:rsidR="002D4A72" w:rsidRDefault="002D4A72" w:rsidP="00EB1F62">
      <w:pPr>
        <w:pStyle w:val="Heading2"/>
      </w:pPr>
      <w:bookmarkStart w:id="3573" w:name="_Toc379671778"/>
      <w:r>
        <w:t>Text.open</w:t>
      </w:r>
      <w:r w:rsidR="000F6104">
        <w:t xml:space="preserve"> {r|w|a}, &lt;</w:t>
      </w:r>
      <w:del w:id="3574" w:author="msammartano" w:date="2014-02-08T23:22:00Z">
        <w:r w:rsidR="000F6104" w:rsidDel="000B4495">
          <w:delText>F</w:delText>
        </w:r>
      </w:del>
      <w:ins w:id="3575" w:author="msammartano" w:date="2014-02-08T23:22:00Z">
        <w:r w:rsidR="000B4495">
          <w:t>f</w:t>
        </w:r>
      </w:ins>
      <w:r w:rsidR="000F6104">
        <w:t>ile_table</w:t>
      </w:r>
      <w:r w:rsidR="00CD065B">
        <w:t>_nvar&gt;, &lt;</w:t>
      </w:r>
      <w:del w:id="3576" w:author="msammartano" w:date="2014-02-08T23:22:00Z">
        <w:r w:rsidR="00CD065B" w:rsidDel="000B4495">
          <w:delText>P</w:delText>
        </w:r>
      </w:del>
      <w:ins w:id="3577" w:author="msammartano" w:date="2014-02-08T23:22:00Z">
        <w:r w:rsidR="000B4495">
          <w:t>p</w:t>
        </w:r>
      </w:ins>
      <w:r w:rsidR="00CD065B">
        <w:t>ath_sexp&gt;</w:t>
      </w:r>
      <w:bookmarkEnd w:id="3573"/>
      <w:r w:rsidR="00833AAE">
        <w:fldChar w:fldCharType="begin"/>
      </w:r>
      <w:r w:rsidR="008A6BAC">
        <w:instrText xml:space="preserve"> XE "</w:instrText>
      </w:r>
      <w:r w:rsidR="008A6BAC" w:rsidRPr="002E6C8B">
        <w:instrText>Text.open {r|w|a}, &lt;</w:instrText>
      </w:r>
      <w:del w:id="3578" w:author="msammartano" w:date="2014-02-08T23:22:00Z">
        <w:r w:rsidR="008A6BAC" w:rsidRPr="002E6C8B" w:rsidDel="000B4495">
          <w:delInstrText>F</w:delInstrText>
        </w:r>
      </w:del>
      <w:ins w:id="3579" w:author="msammartano" w:date="2014-02-08T23:22:00Z">
        <w:r w:rsidR="000B4495">
          <w:instrText>f</w:instrText>
        </w:r>
      </w:ins>
      <w:r w:rsidR="008A6BAC" w:rsidRPr="002E6C8B">
        <w:instrText>ile_table_nvar&gt;, &lt;</w:instrText>
      </w:r>
      <w:del w:id="3580" w:author="msammartano" w:date="2014-02-08T23:22:00Z">
        <w:r w:rsidR="008A6BAC" w:rsidRPr="002E6C8B" w:rsidDel="000B4495">
          <w:delInstrText>P</w:delInstrText>
        </w:r>
      </w:del>
      <w:ins w:id="3581" w:author="msammartano" w:date="2014-02-08T23:22:00Z">
        <w:r w:rsidR="000B4495">
          <w:instrText>p</w:instrText>
        </w:r>
      </w:ins>
      <w:r w:rsidR="008A6BAC" w:rsidRPr="002E6C8B">
        <w:instrText>ath_sexp&gt;</w:instrText>
      </w:r>
      <w:r w:rsidR="008A6BAC">
        <w:instrText xml:space="preserve">" </w:instrText>
      </w:r>
      <w:r w:rsidR="00833AAE">
        <w:fldChar w:fldCharType="end"/>
      </w:r>
    </w:p>
    <w:p w:rsidR="00CD065B" w:rsidRDefault="00CD065B" w:rsidP="00EF20A2">
      <w:r>
        <w:t xml:space="preserve">The file specified by the </w:t>
      </w:r>
      <w:r w:rsidR="00F65FC1">
        <w:t>&lt;</w:t>
      </w:r>
      <w:del w:id="3582" w:author="msammartano" w:date="2014-02-08T23:23:00Z">
        <w:r w:rsidR="00F65FC1" w:rsidDel="000B4495">
          <w:delText>P</w:delText>
        </w:r>
      </w:del>
      <w:ins w:id="3583" w:author="msammartano" w:date="2014-02-08T23:23:00Z">
        <w:r w:rsidR="000B4495">
          <w:t>p</w:t>
        </w:r>
      </w:ins>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del w:id="3584" w:author="msammartano" w:date="2014-02-08T23:23:00Z">
        <w:r w:rsidR="000F6104" w:rsidDel="000B4495">
          <w:delText>F</w:delText>
        </w:r>
      </w:del>
      <w:ins w:id="3585" w:author="msammartano" w:date="2014-02-08T23:23:00Z">
        <w:r w:rsidR="000B4495">
          <w:t>f</w:t>
        </w:r>
      </w:ins>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del w:id="3586" w:author="msammartano" w:date="2014-02-08T23:23:00Z">
        <w:r w:rsidDel="000B4495">
          <w:delText>F</w:delText>
        </w:r>
      </w:del>
      <w:ins w:id="3587" w:author="msammartano" w:date="2014-02-08T23:23:00Z">
        <w:r w:rsidR="000B4495">
          <w:t>f</w:t>
        </w:r>
      </w:ins>
      <w:r>
        <w:t xml:space="preserve">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3588" w:name="_Toc379671779"/>
      <w:r>
        <w:t>Text.close &lt;</w:t>
      </w:r>
      <w:del w:id="3589" w:author="msammartano" w:date="2014-02-08T23:23:00Z">
        <w:r w:rsidDel="000B4495">
          <w:delText>F</w:delText>
        </w:r>
      </w:del>
      <w:ins w:id="3590" w:author="msammartano" w:date="2014-02-08T23:23:00Z">
        <w:r w:rsidR="000B4495">
          <w:t>f</w:t>
        </w:r>
      </w:ins>
      <w:r>
        <w:t>ile_table_nvar&gt;</w:t>
      </w:r>
      <w:bookmarkEnd w:id="3588"/>
      <w:r w:rsidR="00833AAE">
        <w:fldChar w:fldCharType="begin"/>
      </w:r>
      <w:r>
        <w:instrText xml:space="preserve"> XE "</w:instrText>
      </w:r>
      <w:r w:rsidRPr="002E6C8B">
        <w:instrText>Text.close &lt;</w:instrText>
      </w:r>
      <w:del w:id="3591" w:author="msammartano" w:date="2014-02-08T23:23:00Z">
        <w:r w:rsidRPr="002E6C8B" w:rsidDel="000B4495">
          <w:delInstrText>F</w:delInstrText>
        </w:r>
      </w:del>
      <w:ins w:id="3592" w:author="msammartano" w:date="2014-02-08T23:23:00Z">
        <w:r w:rsidR="000B4495">
          <w:instrText>f</w:instrText>
        </w:r>
      </w:ins>
      <w:r w:rsidRPr="002E6C8B">
        <w:instrText>ile_table_nvar&gt;</w:instrText>
      </w:r>
      <w:r>
        <w:instrText xml:space="preserve">" </w:instrText>
      </w:r>
      <w:r w:rsidR="00833AAE">
        <w:fldChar w:fldCharType="end"/>
      </w:r>
    </w:p>
    <w:p w:rsidR="001D7C02" w:rsidRDefault="001D7C02" w:rsidP="001D7C02">
      <w:r>
        <w:t>The previously opened file represented by &lt;</w:t>
      </w:r>
      <w:del w:id="3593" w:author="msammartano" w:date="2014-02-08T23:23:00Z">
        <w:r w:rsidDel="000B4495">
          <w:delText>F</w:delText>
        </w:r>
      </w:del>
      <w:ins w:id="3594" w:author="msammartano" w:date="2014-02-08T23:23:00Z">
        <w:r w:rsidR="000B4495">
          <w:t>f</w:t>
        </w:r>
      </w:ins>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3595" w:name="_Toc379671780"/>
      <w:r>
        <w:t>Text.readln</w:t>
      </w:r>
      <w:r w:rsidR="000F6104">
        <w:t xml:space="preserve"> &lt;</w:t>
      </w:r>
      <w:del w:id="3596" w:author="msammartano" w:date="2014-02-08T23:23:00Z">
        <w:r w:rsidR="000F6104" w:rsidDel="000B4495">
          <w:delText>F</w:delText>
        </w:r>
      </w:del>
      <w:ins w:id="3597" w:author="msammartano" w:date="2014-02-08T23:23:00Z">
        <w:r w:rsidR="000B4495">
          <w:t>f</w:t>
        </w:r>
      </w:ins>
      <w:r w:rsidR="000F6104">
        <w:t>ile_table_nvar&gt;, &lt;</w:t>
      </w:r>
      <w:del w:id="3598" w:author="msammartano" w:date="2014-02-08T23:23:00Z">
        <w:r w:rsidR="000F6104" w:rsidDel="000B4495">
          <w:delText>L</w:delText>
        </w:r>
      </w:del>
      <w:ins w:id="3599" w:author="msammartano" w:date="2014-02-08T23:23:00Z">
        <w:r w:rsidR="000B4495">
          <w:t>l</w:t>
        </w:r>
      </w:ins>
      <w:r w:rsidR="000F6104">
        <w:t>ine_svar&gt;</w:t>
      </w:r>
      <w:bookmarkEnd w:id="3595"/>
      <w:r w:rsidR="00833AAE">
        <w:fldChar w:fldCharType="begin"/>
      </w:r>
      <w:r w:rsidR="008A6BAC">
        <w:instrText xml:space="preserve"> XE "</w:instrText>
      </w:r>
      <w:r w:rsidR="008A6BAC" w:rsidRPr="002E6C8B">
        <w:instrText>Text.readln &lt;</w:instrText>
      </w:r>
      <w:del w:id="3600" w:author="msammartano" w:date="2014-02-08T23:23:00Z">
        <w:r w:rsidR="008A6BAC" w:rsidRPr="002E6C8B" w:rsidDel="000B4495">
          <w:delInstrText>F</w:delInstrText>
        </w:r>
      </w:del>
      <w:ins w:id="3601" w:author="msammartano" w:date="2014-02-08T23:23:00Z">
        <w:r w:rsidR="000B4495">
          <w:instrText>f</w:instrText>
        </w:r>
      </w:ins>
      <w:r w:rsidR="008A6BAC" w:rsidRPr="002E6C8B">
        <w:instrText>ile_table_nvar&gt;, &lt;</w:instrText>
      </w:r>
      <w:del w:id="3602" w:author="msammartano" w:date="2014-02-08T23:23:00Z">
        <w:r w:rsidR="008A6BAC" w:rsidRPr="002E6C8B" w:rsidDel="000B4495">
          <w:delInstrText>L</w:delInstrText>
        </w:r>
      </w:del>
      <w:ins w:id="3603" w:author="msammartano" w:date="2014-02-08T23:23:00Z">
        <w:r w:rsidR="000B4495">
          <w:instrText>l</w:instrText>
        </w:r>
      </w:ins>
      <w:r w:rsidR="008A6BAC" w:rsidRPr="002E6C8B">
        <w:instrText>ine_svar&gt;</w:instrText>
      </w:r>
      <w:r w:rsidR="008A6BAC">
        <w:instrText xml:space="preserve">" </w:instrText>
      </w:r>
      <w:r w:rsidR="00833AAE">
        <w:fldChar w:fldCharType="end"/>
      </w:r>
    </w:p>
    <w:p w:rsidR="00E44E0B" w:rsidRDefault="00E44E0B" w:rsidP="001D7C02">
      <w:r>
        <w:t>If &lt;</w:t>
      </w:r>
      <w:del w:id="3604" w:author="msammartano" w:date="2014-02-08T23:23:00Z">
        <w:r w:rsidDel="000B4495">
          <w:delText>F</w:delText>
        </w:r>
      </w:del>
      <w:ins w:id="3605" w:author="msammartano" w:date="2014-02-08T23:23:00Z">
        <w:r w:rsidR="000B4495">
          <w:t>f</w:t>
        </w:r>
      </w:ins>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del w:id="3606" w:author="msammartano" w:date="2014-02-08T23:23:00Z">
        <w:r w:rsidDel="000B4495">
          <w:delText>L</w:delText>
        </w:r>
      </w:del>
      <w:ins w:id="3607" w:author="msammartano" w:date="2014-02-08T23:23:00Z">
        <w:r w:rsidR="000B4495">
          <w:t>l</w:t>
        </w:r>
      </w:ins>
      <w:r>
        <w:t xml:space="preserve">ine_svar&gt;. </w:t>
      </w:r>
    </w:p>
    <w:p w:rsidR="000F6104" w:rsidRDefault="000F6104" w:rsidP="001D7C02">
      <w:r>
        <w:t xml:space="preserve">After the last line in the file has been read, the </w:t>
      </w:r>
      <w:del w:id="3608" w:author="msammartano" w:date="2014-02-08T23:24:00Z">
        <w:r w:rsidDel="000B4495">
          <w:delText>C</w:delText>
        </w:r>
      </w:del>
      <w:ins w:id="3609" w:author="msammartano" w:date="2014-02-08T23:24:00Z">
        <w:r w:rsidR="000B4495">
          <w:t>c</w:t>
        </w:r>
      </w:ins>
      <w:r>
        <w:t xml:space="preserve">haracters </w:t>
      </w:r>
      <w:r w:rsidR="00F5651B">
        <w:t>"</w:t>
      </w:r>
      <w:r>
        <w:t>EOF</w:t>
      </w:r>
      <w:r w:rsidR="00F5651B">
        <w:t>"</w:t>
      </w:r>
      <w:r>
        <w:t xml:space="preserve"> will be placed into &lt;</w:t>
      </w:r>
      <w:del w:id="3610" w:author="msammartano" w:date="2014-02-08T23:24:00Z">
        <w:r w:rsidDel="000B4495">
          <w:delText>L</w:delText>
        </w:r>
      </w:del>
      <w:ins w:id="3611" w:author="msammartano" w:date="2014-02-08T23:24:00Z">
        <w:r w:rsidR="000B4495">
          <w:t>l</w:t>
        </w:r>
      </w:ins>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lastRenderedPageBreak/>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3612" w:name="_Toc379671781"/>
      <w:r>
        <w:t>Text.writeln</w:t>
      </w:r>
      <w:r w:rsidR="00B54F18">
        <w:t xml:space="preserve"> &lt;</w:t>
      </w:r>
      <w:del w:id="3613" w:author="msammartano" w:date="2014-02-08T23:24:00Z">
        <w:r w:rsidR="00B54F18" w:rsidDel="000B4495">
          <w:delText>F</w:delText>
        </w:r>
      </w:del>
      <w:ins w:id="3614" w:author="msammartano" w:date="2014-02-08T23:24:00Z">
        <w:r w:rsidR="000B4495">
          <w:t>f</w:t>
        </w:r>
      </w:ins>
      <w:r w:rsidR="00B54F18">
        <w:t>ile_table_nexp</w:t>
      </w:r>
      <w:r w:rsidR="005656C1">
        <w:t>&gt;, &lt;</w:t>
      </w:r>
      <w:r w:rsidR="00B54F18">
        <w:t>parms same as print</w:t>
      </w:r>
      <w:r w:rsidR="005656C1">
        <w:t>&gt;</w:t>
      </w:r>
      <w:bookmarkEnd w:id="3612"/>
      <w:r w:rsidR="00833AAE">
        <w:fldChar w:fldCharType="begin"/>
      </w:r>
      <w:r w:rsidR="004A0E75">
        <w:instrText xml:space="preserve"> XE "</w:instrText>
      </w:r>
      <w:r w:rsidR="004A0E75" w:rsidRPr="00CC52D3">
        <w:instrText>Text.writeln &lt;</w:instrText>
      </w:r>
      <w:del w:id="3615" w:author="msammartano" w:date="2014-02-08T23:24:00Z">
        <w:r w:rsidR="004A0E75" w:rsidRPr="00CC52D3" w:rsidDel="000B4495">
          <w:delInstrText>F</w:delInstrText>
        </w:r>
      </w:del>
      <w:ins w:id="3616" w:author="msammartano" w:date="2014-02-08T23:24:00Z">
        <w:r w:rsidR="000B4495">
          <w:instrText>f</w:instrText>
        </w:r>
      </w:ins>
      <w:r w:rsidR="004A0E75" w:rsidRPr="00CC52D3">
        <w:instrText>ile_table_nexp&gt;, &lt;parms same as print&gt;</w:instrText>
      </w:r>
      <w:r w:rsidR="004A0E75">
        <w:instrText xml:space="preserve">" </w:instrText>
      </w:r>
      <w:r w:rsidR="00833AAE">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3617" w:name="_Toc379671782"/>
      <w:r>
        <w:t>Text.position.get  &lt;</w:t>
      </w:r>
      <w:del w:id="3618" w:author="msammartano" w:date="2014-02-08T23:24:00Z">
        <w:r w:rsidDel="000B4495">
          <w:delText>F</w:delText>
        </w:r>
      </w:del>
      <w:ins w:id="3619" w:author="msammartano" w:date="2014-02-08T23:24:00Z">
        <w:r w:rsidR="000B4495">
          <w:t>f</w:t>
        </w:r>
      </w:ins>
      <w:r>
        <w:t>ile_table_</w:t>
      </w:r>
      <w:r w:rsidR="00AC56F2">
        <w:t>nvar&gt;, &lt;position_nvar&gt;</w:t>
      </w:r>
      <w:bookmarkEnd w:id="3617"/>
      <w:r w:rsidR="00833AAE">
        <w:fldChar w:fldCharType="begin"/>
      </w:r>
      <w:r w:rsidR="00D93423">
        <w:instrText xml:space="preserve"> XE "</w:instrText>
      </w:r>
      <w:r w:rsidR="00D93423" w:rsidRPr="00C6589F">
        <w:instrText>Text.position.get  &lt;</w:instrText>
      </w:r>
      <w:del w:id="3620" w:author="msammartano" w:date="2014-02-08T23:24:00Z">
        <w:r w:rsidR="00D93423" w:rsidRPr="00C6589F" w:rsidDel="000B4495">
          <w:delInstrText>F</w:delInstrText>
        </w:r>
      </w:del>
      <w:ins w:id="3621" w:author="msammartano" w:date="2014-02-08T23:24:00Z">
        <w:r w:rsidR="000B4495">
          <w:instrText>f</w:instrText>
        </w:r>
      </w:ins>
      <w:r w:rsidR="00D93423" w:rsidRPr="00C6589F">
        <w:instrText>ile_table_nvar&gt;, &lt;position_nvar&gt;</w:instrText>
      </w:r>
      <w:r w:rsidR="00D93423">
        <w:instrText xml:space="preserve">" </w:instrText>
      </w:r>
      <w:r w:rsidR="00833AAE">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3622" w:name="_Toc379671783"/>
      <w:r>
        <w:t>Text.position.set &lt;</w:t>
      </w:r>
      <w:del w:id="3623" w:author="msammartano" w:date="2014-02-08T23:25:00Z">
        <w:r w:rsidDel="000B4495">
          <w:delText>F</w:delText>
        </w:r>
      </w:del>
      <w:ins w:id="3624" w:author="msammartano" w:date="2014-02-08T23:25:00Z">
        <w:r w:rsidR="000B4495">
          <w:t>f</w:t>
        </w:r>
      </w:ins>
      <w:r>
        <w:t>ile_table_nvar&gt;, &lt;position_nexp&gt;</w:t>
      </w:r>
      <w:bookmarkEnd w:id="3622"/>
      <w:r w:rsidR="00833AAE">
        <w:fldChar w:fldCharType="begin"/>
      </w:r>
      <w:r w:rsidR="00D93423">
        <w:instrText xml:space="preserve"> XE "</w:instrText>
      </w:r>
      <w:r w:rsidR="00D93423" w:rsidRPr="00C6589F">
        <w:instrText>Text.position.set &lt;</w:instrText>
      </w:r>
      <w:del w:id="3625" w:author="msammartano" w:date="2014-02-08T23:25:00Z">
        <w:r w:rsidR="00D93423" w:rsidRPr="00C6589F" w:rsidDel="000B4495">
          <w:delInstrText>F</w:delInstrText>
        </w:r>
      </w:del>
      <w:ins w:id="3626" w:author="msammartano" w:date="2014-02-08T23:25:00Z">
        <w:r w:rsidR="000B4495">
          <w:instrText>f</w:instrText>
        </w:r>
      </w:ins>
      <w:r w:rsidR="00D93423" w:rsidRPr="00C6589F">
        <w:instrText>ile_table_nvar&gt;, &lt;position_nexp&gt;</w:instrText>
      </w:r>
      <w:r w:rsidR="00D93423">
        <w:instrText xml:space="preserve">" </w:instrText>
      </w:r>
      <w:r w:rsidR="00833AAE">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3627" w:name="_Toc379671784"/>
      <w:r>
        <w:t>GrabURL &lt;result_svar&gt;,</w:t>
      </w:r>
      <w:r w:rsidR="00EA6E3B">
        <w:t xml:space="preserve"> </w:t>
      </w:r>
      <w:r>
        <w:t>&lt;url_sexp&gt;</w:t>
      </w:r>
      <w:r w:rsidR="00042FF1">
        <w:t>{, &lt;timeout_nexp&gt;</w:t>
      </w:r>
      <w:r w:rsidR="00042FF1" w:rsidRPr="00042FF1">
        <w:t>}</w:t>
      </w:r>
      <w:bookmarkEnd w:id="3627"/>
      <w:r w:rsidR="00833AAE">
        <w:fldChar w:fldCharType="begin"/>
      </w:r>
      <w:r w:rsidR="00042FF1">
        <w:instrText xml:space="preserve"> XE "</w:instrText>
      </w:r>
      <w:r w:rsidR="00042FF1" w:rsidRPr="00B044FE">
        <w:instrText>GrabURL &lt;result_svar&gt;, &lt;url_sexp&gt;{, &lt;timeout_nexp&gt;}</w:instrText>
      </w:r>
      <w:r w:rsidR="00042FF1">
        <w:instrText xml:space="preserve">" </w:instrText>
      </w:r>
      <w:r w:rsidR="00833AAE">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3628" w:name="_Toc379671785"/>
      <w:r>
        <w:t>GrabFile &lt;result_svar&gt;,</w:t>
      </w:r>
      <w:r w:rsidR="00EA6E3B">
        <w:t xml:space="preserve"> </w:t>
      </w:r>
      <w:r>
        <w:t>&lt;path_sexp&gt;</w:t>
      </w:r>
      <w:r w:rsidR="004815F0">
        <w:t>{, &lt;</w:t>
      </w:r>
      <w:del w:id="3629" w:author="msammartano" w:date="2014-02-08T23:25:00Z">
        <w:r w:rsidR="004815F0" w:rsidDel="000B4495">
          <w:delText>U</w:delText>
        </w:r>
      </w:del>
      <w:ins w:id="3630" w:author="msammartano" w:date="2014-02-08T23:25:00Z">
        <w:r w:rsidR="000B4495">
          <w:t>u</w:t>
        </w:r>
      </w:ins>
      <w:r w:rsidR="004815F0">
        <w:t>nicode_flag_lexp&gt;</w:t>
      </w:r>
      <w:r w:rsidR="004815F0" w:rsidRPr="004815F0">
        <w:t>}</w:t>
      </w:r>
      <w:bookmarkEnd w:id="3628"/>
      <w:r w:rsidR="00833AAE">
        <w:fldChar w:fldCharType="begin"/>
      </w:r>
      <w:r w:rsidR="004815F0">
        <w:instrText xml:space="preserve"> XE "</w:instrText>
      </w:r>
      <w:r w:rsidR="004815F0" w:rsidRPr="00C0718C">
        <w:instrText>GrabFile &lt;result_svar&gt;, &lt;path_sexp&gt;{, &lt;</w:instrText>
      </w:r>
      <w:del w:id="3631" w:author="msammartano" w:date="2014-02-08T23:25:00Z">
        <w:r w:rsidR="004815F0" w:rsidRPr="00C0718C" w:rsidDel="000B4495">
          <w:delInstrText>U</w:delInstrText>
        </w:r>
      </w:del>
      <w:ins w:id="3632" w:author="msammartano" w:date="2014-02-08T23:25:00Z">
        <w:r w:rsidR="000B4495">
          <w:instrText>u</w:instrText>
        </w:r>
      </w:ins>
      <w:r w:rsidR="004815F0" w:rsidRPr="00C0718C">
        <w:instrText>nicode_flag_lexp&gt;}</w:instrText>
      </w:r>
      <w:r w:rsidR="004815F0">
        <w:instrText xml:space="preserve">" </w:instrText>
      </w:r>
      <w:r w:rsidR="00833AAE">
        <w:fldChar w:fldCharType="end"/>
      </w:r>
    </w:p>
    <w:p w:rsidR="00753F23" w:rsidRPr="008F6B1A" w:rsidRDefault="004815F0" w:rsidP="004815F0">
      <w:r>
        <w:t xml:space="preserve">The entire contents of the file at &lt;path_sexp&gt; will be copied to the &lt;result_svar&gt; string. By default, GrabFile assumes that the file contains binary bytes or ASCII characters. If the optional </w:t>
      </w:r>
      <w:r>
        <w:lastRenderedPageBreak/>
        <w:t>&lt;</w:t>
      </w:r>
      <w:del w:id="3633" w:author="msammartano" w:date="2014-02-08T23:25:00Z">
        <w:r w:rsidDel="000B4495">
          <w:delText>U</w:delText>
        </w:r>
      </w:del>
      <w:ins w:id="3634" w:author="msammartano" w:date="2014-02-08T23:25:00Z">
        <w:r w:rsidR="000B4495">
          <w:t>u</w:t>
        </w:r>
      </w:ins>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3635" w:name="_Toc379671786"/>
      <w:r>
        <w:t>Byte File I/O</w:t>
      </w:r>
      <w:bookmarkEnd w:id="3635"/>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3636" w:name="_Toc379671787"/>
      <w:r>
        <w:t>Byte.open</w:t>
      </w:r>
      <w:r w:rsidR="00163607">
        <w:t xml:space="preserve"> {r|w</w:t>
      </w:r>
      <w:r w:rsidR="005F7072">
        <w:t>|a</w:t>
      </w:r>
      <w:r w:rsidR="00163607">
        <w:t>}, &lt;</w:t>
      </w:r>
      <w:del w:id="3637" w:author="msammartano" w:date="2014-02-08T23:25:00Z">
        <w:r w:rsidR="00163607" w:rsidDel="000B4495">
          <w:delText>F</w:delText>
        </w:r>
      </w:del>
      <w:ins w:id="3638" w:author="msammartano" w:date="2014-02-08T23:25:00Z">
        <w:r w:rsidR="000B4495">
          <w:t>f</w:t>
        </w:r>
      </w:ins>
      <w:r w:rsidR="00163607">
        <w:t>ile_table_nvar&gt;, &lt;</w:t>
      </w:r>
      <w:del w:id="3639" w:author="msammartano" w:date="2014-02-08T23:25:00Z">
        <w:r w:rsidR="00163607" w:rsidDel="000B4495">
          <w:delText>P</w:delText>
        </w:r>
      </w:del>
      <w:ins w:id="3640" w:author="msammartano" w:date="2014-02-08T23:25:00Z">
        <w:r w:rsidR="000B4495">
          <w:t>p</w:t>
        </w:r>
      </w:ins>
      <w:r w:rsidR="00163607">
        <w:t>ath_sexp&gt;</w:t>
      </w:r>
      <w:bookmarkEnd w:id="3636"/>
      <w:r w:rsidR="00833AAE">
        <w:fldChar w:fldCharType="begin"/>
      </w:r>
      <w:r w:rsidR="008A6BAC">
        <w:instrText xml:space="preserve"> XE "</w:instrText>
      </w:r>
      <w:r w:rsidR="008A6BAC" w:rsidRPr="002E6C8B">
        <w:instrText>Byte.open {r|w</w:instrText>
      </w:r>
      <w:r w:rsidR="005F7072">
        <w:instrText>|a</w:instrText>
      </w:r>
      <w:r w:rsidR="008A6BAC" w:rsidRPr="002E6C8B">
        <w:instrText>}, &lt;</w:instrText>
      </w:r>
      <w:del w:id="3641" w:author="msammartano" w:date="2014-02-08T23:25:00Z">
        <w:r w:rsidR="008A6BAC" w:rsidRPr="002E6C8B" w:rsidDel="000B4495">
          <w:delInstrText>F</w:delInstrText>
        </w:r>
      </w:del>
      <w:ins w:id="3642" w:author="msammartano" w:date="2014-02-08T23:25:00Z">
        <w:r w:rsidR="000B4495">
          <w:instrText>f</w:instrText>
        </w:r>
      </w:ins>
      <w:r w:rsidR="008A6BAC" w:rsidRPr="002E6C8B">
        <w:instrText>ile_table_nvar&gt;, &lt;</w:instrText>
      </w:r>
      <w:del w:id="3643" w:author="msammartano" w:date="2014-02-08T23:25:00Z">
        <w:r w:rsidR="008A6BAC" w:rsidRPr="002E6C8B" w:rsidDel="000B4495">
          <w:delInstrText>P</w:delInstrText>
        </w:r>
      </w:del>
      <w:ins w:id="3644" w:author="msammartano" w:date="2014-02-08T23:25:00Z">
        <w:r w:rsidR="000B4495">
          <w:instrText>p</w:instrText>
        </w:r>
      </w:ins>
      <w:r w:rsidR="008A6BAC" w:rsidRPr="002E6C8B">
        <w:instrText>ath_sexp&gt;</w:instrText>
      </w:r>
      <w:r w:rsidR="008A6BAC">
        <w:instrText xml:space="preserve">" </w:instrText>
      </w:r>
      <w:r w:rsidR="00833AAE">
        <w:fldChar w:fldCharType="end"/>
      </w:r>
    </w:p>
    <w:p w:rsidR="00D54788" w:rsidRDefault="00163607" w:rsidP="00154CAB">
      <w:r>
        <w:t xml:space="preserve">The file specified by the </w:t>
      </w:r>
      <w:del w:id="3645" w:author="msammartano" w:date="2014-02-08T23:25:00Z">
        <w:r w:rsidDel="000B4495">
          <w:delText>P</w:delText>
        </w:r>
      </w:del>
      <w:ins w:id="3646" w:author="msammartano" w:date="2014-02-08T23:25:00Z">
        <w:r w:rsidR="000B4495">
          <w:t>p</w:t>
        </w:r>
      </w:ins>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del w:id="3647" w:author="msammartano" w:date="2014-02-08T10:47:00Z">
        <w:r w:rsidR="000C0A8B" w:rsidDel="00A50C6A">
          <w:delText>/</w:delText>
        </w:r>
      </w:del>
      <w:r w:rsidR="000C0A8B">
        <w:t>&lt;pref base drive&gt;/</w:t>
      </w:r>
      <w:r>
        <w:t>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A file table number is placed into &lt;</w:t>
      </w:r>
      <w:del w:id="3648" w:author="msammartano" w:date="2014-02-08T23:26:00Z">
        <w:r w:rsidDel="000B4495">
          <w:delText>F</w:delText>
        </w:r>
      </w:del>
      <w:ins w:id="3649" w:author="msammartano" w:date="2014-02-08T23:26:00Z">
        <w:r w:rsidR="000B4495">
          <w:t>f</w:t>
        </w:r>
      </w:ins>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w:t>
      </w:r>
      <w:del w:id="3650" w:author="msammartano" w:date="2014-02-08T23:26:00Z">
        <w:r w:rsidDel="000B4495">
          <w:delText>F</w:delText>
        </w:r>
      </w:del>
      <w:ins w:id="3651" w:author="msammartano" w:date="2014-02-08T23:26:00Z">
        <w:r w:rsidR="000B4495">
          <w:t>f</w:t>
        </w:r>
      </w:ins>
      <w:r>
        <w:t>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3652" w:name="_Toc379671788"/>
      <w:r>
        <w:t>Byte.close &lt;</w:t>
      </w:r>
      <w:del w:id="3653" w:author="msammartano" w:date="2014-02-08T23:26:00Z">
        <w:r w:rsidDel="000B4495">
          <w:delText>F</w:delText>
        </w:r>
      </w:del>
      <w:ins w:id="3654" w:author="msammartano" w:date="2014-02-08T23:26:00Z">
        <w:r w:rsidR="000B4495">
          <w:t>f</w:t>
        </w:r>
      </w:ins>
      <w:r>
        <w:t>ile_table_nvar&gt;</w:t>
      </w:r>
      <w:bookmarkEnd w:id="3652"/>
      <w:r w:rsidR="00833AAE">
        <w:fldChar w:fldCharType="begin"/>
      </w:r>
      <w:r>
        <w:instrText xml:space="preserve"> XE "</w:instrText>
      </w:r>
      <w:r w:rsidRPr="002E6C8B">
        <w:instrText>Byte.close &lt;</w:instrText>
      </w:r>
      <w:del w:id="3655" w:author="msammartano" w:date="2014-02-08T23:26:00Z">
        <w:r w:rsidRPr="002E6C8B" w:rsidDel="000B4495">
          <w:delInstrText>F</w:delInstrText>
        </w:r>
      </w:del>
      <w:ins w:id="3656" w:author="msammartano" w:date="2014-02-08T23:26:00Z">
        <w:r w:rsidR="000B4495">
          <w:instrText>f</w:instrText>
        </w:r>
      </w:ins>
      <w:r w:rsidRPr="002E6C8B">
        <w:instrText>ile_table_nvar&gt;</w:instrText>
      </w:r>
      <w:r>
        <w:instrText xml:space="preserve">" </w:instrText>
      </w:r>
      <w:r w:rsidR="00833AAE">
        <w:fldChar w:fldCharType="end"/>
      </w:r>
    </w:p>
    <w:p w:rsidR="00AC545C" w:rsidRDefault="00AC545C" w:rsidP="00AC545C">
      <w:r>
        <w:t>Closes the previously opened file.</w:t>
      </w:r>
    </w:p>
    <w:p w:rsidR="009B47A8" w:rsidRDefault="002D4A72" w:rsidP="00EB1F62">
      <w:pPr>
        <w:pStyle w:val="Heading2"/>
      </w:pPr>
      <w:bookmarkStart w:id="3657" w:name="_Toc379671789"/>
      <w:r>
        <w:t>Byte.read</w:t>
      </w:r>
      <w:r w:rsidR="007B5830">
        <w:t>.byte</w:t>
      </w:r>
      <w:r w:rsidR="00277FF8">
        <w:t xml:space="preserve"> </w:t>
      </w:r>
      <w:r w:rsidR="00163607">
        <w:t>&lt;</w:t>
      </w:r>
      <w:del w:id="3658" w:author="msammartano" w:date="2014-02-08T23:26:00Z">
        <w:r w:rsidR="00163607" w:rsidDel="000B4495">
          <w:delText>F</w:delText>
        </w:r>
      </w:del>
      <w:ins w:id="3659" w:author="msammartano" w:date="2014-02-08T23:26:00Z">
        <w:r w:rsidR="000B4495">
          <w:t>f</w:t>
        </w:r>
      </w:ins>
      <w:r w:rsidR="00163607">
        <w:t>ile_table_nvar&gt;, &lt;byte_nvar&gt;</w:t>
      </w:r>
      <w:bookmarkEnd w:id="3657"/>
      <w:r w:rsidR="00833AAE">
        <w:fldChar w:fldCharType="begin"/>
      </w:r>
      <w:r w:rsidR="007B5830">
        <w:instrText xml:space="preserve"> XE "</w:instrText>
      </w:r>
      <w:r w:rsidR="007B5830" w:rsidRPr="005A717A">
        <w:instrText>Byte.read.byte &lt;</w:instrText>
      </w:r>
      <w:del w:id="3660" w:author="msammartano" w:date="2014-02-08T23:26:00Z">
        <w:r w:rsidR="007B5830" w:rsidRPr="005A717A" w:rsidDel="000B4495">
          <w:delInstrText>F</w:delInstrText>
        </w:r>
      </w:del>
      <w:ins w:id="3661" w:author="msammartano" w:date="2014-02-08T23:26:00Z">
        <w:r w:rsidR="000B4495">
          <w:instrText>f</w:instrText>
        </w:r>
      </w:ins>
      <w:r w:rsidR="007B5830" w:rsidRPr="005A717A">
        <w:instrText>ile_table_nvar&gt;, &lt;byte_nvar&gt;</w:instrText>
      </w:r>
      <w:r w:rsidR="007B5830">
        <w:instrText xml:space="preserve">" </w:instrText>
      </w:r>
      <w:r w:rsidR="00833AAE">
        <w:fldChar w:fldCharType="end"/>
      </w:r>
    </w:p>
    <w:p w:rsidR="002D4A72" w:rsidRPr="00AC545C" w:rsidRDefault="009B47A8" w:rsidP="00AC545C">
      <w:r w:rsidRPr="00AC545C">
        <w:t>If &lt;</w:t>
      </w:r>
      <w:del w:id="3662" w:author="msammartano" w:date="2014-02-08T23:26:00Z">
        <w:r w:rsidRPr="00AC545C" w:rsidDel="000B4495">
          <w:delText>F</w:delText>
        </w:r>
      </w:del>
      <w:ins w:id="3663" w:author="msammartano" w:date="2014-02-08T23:26:00Z">
        <w:r w:rsidR="000B4495">
          <w:t>f</w:t>
        </w:r>
      </w:ins>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lastRenderedPageBreak/>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3664" w:name="_Toc379671790"/>
      <w:r>
        <w:t>Byte.write</w:t>
      </w:r>
      <w:r w:rsidR="007B5830">
        <w:t>.byte</w:t>
      </w:r>
      <w:r w:rsidR="00C130D2">
        <w:t xml:space="preserve"> &lt;</w:t>
      </w:r>
      <w:del w:id="3665" w:author="msammartano" w:date="2014-02-08T23:26:00Z">
        <w:r w:rsidR="00C130D2" w:rsidDel="000B4495">
          <w:delText>F</w:delText>
        </w:r>
      </w:del>
      <w:ins w:id="3666" w:author="msammartano" w:date="2014-02-08T23:26:00Z">
        <w:r w:rsidR="000B4495">
          <w:t>f</w:t>
        </w:r>
      </w:ins>
      <w:r w:rsidR="00C130D2">
        <w:t>ile_table_nvar&gt;, &lt;byte_nexp</w:t>
      </w:r>
      <w:r w:rsidR="009001DD">
        <w:t>&gt;|&lt;sexp&gt;</w:t>
      </w:r>
      <w:bookmarkEnd w:id="3664"/>
      <w:r w:rsidR="00833AAE">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del w:id="3667" w:author="msammartano" w:date="2014-02-08T23:26:00Z">
        <w:r w:rsidR="009001DD" w:rsidRPr="00546DCD" w:rsidDel="000B4495">
          <w:delInstrText>F</w:delInstrText>
        </w:r>
      </w:del>
      <w:ins w:id="3668" w:author="msammartano" w:date="2014-02-08T23:26:00Z">
        <w:r w:rsidR="000B4495">
          <w:instrText>f</w:instrText>
        </w:r>
      </w:ins>
      <w:r w:rsidR="009001DD" w:rsidRPr="00546DCD">
        <w:instrText>ile_table_nvar&gt;, &lt;byte_nexp&gt;|&lt;sexp&gt;</w:instrText>
      </w:r>
      <w:r w:rsidR="009001DD">
        <w:instrText xml:space="preserve">" </w:instrText>
      </w:r>
      <w:r w:rsidR="00833AAE">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3669" w:name="_Toc379671791"/>
      <w:r>
        <w:t xml:space="preserve">Byte.read.buffer </w:t>
      </w:r>
      <w:del w:id="3670" w:author="msammartano" w:date="2014-02-08T23:26:00Z">
        <w:r w:rsidDel="000B4495">
          <w:delText xml:space="preserve"> </w:delText>
        </w:r>
      </w:del>
      <w:r>
        <w:t>&lt;</w:t>
      </w:r>
      <w:del w:id="3671" w:author="msammartano" w:date="2014-02-08T23:26:00Z">
        <w:r w:rsidDel="000B4495">
          <w:delText>F</w:delText>
        </w:r>
      </w:del>
      <w:ins w:id="3672" w:author="msammartano" w:date="2014-02-08T23:26:00Z">
        <w:r w:rsidR="000B4495">
          <w:t>f</w:t>
        </w:r>
      </w:ins>
      <w:r>
        <w:t>ile_table_nvar&gt;, &lt;count_nexp&gt;, &lt;buffer_svar&gt;</w:t>
      </w:r>
      <w:bookmarkEnd w:id="3669"/>
      <w:r w:rsidR="00833AAE">
        <w:fldChar w:fldCharType="begin"/>
      </w:r>
      <w:r w:rsidR="001D70BF">
        <w:instrText xml:space="preserve"> XE "</w:instrText>
      </w:r>
      <w:r w:rsidR="001D70BF" w:rsidRPr="0026682D">
        <w:instrText xml:space="preserve">Byte.read.buffer </w:instrText>
      </w:r>
      <w:del w:id="3673" w:author="msammartano" w:date="2014-02-08T23:26:00Z">
        <w:r w:rsidR="001D70BF" w:rsidRPr="0026682D" w:rsidDel="000B4495">
          <w:delInstrText xml:space="preserve"> </w:delInstrText>
        </w:r>
      </w:del>
      <w:r w:rsidR="001D70BF" w:rsidRPr="0026682D">
        <w:instrText>&lt;</w:instrText>
      </w:r>
      <w:del w:id="3674" w:author="msammartano" w:date="2014-02-08T23:26:00Z">
        <w:r w:rsidR="001D70BF" w:rsidRPr="0026682D" w:rsidDel="000B4495">
          <w:delInstrText>F</w:delInstrText>
        </w:r>
      </w:del>
      <w:ins w:id="3675" w:author="msammartano" w:date="2014-02-08T23:26:00Z">
        <w:r w:rsidR="000B4495">
          <w:instrText>f</w:instrText>
        </w:r>
      </w:ins>
      <w:r w:rsidR="001D70BF" w:rsidRPr="0026682D">
        <w:instrText>ile_table_nvar&gt;, &lt;count_nexp&gt;, &lt;buffer_svar&gt;</w:instrText>
      </w:r>
      <w:r w:rsidR="001D70BF">
        <w:instrText xml:space="preserve">" </w:instrText>
      </w:r>
      <w:r w:rsidR="00833AAE">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3676" w:name="_Toc379671792"/>
      <w:r>
        <w:t>Byte.write.buffer &lt;</w:t>
      </w:r>
      <w:del w:id="3677" w:author="msammartano" w:date="2014-02-08T23:27:00Z">
        <w:r w:rsidDel="000B4495">
          <w:delText>F</w:delText>
        </w:r>
      </w:del>
      <w:ins w:id="3678" w:author="msammartano" w:date="2014-02-08T23:27:00Z">
        <w:r w:rsidR="000B4495">
          <w:t>f</w:t>
        </w:r>
      </w:ins>
      <w:r>
        <w:t>ile_table_nvar&gt;, &lt;sexp&gt;</w:t>
      </w:r>
      <w:bookmarkEnd w:id="3676"/>
      <w:r w:rsidR="00833AAE">
        <w:fldChar w:fldCharType="begin"/>
      </w:r>
      <w:r>
        <w:instrText xml:space="preserve"> XE "</w:instrText>
      </w:r>
      <w:r w:rsidRPr="0026682D">
        <w:instrText>Byte.write.buffer &lt;</w:instrText>
      </w:r>
      <w:del w:id="3679" w:author="msammartano" w:date="2014-02-08T23:27:00Z">
        <w:r w:rsidRPr="0026682D" w:rsidDel="000B4495">
          <w:delInstrText>F</w:delInstrText>
        </w:r>
      </w:del>
      <w:ins w:id="3680" w:author="msammartano" w:date="2014-02-08T23:27:00Z">
        <w:r w:rsidR="000B4495">
          <w:instrText>f</w:instrText>
        </w:r>
      </w:ins>
      <w:r w:rsidRPr="0026682D">
        <w:instrText>ile_table_nvar&gt;, &lt;sexp&gt;</w:instrText>
      </w:r>
      <w:r>
        <w:instrText xml:space="preserve">" </w:instrText>
      </w:r>
      <w:r w:rsidR="00833AAE">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3681" w:name="_Toc379671793"/>
      <w:r>
        <w:t>Byte.position.get  &lt;</w:t>
      </w:r>
      <w:del w:id="3682" w:author="msammartano" w:date="2014-02-08T23:27:00Z">
        <w:r w:rsidDel="000B4495">
          <w:delText>F</w:delText>
        </w:r>
      </w:del>
      <w:ins w:id="3683" w:author="msammartano" w:date="2014-02-08T23:27:00Z">
        <w:r w:rsidR="000B4495">
          <w:t>f</w:t>
        </w:r>
      </w:ins>
      <w:r>
        <w:t>ile_table_nvar&gt;, &lt;position_</w:t>
      </w:r>
      <w:r w:rsidR="008333B7">
        <w:t>nvar</w:t>
      </w:r>
      <w:r>
        <w:t>&gt;</w:t>
      </w:r>
      <w:bookmarkEnd w:id="3681"/>
      <w:r w:rsidR="00833AAE">
        <w:fldChar w:fldCharType="begin"/>
      </w:r>
      <w:r>
        <w:instrText xml:space="preserve"> XE "Byte.position.g</w:instrText>
      </w:r>
      <w:r w:rsidRPr="00076ED3">
        <w:instrText>et  &lt;</w:instrText>
      </w:r>
      <w:del w:id="3684" w:author="msammartano" w:date="2014-02-08T23:27:00Z">
        <w:r w:rsidRPr="00076ED3" w:rsidDel="000B4495">
          <w:delInstrText>F</w:delInstrText>
        </w:r>
      </w:del>
      <w:ins w:id="3685" w:author="msammartano" w:date="2014-02-08T23:27:00Z">
        <w:r w:rsidR="000B4495">
          <w:instrText>f</w:instrText>
        </w:r>
      </w:ins>
      <w:r w:rsidRPr="00076ED3">
        <w:instrText>ile_table_nvar&gt;, &lt;position_nexp&gt;</w:instrText>
      </w:r>
      <w:r>
        <w:instrText xml:space="preserve">" </w:instrText>
      </w:r>
      <w:r w:rsidR="00833AAE">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3686" w:name="_Toc379671794"/>
      <w:r>
        <w:t xml:space="preserve">Byte.position.set </w:t>
      </w:r>
      <w:del w:id="3687" w:author="msammartano" w:date="2014-02-08T23:27:00Z">
        <w:r w:rsidDel="000B4495">
          <w:delText xml:space="preserve"> </w:delText>
        </w:r>
      </w:del>
      <w:r>
        <w:t>&lt;</w:t>
      </w:r>
      <w:del w:id="3688" w:author="msammartano" w:date="2014-02-08T23:27:00Z">
        <w:r w:rsidDel="000B4495">
          <w:delText>F</w:delText>
        </w:r>
      </w:del>
      <w:ins w:id="3689" w:author="msammartano" w:date="2014-02-08T23:27:00Z">
        <w:r w:rsidR="000B4495">
          <w:t>f</w:t>
        </w:r>
      </w:ins>
      <w:r>
        <w:t>ile_table_nvar&gt;, &lt;position_nexp&gt;</w:t>
      </w:r>
      <w:bookmarkEnd w:id="3686"/>
      <w:r w:rsidR="00833AAE">
        <w:fldChar w:fldCharType="begin"/>
      </w:r>
      <w:r>
        <w:instrText xml:space="preserve"> XE "</w:instrText>
      </w:r>
      <w:r w:rsidRPr="00A9680B">
        <w:instrText xml:space="preserve">Byte.position.set </w:instrText>
      </w:r>
      <w:del w:id="3690" w:author="msammartano" w:date="2014-02-08T23:27:00Z">
        <w:r w:rsidRPr="00A9680B" w:rsidDel="000B4495">
          <w:delInstrText xml:space="preserve"> </w:delInstrText>
        </w:r>
      </w:del>
      <w:r w:rsidRPr="00A9680B">
        <w:instrText>&lt;</w:instrText>
      </w:r>
      <w:del w:id="3691" w:author="msammartano" w:date="2014-02-08T23:27:00Z">
        <w:r w:rsidRPr="00A9680B" w:rsidDel="000B4495">
          <w:delInstrText>F</w:delInstrText>
        </w:r>
      </w:del>
      <w:ins w:id="3692" w:author="msammartano" w:date="2014-02-08T23:27:00Z">
        <w:r w:rsidR="000B4495">
          <w:instrText>f</w:instrText>
        </w:r>
      </w:ins>
      <w:r w:rsidRPr="00A9680B">
        <w:instrText>ile_table_nvar&gt;, &lt;position_nexp&gt;</w:instrText>
      </w:r>
      <w:r>
        <w:instrText xml:space="preserve">" </w:instrText>
      </w:r>
      <w:r w:rsidR="00833AAE">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3693" w:name="_Toc379671795"/>
      <w:r>
        <w:t xml:space="preserve">Byte.copy </w:t>
      </w:r>
      <w:del w:id="3694" w:author="msammartano" w:date="2014-02-08T23:27:00Z">
        <w:r w:rsidDel="000B4495">
          <w:delText xml:space="preserve"> </w:delText>
        </w:r>
      </w:del>
      <w:r>
        <w:t>&lt;</w:t>
      </w:r>
      <w:del w:id="3695" w:author="msammartano" w:date="2014-02-08T23:27:00Z">
        <w:r w:rsidDel="000B4495">
          <w:delText>F</w:delText>
        </w:r>
      </w:del>
      <w:ins w:id="3696" w:author="msammartano" w:date="2014-02-08T23:27:00Z">
        <w:r w:rsidR="000B4495">
          <w:t>f</w:t>
        </w:r>
      </w:ins>
      <w:r>
        <w:t>ile_table_nvar&gt;,&lt;output_file_svar&gt;</w:t>
      </w:r>
      <w:bookmarkEnd w:id="3693"/>
      <w:r w:rsidR="00833AAE">
        <w:fldChar w:fldCharType="begin"/>
      </w:r>
      <w:r>
        <w:instrText xml:space="preserve"> XE "</w:instrText>
      </w:r>
      <w:r w:rsidRPr="000B0D0C">
        <w:instrText xml:space="preserve">Byte.copy </w:instrText>
      </w:r>
      <w:del w:id="3697" w:author="msammartano" w:date="2014-02-08T23:27:00Z">
        <w:r w:rsidRPr="000B0D0C" w:rsidDel="000B4495">
          <w:delInstrText xml:space="preserve"> </w:delInstrText>
        </w:r>
      </w:del>
      <w:r w:rsidRPr="000B0D0C">
        <w:instrText>&lt;</w:instrText>
      </w:r>
      <w:del w:id="3698" w:author="msammartano" w:date="2014-02-08T23:27:00Z">
        <w:r w:rsidRPr="000B0D0C" w:rsidDel="000B4495">
          <w:delInstrText>F</w:delInstrText>
        </w:r>
      </w:del>
      <w:ins w:id="3699" w:author="msammartano" w:date="2014-02-08T23:27:00Z">
        <w:r w:rsidR="000B4495">
          <w:instrText>f</w:instrText>
        </w:r>
      </w:ins>
      <w:r w:rsidRPr="000B0D0C">
        <w:instrText>ile_table_nvar&gt;,&lt;output_file_svar&gt;</w:instrText>
      </w:r>
      <w:r>
        <w:instrText xml:space="preserve">" </w:instrText>
      </w:r>
      <w:r w:rsidR="00833AAE">
        <w:fldChar w:fldCharType="end"/>
      </w:r>
    </w:p>
    <w:p w:rsidR="00C964AD" w:rsidRDefault="00C964AD" w:rsidP="008A09FA">
      <w:r>
        <w:t>Copies the previously open input file represented by &lt;</w:t>
      </w:r>
      <w:del w:id="3700" w:author="msammartano" w:date="2014-02-08T23:27:00Z">
        <w:r w:rsidDel="000B4495">
          <w:delText>F</w:delText>
        </w:r>
      </w:del>
      <w:ins w:id="3701" w:author="msammartano" w:date="2014-02-08T23:27:00Z">
        <w:r w:rsidR="000B4495">
          <w:t>f</w:t>
        </w:r>
      </w:ins>
      <w:r>
        <w:t>ile_table_nvar&gt; to the file whose path is specified by &lt;output_file_svar&gt;. The default p</w:t>
      </w:r>
      <w:r w:rsidR="008A09FA">
        <w:t>ath is "</w:t>
      </w:r>
      <w:del w:id="3702" w:author="msammartano" w:date="2014-02-08T10:47:00Z">
        <w:r w:rsidR="000C0A8B" w:rsidDel="00A50C6A">
          <w:delText>/</w:delText>
        </w:r>
      </w:del>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lastRenderedPageBreak/>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3703" w:name="_Toc379671796"/>
      <w:r>
        <w:t>HTML</w:t>
      </w:r>
      <w:bookmarkEnd w:id="3703"/>
    </w:p>
    <w:p w:rsidR="00470A5E" w:rsidRDefault="00470A5E" w:rsidP="00EB1F62">
      <w:pPr>
        <w:pStyle w:val="Heading2"/>
      </w:pPr>
      <w:bookmarkStart w:id="3704" w:name="_Toc379671797"/>
      <w:r>
        <w:t>Introduction</w:t>
      </w:r>
      <w:bookmarkEnd w:id="3704"/>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3705" w:name="_Toc379671798"/>
      <w:r>
        <w:t>Commands</w:t>
      </w:r>
      <w:bookmarkEnd w:id="3705"/>
    </w:p>
    <w:p w:rsidR="0054670D" w:rsidRDefault="0054670D" w:rsidP="005F4916">
      <w:pPr>
        <w:pStyle w:val="Heading3"/>
      </w:pPr>
      <w:bookmarkStart w:id="3706" w:name="_Toc379671799"/>
      <w:r>
        <w:t>Html.open</w:t>
      </w:r>
      <w:r w:rsidR="00D4463D">
        <w:t xml:space="preserve"> {&lt;</w:t>
      </w:r>
      <w:del w:id="3707" w:author="msammartano" w:date="2014-02-08T23:28:00Z">
        <w:r w:rsidR="00D4463D" w:rsidDel="000B4495">
          <w:delText>S</w:delText>
        </w:r>
      </w:del>
      <w:ins w:id="3708" w:author="msammartano" w:date="2014-02-08T23:28:00Z">
        <w:r w:rsidR="000B4495">
          <w:t>s</w:t>
        </w:r>
      </w:ins>
      <w:r w:rsidR="00D4463D">
        <w:t>how_status_bar_nexp&gt;}</w:t>
      </w:r>
      <w:bookmarkEnd w:id="3706"/>
      <w:r w:rsidR="00833AAE">
        <w:fldChar w:fldCharType="begin"/>
      </w:r>
      <w:r w:rsidR="0029334D">
        <w:instrText xml:space="preserve"> XE "</w:instrText>
      </w:r>
      <w:r w:rsidR="0029334D" w:rsidRPr="00504D4C">
        <w:instrText>Html.open {&lt;</w:instrText>
      </w:r>
      <w:del w:id="3709" w:author="msammartano" w:date="2014-02-08T23:28:00Z">
        <w:r w:rsidR="0029334D" w:rsidRPr="00504D4C" w:rsidDel="000B4495">
          <w:delInstrText>S</w:delInstrText>
        </w:r>
      </w:del>
      <w:ins w:id="3710" w:author="msammartano" w:date="2014-02-08T23:28:00Z">
        <w:r w:rsidR="000B4495">
          <w:instrText>s</w:instrText>
        </w:r>
      </w:ins>
      <w:r w:rsidR="0029334D" w:rsidRPr="00504D4C">
        <w:instrText>how_status_bar_nexp&gt;}</w:instrText>
      </w:r>
      <w:r w:rsidR="0029334D">
        <w:instrText xml:space="preserve">" </w:instrText>
      </w:r>
      <w:r w:rsidR="00833AAE">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5F4916">
      <w:pPr>
        <w:pStyle w:val="Heading3"/>
      </w:pPr>
      <w:bookmarkStart w:id="3711" w:name="_Toc379671800"/>
      <w:r>
        <w:t>Html.load.url &lt;file_sexp&gt;</w:t>
      </w:r>
      <w:bookmarkEnd w:id="3711"/>
      <w:r w:rsidR="00833AAE">
        <w:fldChar w:fldCharType="begin"/>
      </w:r>
      <w:r w:rsidR="00630E6F">
        <w:instrText xml:space="preserve"> XE "</w:instrText>
      </w:r>
      <w:r w:rsidR="00630E6F" w:rsidRPr="009D518C">
        <w:instrText>Html.load.url &lt;file_sexp&gt;</w:instrText>
      </w:r>
      <w:r w:rsidR="00630E6F">
        <w:instrText xml:space="preserve">" </w:instrText>
      </w:r>
      <w:r w:rsidR="00833AAE">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lastRenderedPageBreak/>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3712" w:name="_Toc379671801"/>
      <w:r>
        <w:t>H</w:t>
      </w:r>
      <w:r w:rsidR="000A44ED">
        <w:t>tml.load.string &lt;html_sexp&gt;</w:t>
      </w:r>
      <w:bookmarkEnd w:id="3712"/>
      <w:r w:rsidR="00833AAE">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833AAE">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del w:id="3713" w:author="msammartano" w:date="2014-02-08T10:47:00Z">
        <w:r w:rsidR="000C0A8B" w:rsidDel="00A50C6A">
          <w:delText>/</w:delText>
        </w:r>
      </w:del>
      <w:r w:rsidR="000C0A8B">
        <w:t>&lt;pref base drive&gt;/</w:t>
      </w:r>
      <w:r>
        <w:t>rfo-basic/data/</w:t>
      </w:r>
    </w:p>
    <w:p w:rsidR="00E268A7" w:rsidRDefault="009F6EC7" w:rsidP="005F4916">
      <w:pPr>
        <w:pStyle w:val="Heading3"/>
      </w:pPr>
      <w:bookmarkStart w:id="3714" w:name="_Toc379671802"/>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3714"/>
      <w:r w:rsidR="00833AAE">
        <w:fldChar w:fldCharType="begin"/>
      </w:r>
      <w:r w:rsidR="007E5C97">
        <w:instrText xml:space="preserve"> XE "</w:instrText>
      </w:r>
      <w:r w:rsidR="007E5C97" w:rsidRPr="00D03AF7">
        <w:instrText>Html.post &lt;url _sexp&gt;, &lt;list_nexp&gt;</w:instrText>
      </w:r>
      <w:r w:rsidR="007E5C97">
        <w:instrText xml:space="preserve">" </w:instrText>
      </w:r>
      <w:r w:rsidR="00833AAE">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3715" w:name="_Toc379671803"/>
      <w:r>
        <w:t>Html.get.datalink &lt;data_svar&gt;</w:t>
      </w:r>
      <w:bookmarkEnd w:id="3715"/>
      <w:r w:rsidR="00833AAE">
        <w:fldChar w:fldCharType="begin"/>
      </w:r>
      <w:r w:rsidR="00630E6F">
        <w:instrText xml:space="preserve"> XE "</w:instrText>
      </w:r>
      <w:r w:rsidR="00630E6F" w:rsidRPr="009D518C">
        <w:instrText>Html.get.datalink &lt;data_svar&gt;</w:instrText>
      </w:r>
      <w:r w:rsidR="00630E6F">
        <w:instrText xml:space="preserve">" </w:instrText>
      </w:r>
      <w:r w:rsidR="00833AAE">
        <w:fldChar w:fldCharType="end"/>
      </w:r>
      <w:del w:id="3716" w:author="msammartano" w:date="2014-02-08T23:29:00Z">
        <w:r w:rsidDel="000B4495">
          <w:br/>
        </w:r>
      </w:del>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lastRenderedPageBreak/>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3717" w:name="_Toc379671804"/>
      <w:r>
        <w:t>Html.go.back</w:t>
      </w:r>
      <w:bookmarkEnd w:id="3717"/>
      <w:r w:rsidR="00833AAE">
        <w:fldChar w:fldCharType="begin"/>
      </w:r>
      <w:r w:rsidR="00630E6F">
        <w:instrText xml:space="preserve"> XE "</w:instrText>
      </w:r>
      <w:r w:rsidR="00630E6F" w:rsidRPr="009D518C">
        <w:instrText>Html.go.back</w:instrText>
      </w:r>
      <w:r w:rsidR="00630E6F">
        <w:instrText xml:space="preserve">" </w:instrText>
      </w:r>
      <w:r w:rsidR="00833AAE">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3718" w:name="_Toc379671805"/>
      <w:r>
        <w:t>Html.go.forward</w:t>
      </w:r>
      <w:bookmarkEnd w:id="3718"/>
      <w:r w:rsidR="00833AAE">
        <w:fldChar w:fldCharType="begin"/>
      </w:r>
      <w:r w:rsidR="00630E6F">
        <w:instrText xml:space="preserve"> XE "</w:instrText>
      </w:r>
      <w:r w:rsidR="00630E6F" w:rsidRPr="009D518C">
        <w:instrText>Html.go.forward</w:instrText>
      </w:r>
      <w:r w:rsidR="00630E6F">
        <w:instrText xml:space="preserve">" </w:instrText>
      </w:r>
      <w:r w:rsidR="00833AAE">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3719" w:name="_Toc379671806"/>
      <w:r>
        <w:t>Html.close</w:t>
      </w:r>
      <w:bookmarkEnd w:id="3719"/>
      <w:r w:rsidR="00833AAE">
        <w:fldChar w:fldCharType="begin"/>
      </w:r>
      <w:r w:rsidR="00630E6F">
        <w:instrText xml:space="preserve"> XE "</w:instrText>
      </w:r>
      <w:r w:rsidR="00630E6F" w:rsidRPr="009D518C">
        <w:instrText>Html.close</w:instrText>
      </w:r>
      <w:r w:rsidR="00630E6F">
        <w:instrText xml:space="preserve">" </w:instrText>
      </w:r>
      <w:r w:rsidR="00833AAE">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3720" w:name="_Toc379671807"/>
      <w:r>
        <w:t>Html.clear.cache</w:t>
      </w:r>
      <w:bookmarkEnd w:id="3720"/>
      <w:r w:rsidR="00833AAE">
        <w:fldChar w:fldCharType="begin"/>
      </w:r>
      <w:r>
        <w:instrText xml:space="preserve"> XE "</w:instrText>
      </w:r>
      <w:r w:rsidRPr="0047443B">
        <w:instrText>Html.clear.cache</w:instrText>
      </w:r>
      <w:r>
        <w:instrText xml:space="preserve">" </w:instrText>
      </w:r>
      <w:r w:rsidR="00833AAE">
        <w:fldChar w:fldCharType="end"/>
      </w:r>
    </w:p>
    <w:p w:rsidR="00B45901" w:rsidRDefault="00B45901" w:rsidP="00B45901">
      <w:r>
        <w:t>Clears the HTML cache.</w:t>
      </w:r>
    </w:p>
    <w:p w:rsidR="00B45901" w:rsidRDefault="00B45901" w:rsidP="005F4916">
      <w:pPr>
        <w:pStyle w:val="Heading3"/>
      </w:pPr>
      <w:bookmarkStart w:id="3721" w:name="_Toc379671808"/>
      <w:r>
        <w:t>H</w:t>
      </w:r>
      <w:r w:rsidR="00E95C98">
        <w:t>tml</w:t>
      </w:r>
      <w:r>
        <w:t>.clear.history</w:t>
      </w:r>
      <w:bookmarkEnd w:id="3721"/>
      <w:r w:rsidR="00833AAE">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833AAE">
        <w:fldChar w:fldCharType="end"/>
      </w:r>
    </w:p>
    <w:p w:rsidR="00B45901" w:rsidRPr="00B45901" w:rsidRDefault="00B45901" w:rsidP="00B45901">
      <w:r>
        <w:t>Clears the HTML history.</w:t>
      </w:r>
    </w:p>
    <w:p w:rsidR="008952BE" w:rsidRDefault="00D663E0" w:rsidP="00E33967">
      <w:pPr>
        <w:pStyle w:val="Heading1"/>
      </w:pPr>
      <w:bookmarkStart w:id="3722" w:name="_Toc379671809"/>
      <w:r>
        <w:t>TCP</w:t>
      </w:r>
      <w:r w:rsidR="008952BE">
        <w:t>/IP Sockets</w:t>
      </w:r>
      <w:bookmarkEnd w:id="3722"/>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lastRenderedPageBreak/>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3"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3723" w:name="_Toc379671810"/>
      <w:r>
        <w:t xml:space="preserve">TCP/IP </w:t>
      </w:r>
      <w:r w:rsidR="00D65DA8">
        <w:t xml:space="preserve">Client </w:t>
      </w:r>
      <w:r>
        <w:t>Socket Commands</w:t>
      </w:r>
      <w:bookmarkEnd w:id="3723"/>
    </w:p>
    <w:p w:rsidR="00DD1527" w:rsidRDefault="00DD1527" w:rsidP="005F4916">
      <w:pPr>
        <w:pStyle w:val="Heading3"/>
      </w:pPr>
      <w:bookmarkStart w:id="3724" w:name="_Toc379671811"/>
      <w:r>
        <w:t>Socket.client.</w:t>
      </w:r>
      <w:r w:rsidR="000A117C">
        <w:t>connect</w:t>
      </w:r>
      <w:r>
        <w:t xml:space="preserve"> </w:t>
      </w:r>
      <w:r w:rsidR="00F11606">
        <w:t>&lt;server_ip_sexp&gt;,</w:t>
      </w:r>
      <w:r>
        <w:t xml:space="preserve"> &lt;port_nexp&gt;</w:t>
      </w:r>
      <w:bookmarkEnd w:id="3724"/>
      <w:r w:rsidR="00833AAE">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833AAE">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5F4916">
      <w:pPr>
        <w:pStyle w:val="Heading3"/>
      </w:pPr>
    </w:p>
    <w:p w:rsidR="00B81B2B" w:rsidRDefault="00B81B2B" w:rsidP="005F4916">
      <w:pPr>
        <w:pStyle w:val="Heading3"/>
      </w:pPr>
      <w:bookmarkStart w:id="3725" w:name="_Toc379671812"/>
      <w:r>
        <w:t>Socket.client.status &lt;status_nvar&gt;</w:t>
      </w:r>
      <w:bookmarkEnd w:id="3725"/>
      <w:r w:rsidR="00833AAE">
        <w:fldChar w:fldCharType="begin"/>
      </w:r>
      <w:r w:rsidR="000C029E">
        <w:instrText xml:space="preserve"> XE "</w:instrText>
      </w:r>
      <w:r w:rsidR="000C029E" w:rsidRPr="008B0BB5">
        <w:instrText>Socket.client.status &lt;status_nvar&gt;</w:instrText>
      </w:r>
      <w:r w:rsidR="000C029E">
        <w:instrText xml:space="preserve">" </w:instrText>
      </w:r>
      <w:r w:rsidR="00833AAE">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5F4916">
      <w:pPr>
        <w:pStyle w:val="Heading3"/>
      </w:pPr>
      <w:bookmarkStart w:id="3726" w:name="_Toc379671813"/>
      <w:r>
        <w:t>S</w:t>
      </w:r>
      <w:r w:rsidR="00CB062B">
        <w:t>ocket.client.server.ip &lt;svar&gt;</w:t>
      </w:r>
      <w:bookmarkEnd w:id="3726"/>
      <w:r w:rsidR="00833AAE">
        <w:fldChar w:fldCharType="begin"/>
      </w:r>
      <w:r w:rsidR="00D3745D">
        <w:instrText xml:space="preserve"> XE "</w:instrText>
      </w:r>
      <w:r w:rsidR="00D3745D" w:rsidRPr="00AE0089">
        <w:instrText>Socket.client.server.ip &lt;svar&gt;</w:instrText>
      </w:r>
      <w:r w:rsidR="00D3745D">
        <w:instrText xml:space="preserve">" </w:instrText>
      </w:r>
      <w:r w:rsidR="00833AAE">
        <w:fldChar w:fldCharType="end"/>
      </w:r>
    </w:p>
    <w:p w:rsidR="00CB062B" w:rsidRDefault="00CB062B" w:rsidP="00CB062B">
      <w:r>
        <w:t>Returns the IP of the server that this client is connected to in the string variable .</w:t>
      </w:r>
    </w:p>
    <w:p w:rsidR="00BA7506" w:rsidRDefault="00BA7506" w:rsidP="005F4916">
      <w:pPr>
        <w:pStyle w:val="Heading3"/>
      </w:pPr>
      <w:bookmarkStart w:id="3727" w:name="_Toc379671814"/>
      <w:r>
        <w:t>Socket.client.read.line &lt;line_svar&gt;</w:t>
      </w:r>
      <w:bookmarkEnd w:id="3727"/>
      <w:r w:rsidR="00833AAE">
        <w:fldChar w:fldCharType="begin"/>
      </w:r>
      <w:r>
        <w:instrText xml:space="preserve"> XE "</w:instrText>
      </w:r>
      <w:r w:rsidRPr="00CE2B5E">
        <w:instrText>Socket.client.read.line &lt;line_svar&gt;</w:instrText>
      </w:r>
      <w:r>
        <w:instrText xml:space="preserve">" </w:instrText>
      </w:r>
      <w:r w:rsidR="00833AAE">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3728" w:name="_Toc379671815"/>
      <w:r>
        <w:lastRenderedPageBreak/>
        <w:t>Socket.client.read.ready &lt;nvar&gt;</w:t>
      </w:r>
      <w:bookmarkEnd w:id="3728"/>
      <w:r w:rsidR="00833AAE">
        <w:fldChar w:fldCharType="begin"/>
      </w:r>
      <w:r w:rsidR="00D663E0">
        <w:instrText xml:space="preserve"> XE "</w:instrText>
      </w:r>
      <w:r w:rsidR="00D663E0" w:rsidRPr="00CE2B5E">
        <w:instrText>Socket.client.read.ready &lt;nvar&gt;</w:instrText>
      </w:r>
      <w:r w:rsidR="00D663E0">
        <w:instrText xml:space="preserve">" </w:instrText>
      </w:r>
      <w:r w:rsidR="00833AAE">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3729" w:name="_Toc379671816"/>
      <w:r>
        <w:t>Socket.client.read.file  &lt;fw_nexp&gt;</w:t>
      </w:r>
      <w:bookmarkEnd w:id="3729"/>
      <w:r w:rsidR="00833AAE">
        <w:fldChar w:fldCharType="begin"/>
      </w:r>
      <w:r w:rsidR="006B69F2">
        <w:instrText xml:space="preserve"> XE "</w:instrText>
      </w:r>
      <w:r w:rsidR="006B69F2" w:rsidRPr="00CD07F1">
        <w:instrText>Socket.client.read.file  &lt;fw_nexp&gt;</w:instrText>
      </w:r>
      <w:r w:rsidR="006B69F2">
        <w:instrText xml:space="preserve">" </w:instrText>
      </w:r>
      <w:r w:rsidR="00833AAE">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3730" w:name="_Toc379671817"/>
      <w:r>
        <w:t>Socket.client.write.line &lt;line_sexp&gt;</w:t>
      </w:r>
      <w:bookmarkEnd w:id="3730"/>
      <w:r w:rsidR="00833AAE">
        <w:fldChar w:fldCharType="begin"/>
      </w:r>
      <w:r w:rsidR="00D663E0">
        <w:instrText xml:space="preserve"> XE "</w:instrText>
      </w:r>
      <w:r w:rsidR="00D663E0" w:rsidRPr="00CE2B5E">
        <w:instrText>Socket.client.write.line &lt;line_sexp&gt;</w:instrText>
      </w:r>
      <w:r w:rsidR="00D663E0">
        <w:instrText xml:space="preserve">" </w:instrText>
      </w:r>
      <w:r w:rsidR="00833AAE">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3731" w:name="_Toc379671818"/>
      <w:r>
        <w:t>Socket.client.write.bytes &lt;sexp&gt;</w:t>
      </w:r>
      <w:bookmarkEnd w:id="3731"/>
      <w:r w:rsidR="00833AAE">
        <w:fldChar w:fldCharType="begin"/>
      </w:r>
      <w:r>
        <w:instrText xml:space="preserve"> XE "</w:instrText>
      </w:r>
      <w:r w:rsidRPr="00BE03AC">
        <w:instrText>Socket.client.write.bytes &lt;sexp&gt;</w:instrText>
      </w:r>
      <w:r>
        <w:instrText xml:space="preserve">" </w:instrText>
      </w:r>
      <w:r w:rsidR="00833AAE">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3732" w:name="_Toc379671819"/>
      <w:r>
        <w:t>Socket.client.write.file  &lt;fr_nexp&gt;</w:t>
      </w:r>
      <w:bookmarkEnd w:id="3732"/>
      <w:r w:rsidR="00833AAE">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833AAE">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3733" w:name="_Toc379671820"/>
      <w:r>
        <w:t>S</w:t>
      </w:r>
      <w:r w:rsidR="00CB062B">
        <w:t>ocket.client.close</w:t>
      </w:r>
      <w:bookmarkEnd w:id="3733"/>
      <w:r w:rsidR="00833AAE">
        <w:fldChar w:fldCharType="begin"/>
      </w:r>
      <w:r w:rsidR="00F70FB7">
        <w:instrText xml:space="preserve"> XE "</w:instrText>
      </w:r>
      <w:r w:rsidR="00F70FB7" w:rsidRPr="0076276C">
        <w:instrText>Socket.client.close</w:instrText>
      </w:r>
      <w:r w:rsidR="00F70FB7">
        <w:instrText xml:space="preserve">" </w:instrText>
      </w:r>
      <w:r w:rsidR="00833AAE">
        <w:fldChar w:fldCharType="end"/>
      </w:r>
    </w:p>
    <w:p w:rsidR="00CB062B" w:rsidRDefault="00CB062B" w:rsidP="00CB062B">
      <w:r>
        <w:t>Closes an open client side connection.</w:t>
      </w:r>
    </w:p>
    <w:p w:rsidR="00A42D88" w:rsidRDefault="00A42D88" w:rsidP="00EB1F62">
      <w:pPr>
        <w:pStyle w:val="Heading2"/>
      </w:pPr>
      <w:bookmarkStart w:id="3734" w:name="_Toc379671821"/>
      <w:r>
        <w:t>TCP/IP Server Socket Commands</w:t>
      </w:r>
      <w:bookmarkEnd w:id="3734"/>
    </w:p>
    <w:p w:rsidR="0037623F" w:rsidRDefault="0037623F" w:rsidP="005F4916">
      <w:pPr>
        <w:pStyle w:val="Heading3"/>
      </w:pPr>
      <w:bookmarkStart w:id="3735" w:name="_Toc379671822"/>
      <w:r>
        <w:t>Socket.myip  &lt;svar&gt;</w:t>
      </w:r>
      <w:bookmarkEnd w:id="3735"/>
      <w:r w:rsidR="00833AAE">
        <w:fldChar w:fldCharType="begin"/>
      </w:r>
      <w:r>
        <w:instrText xml:space="preserve"> XE "</w:instrText>
      </w:r>
      <w:r w:rsidRPr="00CE2B5E">
        <w:instrText>Socket.myip  &lt;svar&gt;</w:instrText>
      </w:r>
      <w:r>
        <w:instrText xml:space="preserve">" </w:instrText>
      </w:r>
      <w:r w:rsidR="00833AAE">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4" w:history="1">
        <w:r>
          <w:rPr>
            <w:rStyle w:val="Hyperlink"/>
          </w:rPr>
          <w:t>http://automation.whatismyip.com/n09230945.asp</w:t>
        </w:r>
      </w:hyperlink>
      <w:r w:rsidR="00F5651B">
        <w:t>"</w:t>
      </w:r>
    </w:p>
    <w:p w:rsidR="006B7DC7" w:rsidRDefault="006B7DC7" w:rsidP="005F4916">
      <w:pPr>
        <w:pStyle w:val="Heading3"/>
      </w:pPr>
      <w:bookmarkStart w:id="3736" w:name="_Toc379671823"/>
      <w:r>
        <w:lastRenderedPageBreak/>
        <w:t>Socket.server.create &lt;port_nexp&gt;</w:t>
      </w:r>
      <w:bookmarkEnd w:id="3736"/>
      <w:r w:rsidR="00833AAE">
        <w:fldChar w:fldCharType="begin"/>
      </w:r>
      <w:r w:rsidR="00D663E0">
        <w:instrText xml:space="preserve"> XE "</w:instrText>
      </w:r>
      <w:r w:rsidR="00D663E0" w:rsidRPr="00CE2B5E">
        <w:instrText>Socket.server.create &lt;port_nexp&gt;</w:instrText>
      </w:r>
      <w:r w:rsidR="00D663E0">
        <w:instrText xml:space="preserve">" </w:instrText>
      </w:r>
      <w:r w:rsidR="00833AAE">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5F4916">
      <w:pPr>
        <w:pStyle w:val="Heading3"/>
      </w:pPr>
      <w:bookmarkStart w:id="3737" w:name="_Toc379671824"/>
      <w:r>
        <w:t>Socket.server.connect</w:t>
      </w:r>
      <w:r w:rsidR="00795B6C">
        <w:t xml:space="preserve"> </w:t>
      </w:r>
      <w:r w:rsidR="00795B6C" w:rsidRPr="00795B6C">
        <w:t>{&lt;wait_</w:t>
      </w:r>
      <w:r w:rsidR="00C128F2">
        <w:t>l</w:t>
      </w:r>
      <w:r w:rsidR="00795B6C" w:rsidRPr="00795B6C">
        <w:t>exp&gt;}</w:t>
      </w:r>
      <w:bookmarkEnd w:id="3737"/>
      <w:r w:rsidR="00833AAE">
        <w:fldChar w:fldCharType="begin"/>
      </w:r>
      <w:r w:rsidR="001C58D9">
        <w:instrText xml:space="preserve"> XE "</w:instrText>
      </w:r>
      <w:r w:rsidR="001C58D9" w:rsidRPr="0087219E">
        <w:instrText>Socket.server.connect {&lt;wait_lexp&gt;}</w:instrText>
      </w:r>
      <w:r w:rsidR="001C58D9">
        <w:instrText xml:space="preserve">" </w:instrText>
      </w:r>
      <w:r w:rsidR="00833AAE">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5F4916">
      <w:pPr>
        <w:pStyle w:val="Heading3"/>
      </w:pPr>
      <w:bookmarkStart w:id="3738" w:name="_Toc379671825"/>
      <w:r>
        <w:t>Socket.server.status &lt;status_nvar&gt;</w:t>
      </w:r>
      <w:bookmarkEnd w:id="3738"/>
      <w:r w:rsidR="00833AAE">
        <w:fldChar w:fldCharType="begin"/>
      </w:r>
      <w:r w:rsidR="00D3745D">
        <w:instrText xml:space="preserve"> XE "</w:instrText>
      </w:r>
      <w:r w:rsidR="00D3745D" w:rsidRPr="002F24F5">
        <w:instrText>Socket.server.status &lt;status_nvar&gt;</w:instrText>
      </w:r>
      <w:r w:rsidR="00D3745D">
        <w:instrText xml:space="preserve">" </w:instrText>
      </w:r>
      <w:r w:rsidR="00833AAE">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5F4916">
      <w:pPr>
        <w:pStyle w:val="Heading3"/>
      </w:pPr>
      <w:bookmarkStart w:id="3739" w:name="_Toc379671826"/>
      <w:r>
        <w:t>Socket.server.read.line &lt;svar&gt;</w:t>
      </w:r>
      <w:bookmarkEnd w:id="3739"/>
      <w:r w:rsidR="00833AAE">
        <w:fldChar w:fldCharType="begin"/>
      </w:r>
      <w:r>
        <w:instrText xml:space="preserve"> XE "</w:instrText>
      </w:r>
      <w:r w:rsidRPr="00CE2B5E">
        <w:instrText>Socket.server.read.line &lt;svar&gt;</w:instrText>
      </w:r>
      <w:r>
        <w:instrText xml:space="preserve">" </w:instrText>
      </w:r>
      <w:r w:rsidR="00833AAE">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3740" w:name="_Toc379671827"/>
      <w:r>
        <w:t>Socket.server.read.ready &lt;nvar&gt;</w:t>
      </w:r>
      <w:bookmarkEnd w:id="3740"/>
      <w:r w:rsidR="00833AAE">
        <w:fldChar w:fldCharType="begin"/>
      </w:r>
      <w:r w:rsidR="00D663E0">
        <w:instrText xml:space="preserve"> XE "</w:instrText>
      </w:r>
      <w:r w:rsidR="00D663E0" w:rsidRPr="00CE2B5E">
        <w:instrText>Socket.server.read.ready &lt;nvar&gt;</w:instrText>
      </w:r>
      <w:r w:rsidR="00D663E0">
        <w:instrText xml:space="preserve">" </w:instrText>
      </w:r>
      <w:r w:rsidR="00833AAE">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3741" w:name="_Toc379671828"/>
      <w:r>
        <w:t>Socket.server.write.line &lt;sexp&gt;</w:t>
      </w:r>
      <w:bookmarkEnd w:id="3741"/>
      <w:r w:rsidR="00833AAE">
        <w:fldChar w:fldCharType="begin"/>
      </w:r>
      <w:r w:rsidR="00D663E0">
        <w:instrText xml:space="preserve"> XE "</w:instrText>
      </w:r>
      <w:r w:rsidR="00D663E0" w:rsidRPr="00CE2B5E">
        <w:instrText>Socket.server.write.line &lt;sexp&gt;</w:instrText>
      </w:r>
      <w:r w:rsidR="00D663E0">
        <w:instrText xml:space="preserve">" </w:instrText>
      </w:r>
      <w:r w:rsidR="00833AAE">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3742" w:name="_Toc379671829"/>
      <w:r>
        <w:t>Socket.server.write.bytes &lt;sexp&gt;</w:t>
      </w:r>
      <w:bookmarkEnd w:id="3742"/>
      <w:r w:rsidR="00833AAE">
        <w:fldChar w:fldCharType="begin"/>
      </w:r>
      <w:r>
        <w:instrText xml:space="preserve"> XE "</w:instrText>
      </w:r>
      <w:r w:rsidRPr="00BC487F">
        <w:instrText>Socket.server.write.bytes &lt;sexp&gt;</w:instrText>
      </w:r>
      <w:r>
        <w:instrText xml:space="preserve">" </w:instrText>
      </w:r>
      <w:r w:rsidR="00833AAE">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w:t>
      </w:r>
      <w:r w:rsidR="00B4434A">
        <w:lastRenderedPageBreak/>
        <w:t>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3743" w:name="_Toc379671830"/>
      <w:r>
        <w:t>Socket.server.write.file  &lt;fr_nexp&gt;</w:t>
      </w:r>
      <w:bookmarkEnd w:id="3743"/>
      <w:r w:rsidR="00833AAE">
        <w:fldChar w:fldCharType="begin"/>
      </w:r>
      <w:r>
        <w:instrText xml:space="preserve"> XE "</w:instrText>
      </w:r>
      <w:r w:rsidRPr="003F6EE6">
        <w:instrText>Socket.server.write.file  &lt;fr_nexp&gt;</w:instrText>
      </w:r>
      <w:r>
        <w:instrText xml:space="preserve">" </w:instrText>
      </w:r>
      <w:r w:rsidR="00833AAE">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3744" w:name="_Toc379671831"/>
      <w:r w:rsidRPr="00AD2D2D">
        <w:t>Socket.server.read.file &lt;fw_nexp&gt;</w:t>
      </w:r>
      <w:bookmarkEnd w:id="3744"/>
      <w:r w:rsidR="00833AAE">
        <w:fldChar w:fldCharType="begin"/>
      </w:r>
      <w:r w:rsidR="00F70FB7">
        <w:instrText xml:space="preserve"> XE "</w:instrText>
      </w:r>
      <w:r w:rsidR="00F70FB7" w:rsidRPr="00B2181A">
        <w:instrText>Socket.server.read.file &lt;fw_nexp&gt;</w:instrText>
      </w:r>
      <w:r w:rsidR="00F70FB7">
        <w:instrText xml:space="preserve">" </w:instrText>
      </w:r>
      <w:r w:rsidR="00833AAE">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3745" w:name="_Toc379671832"/>
      <w:r>
        <w:t>Socket.server.disconnect</w:t>
      </w:r>
      <w:bookmarkEnd w:id="3745"/>
      <w:r w:rsidR="00833AAE">
        <w:fldChar w:fldCharType="begin"/>
      </w:r>
      <w:r w:rsidR="00D663E0">
        <w:instrText xml:space="preserve"> XE "</w:instrText>
      </w:r>
      <w:r w:rsidR="00D663E0" w:rsidRPr="00CE2B5E">
        <w:instrText>Socket.server.disconnect</w:instrText>
      </w:r>
      <w:r w:rsidR="00D663E0">
        <w:instrText xml:space="preserve">" </w:instrText>
      </w:r>
      <w:r w:rsidR="00833AAE">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3746" w:name="_Toc379671833"/>
      <w:r>
        <w:t>Socket.server.close</w:t>
      </w:r>
      <w:bookmarkEnd w:id="3746"/>
      <w:r w:rsidR="00833AAE">
        <w:fldChar w:fldCharType="begin"/>
      </w:r>
      <w:r>
        <w:instrText xml:space="preserve"> XE "</w:instrText>
      </w:r>
      <w:r w:rsidRPr="00CE2B5E">
        <w:instrText>Socket.server.close</w:instrText>
      </w:r>
      <w:r>
        <w:instrText xml:space="preserve">" </w:instrText>
      </w:r>
      <w:r w:rsidR="00833AAE">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3747" w:name="_Toc379671834"/>
      <w:r>
        <w:t>Socket.server.client.ip &lt;nvar&gt;</w:t>
      </w:r>
      <w:bookmarkEnd w:id="3747"/>
      <w:r w:rsidR="00833AAE">
        <w:fldChar w:fldCharType="begin"/>
      </w:r>
      <w:r>
        <w:instrText xml:space="preserve"> XE "</w:instrText>
      </w:r>
      <w:r w:rsidRPr="00625183">
        <w:instrText>Socket.server.client.ip &lt;nvar&gt;</w:instrText>
      </w:r>
      <w:r>
        <w:instrText xml:space="preserve">" </w:instrText>
      </w:r>
      <w:r w:rsidR="00833AAE">
        <w:fldChar w:fldCharType="end"/>
      </w:r>
    </w:p>
    <w:p w:rsidR="000039BC" w:rsidRDefault="000C367E" w:rsidP="00746D12">
      <w:r>
        <w:t>Returns the IP of the Client currently connected to the Server.</w:t>
      </w:r>
    </w:p>
    <w:p w:rsidR="000039BC" w:rsidRDefault="000039BC" w:rsidP="00E33967">
      <w:pPr>
        <w:pStyle w:val="Heading1"/>
      </w:pPr>
      <w:bookmarkStart w:id="3748" w:name="_Toc379671835"/>
      <w:r>
        <w:t>FTP</w:t>
      </w:r>
      <w:r w:rsidR="0081367E">
        <w:t xml:space="preserve"> Client</w:t>
      </w:r>
      <w:bookmarkEnd w:id="3748"/>
    </w:p>
    <w:p w:rsidR="000039BC" w:rsidRDefault="000039BC" w:rsidP="000039BC">
      <w:r>
        <w:t>These FTP commands implement a FTP Client</w:t>
      </w:r>
    </w:p>
    <w:p w:rsidR="000039BC" w:rsidRDefault="003A4712" w:rsidP="00EB1F62">
      <w:pPr>
        <w:pStyle w:val="Heading2"/>
      </w:pPr>
      <w:bookmarkStart w:id="3749" w:name="_Toc379671836"/>
      <w:r w:rsidRPr="004B7016">
        <w:t>Ftp.open</w:t>
      </w:r>
      <w:r w:rsidR="00A049E1">
        <w:t xml:space="preserve"> &lt;url_sexp&gt;, &lt;port_nexp&gt;, &lt;user_sexp&gt;, &lt;pw_sexp&gt;</w:t>
      </w:r>
      <w:bookmarkEnd w:id="3749"/>
      <w:r w:rsidR="00833AAE">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833AAE">
        <w:fldChar w:fldCharType="end"/>
      </w:r>
    </w:p>
    <w:p w:rsidR="00A049E1" w:rsidRDefault="00A049E1" w:rsidP="00A049E1">
      <w:r>
        <w:t>Connects to the specified url and port. Logs onto the server using the specified user name and password.  For example:</w:t>
      </w:r>
    </w:p>
    <w:p w:rsidR="000039BC" w:rsidRPr="00FB227D" w:rsidRDefault="00833AAE" w:rsidP="007B2223">
      <w:pPr>
        <w:pStyle w:val="Codeexample"/>
      </w:pPr>
      <w:hyperlink r:id="rId15" w:history="1">
        <w:r w:rsidR="00A049E1" w:rsidRPr="00A049E1">
          <w:t>ftp.open</w:t>
        </w:r>
      </w:hyperlink>
      <w:r w:rsidR="00A049E1" w:rsidRPr="00A049E1">
        <w:t xml:space="preserve"> </w:t>
      </w:r>
      <w:r w:rsidR="00F5651B">
        <w:t>"</w:t>
      </w:r>
      <w:hyperlink r:id="rId16"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750" w:name="_Toc379671837"/>
      <w:r>
        <w:t>Ftp.</w:t>
      </w:r>
      <w:r w:rsidR="00434FE2">
        <w:t>c</w:t>
      </w:r>
      <w:r w:rsidR="00FB227D">
        <w:t>lose</w:t>
      </w:r>
      <w:bookmarkEnd w:id="3750"/>
      <w:r w:rsidR="00833AAE">
        <w:fldChar w:fldCharType="begin"/>
      </w:r>
      <w:r w:rsidR="00FB227D">
        <w:instrText xml:space="preserve"> XE "</w:instrText>
      </w:r>
      <w:r w:rsidR="00FB227D" w:rsidRPr="00A178C7">
        <w:instrText>Ftp.</w:instrText>
      </w:r>
      <w:del w:id="3751" w:author="msammartano" w:date="2014-02-08T23:31:00Z">
        <w:r w:rsidR="00FB227D" w:rsidRPr="00A178C7" w:rsidDel="000B4495">
          <w:delInstrText>C</w:delInstrText>
        </w:r>
      </w:del>
      <w:ins w:id="3752" w:author="msammartano" w:date="2014-02-08T23:31:00Z">
        <w:r w:rsidR="000B4495">
          <w:instrText>c</w:instrText>
        </w:r>
      </w:ins>
      <w:r w:rsidR="00FB227D" w:rsidRPr="00A178C7">
        <w:instrText>lose</w:instrText>
      </w:r>
      <w:r w:rsidR="00FB227D">
        <w:instrText xml:space="preserve">" </w:instrText>
      </w:r>
      <w:r w:rsidR="00833AAE">
        <w:fldChar w:fldCharType="end"/>
      </w:r>
    </w:p>
    <w:p w:rsidR="00A049E1" w:rsidRPr="00A049E1" w:rsidRDefault="00A049E1" w:rsidP="00A049E1">
      <w:r>
        <w:t>Disconnects from the FTP server.</w:t>
      </w:r>
    </w:p>
    <w:p w:rsidR="000039BC" w:rsidRDefault="00833AAE" w:rsidP="00EB1F62">
      <w:pPr>
        <w:pStyle w:val="Heading2"/>
      </w:pPr>
      <w:hyperlink r:id="rId17" w:history="1">
        <w:bookmarkStart w:id="3753" w:name="_Toc379671838"/>
        <w:r w:rsidR="003A4712">
          <w:t>Ftp.</w:t>
        </w:r>
        <w:r w:rsidR="00A049E1" w:rsidRPr="00A049E1">
          <w:t>put</w:t>
        </w:r>
      </w:hyperlink>
      <w:r w:rsidR="00A63278">
        <w:t xml:space="preserve"> &lt;source_sexp&gt;, &lt;destination_sexp&gt;</w:t>
      </w:r>
      <w:bookmarkEnd w:id="3753"/>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del w:id="3754" w:author="msammartano" w:date="2014-02-08T10:48:00Z">
        <w:r w:rsidR="000C0A8B" w:rsidDel="00A50C6A">
          <w:delText>/</w:delText>
        </w:r>
      </w:del>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lastRenderedPageBreak/>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833AAE" w:rsidP="00EB1F62">
      <w:pPr>
        <w:pStyle w:val="Heading2"/>
      </w:pPr>
      <w:hyperlink r:id="rId18" w:history="1">
        <w:bookmarkStart w:id="3755" w:name="_Toc379671839"/>
        <w:r w:rsidR="003A4712">
          <w:t>Ftp.</w:t>
        </w:r>
        <w:r w:rsidR="00A049E1" w:rsidRPr="00A049E1">
          <w:t>get</w:t>
        </w:r>
      </w:hyperlink>
      <w:r w:rsidR="00A63278">
        <w:t xml:space="preserve"> &lt;source_sexp&gt;, &lt;destination_sexp&gt;</w:t>
      </w:r>
      <w:bookmarkEnd w:id="3755"/>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del w:id="3756" w:author="msammartano" w:date="2014-02-08T10:48:00Z">
        <w:r w:rsidR="000C0A8B" w:rsidDel="00A50C6A">
          <w:delText>/</w:delText>
        </w:r>
      </w:del>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833AAE" w:rsidP="00EB1F62">
      <w:pPr>
        <w:pStyle w:val="Heading2"/>
      </w:pPr>
      <w:hyperlink r:id="rId19" w:history="1">
        <w:bookmarkStart w:id="3757" w:name="_Toc379671840"/>
        <w:r w:rsidR="003A4712">
          <w:t>Ftp.</w:t>
        </w:r>
        <w:r w:rsidR="00A049E1" w:rsidRPr="00A049E1">
          <w:t>dir</w:t>
        </w:r>
      </w:hyperlink>
      <w:r w:rsidR="0034592D">
        <w:t xml:space="preserve"> &lt;list_n</w:t>
      </w:r>
      <w:r w:rsidR="005F6213">
        <w:t>var&gt;</w:t>
      </w:r>
      <w:bookmarkEnd w:id="3757"/>
      <w:r>
        <w:fldChar w:fldCharType="begin"/>
      </w:r>
      <w:r w:rsidR="00682711">
        <w:instrText xml:space="preserve"> XE "</w:instrText>
      </w:r>
      <w:r w:rsidR="009159B8">
        <w:instrText>F</w:instrText>
      </w:r>
      <w:r w:rsidR="00682711" w:rsidRPr="00B67BBF">
        <w:instrText>tp.dir &lt;list_n</w:instrText>
      </w:r>
      <w:del w:id="3758" w:author="msammartano" w:date="2014-02-08T23:31:00Z">
        <w:r w:rsidR="00682711" w:rsidRPr="00B67BBF" w:rsidDel="000C3162">
          <w:delInstrText>a</w:delInstrText>
        </w:r>
      </w:del>
      <w:r w:rsidR="00682711" w:rsidRPr="00B67BBF">
        <w:instrText>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833AAE" w:rsidP="00EB1F62">
      <w:pPr>
        <w:pStyle w:val="Heading2"/>
      </w:pPr>
      <w:hyperlink r:id="rId20" w:history="1">
        <w:bookmarkStart w:id="3759" w:name="_Toc379671841"/>
        <w:r w:rsidR="003A4712">
          <w:t>Ftp.</w:t>
        </w:r>
        <w:r w:rsidR="00A049E1" w:rsidRPr="00A049E1">
          <w:t>cd</w:t>
        </w:r>
      </w:hyperlink>
      <w:r w:rsidR="005F6213">
        <w:t xml:space="preserve"> &lt;</w:t>
      </w:r>
      <w:r w:rsidR="00682711">
        <w:t>new_directory_sexp&gt;</w:t>
      </w:r>
      <w:bookmarkEnd w:id="3759"/>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833AAE" w:rsidP="00EB1F62">
      <w:pPr>
        <w:pStyle w:val="Heading2"/>
      </w:pPr>
      <w:hyperlink r:id="rId21" w:history="1">
        <w:bookmarkStart w:id="3760" w:name="_Toc379671842"/>
        <w:r w:rsidR="003A4712">
          <w:t>Ftp.</w:t>
        </w:r>
        <w:r w:rsidR="00A049E1" w:rsidRPr="00A049E1">
          <w:t>rename</w:t>
        </w:r>
      </w:hyperlink>
      <w:r w:rsidR="00682711">
        <w:t xml:space="preserve"> &lt;old_filename_sexp&gt;, &lt;new_filename_sexp&gt;</w:t>
      </w:r>
      <w:bookmarkEnd w:id="3760"/>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833AAE" w:rsidP="00EB1F62">
      <w:pPr>
        <w:pStyle w:val="Heading2"/>
      </w:pPr>
      <w:hyperlink r:id="rId22" w:history="1">
        <w:bookmarkStart w:id="3761" w:name="_Toc379671843"/>
        <w:r w:rsidR="003A4712">
          <w:t>Ftp.</w:t>
        </w:r>
        <w:r w:rsidR="00A049E1" w:rsidRPr="00A049E1">
          <w:t>delete</w:t>
        </w:r>
      </w:hyperlink>
      <w:r w:rsidR="00682711">
        <w:t xml:space="preserve"> &lt;filename_sexp&gt;</w:t>
      </w:r>
      <w:bookmarkEnd w:id="3761"/>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833AAE" w:rsidP="00EB1F62">
      <w:pPr>
        <w:pStyle w:val="Heading2"/>
      </w:pPr>
      <w:hyperlink r:id="rId23" w:history="1">
        <w:bookmarkStart w:id="3762" w:name="_Toc379671844"/>
        <w:r w:rsidR="003A4712">
          <w:t>Ftp.</w:t>
        </w:r>
        <w:r w:rsidR="00A049E1" w:rsidRPr="00A049E1">
          <w:t>rmdir</w:t>
        </w:r>
      </w:hyperlink>
      <w:r w:rsidR="00682711">
        <w:t xml:space="preserve"> &lt;directory_sexp&gt;</w:t>
      </w:r>
      <w:bookmarkEnd w:id="3762"/>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833AAE" w:rsidP="00EB1F62">
      <w:pPr>
        <w:pStyle w:val="Heading2"/>
      </w:pPr>
      <w:hyperlink r:id="rId24" w:history="1">
        <w:bookmarkStart w:id="3763" w:name="_Toc379671845"/>
        <w:r w:rsidR="003A4712">
          <w:t>Ftp.</w:t>
        </w:r>
        <w:r w:rsidR="00A049E1" w:rsidRPr="00A049E1">
          <w:t>mkdir</w:t>
        </w:r>
      </w:hyperlink>
      <w:r w:rsidR="00682711">
        <w:t xml:space="preserve"> &lt;directory_sexp&gt;</w:t>
      </w:r>
      <w:bookmarkEnd w:id="3763"/>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3764" w:name="_Toc379671846"/>
      <w:r>
        <w:lastRenderedPageBreak/>
        <w:t>Bluetooth</w:t>
      </w:r>
      <w:bookmarkEnd w:id="3764"/>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w:t>
      </w:r>
      <w:ins w:id="3765" w:author="msammartano" w:date="2014-02-08T10:56:00Z">
        <w:r w:rsidR="00A50C6A">
          <w:t>t</w:t>
        </w:r>
      </w:ins>
      <w:del w:id="3766" w:author="msammartano" w:date="2014-02-08T10:56:00Z">
        <w:r w:rsidDel="00A50C6A">
          <w:delText>r</w:delText>
        </w:r>
      </w:del>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767" w:name="_Toc379671847"/>
      <w:r>
        <w:t>B</w:t>
      </w:r>
      <w:r w:rsidR="00D50FDC">
        <w:t>t.open</w:t>
      </w:r>
      <w:r w:rsidR="00296C24">
        <w:t xml:space="preserve"> {0|1}</w:t>
      </w:r>
      <w:bookmarkEnd w:id="3767"/>
      <w:r w:rsidR="00833AAE">
        <w:fldChar w:fldCharType="begin"/>
      </w:r>
      <w:r w:rsidR="00296C24">
        <w:instrText xml:space="preserve"> XE "</w:instrText>
      </w:r>
      <w:r w:rsidR="00296C24" w:rsidRPr="00CE288E">
        <w:instrText>Bt.open {0|1}</w:instrText>
      </w:r>
      <w:r w:rsidR="00296C24">
        <w:instrText xml:space="preserve">" </w:instrText>
      </w:r>
      <w:r w:rsidR="00833AAE">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lastRenderedPageBreak/>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3768" w:name="_Toc379671848"/>
      <w:r>
        <w:t>Bt.close</w:t>
      </w:r>
      <w:bookmarkEnd w:id="3768"/>
      <w:r w:rsidR="00833AAE">
        <w:fldChar w:fldCharType="begin"/>
      </w:r>
      <w:r w:rsidR="00330882">
        <w:instrText xml:space="preserve"> XE "</w:instrText>
      </w:r>
      <w:r w:rsidR="00330882" w:rsidRPr="00F13361">
        <w:instrText>Bt.close</w:instrText>
      </w:r>
      <w:r w:rsidR="00330882">
        <w:instrText xml:space="preserve">" </w:instrText>
      </w:r>
      <w:r w:rsidR="00833AAE">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769" w:name="_Toc379671849"/>
      <w:r>
        <w:t>Bt.connect</w:t>
      </w:r>
      <w:r w:rsidR="00296C24">
        <w:t xml:space="preserve"> {0|1}</w:t>
      </w:r>
      <w:bookmarkEnd w:id="3769"/>
      <w:r w:rsidR="00833AAE">
        <w:fldChar w:fldCharType="begin"/>
      </w:r>
      <w:r w:rsidR="00296C24">
        <w:instrText xml:space="preserve"> XE "</w:instrText>
      </w:r>
      <w:r w:rsidR="00296C24" w:rsidRPr="00CE288E">
        <w:instrText>Bt.connect {0|1}</w:instrText>
      </w:r>
      <w:r w:rsidR="00296C24">
        <w:instrText xml:space="preserve">" </w:instrText>
      </w:r>
      <w:r w:rsidR="00833AAE">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770" w:name="_Toc379671850"/>
      <w:r>
        <w:t>Bt.disconnect</w:t>
      </w:r>
      <w:bookmarkEnd w:id="3770"/>
      <w:r w:rsidR="00833AAE">
        <w:fldChar w:fldCharType="begin"/>
      </w:r>
      <w:r w:rsidR="009159B8">
        <w:instrText xml:space="preserve"> XE "</w:instrText>
      </w:r>
      <w:r w:rsidR="009159B8" w:rsidRPr="0049142A">
        <w:instrText>Bt.disconnect</w:instrText>
      </w:r>
      <w:r w:rsidR="009159B8">
        <w:instrText xml:space="preserve">" </w:instrText>
      </w:r>
      <w:r w:rsidR="00833AAE">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771" w:name="_Toc379671851"/>
      <w:r>
        <w:t>Bt.reconnect</w:t>
      </w:r>
      <w:bookmarkEnd w:id="3771"/>
      <w:r w:rsidR="00833AAE">
        <w:fldChar w:fldCharType="begin"/>
      </w:r>
      <w:r w:rsidR="009159B8">
        <w:instrText xml:space="preserve"> XE "</w:instrText>
      </w:r>
      <w:r w:rsidR="009159B8" w:rsidRPr="00DA6E3D">
        <w:instrText>Bt.reconnect</w:instrText>
      </w:r>
      <w:r w:rsidR="009159B8">
        <w:instrText xml:space="preserve">" </w:instrText>
      </w:r>
      <w:r w:rsidR="00833AAE">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772" w:name="_Toc379671852"/>
      <w:r>
        <w:t>Bt.status &lt;nvar&gt;</w:t>
      </w:r>
      <w:bookmarkEnd w:id="3772"/>
      <w:r w:rsidR="00833AAE">
        <w:fldChar w:fldCharType="begin"/>
      </w:r>
      <w:r w:rsidR="00330882">
        <w:instrText xml:space="preserve"> XE "</w:instrText>
      </w:r>
      <w:r w:rsidR="00330882" w:rsidRPr="00F13361">
        <w:instrText>Bt.status &lt;nvar&gt;</w:instrText>
      </w:r>
      <w:r w:rsidR="00330882">
        <w:instrText xml:space="preserve">" </w:instrText>
      </w:r>
      <w:r w:rsidR="00833AAE">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773" w:name="_Toc379671853"/>
      <w:r>
        <w:t xml:space="preserve">Bt.write </w:t>
      </w:r>
      <w:r w:rsidR="003C1FB8">
        <w:t>&lt;sexp&gt;|&lt;nexp&gt; {,|;} . . . . &lt;sexp&gt;|&lt;nexp&gt;{,|;}</w:t>
      </w:r>
      <w:bookmarkEnd w:id="3773"/>
      <w:r w:rsidR="00833AAE">
        <w:fldChar w:fldCharType="begin"/>
      </w:r>
      <w:r w:rsidR="0010169A">
        <w:instrText xml:space="preserve"> XE "</w:instrText>
      </w:r>
      <w:r w:rsidR="0010169A" w:rsidRPr="0040433C">
        <w:instrText>Bt.write &lt;sexp&gt;|&lt;nexp&gt; {,|\;} . . . . &lt;sexp&gt;|&lt;nexp&gt;{,|\;}</w:instrText>
      </w:r>
      <w:r w:rsidR="0010169A">
        <w:instrText xml:space="preserve">" </w:instrText>
      </w:r>
      <w:r w:rsidR="00833AAE">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lastRenderedPageBreak/>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774" w:name="_Toc379671854"/>
      <w:r>
        <w:t>Bt.read.ready &lt;nvar&gt;</w:t>
      </w:r>
      <w:bookmarkEnd w:id="3774"/>
      <w:r w:rsidR="00833AAE">
        <w:fldChar w:fldCharType="begin"/>
      </w:r>
      <w:r w:rsidR="00330882">
        <w:instrText xml:space="preserve"> XE "</w:instrText>
      </w:r>
      <w:r w:rsidR="00330882" w:rsidRPr="00F13361">
        <w:instrText>Bt.read.ready &lt;nvar&gt;</w:instrText>
      </w:r>
      <w:r w:rsidR="00330882">
        <w:instrText xml:space="preserve">" </w:instrText>
      </w:r>
      <w:r w:rsidR="00833AAE">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775" w:name="_Toc379671855"/>
      <w:r>
        <w:t>OnB</w:t>
      </w:r>
      <w:r w:rsidR="00010A3E">
        <w:t>t</w:t>
      </w:r>
      <w:r>
        <w:t>ReadReady:</w:t>
      </w:r>
      <w:bookmarkEnd w:id="3775"/>
      <w:r w:rsidR="00833AAE">
        <w:fldChar w:fldCharType="begin"/>
      </w:r>
      <w:r w:rsidR="00F378FD">
        <w:instrText xml:space="preserve"> XE "</w:instrText>
      </w:r>
      <w:r w:rsidR="00F378FD" w:rsidRPr="003A478F">
        <w:instrText>OnB</w:instrText>
      </w:r>
      <w:del w:id="3776" w:author="msammartano" w:date="2014-02-08T23:32:00Z">
        <w:r w:rsidR="00F378FD" w:rsidRPr="003A478F" w:rsidDel="000C3162">
          <w:delInstrText>T</w:delInstrText>
        </w:r>
      </w:del>
      <w:ins w:id="3777" w:author="msammartano" w:date="2014-02-08T23:32:00Z">
        <w:r w:rsidR="000C3162">
          <w:instrText>t</w:instrText>
        </w:r>
      </w:ins>
      <w:r w:rsidR="00F378FD" w:rsidRPr="003A478F">
        <w:instrText>ReadReady\:</w:instrText>
      </w:r>
      <w:r w:rsidR="00F378FD">
        <w:instrText xml:space="preserve">" </w:instrText>
      </w:r>
      <w:r w:rsidR="00833AAE">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3778" w:name="_Toc379671856"/>
      <w:r>
        <w:t>Bt.onRead</w:t>
      </w:r>
      <w:r w:rsidR="00F378FD">
        <w:t>Ready.Resume</w:t>
      </w:r>
      <w:bookmarkEnd w:id="3778"/>
      <w:r w:rsidR="00833AAE">
        <w:fldChar w:fldCharType="begin"/>
      </w:r>
      <w:r w:rsidR="00F378FD">
        <w:instrText xml:space="preserve"> XE "</w:instrText>
      </w:r>
      <w:r>
        <w:instrText>Bt.onRead</w:instrText>
      </w:r>
      <w:r w:rsidR="00F378FD" w:rsidRPr="003A478F">
        <w:instrText>Ready.Resume</w:instrText>
      </w:r>
      <w:r w:rsidR="00F378FD">
        <w:instrText xml:space="preserve">" </w:instrText>
      </w:r>
      <w:r w:rsidR="00833AAE">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779" w:name="_Toc379671857"/>
      <w:r>
        <w:t>Bt.read.bytes &lt;svar&gt;</w:t>
      </w:r>
      <w:bookmarkEnd w:id="3779"/>
      <w:r w:rsidR="00833AAE">
        <w:fldChar w:fldCharType="begin"/>
      </w:r>
      <w:r w:rsidR="00330882">
        <w:instrText xml:space="preserve"> XE "</w:instrText>
      </w:r>
      <w:r w:rsidR="00330882" w:rsidRPr="00F13361">
        <w:instrText>Bt.read.bytes &lt;svar&gt;</w:instrText>
      </w:r>
      <w:r w:rsidR="00330882">
        <w:instrText xml:space="preserve">" </w:instrText>
      </w:r>
      <w:r w:rsidR="00833AAE">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780" w:name="_Toc379671858"/>
      <w:r>
        <w:t>Bt.device.name &lt;svar&gt;</w:t>
      </w:r>
      <w:bookmarkEnd w:id="3780"/>
      <w:r w:rsidR="00833AAE">
        <w:fldChar w:fldCharType="begin"/>
      </w:r>
      <w:r w:rsidR="00330882">
        <w:instrText xml:space="preserve"> XE "</w:instrText>
      </w:r>
      <w:r w:rsidR="00330882" w:rsidRPr="00F13361">
        <w:instrText>Bt.device.name &lt;svar&gt;</w:instrText>
      </w:r>
      <w:r w:rsidR="00330882">
        <w:instrText xml:space="preserve">" </w:instrText>
      </w:r>
      <w:r w:rsidR="00833AAE">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781" w:name="_Toc379671859"/>
      <w:r>
        <w:t>Bt.set.uuid &lt;sexp&gt;</w:t>
      </w:r>
      <w:bookmarkEnd w:id="3781"/>
      <w:r w:rsidR="00833AAE">
        <w:fldChar w:fldCharType="begin"/>
      </w:r>
      <w:r w:rsidR="00330882">
        <w:instrText xml:space="preserve"> XE "</w:instrText>
      </w:r>
      <w:r w:rsidR="00330882" w:rsidRPr="00F13361">
        <w:instrText>Bt.set.uuid &lt;sexp&gt;</w:instrText>
      </w:r>
      <w:r w:rsidR="00330882">
        <w:instrText xml:space="preserve">" </w:instrText>
      </w:r>
      <w:r w:rsidR="00833AAE">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lastRenderedPageBreak/>
        <w:t>Some information about 16 bit and 128 bit UUIDs can be found at:</w:t>
      </w:r>
    </w:p>
    <w:p w:rsidR="00833D3B" w:rsidRPr="00632194" w:rsidRDefault="00833AAE" w:rsidP="0001590A">
      <w:pPr>
        <w:ind w:left="720"/>
      </w:pPr>
      <w:hyperlink r:id="rId25" w:history="1">
        <w:r w:rsidR="00833D3B">
          <w:rPr>
            <w:rStyle w:val="Hyperlink"/>
          </w:rPr>
          <w:t>http://farwestab.wordpress.com/2011/02/05/some-tips-on-android-and-bluetooth/</w:t>
        </w:r>
      </w:hyperlink>
    </w:p>
    <w:p w:rsidR="002D4A72" w:rsidRDefault="00917BFD" w:rsidP="00E33967">
      <w:pPr>
        <w:pStyle w:val="Heading1"/>
      </w:pPr>
      <w:bookmarkStart w:id="3782" w:name="_Toc379671860"/>
      <w:r>
        <w:t>Miscellaneous Commands</w:t>
      </w:r>
      <w:bookmarkEnd w:id="3782"/>
    </w:p>
    <w:p w:rsidR="00917BFD" w:rsidRDefault="00917BFD" w:rsidP="00EB1F62">
      <w:pPr>
        <w:pStyle w:val="Heading2"/>
      </w:pPr>
      <w:bookmarkStart w:id="3783" w:name="_Toc379671861"/>
      <w:r>
        <w:t>Browse</w:t>
      </w:r>
      <w:r w:rsidR="00C130D2">
        <w:t xml:space="preserve"> &lt;url_sexp&gt;</w:t>
      </w:r>
      <w:bookmarkEnd w:id="3783"/>
      <w:r w:rsidR="00833AAE">
        <w:fldChar w:fldCharType="begin"/>
      </w:r>
      <w:r w:rsidR="008A6BAC">
        <w:instrText xml:space="preserve"> XE "</w:instrText>
      </w:r>
      <w:r w:rsidR="008A6BAC" w:rsidRPr="002E6C8B">
        <w:instrText>Browse &lt;url_sexp&gt;</w:instrText>
      </w:r>
      <w:r w:rsidR="008A6BAC">
        <w:instrText xml:space="preserve">" </w:instrText>
      </w:r>
      <w:r w:rsidR="00833AAE">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6"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784" w:name="_Toc379671862"/>
      <w:r>
        <w:t>Swap &lt;nvar_a&gt;|&lt;svar_a&gt;, &lt;nvar_b&gt;</w:t>
      </w:r>
      <w:del w:id="3785" w:author="msammartano" w:date="2014-02-08T23:33:00Z">
        <w:r w:rsidDel="000C3162">
          <w:delText xml:space="preserve">, </w:delText>
        </w:r>
      </w:del>
      <w:ins w:id="3786" w:author="msammartano" w:date="2014-02-08T23:33:00Z">
        <w:r w:rsidR="000C3162">
          <w:t>|</w:t>
        </w:r>
      </w:ins>
      <w:r>
        <w:t>&lt;svar_b&gt;</w:t>
      </w:r>
      <w:bookmarkEnd w:id="3784"/>
      <w:r w:rsidR="00833AAE">
        <w:fldChar w:fldCharType="begin"/>
      </w:r>
      <w:r>
        <w:instrText xml:space="preserve"> XE "</w:instrText>
      </w:r>
      <w:r w:rsidRPr="0051067C">
        <w:instrText>Swap &lt;nvar_a&gt;|&lt;svar_a&gt;, &lt;nvar_b&gt;</w:instrText>
      </w:r>
      <w:del w:id="3787" w:author="msammartano" w:date="2014-02-08T23:33:00Z">
        <w:r w:rsidRPr="0051067C" w:rsidDel="000C3162">
          <w:delInstrText xml:space="preserve">, </w:delInstrText>
        </w:r>
      </w:del>
      <w:ins w:id="3788" w:author="msammartano" w:date="2014-02-08T23:33:00Z">
        <w:r w:rsidR="000C3162">
          <w:instrText>|</w:instrText>
        </w:r>
      </w:ins>
      <w:r w:rsidRPr="0051067C">
        <w:instrText>&lt;svar_b&gt;</w:instrText>
      </w:r>
      <w:r>
        <w:instrText xml:space="preserve">" </w:instrText>
      </w:r>
      <w:r w:rsidR="00833AAE">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789" w:name="_Toc379671863"/>
      <w:r>
        <w:t>Clipboard</w:t>
      </w:r>
      <w:bookmarkEnd w:id="3789"/>
    </w:p>
    <w:p w:rsidR="00917BFD" w:rsidRPr="004414D8" w:rsidRDefault="00917BFD" w:rsidP="005F4916">
      <w:pPr>
        <w:pStyle w:val="Heading3"/>
      </w:pPr>
      <w:bookmarkStart w:id="3790" w:name="_Toc379671864"/>
      <w:r w:rsidRPr="004414D8">
        <w:t>Clipboard.get</w:t>
      </w:r>
      <w:r w:rsidR="00794F1D" w:rsidRPr="004414D8">
        <w:t xml:space="preserve"> &lt;svar&gt;</w:t>
      </w:r>
      <w:bookmarkEnd w:id="3790"/>
      <w:r w:rsidR="00833AAE" w:rsidRPr="004414D8">
        <w:fldChar w:fldCharType="begin"/>
      </w:r>
      <w:r w:rsidR="008A6BAC" w:rsidRPr="004414D8">
        <w:instrText xml:space="preserve"> XE "Clipboard.get &lt;svar&gt;" </w:instrText>
      </w:r>
      <w:r w:rsidR="00833AAE"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791" w:name="_Toc379671865"/>
      <w:r>
        <w:t>Clipboard.put</w:t>
      </w:r>
      <w:r w:rsidR="00794F1D">
        <w:t xml:space="preserve"> &lt;sexp&gt;</w:t>
      </w:r>
      <w:bookmarkEnd w:id="3791"/>
      <w:r w:rsidR="00833AAE">
        <w:fldChar w:fldCharType="begin"/>
      </w:r>
      <w:r w:rsidR="008A6BAC">
        <w:instrText xml:space="preserve"> XE "</w:instrText>
      </w:r>
      <w:r w:rsidR="008A6BAC" w:rsidRPr="002E6C8B">
        <w:instrText>Clipboard.put &lt;sexp&gt;</w:instrText>
      </w:r>
      <w:r w:rsidR="008A6BAC">
        <w:instrText xml:space="preserve">" </w:instrText>
      </w:r>
      <w:r w:rsidR="00833AAE">
        <w:fldChar w:fldCharType="end"/>
      </w:r>
    </w:p>
    <w:p w:rsidR="00714C04" w:rsidRDefault="00794F1D" w:rsidP="00714C04">
      <w:r>
        <w:t>Places &lt;sexp&gt; into the clipboard.</w:t>
      </w:r>
    </w:p>
    <w:p w:rsidR="006719A2" w:rsidRDefault="006719A2" w:rsidP="00EB1F62">
      <w:pPr>
        <w:pStyle w:val="Heading2"/>
      </w:pPr>
      <w:bookmarkStart w:id="3792" w:name="_Toc379671866"/>
      <w:r>
        <w:t>Echo.on</w:t>
      </w:r>
      <w:bookmarkEnd w:id="3792"/>
      <w:r w:rsidR="00833AAE">
        <w:fldChar w:fldCharType="begin"/>
      </w:r>
      <w:r>
        <w:instrText xml:space="preserve"> XE "</w:instrText>
      </w:r>
      <w:r w:rsidRPr="003E4027">
        <w:instrText>Echo.on</w:instrText>
      </w:r>
      <w:r>
        <w:instrText xml:space="preserve">" </w:instrText>
      </w:r>
      <w:r w:rsidR="00833AAE">
        <w:fldChar w:fldCharType="end"/>
      </w:r>
    </w:p>
    <w:p w:rsidR="006719A2" w:rsidRPr="006719A2" w:rsidRDefault="00096DF7" w:rsidP="006719A2">
      <w:r>
        <w:t>Same as debug.echo.on. See debug.echo.on for details.</w:t>
      </w:r>
    </w:p>
    <w:p w:rsidR="006719A2" w:rsidRDefault="006719A2" w:rsidP="00EB1F62">
      <w:pPr>
        <w:pStyle w:val="Heading2"/>
      </w:pPr>
      <w:bookmarkStart w:id="3793" w:name="_Toc379671867"/>
      <w:r>
        <w:t>Echo.off</w:t>
      </w:r>
      <w:bookmarkEnd w:id="3793"/>
      <w:r w:rsidR="00833AAE">
        <w:fldChar w:fldCharType="begin"/>
      </w:r>
      <w:r>
        <w:instrText xml:space="preserve"> XE "</w:instrText>
      </w:r>
      <w:r w:rsidRPr="003E4027">
        <w:instrText>Echo.off</w:instrText>
      </w:r>
      <w:r>
        <w:instrText xml:space="preserve">" </w:instrText>
      </w:r>
      <w:r w:rsidR="00833AAE">
        <w:fldChar w:fldCharType="end"/>
      </w:r>
    </w:p>
    <w:p w:rsidR="006719A2" w:rsidRPr="006719A2" w:rsidRDefault="00096DF7" w:rsidP="006719A2">
      <w:r>
        <w:t>Same as debug.echo.off. See debug.echo.off for details.</w:t>
      </w:r>
    </w:p>
    <w:p w:rsidR="00917BFD" w:rsidRDefault="00917BFD" w:rsidP="00EB1F62">
      <w:pPr>
        <w:pStyle w:val="Heading2"/>
      </w:pPr>
      <w:bookmarkStart w:id="3794" w:name="_Toc379671868"/>
      <w:r>
        <w:t>Encryption</w:t>
      </w:r>
      <w:bookmarkEnd w:id="3794"/>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795" w:name="_Toc379671869"/>
      <w:r>
        <w:lastRenderedPageBreak/>
        <w:t>Encrypt</w:t>
      </w:r>
      <w:r w:rsidR="00794F1D">
        <w:t xml:space="preserve"> &lt;pw_sexp&gt;, &lt;source_sexp&gt;, &lt;encrypted_</w:t>
      </w:r>
      <w:r w:rsidR="008F6B1A">
        <w:t>svar&gt;</w:t>
      </w:r>
      <w:bookmarkEnd w:id="3795"/>
      <w:r w:rsidR="00833AAE">
        <w:fldChar w:fldCharType="begin"/>
      </w:r>
      <w:r w:rsidR="008A6BAC">
        <w:instrText xml:space="preserve"> XE "</w:instrText>
      </w:r>
      <w:r w:rsidR="008A6BAC" w:rsidRPr="002E6C8B">
        <w:instrText>Encrypt &lt;pw_sexp&gt;, &lt;source_sexp&gt;, &lt;encrypted_svar&gt;</w:instrText>
      </w:r>
      <w:r w:rsidR="008A6BAC">
        <w:instrText xml:space="preserve">" </w:instrText>
      </w:r>
      <w:r w:rsidR="00833AAE">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796" w:name="_Toc379671870"/>
      <w:r>
        <w:t>Decrypt</w:t>
      </w:r>
      <w:r w:rsidR="008F6B1A">
        <w:t xml:space="preserve">  &lt;pw_sexp&gt;, &lt;encrypted_svar&gt;, &lt;decrypted_svar&gt;</w:t>
      </w:r>
      <w:bookmarkEnd w:id="3796"/>
      <w:r w:rsidR="00833AAE">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833AAE">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797" w:name="_Toc379671871"/>
      <w:r>
        <w:t>Text To Speech</w:t>
      </w:r>
      <w:bookmarkEnd w:id="3797"/>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5F4916">
      <w:pPr>
        <w:pStyle w:val="Heading3"/>
      </w:pPr>
      <w:bookmarkStart w:id="3798" w:name="_Toc379671872"/>
      <w:r>
        <w:t>Tts.init</w:t>
      </w:r>
      <w:bookmarkEnd w:id="3798"/>
      <w:r w:rsidR="00833AAE">
        <w:fldChar w:fldCharType="begin"/>
      </w:r>
      <w:r w:rsidR="00C3470D">
        <w:instrText xml:space="preserve"> XE "</w:instrText>
      </w:r>
      <w:r w:rsidR="00C3470D" w:rsidRPr="00971B8D">
        <w:instrText>Tts.init</w:instrText>
      </w:r>
      <w:r w:rsidR="00C3470D">
        <w:instrText xml:space="preserve">" </w:instrText>
      </w:r>
      <w:r w:rsidR="00833AAE">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799" w:name="_Toc379671873"/>
      <w:r>
        <w:t>Tts.speak</w:t>
      </w:r>
      <w:r w:rsidR="009159B8">
        <w:t xml:space="preserve"> </w:t>
      </w:r>
      <w:r>
        <w:t xml:space="preserve"> &lt;sexp&gt;</w:t>
      </w:r>
      <w:r w:rsidR="00BC0590" w:rsidRPr="00BC0590">
        <w:t xml:space="preserve"> {,</w:t>
      </w:r>
      <w:r w:rsidR="00D85978">
        <w:t xml:space="preserve"> </w:t>
      </w:r>
      <w:r w:rsidR="00BC0590" w:rsidRPr="00BC0590">
        <w:t>&lt;wait_lexp&gt;}</w:t>
      </w:r>
      <w:bookmarkEnd w:id="3799"/>
      <w:r w:rsidR="00833AAE">
        <w:fldChar w:fldCharType="begin"/>
      </w:r>
      <w:r w:rsidR="00BC0590">
        <w:instrText xml:space="preserve"> XE "</w:instrText>
      </w:r>
      <w:r w:rsidR="00BC0590" w:rsidRPr="00E42DA9">
        <w:instrText>Tts.speak  &lt;sexp&gt; {, &lt;wait_lexp&gt;}</w:instrText>
      </w:r>
      <w:r w:rsidR="00BC0590">
        <w:instrText xml:space="preserve">" </w:instrText>
      </w:r>
      <w:r w:rsidR="00833AAE">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800" w:name="_Toc379671874"/>
      <w:r>
        <w:t>Tts.speak.toFile &lt;sexp&gt; {,</w:t>
      </w:r>
      <w:r w:rsidR="00D85978">
        <w:t xml:space="preserve"> </w:t>
      </w:r>
      <w:r>
        <w:t>&lt;path_sexp&gt;}</w:t>
      </w:r>
      <w:bookmarkEnd w:id="3800"/>
      <w:r w:rsidR="00833AAE">
        <w:fldChar w:fldCharType="begin"/>
      </w:r>
      <w:r w:rsidR="00D85978">
        <w:instrText xml:space="preserve"> XE "</w:instrText>
      </w:r>
      <w:r w:rsidR="00D85978" w:rsidRPr="0068450E">
        <w:instrText>Tts.speak.toFile &lt;sexp&gt; {, &lt;path_sexp&gt;}</w:instrText>
      </w:r>
      <w:r w:rsidR="00D85978">
        <w:instrText xml:space="preserve">" </w:instrText>
      </w:r>
      <w:r w:rsidR="00833AAE">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w:t>
      </w:r>
      <w:del w:id="3801" w:author="msammartano" w:date="2014-02-08T10:48:00Z">
        <w:r w:rsidDel="00A50C6A">
          <w:delText>/</w:delText>
        </w:r>
      </w:del>
      <w:r>
        <w:t>&lt;pref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802" w:name="_Toc379671875"/>
      <w:r>
        <w:t>Tts.stop</w:t>
      </w:r>
      <w:bookmarkEnd w:id="3802"/>
      <w:r w:rsidR="00833AAE">
        <w:fldChar w:fldCharType="begin"/>
      </w:r>
      <w:r w:rsidR="00D85978">
        <w:instrText xml:space="preserve"> XE "</w:instrText>
      </w:r>
      <w:r w:rsidR="00D85978" w:rsidRPr="00F96360">
        <w:instrText>Tts.stop</w:instrText>
      </w:r>
      <w:r w:rsidR="00D85978">
        <w:instrText xml:space="preserve">" </w:instrText>
      </w:r>
      <w:r w:rsidR="00833AAE">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803" w:name="_Toc379671876"/>
      <w:r>
        <w:t>Speech To Text (Voice Recognition)</w:t>
      </w:r>
      <w:bookmarkEnd w:id="3803"/>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3804" w:name="_Toc379671877"/>
      <w:r>
        <w:t>S</w:t>
      </w:r>
      <w:r w:rsidR="004A7CF1">
        <w:t>tt</w:t>
      </w:r>
      <w:r>
        <w:t>.</w:t>
      </w:r>
      <w:r w:rsidR="004A7CF1">
        <w:t>listen</w:t>
      </w:r>
      <w:bookmarkEnd w:id="3804"/>
      <w:r w:rsidR="00833AAE">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833AAE">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805" w:name="_Toc379671878"/>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805"/>
      <w:r w:rsidR="00833AAE"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833AAE"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lastRenderedPageBreak/>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806" w:name="_Toc379671879"/>
      <w:r>
        <w:t>Timer Interrupts and Commands</w:t>
      </w:r>
      <w:bookmarkEnd w:id="3806"/>
    </w:p>
    <w:p w:rsidR="00D87F5A" w:rsidRDefault="00D87F5A" w:rsidP="00D87F5A">
      <w:pPr>
        <w:rPr>
          <w:ins w:id="3807" w:author="msammartano" w:date="2014-02-07T16:18:00Z"/>
        </w:rPr>
      </w:pPr>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pPr>
        <w:rPr>
          <w:ins w:id="3808" w:author="msammartano" w:date="2014-02-07T16:22:00Z"/>
        </w:rPr>
      </w:pPr>
      <w:ins w:id="3809" w:author="msammartano" w:date="2014-02-07T16:18:00Z">
        <w:r>
          <w:t>The timer cannot interrupt a</w:t>
        </w:r>
      </w:ins>
      <w:ins w:id="3810" w:author="msammartano" w:date="2014-02-07T16:20:00Z">
        <w:r>
          <w:t>n executing</w:t>
        </w:r>
      </w:ins>
      <w:ins w:id="3811" w:author="msammartano" w:date="2014-02-07T16:19:00Z">
        <w:r>
          <w:t xml:space="preserve"> command.</w:t>
        </w:r>
      </w:ins>
      <w:ins w:id="3812" w:author="msammartano" w:date="2014-02-07T16:20:00Z">
        <w:r>
          <w:t xml:space="preserve"> When the timer expires, it arms the interrupt. When the </w:t>
        </w:r>
      </w:ins>
      <w:ins w:id="3813" w:author="msammartano" w:date="2014-02-07T16:21:00Z">
        <w:r>
          <w:t>current command completes, the timer triggers, transferring control to the timer interrupt code after the onTimer: label.</w:t>
        </w:r>
      </w:ins>
      <w:ins w:id="3814" w:author="msammartano" w:date="2014-02-07T16:26:00Z">
        <w:r>
          <w:t xml:space="preserve"> If the current command takes a long time to finish, </w:t>
        </w:r>
      </w:ins>
      <w:ins w:id="3815" w:author="msammartano" w:date="2014-02-07T16:27:00Z">
        <w:r>
          <w:t>it may appear that your interrupt is late.</w:t>
        </w:r>
      </w:ins>
    </w:p>
    <w:p w:rsidR="009E6E85" w:rsidRDefault="009E6E85" w:rsidP="00D87F5A">
      <w:ins w:id="3816" w:author="msammartano" w:date="2014-02-07T16:22:00Z">
        <w:r>
          <w:t xml:space="preserve">The trigger disables the interrupt. Another timer expiration cannot arm the interrupt unless a Timer.Resume </w:t>
        </w:r>
      </w:ins>
      <w:ins w:id="3817" w:author="msammartano" w:date="2014-02-07T16:23:00Z">
        <w:r>
          <w:t xml:space="preserve">first </w:t>
        </w:r>
      </w:ins>
      <w:ins w:id="3818" w:author="msammartano" w:date="2014-02-07T16:22:00Z">
        <w:r>
          <w:t>enable</w:t>
        </w:r>
      </w:ins>
      <w:ins w:id="3819" w:author="msammartano" w:date="2014-02-07T16:23:00Z">
        <w:r>
          <w:t>s</w:t>
        </w:r>
      </w:ins>
      <w:ins w:id="3820" w:author="msammartano" w:date="2014-02-07T16:22:00Z">
        <w:r>
          <w:t xml:space="preserve"> the interrupt</w:t>
        </w:r>
      </w:ins>
      <w:ins w:id="3821" w:author="msammartano" w:date="2014-02-07T16:23:00Z">
        <w:r>
          <w:t>.</w:t>
        </w:r>
      </w:ins>
      <w:ins w:id="3822" w:author="msammartano" w:date="2014-02-07T16:24:00Z">
        <w:r>
          <w:t xml:space="preserve"> The timer interrupt code must exit </w:t>
        </w:r>
      </w:ins>
      <w:ins w:id="3823" w:author="msammartano" w:date="2014-02-07T16:25:00Z">
        <w:r>
          <w:t>by running</w:t>
        </w:r>
      </w:ins>
      <w:ins w:id="3824" w:author="msammartano" w:date="2014-02-07T16:24:00Z">
        <w:r>
          <w:t xml:space="preserve"> Timer.Resume, or the interrupt can occur only once.</w:t>
        </w:r>
      </w:ins>
    </w:p>
    <w:p w:rsidR="00D87F5A" w:rsidRDefault="004B032C" w:rsidP="005F4916">
      <w:pPr>
        <w:pStyle w:val="Heading3"/>
      </w:pPr>
      <w:bookmarkStart w:id="3825" w:name="_Toc379671880"/>
      <w:r>
        <w:t>Timer.set &lt;interval_nexp&gt;</w:t>
      </w:r>
      <w:bookmarkEnd w:id="3825"/>
      <w:r w:rsidR="00833AAE">
        <w:fldChar w:fldCharType="begin"/>
      </w:r>
      <w:r>
        <w:instrText xml:space="preserve"> XE "</w:instrText>
      </w:r>
      <w:r w:rsidRPr="002A3BBA">
        <w:instrText>Timer.set &lt;interval_nexp&gt;</w:instrText>
      </w:r>
      <w:r>
        <w:instrText xml:space="preserve">" </w:instrText>
      </w:r>
      <w:r w:rsidR="00833AAE">
        <w:fldChar w:fldCharType="end"/>
      </w:r>
    </w:p>
    <w:p w:rsidR="004B032C" w:rsidRDefault="004B032C" w:rsidP="004B032C">
      <w:r>
        <w:t>Sets a timer that will repeatedly interrupt program execution after the specified time interval. The interval time units are milliseconds. The program must contain</w:t>
      </w:r>
      <w:del w:id="3826" w:author="msammartano" w:date="2014-02-07T16:10:00Z">
        <w:r w:rsidDel="009E6E85">
          <w:delText xml:space="preserve"> </w:delText>
        </w:r>
      </w:del>
      <w:r>
        <w:t xml:space="preserve"> an </w:t>
      </w:r>
      <w:r w:rsidR="00F5651B">
        <w:t>"</w:t>
      </w:r>
      <w:r>
        <w:t>onTimer</w:t>
      </w:r>
      <w:r w:rsidR="00F5651B">
        <w:t>"</w:t>
      </w:r>
      <w:r>
        <w:t xml:space="preserve"> label when this command is executed.</w:t>
      </w:r>
    </w:p>
    <w:p w:rsidR="004B032C" w:rsidRDefault="00A0434D" w:rsidP="005F4916">
      <w:pPr>
        <w:pStyle w:val="Heading3"/>
      </w:pPr>
      <w:bookmarkStart w:id="3827" w:name="_Toc379671881"/>
      <w:r>
        <w:t>O</w:t>
      </w:r>
      <w:r w:rsidR="004B032C">
        <w:t>nTimer:</w:t>
      </w:r>
      <w:bookmarkEnd w:id="3827"/>
      <w:r w:rsidR="00833AAE">
        <w:fldChar w:fldCharType="begin"/>
      </w:r>
      <w:r w:rsidR="004B032C">
        <w:instrText xml:space="preserve"> XE "</w:instrText>
      </w:r>
      <w:r>
        <w:instrText>O</w:instrText>
      </w:r>
      <w:r w:rsidR="004B032C" w:rsidRPr="002A3BBA">
        <w:instrText>nTimer\:</w:instrText>
      </w:r>
      <w:r w:rsidR="004B032C">
        <w:instrText xml:space="preserve">" </w:instrText>
      </w:r>
      <w:r w:rsidR="00833AAE">
        <w:fldChar w:fldCharType="end"/>
      </w:r>
    </w:p>
    <w:p w:rsidR="004B032C" w:rsidRDefault="004B032C" w:rsidP="004B032C">
      <w:r>
        <w:t>The label after which the timer interrupt code will be placed.</w:t>
      </w:r>
    </w:p>
    <w:p w:rsidR="004B032C" w:rsidRDefault="004B032C" w:rsidP="005F4916">
      <w:pPr>
        <w:pStyle w:val="Heading3"/>
      </w:pPr>
      <w:bookmarkStart w:id="3828" w:name="_Toc379671882"/>
      <w:r>
        <w:t>Timer.Resume</w:t>
      </w:r>
      <w:bookmarkEnd w:id="3828"/>
      <w:r w:rsidR="00833AAE">
        <w:fldChar w:fldCharType="begin"/>
      </w:r>
      <w:r>
        <w:instrText xml:space="preserve"> XE "</w:instrText>
      </w:r>
      <w:r w:rsidRPr="002A3BBA">
        <w:instrText>Timer.Resume</w:instrText>
      </w:r>
      <w:r>
        <w:instrText xml:space="preserve">" </w:instrText>
      </w:r>
      <w:r w:rsidR="00833AAE">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829" w:name="_Toc379671883"/>
      <w:r>
        <w:lastRenderedPageBreak/>
        <w:t>Timer.Clear</w:t>
      </w:r>
      <w:bookmarkEnd w:id="3829"/>
      <w:r w:rsidR="00833AAE">
        <w:fldChar w:fldCharType="begin"/>
      </w:r>
      <w:r>
        <w:instrText xml:space="preserve"> XE "</w:instrText>
      </w:r>
      <w:r w:rsidRPr="002A3BBA">
        <w:instrText>Timer.Clear</w:instrText>
      </w:r>
      <w:r>
        <w:instrText xml:space="preserve">" </w:instrText>
      </w:r>
      <w:r w:rsidR="00833AAE">
        <w:fldChar w:fldCharType="end"/>
      </w:r>
    </w:p>
    <w:p w:rsidR="004B032C" w:rsidRDefault="004B032C" w:rsidP="004B032C">
      <w:r>
        <w:t>Clears the repeating timer. No further timer interrupts will occur.</w:t>
      </w:r>
    </w:p>
    <w:p w:rsidR="004B032C" w:rsidRDefault="004B032C" w:rsidP="005F4916">
      <w:pPr>
        <w:pStyle w:val="Heading3"/>
      </w:pPr>
      <w:bookmarkStart w:id="3830" w:name="_Toc379671884"/>
      <w:r>
        <w:t>Sample Code</w:t>
      </w:r>
      <w:bookmarkEnd w:id="3830"/>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del w:id="3831" w:author="msammartano" w:date="2014-02-07T16:10:00Z">
        <w:r w:rsidRPr="00583B62" w:rsidDel="009E6E85">
          <w:delText>O</w:delText>
        </w:r>
      </w:del>
      <w:ins w:id="3832" w:author="msammartano" w:date="2014-02-07T16:10:00Z">
        <w:r w:rsidR="009E6E85">
          <w:t>0</w:t>
        </w:r>
      </w:ins>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833" w:name="_Toc379671885"/>
      <w:r>
        <w:t>Device &lt;svar&gt;</w:t>
      </w:r>
      <w:bookmarkEnd w:id="3833"/>
      <w:r w:rsidR="00833AAE">
        <w:fldChar w:fldCharType="begin"/>
      </w:r>
      <w:r w:rsidR="00C3470D">
        <w:instrText xml:space="preserve"> XE "</w:instrText>
      </w:r>
      <w:r w:rsidR="00C3470D" w:rsidRPr="006C2C8A">
        <w:instrText>Device &lt;svar&gt;</w:instrText>
      </w:r>
      <w:r w:rsidR="00C3470D">
        <w:instrText xml:space="preserve">" </w:instrText>
      </w:r>
      <w:r w:rsidR="00833AAE">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834" w:name="_Toc379671886"/>
      <w:r>
        <w:t>Include</w:t>
      </w:r>
      <w:r w:rsidR="008B35C5">
        <w:t xml:space="preserve"> FileNamePath</w:t>
      </w:r>
      <w:bookmarkEnd w:id="3834"/>
      <w:r w:rsidR="00833AAE">
        <w:fldChar w:fldCharType="begin"/>
      </w:r>
      <w:r w:rsidR="008A6BAC">
        <w:instrText xml:space="preserve"> XE "</w:instrText>
      </w:r>
      <w:r w:rsidR="008A6BAC" w:rsidRPr="002E6C8B">
        <w:instrText>Include FileNamePath</w:instrText>
      </w:r>
      <w:r w:rsidR="008A6BAC">
        <w:instrText xml:space="preserve">" </w:instrText>
      </w:r>
      <w:r w:rsidR="00833AAE">
        <w:fldChar w:fldCharType="end"/>
      </w:r>
    </w:p>
    <w:p w:rsidR="008B35C5" w:rsidRDefault="00A50C6A" w:rsidP="008B35C5">
      <w:pPr>
        <w:rPr>
          <w:ins w:id="3835" w:author="msammartano" w:date="2014-02-07T16:07:00Z"/>
        </w:rPr>
      </w:pPr>
      <w:ins w:id="3836" w:author="msammartano" w:date="2014-02-08T10:39:00Z">
        <w:r>
          <w:t xml:space="preserve">Before the program is run, </w:t>
        </w:r>
      </w:ins>
      <w:ins w:id="3837" w:author="msammartano" w:date="2014-02-08T10:41:00Z">
        <w:r>
          <w:t xml:space="preserve">the </w:t>
        </w:r>
      </w:ins>
      <w:ins w:id="3838" w:author="msammartano" w:date="2014-02-08T10:39:00Z">
        <w:r>
          <w:t xml:space="preserve">BASIC! preprocessor replaces any Include statements with the text </w:t>
        </w:r>
      </w:ins>
      <w:ins w:id="3839" w:author="msammartano" w:date="2014-02-08T10:40:00Z">
        <w:r>
          <w:t>from</w:t>
        </w:r>
      </w:ins>
      <w:ins w:id="3840" w:author="msammartano" w:date="2014-02-08T10:39:00Z">
        <w:r>
          <w:t xml:space="preserve"> the named </w:t>
        </w:r>
      </w:ins>
      <w:ins w:id="3841" w:author="msammartano" w:date="2014-02-08T10:40:00Z">
        <w:r>
          <w:t xml:space="preserve">file. You </w:t>
        </w:r>
      </w:ins>
      <w:ins w:id="3842" w:author="msammartano" w:date="2014-02-08T10:41:00Z">
        <w:r>
          <w:t>can use this to i</w:t>
        </w:r>
      </w:ins>
      <w:del w:id="3843" w:author="msammartano" w:date="2014-02-08T10:41:00Z">
        <w:r w:rsidR="008B35C5" w:rsidRPr="008B35C5" w:rsidDel="00A50C6A">
          <w:delText>I</w:delText>
        </w:r>
      </w:del>
      <w:r w:rsidR="008B35C5" w:rsidRPr="008B35C5">
        <w:t>nsert</w:t>
      </w:r>
      <w:del w:id="3844" w:author="msammartano" w:date="2014-02-08T10:41:00Z">
        <w:r w:rsidR="008B35C5" w:rsidRPr="008B35C5" w:rsidDel="00A50C6A">
          <w:delText>s</w:delText>
        </w:r>
      </w:del>
      <w:r w:rsidR="008B35C5" w:rsidRPr="008B35C5">
        <w:t xml:space="preserve"> another BASIC! program file</w:t>
      </w:r>
      <w:r w:rsidR="008B35C5">
        <w:t xml:space="preserve"> </w:t>
      </w:r>
      <w:ins w:id="3845" w:author="msammartano" w:date="2014-02-08T10:41:00Z">
        <w:r>
          <w:t xml:space="preserve">into your program </w:t>
        </w:r>
      </w:ins>
      <w:r w:rsidR="008B35C5" w:rsidRPr="008B35C5">
        <w:t>at th</w:t>
      </w:r>
      <w:r w:rsidR="008B35C5">
        <w:t xml:space="preserve">is point. The FileNamePath is given </w:t>
      </w:r>
      <w:r w:rsidR="008B35C5" w:rsidRPr="008B35C5">
        <w:t>without quotes.</w:t>
      </w:r>
      <w:r w:rsidR="008B35C5">
        <w:t xml:space="preserve"> The </w:t>
      </w:r>
      <w:del w:id="3846" w:author="msammartano" w:date="2014-02-08T10:42:00Z">
        <w:r w:rsidR="008B35C5" w:rsidDel="00A50C6A">
          <w:delText>command is evaluated</w:delText>
        </w:r>
        <w:r w:rsidR="008B35C5" w:rsidRPr="008B35C5" w:rsidDel="00A50C6A">
          <w:delText xml:space="preserve"> before t</w:delText>
        </w:r>
        <w:r w:rsidR="008B35C5" w:rsidDel="00A50C6A">
          <w:delText xml:space="preserve">he </w:delText>
        </w:r>
      </w:del>
      <w:r w:rsidR="008B35C5">
        <w:t xml:space="preserve">program is </w:t>
      </w:r>
      <w:ins w:id="3847" w:author="msammartano" w:date="2014-02-08T10:42:00Z">
        <w:r>
          <w:t xml:space="preserve">not yet </w:t>
        </w:r>
      </w:ins>
      <w:r w:rsidR="008B35C5">
        <w:t>run</w:t>
      </w:r>
      <w:ins w:id="3848" w:author="msammartano" w:date="2014-02-08T10:42:00Z">
        <w:r>
          <w:t>ning,</w:t>
        </w:r>
      </w:ins>
      <w:r w:rsidR="008B35C5">
        <w:t xml:space="preserve"> therefore the path</w:t>
      </w:r>
      <w:r w:rsidR="008B35C5" w:rsidRPr="008B35C5">
        <w:t xml:space="preserve"> cannot be a string expression.</w:t>
      </w:r>
    </w:p>
    <w:p w:rsidR="001F4026" w:rsidRDefault="001F4026" w:rsidP="001F4026">
      <w:pPr>
        <w:pStyle w:val="Codeexample"/>
      </w:pPr>
      <w:ins w:id="3849" w:author="msammartano" w:date="2014-02-07T16:07:00Z">
        <w:r>
          <w:t>INCLUDE functions/DrawGraph.bas</w:t>
        </w:r>
      </w:ins>
    </w:p>
    <w:p w:rsidR="008B35C5" w:rsidRPr="008B35C5" w:rsidRDefault="00F5651B" w:rsidP="008B35C5">
      <w:del w:id="3850" w:author="msammartano" w:date="2014-02-07T16:07:00Z">
        <w:r w:rsidDel="001F4026">
          <w:delText>"</w:delText>
        </w:r>
        <w:r w:rsidR="008B35C5" w:rsidDel="001F4026">
          <w:delText>Include /functions/DrawGraph.bas</w:delText>
        </w:r>
        <w:r w:rsidDel="001F4026">
          <w:delText>"</w:delText>
        </w:r>
        <w:r w:rsidR="008B35C5" w:rsidDel="001F4026">
          <w:delText xml:space="preserve"> </w:delText>
        </w:r>
      </w:del>
      <w:del w:id="3851" w:author="msammartano" w:date="2014-02-08T10:38:00Z">
        <w:r w:rsidR="008B35C5" w:rsidDel="00A50C6A">
          <w:delText xml:space="preserve">will </w:delText>
        </w:r>
      </w:del>
      <w:r w:rsidR="008B35C5">
        <w:t>insert</w:t>
      </w:r>
      <w:ins w:id="3852" w:author="msammartano" w:date="2014-02-08T10:38:00Z">
        <w:r w:rsidR="00A50C6A">
          <w:t>s</w:t>
        </w:r>
      </w:ins>
      <w:r w:rsidR="008B35C5">
        <w:t xml:space="preserve"> the code from </w:t>
      </w:r>
      <w:ins w:id="3853" w:author="msammartano" w:date="2014-02-07T16:08:00Z">
        <w:r w:rsidR="009E6E85">
          <w:t xml:space="preserve">the </w:t>
        </w:r>
      </w:ins>
      <w:r w:rsidR="008B35C5">
        <w:t>file</w:t>
      </w:r>
      <w:del w:id="3854" w:author="msammartano" w:date="2014-02-07T16:07:00Z">
        <w:r w:rsidR="008B35C5" w:rsidDel="009E6E85">
          <w:delText>,</w:delText>
        </w:r>
      </w:del>
      <w:del w:id="3855" w:author="msammartano" w:date="2014-02-07T16:08:00Z">
        <w:r w:rsidR="008B35C5" w:rsidDel="009E6E85">
          <w:delText xml:space="preserve"> </w:delText>
        </w:r>
        <w:r w:rsidDel="009E6E85">
          <w:delText>"</w:delText>
        </w:r>
        <w:r w:rsidR="008B35C5" w:rsidDel="009E6E85">
          <w:delText>DrawGraph.bas</w:delText>
        </w:r>
        <w:r w:rsidDel="009E6E85">
          <w:delText>"</w:delText>
        </w:r>
        <w:r w:rsidR="008B35C5" w:rsidDel="009E6E85">
          <w:delText xml:space="preserve"> from the directory,</w:delText>
        </w:r>
      </w:del>
      <w:r w:rsidR="008B35C5">
        <w:t xml:space="preserve"> </w:t>
      </w:r>
      <w:r>
        <w:t>"</w:t>
      </w:r>
      <w:del w:id="3856" w:author="msammartano" w:date="2014-02-08T10:43:00Z">
        <w:r w:rsidR="000C0A8B" w:rsidDel="00A50C6A">
          <w:delText>/</w:delText>
        </w:r>
      </w:del>
      <w:r w:rsidR="000C0A8B">
        <w:t>&lt;pref base drive&gt;/</w:t>
      </w:r>
      <w:r w:rsidR="008B35C5">
        <w:t>rfo-basic/source/functions/</w:t>
      </w:r>
      <w:ins w:id="3857" w:author="msammartano" w:date="2014-02-07T16:08:00Z">
        <w:r w:rsidR="009E6E85">
          <w:t>DrawGraph.bas</w:t>
        </w:r>
      </w:ins>
      <w:r>
        <w:t>"</w:t>
      </w:r>
      <w:r w:rsidR="008B35C5">
        <w:t xml:space="preserve"> into the program</w:t>
      </w:r>
      <w:ins w:id="3858" w:author="msammartano" w:date="2014-02-08T10:38:00Z">
        <w:r w:rsidR="00A50C6A">
          <w:t>.</w:t>
        </w:r>
      </w:ins>
    </w:p>
    <w:p w:rsidR="00917BFD" w:rsidRDefault="00917BFD" w:rsidP="00EB1F62">
      <w:pPr>
        <w:pStyle w:val="Heading2"/>
      </w:pPr>
      <w:bookmarkStart w:id="3859" w:name="_Toc379671887"/>
      <w:r>
        <w:t>Pause</w:t>
      </w:r>
      <w:r w:rsidR="008B35C5">
        <w:t xml:space="preserve"> &lt;ticks_nexp&gt;</w:t>
      </w:r>
      <w:bookmarkEnd w:id="3859"/>
      <w:r w:rsidR="00833AAE">
        <w:fldChar w:fldCharType="begin"/>
      </w:r>
      <w:r w:rsidR="008A6BAC">
        <w:instrText xml:space="preserve"> XE "</w:instrText>
      </w:r>
      <w:r w:rsidR="008A6BAC" w:rsidRPr="002E6C8B">
        <w:instrText>Pause &lt;ticks_nexp&gt;</w:instrText>
      </w:r>
      <w:r w:rsidR="008A6BAC">
        <w:instrText xml:space="preserve">" </w:instrText>
      </w:r>
      <w:r w:rsidR="00833AAE">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860" w:name="_Toc379671888"/>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860"/>
      <w:r w:rsidR="00833AAE">
        <w:fldChar w:fldCharType="begin"/>
      </w:r>
      <w:r w:rsidR="007B4804">
        <w:instrText xml:space="preserve"> XE "</w:instrText>
      </w:r>
      <w:r w:rsidR="007B4804" w:rsidRPr="00B46629">
        <w:instrText>Popup &lt;message_sexp&gt;, &lt;x_nexp&gt;, &lt;</w:instrText>
      </w:r>
      <w:del w:id="3861" w:author="msammartano" w:date="2014-02-08T23:35:00Z">
        <w:r w:rsidR="007B4804" w:rsidRPr="00B46629" w:rsidDel="000C3162">
          <w:delInstrText>Y</w:delInstrText>
        </w:r>
      </w:del>
      <w:ins w:id="3862" w:author="msammartano" w:date="2014-02-08T23:35:00Z">
        <w:r w:rsidR="000C3162">
          <w:instrText>y</w:instrText>
        </w:r>
      </w:ins>
      <w:r w:rsidR="007B4804" w:rsidRPr="00B46629">
        <w:instrText>_nexp&gt;, &lt;duration_nexp&gt;</w:instrText>
      </w:r>
      <w:r w:rsidR="007B4804">
        <w:instrText xml:space="preserve">" </w:instrText>
      </w:r>
      <w:r w:rsidR="00833AAE">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lastRenderedPageBreak/>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863" w:name="_Toc379671889"/>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863"/>
      <w:r w:rsidR="00833AAE">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833AAE">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3864" w:name="_Toc379671890"/>
      <w:r>
        <w:t>Split &lt;result_array$[]&gt;</w:t>
      </w:r>
      <w:r w:rsidR="000818E1" w:rsidRPr="000818E1">
        <w:t>, &lt;source</w:t>
      </w:r>
      <w:r w:rsidR="000818E1">
        <w:t>_sexp&gt; {, &lt;test_sexp&gt;</w:t>
      </w:r>
      <w:r w:rsidR="000818E1" w:rsidRPr="000818E1">
        <w:t>}</w:t>
      </w:r>
      <w:bookmarkEnd w:id="3864"/>
      <w:r w:rsidR="00833AAE">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833AAE">
        <w:fldChar w:fldCharType="end"/>
      </w:r>
    </w:p>
    <w:p w:rsidR="000C3162" w:rsidRDefault="000C3162" w:rsidP="000C3162">
      <w:pPr>
        <w:pStyle w:val="Heading2"/>
        <w:rPr>
          <w:ins w:id="3865" w:author="msammartano" w:date="2014-02-08T23:39:00Z"/>
        </w:rPr>
      </w:pPr>
      <w:bookmarkStart w:id="3866" w:name="_Toc379671891"/>
      <w:ins w:id="3867" w:author="msammartano" w:date="2014-02-08T23:39:00Z">
        <w:r>
          <w:t>Split</w:t>
        </w:r>
        <w:r>
          <w:t>.all</w:t>
        </w:r>
        <w:r>
          <w:t xml:space="preserve"> &lt;result_array$[]&gt;</w:t>
        </w:r>
        <w:r w:rsidRPr="000818E1">
          <w:t>, &lt;source</w:t>
        </w:r>
        <w:r>
          <w:t>_sexp&gt; {, &lt;test_sexp&gt;</w:t>
        </w:r>
        <w:r w:rsidRPr="000818E1">
          <w:t>}</w:t>
        </w:r>
        <w:bookmarkEnd w:id="3866"/>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fldChar w:fldCharType="end"/>
        </w:r>
      </w:ins>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pPr>
        <w:rPr>
          <w:ins w:id="3868" w:author="msammartano" w:date="2014-02-08T23:40:00Z"/>
        </w:rPr>
      </w:pPr>
      <w:r>
        <w:t>The &lt;result_</w:t>
      </w:r>
      <w:r w:rsidR="00D43DA8">
        <w:t>a</w:t>
      </w:r>
      <w:r>
        <w:t>rray$[]&gt; is specified without an index. The array must not have been previously dimensioned.</w:t>
      </w:r>
    </w:p>
    <w:p w:rsidR="000C3162" w:rsidRDefault="000C3162" w:rsidP="00D43DA8">
      <w:ins w:id="3869" w:author="msammartano" w:date="2014-02-08T23:43:00Z">
        <w:r>
          <w:t>Two adjacent occurrences of the test</w:t>
        </w:r>
      </w:ins>
      <w:ins w:id="3870" w:author="msammartano" w:date="2014-02-08T23:44:00Z">
        <w:r>
          <w:t xml:space="preserve"> expression </w:t>
        </w:r>
      </w:ins>
      <w:ins w:id="3871" w:author="msammartano" w:date="2014-02-08T23:43:00Z">
        <w:r>
          <w:t>in the source</w:t>
        </w:r>
      </w:ins>
      <w:ins w:id="3872" w:author="msammartano" w:date="2014-02-08T23:44:00Z">
        <w:r>
          <w:t xml:space="preserve"> expression</w:t>
        </w:r>
      </w:ins>
      <w:ins w:id="3873" w:author="msammartano" w:date="2014-02-08T23:43:00Z">
        <w:r>
          <w:t xml:space="preserve"> will result in an </w:t>
        </w:r>
      </w:ins>
      <w:ins w:id="3874" w:author="msammartano" w:date="2014-02-08T23:44:00Z">
        <w:r>
          <w:t xml:space="preserve">empty string somewhere in the result array. </w:t>
        </w:r>
      </w:ins>
      <w:ins w:id="3875" w:author="msammartano" w:date="2014-02-08T23:45:00Z">
        <w:r>
          <w:t xml:space="preserve">The Split command discards these empty strings if they </w:t>
        </w:r>
      </w:ins>
      <w:ins w:id="3876" w:author="msammartano" w:date="2014-02-08T23:46:00Z">
        <w:r>
          <w:t xml:space="preserve">occur at the end of the result array. To keep these </w:t>
        </w:r>
        <w:r>
          <w:t>trailin</w:t>
        </w:r>
        <w:r>
          <w:t>g empty strings, use the Split.all command.</w:t>
        </w:r>
      </w:ins>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lastRenderedPageBreak/>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833AAE" w:rsidP="0001590A">
      <w:pPr>
        <w:ind w:left="720"/>
      </w:pPr>
      <w:hyperlink r:id="rId27" w:history="1">
        <w:r w:rsidR="002416A7" w:rsidRPr="0001590A">
          <w:rPr>
            <w:rStyle w:val="Hyperlink"/>
          </w:rPr>
          <w:t>http://developer.android.com/reference/java/util/regex/Pattern.html</w:t>
        </w:r>
      </w:hyperlink>
    </w:p>
    <w:p w:rsidR="00340EF7" w:rsidRDefault="00340EF7" w:rsidP="00340EF7">
      <w:pPr>
        <w:pStyle w:val="Heading2"/>
      </w:pPr>
      <w:bookmarkStart w:id="3877" w:name="_Toc379671892"/>
      <w:r>
        <w:t>Time {&lt;time_nexp&gt;,} Year$, Month$, Day$, Hour$, Minute$, Second$, WeekDay, isDST</w:t>
      </w:r>
      <w:bookmarkEnd w:id="3877"/>
      <w:r w:rsidR="00833AAE">
        <w:fldChar w:fldCharType="begin"/>
      </w:r>
      <w:r>
        <w:instrText xml:space="preserve"> XE "</w:instrText>
      </w:r>
      <w:r w:rsidRPr="008369F9">
        <w:instrText>Time {&lt;time_nexp&gt;,} Year$, Month$, Day$, Hour$, Minute$, Second$, WeekDay, isDST</w:instrText>
      </w:r>
      <w:r>
        <w:instrText xml:space="preserve">" </w:instrText>
      </w:r>
      <w:r w:rsidR="00833AAE">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878" w:name="_Toc379671893"/>
      <w:r>
        <w:lastRenderedPageBreak/>
        <w:t>TimeZone Commands</w:t>
      </w:r>
      <w:bookmarkEnd w:id="3878"/>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879" w:name="_Toc379671894"/>
      <w:r>
        <w:t>TimeZone.</w:t>
      </w:r>
      <w:del w:id="3880" w:author="msammartano" w:date="2014-02-08T23:48:00Z">
        <w:r w:rsidDel="000C3162">
          <w:delText>S</w:delText>
        </w:r>
      </w:del>
      <w:ins w:id="3881" w:author="msammartano" w:date="2014-02-08T23:48:00Z">
        <w:r w:rsidR="000C3162">
          <w:t>s</w:t>
        </w:r>
      </w:ins>
      <w:r>
        <w:t>et { &lt;tz_sexp&gt; }</w:t>
      </w:r>
      <w:bookmarkEnd w:id="3879"/>
      <w:r w:rsidR="00833AAE">
        <w:fldChar w:fldCharType="begin"/>
      </w:r>
      <w:r>
        <w:instrText xml:space="preserve"> XE "</w:instrText>
      </w:r>
      <w:r w:rsidRPr="00AB15DC">
        <w:instrText>TimeZone.</w:instrText>
      </w:r>
      <w:del w:id="3882" w:author="msammartano" w:date="2014-02-08T23:48:00Z">
        <w:r w:rsidRPr="00AB15DC" w:rsidDel="000C3162">
          <w:delInstrText>S</w:delInstrText>
        </w:r>
      </w:del>
      <w:ins w:id="3883" w:author="msammartano" w:date="2014-02-08T23:48:00Z">
        <w:r w:rsidR="000C3162">
          <w:instrText>s</w:instrText>
        </w:r>
      </w:ins>
      <w:r w:rsidRPr="00AB15DC">
        <w:instrText>et { &lt;tz_sexp&gt; }</w:instrText>
      </w:r>
      <w:r>
        <w:instrText xml:space="preserve">" </w:instrText>
      </w:r>
      <w:r w:rsidR="00833AAE">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884" w:name="_Toc379671895"/>
      <w:r>
        <w:t>TimeZone.</w:t>
      </w:r>
      <w:del w:id="3885" w:author="msammartano" w:date="2014-02-08T23:48:00Z">
        <w:r w:rsidDel="000C3162">
          <w:delText>G</w:delText>
        </w:r>
      </w:del>
      <w:ins w:id="3886" w:author="msammartano" w:date="2014-02-08T23:48:00Z">
        <w:r w:rsidR="000C3162">
          <w:t>g</w:t>
        </w:r>
      </w:ins>
      <w:r>
        <w:t>et &lt;tz_svar&gt;</w:t>
      </w:r>
      <w:bookmarkEnd w:id="3884"/>
      <w:r w:rsidR="00833AAE">
        <w:fldChar w:fldCharType="begin"/>
      </w:r>
      <w:r>
        <w:instrText xml:space="preserve"> XE "</w:instrText>
      </w:r>
      <w:r w:rsidRPr="0019441E">
        <w:instrText>TimeZone.</w:instrText>
      </w:r>
      <w:del w:id="3887" w:author="msammartano" w:date="2014-02-08T23:48:00Z">
        <w:r w:rsidRPr="0019441E" w:rsidDel="000C3162">
          <w:delInstrText>G</w:delInstrText>
        </w:r>
      </w:del>
      <w:ins w:id="3888" w:author="msammartano" w:date="2014-02-08T23:48:00Z">
        <w:r w:rsidR="000C3162">
          <w:instrText>g</w:instrText>
        </w:r>
      </w:ins>
      <w:r w:rsidRPr="0019441E">
        <w:instrText>et &lt;tz_svar&gt;</w:instrText>
      </w:r>
      <w:r>
        <w:instrText xml:space="preserve">" </w:instrText>
      </w:r>
      <w:r w:rsidR="00833AAE">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889" w:name="_Toc379671896"/>
      <w:r>
        <w:t>TimeZone.</w:t>
      </w:r>
      <w:del w:id="3890" w:author="msammartano" w:date="2014-02-08T23:48:00Z">
        <w:r w:rsidDel="000C3162">
          <w:delText>L</w:delText>
        </w:r>
      </w:del>
      <w:ins w:id="3891" w:author="msammartano" w:date="2014-02-08T23:48:00Z">
        <w:r w:rsidR="000C3162">
          <w:t>l</w:t>
        </w:r>
      </w:ins>
      <w:r>
        <w:t>ist &lt;tz_list_pointer_nvar&gt;</w:t>
      </w:r>
      <w:bookmarkEnd w:id="3889"/>
      <w:r w:rsidR="00833AAE">
        <w:fldChar w:fldCharType="begin"/>
      </w:r>
      <w:r>
        <w:instrText xml:space="preserve"> XE "</w:instrText>
      </w:r>
      <w:r w:rsidRPr="002155D8">
        <w:instrText>TimeZone.</w:instrText>
      </w:r>
      <w:del w:id="3892" w:author="msammartano" w:date="2014-02-08T23:48:00Z">
        <w:r w:rsidRPr="002155D8" w:rsidDel="000C3162">
          <w:delInstrText>L</w:delInstrText>
        </w:r>
      </w:del>
      <w:ins w:id="3893" w:author="msammartano" w:date="2014-02-08T23:48:00Z">
        <w:r w:rsidR="000C3162">
          <w:instrText>l</w:instrText>
        </w:r>
      </w:ins>
      <w:r w:rsidRPr="002155D8">
        <w:instrText>ist &lt;tz_list_pointer_nvar&gt;</w:instrText>
      </w:r>
      <w:r>
        <w:instrText xml:space="preserve">" </w:instrText>
      </w:r>
      <w:r w:rsidR="00833AAE">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894" w:name="_Toc379671897"/>
      <w:r>
        <w:t>Tone &lt;frequency_nexp&gt;, &lt;duration_nexp&gt;</w:t>
      </w:r>
      <w:bookmarkEnd w:id="3894"/>
      <w:r w:rsidR="00833AAE">
        <w:fldChar w:fldCharType="begin"/>
      </w:r>
      <w:r>
        <w:instrText xml:space="preserve"> XE "</w:instrText>
      </w:r>
      <w:r w:rsidRPr="002324C4">
        <w:instrText>Tone &lt;frequency_nexp&gt;, &lt;duration_nexp&gt;</w:instrText>
      </w:r>
      <w:r>
        <w:instrText xml:space="preserve">" </w:instrText>
      </w:r>
      <w:r w:rsidR="00833AAE">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895" w:name="_Toc379671898"/>
      <w:r>
        <w:t>Vibrate &lt;pattern_array[]&gt;</w:t>
      </w:r>
      <w:r w:rsidR="00714C04">
        <w:t>,&lt;nexp&gt;</w:t>
      </w:r>
      <w:bookmarkEnd w:id="3895"/>
      <w:r w:rsidR="00833AAE">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rray[]&gt;,&lt;nexp&gt;</w:instrText>
      </w:r>
      <w:r w:rsidR="00714C04">
        <w:instrText xml:space="preserve">" </w:instrText>
      </w:r>
      <w:r w:rsidR="00833AAE">
        <w:fldChar w:fldCharType="end"/>
      </w:r>
    </w:p>
    <w:p w:rsidR="00714C04" w:rsidRDefault="00714C04" w:rsidP="00D43DA8">
      <w:r>
        <w:t>The vibrate command causes the device to vibrate in the specified, &lt;</w:t>
      </w:r>
      <w:r w:rsidR="003F2980">
        <w:t>p</w:t>
      </w:r>
      <w:r>
        <w:t>attern_</w:t>
      </w:r>
      <w:r w:rsidR="00D43DA8">
        <w:t>a</w:t>
      </w:r>
      <w:r>
        <w:t>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again until the program ends or…</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896" w:name="_Toc379671899"/>
      <w:r>
        <w:lastRenderedPageBreak/>
        <w:t>WakeLock &lt;code_nexp&gt;</w:t>
      </w:r>
      <w:bookmarkEnd w:id="3896"/>
      <w:r w:rsidR="00833AAE">
        <w:fldChar w:fldCharType="begin"/>
      </w:r>
      <w:r w:rsidR="00502D48">
        <w:instrText xml:space="preserve"> XE "</w:instrText>
      </w:r>
      <w:r w:rsidR="00502D48" w:rsidRPr="004E494F">
        <w:instrText>WakeLock &lt;code_nexp&gt;</w:instrText>
      </w:r>
      <w:r w:rsidR="00502D48">
        <w:instrText xml:space="preserve">" </w:instrText>
      </w:r>
      <w:r w:rsidR="00833AAE">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833AAE" w:rsidP="004673EE">
            <w:pPr>
              <w:jc w:val="center"/>
              <w:rPr>
                <w:b/>
                <w:bCs/>
                <w:sz w:val="24"/>
                <w:szCs w:val="24"/>
              </w:rPr>
            </w:pPr>
            <w:hyperlink r:id="rId28"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833AAE" w:rsidP="004673EE">
            <w:pPr>
              <w:jc w:val="center"/>
              <w:rPr>
                <w:b/>
                <w:bCs/>
                <w:sz w:val="24"/>
                <w:szCs w:val="24"/>
              </w:rPr>
            </w:pPr>
            <w:hyperlink r:id="rId29"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833AAE" w:rsidP="004673EE">
            <w:pPr>
              <w:jc w:val="center"/>
              <w:rPr>
                <w:b/>
                <w:bCs/>
                <w:sz w:val="24"/>
                <w:szCs w:val="24"/>
              </w:rPr>
            </w:pPr>
            <w:hyperlink r:id="rId30"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833AAE" w:rsidP="004673EE">
            <w:pPr>
              <w:jc w:val="center"/>
              <w:rPr>
                <w:b/>
                <w:bCs/>
                <w:sz w:val="24"/>
                <w:szCs w:val="24"/>
              </w:rPr>
            </w:pPr>
            <w:hyperlink r:id="rId31"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897" w:name="_Toc379671900"/>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897"/>
      <w:r w:rsidR="00833AAE">
        <w:fldChar w:fldCharType="begin"/>
      </w:r>
      <w:r w:rsidR="006F03C4">
        <w:instrText xml:space="preserve"> XE "</w:instrText>
      </w:r>
      <w:r w:rsidR="00D70E1E">
        <w:instrText>H</w:instrText>
      </w:r>
      <w:r w:rsidR="006F03C4" w:rsidRPr="00DF4632">
        <w:instrText xml:space="preserve">ttp.post </w:instrText>
      </w:r>
      <w:ins w:id="3898" w:author="msammartano" w:date="2014-02-08T23:49:00Z">
        <w:r w:rsidR="000C3162">
          <w:instrText>&lt;</w:instrText>
        </w:r>
      </w:ins>
      <w:r w:rsidR="006F03C4" w:rsidRPr="00DF4632">
        <w:instrText>url</w:instrText>
      </w:r>
      <w:del w:id="3899" w:author="msammartano" w:date="2014-02-08T23:49:00Z">
        <w:r w:rsidR="006F03C4" w:rsidRPr="00DF4632" w:rsidDel="000C3162">
          <w:delInstrText>$</w:delInstrText>
        </w:r>
      </w:del>
      <w:ins w:id="3900" w:author="msammartano" w:date="2014-02-08T23:49:00Z">
        <w:r w:rsidR="000C3162">
          <w:instrText>_sexp&gt;</w:instrText>
        </w:r>
      </w:ins>
      <w:r w:rsidR="006F03C4" w:rsidRPr="00DF4632">
        <w:instrText xml:space="preserve">, </w:instrText>
      </w:r>
      <w:ins w:id="3901" w:author="msammartano" w:date="2014-02-08T23:49:00Z">
        <w:r w:rsidR="000C3162">
          <w:instrText>&lt;</w:instrText>
        </w:r>
      </w:ins>
      <w:r w:rsidR="006F03C4" w:rsidRPr="00DF4632">
        <w:instrText>list</w:instrText>
      </w:r>
      <w:ins w:id="3902" w:author="msammartano" w:date="2014-02-08T23:49:00Z">
        <w:r w:rsidR="000C3162">
          <w:instrText>_nexp&gt;</w:instrText>
        </w:r>
      </w:ins>
      <w:r w:rsidR="006F03C4" w:rsidRPr="00DF4632">
        <w:instrText xml:space="preserve">, </w:instrText>
      </w:r>
      <w:ins w:id="3903" w:author="msammartano" w:date="2014-02-08T23:49:00Z">
        <w:r w:rsidR="000C3162">
          <w:instrText>&lt;</w:instrText>
        </w:r>
      </w:ins>
      <w:r w:rsidR="006F03C4" w:rsidRPr="00DF4632">
        <w:instrText>result</w:instrText>
      </w:r>
      <w:del w:id="3904" w:author="msammartano" w:date="2014-02-08T23:49:00Z">
        <w:r w:rsidR="006F03C4" w:rsidRPr="00DF4632" w:rsidDel="000C3162">
          <w:delInstrText>$</w:delInstrText>
        </w:r>
      </w:del>
      <w:ins w:id="3905" w:author="msammartano" w:date="2014-02-08T23:49:00Z">
        <w:r w:rsidR="000C3162">
          <w:instrText>_svar&gt;</w:instrText>
        </w:r>
      </w:ins>
      <w:r w:rsidR="006F03C4">
        <w:instrText xml:space="preserve">" </w:instrText>
      </w:r>
      <w:r w:rsidR="00833AAE">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906" w:name="_Toc379671901"/>
      <w:r>
        <w:lastRenderedPageBreak/>
        <w:t>M</w:t>
      </w:r>
      <w:r w:rsidR="001138DC">
        <w:t>yPhoneNumber &lt;svar&gt;</w:t>
      </w:r>
      <w:bookmarkEnd w:id="3906"/>
      <w:r w:rsidR="00833AAE">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833AAE">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907" w:name="_Toc379671902"/>
      <w:r>
        <w:t>Phone.call &lt;sexp</w:t>
      </w:r>
      <w:r w:rsidR="001138DC">
        <w:t>&gt;</w:t>
      </w:r>
      <w:bookmarkEnd w:id="3907"/>
      <w:r w:rsidR="00833AAE">
        <w:fldChar w:fldCharType="begin"/>
      </w:r>
      <w:r w:rsidR="009D0AB2">
        <w:instrText xml:space="preserve"> XE "</w:instrText>
      </w:r>
      <w:r w:rsidR="009D0AB2" w:rsidRPr="00E23581">
        <w:instrText>Phone.call &lt;sexp</w:instrText>
      </w:r>
      <w:del w:id="3908" w:author="msammartano" w:date="2014-02-08T23:49:00Z">
        <w:r w:rsidR="009D0AB2" w:rsidRPr="00E23581" w:rsidDel="000C3162">
          <w:delInstrText>r</w:delInstrText>
        </w:r>
      </w:del>
      <w:r w:rsidR="009D0AB2" w:rsidRPr="00E23581">
        <w:instrText>&gt;</w:instrText>
      </w:r>
      <w:r w:rsidR="009D0AB2">
        <w:instrText xml:space="preserve">" </w:instrText>
      </w:r>
      <w:r w:rsidR="00833AAE">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909" w:name="_Toc379671903"/>
      <w:r>
        <w:t>Phone.rcv.init</w:t>
      </w:r>
      <w:bookmarkEnd w:id="3909"/>
      <w:r w:rsidR="00833AAE">
        <w:fldChar w:fldCharType="begin"/>
      </w:r>
      <w:r w:rsidR="00131D8C">
        <w:instrText xml:space="preserve"> XE "</w:instrText>
      </w:r>
      <w:r w:rsidR="00131D8C" w:rsidRPr="009F3C9E">
        <w:instrText>Phone.rcv.init</w:instrText>
      </w:r>
      <w:r w:rsidR="00131D8C">
        <w:instrText xml:space="preserve">" </w:instrText>
      </w:r>
      <w:r w:rsidR="00833AAE">
        <w:fldChar w:fldCharType="end"/>
      </w:r>
    </w:p>
    <w:p w:rsidR="00BE6D9B" w:rsidRDefault="00BE6D9B" w:rsidP="00BE6D9B">
      <w:r>
        <w:t>Prepare to detect phone calls using phone.rcv.next.</w:t>
      </w:r>
    </w:p>
    <w:p w:rsidR="00BE6D9B" w:rsidRDefault="00BE6D9B" w:rsidP="00EB1F62">
      <w:pPr>
        <w:pStyle w:val="Heading2"/>
      </w:pPr>
      <w:bookmarkStart w:id="3910" w:name="_Toc379671904"/>
      <w:r>
        <w:t>Phone.rcv.next  &lt;state_nvar&gt;, &lt;number_svar&gt;</w:t>
      </w:r>
      <w:bookmarkEnd w:id="3910"/>
      <w:r w:rsidR="00833AAE">
        <w:fldChar w:fldCharType="begin"/>
      </w:r>
      <w:r w:rsidR="00131D8C">
        <w:instrText xml:space="preserve"> XE "</w:instrText>
      </w:r>
      <w:r w:rsidR="00131D8C" w:rsidRPr="009F3C9E">
        <w:instrText>Phone.rcv.next  &lt;state_nvar&gt;, &lt;number_svar&gt;</w:instrText>
      </w:r>
      <w:r w:rsidR="00131D8C">
        <w:instrText xml:space="preserve">" </w:instrText>
      </w:r>
      <w:r w:rsidR="00833AAE">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911" w:name="_Toc379671905"/>
      <w:r>
        <w:t>Sms.</w:t>
      </w:r>
      <w:r w:rsidR="00A77D41">
        <w:t>send &lt;number_sexp&gt;, &lt;message_sexp&gt;</w:t>
      </w:r>
      <w:bookmarkEnd w:id="3911"/>
      <w:r w:rsidR="00833AAE">
        <w:fldChar w:fldCharType="begin"/>
      </w:r>
      <w:r w:rsidR="00D96D26">
        <w:instrText xml:space="preserve"> XE "</w:instrText>
      </w:r>
      <w:r w:rsidR="00D96D26" w:rsidRPr="00E92743">
        <w:instrText>Sms.send &lt;number_sexp&gt;, &lt;message_sexp&gt;</w:instrText>
      </w:r>
      <w:r w:rsidR="00D96D26">
        <w:instrText xml:space="preserve">" </w:instrText>
      </w:r>
      <w:r w:rsidR="00833AAE">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912" w:name="_Toc379671906"/>
      <w:r>
        <w:t>Sms.</w:t>
      </w:r>
      <w:r w:rsidR="000C1636">
        <w:t>rcv.init</w:t>
      </w:r>
      <w:bookmarkEnd w:id="3912"/>
      <w:r w:rsidR="00833AAE">
        <w:fldChar w:fldCharType="begin"/>
      </w:r>
      <w:r w:rsidR="00131D8C">
        <w:instrText xml:space="preserve"> XE "</w:instrText>
      </w:r>
      <w:r w:rsidR="00D70E1E">
        <w:instrText>S</w:instrText>
      </w:r>
      <w:r w:rsidR="00131D8C" w:rsidRPr="009F3C9E">
        <w:instrText>ms.rcv.init</w:instrText>
      </w:r>
      <w:r w:rsidR="00131D8C">
        <w:instrText xml:space="preserve">" </w:instrText>
      </w:r>
      <w:r w:rsidR="00833AAE">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913" w:name="_Toc379671907"/>
      <w:r>
        <w:t>Sms.</w:t>
      </w:r>
      <w:r w:rsidR="00DA641C">
        <w:t>rcv.next &lt;svar&gt;</w:t>
      </w:r>
      <w:bookmarkEnd w:id="3913"/>
      <w:r w:rsidR="00833AAE">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833AAE">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lastRenderedPageBreak/>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914" w:name="_Toc379671908"/>
      <w:r>
        <w:t>Email.send &lt;recipient_sxep&gt;, &lt;subject_sexp&gt;, &lt;body_sexp&gt;</w:t>
      </w:r>
      <w:bookmarkEnd w:id="3914"/>
      <w:r w:rsidR="00833AAE">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833AAE">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915" w:name="_Toc379671909"/>
      <w:r>
        <w:t>Headset</w:t>
      </w:r>
      <w:r w:rsidR="009D0AB2">
        <w:t xml:space="preserve"> &lt;state_nvar&gt;, &lt;type_svar&gt;, &lt;mic_nvar&gt;</w:t>
      </w:r>
      <w:bookmarkEnd w:id="3915"/>
      <w:r w:rsidR="00833AAE">
        <w:fldChar w:fldCharType="begin"/>
      </w:r>
      <w:r w:rsidR="009D0AB2">
        <w:instrText xml:space="preserve"> XE "</w:instrText>
      </w:r>
      <w:r w:rsidR="009D0AB2" w:rsidRPr="00E23581">
        <w:instrText>Headset &lt;state_nvar&gt;, &lt;type_svar&gt;, &lt;mic_nvar&gt;</w:instrText>
      </w:r>
      <w:r w:rsidR="009D0AB2">
        <w:instrText xml:space="preserve">" </w:instrText>
      </w:r>
      <w:r w:rsidR="00833AAE">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916" w:name="_Toc379671910"/>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916"/>
      <w:r w:rsidR="00833AAE">
        <w:fldChar w:fldCharType="begin"/>
      </w:r>
      <w:r w:rsidR="000C6A13">
        <w:instrText xml:space="preserve"> XE "</w:instrText>
      </w:r>
      <w:r w:rsidR="000C6A13" w:rsidRPr="00732DB4">
        <w:instrText>Notify &lt;</w:instrText>
      </w:r>
      <w:del w:id="3917" w:author="msammartano" w:date="2014-02-08T23:50:00Z">
        <w:r w:rsidR="000C6A13" w:rsidRPr="00732DB4" w:rsidDel="000C3162">
          <w:delInstrText>T</w:delInstrText>
        </w:r>
      </w:del>
      <w:ins w:id="3918" w:author="msammartano" w:date="2014-02-08T23:50:00Z">
        <w:r w:rsidR="000C3162">
          <w:instrText>t</w:instrText>
        </w:r>
      </w:ins>
      <w:r w:rsidR="000C6A13" w:rsidRPr="00732DB4">
        <w:instrText>itle_sexp&gt;,</w:instrText>
      </w:r>
      <w:ins w:id="3919" w:author="msammartano" w:date="2014-02-08T23:50:00Z">
        <w:r w:rsidR="000C3162">
          <w:instrText xml:space="preserve"> </w:instrText>
        </w:r>
      </w:ins>
      <w:r w:rsidR="000C6A13" w:rsidRPr="00732DB4">
        <w:instrText>&lt;</w:instrText>
      </w:r>
      <w:del w:id="3920" w:author="msammartano" w:date="2014-02-08T23:50:00Z">
        <w:r w:rsidR="000C6A13" w:rsidRPr="00732DB4" w:rsidDel="000C3162">
          <w:delInstrText xml:space="preserve"> S</w:delInstrText>
        </w:r>
      </w:del>
      <w:ins w:id="3921" w:author="msammartano" w:date="2014-02-08T23:50:00Z">
        <w:r w:rsidR="000C3162">
          <w:instrText>s</w:instrText>
        </w:r>
      </w:ins>
      <w:r w:rsidR="000C6A13" w:rsidRPr="00732DB4">
        <w:instrText>ubtitle_sexp&gt;,</w:instrText>
      </w:r>
      <w:ins w:id="3922" w:author="msammartano" w:date="2014-02-08T23:50:00Z">
        <w:r w:rsidR="000C3162">
          <w:instrText xml:space="preserve"> </w:instrText>
        </w:r>
      </w:ins>
      <w:r w:rsidR="000C6A13" w:rsidRPr="00732DB4">
        <w:instrText>&lt;alert_sexp&gt;,</w:instrText>
      </w:r>
      <w:ins w:id="3923" w:author="msammartano" w:date="2014-02-08T23:50:00Z">
        <w:r w:rsidR="000C3162">
          <w:instrText xml:space="preserve"> </w:instrText>
        </w:r>
      </w:ins>
      <w:r w:rsidR="000C6A13" w:rsidRPr="00732DB4">
        <w:instrText>&lt;wait_</w:instrText>
      </w:r>
      <w:del w:id="3924" w:author="msammartano" w:date="2014-02-08T23:50:00Z">
        <w:r w:rsidR="000C6A13" w:rsidRPr="00732DB4" w:rsidDel="000C3162">
          <w:delInstrText>n</w:delInstrText>
        </w:r>
      </w:del>
      <w:ins w:id="3925" w:author="msammartano" w:date="2014-02-08T23:50:00Z">
        <w:r w:rsidR="000C3162">
          <w:instrText>l</w:instrText>
        </w:r>
      </w:ins>
      <w:r w:rsidR="000C6A13" w:rsidRPr="00732DB4">
        <w:instrText>exp&gt;</w:instrText>
      </w:r>
      <w:r w:rsidR="000C6A13">
        <w:instrText xml:space="preserve">" </w:instrText>
      </w:r>
      <w:r w:rsidR="00833AAE">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926" w:name="_Toc379671911"/>
      <w:r>
        <w:t>Home</w:t>
      </w:r>
      <w:bookmarkEnd w:id="3926"/>
      <w:r w:rsidR="00833AAE">
        <w:fldChar w:fldCharType="begin"/>
      </w:r>
      <w:r w:rsidR="0014550A">
        <w:instrText xml:space="preserve"> XE "</w:instrText>
      </w:r>
      <w:r w:rsidR="0014550A" w:rsidRPr="00F8464D">
        <w:instrText>Home</w:instrText>
      </w:r>
      <w:r w:rsidR="0014550A">
        <w:instrText xml:space="preserve">" </w:instrText>
      </w:r>
      <w:r w:rsidR="00833AAE">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927" w:name="_Toc379671912"/>
      <w:r>
        <w:t>OnBackGround:</w:t>
      </w:r>
      <w:bookmarkEnd w:id="3927"/>
      <w:r w:rsidR="00833AAE">
        <w:fldChar w:fldCharType="begin"/>
      </w:r>
      <w:r>
        <w:instrText xml:space="preserve"> XE "</w:instrText>
      </w:r>
      <w:r w:rsidRPr="00F8464D">
        <w:instrText>OnBackGround\:</w:instrText>
      </w:r>
      <w:r>
        <w:instrText xml:space="preserve">" </w:instrText>
      </w:r>
      <w:r w:rsidR="00833AAE">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928" w:name="_Toc379671913"/>
      <w:r>
        <w:t>Background.Resume</w:t>
      </w:r>
      <w:bookmarkEnd w:id="3928"/>
      <w:r w:rsidR="00833AAE">
        <w:fldChar w:fldCharType="begin"/>
      </w:r>
      <w:r>
        <w:instrText xml:space="preserve"> XE "</w:instrText>
      </w:r>
      <w:r w:rsidRPr="00F8464D">
        <w:instrText>Background.Resume</w:instrText>
      </w:r>
      <w:r>
        <w:instrText xml:space="preserve">" </w:instrText>
      </w:r>
      <w:r w:rsidR="00833AAE">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929" w:name="_Toc379671914"/>
      <w:r>
        <w:t>SQLITE</w:t>
      </w:r>
      <w:bookmarkEnd w:id="3929"/>
    </w:p>
    <w:p w:rsidR="009558AD" w:rsidRDefault="009558AD" w:rsidP="00EB1F62">
      <w:pPr>
        <w:pStyle w:val="Heading2"/>
      </w:pPr>
      <w:bookmarkStart w:id="3930" w:name="_Toc379671915"/>
      <w:r>
        <w:t>Overview</w:t>
      </w:r>
      <w:bookmarkEnd w:id="3930"/>
    </w:p>
    <w:p w:rsidR="00363649" w:rsidRDefault="009558AD" w:rsidP="009558AD">
      <w:pPr>
        <w:spacing w:after="240"/>
      </w:pPr>
      <w:r>
        <w:t xml:space="preserve">The Android operating system provides the ability to create, maintain and access SQLite databases. SQLite implements a </w:t>
      </w:r>
      <w:hyperlink r:id="rId34" w:history="1">
        <w:r>
          <w:rPr>
            <w:rStyle w:val="Hyperlink"/>
          </w:rPr>
          <w:t>self-contained</w:t>
        </w:r>
      </w:hyperlink>
      <w:r>
        <w:t xml:space="preserve">, </w:t>
      </w:r>
      <w:hyperlink r:id="rId35" w:history="1">
        <w:r>
          <w:rPr>
            <w:rStyle w:val="Hyperlink"/>
          </w:rPr>
          <w:t>serverless</w:t>
        </w:r>
      </w:hyperlink>
      <w:r>
        <w:t xml:space="preserve">, </w:t>
      </w:r>
      <w:hyperlink r:id="rId36" w:history="1">
        <w:r>
          <w:rPr>
            <w:rStyle w:val="Hyperlink"/>
          </w:rPr>
          <w:t>zero-configuration</w:t>
        </w:r>
      </w:hyperlink>
      <w:r>
        <w:t xml:space="preserve">, </w:t>
      </w:r>
      <w:hyperlink r:id="rId37" w:history="1">
        <w:r>
          <w:rPr>
            <w:rStyle w:val="Hyperlink"/>
          </w:rPr>
          <w:t>transactional</w:t>
        </w:r>
      </w:hyperlink>
      <w:r>
        <w:t xml:space="preserve"> SQL database engine. SQLite is the </w:t>
      </w:r>
      <w:hyperlink r:id="rId38" w:history="1">
        <w:r>
          <w:rPr>
            <w:rStyle w:val="Hyperlink"/>
          </w:rPr>
          <w:t>most widely deployed</w:t>
        </w:r>
      </w:hyperlink>
      <w:r>
        <w:t xml:space="preserve"> SQL database engine in the world. The full details about SQLite can be found at the </w:t>
      </w:r>
      <w:hyperlink r:id="rId39" w:history="1">
        <w:r>
          <w:rPr>
            <w:rStyle w:val="Hyperlink"/>
          </w:rPr>
          <w:t>SQLite Home Page</w:t>
        </w:r>
      </w:hyperlink>
      <w:r w:rsidR="009C069D">
        <w:rPr>
          <w:rStyle w:val="Hyperlink"/>
        </w:rPr>
        <w:t xml:space="preserve"> (</w:t>
      </w:r>
      <w:hyperlink r:id="rId40"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1"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in the directory, "</w:t>
      </w:r>
      <w:del w:id="3931" w:author="msammartano" w:date="2014-02-08T10:48:00Z">
        <w:r w:rsidR="000C0A8B" w:rsidDel="00A50C6A">
          <w:delText>/</w:delText>
        </w:r>
      </w:del>
      <w:r w:rsidR="000C0A8B">
        <w:t>&lt;pref base drive&gt;/</w:t>
      </w:r>
      <w:r w:rsidR="009558AD">
        <w:t>rfo-basic/databases/ "</w:t>
      </w:r>
      <w:r w:rsidR="00E57979">
        <w:t>.</w:t>
      </w:r>
    </w:p>
    <w:p w:rsidR="009558AD" w:rsidRDefault="009558AD" w:rsidP="00EB1F62">
      <w:pPr>
        <w:pStyle w:val="Heading2"/>
      </w:pPr>
      <w:bookmarkStart w:id="3932" w:name="_Toc379671916"/>
      <w:r>
        <w:t>SQLITE Commands</w:t>
      </w:r>
      <w:bookmarkEnd w:id="3932"/>
    </w:p>
    <w:p w:rsidR="009558AD" w:rsidRPr="000631F6" w:rsidRDefault="003A4712" w:rsidP="005F4916">
      <w:pPr>
        <w:pStyle w:val="Heading3"/>
      </w:pPr>
      <w:bookmarkStart w:id="3933" w:name="_Toc379671917"/>
      <w:r>
        <w:t>Sql.</w:t>
      </w:r>
      <w:r w:rsidR="009558AD" w:rsidRPr="000631F6">
        <w:t xml:space="preserve">open </w:t>
      </w:r>
      <w:r w:rsidR="00E57979">
        <w:t>&lt;</w:t>
      </w:r>
      <w:r w:rsidR="009558AD" w:rsidRPr="000631F6">
        <w:t>DB_</w:t>
      </w:r>
      <w:del w:id="3934" w:author="msammartano" w:date="2014-02-08T23:51:00Z">
        <w:r w:rsidR="009558AD" w:rsidRPr="000631F6" w:rsidDel="000C3162">
          <w:delText>P</w:delText>
        </w:r>
      </w:del>
      <w:ins w:id="3935" w:author="msammartano" w:date="2014-02-08T23:51:00Z">
        <w:r w:rsidR="000C3162">
          <w:t>p</w:t>
        </w:r>
      </w:ins>
      <w:r w:rsidR="009558AD" w:rsidRPr="000631F6">
        <w:t>ointer</w:t>
      </w:r>
      <w:r w:rsidR="00E57979">
        <w:t>_nvar&gt;</w:t>
      </w:r>
      <w:r w:rsidR="009558AD" w:rsidRPr="000631F6">
        <w:t xml:space="preserve">, </w:t>
      </w:r>
      <w:r w:rsidR="00E57979">
        <w:t>&lt;</w:t>
      </w:r>
      <w:r w:rsidR="009558AD" w:rsidRPr="000631F6">
        <w:t>DB_</w:t>
      </w:r>
      <w:del w:id="3936" w:author="msammartano" w:date="2014-02-08T23:51:00Z">
        <w:r w:rsidR="009558AD" w:rsidRPr="000631F6" w:rsidDel="000C3162">
          <w:delText>N</w:delText>
        </w:r>
      </w:del>
      <w:ins w:id="3937" w:author="msammartano" w:date="2014-02-08T23:51:00Z">
        <w:r w:rsidR="000C3162">
          <w:t>n</w:t>
        </w:r>
      </w:ins>
      <w:r w:rsidR="009558AD" w:rsidRPr="000631F6">
        <w:t>ame</w:t>
      </w:r>
      <w:r w:rsidR="00E57979">
        <w:t>_sexp&gt;</w:t>
      </w:r>
      <w:bookmarkEnd w:id="3933"/>
      <w:r w:rsidR="00833AAE" w:rsidRPr="000631F6">
        <w:fldChar w:fldCharType="begin"/>
      </w:r>
      <w:r w:rsidR="0078615E" w:rsidRPr="000631F6">
        <w:instrText xml:space="preserve"> XE "</w:instrText>
      </w:r>
      <w:r w:rsidR="00D70E1E">
        <w:instrText>S</w:instrText>
      </w:r>
      <w:r w:rsidR="0078615E" w:rsidRPr="000631F6">
        <w:instrText xml:space="preserve">ql.open </w:instrText>
      </w:r>
      <w:ins w:id="3938" w:author="msammartano" w:date="2014-02-08T23:51:00Z">
        <w:r w:rsidR="000C3162">
          <w:instrText>&lt;</w:instrText>
        </w:r>
      </w:ins>
      <w:r w:rsidR="0078615E" w:rsidRPr="000631F6">
        <w:instrText>DB_</w:instrText>
      </w:r>
      <w:del w:id="3939" w:author="msammartano" w:date="2014-02-08T23:51:00Z">
        <w:r w:rsidR="0078615E" w:rsidRPr="000631F6" w:rsidDel="000C3162">
          <w:delInstrText>P</w:delInstrText>
        </w:r>
      </w:del>
      <w:ins w:id="3940" w:author="msammartano" w:date="2014-02-08T23:51:00Z">
        <w:r w:rsidR="000C3162">
          <w:instrText>p</w:instrText>
        </w:r>
      </w:ins>
      <w:r w:rsidR="0078615E" w:rsidRPr="000631F6">
        <w:instrText>ointer</w:instrText>
      </w:r>
      <w:ins w:id="3941" w:author="msammartano" w:date="2014-02-08T23:51:00Z">
        <w:r w:rsidR="000C3162">
          <w:instrText>_nvar&gt;</w:instrText>
        </w:r>
      </w:ins>
      <w:r w:rsidR="0078615E" w:rsidRPr="000631F6">
        <w:instrText xml:space="preserve">, </w:instrText>
      </w:r>
      <w:ins w:id="3942" w:author="msammartano" w:date="2014-02-08T23:51:00Z">
        <w:r w:rsidR="000C3162">
          <w:instrText>&lt;</w:instrText>
        </w:r>
      </w:ins>
      <w:r w:rsidR="0078615E" w:rsidRPr="000631F6">
        <w:instrText>DB_</w:instrText>
      </w:r>
      <w:del w:id="3943" w:author="msammartano" w:date="2014-02-08T23:51:00Z">
        <w:r w:rsidR="0078615E" w:rsidRPr="000631F6" w:rsidDel="000C3162">
          <w:delInstrText>N</w:delInstrText>
        </w:r>
      </w:del>
      <w:ins w:id="3944" w:author="msammartano" w:date="2014-02-08T23:51:00Z">
        <w:r w:rsidR="000C3162">
          <w:instrText>n</w:instrText>
        </w:r>
      </w:ins>
      <w:r w:rsidR="0078615E" w:rsidRPr="000631F6">
        <w:instrText>ame</w:instrText>
      </w:r>
      <w:del w:id="3945" w:author="msammartano" w:date="2014-02-08T23:51:00Z">
        <w:r w:rsidR="0078615E" w:rsidRPr="000631F6" w:rsidDel="000C3162">
          <w:delInstrText>$</w:delInstrText>
        </w:r>
      </w:del>
      <w:ins w:id="3946" w:author="msammartano" w:date="2014-02-08T23:51:00Z">
        <w:r w:rsidR="000C3162">
          <w:instrText>_sexp&gt;</w:instrText>
        </w:r>
      </w:ins>
      <w:r w:rsidR="0078615E" w:rsidRPr="000631F6">
        <w:instrText xml:space="preserve">" </w:instrText>
      </w:r>
      <w:r w:rsidR="00833AAE"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del w:id="3947" w:author="msammartano" w:date="2014-02-08T23:52:00Z">
        <w:r w:rsidRPr="000631F6" w:rsidDel="000C3162">
          <w:delText>P</w:delText>
        </w:r>
      </w:del>
      <w:ins w:id="3948" w:author="msammartano" w:date="2014-02-08T23:52:00Z">
        <w:r w:rsidR="000C3162">
          <w:t>p</w:t>
        </w:r>
      </w:ins>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del w:id="3949" w:author="msammartano" w:date="2014-02-08T23:52:00Z">
        <w:r w:rsidRPr="000631F6" w:rsidDel="000C3162">
          <w:delText>P</w:delText>
        </w:r>
      </w:del>
      <w:ins w:id="3950" w:author="msammartano" w:date="2014-02-08T23:52:00Z">
        <w:r w:rsidR="000C3162">
          <w:t>p</w:t>
        </w:r>
      </w:ins>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del w:id="3951" w:author="msammartano" w:date="2014-02-08T23:52:00Z">
        <w:r w:rsidRPr="000631F6" w:rsidDel="000C3162">
          <w:delText>N</w:delText>
        </w:r>
      </w:del>
      <w:ins w:id="3952" w:author="msammartano" w:date="2014-02-08T23:52:00Z">
        <w:r w:rsidR="000C3162">
          <w:t>n</w:t>
        </w:r>
      </w:ins>
      <w:r w:rsidRPr="000631F6">
        <w:t>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w:t>
      </w:r>
      <w:del w:id="3953" w:author="msammartano" w:date="2014-02-08T23:52:00Z">
        <w:r w:rsidRPr="000631F6" w:rsidDel="000C3162">
          <w:delText>N</w:delText>
        </w:r>
      </w:del>
      <w:ins w:id="3954" w:author="msammartano" w:date="2014-02-08T23:52:00Z">
        <w:r w:rsidR="000C3162">
          <w:t>n</w:t>
        </w:r>
      </w:ins>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lastRenderedPageBreak/>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5F4916">
      <w:pPr>
        <w:pStyle w:val="Heading3"/>
      </w:pPr>
      <w:bookmarkStart w:id="3955" w:name="_Toc379671918"/>
      <w:r>
        <w:t>Sql.</w:t>
      </w:r>
      <w:r w:rsidR="009558AD">
        <w:t xml:space="preserve">close </w:t>
      </w:r>
      <w:r w:rsidR="00363649">
        <w:t>&lt;</w:t>
      </w:r>
      <w:r w:rsidR="00363649" w:rsidRPr="000631F6">
        <w:t>DB_</w:t>
      </w:r>
      <w:del w:id="3956" w:author="msammartano" w:date="2014-02-08T23:52:00Z">
        <w:r w:rsidR="00363649" w:rsidRPr="000631F6" w:rsidDel="000C3162">
          <w:delText>P</w:delText>
        </w:r>
      </w:del>
      <w:ins w:id="3957" w:author="msammartano" w:date="2014-02-08T23:52:00Z">
        <w:r w:rsidR="000C3162">
          <w:t>p</w:t>
        </w:r>
      </w:ins>
      <w:r w:rsidR="00363649" w:rsidRPr="000631F6">
        <w:t>ointer</w:t>
      </w:r>
      <w:r w:rsidR="00363649">
        <w:t>_nvar&gt;</w:t>
      </w:r>
      <w:bookmarkEnd w:id="3955"/>
      <w:r w:rsidR="00833AAE">
        <w:fldChar w:fldCharType="begin"/>
      </w:r>
      <w:r w:rsidR="0078615E">
        <w:instrText xml:space="preserve"> XE "</w:instrText>
      </w:r>
      <w:r w:rsidR="00D70E1E">
        <w:instrText>S</w:instrText>
      </w:r>
      <w:r w:rsidR="0078615E" w:rsidRPr="002E6C8B">
        <w:instrText xml:space="preserve">ql.close </w:instrText>
      </w:r>
      <w:ins w:id="3958" w:author="msammartano" w:date="2014-02-08T23:55:00Z">
        <w:r w:rsidR="000C3162">
          <w:instrText>&lt;</w:instrText>
        </w:r>
      </w:ins>
      <w:r w:rsidR="0078615E" w:rsidRPr="002E6C8B">
        <w:instrText>DB_</w:instrText>
      </w:r>
      <w:del w:id="3959" w:author="msammartano" w:date="2014-02-08T23:52:00Z">
        <w:r w:rsidR="0078615E" w:rsidRPr="002E6C8B" w:rsidDel="000C3162">
          <w:delInstrText>P</w:delInstrText>
        </w:r>
      </w:del>
      <w:ins w:id="3960" w:author="msammartano" w:date="2014-02-08T23:52:00Z">
        <w:r w:rsidR="000C3162">
          <w:instrText>p</w:instrText>
        </w:r>
      </w:ins>
      <w:r w:rsidR="0078615E" w:rsidRPr="002E6C8B">
        <w:instrText>ointer</w:instrText>
      </w:r>
      <w:ins w:id="3961" w:author="msammartano" w:date="2014-02-08T23:55:00Z">
        <w:r w:rsidR="000C3162">
          <w:instrText>_nvar&gt;</w:instrText>
        </w:r>
      </w:ins>
      <w:r w:rsidR="0078615E">
        <w:instrText xml:space="preserve">" </w:instrText>
      </w:r>
      <w:r w:rsidR="00833AAE">
        <w:fldChar w:fldCharType="end"/>
      </w:r>
    </w:p>
    <w:p w:rsidR="009558AD" w:rsidRDefault="009558AD" w:rsidP="009558AD">
      <w:pPr>
        <w:spacing w:after="240"/>
      </w:pPr>
      <w:r>
        <w:t xml:space="preserve">Closes a previously opened database. </w:t>
      </w:r>
      <w:r w:rsidR="00363649">
        <w:t>&lt;</w:t>
      </w:r>
      <w:r w:rsidR="00363649" w:rsidRPr="000631F6">
        <w:t>DB_</w:t>
      </w:r>
      <w:del w:id="3962" w:author="msammartano" w:date="2014-02-08T23:52:00Z">
        <w:r w:rsidR="00363649" w:rsidRPr="000631F6" w:rsidDel="000C3162">
          <w:delText>P</w:delText>
        </w:r>
      </w:del>
      <w:ins w:id="3963" w:author="msammartano" w:date="2014-02-08T23:52:00Z">
        <w:r w:rsidR="000C3162">
          <w:t>p</w:t>
        </w:r>
      </w:ins>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964" w:name="_Toc379671919"/>
      <w:r>
        <w:t>Sql.</w:t>
      </w:r>
      <w:r w:rsidR="009558AD">
        <w:t xml:space="preserve">new_table </w:t>
      </w:r>
      <w:r w:rsidR="00363649">
        <w:t>&lt;</w:t>
      </w:r>
      <w:r w:rsidR="00363649" w:rsidRPr="000631F6">
        <w:t>DB_</w:t>
      </w:r>
      <w:del w:id="3965" w:author="msammartano" w:date="2014-02-08T23:52:00Z">
        <w:r w:rsidR="00363649" w:rsidRPr="000631F6" w:rsidDel="000C3162">
          <w:delText>P</w:delText>
        </w:r>
      </w:del>
      <w:ins w:id="3966" w:author="msammartano" w:date="2014-02-08T23:52:00Z">
        <w:r w:rsidR="000C3162">
          <w:t>p</w:t>
        </w:r>
      </w:ins>
      <w:r w:rsidR="00363649" w:rsidRPr="000631F6">
        <w:t>ointer</w:t>
      </w:r>
      <w:r w:rsidR="00363649">
        <w:t>_nvar&gt;</w:t>
      </w:r>
      <w:r w:rsidR="009558AD">
        <w:t xml:space="preserve">, </w:t>
      </w:r>
      <w:r w:rsidR="00363649">
        <w:t>&lt;</w:t>
      </w:r>
      <w:del w:id="3967" w:author="msammartano" w:date="2014-02-08T23:52:00Z">
        <w:r w:rsidR="009558AD" w:rsidDel="000C3162">
          <w:delText>T</w:delText>
        </w:r>
      </w:del>
      <w:ins w:id="3968" w:author="msammartano" w:date="2014-02-08T23:52:00Z">
        <w:r w:rsidR="000C3162">
          <w:t>t</w:t>
        </w:r>
      </w:ins>
      <w:r w:rsidR="009558AD">
        <w:t>able_</w:t>
      </w:r>
      <w:del w:id="3969" w:author="msammartano" w:date="2014-02-08T23:52:00Z">
        <w:r w:rsidR="009558AD" w:rsidDel="000C3162">
          <w:delText>N</w:delText>
        </w:r>
      </w:del>
      <w:ins w:id="3970" w:author="msammartano" w:date="2014-02-08T23:52:00Z">
        <w:r w:rsidR="000C3162">
          <w:t>n</w:t>
        </w:r>
      </w:ins>
      <w:r w:rsidR="009558AD">
        <w:t>ame</w:t>
      </w:r>
      <w:r w:rsidR="00BB0A3C">
        <w:t>_sexp&gt;</w:t>
      </w:r>
      <w:r w:rsidR="009558AD">
        <w:t>, C1$, C2$</w:t>
      </w:r>
      <w:r w:rsidR="00A06668">
        <w:t>, .</w:t>
      </w:r>
      <w:r w:rsidR="009558AD">
        <w:t>..,CN$</w:t>
      </w:r>
      <w:bookmarkEnd w:id="3964"/>
      <w:r w:rsidR="00833AAE">
        <w:fldChar w:fldCharType="begin"/>
      </w:r>
      <w:r w:rsidR="0078615E">
        <w:instrText xml:space="preserve"> XE "</w:instrText>
      </w:r>
      <w:r w:rsidR="00D70E1E">
        <w:instrText>S</w:instrText>
      </w:r>
      <w:r w:rsidR="0078615E" w:rsidRPr="002E6C8B">
        <w:instrText xml:space="preserve">ql.new_table </w:instrText>
      </w:r>
      <w:ins w:id="3971" w:author="msammartano" w:date="2014-02-08T23:56:00Z">
        <w:r w:rsidR="000C3162">
          <w:instrText>&lt;</w:instrText>
        </w:r>
      </w:ins>
      <w:r w:rsidR="0078615E" w:rsidRPr="002E6C8B">
        <w:instrText>DB_</w:instrText>
      </w:r>
      <w:del w:id="3972" w:author="msammartano" w:date="2014-02-08T23:52:00Z">
        <w:r w:rsidR="0078615E" w:rsidRPr="002E6C8B" w:rsidDel="000C3162">
          <w:delInstrText>P</w:delInstrText>
        </w:r>
      </w:del>
      <w:ins w:id="3973" w:author="msammartano" w:date="2014-02-08T23:52:00Z">
        <w:r w:rsidR="000C3162">
          <w:instrText>p</w:instrText>
        </w:r>
      </w:ins>
      <w:r w:rsidR="0078615E" w:rsidRPr="002E6C8B">
        <w:instrText>ointer</w:instrText>
      </w:r>
      <w:ins w:id="3974" w:author="msammartano" w:date="2014-02-08T23:57:00Z">
        <w:r w:rsidR="000C3162">
          <w:instrText>_nvar&gt;</w:instrText>
        </w:r>
      </w:ins>
      <w:del w:id="3975" w:author="msammartano" w:date="2014-02-08T23:57:00Z">
        <w:r w:rsidR="0078615E" w:rsidRPr="002E6C8B" w:rsidDel="000C3162">
          <w:delInstrText>, DB_Name$</w:delInstrText>
        </w:r>
      </w:del>
      <w:r w:rsidR="0078615E" w:rsidRPr="002E6C8B">
        <w:instrText xml:space="preserve">, </w:instrText>
      </w:r>
      <w:ins w:id="3976" w:author="msammartano" w:date="2014-02-08T23:57:00Z">
        <w:r w:rsidR="000C3162">
          <w:instrText>&lt;</w:instrText>
        </w:r>
      </w:ins>
      <w:del w:id="3977" w:author="msammartano" w:date="2014-02-08T23:52:00Z">
        <w:r w:rsidR="0078615E" w:rsidRPr="002E6C8B" w:rsidDel="000C3162">
          <w:delInstrText>T</w:delInstrText>
        </w:r>
      </w:del>
      <w:ins w:id="3978" w:author="msammartano" w:date="2014-02-08T23:52:00Z">
        <w:r w:rsidR="000C3162">
          <w:instrText>t</w:instrText>
        </w:r>
      </w:ins>
      <w:r w:rsidR="0078615E" w:rsidRPr="002E6C8B">
        <w:instrText>able_</w:instrText>
      </w:r>
      <w:del w:id="3979" w:author="msammartano" w:date="2014-02-08T23:52:00Z">
        <w:r w:rsidR="0078615E" w:rsidRPr="002E6C8B" w:rsidDel="000C3162">
          <w:delInstrText>N</w:delInstrText>
        </w:r>
      </w:del>
      <w:ins w:id="3980" w:author="msammartano" w:date="2014-02-08T23:52:00Z">
        <w:r w:rsidR="000C3162">
          <w:instrText>n</w:instrText>
        </w:r>
      </w:ins>
      <w:r w:rsidR="0078615E" w:rsidRPr="002E6C8B">
        <w:instrText>ame</w:instrText>
      </w:r>
      <w:del w:id="3981" w:author="msammartano" w:date="2014-02-08T23:57:00Z">
        <w:r w:rsidR="0078615E" w:rsidRPr="002E6C8B" w:rsidDel="000C3162">
          <w:delInstrText>$</w:delInstrText>
        </w:r>
      </w:del>
      <w:ins w:id="3982" w:author="msammartano" w:date="2014-02-08T23:57:00Z">
        <w:r w:rsidR="000C3162">
          <w:instrText>_sexp&gt;</w:instrText>
        </w:r>
      </w:ins>
      <w:r w:rsidR="0078615E" w:rsidRPr="002E6C8B">
        <w:instrText>, C1$, C2$</w:instrText>
      </w:r>
      <w:ins w:id="3983" w:author="msammartano" w:date="2014-02-08T23:57:00Z">
        <w:r w:rsidR="000C3162">
          <w:instrText>,</w:instrText>
        </w:r>
      </w:ins>
      <w:ins w:id="3984" w:author="msammartano" w:date="2014-02-09T00:21:00Z">
        <w:r w:rsidR="003B3008">
          <w:instrText xml:space="preserve"> </w:instrText>
        </w:r>
      </w:ins>
      <w:ins w:id="3985" w:author="msammartano" w:date="2014-02-08T23:57:00Z">
        <w:r w:rsidR="000C3162">
          <w:instrText>.</w:instrText>
        </w:r>
      </w:ins>
      <w:r w:rsidR="0078615E" w:rsidRPr="002E6C8B">
        <w:instrText>..,CN$</w:instrText>
      </w:r>
      <w:r w:rsidR="0078615E">
        <w:instrText xml:space="preserve">" </w:instrText>
      </w:r>
      <w:r w:rsidR="00833AAE">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del w:id="3986" w:author="msammartano" w:date="2014-02-08T23:52:00Z">
        <w:r w:rsidR="00BB0A3C" w:rsidDel="000C3162">
          <w:delText>T</w:delText>
        </w:r>
      </w:del>
      <w:ins w:id="3987" w:author="msammartano" w:date="2014-02-08T23:52:00Z">
        <w:r w:rsidR="000C3162">
          <w:t>t</w:t>
        </w:r>
      </w:ins>
      <w:r w:rsidR="00BB0A3C">
        <w:t>able_</w:t>
      </w:r>
      <w:del w:id="3988" w:author="msammartano" w:date="2014-02-08T23:52:00Z">
        <w:r w:rsidR="00BB0A3C" w:rsidDel="000C3162">
          <w:delText>N</w:delText>
        </w:r>
      </w:del>
      <w:ins w:id="3989" w:author="msammartano" w:date="2014-02-08T23:52:00Z">
        <w:r w:rsidR="000C3162">
          <w:t>n</w:t>
        </w:r>
      </w:ins>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990" w:name="_Toc379671920"/>
      <w:r>
        <w:t>Sql.</w:t>
      </w:r>
      <w:r w:rsidR="009558AD">
        <w:t xml:space="preserve">drop_table </w:t>
      </w:r>
      <w:r w:rsidR="00BB0A3C">
        <w:t>&lt;</w:t>
      </w:r>
      <w:r w:rsidR="00BB0A3C" w:rsidRPr="000631F6">
        <w:t>DB_</w:t>
      </w:r>
      <w:del w:id="3991" w:author="msammartano" w:date="2014-02-08T23:53:00Z">
        <w:r w:rsidR="00BB0A3C" w:rsidRPr="000631F6" w:rsidDel="000C3162">
          <w:delText>P</w:delText>
        </w:r>
      </w:del>
      <w:ins w:id="3992" w:author="msammartano" w:date="2014-02-08T23:53:00Z">
        <w:r w:rsidR="000C3162">
          <w:t>p</w:t>
        </w:r>
      </w:ins>
      <w:r w:rsidR="00BB0A3C" w:rsidRPr="000631F6">
        <w:t>ointer</w:t>
      </w:r>
      <w:r w:rsidR="00BB0A3C">
        <w:t>_nvar&gt;, &lt;</w:t>
      </w:r>
      <w:del w:id="3993" w:author="msammartano" w:date="2014-02-08T23:53:00Z">
        <w:r w:rsidR="00BB0A3C" w:rsidDel="000C3162">
          <w:delText>T</w:delText>
        </w:r>
      </w:del>
      <w:ins w:id="3994" w:author="msammartano" w:date="2014-02-08T23:53:00Z">
        <w:r w:rsidR="000C3162">
          <w:t>t</w:t>
        </w:r>
      </w:ins>
      <w:r w:rsidR="00BB0A3C">
        <w:t>able_</w:t>
      </w:r>
      <w:del w:id="3995" w:author="msammartano" w:date="2014-02-08T23:53:00Z">
        <w:r w:rsidR="00BB0A3C" w:rsidDel="000C3162">
          <w:delText>N</w:delText>
        </w:r>
      </w:del>
      <w:ins w:id="3996" w:author="msammartano" w:date="2014-02-08T23:53:00Z">
        <w:r w:rsidR="000C3162">
          <w:t>n</w:t>
        </w:r>
      </w:ins>
      <w:r w:rsidR="00BB0A3C">
        <w:t>ame_sexp&gt;</w:t>
      </w:r>
      <w:bookmarkEnd w:id="3990"/>
      <w:r w:rsidR="00833AAE">
        <w:fldChar w:fldCharType="begin"/>
      </w:r>
      <w:r w:rsidR="0078615E">
        <w:instrText xml:space="preserve"> XE "</w:instrText>
      </w:r>
      <w:r w:rsidR="00D70E1E">
        <w:instrText>S</w:instrText>
      </w:r>
      <w:r w:rsidR="0078615E" w:rsidRPr="002E6C8B">
        <w:instrText xml:space="preserve">ql.drop_table </w:instrText>
      </w:r>
      <w:ins w:id="3997" w:author="msammartano" w:date="2014-02-08T23:55:00Z">
        <w:r w:rsidR="000C3162">
          <w:instrText>&lt;</w:instrText>
        </w:r>
      </w:ins>
      <w:r w:rsidR="0078615E" w:rsidRPr="002E6C8B">
        <w:instrText>DB_</w:instrText>
      </w:r>
      <w:del w:id="3998" w:author="msammartano" w:date="2014-02-08T23:53:00Z">
        <w:r w:rsidR="0078615E" w:rsidRPr="002E6C8B" w:rsidDel="000C3162">
          <w:delInstrText>P</w:delInstrText>
        </w:r>
      </w:del>
      <w:ins w:id="3999" w:author="msammartano" w:date="2014-02-08T23:53:00Z">
        <w:r w:rsidR="000C3162">
          <w:instrText>p</w:instrText>
        </w:r>
      </w:ins>
      <w:r w:rsidR="0078615E" w:rsidRPr="002E6C8B">
        <w:instrText>ointer</w:instrText>
      </w:r>
      <w:ins w:id="4000" w:author="msammartano" w:date="2014-02-08T23:55:00Z">
        <w:r w:rsidR="000C3162">
          <w:instrText>_nvar&gt;</w:instrText>
        </w:r>
      </w:ins>
      <w:r w:rsidR="0078615E" w:rsidRPr="002E6C8B">
        <w:instrText xml:space="preserve">, </w:instrText>
      </w:r>
      <w:ins w:id="4001" w:author="msammartano" w:date="2014-02-08T23:53:00Z">
        <w:r w:rsidR="000C3162">
          <w:instrText>&lt;</w:instrText>
        </w:r>
      </w:ins>
      <w:del w:id="4002" w:author="msammartano" w:date="2014-02-08T23:53:00Z">
        <w:r w:rsidR="0078615E" w:rsidRPr="002E6C8B" w:rsidDel="000C3162">
          <w:delInstrText>T</w:delInstrText>
        </w:r>
      </w:del>
      <w:ins w:id="4003" w:author="msammartano" w:date="2014-02-08T23:53:00Z">
        <w:r w:rsidR="000C3162">
          <w:instrText>t</w:instrText>
        </w:r>
      </w:ins>
      <w:r w:rsidR="0078615E" w:rsidRPr="002E6C8B">
        <w:instrText>able_</w:instrText>
      </w:r>
      <w:del w:id="4004" w:author="msammartano" w:date="2014-02-08T23:53:00Z">
        <w:r w:rsidR="0078615E" w:rsidRPr="002E6C8B" w:rsidDel="000C3162">
          <w:delInstrText>N</w:delInstrText>
        </w:r>
      </w:del>
      <w:ins w:id="4005" w:author="msammartano" w:date="2014-02-08T23:53:00Z">
        <w:r w:rsidR="000C3162">
          <w:instrText>n</w:instrText>
        </w:r>
      </w:ins>
      <w:r w:rsidR="0078615E" w:rsidRPr="002E6C8B">
        <w:instrText>ame</w:instrText>
      </w:r>
      <w:del w:id="4006" w:author="msammartano" w:date="2014-02-08T23:53:00Z">
        <w:r w:rsidR="0078615E" w:rsidRPr="002E6C8B" w:rsidDel="000C3162">
          <w:delInstrText>$</w:delInstrText>
        </w:r>
      </w:del>
      <w:ins w:id="4007" w:author="msammartano" w:date="2014-02-08T23:53:00Z">
        <w:r w:rsidR="000C3162">
          <w:instrText>_sexp&gt;</w:instrText>
        </w:r>
      </w:ins>
      <w:r w:rsidR="0078615E">
        <w:instrText xml:space="preserve">" </w:instrText>
      </w:r>
      <w:r w:rsidR="00833AAE">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4008" w:name="_Toc379671921"/>
      <w:r>
        <w:t>Sql.</w:t>
      </w:r>
      <w:r w:rsidR="009558AD">
        <w:t xml:space="preserve">insert </w:t>
      </w:r>
      <w:r w:rsidR="00BB0A3C">
        <w:t>&lt;</w:t>
      </w:r>
      <w:r w:rsidR="00BB0A3C" w:rsidRPr="000631F6">
        <w:t>DB_</w:t>
      </w:r>
      <w:del w:id="4009" w:author="msammartano" w:date="2014-02-08T23:53:00Z">
        <w:r w:rsidR="00BB0A3C" w:rsidRPr="000631F6" w:rsidDel="000C3162">
          <w:delText>P</w:delText>
        </w:r>
      </w:del>
      <w:ins w:id="4010" w:author="msammartano" w:date="2014-02-08T23:53:00Z">
        <w:r w:rsidR="000C3162">
          <w:t>p</w:t>
        </w:r>
      </w:ins>
      <w:r w:rsidR="00BB0A3C" w:rsidRPr="000631F6">
        <w:t>ointer</w:t>
      </w:r>
      <w:r w:rsidR="00BB0A3C">
        <w:t>_nvar&gt;, &lt;</w:t>
      </w:r>
      <w:del w:id="4011" w:author="msammartano" w:date="2014-02-08T23:53:00Z">
        <w:r w:rsidR="00BB0A3C" w:rsidDel="000C3162">
          <w:delText>T</w:delText>
        </w:r>
      </w:del>
      <w:ins w:id="4012" w:author="msammartano" w:date="2014-02-08T23:53:00Z">
        <w:r w:rsidR="000C3162">
          <w:t>t</w:t>
        </w:r>
      </w:ins>
      <w:r w:rsidR="00BB0A3C">
        <w:t>able_</w:t>
      </w:r>
      <w:del w:id="4013" w:author="msammartano" w:date="2014-02-08T23:53:00Z">
        <w:r w:rsidR="00BB0A3C" w:rsidDel="000C3162">
          <w:delText>N</w:delText>
        </w:r>
      </w:del>
      <w:ins w:id="4014" w:author="msammartano" w:date="2014-02-08T23:53:00Z">
        <w:r w:rsidR="000C3162">
          <w:t>n</w:t>
        </w:r>
      </w:ins>
      <w:r w:rsidR="00BB0A3C">
        <w:t>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4008"/>
      <w:r w:rsidR="00833AAE">
        <w:fldChar w:fldCharType="begin"/>
      </w:r>
      <w:r w:rsidR="0078615E">
        <w:instrText xml:space="preserve"> XE "</w:instrText>
      </w:r>
      <w:r w:rsidR="00D70E1E">
        <w:instrText>S</w:instrText>
      </w:r>
      <w:r w:rsidR="0078615E" w:rsidRPr="002E6C8B">
        <w:instrText xml:space="preserve">ql.insert </w:instrText>
      </w:r>
      <w:ins w:id="4015" w:author="msammartano" w:date="2014-02-08T23:53:00Z">
        <w:r w:rsidR="000C3162">
          <w:instrText>&lt;</w:instrText>
        </w:r>
      </w:ins>
      <w:r w:rsidR="0078615E" w:rsidRPr="002E6C8B">
        <w:instrText>DB_</w:instrText>
      </w:r>
      <w:del w:id="4016" w:author="msammartano" w:date="2014-02-08T23:53:00Z">
        <w:r w:rsidR="0078615E" w:rsidRPr="002E6C8B" w:rsidDel="000C3162">
          <w:delInstrText>P</w:delInstrText>
        </w:r>
      </w:del>
      <w:ins w:id="4017" w:author="msammartano" w:date="2014-02-08T23:53:00Z">
        <w:r w:rsidR="000C3162">
          <w:instrText>p</w:instrText>
        </w:r>
      </w:ins>
      <w:r w:rsidR="0078615E" w:rsidRPr="002E6C8B">
        <w:instrText>ointer</w:instrText>
      </w:r>
      <w:ins w:id="4018" w:author="msammartano" w:date="2014-02-08T23:53:00Z">
        <w:r w:rsidR="000C3162">
          <w:instrText>_nvar&gt;</w:instrText>
        </w:r>
      </w:ins>
      <w:r w:rsidR="0078615E" w:rsidRPr="002E6C8B">
        <w:instrText xml:space="preserve">, </w:instrText>
      </w:r>
      <w:ins w:id="4019" w:author="msammartano" w:date="2014-02-08T23:54:00Z">
        <w:r w:rsidR="000C3162">
          <w:instrText>&lt;</w:instrText>
        </w:r>
      </w:ins>
      <w:del w:id="4020" w:author="msammartano" w:date="2014-02-08T23:53:00Z">
        <w:r w:rsidR="0078615E" w:rsidRPr="002E6C8B" w:rsidDel="000C3162">
          <w:delInstrText>T</w:delInstrText>
        </w:r>
      </w:del>
      <w:ins w:id="4021" w:author="msammartano" w:date="2014-02-08T23:53:00Z">
        <w:r w:rsidR="000C3162">
          <w:instrText>t</w:instrText>
        </w:r>
      </w:ins>
      <w:r w:rsidR="0078615E" w:rsidRPr="002E6C8B">
        <w:instrText>able_</w:instrText>
      </w:r>
      <w:del w:id="4022" w:author="msammartano" w:date="2014-02-08T23:53:00Z">
        <w:r w:rsidR="0078615E" w:rsidRPr="002E6C8B" w:rsidDel="000C3162">
          <w:delInstrText>N</w:delInstrText>
        </w:r>
      </w:del>
      <w:ins w:id="4023" w:author="msammartano" w:date="2014-02-08T23:53:00Z">
        <w:r w:rsidR="000C3162">
          <w:instrText>n</w:instrText>
        </w:r>
      </w:ins>
      <w:r w:rsidR="0078615E" w:rsidRPr="002E6C8B">
        <w:instrText>ame</w:instrText>
      </w:r>
      <w:del w:id="4024" w:author="msammartano" w:date="2014-02-08T23:54:00Z">
        <w:r w:rsidR="0078615E" w:rsidRPr="002E6C8B" w:rsidDel="000C3162">
          <w:delInstrText>$</w:delInstrText>
        </w:r>
      </w:del>
      <w:ins w:id="4025" w:author="msammartano" w:date="2014-02-08T23:54:00Z">
        <w:r w:rsidR="000C3162">
          <w:instrText>_sexp&gt;</w:instrText>
        </w:r>
      </w:ins>
      <w:r w:rsidR="0078615E" w:rsidRPr="002E6C8B">
        <w:instrText>, C1$, V1$, C2$, V2$,...,CN$, VN$</w:instrText>
      </w:r>
      <w:r w:rsidR="0078615E">
        <w:instrText xml:space="preserve">" </w:instrText>
      </w:r>
      <w:r w:rsidR="00833AAE">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0C3162" w:rsidP="009558AD">
      <w:ins w:id="4026" w:author="msammartano" w:date="2014-02-08T23:54:00Z">
        <w:r>
          <w:t xml:space="preserve">The </w:t>
        </w:r>
      </w:ins>
      <w:r w:rsidR="00BB0A3C">
        <w:t>&lt;</w:t>
      </w:r>
      <w:del w:id="4027" w:author="msammartano" w:date="2014-02-08T23:54:00Z">
        <w:r w:rsidR="00BB0A3C" w:rsidDel="000C3162">
          <w:delText>T</w:delText>
        </w:r>
      </w:del>
      <w:ins w:id="4028" w:author="msammartano" w:date="2014-02-08T23:54:00Z">
        <w:r>
          <w:t>t</w:t>
        </w:r>
      </w:ins>
      <w:r w:rsidR="00BB0A3C">
        <w:t>able_</w:t>
      </w:r>
      <w:del w:id="4029" w:author="msammartano" w:date="2014-02-08T23:54:00Z">
        <w:r w:rsidR="00BB0A3C" w:rsidDel="000C3162">
          <w:delText>N</w:delText>
        </w:r>
      </w:del>
      <w:ins w:id="4030" w:author="msammartano" w:date="2014-02-08T23:54:00Z">
        <w:r>
          <w:t>n</w:t>
        </w:r>
      </w:ins>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4031" w:name="_Toc379671922"/>
      <w:r>
        <w:lastRenderedPageBreak/>
        <w:t>Sql.</w:t>
      </w:r>
      <w:r w:rsidR="009558AD">
        <w:t xml:space="preserve">query </w:t>
      </w:r>
      <w:r w:rsidR="00BB0A3C">
        <w:t>&lt;</w:t>
      </w:r>
      <w:del w:id="4032" w:author="msammartano" w:date="2014-02-08T23:59:00Z">
        <w:r w:rsidR="009558AD" w:rsidDel="000C3162">
          <w:delText>C</w:delText>
        </w:r>
      </w:del>
      <w:ins w:id="4033" w:author="msammartano" w:date="2014-02-08T23:59:00Z">
        <w:r w:rsidR="000C3162">
          <w:t>c</w:t>
        </w:r>
      </w:ins>
      <w:r w:rsidR="009558AD">
        <w:t>ursor</w:t>
      </w:r>
      <w:r w:rsidR="00BB0A3C">
        <w:t>_nvar&gt;</w:t>
      </w:r>
      <w:r w:rsidR="009558AD">
        <w:t xml:space="preserve">, </w:t>
      </w:r>
      <w:r w:rsidR="009F4DB6">
        <w:t>&lt;</w:t>
      </w:r>
      <w:r w:rsidR="009F4DB6" w:rsidRPr="000631F6">
        <w:t>DB_</w:t>
      </w:r>
      <w:del w:id="4034" w:author="msammartano" w:date="2014-02-08T23:59:00Z">
        <w:r w:rsidR="009F4DB6" w:rsidRPr="000631F6" w:rsidDel="000C3162">
          <w:delText>P</w:delText>
        </w:r>
      </w:del>
      <w:ins w:id="4035" w:author="msammartano" w:date="2014-02-08T23:59:00Z">
        <w:r w:rsidR="000C3162">
          <w:t>p</w:t>
        </w:r>
      </w:ins>
      <w:r w:rsidR="009F4DB6" w:rsidRPr="000631F6">
        <w:t>ointer</w:t>
      </w:r>
      <w:r w:rsidR="009F4DB6">
        <w:t>_nvar&gt;, &lt;</w:t>
      </w:r>
      <w:del w:id="4036" w:author="msammartano" w:date="2014-02-08T23:59:00Z">
        <w:r w:rsidR="009F4DB6" w:rsidDel="000C3162">
          <w:delText>T</w:delText>
        </w:r>
      </w:del>
      <w:ins w:id="4037" w:author="msammartano" w:date="2014-02-08T23:59:00Z">
        <w:r w:rsidR="000C3162">
          <w:t>t</w:t>
        </w:r>
      </w:ins>
      <w:r w:rsidR="009F4DB6">
        <w:t>able_</w:t>
      </w:r>
      <w:del w:id="4038" w:author="msammartano" w:date="2014-02-08T23:59:00Z">
        <w:r w:rsidR="009F4DB6" w:rsidDel="000C3162">
          <w:delText>N</w:delText>
        </w:r>
      </w:del>
      <w:ins w:id="4039" w:author="msammartano" w:date="2014-02-08T23:59:00Z">
        <w:r w:rsidR="000C3162">
          <w:t>n</w:t>
        </w:r>
      </w:ins>
      <w:r w:rsidR="009F4DB6">
        <w:t>ame_sexp&gt;</w:t>
      </w:r>
      <w:r w:rsidR="009558AD">
        <w:t>,</w:t>
      </w:r>
      <w:del w:id="4040" w:author="msammartano" w:date="2014-02-08T23:59:00Z">
        <w:r w:rsidR="009558AD" w:rsidDel="000C3162">
          <w:delText> </w:delText>
        </w:r>
      </w:del>
      <w:r w:rsidR="009558AD">
        <w:t xml:space="preserve"> </w:t>
      </w:r>
      <w:ins w:id="4041" w:author="msammartano" w:date="2014-02-08T09:11:00Z">
        <w:r w:rsidR="00345C7F">
          <w:t>&lt;</w:t>
        </w:r>
      </w:ins>
      <w:del w:id="4042" w:author="msammartano" w:date="2014-02-08T23:59:00Z">
        <w:r w:rsidR="009558AD" w:rsidDel="000C3162">
          <w:delText>C</w:delText>
        </w:r>
      </w:del>
      <w:ins w:id="4043" w:author="msammartano" w:date="2014-02-08T23:59:00Z">
        <w:r w:rsidR="000C3162">
          <w:t>c</w:t>
        </w:r>
      </w:ins>
      <w:r w:rsidR="009558AD">
        <w:t>olumns</w:t>
      </w:r>
      <w:del w:id="4044" w:author="msammartano" w:date="2014-02-08T09:11:00Z">
        <w:r w:rsidR="009558AD" w:rsidDel="00345C7F">
          <w:delText>$</w:delText>
        </w:r>
      </w:del>
      <w:ins w:id="4045" w:author="msammartano" w:date="2014-02-08T09:11:00Z">
        <w:r w:rsidR="00345C7F">
          <w:t>_sexp&gt; {</w:t>
        </w:r>
      </w:ins>
      <w:r w:rsidR="009558AD">
        <w:t xml:space="preserve">, </w:t>
      </w:r>
      <w:ins w:id="4046" w:author="msammartano" w:date="2014-02-08T09:11:00Z">
        <w:r w:rsidR="00345C7F">
          <w:t>&lt;</w:t>
        </w:r>
      </w:ins>
      <w:del w:id="4047" w:author="msammartano" w:date="2014-02-08T23:59:00Z">
        <w:r w:rsidR="009558AD" w:rsidDel="000C3162">
          <w:delText>W</w:delText>
        </w:r>
      </w:del>
      <w:ins w:id="4048" w:author="msammartano" w:date="2014-02-08T23:59:00Z">
        <w:r w:rsidR="000C3162">
          <w:t>w</w:t>
        </w:r>
      </w:ins>
      <w:r w:rsidR="009558AD">
        <w:t>here</w:t>
      </w:r>
      <w:del w:id="4049" w:author="msammartano" w:date="2014-02-08T09:12:00Z">
        <w:r w:rsidR="009558AD" w:rsidDel="00345C7F">
          <w:delText>$</w:delText>
        </w:r>
      </w:del>
      <w:ins w:id="4050" w:author="msammartano" w:date="2014-02-08T09:12:00Z">
        <w:r w:rsidR="00345C7F">
          <w:t>_sexp&gt; {</w:t>
        </w:r>
      </w:ins>
      <w:r w:rsidR="009558AD">
        <w:t xml:space="preserve">, </w:t>
      </w:r>
      <w:ins w:id="4051" w:author="msammartano" w:date="2014-02-09T00:01:00Z">
        <w:r w:rsidR="000C3162">
          <w:t>&lt;</w:t>
        </w:r>
      </w:ins>
      <w:del w:id="4052" w:author="msammartano" w:date="2014-02-08T23:59:00Z">
        <w:r w:rsidR="009558AD" w:rsidDel="000C3162">
          <w:delText>O</w:delText>
        </w:r>
      </w:del>
      <w:ins w:id="4053" w:author="msammartano" w:date="2014-02-08T23:59:00Z">
        <w:r w:rsidR="000C3162">
          <w:t>o</w:t>
        </w:r>
      </w:ins>
      <w:r w:rsidR="009558AD">
        <w:t>rder</w:t>
      </w:r>
      <w:del w:id="4054" w:author="msammartano" w:date="2014-02-08T09:12:00Z">
        <w:r w:rsidR="009558AD" w:rsidDel="00345C7F">
          <w:delText>$</w:delText>
        </w:r>
      </w:del>
      <w:ins w:id="4055" w:author="msammartano" w:date="2014-02-08T09:12:00Z">
        <w:r w:rsidR="00345C7F">
          <w:t>_sexp</w:t>
        </w:r>
      </w:ins>
      <w:ins w:id="4056" w:author="msammartano" w:date="2014-02-09T00:01:00Z">
        <w:r w:rsidR="000C3162">
          <w:t>&gt;</w:t>
        </w:r>
      </w:ins>
      <w:ins w:id="4057" w:author="msammartano" w:date="2014-02-09T00:03:00Z">
        <w:r w:rsidR="000C3162">
          <w:t xml:space="preserve">} </w:t>
        </w:r>
      </w:ins>
      <w:ins w:id="4058" w:author="msammartano" w:date="2014-02-09T00:01:00Z">
        <w:r w:rsidR="000C3162">
          <w:t>}</w:t>
        </w:r>
      </w:ins>
      <w:bookmarkEnd w:id="4031"/>
      <w:r w:rsidR="00833AAE">
        <w:fldChar w:fldCharType="begin"/>
      </w:r>
      <w:r w:rsidR="0078615E">
        <w:instrText xml:space="preserve"> XE "</w:instrText>
      </w:r>
      <w:r w:rsidR="00D70E1E">
        <w:instrText>S</w:instrText>
      </w:r>
      <w:r w:rsidR="0078615E" w:rsidRPr="002E6C8B">
        <w:instrText xml:space="preserve">ql.query </w:instrText>
      </w:r>
      <w:ins w:id="4059" w:author="msammartano" w:date="2014-02-09T00:00:00Z">
        <w:r w:rsidR="000C3162">
          <w:instrText>&lt;</w:instrText>
        </w:r>
      </w:ins>
      <w:del w:id="4060" w:author="msammartano" w:date="2014-02-09T00:00:00Z">
        <w:r w:rsidR="0078615E" w:rsidRPr="002E6C8B" w:rsidDel="000C3162">
          <w:delInstrText>C</w:delInstrText>
        </w:r>
      </w:del>
      <w:ins w:id="4061" w:author="msammartano" w:date="2014-02-09T00:00:00Z">
        <w:r w:rsidR="000C3162">
          <w:instrText>c</w:instrText>
        </w:r>
      </w:ins>
      <w:r w:rsidR="0078615E" w:rsidRPr="002E6C8B">
        <w:instrText>ursor</w:instrText>
      </w:r>
      <w:ins w:id="4062" w:author="msammartano" w:date="2014-02-09T00:00:00Z">
        <w:r w:rsidR="000C3162">
          <w:instrText>_nvar&gt;</w:instrText>
        </w:r>
      </w:ins>
      <w:r w:rsidR="0078615E" w:rsidRPr="002E6C8B">
        <w:instrText xml:space="preserve">, </w:instrText>
      </w:r>
      <w:ins w:id="4063" w:author="msammartano" w:date="2014-02-09T00:00:00Z">
        <w:r w:rsidR="000C3162">
          <w:instrText>&lt;</w:instrText>
        </w:r>
      </w:ins>
      <w:r w:rsidR="0078615E" w:rsidRPr="002E6C8B">
        <w:instrText>DB_</w:instrText>
      </w:r>
      <w:del w:id="4064" w:author="msammartano" w:date="2014-02-09T00:00:00Z">
        <w:r w:rsidR="0078615E" w:rsidRPr="002E6C8B" w:rsidDel="000C3162">
          <w:delInstrText>P</w:delInstrText>
        </w:r>
      </w:del>
      <w:ins w:id="4065" w:author="msammartano" w:date="2014-02-09T00:00:00Z">
        <w:r w:rsidR="000C3162">
          <w:instrText>p</w:instrText>
        </w:r>
      </w:ins>
      <w:r w:rsidR="0078615E" w:rsidRPr="002E6C8B">
        <w:instrText>ointer</w:instrText>
      </w:r>
      <w:ins w:id="4066" w:author="msammartano" w:date="2014-02-09T00:00:00Z">
        <w:r w:rsidR="000C3162">
          <w:instrText>_nvar&gt;</w:instrText>
        </w:r>
      </w:ins>
      <w:r w:rsidR="0078615E" w:rsidRPr="002E6C8B">
        <w:instrText xml:space="preserve">, </w:instrText>
      </w:r>
      <w:ins w:id="4067" w:author="msammartano" w:date="2014-02-09T00:00:00Z">
        <w:r w:rsidR="000C3162">
          <w:instrText>&lt;</w:instrText>
        </w:r>
      </w:ins>
      <w:del w:id="4068" w:author="msammartano" w:date="2014-02-09T00:00:00Z">
        <w:r w:rsidR="0078615E" w:rsidRPr="002E6C8B" w:rsidDel="000C3162">
          <w:delInstrText>T</w:delInstrText>
        </w:r>
      </w:del>
      <w:ins w:id="4069" w:author="msammartano" w:date="2014-02-09T00:00:00Z">
        <w:r w:rsidR="000C3162">
          <w:instrText>t</w:instrText>
        </w:r>
      </w:ins>
      <w:r w:rsidR="0078615E" w:rsidRPr="002E6C8B">
        <w:instrText>able_</w:instrText>
      </w:r>
      <w:del w:id="4070" w:author="msammartano" w:date="2014-02-09T00:00:00Z">
        <w:r w:rsidR="0078615E" w:rsidRPr="002E6C8B" w:rsidDel="000C3162">
          <w:delInstrText>N</w:delInstrText>
        </w:r>
      </w:del>
      <w:ins w:id="4071" w:author="msammartano" w:date="2014-02-09T00:00:00Z">
        <w:r w:rsidR="000C3162">
          <w:instrText>n</w:instrText>
        </w:r>
      </w:ins>
      <w:r w:rsidR="0078615E" w:rsidRPr="002E6C8B">
        <w:instrText>ame</w:instrText>
      </w:r>
      <w:del w:id="4072" w:author="msammartano" w:date="2014-02-09T00:00:00Z">
        <w:r w:rsidR="0078615E" w:rsidRPr="002E6C8B" w:rsidDel="000C3162">
          <w:delInstrText>$</w:delInstrText>
        </w:r>
      </w:del>
      <w:ins w:id="4073" w:author="msammartano" w:date="2014-02-09T00:00:00Z">
        <w:r w:rsidR="000C3162">
          <w:instrText>_sexp&gt;</w:instrText>
        </w:r>
      </w:ins>
      <w:r w:rsidR="0078615E" w:rsidRPr="002E6C8B">
        <w:instrText>,</w:instrText>
      </w:r>
      <w:del w:id="4074" w:author="msammartano" w:date="2014-02-09T00:00:00Z">
        <w:r w:rsidR="0078615E" w:rsidRPr="002E6C8B" w:rsidDel="000C3162">
          <w:delInstrText> </w:delInstrText>
        </w:r>
      </w:del>
      <w:r w:rsidR="0078615E" w:rsidRPr="002E6C8B">
        <w:instrText xml:space="preserve"> </w:instrText>
      </w:r>
      <w:ins w:id="4075" w:author="msammartano" w:date="2014-02-09T00:00:00Z">
        <w:r w:rsidR="000C3162">
          <w:instrText>&lt;</w:instrText>
        </w:r>
      </w:ins>
      <w:del w:id="4076" w:author="msammartano" w:date="2014-02-09T00:00:00Z">
        <w:r w:rsidR="0078615E" w:rsidRPr="002E6C8B" w:rsidDel="000C3162">
          <w:delInstrText>C</w:delInstrText>
        </w:r>
      </w:del>
      <w:ins w:id="4077" w:author="msammartano" w:date="2014-02-09T00:00:00Z">
        <w:r w:rsidR="000C3162">
          <w:instrText>c</w:instrText>
        </w:r>
      </w:ins>
      <w:r w:rsidR="0078615E" w:rsidRPr="002E6C8B">
        <w:instrText>olumns</w:instrText>
      </w:r>
      <w:del w:id="4078" w:author="msammartano" w:date="2014-02-09T00:00:00Z">
        <w:r w:rsidR="0078615E" w:rsidRPr="002E6C8B" w:rsidDel="000C3162">
          <w:delInstrText>$</w:delInstrText>
        </w:r>
      </w:del>
      <w:ins w:id="4079" w:author="msammartano" w:date="2014-02-09T00:00:00Z">
        <w:r w:rsidR="000C3162">
          <w:instrText>_sexp&gt;</w:instrText>
        </w:r>
      </w:ins>
      <w:ins w:id="4080" w:author="msammartano" w:date="2014-02-09T00:03:00Z">
        <w:r w:rsidR="000C3162">
          <w:instrText xml:space="preserve"> {</w:instrText>
        </w:r>
      </w:ins>
      <w:r w:rsidR="0078615E" w:rsidRPr="002E6C8B">
        <w:instrText xml:space="preserve">, </w:instrText>
      </w:r>
      <w:ins w:id="4081" w:author="msammartano" w:date="2014-02-09T00:00:00Z">
        <w:r w:rsidR="000C3162">
          <w:instrText>&lt;</w:instrText>
        </w:r>
      </w:ins>
      <w:del w:id="4082" w:author="msammartano" w:date="2014-02-09T00:00:00Z">
        <w:r w:rsidR="0078615E" w:rsidRPr="002E6C8B" w:rsidDel="000C3162">
          <w:delInstrText>W</w:delInstrText>
        </w:r>
      </w:del>
      <w:ins w:id="4083" w:author="msammartano" w:date="2014-02-09T00:00:00Z">
        <w:r w:rsidR="000C3162">
          <w:instrText>w</w:instrText>
        </w:r>
      </w:ins>
      <w:r w:rsidR="0078615E" w:rsidRPr="002E6C8B">
        <w:instrText>here</w:instrText>
      </w:r>
      <w:del w:id="4084" w:author="msammartano" w:date="2014-02-09T00:00:00Z">
        <w:r w:rsidR="0078615E" w:rsidRPr="002E6C8B" w:rsidDel="000C3162">
          <w:delInstrText>$</w:delInstrText>
        </w:r>
      </w:del>
      <w:ins w:id="4085" w:author="msammartano" w:date="2014-02-09T00:00:00Z">
        <w:r w:rsidR="000C3162">
          <w:instrText>_sexp&gt;</w:instrText>
        </w:r>
      </w:ins>
      <w:r w:rsidR="0078615E" w:rsidRPr="002E6C8B">
        <w:instrText xml:space="preserve">, </w:instrText>
      </w:r>
      <w:ins w:id="4086" w:author="msammartano" w:date="2014-02-09T00:01:00Z">
        <w:r w:rsidR="000C3162">
          <w:instrText>&lt;</w:instrText>
        </w:r>
      </w:ins>
      <w:del w:id="4087" w:author="msammartano" w:date="2014-02-09T00:01:00Z">
        <w:r w:rsidR="0078615E" w:rsidRPr="002E6C8B" w:rsidDel="000C3162">
          <w:delInstrText>O</w:delInstrText>
        </w:r>
      </w:del>
      <w:ins w:id="4088" w:author="msammartano" w:date="2014-02-09T00:01:00Z">
        <w:r w:rsidR="000C3162">
          <w:instrText>o</w:instrText>
        </w:r>
      </w:ins>
      <w:r w:rsidR="0078615E" w:rsidRPr="002E6C8B">
        <w:instrText>rder</w:instrText>
      </w:r>
      <w:del w:id="4089" w:author="msammartano" w:date="2014-02-09T00:01:00Z">
        <w:r w:rsidR="0078615E" w:rsidRPr="002E6C8B" w:rsidDel="000C3162">
          <w:delInstrText>$</w:delInstrText>
        </w:r>
      </w:del>
      <w:ins w:id="4090" w:author="msammartano" w:date="2014-02-09T00:01:00Z">
        <w:r w:rsidR="000C3162">
          <w:instrText>_sexp&gt;</w:instrText>
        </w:r>
      </w:ins>
      <w:ins w:id="4091" w:author="msammartano" w:date="2014-02-09T00:03:00Z">
        <w:r w:rsidR="000C3162">
          <w:instrText xml:space="preserve"> } }</w:instrText>
        </w:r>
      </w:ins>
      <w:r w:rsidR="0078615E">
        <w:instrText xml:space="preserve">" </w:instrText>
      </w:r>
      <w:r w:rsidR="00833AAE">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345C7F" w:rsidP="009558AD">
      <w:ins w:id="4092" w:author="msammartano" w:date="2014-02-08T09:14:00Z">
        <w:r>
          <w:t>The &lt;</w:t>
        </w:r>
      </w:ins>
      <w:ins w:id="4093" w:author="msammartano" w:date="2014-02-09T00:04:00Z">
        <w:r w:rsidR="000C3162">
          <w:t>c</w:t>
        </w:r>
      </w:ins>
      <w:del w:id="4094" w:author="msammartano" w:date="2014-02-09T00:04:00Z">
        <w:r w:rsidR="009558AD" w:rsidDel="000C3162">
          <w:delText>C</w:delText>
        </w:r>
      </w:del>
      <w:r w:rsidR="009558AD">
        <w:t>olumns</w:t>
      </w:r>
      <w:del w:id="4095" w:author="msammartano" w:date="2014-02-08T09:12:00Z">
        <w:r w:rsidR="009558AD" w:rsidDel="00345C7F">
          <w:delText>$</w:delText>
        </w:r>
      </w:del>
      <w:ins w:id="4096" w:author="msammartano" w:date="2014-02-08T09:14:00Z">
        <w:r>
          <w:t>_sexp&gt;</w:t>
        </w:r>
      </w:ins>
      <w:r w:rsidR="009B6F2E">
        <w:t xml:space="preserve"> is a</w:t>
      </w:r>
      <w:r w:rsidR="009558AD">
        <w:t xml:space="preserve"> string </w:t>
      </w:r>
      <w:ins w:id="4097" w:author="msammartano" w:date="2014-02-08T09:13:00Z">
        <w:r>
          <w:t xml:space="preserve">expression </w:t>
        </w:r>
      </w:ins>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ins w:id="4098" w:author="msammartano" w:date="2014-02-08T09:14:00Z">
        <w:r>
          <w:t xml:space="preserve">The </w:t>
        </w:r>
      </w:ins>
      <w:ins w:id="4099" w:author="msammartano" w:date="2014-02-09T00:06:00Z">
        <w:r w:rsidR="000C3162">
          <w:t xml:space="preserve">optional </w:t>
        </w:r>
      </w:ins>
      <w:ins w:id="4100" w:author="msammartano" w:date="2014-02-08T09:14:00Z">
        <w:r>
          <w:t>&lt;</w:t>
        </w:r>
      </w:ins>
      <w:ins w:id="4101" w:author="msammartano" w:date="2014-02-09T00:05:00Z">
        <w:r w:rsidR="000C3162">
          <w:t>w</w:t>
        </w:r>
      </w:ins>
      <w:del w:id="4102" w:author="msammartano" w:date="2014-02-09T00:05:00Z">
        <w:r w:rsidR="009558AD" w:rsidDel="000C3162">
          <w:delText>W</w:delText>
        </w:r>
      </w:del>
      <w:r w:rsidR="009558AD">
        <w:t>here</w:t>
      </w:r>
      <w:del w:id="4103" w:author="msammartano" w:date="2014-02-08T09:14:00Z">
        <w:r w:rsidR="009558AD" w:rsidDel="00345C7F">
          <w:delText>$</w:delText>
        </w:r>
      </w:del>
      <w:ins w:id="4104" w:author="msammartano" w:date="2014-02-08T09:14:00Z">
        <w:r>
          <w:t>_sexp&gt;</w:t>
        </w:r>
      </w:ins>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42" w:history="1">
        <w:r w:rsidR="009558AD">
          <w:rPr>
            <w:rStyle w:val="Hyperlink"/>
          </w:rPr>
          <w:t>here</w:t>
        </w:r>
      </w:hyperlink>
      <w:r w:rsidR="009558AD">
        <w:t xml:space="preserve">. </w:t>
      </w:r>
      <w:ins w:id="4105" w:author="msammartano" w:date="2014-02-09T00:06:00Z">
        <w:r w:rsidR="000C3162">
          <w:t xml:space="preserve">If the </w:t>
        </w:r>
      </w:ins>
      <w:r w:rsidR="009558AD">
        <w:t>Where</w:t>
      </w:r>
      <w:del w:id="4106" w:author="msammartano" w:date="2014-02-08T09:15:00Z">
        <w:r w:rsidR="009558AD" w:rsidDel="00345C7F">
          <w:delText>$</w:delText>
        </w:r>
      </w:del>
      <w:del w:id="4107" w:author="msammartano" w:date="2014-02-09T00:06:00Z">
        <w:r w:rsidR="009558AD" w:rsidDel="000C3162">
          <w:delText xml:space="preserve"> is an optional</w:delText>
        </w:r>
      </w:del>
      <w:r w:rsidR="009558AD">
        <w:t xml:space="preserve"> parameter</w:t>
      </w:r>
      <w:del w:id="4108" w:author="msammartano" w:date="2014-02-09T00:06:00Z">
        <w:r w:rsidR="009558AD" w:rsidDel="000C3162">
          <w:delText>. If it</w:delText>
        </w:r>
      </w:del>
      <w:r w:rsidR="009558AD">
        <w:t xml:space="preserve"> is omitted, all rows will be returned.</w:t>
      </w:r>
    </w:p>
    <w:p w:rsidR="009F4DB6" w:rsidRDefault="00345C7F" w:rsidP="009558AD">
      <w:ins w:id="4109" w:author="msammartano" w:date="2014-02-08T09:16:00Z">
        <w:r>
          <w:t xml:space="preserve">The </w:t>
        </w:r>
      </w:ins>
      <w:ins w:id="4110" w:author="msammartano" w:date="2014-02-08T09:18:00Z">
        <w:r>
          <w:t xml:space="preserve">optional </w:t>
        </w:r>
      </w:ins>
      <w:ins w:id="4111" w:author="msammartano" w:date="2014-02-08T09:16:00Z">
        <w:r>
          <w:t>&lt;</w:t>
        </w:r>
      </w:ins>
      <w:ins w:id="4112" w:author="msammartano" w:date="2014-02-09T00:05:00Z">
        <w:r w:rsidR="000C3162">
          <w:t>o</w:t>
        </w:r>
      </w:ins>
      <w:del w:id="4113" w:author="msammartano" w:date="2014-02-09T00:05:00Z">
        <w:r w:rsidR="009558AD" w:rsidDel="000C3162">
          <w:delText>O</w:delText>
        </w:r>
      </w:del>
      <w:r w:rsidR="009558AD">
        <w:t>rder</w:t>
      </w:r>
      <w:del w:id="4114" w:author="msammartano" w:date="2014-02-08T09:16:00Z">
        <w:r w:rsidR="009558AD" w:rsidDel="00345C7F">
          <w:delText>$</w:delText>
        </w:r>
      </w:del>
      <w:ins w:id="4115" w:author="msammartano" w:date="2014-02-08T09:16:00Z">
        <w:r>
          <w:t>_sexp&gt;</w:t>
        </w:r>
      </w:ins>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ins w:id="4116" w:author="msammartano" w:date="2014-02-08T09:17:00Z">
        <w:r>
          <w:t xml:space="preserve"> If </w:t>
        </w:r>
      </w:ins>
      <w:ins w:id="4117" w:author="msammartano" w:date="2014-02-08T09:18:00Z">
        <w:r>
          <w:t xml:space="preserve">the </w:t>
        </w:r>
      </w:ins>
      <w:ins w:id="4118" w:author="msammartano" w:date="2014-02-09T00:10:00Z">
        <w:r w:rsidR="000C3162">
          <w:t>O</w:t>
        </w:r>
      </w:ins>
      <w:ins w:id="4119" w:author="msammartano" w:date="2014-02-08T09:18:00Z">
        <w:r>
          <w:t>rder parameter</w:t>
        </w:r>
      </w:ins>
      <w:ins w:id="4120" w:author="msammartano" w:date="2014-02-08T09:17:00Z">
        <w:r>
          <w:t xml:space="preserve"> is omitted,</w:t>
        </w:r>
      </w:ins>
      <w:ins w:id="4121" w:author="msammartano" w:date="2014-02-08T09:18:00Z">
        <w:r>
          <w:t xml:space="preserve"> the</w:t>
        </w:r>
      </w:ins>
      <w:ins w:id="4122" w:author="msammartano" w:date="2014-02-08T09:17:00Z">
        <w:r>
          <w:t xml:space="preserve"> rows are not sorted.</w:t>
        </w:r>
      </w:ins>
    </w:p>
    <w:p w:rsidR="009558AD" w:rsidRDefault="009558AD" w:rsidP="009558AD">
      <w:r>
        <w:t>If the Order</w:t>
      </w:r>
      <w:del w:id="4123" w:author="msammartano" w:date="2014-02-08T09:16:00Z">
        <w:r w:rsidDel="00345C7F">
          <w:delText>$</w:delText>
        </w:r>
      </w:del>
      <w:r>
        <w:t xml:space="preserve"> parameter is present, the Where</w:t>
      </w:r>
      <w:del w:id="4124" w:author="msammartano" w:date="2014-02-08T09:16:00Z">
        <w:r w:rsidDel="00345C7F">
          <w:delText>$</w:delText>
        </w:r>
      </w:del>
      <w:r>
        <w:t xml:space="preserve"> parameter must be present. If you want to return all rows, just set Where$ = ""</w:t>
      </w:r>
    </w:p>
    <w:p w:rsidR="009B6ACD" w:rsidRDefault="009B6ACD" w:rsidP="005F4916">
      <w:pPr>
        <w:pStyle w:val="Heading3"/>
      </w:pPr>
      <w:bookmarkStart w:id="4125" w:name="_Toc379671923"/>
      <w:r>
        <w:t>Sql.query.length &lt;</w:t>
      </w:r>
      <w:del w:id="4126" w:author="msammartano" w:date="2014-02-09T00:07:00Z">
        <w:r w:rsidDel="000C3162">
          <w:delText>L</w:delText>
        </w:r>
      </w:del>
      <w:ins w:id="4127" w:author="msammartano" w:date="2014-02-09T00:07:00Z">
        <w:r w:rsidR="000C3162">
          <w:t>l</w:t>
        </w:r>
      </w:ins>
      <w:r>
        <w:t>ength_nvar&gt;</w:t>
      </w:r>
      <w:r w:rsidR="00C2216F">
        <w:t>,</w:t>
      </w:r>
      <w:r>
        <w:t xml:space="preserve"> &lt;</w:t>
      </w:r>
      <w:del w:id="4128" w:author="msammartano" w:date="2014-02-09T00:07:00Z">
        <w:r w:rsidDel="000C3162">
          <w:delText>C</w:delText>
        </w:r>
      </w:del>
      <w:ins w:id="4129" w:author="msammartano" w:date="2014-02-09T00:07:00Z">
        <w:r w:rsidR="000C3162">
          <w:t>c</w:t>
        </w:r>
      </w:ins>
      <w:r>
        <w:t>ursor_nvar&gt;</w:t>
      </w:r>
      <w:bookmarkEnd w:id="4125"/>
      <w:r w:rsidR="00833AAE">
        <w:fldChar w:fldCharType="begin"/>
      </w:r>
      <w:r w:rsidR="00D70E1E">
        <w:instrText xml:space="preserve"> XE "</w:instrText>
      </w:r>
      <w:r w:rsidR="00D70E1E" w:rsidRPr="00257501">
        <w:instrText>Sql.query.length &lt;</w:instrText>
      </w:r>
      <w:del w:id="4130" w:author="msammartano" w:date="2014-02-09T00:07:00Z">
        <w:r w:rsidR="00D70E1E" w:rsidRPr="00257501" w:rsidDel="000C3162">
          <w:delInstrText>L</w:delInstrText>
        </w:r>
      </w:del>
      <w:ins w:id="4131" w:author="msammartano" w:date="2014-02-09T00:07:00Z">
        <w:r w:rsidR="000C3162">
          <w:instrText>l</w:instrText>
        </w:r>
      </w:ins>
      <w:r w:rsidR="00D70E1E" w:rsidRPr="00257501">
        <w:instrText>ength_nvar&gt;</w:instrText>
      </w:r>
      <w:r w:rsidR="00C2216F">
        <w:instrText>,</w:instrText>
      </w:r>
      <w:r w:rsidR="00D70E1E" w:rsidRPr="00257501">
        <w:instrText xml:space="preserve"> &lt;</w:instrText>
      </w:r>
      <w:del w:id="4132" w:author="msammartano" w:date="2014-02-09T00:07:00Z">
        <w:r w:rsidR="00D70E1E" w:rsidRPr="00257501" w:rsidDel="000C3162">
          <w:delInstrText>C</w:delInstrText>
        </w:r>
      </w:del>
      <w:ins w:id="4133" w:author="msammartano" w:date="2014-02-09T00:07:00Z">
        <w:r w:rsidR="000C3162">
          <w:instrText>c</w:instrText>
        </w:r>
      </w:ins>
      <w:r w:rsidR="00D70E1E" w:rsidRPr="00257501">
        <w:instrText>ursor_nvar&gt;</w:instrText>
      </w:r>
      <w:r w:rsidR="00D70E1E">
        <w:instrText xml:space="preserve">" </w:instrText>
      </w:r>
      <w:r w:rsidR="00833AAE">
        <w:fldChar w:fldCharType="end"/>
      </w:r>
    </w:p>
    <w:p w:rsidR="009B6ACD" w:rsidRDefault="009B6ACD" w:rsidP="009B6ACD">
      <w:r>
        <w:t>Report the number of records returned by a previous Query command, Given the Cursor returned by a Query, the command writes the number of records into &lt;</w:t>
      </w:r>
      <w:del w:id="4134" w:author="msammartano" w:date="2014-02-09T00:07:00Z">
        <w:r w:rsidDel="000C3162">
          <w:delText>L</w:delText>
        </w:r>
      </w:del>
      <w:ins w:id="4135" w:author="msammartano" w:date="2014-02-09T00:07:00Z">
        <w:r w:rsidR="000C3162">
          <w:t>l</w:t>
        </w:r>
      </w:ins>
      <w:r>
        <w:t>ength_nvar&gt;. This command cannot be used after all of the data has been read.</w:t>
      </w:r>
    </w:p>
    <w:p w:rsidR="009B6ACD" w:rsidRDefault="009B6ACD" w:rsidP="005F4916">
      <w:pPr>
        <w:pStyle w:val="Heading3"/>
      </w:pPr>
      <w:bookmarkStart w:id="4136" w:name="_Toc379671924"/>
      <w:r>
        <w:t>Sql.query.position &lt;</w:t>
      </w:r>
      <w:del w:id="4137" w:author="msammartano" w:date="2014-02-09T00:08:00Z">
        <w:r w:rsidDel="000C3162">
          <w:delText>P</w:delText>
        </w:r>
      </w:del>
      <w:ins w:id="4138" w:author="msammartano" w:date="2014-02-09T00:08:00Z">
        <w:r w:rsidR="000C3162">
          <w:t>p</w:t>
        </w:r>
      </w:ins>
      <w:r>
        <w:t>osition_nvar&gt;</w:t>
      </w:r>
      <w:r w:rsidR="00C2216F">
        <w:t>,</w:t>
      </w:r>
      <w:r>
        <w:t xml:space="preserve"> &lt;</w:t>
      </w:r>
      <w:del w:id="4139" w:author="msammartano" w:date="2014-02-09T00:08:00Z">
        <w:r w:rsidDel="000C3162">
          <w:delText>C</w:delText>
        </w:r>
      </w:del>
      <w:ins w:id="4140" w:author="msammartano" w:date="2014-02-09T00:08:00Z">
        <w:r w:rsidR="000C3162">
          <w:t>c</w:t>
        </w:r>
      </w:ins>
      <w:r>
        <w:t>ursor_nvar&gt;</w:t>
      </w:r>
      <w:bookmarkEnd w:id="4136"/>
      <w:r w:rsidR="00833AAE">
        <w:fldChar w:fldCharType="begin"/>
      </w:r>
      <w:r w:rsidR="00D70E1E">
        <w:instrText xml:space="preserve"> XE "</w:instrText>
      </w:r>
      <w:r w:rsidR="00D70E1E" w:rsidRPr="00B51B65">
        <w:instrText>Sql.query.position &lt;</w:instrText>
      </w:r>
      <w:del w:id="4141" w:author="msammartano" w:date="2014-02-09T00:08:00Z">
        <w:r w:rsidR="00D70E1E" w:rsidRPr="00B51B65" w:rsidDel="000C3162">
          <w:delInstrText>P</w:delInstrText>
        </w:r>
      </w:del>
      <w:ins w:id="4142" w:author="msammartano" w:date="2014-02-09T00:08:00Z">
        <w:r w:rsidR="000C3162">
          <w:instrText>p</w:instrText>
        </w:r>
      </w:ins>
      <w:r w:rsidR="00D70E1E" w:rsidRPr="00B51B65">
        <w:instrText>osition_nvar&gt;</w:instrText>
      </w:r>
      <w:r w:rsidR="00C2216F">
        <w:instrText>,</w:instrText>
      </w:r>
      <w:r w:rsidR="00D70E1E" w:rsidRPr="00B51B65">
        <w:instrText xml:space="preserve"> &lt;</w:instrText>
      </w:r>
      <w:del w:id="4143" w:author="msammartano" w:date="2014-02-09T00:08:00Z">
        <w:r w:rsidR="00D70E1E" w:rsidRPr="00B51B65" w:rsidDel="000C3162">
          <w:delInstrText>C</w:delInstrText>
        </w:r>
      </w:del>
      <w:ins w:id="4144" w:author="msammartano" w:date="2014-02-09T00:08:00Z">
        <w:r w:rsidR="000C3162">
          <w:instrText>c</w:instrText>
        </w:r>
      </w:ins>
      <w:r w:rsidR="00D70E1E" w:rsidRPr="00B51B65">
        <w:instrText>ursor_nvar&gt;</w:instrText>
      </w:r>
      <w:r w:rsidR="00D70E1E">
        <w:instrText xml:space="preserve">" </w:instrText>
      </w:r>
      <w:r w:rsidR="00833AAE">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4145" w:name="_Toc379671925"/>
      <w:r>
        <w:t>Sql.</w:t>
      </w:r>
      <w:r w:rsidR="009558AD" w:rsidRPr="009558AD">
        <w:t xml:space="preserve">next </w:t>
      </w:r>
      <w:r w:rsidR="00792AD4">
        <w:t>&lt;</w:t>
      </w:r>
      <w:del w:id="4146" w:author="msammartano" w:date="2014-02-09T00:11:00Z">
        <w:r w:rsidR="009558AD" w:rsidRPr="009558AD" w:rsidDel="000C3162">
          <w:delText>D</w:delText>
        </w:r>
      </w:del>
      <w:ins w:id="4147" w:author="msammartano" w:date="2014-02-09T00:11:00Z">
        <w:r w:rsidR="000C3162">
          <w:t>d</w:t>
        </w:r>
      </w:ins>
      <w:r w:rsidR="009558AD" w:rsidRPr="009558AD">
        <w:t>one</w:t>
      </w:r>
      <w:r w:rsidR="00792AD4">
        <w:t>_lvar&gt;</w:t>
      </w:r>
      <w:r w:rsidR="009558AD" w:rsidRPr="009558AD">
        <w:t xml:space="preserve">, </w:t>
      </w:r>
      <w:r w:rsidR="009F4DB6">
        <w:t>&lt;</w:t>
      </w:r>
      <w:del w:id="4148" w:author="msammartano" w:date="2014-02-09T00:11:00Z">
        <w:r w:rsidR="009F4DB6" w:rsidDel="000C3162">
          <w:delText>C</w:delText>
        </w:r>
      </w:del>
      <w:ins w:id="4149" w:author="msammartano" w:date="2014-02-09T00:11:00Z">
        <w:r w:rsidR="000C3162">
          <w:t>c</w:t>
        </w:r>
      </w:ins>
      <w:r w:rsidR="009F4DB6">
        <w:t>ursor_nvar&gt;</w:t>
      </w:r>
      <w:r w:rsidR="009558AD" w:rsidRPr="009558AD">
        <w:t>, C1V$, C2V$, .</w:t>
      </w:r>
      <w:r w:rsidR="009F4DB6">
        <w:t>.</w:t>
      </w:r>
      <w:r w:rsidR="009558AD" w:rsidRPr="009558AD">
        <w:t>., CNV$</w:t>
      </w:r>
      <w:bookmarkEnd w:id="4145"/>
      <w:r w:rsidR="00833AAE">
        <w:fldChar w:fldCharType="begin"/>
      </w:r>
      <w:r w:rsidR="0078615E">
        <w:instrText xml:space="preserve"> XE "</w:instrText>
      </w:r>
      <w:r w:rsidR="00D70E1E">
        <w:instrText>S</w:instrText>
      </w:r>
      <w:r w:rsidR="0078615E" w:rsidRPr="002E6C8B">
        <w:instrText xml:space="preserve">ql.next </w:instrText>
      </w:r>
      <w:ins w:id="4150" w:author="msammartano" w:date="2014-02-09T00:11:00Z">
        <w:r w:rsidR="000C3162">
          <w:instrText>&lt;</w:instrText>
        </w:r>
      </w:ins>
      <w:del w:id="4151" w:author="msammartano" w:date="2014-02-09T00:11:00Z">
        <w:r w:rsidR="0078615E" w:rsidRPr="002E6C8B" w:rsidDel="000C3162">
          <w:delInstrText>D</w:delInstrText>
        </w:r>
      </w:del>
      <w:ins w:id="4152" w:author="msammartano" w:date="2014-02-09T00:11:00Z">
        <w:r w:rsidR="000C3162">
          <w:instrText>d</w:instrText>
        </w:r>
      </w:ins>
      <w:r w:rsidR="0078615E" w:rsidRPr="002E6C8B">
        <w:instrText>one</w:instrText>
      </w:r>
      <w:ins w:id="4153" w:author="msammartano" w:date="2014-02-09T00:11:00Z">
        <w:r w:rsidR="003B3008">
          <w:instrText>_lvar&gt;</w:instrText>
        </w:r>
      </w:ins>
      <w:r w:rsidR="0078615E" w:rsidRPr="002E6C8B">
        <w:instrText xml:space="preserve">, </w:instrText>
      </w:r>
      <w:ins w:id="4154" w:author="msammartano" w:date="2014-02-09T00:11:00Z">
        <w:r w:rsidR="003B3008">
          <w:instrText>&lt;</w:instrText>
        </w:r>
      </w:ins>
      <w:del w:id="4155" w:author="msammartano" w:date="2014-02-09T00:11:00Z">
        <w:r w:rsidR="0078615E" w:rsidRPr="002E6C8B" w:rsidDel="003B3008">
          <w:delInstrText>C</w:delInstrText>
        </w:r>
      </w:del>
      <w:ins w:id="4156" w:author="msammartano" w:date="2014-02-09T00:11:00Z">
        <w:r w:rsidR="003B3008">
          <w:instrText>c</w:instrText>
        </w:r>
      </w:ins>
      <w:r w:rsidR="0078615E" w:rsidRPr="002E6C8B">
        <w:instrText>ursor</w:instrText>
      </w:r>
      <w:ins w:id="4157" w:author="msammartano" w:date="2014-02-09T00:11:00Z">
        <w:r w:rsidR="003B3008">
          <w:instrText>_nvar&gt;</w:instrText>
        </w:r>
      </w:ins>
      <w:r w:rsidR="0078615E" w:rsidRPr="002E6C8B">
        <w:instrText>, C1V$, C2V$, .., CNV$</w:instrText>
      </w:r>
      <w:r w:rsidR="0078615E">
        <w:instrText xml:space="preserve">" </w:instrText>
      </w:r>
      <w:r w:rsidR="00833AAE">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lastRenderedPageBreak/>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4158" w:name="_Toc379671926"/>
      <w:r>
        <w:t>Sql.</w:t>
      </w:r>
      <w:r w:rsidR="009558AD">
        <w:t xml:space="preserve">delete </w:t>
      </w:r>
      <w:r w:rsidR="009F4DB6">
        <w:t>&lt;</w:t>
      </w:r>
      <w:r w:rsidR="009F4DB6" w:rsidRPr="000631F6">
        <w:t>DB_</w:t>
      </w:r>
      <w:del w:id="4159" w:author="msammartano" w:date="2014-02-09T00:11:00Z">
        <w:r w:rsidR="009F4DB6" w:rsidRPr="000631F6" w:rsidDel="003B3008">
          <w:delText>P</w:delText>
        </w:r>
      </w:del>
      <w:ins w:id="4160" w:author="msammartano" w:date="2014-02-09T00:11:00Z">
        <w:r w:rsidR="003B3008">
          <w:t>p</w:t>
        </w:r>
      </w:ins>
      <w:r w:rsidR="009F4DB6" w:rsidRPr="000631F6">
        <w:t>ointer</w:t>
      </w:r>
      <w:r w:rsidR="009F4DB6">
        <w:t>_nvar&gt;, &lt;</w:t>
      </w:r>
      <w:del w:id="4161" w:author="msammartano" w:date="2014-02-09T00:11:00Z">
        <w:r w:rsidR="009F4DB6" w:rsidDel="003B3008">
          <w:delText>T</w:delText>
        </w:r>
      </w:del>
      <w:ins w:id="4162" w:author="msammartano" w:date="2014-02-09T00:11:00Z">
        <w:r w:rsidR="003B3008">
          <w:t>t</w:t>
        </w:r>
      </w:ins>
      <w:r w:rsidR="009F4DB6">
        <w:t>able_</w:t>
      </w:r>
      <w:del w:id="4163" w:author="msammartano" w:date="2014-02-09T00:11:00Z">
        <w:r w:rsidR="009F4DB6" w:rsidDel="003B3008">
          <w:delText>N</w:delText>
        </w:r>
      </w:del>
      <w:ins w:id="4164" w:author="msammartano" w:date="2014-02-09T00:11:00Z">
        <w:r w:rsidR="003B3008">
          <w:t>n</w:t>
        </w:r>
      </w:ins>
      <w:r w:rsidR="009F4DB6">
        <w:t>ame_sexp&gt;</w:t>
      </w:r>
      <w:ins w:id="4165" w:author="msammartano" w:date="2014-02-08T09:04:00Z">
        <w:r w:rsidR="00345C7F">
          <w:t>{</w:t>
        </w:r>
      </w:ins>
      <w:r w:rsidR="009558AD">
        <w:t>,</w:t>
      </w:r>
      <w:del w:id="4166" w:author="msammartano" w:date="2014-02-08T09:06:00Z">
        <w:r w:rsidR="009558AD" w:rsidDel="00345C7F">
          <w:delText xml:space="preserve"> </w:delText>
        </w:r>
      </w:del>
      <w:ins w:id="4167" w:author="msammartano" w:date="2014-02-08T09:05:00Z">
        <w:r w:rsidR="00345C7F">
          <w:t>&lt;</w:t>
        </w:r>
      </w:ins>
      <w:del w:id="4168" w:author="msammartano" w:date="2014-02-09T00:12:00Z">
        <w:r w:rsidR="009558AD" w:rsidDel="003B3008">
          <w:delText>W</w:delText>
        </w:r>
      </w:del>
      <w:ins w:id="4169" w:author="msammartano" w:date="2014-02-09T00:12:00Z">
        <w:r w:rsidR="003B3008">
          <w:t>w</w:t>
        </w:r>
      </w:ins>
      <w:r w:rsidR="009558AD">
        <w:t>here</w:t>
      </w:r>
      <w:del w:id="4170" w:author="msammartano" w:date="2014-02-08T09:04:00Z">
        <w:r w:rsidR="009558AD" w:rsidDel="00345C7F">
          <w:delText>$</w:delText>
        </w:r>
      </w:del>
      <w:ins w:id="4171" w:author="msammartano" w:date="2014-02-08T09:04:00Z">
        <w:r w:rsidR="00345C7F">
          <w:t>_sexp&gt;</w:t>
        </w:r>
      </w:ins>
      <w:ins w:id="4172" w:author="msammartano" w:date="2014-02-09T00:13:00Z">
        <w:r w:rsidR="003B3008">
          <w:t>{,&lt;</w:t>
        </w:r>
      </w:ins>
      <w:ins w:id="4173" w:author="msammartano" w:date="2014-02-09T00:22:00Z">
        <w:r w:rsidR="003B3008">
          <w:t>c</w:t>
        </w:r>
      </w:ins>
      <w:ins w:id="4174" w:author="msammartano" w:date="2014-02-09T00:13:00Z">
        <w:r w:rsidR="003B3008">
          <w:t>ount_nvar&gt;}</w:t>
        </w:r>
      </w:ins>
      <w:ins w:id="4175" w:author="msammartano" w:date="2014-02-09T00:15:00Z">
        <w:r w:rsidR="003B3008">
          <w:t xml:space="preserve"> </w:t>
        </w:r>
      </w:ins>
      <w:ins w:id="4176" w:author="msammartano" w:date="2014-02-09T00:13:00Z">
        <w:r w:rsidR="003B3008">
          <w:t>}</w:t>
        </w:r>
      </w:ins>
      <w:bookmarkEnd w:id="4158"/>
      <w:r w:rsidR="00833AAE">
        <w:fldChar w:fldCharType="begin"/>
      </w:r>
      <w:r w:rsidR="0078615E">
        <w:instrText xml:space="preserve"> XE "</w:instrText>
      </w:r>
      <w:r w:rsidR="00D70E1E">
        <w:instrText>S</w:instrText>
      </w:r>
      <w:r w:rsidR="0078615E" w:rsidRPr="002E6C8B">
        <w:instrText xml:space="preserve">ql.delete </w:instrText>
      </w:r>
      <w:ins w:id="4177" w:author="msammartano" w:date="2014-02-09T00:12:00Z">
        <w:r w:rsidR="003B3008">
          <w:instrText>&lt;</w:instrText>
        </w:r>
      </w:ins>
      <w:r w:rsidR="0078615E" w:rsidRPr="002E6C8B">
        <w:instrText>DB_</w:instrText>
      </w:r>
      <w:del w:id="4178" w:author="msammartano" w:date="2014-02-09T00:12:00Z">
        <w:r w:rsidR="0078615E" w:rsidRPr="002E6C8B" w:rsidDel="003B3008">
          <w:delInstrText>P</w:delInstrText>
        </w:r>
      </w:del>
      <w:ins w:id="4179" w:author="msammartano" w:date="2014-02-09T00:12:00Z">
        <w:r w:rsidR="003B3008">
          <w:instrText>p</w:instrText>
        </w:r>
      </w:ins>
      <w:r w:rsidR="0078615E" w:rsidRPr="002E6C8B">
        <w:instrText>ointer</w:instrText>
      </w:r>
      <w:ins w:id="4180" w:author="msammartano" w:date="2014-02-09T00:12:00Z">
        <w:r w:rsidR="003B3008">
          <w:instrText>_nvar&gt;</w:instrText>
        </w:r>
      </w:ins>
      <w:r w:rsidR="0078615E" w:rsidRPr="002E6C8B">
        <w:instrText xml:space="preserve">, </w:instrText>
      </w:r>
      <w:ins w:id="4181" w:author="msammartano" w:date="2014-02-09T00:12:00Z">
        <w:r w:rsidR="003B3008">
          <w:instrText>&lt;</w:instrText>
        </w:r>
      </w:ins>
      <w:del w:id="4182" w:author="msammartano" w:date="2014-02-09T00:12:00Z">
        <w:r w:rsidR="0078615E" w:rsidRPr="002E6C8B" w:rsidDel="003B3008">
          <w:delInstrText>T</w:delInstrText>
        </w:r>
      </w:del>
      <w:ins w:id="4183" w:author="msammartano" w:date="2014-02-09T00:12:00Z">
        <w:r w:rsidR="003B3008">
          <w:instrText>t</w:instrText>
        </w:r>
      </w:ins>
      <w:r w:rsidR="0078615E" w:rsidRPr="002E6C8B">
        <w:instrText>able_</w:instrText>
      </w:r>
      <w:del w:id="4184" w:author="msammartano" w:date="2014-02-09T00:12:00Z">
        <w:r w:rsidR="0078615E" w:rsidRPr="002E6C8B" w:rsidDel="003B3008">
          <w:delInstrText>N</w:delInstrText>
        </w:r>
      </w:del>
      <w:ins w:id="4185" w:author="msammartano" w:date="2014-02-09T00:12:00Z">
        <w:r w:rsidR="003B3008">
          <w:instrText>n</w:instrText>
        </w:r>
      </w:ins>
      <w:r w:rsidR="0078615E" w:rsidRPr="002E6C8B">
        <w:instrText>ame</w:instrText>
      </w:r>
      <w:del w:id="4186" w:author="msammartano" w:date="2014-02-09T00:12:00Z">
        <w:r w:rsidR="0078615E" w:rsidRPr="002E6C8B" w:rsidDel="003B3008">
          <w:delInstrText>$</w:delInstrText>
        </w:r>
      </w:del>
      <w:ins w:id="4187" w:author="msammartano" w:date="2014-02-09T00:12:00Z">
        <w:r w:rsidR="003B3008">
          <w:instrText>_sexp&gt;{</w:instrText>
        </w:r>
      </w:ins>
      <w:r w:rsidR="0078615E" w:rsidRPr="002E6C8B">
        <w:instrText>,</w:instrText>
      </w:r>
      <w:del w:id="4188" w:author="msammartano" w:date="2014-02-09T00:18:00Z">
        <w:r w:rsidR="0078615E" w:rsidRPr="002E6C8B" w:rsidDel="003B3008">
          <w:delInstrText xml:space="preserve"> </w:delInstrText>
        </w:r>
      </w:del>
      <w:ins w:id="4189" w:author="msammartano" w:date="2014-02-09T00:12:00Z">
        <w:r w:rsidR="003B3008">
          <w:instrText>&lt;</w:instrText>
        </w:r>
      </w:ins>
      <w:del w:id="4190" w:author="msammartano" w:date="2014-02-09T00:12:00Z">
        <w:r w:rsidR="0078615E" w:rsidRPr="002E6C8B" w:rsidDel="003B3008">
          <w:delInstrText>W</w:delInstrText>
        </w:r>
      </w:del>
      <w:ins w:id="4191" w:author="msammartano" w:date="2014-02-09T00:12:00Z">
        <w:r w:rsidR="003B3008">
          <w:instrText>w</w:instrText>
        </w:r>
      </w:ins>
      <w:r w:rsidR="0078615E" w:rsidRPr="002E6C8B">
        <w:instrText>here</w:instrText>
      </w:r>
      <w:del w:id="4192" w:author="msammartano" w:date="2014-02-09T00:12:00Z">
        <w:r w:rsidR="0078615E" w:rsidRPr="002E6C8B" w:rsidDel="003B3008">
          <w:delInstrText>$</w:delInstrText>
        </w:r>
      </w:del>
      <w:ins w:id="4193" w:author="msammartano" w:date="2014-02-09T00:12:00Z">
        <w:r w:rsidR="003B3008">
          <w:instrText>_sexp&gt;</w:instrText>
        </w:r>
        <w:r w:rsidR="003B3008">
          <w:instrText>{,&lt;</w:instrText>
        </w:r>
      </w:ins>
      <w:ins w:id="4194" w:author="msammartano" w:date="2014-02-09T00:22:00Z">
        <w:r w:rsidR="003B3008">
          <w:instrText>c</w:instrText>
        </w:r>
      </w:ins>
      <w:ins w:id="4195" w:author="msammartano" w:date="2014-02-09T00:12:00Z">
        <w:r w:rsidR="003B3008">
          <w:instrText>ount_nvar&gt;}</w:instrText>
        </w:r>
      </w:ins>
      <w:ins w:id="4196" w:author="msammartano" w:date="2014-02-09T00:15:00Z">
        <w:r w:rsidR="003B3008">
          <w:instrText xml:space="preserve"> </w:instrText>
        </w:r>
      </w:ins>
      <w:ins w:id="4197" w:author="msammartano" w:date="2014-02-09T00:12:00Z">
        <w:r w:rsidR="003B3008">
          <w:instrText>}</w:instrText>
        </w:r>
      </w:ins>
      <w:r w:rsidR="0078615E">
        <w:instrText xml:space="preserve">" </w:instrText>
      </w:r>
      <w:r w:rsidR="00833AAE">
        <w:fldChar w:fldCharType="end"/>
      </w:r>
    </w:p>
    <w:p w:rsidR="00345C7F" w:rsidRDefault="009558AD" w:rsidP="009558AD">
      <w:pPr>
        <w:spacing w:after="240"/>
        <w:rPr>
          <w:ins w:id="4198" w:author="msammartano" w:date="2014-02-08T09:08:00Z"/>
        </w:rPr>
      </w:pPr>
      <w:r>
        <w:t>From a previously opened database table, delete rows selected by the c</w:t>
      </w:r>
      <w:r w:rsidR="00E343D8">
        <w:t>onditions established by</w:t>
      </w:r>
      <w:ins w:id="4199" w:author="msammartano" w:date="2014-02-08T09:07:00Z">
        <w:r w:rsidR="00345C7F">
          <w:t xml:space="preserve"> the</w:t>
        </w:r>
      </w:ins>
      <w:r w:rsidR="00E343D8">
        <w:t xml:space="preserve"> Where</w:t>
      </w:r>
      <w:del w:id="4200" w:author="msammartano" w:date="2014-02-08T09:07:00Z">
        <w:r w:rsidR="00E343D8" w:rsidDel="00345C7F">
          <w:delText>$</w:delText>
        </w:r>
      </w:del>
      <w:ins w:id="4201" w:author="msammartano" w:date="2014-02-08T09:07:00Z">
        <w:r w:rsidR="00345C7F">
          <w:t xml:space="preserve"> string expression</w:t>
        </w:r>
      </w:ins>
      <w:r>
        <w:t xml:space="preserve">. </w:t>
      </w:r>
      <w:ins w:id="4202" w:author="msammartano" w:date="2014-02-08T09:08:00Z">
        <w:r w:rsidR="00345C7F">
          <w:t>The Count variable reports the number of rows deleted.</w:t>
        </w:r>
      </w:ins>
    </w:p>
    <w:p w:rsidR="009558AD" w:rsidRDefault="009558AD" w:rsidP="009558AD">
      <w:pPr>
        <w:spacing w:after="240"/>
      </w:pPr>
      <w:r>
        <w:t>The formation of the Where</w:t>
      </w:r>
      <w:del w:id="4203" w:author="msammartano" w:date="2014-02-08T09:07:00Z">
        <w:r w:rsidDel="00345C7F">
          <w:delText>$</w:delText>
        </w:r>
      </w:del>
      <w:r>
        <w:t xml:space="preserve"> string is exactly the same as described in the sql.query command.</w:t>
      </w:r>
      <w:ins w:id="4204" w:author="msammartano" w:date="2014-02-08T09:09:00Z">
        <w:r w:rsidR="00345C7F">
          <w:t xml:space="preserve"> Both Where and Count are optional. If the Where string is omitted all rows are deleted, and the Count variable must be omitted, too</w:t>
        </w:r>
      </w:ins>
      <w:ins w:id="4205" w:author="msammartano" w:date="2014-02-08T09:10:00Z">
        <w:r w:rsidR="00345C7F">
          <w:t>.</w:t>
        </w:r>
      </w:ins>
    </w:p>
    <w:p w:rsidR="009558AD" w:rsidRDefault="003A4712" w:rsidP="005F4916">
      <w:pPr>
        <w:pStyle w:val="Heading3"/>
      </w:pPr>
      <w:bookmarkStart w:id="4206" w:name="_Toc379671927"/>
      <w:r>
        <w:t>Sql.</w:t>
      </w:r>
      <w:r w:rsidR="009558AD">
        <w:t xml:space="preserve">update </w:t>
      </w:r>
      <w:r w:rsidR="009F4DB6">
        <w:t>&lt;</w:t>
      </w:r>
      <w:r w:rsidR="009F4DB6" w:rsidRPr="000631F6">
        <w:t>DB_</w:t>
      </w:r>
      <w:del w:id="4207" w:author="msammartano" w:date="2014-02-09T00:15:00Z">
        <w:r w:rsidR="009F4DB6" w:rsidRPr="000631F6" w:rsidDel="003B3008">
          <w:delText>P</w:delText>
        </w:r>
      </w:del>
      <w:ins w:id="4208" w:author="msammartano" w:date="2014-02-09T00:15:00Z">
        <w:r w:rsidR="003B3008">
          <w:t>p</w:t>
        </w:r>
      </w:ins>
      <w:r w:rsidR="009F4DB6" w:rsidRPr="000631F6">
        <w:t>ointer</w:t>
      </w:r>
      <w:r w:rsidR="009F4DB6">
        <w:t>_nvar&gt;, &lt;</w:t>
      </w:r>
      <w:del w:id="4209" w:author="msammartano" w:date="2014-02-09T00:15:00Z">
        <w:r w:rsidR="009F4DB6" w:rsidDel="003B3008">
          <w:delText>T</w:delText>
        </w:r>
      </w:del>
      <w:ins w:id="4210" w:author="msammartano" w:date="2014-02-09T00:15:00Z">
        <w:r w:rsidR="003B3008">
          <w:t>t</w:t>
        </w:r>
      </w:ins>
      <w:r w:rsidR="009F4DB6">
        <w:t>able_</w:t>
      </w:r>
      <w:del w:id="4211" w:author="msammartano" w:date="2014-02-09T00:15:00Z">
        <w:r w:rsidR="009F4DB6" w:rsidDel="003B3008">
          <w:delText>N</w:delText>
        </w:r>
      </w:del>
      <w:ins w:id="4212" w:author="msammartano" w:date="2014-02-09T00:15:00Z">
        <w:r w:rsidR="003B3008">
          <w:t>n</w:t>
        </w:r>
      </w:ins>
      <w:r w:rsidR="009F4DB6">
        <w:t>ame_sexp&gt;</w:t>
      </w:r>
      <w:r w:rsidR="009558AD">
        <w:t xml:space="preserve">, C1$, V1$, C2$, V2$,...,CN$, VN$: </w:t>
      </w:r>
      <w:ins w:id="4213" w:author="msammartano" w:date="2014-02-09T00:16:00Z">
        <w:r w:rsidR="003B3008">
          <w:t>&lt;</w:t>
        </w:r>
      </w:ins>
      <w:del w:id="4214" w:author="msammartano" w:date="2014-02-09T00:16:00Z">
        <w:r w:rsidR="009558AD" w:rsidDel="003B3008">
          <w:delText>W</w:delText>
        </w:r>
      </w:del>
      <w:ins w:id="4215" w:author="msammartano" w:date="2014-02-09T00:16:00Z">
        <w:r w:rsidR="003B3008">
          <w:t>w</w:t>
        </w:r>
      </w:ins>
      <w:r w:rsidR="009558AD">
        <w:t>here</w:t>
      </w:r>
      <w:del w:id="4216" w:author="msammartano" w:date="2014-02-09T00:16:00Z">
        <w:r w:rsidR="009558AD" w:rsidDel="003B3008">
          <w:delText>$</w:delText>
        </w:r>
      </w:del>
      <w:ins w:id="4217" w:author="msammartano" w:date="2014-02-09T00:16:00Z">
        <w:r w:rsidR="003B3008">
          <w:t>_sexp&gt;</w:t>
        </w:r>
      </w:ins>
      <w:bookmarkEnd w:id="4206"/>
      <w:r w:rsidR="00833AAE">
        <w:fldChar w:fldCharType="begin"/>
      </w:r>
      <w:r w:rsidR="0078615E">
        <w:instrText xml:space="preserve"> XE "</w:instrText>
      </w:r>
      <w:r w:rsidR="00D70E1E">
        <w:instrText>S</w:instrText>
      </w:r>
      <w:r w:rsidR="0078615E" w:rsidRPr="002E6C8B">
        <w:instrText xml:space="preserve">ql.update </w:instrText>
      </w:r>
      <w:ins w:id="4218" w:author="msammartano" w:date="2014-02-09T00:16:00Z">
        <w:r w:rsidR="003B3008">
          <w:instrText>&lt;</w:instrText>
        </w:r>
      </w:ins>
      <w:r w:rsidR="0078615E" w:rsidRPr="002E6C8B">
        <w:instrText>DB_</w:instrText>
      </w:r>
      <w:del w:id="4219" w:author="msammartano" w:date="2014-02-09T00:16:00Z">
        <w:r w:rsidR="0078615E" w:rsidRPr="002E6C8B" w:rsidDel="003B3008">
          <w:delInstrText>P</w:delInstrText>
        </w:r>
      </w:del>
      <w:ins w:id="4220" w:author="msammartano" w:date="2014-02-09T00:16:00Z">
        <w:r w:rsidR="003B3008">
          <w:instrText>p</w:instrText>
        </w:r>
      </w:ins>
      <w:r w:rsidR="0078615E" w:rsidRPr="002E6C8B">
        <w:instrText>ointer</w:instrText>
      </w:r>
      <w:ins w:id="4221" w:author="msammartano" w:date="2014-02-09T00:16:00Z">
        <w:r w:rsidR="003B3008">
          <w:instrText>_nvar&gt;</w:instrText>
        </w:r>
      </w:ins>
      <w:r w:rsidR="0078615E" w:rsidRPr="002E6C8B">
        <w:instrText xml:space="preserve">, </w:instrText>
      </w:r>
      <w:ins w:id="4222" w:author="msammartano" w:date="2014-02-09T00:16:00Z">
        <w:r w:rsidR="003B3008">
          <w:instrText>&lt;</w:instrText>
        </w:r>
      </w:ins>
      <w:del w:id="4223" w:author="msammartano" w:date="2014-02-09T00:16:00Z">
        <w:r w:rsidR="0078615E" w:rsidRPr="002E6C8B" w:rsidDel="003B3008">
          <w:delInstrText>T</w:delInstrText>
        </w:r>
      </w:del>
      <w:ins w:id="4224" w:author="msammartano" w:date="2014-02-09T00:16:00Z">
        <w:r w:rsidR="003B3008">
          <w:instrText>t</w:instrText>
        </w:r>
      </w:ins>
      <w:r w:rsidR="0078615E" w:rsidRPr="002E6C8B">
        <w:instrText>able_</w:instrText>
      </w:r>
      <w:del w:id="4225" w:author="msammartano" w:date="2014-02-09T00:16:00Z">
        <w:r w:rsidR="0078615E" w:rsidRPr="002E6C8B" w:rsidDel="003B3008">
          <w:delInstrText>N</w:delInstrText>
        </w:r>
      </w:del>
      <w:ins w:id="4226" w:author="msammartano" w:date="2014-02-09T00:16:00Z">
        <w:r w:rsidR="003B3008">
          <w:instrText>n</w:instrText>
        </w:r>
      </w:ins>
      <w:r w:rsidR="0078615E" w:rsidRPr="002E6C8B">
        <w:instrText>ame</w:instrText>
      </w:r>
      <w:del w:id="4227" w:author="msammartano" w:date="2014-02-09T00:16:00Z">
        <w:r w:rsidR="0078615E" w:rsidRPr="002E6C8B" w:rsidDel="003B3008">
          <w:delInstrText>$</w:delInstrText>
        </w:r>
      </w:del>
      <w:ins w:id="4228" w:author="msammartano" w:date="2014-02-09T00:16:00Z">
        <w:r w:rsidR="003B3008">
          <w:instrText>_sexp&gt;</w:instrText>
        </w:r>
      </w:ins>
      <w:r w:rsidR="0078615E" w:rsidRPr="002E6C8B">
        <w:instrText xml:space="preserve">, C1$, V1$, C2$, V2$,...,CN$, VN$\: </w:instrText>
      </w:r>
      <w:ins w:id="4229" w:author="msammartano" w:date="2014-02-09T00:16:00Z">
        <w:r w:rsidR="003B3008">
          <w:instrText>&lt;</w:instrText>
        </w:r>
      </w:ins>
      <w:del w:id="4230" w:author="msammartano" w:date="2014-02-09T00:16:00Z">
        <w:r w:rsidR="0078615E" w:rsidRPr="002E6C8B" w:rsidDel="003B3008">
          <w:delInstrText>W</w:delInstrText>
        </w:r>
      </w:del>
      <w:ins w:id="4231" w:author="msammartano" w:date="2014-02-09T00:16:00Z">
        <w:r w:rsidR="003B3008">
          <w:instrText>w</w:instrText>
        </w:r>
      </w:ins>
      <w:r w:rsidR="0078615E" w:rsidRPr="002E6C8B">
        <w:instrText>here</w:instrText>
      </w:r>
      <w:del w:id="4232" w:author="msammartano" w:date="2014-02-09T00:17:00Z">
        <w:r w:rsidR="0078615E" w:rsidRPr="002E6C8B" w:rsidDel="003B3008">
          <w:delInstrText>$</w:delInstrText>
        </w:r>
      </w:del>
      <w:ins w:id="4233" w:author="msammartano" w:date="2014-02-09T00:17:00Z">
        <w:r w:rsidR="003B3008">
          <w:instrText>_sexp&gt;</w:instrText>
        </w:r>
      </w:ins>
      <w:r w:rsidR="0078615E">
        <w:instrText xml:space="preserve">" </w:instrText>
      </w:r>
      <w:r w:rsidR="00833AAE">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4234" w:name="_Toc379671928"/>
      <w:r w:rsidRPr="006C4174">
        <w:t>Sql.exec &lt;DB_</w:t>
      </w:r>
      <w:del w:id="4235" w:author="msammartano" w:date="2014-02-09T00:17:00Z">
        <w:r w:rsidRPr="006C4174" w:rsidDel="003B3008">
          <w:delText>P</w:delText>
        </w:r>
      </w:del>
      <w:ins w:id="4236" w:author="msammartano" w:date="2014-02-09T00:17:00Z">
        <w:r w:rsidR="003B3008">
          <w:t>p</w:t>
        </w:r>
      </w:ins>
      <w:r w:rsidRPr="006C4174">
        <w:t>ointer_nvar&gt;, &lt;</w:t>
      </w:r>
      <w:del w:id="4237" w:author="msammartano" w:date="2014-02-09T00:17:00Z">
        <w:r w:rsidRPr="006C4174" w:rsidDel="003B3008">
          <w:delText>C</w:delText>
        </w:r>
      </w:del>
      <w:ins w:id="4238" w:author="msammartano" w:date="2014-02-09T00:17:00Z">
        <w:r w:rsidR="003B3008">
          <w:t>c</w:t>
        </w:r>
      </w:ins>
      <w:r w:rsidRPr="006C4174">
        <w:t>ommand_sexp&gt;</w:t>
      </w:r>
      <w:bookmarkEnd w:id="4234"/>
      <w:r w:rsidR="00833AAE">
        <w:fldChar w:fldCharType="begin"/>
      </w:r>
      <w:r w:rsidR="0078615E">
        <w:instrText xml:space="preserve"> XE "</w:instrText>
      </w:r>
      <w:r w:rsidR="00D70E1E">
        <w:instrText>S</w:instrText>
      </w:r>
      <w:r w:rsidR="0078615E" w:rsidRPr="002E6C8B">
        <w:instrText xml:space="preserve">ql.exec </w:instrText>
      </w:r>
      <w:ins w:id="4239" w:author="msammartano" w:date="2014-02-09T00:17:00Z">
        <w:r w:rsidR="003B3008">
          <w:instrText>&lt;</w:instrText>
        </w:r>
      </w:ins>
      <w:r w:rsidR="0078615E" w:rsidRPr="002E6C8B">
        <w:instrText>DB_</w:instrText>
      </w:r>
      <w:del w:id="4240" w:author="msammartano" w:date="2014-02-09T00:17:00Z">
        <w:r w:rsidR="0078615E" w:rsidRPr="002E6C8B" w:rsidDel="003B3008">
          <w:delInstrText>P</w:delInstrText>
        </w:r>
      </w:del>
      <w:ins w:id="4241" w:author="msammartano" w:date="2014-02-09T00:17:00Z">
        <w:r w:rsidR="003B3008">
          <w:instrText>p</w:instrText>
        </w:r>
      </w:ins>
      <w:r w:rsidR="0078615E" w:rsidRPr="002E6C8B">
        <w:instrText>ointer</w:instrText>
      </w:r>
      <w:ins w:id="4242" w:author="msammartano" w:date="2014-02-09T00:17:00Z">
        <w:r w:rsidR="003B3008">
          <w:instrText>_nvar&gt;</w:instrText>
        </w:r>
      </w:ins>
      <w:r w:rsidR="0078615E" w:rsidRPr="002E6C8B">
        <w:instrText xml:space="preserve">, </w:instrText>
      </w:r>
      <w:ins w:id="4243" w:author="msammartano" w:date="2014-02-09T00:17:00Z">
        <w:r w:rsidR="003B3008">
          <w:instrText>&lt;</w:instrText>
        </w:r>
      </w:ins>
      <w:del w:id="4244" w:author="msammartano" w:date="2014-02-09T00:17:00Z">
        <w:r w:rsidR="0078615E" w:rsidRPr="002E6C8B" w:rsidDel="003B3008">
          <w:delInstrText>C</w:delInstrText>
        </w:r>
      </w:del>
      <w:ins w:id="4245" w:author="msammartano" w:date="2014-02-09T00:17:00Z">
        <w:r w:rsidR="003B3008">
          <w:instrText>c</w:instrText>
        </w:r>
      </w:ins>
      <w:r w:rsidR="0078615E" w:rsidRPr="002E6C8B">
        <w:instrText>ommand</w:instrText>
      </w:r>
      <w:del w:id="4246" w:author="msammartano" w:date="2014-02-09T00:17:00Z">
        <w:r w:rsidR="0078615E" w:rsidRPr="002E6C8B" w:rsidDel="003B3008">
          <w:delInstrText>$</w:delInstrText>
        </w:r>
      </w:del>
      <w:ins w:id="4247" w:author="msammartano" w:date="2014-02-09T00:17:00Z">
        <w:r w:rsidR="003B3008">
          <w:instrText>_sexp&gt;</w:instrText>
        </w:r>
      </w:ins>
      <w:r w:rsidR="0078615E">
        <w:instrText xml:space="preserve">" </w:instrText>
      </w:r>
      <w:r w:rsidR="00833AAE">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5F4916">
      <w:pPr>
        <w:pStyle w:val="Heading3"/>
      </w:pPr>
      <w:bookmarkStart w:id="4248" w:name="_Toc379671929"/>
      <w:r>
        <w:t>Sql.</w:t>
      </w:r>
      <w:r w:rsidR="009558AD">
        <w:t xml:space="preserve">raw_query </w:t>
      </w:r>
      <w:r w:rsidR="00372F11">
        <w:t>&lt;</w:t>
      </w:r>
      <w:del w:id="4249" w:author="msammartano" w:date="2014-02-09T00:17:00Z">
        <w:r w:rsidR="00372F11" w:rsidDel="003B3008">
          <w:delText>C</w:delText>
        </w:r>
      </w:del>
      <w:ins w:id="4250" w:author="msammartano" w:date="2014-02-09T00:17:00Z">
        <w:r w:rsidR="003B3008">
          <w:t>c</w:t>
        </w:r>
      </w:ins>
      <w:r w:rsidR="00372F11">
        <w:t>ursor_nvar&gt;</w:t>
      </w:r>
      <w:r w:rsidR="009558AD">
        <w:t xml:space="preserve">, </w:t>
      </w:r>
      <w:r w:rsidR="00372F11">
        <w:t>&lt;</w:t>
      </w:r>
      <w:r w:rsidR="00372F11" w:rsidRPr="000631F6">
        <w:t>DB_</w:t>
      </w:r>
      <w:del w:id="4251" w:author="msammartano" w:date="2014-02-09T00:17:00Z">
        <w:r w:rsidR="00372F11" w:rsidRPr="000631F6" w:rsidDel="003B3008">
          <w:delText>P</w:delText>
        </w:r>
      </w:del>
      <w:ins w:id="4252" w:author="msammartano" w:date="2014-02-09T00:17:00Z">
        <w:r w:rsidR="003B3008">
          <w:t>p</w:t>
        </w:r>
      </w:ins>
      <w:r w:rsidR="00372F11" w:rsidRPr="000631F6">
        <w:t>ointer</w:t>
      </w:r>
      <w:r w:rsidR="00372F11">
        <w:t>_nvar&gt;</w:t>
      </w:r>
      <w:r w:rsidR="009558AD">
        <w:t xml:space="preserve">, </w:t>
      </w:r>
      <w:r w:rsidR="00372F11">
        <w:t>&lt;</w:t>
      </w:r>
      <w:del w:id="4253" w:author="msammartano" w:date="2014-02-09T00:17:00Z">
        <w:r w:rsidR="00372F11" w:rsidDel="003B3008">
          <w:delText>Q</w:delText>
        </w:r>
      </w:del>
      <w:ins w:id="4254" w:author="msammartano" w:date="2014-02-09T00:17:00Z">
        <w:r w:rsidR="003B3008">
          <w:t>q</w:t>
        </w:r>
      </w:ins>
      <w:r w:rsidR="00372F11">
        <w:t>uery_sexp&gt;</w:t>
      </w:r>
      <w:bookmarkEnd w:id="4248"/>
      <w:r w:rsidR="00833AAE">
        <w:fldChar w:fldCharType="begin"/>
      </w:r>
      <w:r w:rsidR="0078615E">
        <w:instrText xml:space="preserve"> XE "</w:instrText>
      </w:r>
      <w:r w:rsidR="00D70E1E">
        <w:instrText>S</w:instrText>
      </w:r>
      <w:r w:rsidR="0078615E" w:rsidRPr="002E6C8B">
        <w:instrText xml:space="preserve">ql.raw_query </w:instrText>
      </w:r>
      <w:ins w:id="4255" w:author="msammartano" w:date="2014-02-09T00:17:00Z">
        <w:r w:rsidR="003B3008">
          <w:instrText>&lt;</w:instrText>
        </w:r>
      </w:ins>
      <w:del w:id="4256" w:author="msammartano" w:date="2014-02-09T00:17:00Z">
        <w:r w:rsidR="0078615E" w:rsidRPr="002E6C8B" w:rsidDel="003B3008">
          <w:delInstrText>C</w:delInstrText>
        </w:r>
      </w:del>
      <w:ins w:id="4257" w:author="msammartano" w:date="2014-02-09T00:17:00Z">
        <w:r w:rsidR="003B3008">
          <w:instrText>c</w:instrText>
        </w:r>
      </w:ins>
      <w:r w:rsidR="0078615E" w:rsidRPr="002E6C8B">
        <w:instrText>ursor</w:instrText>
      </w:r>
      <w:ins w:id="4258" w:author="msammartano" w:date="2014-02-09T00:17:00Z">
        <w:r w:rsidR="003B3008">
          <w:instrText>_nvar&gt;</w:instrText>
        </w:r>
      </w:ins>
      <w:r w:rsidR="0078615E" w:rsidRPr="002E6C8B">
        <w:instrText xml:space="preserve">, </w:instrText>
      </w:r>
      <w:ins w:id="4259" w:author="msammartano" w:date="2014-02-09T00:18:00Z">
        <w:r w:rsidR="003B3008">
          <w:instrText>&lt;</w:instrText>
        </w:r>
      </w:ins>
      <w:r w:rsidR="0078615E" w:rsidRPr="002E6C8B">
        <w:instrText>DB_</w:instrText>
      </w:r>
      <w:del w:id="4260" w:author="msammartano" w:date="2014-02-09T00:18:00Z">
        <w:r w:rsidR="0078615E" w:rsidRPr="002E6C8B" w:rsidDel="003B3008">
          <w:delInstrText>P</w:delInstrText>
        </w:r>
      </w:del>
      <w:ins w:id="4261" w:author="msammartano" w:date="2014-02-09T00:18:00Z">
        <w:r w:rsidR="003B3008">
          <w:instrText>p</w:instrText>
        </w:r>
      </w:ins>
      <w:r w:rsidR="0078615E" w:rsidRPr="002E6C8B">
        <w:instrText>ointer</w:instrText>
      </w:r>
      <w:ins w:id="4262" w:author="msammartano" w:date="2014-02-09T00:18:00Z">
        <w:r w:rsidR="003B3008">
          <w:instrText>_nvar&gt;</w:instrText>
        </w:r>
      </w:ins>
      <w:r w:rsidR="0078615E" w:rsidRPr="002E6C8B">
        <w:instrText xml:space="preserve">, </w:instrText>
      </w:r>
      <w:ins w:id="4263" w:author="msammartano" w:date="2014-02-09T00:18:00Z">
        <w:r w:rsidR="003B3008">
          <w:instrText>&lt;</w:instrText>
        </w:r>
      </w:ins>
      <w:del w:id="4264" w:author="msammartano" w:date="2014-02-09T00:18:00Z">
        <w:r w:rsidR="0078615E" w:rsidRPr="002E6C8B" w:rsidDel="003B3008">
          <w:delInstrText>Q</w:delInstrText>
        </w:r>
      </w:del>
      <w:ins w:id="4265" w:author="msammartano" w:date="2014-02-09T00:18:00Z">
        <w:r w:rsidR="003B3008">
          <w:instrText>q</w:instrText>
        </w:r>
      </w:ins>
      <w:r w:rsidR="0078615E" w:rsidRPr="002E6C8B">
        <w:instrText>uery</w:instrText>
      </w:r>
      <w:del w:id="4266" w:author="msammartano" w:date="2014-02-09T00:18:00Z">
        <w:r w:rsidR="0078615E" w:rsidRPr="002E6C8B" w:rsidDel="003B3008">
          <w:delInstrText>$</w:delInstrText>
        </w:r>
      </w:del>
      <w:ins w:id="4267" w:author="msammartano" w:date="2014-02-09T00:18:00Z">
        <w:r w:rsidR="003B3008">
          <w:instrText>_sexp&gt;</w:instrText>
        </w:r>
      </w:ins>
      <w:r w:rsidR="0078615E">
        <w:instrText xml:space="preserve">" </w:instrText>
      </w:r>
      <w:r w:rsidR="00833AAE">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4268" w:name="_Toc379671930"/>
      <w:r>
        <w:t>Graphics</w:t>
      </w:r>
      <w:bookmarkEnd w:id="4268"/>
    </w:p>
    <w:p w:rsidR="009558AD" w:rsidRPr="009558AD" w:rsidRDefault="009558AD" w:rsidP="00EB1F62">
      <w:pPr>
        <w:pStyle w:val="Heading2"/>
      </w:pPr>
      <w:bookmarkStart w:id="4269" w:name="_Toc379671931"/>
      <w:r>
        <w:t>Introduction</w:t>
      </w:r>
      <w:bookmarkEnd w:id="4269"/>
    </w:p>
    <w:p w:rsidR="009558AD" w:rsidRDefault="009558AD" w:rsidP="005F4916">
      <w:pPr>
        <w:pStyle w:val="Heading3"/>
      </w:pPr>
      <w:bookmarkStart w:id="4270" w:name="_Toc379671932"/>
      <w:r>
        <w:t>The Graphics Screen and Graphics Mode</w:t>
      </w:r>
      <w:bookmarkEnd w:id="4270"/>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lastRenderedPageBreak/>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4271" w:name="_Toc379671933"/>
      <w:r>
        <w:t>Display Lists</w:t>
      </w:r>
      <w:bookmarkEnd w:id="4271"/>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4272" w:name="_Toc379671934"/>
      <w:r>
        <w:t>Drawing into Bitmaps</w:t>
      </w:r>
      <w:bookmarkEnd w:id="4272"/>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 xml:space="preserve">The draw-into-bitmap mode is ended when the gr.bitmap.drawinto.end command is issued. Subsequent draw commands will place the objects into the display list for rendering on the screen. If you wish to </w:t>
      </w:r>
      <w:r>
        <w:lastRenderedPageBreak/>
        <w:t>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273" w:name="_Toc379671935"/>
      <w:r>
        <w:t>Colors</w:t>
      </w:r>
      <w:bookmarkEnd w:id="4273"/>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4274" w:name="_Toc379671936"/>
      <w:r>
        <w:t xml:space="preserve">Graphics </w:t>
      </w:r>
      <w:r w:rsidR="005A5756">
        <w:t>Setup</w:t>
      </w:r>
      <w:r>
        <w:t xml:space="preserve"> Commands</w:t>
      </w:r>
      <w:bookmarkEnd w:id="4274"/>
    </w:p>
    <w:p w:rsidR="009558AD" w:rsidRDefault="003A4712" w:rsidP="005F4916">
      <w:pPr>
        <w:pStyle w:val="Heading3"/>
      </w:pPr>
      <w:bookmarkStart w:id="4275" w:name="_Toc379671937"/>
      <w:r>
        <w:t>Gr.</w:t>
      </w:r>
      <w:r w:rsidR="009558AD">
        <w:t>open alpha, red, green, blue</w:t>
      </w:r>
      <w:r w:rsidR="00DC0A63">
        <w:t xml:space="preserve"> {,</w:t>
      </w:r>
      <w:ins w:id="4276" w:author="msammartano" w:date="2014-02-09T00:24:00Z">
        <w:r w:rsidR="003B3008">
          <w:t xml:space="preserve"> </w:t>
        </w:r>
      </w:ins>
      <w:r w:rsidR="009B2826">
        <w:t>&lt;</w:t>
      </w:r>
      <w:r w:rsidR="00DC0A63">
        <w:t>ShowStatusBar</w:t>
      </w:r>
      <w:r w:rsidR="009B2826">
        <w:t>_lexp&gt;</w:t>
      </w:r>
      <w:r w:rsidR="00080DB5">
        <w:t xml:space="preserve"> {</w:t>
      </w:r>
      <w:r w:rsidR="0051285E">
        <w:t xml:space="preserve">, </w:t>
      </w:r>
      <w:r w:rsidR="009B2826">
        <w:t>&lt;</w:t>
      </w:r>
      <w:del w:id="4277" w:author="msammartano" w:date="2014-02-09T00:23:00Z">
        <w:r w:rsidR="0051285E" w:rsidDel="003B3008">
          <w:delText>O</w:delText>
        </w:r>
      </w:del>
      <w:ins w:id="4278" w:author="msammartano" w:date="2014-02-09T00:23:00Z">
        <w:r w:rsidR="003B3008">
          <w:t>o</w:t>
        </w:r>
      </w:ins>
      <w:r w:rsidR="0051285E">
        <w:t>rientation</w:t>
      </w:r>
      <w:r w:rsidR="009B2826">
        <w:t>_nexp&gt;</w:t>
      </w:r>
      <w:r w:rsidR="00080DB5">
        <w:t>}</w:t>
      </w:r>
      <w:r w:rsidR="00DC0A63">
        <w:t>}</w:t>
      </w:r>
      <w:bookmarkEnd w:id="4275"/>
      <w:r w:rsidR="00833AAE">
        <w:fldChar w:fldCharType="begin"/>
      </w:r>
      <w:r w:rsidR="005F1E43">
        <w:instrText xml:space="preserve"> XE "</w:instrText>
      </w:r>
      <w:r w:rsidR="00D70E1E">
        <w:instrText>G</w:instrText>
      </w:r>
      <w:r w:rsidR="005F1E43" w:rsidRPr="007A4EF8">
        <w:instrText xml:space="preserve">r.open alpha, red, green, blue {, </w:instrText>
      </w:r>
      <w:ins w:id="4279" w:author="msammartano" w:date="2014-02-09T00:23:00Z">
        <w:r w:rsidR="003B3008">
          <w:instrText>&lt;</w:instrText>
        </w:r>
      </w:ins>
      <w:r w:rsidR="005F1E43" w:rsidRPr="007A4EF8">
        <w:instrText>ShowStatusBar</w:instrText>
      </w:r>
      <w:ins w:id="4280" w:author="msammartano" w:date="2014-02-09T00:23:00Z">
        <w:r w:rsidR="003B3008">
          <w:instrText>_lexp&gt;</w:instrText>
        </w:r>
      </w:ins>
      <w:r w:rsidR="005F1E43" w:rsidRPr="007A4EF8">
        <w:instrText xml:space="preserve"> {, </w:instrText>
      </w:r>
      <w:ins w:id="4281" w:author="msammartano" w:date="2014-02-09T00:24:00Z">
        <w:r w:rsidR="003B3008">
          <w:instrText>&lt;</w:instrText>
        </w:r>
      </w:ins>
      <w:del w:id="4282" w:author="msammartano" w:date="2014-02-09T00:24:00Z">
        <w:r w:rsidR="005F1E43" w:rsidRPr="007A4EF8" w:rsidDel="003B3008">
          <w:delInstrText>O</w:delInstrText>
        </w:r>
      </w:del>
      <w:ins w:id="4283" w:author="msammartano" w:date="2014-02-09T00:24:00Z">
        <w:r w:rsidR="003B3008">
          <w:instrText>o</w:instrText>
        </w:r>
      </w:ins>
      <w:r w:rsidR="005F1E43" w:rsidRPr="007A4EF8">
        <w:instrText>rientation</w:instrText>
      </w:r>
      <w:ins w:id="4284" w:author="msammartano" w:date="2014-02-09T00:24:00Z">
        <w:r w:rsidR="003B3008">
          <w:instrText>_nexp&gt;</w:instrText>
        </w:r>
      </w:ins>
      <w:r w:rsidR="005F1E43" w:rsidRPr="007A4EF8">
        <w:instrText>}}</w:instrText>
      </w:r>
      <w:r w:rsidR="005F1E43">
        <w:instrText xml:space="preserve">" </w:instrText>
      </w:r>
      <w:r w:rsidR="00833AAE">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4285" w:name="_Toc379671938"/>
      <w:r>
        <w:t>Gr.</w:t>
      </w:r>
      <w:r w:rsidR="009558AD">
        <w:t xml:space="preserve">color alpha, red, green, blue, </w:t>
      </w:r>
      <w:r w:rsidR="009A441D">
        <w:t>&lt;</w:t>
      </w:r>
      <w:r w:rsidR="00844811">
        <w:t>style</w:t>
      </w:r>
      <w:r w:rsidR="009A441D">
        <w:t>_nexp&gt;</w:t>
      </w:r>
      <w:bookmarkEnd w:id="4285"/>
      <w:r w:rsidR="009A441D">
        <w:t xml:space="preserve"> </w:t>
      </w:r>
      <w:r w:rsidR="00833AAE">
        <w:fldChar w:fldCharType="begin"/>
      </w:r>
      <w:r w:rsidR="0078615E">
        <w:instrText xml:space="preserve"> XE "</w:instrText>
      </w:r>
      <w:r w:rsidR="00D70E1E">
        <w:instrText>G</w:instrText>
      </w:r>
      <w:r w:rsidR="0078615E" w:rsidRPr="002E6C8B">
        <w:instrText xml:space="preserve">r.color alpha, red, green, blue, </w:instrText>
      </w:r>
      <w:ins w:id="4286" w:author="msammartano" w:date="2014-02-09T00:24:00Z">
        <w:r w:rsidR="003B3008">
          <w:instrText>&lt;</w:instrText>
        </w:r>
      </w:ins>
      <w:r w:rsidR="00844811">
        <w:instrText>style</w:instrText>
      </w:r>
      <w:ins w:id="4287" w:author="msammartano" w:date="2014-02-09T00:24:00Z">
        <w:r w:rsidR="003B3008">
          <w:instrText>_nexp&gt;</w:instrText>
        </w:r>
      </w:ins>
      <w:r w:rsidR="0078615E">
        <w:instrText xml:space="preserve">" </w:instrText>
      </w:r>
      <w:r w:rsidR="00833AAE">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ins w:id="4288" w:author="msammartano" w:date="2014-02-09T00:25:00Z">
        <w:r w:rsidR="003B3008">
          <w:t xml:space="preserve">The </w:t>
        </w:r>
      </w:ins>
      <w:del w:id="4289" w:author="msammartano" w:date="2014-02-09T00:25:00Z">
        <w:r w:rsidR="009A441D" w:rsidDel="003B3008">
          <w:delText>&lt;</w:delText>
        </w:r>
      </w:del>
      <w:r w:rsidR="009A441D">
        <w:t>Style</w:t>
      </w:r>
      <w:del w:id="4290" w:author="msammartano" w:date="2014-02-09T00:25:00Z">
        <w:r w:rsidR="009A441D" w:rsidDel="003B3008">
          <w:delText>_nexp&gt;</w:delText>
        </w:r>
      </w:del>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lastRenderedPageBreak/>
        <w:t>2: STROKE_AND_FILL. Geometry and text drawn with this style will be both filled and stroked at the same time, respecting the stroke-related fields on the paint.</w:t>
      </w:r>
    </w:p>
    <w:p w:rsidR="00F0174A" w:rsidRDefault="003A4712" w:rsidP="005F4916">
      <w:pPr>
        <w:pStyle w:val="Heading3"/>
      </w:pPr>
      <w:bookmarkStart w:id="4291" w:name="_Toc379671939"/>
      <w:r>
        <w:t>Gr.</w:t>
      </w:r>
      <w:r w:rsidR="00F0174A">
        <w:t>set.AntiAlias &lt;</w:t>
      </w:r>
      <w:r w:rsidR="009A441D">
        <w:t>l</w:t>
      </w:r>
      <w:r w:rsidR="00F0174A">
        <w:t>exp&gt;</w:t>
      </w:r>
      <w:bookmarkEnd w:id="4291"/>
      <w:r w:rsidR="00833AAE">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833AAE">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292" w:name="_Toc379671940"/>
      <w:r>
        <w:t>Gr.</w:t>
      </w:r>
      <w:r w:rsidR="00C260E1">
        <w:t>s</w:t>
      </w:r>
      <w:r w:rsidR="00B37AD8">
        <w:t>et.stroke &lt;nexp&gt;</w:t>
      </w:r>
      <w:bookmarkEnd w:id="4292"/>
      <w:r w:rsidR="00833AAE">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833AAE">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293" w:name="_Toc379671941"/>
      <w:r>
        <w:t>Gr.</w:t>
      </w:r>
      <w:r w:rsidR="009558AD">
        <w:t xml:space="preserve">orientation </w:t>
      </w:r>
      <w:r w:rsidR="009A10E6">
        <w:t>&lt;nexp&gt;</w:t>
      </w:r>
      <w:bookmarkEnd w:id="4293"/>
      <w:r w:rsidR="00833AAE">
        <w:fldChar w:fldCharType="begin"/>
      </w:r>
      <w:r w:rsidR="00D70E1E">
        <w:instrText xml:space="preserve"> XE "</w:instrText>
      </w:r>
      <w:r w:rsidR="00D70E1E" w:rsidRPr="00584997">
        <w:instrText>Gr.orientation &lt;nexp&gt;</w:instrText>
      </w:r>
      <w:r w:rsidR="00D70E1E">
        <w:instrText xml:space="preserve">" </w:instrText>
      </w:r>
      <w:r w:rsidR="00833AAE">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4294" w:name="_Toc379671942"/>
      <w:r>
        <w:t>Gr.</w:t>
      </w:r>
      <w:r w:rsidR="00AE3BB6">
        <w:t xml:space="preserve">StatusBar.Show </w:t>
      </w:r>
      <w:r w:rsidR="00D70E1E">
        <w:t xml:space="preserve"> </w:t>
      </w:r>
      <w:r w:rsidR="00AE3BB6">
        <w:t>&lt;nexp&gt;</w:t>
      </w:r>
      <w:bookmarkEnd w:id="4294"/>
      <w:r w:rsidR="00833AAE">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833AAE">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4295" w:name="_Toc379671943"/>
      <w:r>
        <w:t>Gr.</w:t>
      </w:r>
      <w:r w:rsidR="003E2113">
        <w:t>render</w:t>
      </w:r>
      <w:bookmarkEnd w:id="4295"/>
      <w:r w:rsidR="00833AAE">
        <w:fldChar w:fldCharType="begin"/>
      </w:r>
      <w:r w:rsidR="003E2113">
        <w:instrText xml:space="preserve"> XE "</w:instrText>
      </w:r>
      <w:r w:rsidR="00D70E1E">
        <w:instrText>G</w:instrText>
      </w:r>
      <w:r w:rsidR="003E2113" w:rsidRPr="00A55C16">
        <w:instrText>r.render</w:instrText>
      </w:r>
      <w:r w:rsidR="003E2113">
        <w:instrText xml:space="preserve">" </w:instrText>
      </w:r>
      <w:r w:rsidR="00833AAE">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4296" w:name="_Toc379671944"/>
      <w:r>
        <w:t>Gr.</w:t>
      </w:r>
      <w:r w:rsidR="00714DB8">
        <w:t>screen width, height{, density }</w:t>
      </w:r>
      <w:bookmarkEnd w:id="4296"/>
      <w:r w:rsidR="00833AAE">
        <w:fldChar w:fldCharType="begin"/>
      </w:r>
      <w:r w:rsidR="00D70E1E">
        <w:instrText xml:space="preserve"> XE "</w:instrText>
      </w:r>
      <w:r w:rsidR="00D70E1E" w:rsidRPr="00C32EBD">
        <w:instrText>Gr.screen width, height{, density }</w:instrText>
      </w:r>
      <w:r w:rsidR="00D70E1E">
        <w:instrText xml:space="preserve">" </w:instrText>
      </w:r>
      <w:r w:rsidR="00833AAE">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lastRenderedPageBreak/>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297" w:name="_Toc379671945"/>
      <w:r>
        <w:t>Gr.</w:t>
      </w:r>
      <w:r w:rsidR="00CD79D5">
        <w:t>scale x_factor, y_factor</w:t>
      </w:r>
      <w:bookmarkEnd w:id="4297"/>
      <w:r w:rsidR="00833AAE">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833AAE">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4298" w:name="_Toc379671946"/>
      <w:r>
        <w:t>Gr.</w:t>
      </w:r>
      <w:r w:rsidR="009558AD">
        <w:t>cls</w:t>
      </w:r>
      <w:bookmarkEnd w:id="4298"/>
      <w:r w:rsidR="00833AAE">
        <w:fldChar w:fldCharType="begin"/>
      </w:r>
      <w:r w:rsidR="0078615E">
        <w:instrText xml:space="preserve"> XE "</w:instrText>
      </w:r>
      <w:r w:rsidR="00D70E1E">
        <w:instrText>G</w:instrText>
      </w:r>
      <w:r w:rsidR="0078615E" w:rsidRPr="002E6C8B">
        <w:instrText>r.cls</w:instrText>
      </w:r>
      <w:r w:rsidR="0078615E">
        <w:instrText xml:space="preserve">" </w:instrText>
      </w:r>
      <w:r w:rsidR="00833AAE">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4299" w:name="_Toc379671947"/>
      <w:r>
        <w:t>Gr.</w:t>
      </w:r>
      <w:r w:rsidR="009558AD">
        <w:t>close</w:t>
      </w:r>
      <w:bookmarkEnd w:id="4299"/>
      <w:r w:rsidR="00833AAE">
        <w:fldChar w:fldCharType="begin"/>
      </w:r>
      <w:r w:rsidR="0078615E">
        <w:instrText xml:space="preserve"> XE "</w:instrText>
      </w:r>
      <w:r w:rsidR="00D70E1E">
        <w:instrText>G</w:instrText>
      </w:r>
      <w:r w:rsidR="0078615E" w:rsidRPr="002E6C8B">
        <w:instrText>r.close</w:instrText>
      </w:r>
      <w:r w:rsidR="0078615E">
        <w:instrText xml:space="preserve">" </w:instrText>
      </w:r>
      <w:r w:rsidR="00833AAE">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300" w:name="_Toc379671948"/>
      <w:r>
        <w:t>Gr.</w:t>
      </w:r>
      <w:r w:rsidR="009558AD">
        <w:t>front</w:t>
      </w:r>
      <w:r w:rsidR="0078615E">
        <w:t xml:space="preserve"> </w:t>
      </w:r>
      <w:r w:rsidR="009558AD">
        <w:t xml:space="preserve"> flag</w:t>
      </w:r>
      <w:bookmarkEnd w:id="4300"/>
      <w:r w:rsidR="00833AAE">
        <w:fldChar w:fldCharType="begin"/>
      </w:r>
      <w:r w:rsidR="0078615E">
        <w:instrText xml:space="preserve"> XE "</w:instrText>
      </w:r>
      <w:r w:rsidR="00D70E1E">
        <w:instrText>G</w:instrText>
      </w:r>
      <w:r w:rsidR="0078615E" w:rsidRPr="002E6C8B">
        <w:instrText>r.front  flag</w:instrText>
      </w:r>
      <w:r w:rsidR="0078615E">
        <w:instrText xml:space="preserve">" </w:instrText>
      </w:r>
      <w:r w:rsidR="00833AAE">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lastRenderedPageBreak/>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301" w:name="_Toc379671949"/>
      <w:r>
        <w:t>Gr.</w:t>
      </w:r>
      <w:r w:rsidR="00330882">
        <w:t>brightness &lt;nexp&gt;</w:t>
      </w:r>
      <w:bookmarkEnd w:id="4301"/>
      <w:r w:rsidR="00833AAE">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833AAE">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302" w:name="_Toc379671950"/>
      <w:r>
        <w:t>Graphical Object Creation Commands</w:t>
      </w:r>
      <w:bookmarkEnd w:id="4302"/>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"Gr.get.paint"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303" w:name="_Toc379671951"/>
      <w:r>
        <w:t>Gr.point &lt;</w:t>
      </w:r>
      <w:del w:id="4304" w:author="msammartano" w:date="2014-02-09T00:26:00Z">
        <w:r w:rsidDel="003B3008">
          <w:delText>O</w:delText>
        </w:r>
      </w:del>
      <w:ins w:id="4305" w:author="msammartano" w:date="2014-02-09T00:26:00Z">
        <w:r w:rsidR="003B3008">
          <w:t>o</w:t>
        </w:r>
      </w:ins>
      <w:r>
        <w:t>bject_number_nvar&gt;, x, y</w:t>
      </w:r>
      <w:bookmarkEnd w:id="4303"/>
      <w:r w:rsidR="00833AAE">
        <w:fldChar w:fldCharType="begin"/>
      </w:r>
      <w:r>
        <w:instrText xml:space="preserve"> XE "</w:instrText>
      </w:r>
      <w:r w:rsidRPr="005D551A">
        <w:instrText>Gr.point &lt;</w:instrText>
      </w:r>
      <w:del w:id="4306" w:author="msammartano" w:date="2014-02-09T00:26:00Z">
        <w:r w:rsidRPr="005D551A" w:rsidDel="003B3008">
          <w:delInstrText>O</w:delInstrText>
        </w:r>
      </w:del>
      <w:ins w:id="4307" w:author="msammartano" w:date="2014-02-09T00:26:00Z">
        <w:r w:rsidR="003B3008">
          <w:instrText>o</w:instrText>
        </w:r>
      </w:ins>
      <w:r w:rsidRPr="005D551A">
        <w:instrText>bject_number_nvar&gt;, x, y</w:instrText>
      </w:r>
      <w:r>
        <w:instrText xml:space="preserve">" </w:instrText>
      </w:r>
      <w:r w:rsidR="00833AAE">
        <w:fldChar w:fldCharType="end"/>
      </w:r>
    </w:p>
    <w:p w:rsidR="00F34946" w:rsidRDefault="00F34946" w:rsidP="00F34946">
      <w:r>
        <w:t xml:space="preserve">Creates and inserts a point object into the Display List. The point will be located at (x,y). </w:t>
      </w:r>
      <w:ins w:id="4308" w:author="msammartano" w:date="2014-02-09T00:26:00Z">
        <w:r w:rsidR="003B3008">
          <w:t xml:space="preserve">The </w:t>
        </w:r>
      </w:ins>
      <w:r>
        <w:t>&lt;</w:t>
      </w:r>
      <w:del w:id="4309" w:author="msammartano" w:date="2014-02-09T00:26:00Z">
        <w:r w:rsidDel="003B3008">
          <w:delText>O</w:delText>
        </w:r>
      </w:del>
      <w:ins w:id="4310" w:author="msammartano" w:date="2014-02-09T00:26:00Z">
        <w:r w:rsidR="003B3008">
          <w:t>o</w:t>
        </w:r>
      </w:ins>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4311" w:name="_Toc379671952"/>
      <w:r>
        <w:t>Gr.</w:t>
      </w:r>
      <w:r w:rsidR="009558AD">
        <w:t xml:space="preserve">line </w:t>
      </w:r>
      <w:r w:rsidR="008A5D10">
        <w:t>&lt;</w:t>
      </w:r>
      <w:del w:id="4312" w:author="msammartano" w:date="2014-02-09T00:26:00Z">
        <w:r w:rsidR="009558AD" w:rsidDel="003B3008">
          <w:delText>O</w:delText>
        </w:r>
      </w:del>
      <w:ins w:id="4313" w:author="msammartano" w:date="2014-02-09T00:26:00Z">
        <w:r w:rsidR="003B3008">
          <w:t>o</w:t>
        </w:r>
      </w:ins>
      <w:r w:rsidR="009558AD">
        <w:t>bject_number</w:t>
      </w:r>
      <w:r w:rsidR="008A5D10">
        <w:t>_nvar&gt;</w:t>
      </w:r>
      <w:r w:rsidR="009558AD">
        <w:t>, x1, y1, x2, y2</w:t>
      </w:r>
      <w:bookmarkEnd w:id="4311"/>
      <w:r w:rsidR="00833AAE">
        <w:fldChar w:fldCharType="begin"/>
      </w:r>
      <w:r w:rsidR="0078615E">
        <w:instrText xml:space="preserve"> XE "</w:instrText>
      </w:r>
      <w:r w:rsidR="00D70E1E">
        <w:instrText>G</w:instrText>
      </w:r>
      <w:r w:rsidR="0078615E" w:rsidRPr="002E6C8B">
        <w:instrText xml:space="preserve">r.line </w:instrText>
      </w:r>
      <w:r w:rsidR="008A5D10">
        <w:instrText>&lt;</w:instrText>
      </w:r>
      <w:del w:id="4314" w:author="msammartano" w:date="2014-02-09T00:26:00Z">
        <w:r w:rsidR="008A5D10" w:rsidDel="003B3008">
          <w:delInstrText>O</w:delInstrText>
        </w:r>
      </w:del>
      <w:ins w:id="4315" w:author="msammartano" w:date="2014-02-09T00:26:00Z">
        <w:r w:rsidR="003B3008">
          <w:instrText>o</w:instrText>
        </w:r>
      </w:ins>
      <w:r w:rsidR="008A5D10">
        <w:instrText>bject_number_nvar&gt;</w:instrText>
      </w:r>
      <w:r w:rsidR="0078615E" w:rsidRPr="002E6C8B">
        <w:instrText>, x1, y1, x2, y2</w:instrText>
      </w:r>
      <w:r w:rsidR="0078615E">
        <w:instrText xml:space="preserve">" </w:instrText>
      </w:r>
      <w:r w:rsidR="00833AAE">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ins w:id="4316" w:author="msammartano" w:date="2014-02-09T00:27:00Z">
        <w:r w:rsidR="003B3008">
          <w:t xml:space="preserve">The </w:t>
        </w:r>
      </w:ins>
      <w:del w:id="4317" w:author="msammartano" w:date="2014-02-09T00:26:00Z">
        <w:r w:rsidRPr="00025C66" w:rsidDel="003B3008">
          <w:delText> </w:delText>
        </w:r>
      </w:del>
      <w:r w:rsidR="008A5D10">
        <w:t>&lt;</w:t>
      </w:r>
      <w:del w:id="4318" w:author="msammartano" w:date="2014-02-09T00:27:00Z">
        <w:r w:rsidR="008A5D10" w:rsidDel="003B3008">
          <w:delText>O</w:delText>
        </w:r>
      </w:del>
      <w:ins w:id="4319" w:author="msammartano" w:date="2014-02-09T00:27:00Z">
        <w:r w:rsidR="003B3008">
          <w:t>o</w:t>
        </w:r>
      </w:ins>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lastRenderedPageBreak/>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4320" w:name="_Toc379671953"/>
      <w:r>
        <w:t>Gr.</w:t>
      </w:r>
      <w:r w:rsidR="009558AD">
        <w:t xml:space="preserve">rect </w:t>
      </w:r>
      <w:r w:rsidR="008A5D10">
        <w:t>&lt;</w:t>
      </w:r>
      <w:del w:id="4321" w:author="msammartano" w:date="2014-02-09T00:27:00Z">
        <w:r w:rsidR="008A5D10" w:rsidDel="003B3008">
          <w:delText>O</w:delText>
        </w:r>
      </w:del>
      <w:ins w:id="4322" w:author="msammartano" w:date="2014-02-09T00:27:00Z">
        <w:r w:rsidR="003B3008">
          <w:t>o</w:t>
        </w:r>
      </w:ins>
      <w:r w:rsidR="008A5D10">
        <w:t>bject_number_nvar&gt;</w:t>
      </w:r>
      <w:r w:rsidR="009558AD">
        <w:t>, left, top, right, bottom</w:t>
      </w:r>
      <w:bookmarkEnd w:id="4320"/>
      <w:r w:rsidR="00833AAE">
        <w:fldChar w:fldCharType="begin"/>
      </w:r>
      <w:r w:rsidR="0078615E">
        <w:instrText xml:space="preserve"> XE "</w:instrText>
      </w:r>
      <w:r w:rsidR="00D70E1E">
        <w:instrText>G</w:instrText>
      </w:r>
      <w:r w:rsidR="0078615E" w:rsidRPr="002E6C8B">
        <w:instrText xml:space="preserve">r.rect </w:instrText>
      </w:r>
      <w:r w:rsidR="008A5D10">
        <w:instrText>&lt;</w:instrText>
      </w:r>
      <w:del w:id="4323" w:author="msammartano" w:date="2014-02-09T00:27:00Z">
        <w:r w:rsidR="008A5D10" w:rsidDel="003B3008">
          <w:delInstrText>O</w:delInstrText>
        </w:r>
      </w:del>
      <w:ins w:id="4324" w:author="msammartano" w:date="2014-02-09T00:27:00Z">
        <w:r w:rsidR="003B3008">
          <w:instrText>o</w:instrText>
        </w:r>
      </w:ins>
      <w:r w:rsidR="008A5D10">
        <w:instrText>bject_number_nvar&gt;</w:instrText>
      </w:r>
      <w:r w:rsidR="0078615E" w:rsidRPr="002E6C8B">
        <w:instrText>, left, top, right, bottom</w:instrText>
      </w:r>
      <w:r w:rsidR="0078615E">
        <w:instrText xml:space="preserve">" </w:instrText>
      </w:r>
      <w:r w:rsidR="00833AAE">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ins w:id="4325" w:author="msammartano" w:date="2014-02-09T00:27:00Z">
        <w:r w:rsidR="003B3008">
          <w:t xml:space="preserve">The </w:t>
        </w:r>
      </w:ins>
      <w:r w:rsidR="008A5D10">
        <w:t>&lt;</w:t>
      </w:r>
      <w:del w:id="4326" w:author="msammartano" w:date="2014-02-09T00:27:00Z">
        <w:r w:rsidR="008A5D10" w:rsidDel="003B3008">
          <w:delText>O</w:delText>
        </w:r>
      </w:del>
      <w:ins w:id="4327" w:author="msammartano" w:date="2014-02-09T00:27:00Z">
        <w:r w:rsidR="003B3008">
          <w:t>o</w:t>
        </w:r>
      </w:ins>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4328" w:name="_Toc379671954"/>
      <w:r>
        <w:t>Gr.</w:t>
      </w:r>
      <w:r w:rsidR="009558AD">
        <w:t xml:space="preserve">oval </w:t>
      </w:r>
      <w:r w:rsidR="008A5D10">
        <w:t>&lt;</w:t>
      </w:r>
      <w:del w:id="4329" w:author="msammartano" w:date="2014-02-09T00:27:00Z">
        <w:r w:rsidR="008A5D10" w:rsidDel="003B3008">
          <w:delText>O</w:delText>
        </w:r>
      </w:del>
      <w:ins w:id="4330" w:author="msammartano" w:date="2014-02-09T00:27:00Z">
        <w:r w:rsidR="003B3008">
          <w:t>o</w:t>
        </w:r>
      </w:ins>
      <w:r w:rsidR="008A5D10">
        <w:t>bject_number_nvar&gt;</w:t>
      </w:r>
      <w:r w:rsidR="009558AD">
        <w:t>, left, top, right, bottom</w:t>
      </w:r>
      <w:bookmarkEnd w:id="4328"/>
      <w:r w:rsidR="00833AAE">
        <w:fldChar w:fldCharType="begin"/>
      </w:r>
      <w:r w:rsidR="0078615E">
        <w:instrText xml:space="preserve"> XE "</w:instrText>
      </w:r>
      <w:r w:rsidR="00DA734E">
        <w:instrText>G</w:instrText>
      </w:r>
      <w:r w:rsidR="0078615E" w:rsidRPr="002E6C8B">
        <w:instrText xml:space="preserve">r.oval </w:instrText>
      </w:r>
      <w:r w:rsidR="008A5D10">
        <w:instrText>&lt;</w:instrText>
      </w:r>
      <w:del w:id="4331" w:author="msammartano" w:date="2014-02-09T00:27:00Z">
        <w:r w:rsidR="008A5D10" w:rsidDel="003B3008">
          <w:delInstrText>O</w:delInstrText>
        </w:r>
      </w:del>
      <w:ins w:id="4332" w:author="msammartano" w:date="2014-02-09T00:27:00Z">
        <w:r w:rsidR="003B3008">
          <w:instrText>o</w:instrText>
        </w:r>
      </w:ins>
      <w:r w:rsidR="008A5D10">
        <w:instrText>bject_number_nvar&gt;</w:instrText>
      </w:r>
      <w:r w:rsidR="0078615E" w:rsidRPr="002E6C8B">
        <w:instrText>, left, top, right, bottom</w:instrText>
      </w:r>
      <w:r w:rsidR="0078615E">
        <w:instrText xml:space="preserve">" </w:instrText>
      </w:r>
      <w:r w:rsidR="00833AAE">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ins w:id="4333" w:author="msammartano" w:date="2014-02-09T00:27:00Z">
        <w:r w:rsidR="003B3008">
          <w:t xml:space="preserve">The </w:t>
        </w:r>
      </w:ins>
      <w:r w:rsidR="008A5D10">
        <w:t>&lt;</w:t>
      </w:r>
      <w:del w:id="4334" w:author="msammartano" w:date="2014-02-09T00:27:00Z">
        <w:r w:rsidR="008A5D10" w:rsidDel="003B3008">
          <w:delText>O</w:delText>
        </w:r>
      </w:del>
      <w:ins w:id="4335" w:author="msammartano" w:date="2014-02-09T00:27:00Z">
        <w:r w:rsidR="003B3008">
          <w:t>o</w:t>
        </w:r>
      </w:ins>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4336" w:name="_Toc379671955"/>
      <w:r>
        <w:t>Gr.</w:t>
      </w:r>
      <w:r w:rsidR="009558AD">
        <w:t xml:space="preserve">arc </w:t>
      </w:r>
      <w:r w:rsidR="008A5D10">
        <w:t>&lt;</w:t>
      </w:r>
      <w:del w:id="4337" w:author="msammartano" w:date="2014-02-09T00:27:00Z">
        <w:r w:rsidR="008A5D10" w:rsidDel="003B3008">
          <w:delText>O</w:delText>
        </w:r>
      </w:del>
      <w:ins w:id="4338" w:author="msammartano" w:date="2014-02-09T00:27:00Z">
        <w:r w:rsidR="003B3008">
          <w:t>o</w:t>
        </w:r>
      </w:ins>
      <w:r w:rsidR="008A5D10">
        <w:t>bject_number_nvar&gt;</w:t>
      </w:r>
      <w:r w:rsidR="009558AD">
        <w:t>, left, top, right, bottom, start_angle, sweep_angle, fill_mode</w:t>
      </w:r>
      <w:bookmarkEnd w:id="4336"/>
      <w:r w:rsidR="00833AAE">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del w:id="4339" w:author="msammartano" w:date="2014-02-09T00:27:00Z">
        <w:r w:rsidR="008A5D10" w:rsidDel="003B3008">
          <w:delInstrText>O</w:delInstrText>
        </w:r>
      </w:del>
      <w:ins w:id="4340" w:author="msammartano" w:date="2014-02-09T00:27:00Z">
        <w:r w:rsidR="003B3008">
          <w:instrText>o</w:instrText>
        </w:r>
      </w:ins>
      <w:r w:rsidR="008A5D10">
        <w:instrText>bject_number_nvar&gt;</w:instrText>
      </w:r>
      <w:r w:rsidR="0078615E" w:rsidRPr="002E6C8B">
        <w:instrText>, left, top, right, bottom, start_angle, sweep_angle, fill_mode</w:instrText>
      </w:r>
      <w:r w:rsidR="0078615E">
        <w:instrText xml:space="preserve">" </w:instrText>
      </w:r>
      <w:r w:rsidR="00833AAE">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ins w:id="4341" w:author="msammartano" w:date="2014-02-09T00:27:00Z">
        <w:r w:rsidR="003B3008">
          <w:t xml:space="preserve">The </w:t>
        </w:r>
      </w:ins>
      <w:r w:rsidR="008A5D10">
        <w:t>&lt;</w:t>
      </w:r>
      <w:del w:id="4342" w:author="msammartano" w:date="2014-02-09T00:27:00Z">
        <w:r w:rsidR="008A5D10" w:rsidDel="003B3008">
          <w:delText>O</w:delText>
        </w:r>
      </w:del>
      <w:ins w:id="4343" w:author="msammartano" w:date="2014-02-09T00:27:00Z">
        <w:r w:rsidR="003B3008">
          <w:t>o</w:t>
        </w:r>
      </w:ins>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344" w:name="_Toc379671956"/>
      <w:r>
        <w:t>Gr.</w:t>
      </w:r>
      <w:r w:rsidR="009558AD">
        <w:t xml:space="preserve">circle </w:t>
      </w:r>
      <w:r w:rsidR="008A5D10">
        <w:t>&lt;</w:t>
      </w:r>
      <w:del w:id="4345" w:author="msammartano" w:date="2014-02-09T00:27:00Z">
        <w:r w:rsidR="008A5D10" w:rsidDel="003B3008">
          <w:delText>O</w:delText>
        </w:r>
      </w:del>
      <w:ins w:id="4346" w:author="msammartano" w:date="2014-02-09T00:27:00Z">
        <w:r w:rsidR="003B3008">
          <w:t>o</w:t>
        </w:r>
      </w:ins>
      <w:r w:rsidR="008A5D10">
        <w:t>bject_number_nvar&gt;</w:t>
      </w:r>
      <w:r w:rsidR="009558AD">
        <w:t>, x, y, radius</w:t>
      </w:r>
      <w:bookmarkEnd w:id="4344"/>
      <w:r w:rsidR="00833AAE">
        <w:fldChar w:fldCharType="begin"/>
      </w:r>
      <w:r w:rsidR="0078615E">
        <w:instrText xml:space="preserve"> XE "</w:instrText>
      </w:r>
      <w:r w:rsidR="00DA734E">
        <w:instrText>G</w:instrText>
      </w:r>
      <w:r w:rsidR="0078615E" w:rsidRPr="002E6C8B">
        <w:instrText xml:space="preserve">r.circle </w:instrText>
      </w:r>
      <w:r w:rsidR="008A5D10">
        <w:instrText>&lt;</w:instrText>
      </w:r>
      <w:del w:id="4347" w:author="msammartano" w:date="2014-02-09T00:27:00Z">
        <w:r w:rsidR="008A5D10" w:rsidDel="003B3008">
          <w:delInstrText>O</w:delInstrText>
        </w:r>
      </w:del>
      <w:ins w:id="4348" w:author="msammartano" w:date="2014-02-09T00:27:00Z">
        <w:r w:rsidR="003B3008">
          <w:instrText>o</w:instrText>
        </w:r>
      </w:ins>
      <w:r w:rsidR="008A5D10">
        <w:instrText>bject_number_nvar&gt;</w:instrText>
      </w:r>
      <w:r w:rsidR="0078615E" w:rsidRPr="002E6C8B">
        <w:instrText>, x, y, radius</w:instrText>
      </w:r>
      <w:r w:rsidR="0078615E">
        <w:instrText xml:space="preserve">" </w:instrText>
      </w:r>
      <w:r w:rsidR="00833AAE">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ins w:id="4349" w:author="msammartano" w:date="2014-02-09T00:27:00Z">
        <w:r w:rsidR="003B3008">
          <w:t xml:space="preserve">The </w:t>
        </w:r>
      </w:ins>
      <w:r w:rsidR="008A5D10">
        <w:t>&lt;</w:t>
      </w:r>
      <w:del w:id="4350" w:author="msammartano" w:date="2014-02-09T00:27:00Z">
        <w:r w:rsidR="008A5D10" w:rsidDel="003B3008">
          <w:delText>O</w:delText>
        </w:r>
      </w:del>
      <w:ins w:id="4351" w:author="msammartano" w:date="2014-02-09T00:27:00Z">
        <w:r w:rsidR="003B3008">
          <w:t>o</w:t>
        </w:r>
      </w:ins>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4352" w:name="_Toc379671957"/>
      <w:r>
        <w:lastRenderedPageBreak/>
        <w:t>Gr.</w:t>
      </w:r>
      <w:r w:rsidR="00054246">
        <w:t xml:space="preserve">set.pixels </w:t>
      </w:r>
      <w:r w:rsidR="008A5D10">
        <w:t>&lt;</w:t>
      </w:r>
      <w:del w:id="4353" w:author="msammartano" w:date="2014-02-09T00:27:00Z">
        <w:r w:rsidR="008A5D10" w:rsidDel="003B3008">
          <w:delText>O</w:delText>
        </w:r>
      </w:del>
      <w:ins w:id="4354" w:author="msammartano" w:date="2014-02-09T00:27:00Z">
        <w:r w:rsidR="003B3008">
          <w:t>o</w:t>
        </w:r>
      </w:ins>
      <w:r w:rsidR="008A5D10">
        <w:t>bject_number_nvar&gt;</w:t>
      </w:r>
      <w:r w:rsidR="00054246">
        <w:t xml:space="preserve">, </w:t>
      </w:r>
      <w:del w:id="4355" w:author="msammartano" w:date="2014-02-09T00:28:00Z">
        <w:r w:rsidR="00054246" w:rsidDel="003B3008">
          <w:delText>P</w:delText>
        </w:r>
      </w:del>
      <w:ins w:id="4356" w:author="msammartano" w:date="2014-02-09T00:28:00Z">
        <w:r w:rsidR="003B3008">
          <w:t>p</w:t>
        </w:r>
      </w:ins>
      <w:r w:rsidR="00054246">
        <w:t>ixels</w:t>
      </w:r>
      <w:r w:rsidR="00087425">
        <w:t>[] {,x,y}</w:t>
      </w:r>
      <w:bookmarkEnd w:id="4352"/>
      <w:r w:rsidR="00833AAE">
        <w:fldChar w:fldCharType="begin"/>
      </w:r>
      <w:r w:rsidR="00087425">
        <w:instrText xml:space="preserve"> XE "</w:instrText>
      </w:r>
      <w:r w:rsidR="00DA734E">
        <w:instrText>G</w:instrText>
      </w:r>
      <w:r w:rsidR="00087425" w:rsidRPr="00B4348B">
        <w:instrText xml:space="preserve">r.set.pixels </w:instrText>
      </w:r>
      <w:r w:rsidR="008A5D10">
        <w:instrText>&lt;</w:instrText>
      </w:r>
      <w:del w:id="4357" w:author="msammartano" w:date="2014-02-09T00:28:00Z">
        <w:r w:rsidR="008A5D10" w:rsidDel="003B3008">
          <w:delInstrText>O</w:delInstrText>
        </w:r>
      </w:del>
      <w:ins w:id="4358" w:author="msammartano" w:date="2014-02-09T00:28:00Z">
        <w:r w:rsidR="003B3008">
          <w:instrText>o</w:instrText>
        </w:r>
      </w:ins>
      <w:r w:rsidR="008A5D10">
        <w:instrText>bject_number_nvar&gt;</w:instrText>
      </w:r>
      <w:r w:rsidR="00087425" w:rsidRPr="00B4348B">
        <w:instrText xml:space="preserve">, </w:instrText>
      </w:r>
      <w:del w:id="4359" w:author="msammartano" w:date="2014-02-09T00:28:00Z">
        <w:r w:rsidR="00087425" w:rsidRPr="00B4348B" w:rsidDel="003B3008">
          <w:delInstrText>P</w:delInstrText>
        </w:r>
      </w:del>
      <w:ins w:id="4360" w:author="msammartano" w:date="2014-02-09T00:28:00Z">
        <w:r w:rsidR="003B3008">
          <w:instrText>p</w:instrText>
        </w:r>
      </w:ins>
      <w:r w:rsidR="00087425" w:rsidRPr="00B4348B">
        <w:instrText>ixels[] {,x,y}</w:instrText>
      </w:r>
      <w:r w:rsidR="00087425">
        <w:instrText xml:space="preserve">" </w:instrText>
      </w:r>
      <w:r w:rsidR="00833AAE">
        <w:fldChar w:fldCharType="end"/>
      </w:r>
    </w:p>
    <w:p w:rsidR="00054246" w:rsidRDefault="00054246" w:rsidP="009A086F">
      <w:r>
        <w:t xml:space="preserve">Inserts an array of pixel points into the </w:t>
      </w:r>
      <w:r w:rsidR="007B78EF">
        <w:t>Object</w:t>
      </w:r>
      <w:r>
        <w:t xml:space="preserve"> </w:t>
      </w:r>
      <w:r w:rsidR="009A086F">
        <w:t>L</w:t>
      </w:r>
      <w:r>
        <w:t xml:space="preserve">ist. The </w:t>
      </w:r>
      <w:del w:id="4361" w:author="msammartano" w:date="2014-02-09T00:28:00Z">
        <w:r w:rsidDel="003B3008">
          <w:delText>P</w:delText>
        </w:r>
      </w:del>
      <w:ins w:id="4362" w:author="msammartano" w:date="2014-02-09T00:28:00Z">
        <w:r w:rsidR="003B3008">
          <w:t>p</w:t>
        </w:r>
      </w:ins>
      <w:r>
        <w:t xml:space="preserve">ixels[] array contains pairs of x and y coordinates for each pixel. The </w:t>
      </w:r>
      <w:del w:id="4363" w:author="msammartano" w:date="2014-02-09T00:28:00Z">
        <w:r w:rsidDel="003B3008">
          <w:delText>P</w:delText>
        </w:r>
      </w:del>
      <w:ins w:id="4364" w:author="msammartano" w:date="2014-02-09T00:28:00Z">
        <w:r w:rsidR="003B3008">
          <w:t>p</w:t>
        </w:r>
      </w:ins>
      <w:r>
        <w:t>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365" w:name="_Toc379671958"/>
      <w:r>
        <w:t xml:space="preserve">Gr.poly </w:t>
      </w:r>
      <w:r w:rsidR="008A5D10">
        <w:t>&lt;</w:t>
      </w:r>
      <w:del w:id="4366" w:author="msammartano" w:date="2014-02-09T00:28:00Z">
        <w:r w:rsidR="008A5D10" w:rsidDel="003B3008">
          <w:delText>O</w:delText>
        </w:r>
      </w:del>
      <w:ins w:id="4367" w:author="msammartano" w:date="2014-02-09T00:28:00Z">
        <w:r w:rsidR="003B3008">
          <w:t>o</w:t>
        </w:r>
      </w:ins>
      <w:r w:rsidR="008A5D10">
        <w:t>bject_number_nvar&gt;</w:t>
      </w:r>
      <w:r>
        <w:t xml:space="preserve">, </w:t>
      </w:r>
      <w:del w:id="4368" w:author="msammartano" w:date="2014-02-09T00:28:00Z">
        <w:r w:rsidDel="003B3008">
          <w:delText>L</w:delText>
        </w:r>
      </w:del>
      <w:ins w:id="4369" w:author="msammartano" w:date="2014-02-09T00:28:00Z">
        <w:r w:rsidR="003B3008">
          <w:t>l</w:t>
        </w:r>
      </w:ins>
      <w:r>
        <w:t>ist_pointer {,x</w:t>
      </w:r>
      <w:r w:rsidR="00C35C1F">
        <w:t>,</w:t>
      </w:r>
      <w:r w:rsidR="0034592D">
        <w:t xml:space="preserve"> </w:t>
      </w:r>
      <w:r>
        <w:t>y}</w:t>
      </w:r>
      <w:bookmarkEnd w:id="4365"/>
      <w:r w:rsidR="00833AAE">
        <w:fldChar w:fldCharType="begin"/>
      </w:r>
      <w:r>
        <w:instrText xml:space="preserve"> XE "</w:instrText>
      </w:r>
      <w:r w:rsidRPr="00B63E7E">
        <w:instrText xml:space="preserve">Gr.poly </w:instrText>
      </w:r>
      <w:r w:rsidR="008A5D10">
        <w:instrText>&lt;</w:instrText>
      </w:r>
      <w:del w:id="4370" w:author="msammartano" w:date="2014-02-09T00:28:00Z">
        <w:r w:rsidR="008A5D10" w:rsidDel="003B3008">
          <w:delInstrText>O</w:delInstrText>
        </w:r>
      </w:del>
      <w:ins w:id="4371" w:author="msammartano" w:date="2014-02-09T00:28:00Z">
        <w:r w:rsidR="003B3008">
          <w:instrText>o</w:instrText>
        </w:r>
      </w:ins>
      <w:r w:rsidR="008A5D10">
        <w:instrText>bject_number_nvar&gt;</w:instrText>
      </w:r>
      <w:r w:rsidRPr="00B63E7E">
        <w:instrText xml:space="preserve">, </w:instrText>
      </w:r>
      <w:del w:id="4372" w:author="msammartano" w:date="2014-02-09T00:28:00Z">
        <w:r w:rsidRPr="00B63E7E" w:rsidDel="003B3008">
          <w:delInstrText>L</w:delInstrText>
        </w:r>
      </w:del>
      <w:ins w:id="4373" w:author="msammartano" w:date="2014-02-09T00:28:00Z">
        <w:r w:rsidR="003B3008">
          <w:instrText>l</w:instrText>
        </w:r>
      </w:ins>
      <w:r w:rsidRPr="00B63E7E">
        <w:instrText>ist_pointer {,x</w:instrText>
      </w:r>
      <w:r w:rsidR="00C35C1F">
        <w:instrText>,</w:instrText>
      </w:r>
      <w:r w:rsidRPr="00B63E7E">
        <w:instrText>y}</w:instrText>
      </w:r>
      <w:r>
        <w:instrText xml:space="preserve">" </w:instrText>
      </w:r>
      <w:r w:rsidR="00833AAE">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del w:id="4374" w:author="msammartano" w:date="2014-02-09T00:29:00Z">
        <w:r w:rsidDel="003B3008">
          <w:delText>L</w:delText>
        </w:r>
      </w:del>
      <w:ins w:id="4375" w:author="msammartano" w:date="2014-02-09T00:29:00Z">
        <w:r w:rsidR="003B3008">
          <w:t>l</w:t>
        </w:r>
      </w:ins>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376" w:name="_Toc379671959"/>
      <w:r>
        <w:lastRenderedPageBreak/>
        <w:t>Hide and Show Commands</w:t>
      </w:r>
      <w:bookmarkEnd w:id="4376"/>
    </w:p>
    <w:p w:rsidR="009558AD" w:rsidRDefault="003A4712" w:rsidP="005F4916">
      <w:pPr>
        <w:pStyle w:val="Heading3"/>
      </w:pPr>
      <w:bookmarkStart w:id="4377" w:name="_Toc379671960"/>
      <w:r>
        <w:t>Gr.</w:t>
      </w:r>
      <w:r w:rsidR="009558AD">
        <w:t xml:space="preserve">hide </w:t>
      </w:r>
      <w:ins w:id="4378" w:author="msammartano" w:date="2014-02-09T00:29:00Z">
        <w:r w:rsidR="003B3008">
          <w:t>&lt;</w:t>
        </w:r>
      </w:ins>
      <w:del w:id="4379" w:author="msammartano" w:date="2014-02-09T00:29:00Z">
        <w:r w:rsidR="009558AD" w:rsidDel="003B3008">
          <w:delText>O</w:delText>
        </w:r>
      </w:del>
      <w:ins w:id="4380" w:author="msammartano" w:date="2014-02-09T00:29:00Z">
        <w:r w:rsidR="003B3008">
          <w:t>o</w:t>
        </w:r>
      </w:ins>
      <w:r w:rsidR="009558AD">
        <w:t>bject_number</w:t>
      </w:r>
      <w:ins w:id="4381" w:author="msammartano" w:date="2014-02-09T00:29:00Z">
        <w:r w:rsidR="003B3008">
          <w:t>_nvar&gt;</w:t>
        </w:r>
      </w:ins>
      <w:bookmarkEnd w:id="4377"/>
      <w:r w:rsidR="00833AAE">
        <w:fldChar w:fldCharType="begin"/>
      </w:r>
      <w:r w:rsidR="0078615E">
        <w:instrText xml:space="preserve"> XE "</w:instrText>
      </w:r>
      <w:r w:rsidR="00DA734E">
        <w:instrText>G</w:instrText>
      </w:r>
      <w:r w:rsidR="0078615E" w:rsidRPr="002E6C8B">
        <w:instrText xml:space="preserve">r.hide </w:instrText>
      </w:r>
      <w:ins w:id="4382" w:author="msammartano" w:date="2014-02-09T00:29:00Z">
        <w:r w:rsidR="003B3008">
          <w:instrText>&lt;</w:instrText>
        </w:r>
      </w:ins>
      <w:del w:id="4383" w:author="msammartano" w:date="2014-02-09T00:29:00Z">
        <w:r w:rsidR="0078615E" w:rsidRPr="002E6C8B" w:rsidDel="003B3008">
          <w:delInstrText>O</w:delInstrText>
        </w:r>
      </w:del>
      <w:ins w:id="4384" w:author="msammartano" w:date="2014-02-09T00:29:00Z">
        <w:r w:rsidR="003B3008">
          <w:instrText>o</w:instrText>
        </w:r>
      </w:ins>
      <w:r w:rsidR="0078615E" w:rsidRPr="002E6C8B">
        <w:instrText>bject_number</w:instrText>
      </w:r>
      <w:ins w:id="4385" w:author="msammartano" w:date="2014-02-09T00:29:00Z">
        <w:r w:rsidR="003B3008">
          <w:instrText>_nvar&gt;</w:instrText>
        </w:r>
      </w:ins>
      <w:r w:rsidR="0078615E">
        <w:instrText xml:space="preserve">" </w:instrText>
      </w:r>
      <w:r w:rsidR="00833AAE">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4386" w:name="_Toc379671961"/>
      <w:r>
        <w:t>Gr.</w:t>
      </w:r>
      <w:r w:rsidR="009558AD">
        <w:t xml:space="preserve">show </w:t>
      </w:r>
      <w:ins w:id="4387" w:author="msammartano" w:date="2014-02-09T00:29:00Z">
        <w:r w:rsidR="003B3008">
          <w:t>&lt;</w:t>
        </w:r>
      </w:ins>
      <w:del w:id="4388" w:author="msammartano" w:date="2014-02-09T00:29:00Z">
        <w:r w:rsidR="009558AD" w:rsidDel="003B3008">
          <w:delText>O</w:delText>
        </w:r>
      </w:del>
      <w:ins w:id="4389" w:author="msammartano" w:date="2014-02-09T00:29:00Z">
        <w:r w:rsidR="003B3008">
          <w:t>o</w:t>
        </w:r>
      </w:ins>
      <w:r w:rsidR="009558AD">
        <w:t>bject_number</w:t>
      </w:r>
      <w:ins w:id="4390" w:author="msammartano" w:date="2014-02-09T00:29:00Z">
        <w:r w:rsidR="003B3008">
          <w:t>_nvar&gt;</w:t>
        </w:r>
      </w:ins>
      <w:bookmarkEnd w:id="4386"/>
      <w:r w:rsidR="00833AAE">
        <w:fldChar w:fldCharType="begin"/>
      </w:r>
      <w:r w:rsidR="0078615E">
        <w:instrText xml:space="preserve"> XE "</w:instrText>
      </w:r>
      <w:r w:rsidR="00DA734E">
        <w:instrText>G</w:instrText>
      </w:r>
      <w:r w:rsidR="0078615E" w:rsidRPr="002E6C8B">
        <w:instrText xml:space="preserve">r.show </w:instrText>
      </w:r>
      <w:ins w:id="4391" w:author="msammartano" w:date="2014-02-09T00:30:00Z">
        <w:r w:rsidR="003B3008">
          <w:instrText>&lt;</w:instrText>
        </w:r>
      </w:ins>
      <w:del w:id="4392" w:author="msammartano" w:date="2014-02-09T00:29:00Z">
        <w:r w:rsidR="0078615E" w:rsidRPr="002E6C8B" w:rsidDel="003B3008">
          <w:delInstrText>O</w:delInstrText>
        </w:r>
      </w:del>
      <w:ins w:id="4393" w:author="msammartano" w:date="2014-02-09T00:29:00Z">
        <w:r w:rsidR="003B3008">
          <w:instrText>o</w:instrText>
        </w:r>
      </w:ins>
      <w:r w:rsidR="0078615E" w:rsidRPr="002E6C8B">
        <w:instrText>bject_number</w:instrText>
      </w:r>
      <w:ins w:id="4394" w:author="msammartano" w:date="2014-02-09T00:30:00Z">
        <w:r w:rsidR="003B3008">
          <w:instrText>_nvar&gt;</w:instrText>
        </w:r>
      </w:ins>
      <w:r w:rsidR="0078615E">
        <w:instrText xml:space="preserve">" </w:instrText>
      </w:r>
      <w:r w:rsidR="00833AAE">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4395" w:name="_Toc379671962"/>
      <w:r>
        <w:t>Touch Query Commands</w:t>
      </w:r>
      <w:bookmarkEnd w:id="4395"/>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396" w:name="_Toc379671963"/>
      <w:r>
        <w:t>Gr.</w:t>
      </w:r>
      <w:r w:rsidR="009558AD">
        <w:t xml:space="preserve">touch </w:t>
      </w:r>
      <w:del w:id="4397" w:author="msammartano" w:date="2014-02-09T00:31:00Z">
        <w:r w:rsidR="009F502C" w:rsidDel="003B3008">
          <w:delText>T</w:delText>
        </w:r>
      </w:del>
      <w:ins w:id="4398" w:author="msammartano" w:date="2014-02-09T00:31:00Z">
        <w:r w:rsidR="003B3008">
          <w:t>t</w:t>
        </w:r>
      </w:ins>
      <w:r w:rsidR="009558AD">
        <w:t>ouched, x, y</w:t>
      </w:r>
      <w:bookmarkEnd w:id="4396"/>
      <w:r w:rsidR="00833AAE">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833AAE">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5F4916">
      <w:pPr>
        <w:pStyle w:val="Heading3"/>
      </w:pPr>
      <w:bookmarkStart w:id="4399" w:name="_Toc379671964"/>
      <w:r>
        <w:lastRenderedPageBreak/>
        <w:t>Gr.</w:t>
      </w:r>
      <w:r w:rsidR="009558AD">
        <w:t xml:space="preserve">bounded.touch </w:t>
      </w:r>
      <w:del w:id="4400" w:author="msammartano" w:date="2014-02-09T00:31:00Z">
        <w:r w:rsidR="009F502C" w:rsidDel="003B3008">
          <w:delText>T</w:delText>
        </w:r>
      </w:del>
      <w:ins w:id="4401" w:author="msammartano" w:date="2014-02-09T00:31:00Z">
        <w:r w:rsidR="003B3008">
          <w:t>t</w:t>
        </w:r>
      </w:ins>
      <w:r w:rsidR="009558AD">
        <w:t>ouched, left, top, right, bottom</w:t>
      </w:r>
      <w:bookmarkEnd w:id="4399"/>
      <w:r w:rsidR="00833AAE">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833AAE">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5F4916">
      <w:pPr>
        <w:pStyle w:val="Heading3"/>
      </w:pPr>
      <w:bookmarkStart w:id="4402" w:name="_Toc379671965"/>
      <w:r>
        <w:t>Gr.</w:t>
      </w:r>
      <w:r w:rsidR="00345956">
        <w:t>touch2 touched, x, y</w:t>
      </w:r>
      <w:bookmarkEnd w:id="4402"/>
      <w:r w:rsidR="00833AAE">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833AAE">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403" w:name="_Toc379671966"/>
      <w:r>
        <w:t>Gr.</w:t>
      </w:r>
      <w:r w:rsidR="00345956">
        <w:t>bounded.touch2 touched, left, top, right, bottom</w:t>
      </w:r>
      <w:bookmarkEnd w:id="4403"/>
      <w:r w:rsidR="00833AAE">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833AAE">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404" w:name="_Toc379671967"/>
      <w:r>
        <w:t>O</w:t>
      </w:r>
      <w:r w:rsidR="00725691">
        <w:t>nGRTouch</w:t>
      </w:r>
      <w:r w:rsidR="00583B62">
        <w:t>:</w:t>
      </w:r>
      <w:bookmarkEnd w:id="4404"/>
      <w:r w:rsidR="00833AAE">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833AAE">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405" w:name="_Toc379671968"/>
      <w:r>
        <w:t>Gr.</w:t>
      </w:r>
      <w:r w:rsidR="00583B62" w:rsidRPr="00970C8A">
        <w:t>on</w:t>
      </w:r>
      <w:r w:rsidR="005C7965" w:rsidRPr="00970C8A">
        <w:t>GR</w:t>
      </w:r>
      <w:r w:rsidR="00583B62" w:rsidRPr="00970C8A">
        <w:t>Touch.</w:t>
      </w:r>
      <w:del w:id="4406" w:author="msammartano" w:date="2014-02-09T00:31:00Z">
        <w:r w:rsidR="00583B62" w:rsidRPr="00970C8A" w:rsidDel="003B3008">
          <w:delText>R</w:delText>
        </w:r>
      </w:del>
      <w:ins w:id="4407" w:author="msammartano" w:date="2014-02-09T00:31:00Z">
        <w:r w:rsidR="003B3008">
          <w:t>r</w:t>
        </w:r>
      </w:ins>
      <w:r w:rsidR="00583B62" w:rsidRPr="00970C8A">
        <w:t>esume</w:t>
      </w:r>
      <w:bookmarkEnd w:id="4405"/>
      <w:r w:rsidR="00833AAE"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del w:id="4408" w:author="msammartano" w:date="2014-02-09T00:31:00Z">
        <w:r w:rsidR="00716E6B" w:rsidRPr="00970C8A" w:rsidDel="003B3008">
          <w:delInstrText>R</w:delInstrText>
        </w:r>
      </w:del>
      <w:ins w:id="4409" w:author="msammartano" w:date="2014-02-09T00:31:00Z">
        <w:r w:rsidR="003B3008">
          <w:instrText>r</w:instrText>
        </w:r>
      </w:ins>
      <w:r w:rsidR="00716E6B" w:rsidRPr="00970C8A">
        <w:instrText xml:space="preserve">esume" </w:instrText>
      </w:r>
      <w:r w:rsidR="00833AAE"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410" w:name="_Toc379671969"/>
      <w:r>
        <w:t>Text Commands</w:t>
      </w:r>
      <w:bookmarkEnd w:id="4410"/>
    </w:p>
    <w:p w:rsidR="009558AD" w:rsidRDefault="003A4712" w:rsidP="005F4916">
      <w:pPr>
        <w:pStyle w:val="Heading3"/>
      </w:pPr>
      <w:bookmarkStart w:id="4411" w:name="_Toc379671970"/>
      <w:r>
        <w:t>Gr.</w:t>
      </w:r>
      <w:r w:rsidR="009558AD">
        <w:t>text.align type</w:t>
      </w:r>
      <w:bookmarkEnd w:id="4411"/>
      <w:r w:rsidR="00833AAE">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833AAE">
        <w:fldChar w:fldCharType="end"/>
      </w:r>
    </w:p>
    <w:p w:rsidR="009558AD" w:rsidRDefault="009558AD" w:rsidP="00D173FA">
      <w:r>
        <w:t>Align the text relative to the (x,y) coordinates given in the "gr.text.draw" command.</w:t>
      </w:r>
      <w:r>
        <w:br/>
        <w:t>type values: 1 = Left,</w:t>
      </w:r>
      <w:del w:id="4412" w:author="msammartano" w:date="2014-02-09T00:32:00Z">
        <w:r w:rsidDel="003B3008">
          <w:delText> </w:delText>
        </w:r>
      </w:del>
      <w:r>
        <w:t xml:space="preserve"> 2 = Center, 3 = Right.</w:t>
      </w:r>
    </w:p>
    <w:p w:rsidR="009558AD" w:rsidRDefault="003A4712" w:rsidP="005F4916">
      <w:pPr>
        <w:pStyle w:val="Heading3"/>
      </w:pPr>
      <w:bookmarkStart w:id="4413" w:name="_Toc379671971"/>
      <w:r>
        <w:t>Gr.</w:t>
      </w:r>
      <w:r w:rsidR="009558AD">
        <w:t xml:space="preserve">text.size </w:t>
      </w:r>
      <w:r w:rsidR="00DB0B71">
        <w:t>&lt;nexp&gt;</w:t>
      </w:r>
      <w:bookmarkEnd w:id="4413"/>
      <w:r w:rsidR="00833AAE">
        <w:fldChar w:fldCharType="begin"/>
      </w:r>
      <w:r w:rsidR="00DB0B71">
        <w:instrText xml:space="preserve"> XE "</w:instrText>
      </w:r>
      <w:r w:rsidR="00DB0B71" w:rsidRPr="005C3F0F">
        <w:instrText>Gr.text.size &lt;nexp&gt;</w:instrText>
      </w:r>
      <w:r w:rsidR="00DB0B71">
        <w:instrText xml:space="preserve">" </w:instrText>
      </w:r>
      <w:r w:rsidR="00833AAE">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414" w:name="_Toc379671972"/>
      <w:r>
        <w:t>Gr.</w:t>
      </w:r>
      <w:r w:rsidR="004118E1" w:rsidRPr="00D173FA">
        <w:t>text.width &lt;nvar&gt;, &lt;sexp&gt;</w:t>
      </w:r>
      <w:bookmarkEnd w:id="4414"/>
      <w:r w:rsidR="00833AAE"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833AAE"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4415" w:name="_Toc379671973"/>
      <w:r>
        <w:lastRenderedPageBreak/>
        <w:t>Gr.</w:t>
      </w:r>
      <w:r w:rsidR="00C72B28">
        <w:t>get.textbounds &lt;sexp&gt;, left, top, right, bottom</w:t>
      </w:r>
      <w:bookmarkEnd w:id="4415"/>
      <w:r w:rsidR="00833AAE">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833AAE">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4416" w:name="_Toc379671974"/>
      <w:r>
        <w:t>Gr.</w:t>
      </w:r>
      <w:r w:rsidR="00E95069">
        <w:t xml:space="preserve">text.typeface </w:t>
      </w:r>
      <w:r w:rsidR="00DB0B71">
        <w:t>&lt;nexp&gt;</w:t>
      </w:r>
      <w:bookmarkEnd w:id="4416"/>
      <w:del w:id="4417" w:author="msammartano" w:date="2014-02-09T00:32:00Z">
        <w:r w:rsidR="008A230C" w:rsidDel="0081032D">
          <w:delText xml:space="preserve"> </w:delText>
        </w:r>
      </w:del>
      <w:r w:rsidR="00833AAE">
        <w:fldChar w:fldCharType="begin"/>
      </w:r>
      <w:r w:rsidR="00E94276">
        <w:instrText xml:space="preserve"> XE "</w:instrText>
      </w:r>
      <w:r w:rsidR="00DB0B71">
        <w:instrText>G</w:instrText>
      </w:r>
      <w:r w:rsidR="00E94276" w:rsidRPr="00B35654">
        <w:instrText xml:space="preserve">r.text.typeface </w:instrText>
      </w:r>
      <w:r w:rsidR="00DB0B71">
        <w:instrText>&lt;nexp&gt;</w:instrText>
      </w:r>
      <w:del w:id="4418" w:author="msammartano" w:date="2014-02-09T00:32:00Z">
        <w:r w:rsidR="008A230C" w:rsidDel="0081032D">
          <w:delInstrText xml:space="preserve"> </w:delInstrText>
        </w:r>
      </w:del>
      <w:r w:rsidR="00E94276">
        <w:instrText xml:space="preserve">" </w:instrText>
      </w:r>
      <w:r w:rsidR="00833AAE">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419" w:name="_Toc379671975"/>
      <w:r>
        <w:t>Gr.</w:t>
      </w:r>
      <w:r w:rsidR="009558AD">
        <w:t xml:space="preserve">text.bold </w:t>
      </w:r>
      <w:r w:rsidR="00634DDF">
        <w:t>&lt;lexp&gt;</w:t>
      </w:r>
      <w:bookmarkEnd w:id="4419"/>
      <w:r w:rsidR="00833AAE">
        <w:fldChar w:fldCharType="begin"/>
      </w:r>
      <w:r w:rsidR="00DB0B71">
        <w:instrText xml:space="preserve"> XE "</w:instrText>
      </w:r>
      <w:r w:rsidR="00DB0B71" w:rsidRPr="0003228C">
        <w:instrText>Gr.text.bold &lt;lexp&gt;</w:instrText>
      </w:r>
      <w:r w:rsidR="00DB0B71">
        <w:instrText xml:space="preserve">" </w:instrText>
      </w:r>
      <w:r w:rsidR="00833AAE">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420" w:name="_Toc379671976"/>
      <w:r>
        <w:t>Gr.</w:t>
      </w:r>
      <w:r w:rsidR="00E94276">
        <w:t xml:space="preserve">text.skew </w:t>
      </w:r>
      <w:r w:rsidR="00634DDF">
        <w:t>&lt;nexp&gt;</w:t>
      </w:r>
      <w:bookmarkEnd w:id="4420"/>
      <w:r w:rsidR="00833AAE">
        <w:fldChar w:fldCharType="begin"/>
      </w:r>
      <w:r w:rsidR="00DB0B71">
        <w:instrText xml:space="preserve"> XE "</w:instrText>
      </w:r>
      <w:r w:rsidR="00DB0B71" w:rsidRPr="00370275">
        <w:instrText>Gr.text.skew &lt;nexp&gt;</w:instrText>
      </w:r>
      <w:r w:rsidR="00DB0B71">
        <w:instrText xml:space="preserve">" </w:instrText>
      </w:r>
      <w:r w:rsidR="00833AAE">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421" w:name="_Toc379671977"/>
      <w:r>
        <w:t>Gr.</w:t>
      </w:r>
      <w:r w:rsidR="009558AD">
        <w:t xml:space="preserve">text.underline </w:t>
      </w:r>
      <w:r w:rsidR="00634DDF">
        <w:t>&lt;lexp&gt;</w:t>
      </w:r>
      <w:bookmarkEnd w:id="4421"/>
      <w:r w:rsidR="00833AAE">
        <w:fldChar w:fldCharType="begin"/>
      </w:r>
      <w:r w:rsidR="00DB0B71">
        <w:instrText xml:space="preserve"> XE "</w:instrText>
      </w:r>
      <w:r w:rsidR="00DB0B71" w:rsidRPr="004165CB">
        <w:instrText>Gr.text.underline &lt;lexp&gt;</w:instrText>
      </w:r>
      <w:r w:rsidR="00DB0B71">
        <w:instrText xml:space="preserve">" </w:instrText>
      </w:r>
      <w:r w:rsidR="00833AAE">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422" w:name="_Toc379671978"/>
      <w:r>
        <w:t>Gr.</w:t>
      </w:r>
      <w:r w:rsidR="009558AD">
        <w:t xml:space="preserve">text.strike </w:t>
      </w:r>
      <w:r w:rsidR="00634DDF">
        <w:t>&lt;lexp&gt;</w:t>
      </w:r>
      <w:bookmarkEnd w:id="4422"/>
      <w:r w:rsidR="00833AAE">
        <w:fldChar w:fldCharType="begin"/>
      </w:r>
      <w:r w:rsidR="00231401">
        <w:instrText xml:space="preserve"> XE "</w:instrText>
      </w:r>
      <w:r w:rsidR="00231401" w:rsidRPr="0064206A">
        <w:instrText>Gr.text.strike &lt;lexp&gt;</w:instrText>
      </w:r>
      <w:r w:rsidR="00231401">
        <w:instrText xml:space="preserve">" </w:instrText>
      </w:r>
      <w:r w:rsidR="00833AAE">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423" w:name="_Toc379671979"/>
      <w:r>
        <w:lastRenderedPageBreak/>
        <w:t>Gr.</w:t>
      </w:r>
      <w:r w:rsidR="009558AD">
        <w:t xml:space="preserve">text.draw </w:t>
      </w:r>
      <w:r w:rsidR="00634DDF">
        <w:t>&lt;</w:t>
      </w:r>
      <w:del w:id="4424" w:author="msammartano" w:date="2014-02-09T00:33:00Z">
        <w:r w:rsidR="009558AD" w:rsidDel="0081032D">
          <w:delText>O</w:delText>
        </w:r>
      </w:del>
      <w:ins w:id="4425" w:author="msammartano" w:date="2014-02-09T00:33:00Z">
        <w:r w:rsidR="0081032D">
          <w:t>o</w:t>
        </w:r>
      </w:ins>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423"/>
      <w:r w:rsidR="00833AAE">
        <w:fldChar w:fldCharType="begin"/>
      </w:r>
      <w:r w:rsidR="00231401">
        <w:instrText xml:space="preserve"> XE "</w:instrText>
      </w:r>
      <w:r w:rsidR="00231401" w:rsidRPr="00516B89">
        <w:instrText>Gr.text.draw &lt;</w:instrText>
      </w:r>
      <w:del w:id="4426" w:author="msammartano" w:date="2014-02-09T00:33:00Z">
        <w:r w:rsidR="00231401" w:rsidRPr="00516B89" w:rsidDel="0081032D">
          <w:delInstrText>O</w:delInstrText>
        </w:r>
      </w:del>
      <w:ins w:id="4427" w:author="msammartano" w:date="2014-02-09T00:33:00Z">
        <w:r w:rsidR="0081032D">
          <w:instrText>o</w:instrText>
        </w:r>
      </w:ins>
      <w:r w:rsidR="00231401" w:rsidRPr="00516B89">
        <w:instrText>bject_number_nvar&gt;, &lt;x_nexp&gt;, &lt;y_nexp&gt;, &lt;text_object_sexp&gt;</w:instrText>
      </w:r>
      <w:r w:rsidR="00231401">
        <w:instrText xml:space="preserve">" </w:instrText>
      </w:r>
      <w:r w:rsidR="00833AAE">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ins w:id="4428" w:author="msammartano" w:date="2014-02-09T00:33:00Z">
        <w:r w:rsidR="0081032D">
          <w:t xml:space="preserve">The </w:t>
        </w:r>
      </w:ins>
      <w:r w:rsidR="00D720A5" w:rsidRPr="00D720A5">
        <w:t>&lt;</w:t>
      </w:r>
      <w:del w:id="4429" w:author="msammartano" w:date="2014-02-09T00:33:00Z">
        <w:r w:rsidR="00D720A5" w:rsidRPr="00D720A5" w:rsidDel="0081032D">
          <w:delText>O</w:delText>
        </w:r>
      </w:del>
      <w:ins w:id="4430" w:author="msammartano" w:date="2014-02-09T00:33:00Z">
        <w:r w:rsidR="0081032D">
          <w:t>o</w:t>
        </w:r>
      </w:ins>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431" w:name="_Toc379671980"/>
      <w:r>
        <w:t>Bitmap Commands</w:t>
      </w:r>
      <w:bookmarkEnd w:id="4431"/>
    </w:p>
    <w:p w:rsidR="00D05EDD" w:rsidRDefault="00D05EDD" w:rsidP="005F4916">
      <w:pPr>
        <w:pStyle w:val="Heading3"/>
      </w:pPr>
      <w:bookmarkStart w:id="4432" w:name="_Toc379671981"/>
      <w:r>
        <w:t xml:space="preserve">Gr.bitmap.create </w:t>
      </w:r>
      <w:r w:rsidR="00231401">
        <w:t>&lt;</w:t>
      </w:r>
      <w:r>
        <w:t>bitmap_ptr</w:t>
      </w:r>
      <w:r w:rsidR="00231401">
        <w:t>_nvar&gt;</w:t>
      </w:r>
      <w:r>
        <w:t>, width, height</w:t>
      </w:r>
      <w:bookmarkEnd w:id="4432"/>
      <w:r w:rsidR="00833AAE">
        <w:fldChar w:fldCharType="begin"/>
      </w:r>
      <w:r w:rsidR="007D29E2">
        <w:instrText xml:space="preserve"> XE "</w:instrText>
      </w:r>
      <w:r w:rsidR="007D29E2" w:rsidRPr="00C078A8">
        <w:instrText>Gr.bitmap.create &lt;bitmap_ptr_nvar&gt;, width, height</w:instrText>
      </w:r>
      <w:r w:rsidR="007D29E2">
        <w:instrText xml:space="preserve">" </w:instrText>
      </w:r>
      <w:r w:rsidR="00833AAE">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433" w:name="_Toc379671982"/>
      <w:r>
        <w:t>Gr.</w:t>
      </w:r>
      <w:r w:rsidR="009558AD">
        <w:t xml:space="preserve">bitmap.load </w:t>
      </w:r>
      <w:r w:rsidR="00231401">
        <w:t>&lt;bitmap_ptr_nvar&gt;</w:t>
      </w:r>
      <w:r w:rsidR="009558AD">
        <w:t>, File_name$</w:t>
      </w:r>
      <w:bookmarkEnd w:id="4433"/>
      <w:r w:rsidR="00833AAE">
        <w:fldChar w:fldCharType="begin"/>
      </w:r>
      <w:r w:rsidR="0078615E">
        <w:instrText xml:space="preserve"> XE "</w:instrText>
      </w:r>
      <w:r w:rsidR="0078615E" w:rsidRPr="002E6C8B">
        <w:instrText>gr.bitmap.load bitmap_ptr, File_name$</w:instrText>
      </w:r>
      <w:r w:rsidR="0078615E">
        <w:instrText xml:space="preserve">" </w:instrText>
      </w:r>
      <w:r w:rsidR="00833AAE">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del w:id="4434" w:author="msammartano" w:date="2014-02-08T10:48:00Z">
        <w:r w:rsidR="000C0A8B" w:rsidDel="00A50C6A">
          <w:delText>/</w:delText>
        </w:r>
      </w:del>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w:t>
      </w:r>
      <w:del w:id="4435" w:author="msammartano" w:date="2014-02-09T00:34:00Z">
        <w:r w:rsidR="004D3745" w:rsidDel="0081032D">
          <w:delText> </w:delText>
        </w:r>
      </w:del>
      <w:r w:rsidR="004D3745">
        <w:t xml:space="preserve">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436" w:name="_Toc379671983"/>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436"/>
      <w:r w:rsidR="00833AAE">
        <w:fldChar w:fldCharType="begin"/>
      </w:r>
      <w:r w:rsidR="007D29E2">
        <w:instrText xml:space="preserve"> XE "</w:instrText>
      </w:r>
      <w:r w:rsidR="007D29E2" w:rsidRPr="007853D3">
        <w:instrText>Gr.bitmap.size &lt;bitmap_ptr_nvar&gt;, width, height</w:instrText>
      </w:r>
      <w:r w:rsidR="007D29E2">
        <w:instrText xml:space="preserve">" </w:instrText>
      </w:r>
      <w:r w:rsidR="00833AAE">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437" w:name="_Toc379671984"/>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437"/>
      <w:r w:rsidR="00833AAE">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833AAE">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lastRenderedPageBreak/>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438" w:name="_Toc379671985"/>
      <w:r>
        <w:t>Gr.</w:t>
      </w:r>
      <w:r w:rsidR="009558AD">
        <w:t xml:space="preserve">bitmap.delete </w:t>
      </w:r>
      <w:r w:rsidR="00231401">
        <w:t>&lt;bitmap_ptr_nvar&gt;</w:t>
      </w:r>
      <w:bookmarkEnd w:id="4438"/>
      <w:r w:rsidR="00833AAE">
        <w:fldChar w:fldCharType="begin"/>
      </w:r>
      <w:r w:rsidR="007D29E2">
        <w:instrText xml:space="preserve"> XE "</w:instrText>
      </w:r>
      <w:r w:rsidR="007D29E2" w:rsidRPr="00705D87">
        <w:instrText>Gr.bitmap.delete &lt;bitmap_ptr_nvar&gt;</w:instrText>
      </w:r>
      <w:r w:rsidR="007D29E2">
        <w:instrText xml:space="preserve">" </w:instrText>
      </w:r>
      <w:r w:rsidR="00833AAE">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439" w:name="_Toc379671986"/>
      <w:r>
        <w:t>Gr.</w:t>
      </w:r>
      <w:r w:rsidR="00963048">
        <w:t xml:space="preserve">bitmap.crop </w:t>
      </w:r>
      <w:r w:rsidR="000F725A">
        <w:t>&lt;new_bitmap_object_n</w:t>
      </w:r>
      <w:r w:rsidR="0007633F">
        <w:t>var&gt;, &lt;source_bitmap_object_nexp&gt;, &lt;x_nexp&gt;, &lt;y_nexp&gt;, &lt;width_nexp&gt;, &lt;height_nexp&gt;</w:t>
      </w:r>
      <w:bookmarkEnd w:id="4439"/>
      <w:r w:rsidR="00833AAE">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833AAE">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440" w:name="_Toc379671987"/>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440"/>
      <w:r w:rsidR="00833AAE">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833AAE">
        <w:fldChar w:fldCharType="end"/>
      </w:r>
    </w:p>
    <w:p w:rsidR="004654DD" w:rsidRDefault="004654DD" w:rsidP="004654DD">
      <w:r>
        <w:t xml:space="preserve">Saves the specified bitmap to a file. The default path is </w:t>
      </w:r>
      <w:r w:rsidR="00F5651B">
        <w:t>"</w:t>
      </w:r>
      <w:del w:id="4441" w:author="msammartano" w:date="2014-02-08T10:48:00Z">
        <w:r w:rsidR="000C0A8B" w:rsidDel="00A50C6A">
          <w:delText>/</w:delText>
        </w:r>
      </w:del>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442" w:name="_Toc379671988"/>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442"/>
      <w:r w:rsidR="00833AAE">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833AAE">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443" w:name="_Toc379671989"/>
      <w:r>
        <w:t>Gr.</w:t>
      </w:r>
      <w:r w:rsidR="005B2415">
        <w:t>get.bm</w:t>
      </w:r>
      <w:r w:rsidR="005B2415" w:rsidRPr="0042524E">
        <w:t>pixel</w:t>
      </w:r>
      <w:r w:rsidR="005B2415">
        <w:t xml:space="preserve"> </w:t>
      </w:r>
      <w:r w:rsidR="00622D55">
        <w:t>&lt;bitmap_ptr_nvar&gt;</w:t>
      </w:r>
      <w:r w:rsidR="005B2415">
        <w:t>, x, y, alpha, red, green, blue</w:t>
      </w:r>
      <w:bookmarkEnd w:id="4443"/>
      <w:r w:rsidR="00833AAE">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833AAE">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444" w:name="_Toc379671990"/>
      <w:r>
        <w:lastRenderedPageBreak/>
        <w:t>Gr.</w:t>
      </w:r>
      <w:r w:rsidR="00490D0B">
        <w:t xml:space="preserve">bitmap.drawinto.start </w:t>
      </w:r>
      <w:r w:rsidR="00B37C37">
        <w:t>&lt;bitmap_ptr_nvar&gt;</w:t>
      </w:r>
      <w:bookmarkEnd w:id="4444"/>
      <w:r w:rsidR="00833AAE">
        <w:fldChar w:fldCharType="begin"/>
      </w:r>
      <w:r w:rsidR="00622D55">
        <w:instrText xml:space="preserve"> XE "</w:instrText>
      </w:r>
      <w:r w:rsidR="00622D55" w:rsidRPr="002F69AC">
        <w:instrText>Gr.bitmap.drawinto.start &lt;bitmap_ptr_nvar&gt;</w:instrText>
      </w:r>
      <w:r w:rsidR="00622D55">
        <w:instrText xml:space="preserve">" </w:instrText>
      </w:r>
      <w:r w:rsidR="00833AAE">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445" w:name="_Toc379671991"/>
      <w:r>
        <w:t>Gr.</w:t>
      </w:r>
      <w:r w:rsidR="00D05EDD">
        <w:t>bitmap.drawinto.end</w:t>
      </w:r>
      <w:bookmarkEnd w:id="4445"/>
      <w:r w:rsidR="00833AAE">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833AAE">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446" w:name="_Toc379671992"/>
      <w:r>
        <w:t>Rotate Commands</w:t>
      </w:r>
      <w:bookmarkEnd w:id="4446"/>
    </w:p>
    <w:p w:rsidR="009558AD" w:rsidRDefault="003A4712" w:rsidP="005F4916">
      <w:pPr>
        <w:pStyle w:val="Heading3"/>
      </w:pPr>
      <w:bookmarkStart w:id="4447" w:name="_Toc379671993"/>
      <w:r>
        <w:t>Gr.</w:t>
      </w:r>
      <w:r w:rsidR="009558AD">
        <w:t>rotate.start angle, x, y</w:t>
      </w:r>
      <w:r w:rsidR="00490E53">
        <w:t>{,&lt;obj_nvar&gt;}</w:t>
      </w:r>
      <w:bookmarkEnd w:id="4447"/>
      <w:r w:rsidR="00833AAE">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833AAE">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448" w:name="_Toc379671994"/>
      <w:r>
        <w:t>Gr.</w:t>
      </w:r>
      <w:r w:rsidR="009558AD">
        <w:t>rotate.end</w:t>
      </w:r>
      <w:r w:rsidR="00490E53">
        <w:t xml:space="preserve"> {&lt;obj_nvar&gt;}</w:t>
      </w:r>
      <w:bookmarkEnd w:id="4448"/>
      <w:r w:rsidR="00833AAE">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833AAE">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449" w:name="_Toc379671995"/>
      <w:r>
        <w:t>Camera Commands</w:t>
      </w:r>
      <w:bookmarkEnd w:id="4449"/>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lastRenderedPageBreak/>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del w:id="4450" w:author="msammartano" w:date="2014-02-08T10:49:00Z">
        <w:r w:rsidR="005F4916" w:rsidDel="00A50C6A">
          <w:delText>/</w:delText>
        </w:r>
      </w:del>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451" w:name="_Toc379671996"/>
      <w:r>
        <w:t>Gr.camera.select 1|2</w:t>
      </w:r>
      <w:bookmarkEnd w:id="4451"/>
      <w:r w:rsidR="00833AAE">
        <w:fldChar w:fldCharType="begin"/>
      </w:r>
      <w:r w:rsidR="000A4E4F">
        <w:instrText xml:space="preserve"> XE "</w:instrText>
      </w:r>
      <w:r w:rsidR="000A4E4F" w:rsidRPr="007919C5">
        <w:instrText>Gr.camera.select 1|2</w:instrText>
      </w:r>
      <w:r w:rsidR="000A4E4F">
        <w:instrText xml:space="preserve">" </w:instrText>
      </w:r>
      <w:r w:rsidR="00833AAE">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452" w:name="_Toc379671997"/>
      <w:r>
        <w:t>Gr.</w:t>
      </w:r>
      <w:r w:rsidR="00FA6D79">
        <w:t>camera.shoot</w:t>
      </w:r>
      <w:r w:rsidR="000A4E4F">
        <w:t xml:space="preserve"> &lt;</w:t>
      </w:r>
      <w:r w:rsidR="00FA6D79">
        <w:t>bm_ptr</w:t>
      </w:r>
      <w:r w:rsidR="000A4E4F">
        <w:t>_nvar&gt;</w:t>
      </w:r>
      <w:bookmarkEnd w:id="4452"/>
      <w:r w:rsidR="00833AAE">
        <w:fldChar w:fldCharType="begin"/>
      </w:r>
      <w:r w:rsidR="00FD7CB8">
        <w:instrText xml:space="preserve"> XE "</w:instrText>
      </w:r>
      <w:r w:rsidR="00FD7CB8" w:rsidRPr="00DC5172">
        <w:instrText>Gr.camera.shoot &lt;bm_ptr_nvar&gt;</w:instrText>
      </w:r>
      <w:r w:rsidR="00FD7CB8">
        <w:instrText xml:space="preserve">" </w:instrText>
      </w:r>
      <w:r w:rsidR="00833AAE">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 xml:space="preserve">using the other commands even if you do not have camera </w:t>
      </w:r>
      <w:r>
        <w:lastRenderedPageBreak/>
        <w:t>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453" w:name="_Toc379671998"/>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ins w:id="4454" w:author="msammartano" w:date="2014-02-08T08:52:00Z">
        <w:r w:rsidR="00345C7F">
          <w:t xml:space="preserve"> {, focus_mode_nexp} </w:t>
        </w:r>
      </w:ins>
      <w:r w:rsidR="000B6531">
        <w:t>}</w:t>
      </w:r>
      <w:bookmarkEnd w:id="4453"/>
      <w:r w:rsidR="00833AAE">
        <w:fldChar w:fldCharType="begin"/>
      </w:r>
      <w:r w:rsidR="00FD7CB8">
        <w:instrText xml:space="preserve"> XE "</w:instrText>
      </w:r>
      <w:r w:rsidR="00FD7CB8" w:rsidRPr="00F47BF0">
        <w:instrText>Gr.camera.autoshoot &lt;bm_ptr_nvar&gt;{, &lt;flash_ mode_nexp&gt;</w:instrText>
      </w:r>
      <w:ins w:id="4455" w:author="msammartano" w:date="2014-02-09T00:36:00Z">
        <w:r w:rsidR="0081032D">
          <w:instrText xml:space="preserve"> {, focus_mode_nexp} </w:instrText>
        </w:r>
      </w:ins>
      <w:r w:rsidR="00FD7CB8" w:rsidRPr="00F47BF0">
        <w:instrText>}</w:instrText>
      </w:r>
      <w:r w:rsidR="00FD7CB8">
        <w:instrText xml:space="preserve">" </w:instrText>
      </w:r>
      <w:r w:rsidR="00833AAE">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rPr>
          <w:ins w:id="4456" w:author="msammartano" w:date="2014-02-09T00:38:00Z"/>
        </w:rPr>
      </w:pPr>
      <w:r>
        <w:t>2 = Flash Off</w:t>
      </w:r>
    </w:p>
    <w:p w:rsidR="0081032D" w:rsidRDefault="0081032D" w:rsidP="0081032D">
      <w:pPr>
        <w:spacing w:after="0"/>
        <w:ind w:firstLine="720"/>
        <w:rPr>
          <w:ins w:id="4457" w:author="msammartano" w:date="2014-02-09T00:38:00Z"/>
        </w:rPr>
      </w:pPr>
      <w:ins w:id="4458" w:author="msammartano" w:date="2014-02-09T00:38:00Z">
        <w:r>
          <w:t>3</w:t>
        </w:r>
        <w:r>
          <w:t xml:space="preserve"> = </w:t>
        </w:r>
        <w:r>
          <w:t>Torch</w:t>
        </w:r>
      </w:ins>
    </w:p>
    <w:p w:rsidR="0081032D" w:rsidRDefault="0081032D" w:rsidP="000B6531">
      <w:pPr>
        <w:spacing w:after="0"/>
        <w:ind w:firstLine="720"/>
      </w:pPr>
      <w:ins w:id="4459" w:author="msammartano" w:date="2014-02-09T00:38:00Z">
        <w:r>
          <w:t>4</w:t>
        </w:r>
        <w:r>
          <w:t xml:space="preserve"> = </w:t>
        </w:r>
        <w:r>
          <w:t>Red-eye</w:t>
        </w:r>
      </w:ins>
    </w:p>
    <w:p w:rsidR="000B6531" w:rsidRDefault="000B6531" w:rsidP="002E0AAF">
      <w:pPr>
        <w:ind w:firstLine="720"/>
      </w:pPr>
      <w:r>
        <w:t>The default, if no parameter is given, is Auto Flash.</w:t>
      </w:r>
    </w:p>
    <w:p w:rsidR="00345C7F" w:rsidRDefault="00345C7F" w:rsidP="00345C7F">
      <w:pPr>
        <w:rPr>
          <w:ins w:id="4460" w:author="msammartano" w:date="2014-02-08T08:53:00Z"/>
        </w:rPr>
      </w:pPr>
      <w:ins w:id="4461" w:author="msammartano" w:date="2014-02-08T08:53:00Z">
        <w:r>
          <w:t>The optional f</w:t>
        </w:r>
      </w:ins>
      <w:ins w:id="4462" w:author="msammartano" w:date="2014-02-08T08:54:00Z">
        <w:r>
          <w:t>ocus</w:t>
        </w:r>
      </w:ins>
      <w:ins w:id="4463" w:author="msammartano" w:date="2014-02-08T08:53:00Z">
        <w:r>
          <w:t>_mode numeric expression specifies</w:t>
        </w:r>
      </w:ins>
      <w:ins w:id="4464" w:author="msammartano" w:date="2014-02-08T08:54:00Z">
        <w:r>
          <w:t xml:space="preserve"> the camera focus</w:t>
        </w:r>
      </w:ins>
      <w:ins w:id="4465" w:author="msammartano" w:date="2014-02-08T08:53:00Z">
        <w:r>
          <w:t>.</w:t>
        </w:r>
      </w:ins>
    </w:p>
    <w:p w:rsidR="00345C7F" w:rsidRDefault="00345C7F" w:rsidP="00345C7F">
      <w:pPr>
        <w:spacing w:after="0"/>
        <w:ind w:firstLine="720"/>
        <w:rPr>
          <w:ins w:id="4466" w:author="msammartano" w:date="2014-02-08T08:53:00Z"/>
        </w:rPr>
      </w:pPr>
      <w:ins w:id="4467" w:author="msammartano" w:date="2014-02-08T08:53:00Z">
        <w:r>
          <w:t xml:space="preserve">0 = Auto </w:t>
        </w:r>
      </w:ins>
      <w:ins w:id="4468" w:author="msammartano" w:date="2014-02-08T08:55:00Z">
        <w:r>
          <w:t>Focus</w:t>
        </w:r>
      </w:ins>
    </w:p>
    <w:p w:rsidR="00345C7F" w:rsidRDefault="00345C7F" w:rsidP="00345C7F">
      <w:pPr>
        <w:spacing w:after="0"/>
        <w:ind w:firstLine="720"/>
        <w:rPr>
          <w:ins w:id="4469" w:author="msammartano" w:date="2014-02-08T08:57:00Z"/>
        </w:rPr>
      </w:pPr>
      <w:ins w:id="4470" w:author="msammartano" w:date="2014-02-08T08:53:00Z">
        <w:r>
          <w:t>1 = F</w:t>
        </w:r>
      </w:ins>
      <w:ins w:id="4471" w:author="msammartano" w:date="2014-02-08T08:55:00Z">
        <w:r>
          <w:t>ixed Focus</w:t>
        </w:r>
      </w:ins>
    </w:p>
    <w:p w:rsidR="00345C7F" w:rsidRDefault="00345C7F" w:rsidP="00345C7F">
      <w:pPr>
        <w:spacing w:after="0"/>
        <w:ind w:firstLine="720"/>
        <w:rPr>
          <w:ins w:id="4472" w:author="msammartano" w:date="2014-02-08T08:53:00Z"/>
        </w:rPr>
      </w:pPr>
      <w:ins w:id="4473" w:author="msammartano" w:date="2014-02-08T08:57:00Z">
        <w:r>
          <w:t>2 = Focus at Infinity</w:t>
        </w:r>
      </w:ins>
    </w:p>
    <w:p w:rsidR="00345C7F" w:rsidRDefault="00345C7F" w:rsidP="00345C7F">
      <w:pPr>
        <w:spacing w:after="0"/>
        <w:ind w:firstLine="720"/>
        <w:rPr>
          <w:ins w:id="4474" w:author="msammartano" w:date="2014-02-08T08:53:00Z"/>
        </w:rPr>
      </w:pPr>
      <w:ins w:id="4475" w:author="msammartano" w:date="2014-02-08T08:57:00Z">
        <w:r>
          <w:t>3</w:t>
        </w:r>
      </w:ins>
      <w:ins w:id="4476" w:author="msammartano" w:date="2014-02-08T08:53:00Z">
        <w:r>
          <w:t xml:space="preserve"> = </w:t>
        </w:r>
      </w:ins>
      <w:ins w:id="4477" w:author="msammartano" w:date="2014-02-08T08:57:00Z">
        <w:r>
          <w:t xml:space="preserve">Macro </w:t>
        </w:r>
      </w:ins>
      <w:ins w:id="4478" w:author="msammartano" w:date="2014-02-08T08:56:00Z">
        <w:r>
          <w:t xml:space="preserve">Focus </w:t>
        </w:r>
      </w:ins>
      <w:ins w:id="4479" w:author="msammartano" w:date="2014-02-08T08:57:00Z">
        <w:r>
          <w:t>(close-up)</w:t>
        </w:r>
      </w:ins>
    </w:p>
    <w:p w:rsidR="00345C7F" w:rsidRDefault="00345C7F" w:rsidP="00345C7F">
      <w:pPr>
        <w:ind w:firstLine="720"/>
        <w:rPr>
          <w:ins w:id="4480" w:author="msammartano" w:date="2014-02-08T08:58:00Z"/>
        </w:rPr>
      </w:pPr>
      <w:ins w:id="4481" w:author="msammartano" w:date="2014-02-08T08:53:00Z">
        <w:r>
          <w:t xml:space="preserve">The default, if no parameter is given, is Auto </w:t>
        </w:r>
      </w:ins>
      <w:ins w:id="4482" w:author="msammartano" w:date="2014-02-08T08:57:00Z">
        <w:r>
          <w:t>Focus</w:t>
        </w:r>
      </w:ins>
      <w:ins w:id="4483" w:author="msammartano" w:date="2014-02-08T08:53:00Z">
        <w:r>
          <w:t>.</w:t>
        </w:r>
      </w:ins>
    </w:p>
    <w:p w:rsidR="00345C7F" w:rsidRDefault="00345C7F" w:rsidP="00345C7F">
      <w:pPr>
        <w:rPr>
          <w:ins w:id="4484" w:author="msammartano" w:date="2014-02-08T08:53:00Z"/>
        </w:rPr>
      </w:pPr>
      <w:ins w:id="4485" w:author="msammartano" w:date="2014-02-08T08:58:00Z">
        <w:r>
          <w:t>If you want to specify a focus mode, you must also specify a flash mode.</w:t>
        </w:r>
      </w:ins>
    </w:p>
    <w:p w:rsidR="000B6531" w:rsidRDefault="000B6531" w:rsidP="000B6531">
      <w:pPr>
        <w:spacing w:after="0"/>
      </w:pPr>
      <w:r>
        <w:t xml:space="preserve">The command also stores the captured image into the file, </w:t>
      </w:r>
      <w:r w:rsidR="00F5651B">
        <w:t>"</w:t>
      </w:r>
      <w:del w:id="4486" w:author="msammartano" w:date="2014-02-08T10:49:00Z">
        <w:r w:rsidR="005F4916" w:rsidDel="00A50C6A">
          <w:delText>/</w:delText>
        </w:r>
      </w:del>
      <w:r w:rsidR="005F4916">
        <w:t>&lt;pref base drive&gt;/</w:t>
      </w:r>
      <w:r w:rsidR="009D5C0C">
        <w:t>rfo-basic/data/image.png</w:t>
      </w:r>
      <w:r w:rsidR="00F5651B">
        <w:t>"</w:t>
      </w:r>
      <w:r w:rsidR="002E0AAF">
        <w:t>.</w:t>
      </w:r>
    </w:p>
    <w:p w:rsidR="000B6531" w:rsidRDefault="000B6531" w:rsidP="005F4916">
      <w:pPr>
        <w:pStyle w:val="Heading3"/>
      </w:pPr>
      <w:bookmarkStart w:id="4487" w:name="_Toc379671999"/>
      <w:r>
        <w:t>Gr.</w:t>
      </w:r>
      <w:r w:rsidR="004373C7">
        <w:t>camera.manualS</w:t>
      </w:r>
      <w:r>
        <w:t>hoot</w:t>
      </w:r>
      <w:r w:rsidR="004373C7">
        <w:t xml:space="preserve"> </w:t>
      </w:r>
      <w:r w:rsidR="000A4E4F">
        <w:t>&lt;bm_ptr_nvar&gt;{, &lt;flash_ mode_nexp&gt;</w:t>
      </w:r>
      <w:ins w:id="4488" w:author="msammartano" w:date="2014-02-08T09:00:00Z">
        <w:r w:rsidR="00345C7F">
          <w:t xml:space="preserve"> </w:t>
        </w:r>
      </w:ins>
      <w:ins w:id="4489" w:author="msammartano" w:date="2014-02-08T08:59:00Z">
        <w:r w:rsidR="00345C7F">
          <w:t xml:space="preserve">{, focus_mode_nexp} </w:t>
        </w:r>
      </w:ins>
      <w:r w:rsidR="000A4E4F">
        <w:t>}</w:t>
      </w:r>
      <w:bookmarkEnd w:id="4487"/>
      <w:r w:rsidR="00833AAE">
        <w:fldChar w:fldCharType="begin"/>
      </w:r>
      <w:r w:rsidR="00FD7CB8">
        <w:instrText xml:space="preserve"> XE "</w:instrText>
      </w:r>
      <w:r w:rsidR="00FD7CB8" w:rsidRPr="00A9684B">
        <w:instrText>Gr.camera.manualShoot &lt;bm_ptr_nvar&gt;{, &lt;flash_ mode_nexp&gt;</w:instrText>
      </w:r>
      <w:ins w:id="4490" w:author="msammartano" w:date="2014-02-09T00:39:00Z">
        <w:r w:rsidR="0081032D">
          <w:instrText xml:space="preserve"> {, focus_mode_nexp} </w:instrText>
        </w:r>
      </w:ins>
      <w:r w:rsidR="00FD7CB8" w:rsidRPr="00A9684B">
        <w:instrText>}</w:instrText>
      </w:r>
      <w:r w:rsidR="00FD7CB8">
        <w:instrText xml:space="preserve">" </w:instrText>
      </w:r>
      <w:r w:rsidR="00833AAE">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491" w:name="_Toc379672000"/>
      <w:r>
        <w:t>Other Graphics</w:t>
      </w:r>
      <w:r w:rsidR="0042524E">
        <w:t xml:space="preserve"> Commands</w:t>
      </w:r>
      <w:bookmarkEnd w:id="4491"/>
    </w:p>
    <w:p w:rsidR="008C4DBB" w:rsidRDefault="003A4712" w:rsidP="005F4916">
      <w:pPr>
        <w:pStyle w:val="Heading3"/>
      </w:pPr>
      <w:bookmarkStart w:id="4492" w:name="_Toc379672001"/>
      <w:r>
        <w:t>Gr.</w:t>
      </w:r>
      <w:r w:rsidR="008C4DBB">
        <w:t>screen.to</w:t>
      </w:r>
      <w:r w:rsidR="005857C7">
        <w:t>_</w:t>
      </w:r>
      <w:r w:rsidR="008C4DBB">
        <w:t xml:space="preserve">bitmap </w:t>
      </w:r>
      <w:r w:rsidR="00FD7CB8">
        <w:t>&lt;bm_ptr_nvar&gt;</w:t>
      </w:r>
      <w:bookmarkEnd w:id="4492"/>
      <w:r w:rsidR="00833AAE">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833AAE">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493" w:name="_Toc379672002"/>
      <w:r>
        <w:t>Gr.</w:t>
      </w:r>
      <w:r w:rsidR="0042524E">
        <w:t>get.</w:t>
      </w:r>
      <w:r w:rsidR="0042524E" w:rsidRPr="0042524E">
        <w:t>pixel</w:t>
      </w:r>
      <w:r w:rsidR="0042524E">
        <w:t xml:space="preserve"> x, y, alpha, red, </w:t>
      </w:r>
      <w:r w:rsidR="00A97E8E">
        <w:t>green</w:t>
      </w:r>
      <w:r w:rsidR="0042524E">
        <w:t xml:space="preserve">, </w:t>
      </w:r>
      <w:r w:rsidR="00A97E8E">
        <w:t>blue</w:t>
      </w:r>
      <w:bookmarkEnd w:id="4493"/>
      <w:r w:rsidR="00833AAE">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833AAE">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494" w:name="_Toc379672003"/>
      <w:r>
        <w:t>Gr.</w:t>
      </w:r>
      <w:r w:rsidR="0042524E">
        <w:t xml:space="preserve">save </w:t>
      </w:r>
      <w:r w:rsidR="00FD7CB8">
        <w:t>&lt;filename_sexp&gt;</w:t>
      </w:r>
      <w:r w:rsidR="00910535">
        <w:t xml:space="preserve"> {,&lt;quality_nexp&gt;}</w:t>
      </w:r>
      <w:bookmarkEnd w:id="4494"/>
      <w:r w:rsidR="00833AAE">
        <w:fldChar w:fldCharType="begin"/>
      </w:r>
      <w:r w:rsidR="00FD7CB8">
        <w:instrText xml:space="preserve"> XE "</w:instrText>
      </w:r>
      <w:r w:rsidR="00FD7CB8" w:rsidRPr="006E2F3B">
        <w:instrText>Gr.save &lt;filename_sexp&gt; {,&lt;quality_nexp&gt;}</w:instrText>
      </w:r>
      <w:r w:rsidR="00FD7CB8">
        <w:instrText xml:space="preserve">" </w:instrText>
      </w:r>
      <w:r w:rsidR="00833AAE">
        <w:fldChar w:fldCharType="end"/>
      </w:r>
    </w:p>
    <w:p w:rsidR="009558AD" w:rsidRDefault="0042524E" w:rsidP="002E0AAF">
      <w:r>
        <w:t xml:space="preserve">Saves the current screen to a file. The default path is </w:t>
      </w:r>
      <w:r w:rsidR="00F5651B">
        <w:t>"</w:t>
      </w:r>
      <w:del w:id="4495" w:author="msammartano" w:date="2014-02-08T10:49:00Z">
        <w:r w:rsidR="005F4916" w:rsidDel="00A50C6A">
          <w:delText>/</w:delText>
        </w:r>
      </w:del>
      <w:r w:rsidR="005F4916">
        <w:t>&lt;pref base drive&gt;/</w:t>
      </w:r>
      <w:r>
        <w:t>rfo-basic/data/</w:t>
      </w:r>
      <w:r w:rsidR="00F5651B">
        <w:t>"</w:t>
      </w:r>
      <w:r w:rsidR="00D96F1A">
        <w:t>.</w:t>
      </w:r>
    </w:p>
    <w:p w:rsidR="00910535" w:rsidRDefault="00910535" w:rsidP="002E0AAF">
      <w:r>
        <w:lastRenderedPageBreak/>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rPr>
          <w:ins w:id="4496" w:author="msammartano" w:date="2014-02-07T18:03:00Z"/>
        </w:rPr>
      </w:pPr>
      <w:bookmarkStart w:id="4497" w:name="_Toc379672004"/>
      <w:ins w:id="4498" w:author="msammartano" w:date="2014-02-07T18:03:00Z">
        <w:r>
          <w:t xml:space="preserve">Gr.get.type &lt;object_ptr_nvar&gt;, </w:t>
        </w:r>
      </w:ins>
      <w:ins w:id="4499" w:author="msammartano" w:date="2014-02-07T18:04:00Z">
        <w:r w:rsidR="007E28D7">
          <w:t>&lt;type_svar&gt;</w:t>
        </w:r>
      </w:ins>
      <w:bookmarkEnd w:id="4497"/>
      <w:ins w:id="4500" w:author="msammartano" w:date="2014-02-07T18:03:00Z">
        <w:r w:rsidR="00833AAE">
          <w:fldChar w:fldCharType="begin"/>
        </w:r>
        <w:r w:rsidR="007E28D7">
          <w:instrText xml:space="preserve"> XE "</w:instrText>
        </w:r>
        <w:r w:rsidR="007E28D7" w:rsidRPr="00CD7324">
          <w:instrText>Gr.get.</w:instrText>
        </w:r>
      </w:ins>
      <w:ins w:id="4501" w:author="msammartano" w:date="2014-02-09T00:40:00Z">
        <w:r>
          <w:instrText>type</w:instrText>
        </w:r>
      </w:ins>
      <w:ins w:id="4502" w:author="msammartano" w:date="2014-02-07T18:03:00Z">
        <w:r w:rsidR="007E28D7" w:rsidRPr="00CD7324">
          <w:instrText xml:space="preserve"> &lt;object_ptr_nvar&gt;, </w:instrText>
        </w:r>
      </w:ins>
      <w:ins w:id="4503" w:author="msammartano" w:date="2014-02-09T00:40:00Z">
        <w:r>
          <w:instrText>&lt;type_svar&gt;</w:instrText>
        </w:r>
      </w:ins>
      <w:ins w:id="4504" w:author="msammartano" w:date="2014-02-07T18:03:00Z">
        <w:r w:rsidR="007E28D7">
          <w:instrText xml:space="preserve">" </w:instrText>
        </w:r>
        <w:r w:rsidR="00833AAE">
          <w:fldChar w:fldCharType="end"/>
        </w:r>
      </w:ins>
    </w:p>
    <w:p w:rsidR="007E28D7" w:rsidRDefault="007E28D7" w:rsidP="007E28D7">
      <w:pPr>
        <w:rPr>
          <w:ins w:id="4505" w:author="msammartano" w:date="2014-02-07T18:03:00Z"/>
        </w:rPr>
      </w:pPr>
      <w:ins w:id="4506" w:author="msammartano" w:date="2014-02-07T18:03:00Z">
        <w:r>
          <w:t xml:space="preserve">Get the </w:t>
        </w:r>
      </w:ins>
      <w:ins w:id="4507" w:author="msammartano" w:date="2014-02-07T18:04:00Z">
        <w:r>
          <w:t>type</w:t>
        </w:r>
      </w:ins>
      <w:ins w:id="4508" w:author="msammartano" w:date="2014-02-07T18:03:00Z">
        <w:r>
          <w:t xml:space="preserve"> of the specified display list object. </w:t>
        </w:r>
      </w:ins>
      <w:ins w:id="4509" w:author="msammartano" w:date="2014-02-07T18:04:00Z">
        <w:r>
          <w:t xml:space="preserve">The type is a string that matches the name of the command that created the object: </w:t>
        </w:r>
      </w:ins>
      <w:ins w:id="4510" w:author="msammartano" w:date="2014-02-07T18:05:00Z">
        <w:r>
          <w:t>"point", "circle", "rect", etc</w:t>
        </w:r>
      </w:ins>
      <w:ins w:id="4511" w:author="msammartano" w:date="2014-02-07T18:03:00Z">
        <w:r>
          <w:t>.</w:t>
        </w:r>
      </w:ins>
    </w:p>
    <w:p w:rsidR="0031554D" w:rsidRDefault="0031554D" w:rsidP="0031554D">
      <w:pPr>
        <w:pStyle w:val="Heading3"/>
        <w:rPr>
          <w:ins w:id="4512" w:author="msammartano" w:date="2014-02-07T18:10:00Z"/>
        </w:rPr>
      </w:pPr>
      <w:bookmarkStart w:id="4513" w:name="_Toc379672005"/>
      <w:ins w:id="4514" w:author="msammartano" w:date="2014-02-07T18:10:00Z">
        <w:r>
          <w:t>Gr.get.params &lt;object_ptr_nvar&gt;, &lt;</w:t>
        </w:r>
      </w:ins>
      <w:ins w:id="4515" w:author="msammartano" w:date="2014-02-07T18:11:00Z">
        <w:r>
          <w:t>param_array$[]</w:t>
        </w:r>
      </w:ins>
      <w:ins w:id="4516" w:author="msammartano" w:date="2014-02-07T18:10:00Z">
        <w:r>
          <w:t>&gt;</w:t>
        </w:r>
        <w:bookmarkEnd w:id="4513"/>
        <w:r w:rsidR="00833AAE">
          <w:fldChar w:fldCharType="begin"/>
        </w:r>
        <w:r>
          <w:instrText xml:space="preserve"> XE "</w:instrText>
        </w:r>
        <w:r w:rsidRPr="00CD7324">
          <w:instrText>Gr.get.</w:instrText>
        </w:r>
      </w:ins>
      <w:ins w:id="4517" w:author="msammartano" w:date="2014-02-09T00:40:00Z">
        <w:r w:rsidR="0081032D">
          <w:instrText>params</w:instrText>
        </w:r>
      </w:ins>
      <w:ins w:id="4518" w:author="msammartano" w:date="2014-02-07T18:10:00Z">
        <w:r w:rsidRPr="00CD7324">
          <w:instrText xml:space="preserve"> &lt;object_ptr_nvar&gt;, </w:instrText>
        </w:r>
      </w:ins>
      <w:ins w:id="4519" w:author="msammartano" w:date="2014-02-09T00:40:00Z">
        <w:r w:rsidR="0081032D">
          <w:instrText>&lt;param_array$[]&gt;</w:instrText>
        </w:r>
      </w:ins>
      <w:ins w:id="4520" w:author="msammartano" w:date="2014-02-07T18:10:00Z">
        <w:r>
          <w:instrText xml:space="preserve">" </w:instrText>
        </w:r>
        <w:r w:rsidR="00833AAE">
          <w:fldChar w:fldCharType="end"/>
        </w:r>
      </w:ins>
    </w:p>
    <w:p w:rsidR="0031554D" w:rsidRDefault="0031554D" w:rsidP="0031554D">
      <w:pPr>
        <w:rPr>
          <w:ins w:id="4521" w:author="msammartano" w:date="2014-02-07T18:10:00Z"/>
        </w:rPr>
      </w:pPr>
      <w:ins w:id="4522" w:author="msammartano" w:date="2014-02-07T18:10:00Z">
        <w:r>
          <w:t xml:space="preserve">Get the </w:t>
        </w:r>
      </w:ins>
      <w:ins w:id="4523" w:author="msammartano" w:date="2014-02-07T18:11:00Z">
        <w:r>
          <w:t>modifiable parameters</w:t>
        </w:r>
      </w:ins>
      <w:ins w:id="4524" w:author="msammartano" w:date="2014-02-07T18:10:00Z">
        <w:r>
          <w:t xml:space="preserve"> of the specified display list object. </w:t>
        </w:r>
      </w:ins>
      <w:ins w:id="4525" w:author="msammartano" w:date="2014-02-07T18:12:00Z">
        <w:r>
          <w:t>The parameter strings are returned in the &lt;param_array$[]&gt; in no particular order</w:t>
        </w:r>
      </w:ins>
      <w:ins w:id="4526" w:author="msammartano" w:date="2014-02-07T18:10:00Z">
        <w:r>
          <w:t>.</w:t>
        </w:r>
      </w:ins>
    </w:p>
    <w:p w:rsidR="00A4418F" w:rsidRDefault="003A4712" w:rsidP="005F4916">
      <w:pPr>
        <w:pStyle w:val="Heading3"/>
      </w:pPr>
      <w:bookmarkStart w:id="4527" w:name="_Toc379672006"/>
      <w:r>
        <w:t>Gr.</w:t>
      </w:r>
      <w:r w:rsidR="00A4418F">
        <w:t>get</w:t>
      </w:r>
      <w:r w:rsidR="00546410">
        <w:t>.</w:t>
      </w:r>
      <w:r w:rsidR="00A4418F">
        <w:t xml:space="preserve">position </w:t>
      </w:r>
      <w:r w:rsidR="007F0903">
        <w:t>&lt;object_ptr_nvar&gt;</w:t>
      </w:r>
      <w:r w:rsidR="00A4418F">
        <w:t>,  x, y</w:t>
      </w:r>
      <w:bookmarkEnd w:id="4527"/>
      <w:r w:rsidR="00833AAE">
        <w:fldChar w:fldCharType="begin"/>
      </w:r>
      <w:r w:rsidR="007F0903">
        <w:instrText xml:space="preserve"> XE "</w:instrText>
      </w:r>
      <w:r w:rsidR="007F0903" w:rsidRPr="00CD7324">
        <w:instrText>Gr.get.position &lt;object_ptr_nvar&gt;,  x, y</w:instrText>
      </w:r>
      <w:r w:rsidR="007F0903">
        <w:instrText xml:space="preserve">" </w:instrText>
      </w:r>
      <w:r w:rsidR="00833AAE">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528" w:name="_Toc379672007"/>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528"/>
      <w:r w:rsidR="00833AAE">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833AAE">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529" w:name="_Toc379672008"/>
      <w:r>
        <w:t>Gr.</w:t>
      </w:r>
      <w:r w:rsidR="008C6E0B" w:rsidRPr="008C6E0B">
        <w:t xml:space="preserve">modify </w:t>
      </w:r>
      <w:r w:rsidR="007F0903">
        <w:t>&lt;object_ptr_nvar&gt;</w:t>
      </w:r>
      <w:r w:rsidR="008C6E0B" w:rsidRPr="008C6E0B">
        <w:t xml:space="preserve">, </w:t>
      </w:r>
      <w:r w:rsidR="002E10EB">
        <w:t xml:space="preserve"> &lt;tag_sexp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4529"/>
      <w:r w:rsidR="00833AAE">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833AAE">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lastRenderedPageBreak/>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ins w:id="4530" w:author="msammartano" w:date="2014-02-08T10:57:00Z">
        <w:r w:rsidR="00A50C6A">
          <w:rPr>
            <w:rFonts w:ascii="QuickType II Mono" w:hAnsi="QuickType II Mono"/>
            <w:b/>
            <w:sz w:val="20"/>
            <w:szCs w:val="20"/>
          </w:rPr>
          <w:t>a</w:t>
        </w:r>
      </w:ins>
      <w:del w:id="4531" w:author="msammartano" w:date="2014-02-08T10:57:00Z">
        <w:r w:rsidRPr="005757F3" w:rsidDel="00A50C6A">
          <w:rPr>
            <w:rFonts w:ascii="QuickType II Mono" w:hAnsi="QuickType II Mono"/>
            <w:b/>
            <w:sz w:val="20"/>
            <w:szCs w:val="20"/>
          </w:rPr>
          <w:delText>i</w:delText>
        </w:r>
      </w:del>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ins w:id="4532" w:author="msammartano" w:date="2014-02-08T10:57:00Z">
        <w:r w:rsidR="00A50C6A">
          <w:rPr>
            <w:rFonts w:ascii="QuickType II Mono" w:hAnsi="QuickType II Mono"/>
            <w:b/>
            <w:sz w:val="20"/>
            <w:szCs w:val="20"/>
          </w:rPr>
          <w:t>a</w:t>
        </w:r>
      </w:ins>
      <w:del w:id="4533" w:author="msammartano" w:date="2014-02-08T10:57:00Z">
        <w:r w:rsidRPr="005757F3" w:rsidDel="00A50C6A">
          <w:rPr>
            <w:rFonts w:ascii="QuickType II Mono" w:hAnsi="QuickType II Mono"/>
            <w:b/>
            <w:sz w:val="20"/>
            <w:szCs w:val="20"/>
          </w:rPr>
          <w:delText>i</w:delText>
        </w:r>
      </w:del>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DA274F" w:rsidRDefault="003A4712" w:rsidP="005F4916">
      <w:pPr>
        <w:pStyle w:val="Heading3"/>
      </w:pPr>
      <w:bookmarkStart w:id="4534" w:name="_Toc379672009"/>
      <w:r>
        <w:t>Gr.</w:t>
      </w:r>
      <w:r w:rsidR="00DA274F">
        <w:t xml:space="preserve">paint.get </w:t>
      </w:r>
      <w:r w:rsidR="007F0903">
        <w:t>&lt;object_ptr_nvar&gt;</w:t>
      </w:r>
      <w:bookmarkEnd w:id="4534"/>
      <w:r w:rsidR="00833AAE">
        <w:fldChar w:fldCharType="begin"/>
      </w:r>
      <w:r w:rsidR="00EA16FA">
        <w:instrText xml:space="preserve"> XE "</w:instrText>
      </w:r>
      <w:r w:rsidR="00EA16FA" w:rsidRPr="008F7B31">
        <w:instrText>Gr.paint.get &lt;object_ptr_nvar&gt;</w:instrText>
      </w:r>
      <w:r w:rsidR="00EA16FA">
        <w:instrText xml:space="preserve">" </w:instrText>
      </w:r>
      <w:r w:rsidR="00833AAE">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lastRenderedPageBreak/>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5F4916">
      <w:pPr>
        <w:pStyle w:val="Heading3"/>
      </w:pPr>
      <w:bookmarkStart w:id="4535" w:name="_Toc379672010"/>
      <w:r>
        <w:t>G</w:t>
      </w:r>
      <w:r w:rsidR="003C6050">
        <w:t>r_collision ( &lt;object_1_nvar&gt;, &lt;object_2_n</w:t>
      </w:r>
      <w:r w:rsidR="00FD7CB8">
        <w:t>va</w:t>
      </w:r>
      <w:r w:rsidR="003C6050">
        <w:t>r&gt;)</w:t>
      </w:r>
      <w:bookmarkEnd w:id="4535"/>
      <w:r w:rsidR="00833AAE">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833AAE">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4536" w:name="_Toc379672011"/>
      <w:r>
        <w:t>Gr.</w:t>
      </w:r>
      <w:r w:rsidR="005D0400">
        <w:t xml:space="preserve">clip </w:t>
      </w:r>
      <w:r w:rsidR="00EA16FA">
        <w:t>&lt;object_ptr_nvar</w:t>
      </w:r>
      <w:r w:rsidR="005D0400">
        <w:t>&gt;,  &lt;</w:t>
      </w:r>
      <w:r w:rsidR="00963048">
        <w:t>left_nexp&gt;,</w:t>
      </w:r>
      <w:r w:rsidR="0082291F">
        <w:t xml:space="preserve"> </w:t>
      </w:r>
      <w:r w:rsidR="00963048">
        <w:t xml:space="preserve">&lt;top_nexp&gt;, </w:t>
      </w:r>
      <w:del w:id="4537" w:author="msammartano" w:date="2014-02-09T00:42:00Z">
        <w:r w:rsidR="00963048" w:rsidDel="0081032D">
          <w:delText xml:space="preserve"> </w:delText>
        </w:r>
      </w:del>
      <w:r w:rsidR="00963048">
        <w:t xml:space="preserve">&lt;right_nexp&gt;, </w:t>
      </w:r>
      <w:del w:id="4538" w:author="msammartano" w:date="2014-02-09T00:42:00Z">
        <w:r w:rsidR="00963048" w:rsidDel="0081032D">
          <w:delText xml:space="preserve"> </w:delText>
        </w:r>
      </w:del>
      <w:r w:rsidR="00963048">
        <w:t>&lt;bottom_</w:t>
      </w:r>
      <w:r w:rsidR="005D0400">
        <w:t>nexp</w:t>
      </w:r>
      <w:r w:rsidR="00B97CA8">
        <w:t>&gt;{,</w:t>
      </w:r>
      <w:ins w:id="4539" w:author="msammartano" w:date="2014-02-09T00:42:00Z">
        <w:r w:rsidR="0081032D">
          <w:t xml:space="preserve"> </w:t>
        </w:r>
      </w:ins>
      <w:r w:rsidR="00B97CA8">
        <w:t>&lt;RO_nexp&gt;}</w:t>
      </w:r>
      <w:bookmarkEnd w:id="4536"/>
      <w:r w:rsidR="00833AAE">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 xml:space="preserve">nvar&gt;,  &lt;left_nexp&gt;,&lt;top_nexp&gt;, </w:instrText>
      </w:r>
      <w:del w:id="4540" w:author="msammartano" w:date="2014-02-09T00:42:00Z">
        <w:r w:rsidR="00B97CA8" w:rsidRPr="004A06E0" w:rsidDel="0081032D">
          <w:delInstrText xml:space="preserve"> </w:delInstrText>
        </w:r>
      </w:del>
      <w:r w:rsidR="00B97CA8" w:rsidRPr="004A06E0">
        <w:instrText xml:space="preserve">&lt;right_nexp&gt;, </w:instrText>
      </w:r>
      <w:del w:id="4541" w:author="msammartano" w:date="2014-02-09T00:42:00Z">
        <w:r w:rsidR="00B97CA8" w:rsidRPr="004A06E0" w:rsidDel="0081032D">
          <w:delInstrText xml:space="preserve"> </w:delInstrText>
        </w:r>
      </w:del>
      <w:r w:rsidR="00B97CA8" w:rsidRPr="004A06E0">
        <w:instrText>&lt;bottom_nexp&gt;{,</w:instrText>
      </w:r>
      <w:ins w:id="4542" w:author="msammartano" w:date="2014-02-09T00:42:00Z">
        <w:r w:rsidR="0081032D">
          <w:instrText xml:space="preserve"> </w:instrText>
        </w:r>
      </w:ins>
      <w:r w:rsidR="00B97CA8" w:rsidRPr="004A06E0">
        <w:instrText>&lt;RO_nexp&gt;}</w:instrText>
      </w:r>
      <w:r w:rsidR="00B97CA8">
        <w:instrText xml:space="preserve">" </w:instrText>
      </w:r>
      <w:r w:rsidR="00833AAE">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lastRenderedPageBreak/>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4543" w:name="_Toc379672012"/>
      <w:r>
        <w:t>Gr.</w:t>
      </w:r>
      <w:r w:rsidR="00AD03AA">
        <w:t>NewD</w:t>
      </w:r>
      <w:r w:rsidR="006B63C3">
        <w:t>L</w:t>
      </w:r>
      <w:r w:rsidR="00AD03AA">
        <w:t xml:space="preserve"> </w:t>
      </w:r>
      <w:r w:rsidR="008C6F8F">
        <w:t>&lt;dl_a</w:t>
      </w:r>
      <w:r w:rsidR="00AD03AA">
        <w:t>rray[]</w:t>
      </w:r>
      <w:r w:rsidR="008C6F8F">
        <w:t>&gt;</w:t>
      </w:r>
      <w:bookmarkEnd w:id="4543"/>
      <w:r w:rsidR="00833AAE">
        <w:fldChar w:fldCharType="begin"/>
      </w:r>
      <w:r w:rsidR="008C6F8F">
        <w:instrText xml:space="preserve"> XE "</w:instrText>
      </w:r>
      <w:r w:rsidR="008C6F8F" w:rsidRPr="006D4E7F">
        <w:instrText>Gr.NewDL &lt;dl_array[]&gt;</w:instrText>
      </w:r>
      <w:r w:rsidR="008C6F8F">
        <w:instrText xml:space="preserve">" </w:instrText>
      </w:r>
      <w:r w:rsidR="00833AAE">
        <w:fldChar w:fldCharType="end"/>
      </w:r>
    </w:p>
    <w:p w:rsidR="00AD03AA" w:rsidRDefault="00863164" w:rsidP="00AD03AA">
      <w:r w:rsidRPr="00863164">
        <w:t xml:space="preserve">Gr.NewDL </w:t>
      </w:r>
      <w:r>
        <w:t>r</w:t>
      </w:r>
      <w:r w:rsidR="00AD03AA">
        <w:t xml:space="preserve">eplaces the initial display list with a display list </w:t>
      </w:r>
      <w:r w:rsidR="008C6F8F">
        <w:t xml:space="preserve">(the numeric dl_array[]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544" w:name="_Toc379672013"/>
      <w:r>
        <w:t>G</w:t>
      </w:r>
      <w:r w:rsidR="00D43DA8">
        <w:t>r</w:t>
      </w:r>
      <w:r>
        <w:t>.GetDL &lt;dl_array[]&gt; {, &lt;keep_all_objects_lexp&gt; }</w:t>
      </w:r>
      <w:bookmarkEnd w:id="4544"/>
      <w:r w:rsidR="00833AAE">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833AAE">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545" w:name="_Toc379672014"/>
      <w:r>
        <w:lastRenderedPageBreak/>
        <w:t xml:space="preserve">Audio </w:t>
      </w:r>
      <w:r w:rsidR="0032463A">
        <w:t>Interface</w:t>
      </w:r>
      <w:bookmarkEnd w:id="4545"/>
    </w:p>
    <w:p w:rsidR="005C5D73" w:rsidRPr="005C5D73" w:rsidRDefault="005C5D73" w:rsidP="00EB1F62">
      <w:pPr>
        <w:pStyle w:val="Heading2"/>
      </w:pPr>
      <w:bookmarkStart w:id="4546" w:name="_Toc379672015"/>
      <w:r>
        <w:t>Introduction</w:t>
      </w:r>
      <w:bookmarkEnd w:id="4546"/>
    </w:p>
    <w:p w:rsidR="005C5D73" w:rsidRDefault="005C5D73" w:rsidP="005F4916">
      <w:pPr>
        <w:pStyle w:val="Heading3"/>
      </w:pPr>
      <w:bookmarkStart w:id="4547" w:name="_Toc379672016"/>
      <w:r>
        <w:t>The Audio Interface</w:t>
      </w:r>
      <w:bookmarkEnd w:id="4547"/>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548" w:name="_Toc379672017"/>
      <w:r>
        <w:t xml:space="preserve">Audio </w:t>
      </w:r>
      <w:r w:rsidRPr="005C5D73">
        <w:t>File</w:t>
      </w:r>
      <w:r>
        <w:t xml:space="preserve"> Types</w:t>
      </w:r>
      <w:bookmarkEnd w:id="4548"/>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549" w:name="_Toc379672018"/>
      <w:r>
        <w:t>Commands</w:t>
      </w:r>
      <w:bookmarkEnd w:id="4549"/>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550" w:name="_Toc379672019"/>
      <w:r>
        <w:t>Audio.</w:t>
      </w:r>
      <w:r w:rsidR="005C5D73">
        <w:t xml:space="preserve">load </w:t>
      </w:r>
      <w:r w:rsidR="007B0C51">
        <w:t xml:space="preserve"> &lt;aft_nvar&gt;, &lt;filename_sexp</w:t>
      </w:r>
      <w:r w:rsidR="00DF7D65">
        <w:t>&gt;</w:t>
      </w:r>
      <w:bookmarkEnd w:id="4550"/>
      <w:r w:rsidR="00833AAE">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833AAE">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del w:id="4551" w:author="msammartano" w:date="2014-02-08T10:49:00Z">
        <w:r w:rsidR="005F4916" w:rsidDel="00A50C6A">
          <w:delText>/</w:delText>
        </w:r>
      </w:del>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del w:id="4552" w:author="msammartano" w:date="2014-02-08T10:49:00Z">
        <w:r w:rsidR="005F4916" w:rsidDel="00A50C6A">
          <w:delText>/</w:delText>
        </w:r>
      </w:del>
      <w:r w:rsidR="005F4916">
        <w:t>&lt;pref base drive&gt;/</w:t>
      </w:r>
      <w:r>
        <w:t>ref-basic/data/" by using path fields in the filename. For example, "../../Music/Blue Danube Waltz.mp3" would access "</w:t>
      </w:r>
      <w:del w:id="4553" w:author="msammartano" w:date="2014-02-08T10:49:00Z">
        <w:r w:rsidR="005F4916" w:rsidDel="00A50C6A">
          <w:delText>/</w:delText>
        </w:r>
      </w:del>
      <w:r w:rsidR="005F4916">
        <w:t>&lt;pref base drive&gt;/</w:t>
      </w:r>
      <w:del w:id="4554" w:author="msammartano" w:date="2014-02-08T10:49:00Z">
        <w:r w:rsidDel="00A50C6A">
          <w:delText>m</w:delText>
        </w:r>
      </w:del>
      <w:ins w:id="4555" w:author="msammartano" w:date="2014-02-08T10:49:00Z">
        <w:r w:rsidR="00A50C6A">
          <w:t>M</w:t>
        </w:r>
      </w:ins>
      <w:r>
        <w:t>usic/Blue Danube Waltz.mp3"</w:t>
      </w:r>
    </w:p>
    <w:p w:rsidR="007B0C51" w:rsidRDefault="003A4712" w:rsidP="005F4916">
      <w:pPr>
        <w:pStyle w:val="Heading3"/>
      </w:pPr>
      <w:bookmarkStart w:id="4556" w:name="_Toc379672020"/>
      <w:r>
        <w:t>Audio.</w:t>
      </w:r>
      <w:r w:rsidR="005C5D73">
        <w:t>play</w:t>
      </w:r>
      <w:r w:rsidR="007B0C51">
        <w:t xml:space="preserve"> &lt;aft_nexp&gt;</w:t>
      </w:r>
      <w:bookmarkEnd w:id="4556"/>
      <w:r w:rsidR="00833AAE">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833AAE">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557" w:name="_Toc379672021"/>
      <w:r>
        <w:t>Audio.</w:t>
      </w:r>
      <w:r w:rsidR="005C5D73">
        <w:t>stop</w:t>
      </w:r>
      <w:bookmarkEnd w:id="4557"/>
      <w:r w:rsidR="00833AAE">
        <w:fldChar w:fldCharType="begin"/>
      </w:r>
      <w:r w:rsidR="0078615E">
        <w:instrText xml:space="preserve"> XE "</w:instrText>
      </w:r>
      <w:r w:rsidR="00AF3F34">
        <w:instrText>A</w:instrText>
      </w:r>
      <w:r w:rsidR="0078615E" w:rsidRPr="002E6C8B">
        <w:instrText>udio.stop</w:instrText>
      </w:r>
      <w:r w:rsidR="0078615E">
        <w:instrText xml:space="preserve">" </w:instrText>
      </w:r>
      <w:r w:rsidR="00833AAE">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558" w:name="_Toc379672022"/>
      <w:r>
        <w:lastRenderedPageBreak/>
        <w:t>Audio.</w:t>
      </w:r>
      <w:r w:rsidR="0008315F">
        <w:t>pause</w:t>
      </w:r>
      <w:bookmarkEnd w:id="4558"/>
      <w:r w:rsidR="00833AAE">
        <w:fldChar w:fldCharType="begin"/>
      </w:r>
      <w:r w:rsidR="00AF3F34">
        <w:instrText xml:space="preserve"> XE "</w:instrText>
      </w:r>
      <w:r w:rsidR="00AF3F34" w:rsidRPr="00D9713C">
        <w:instrText>Audio.pause</w:instrText>
      </w:r>
      <w:r w:rsidR="00AF3F34">
        <w:instrText xml:space="preserve">" </w:instrText>
      </w:r>
      <w:r w:rsidR="00833AAE">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559" w:name="_Toc379672023"/>
      <w:r>
        <w:t>Audio.</w:t>
      </w:r>
      <w:r w:rsidR="007A7A93">
        <w:t>loop</w:t>
      </w:r>
      <w:bookmarkEnd w:id="4559"/>
      <w:r w:rsidR="00833AAE">
        <w:fldChar w:fldCharType="begin"/>
      </w:r>
      <w:r w:rsidR="00994A9D">
        <w:instrText xml:space="preserve"> XE "</w:instrText>
      </w:r>
      <w:r w:rsidR="00AF3F34">
        <w:instrText>A</w:instrText>
      </w:r>
      <w:r w:rsidR="00994A9D" w:rsidRPr="007417D8">
        <w:instrText>udio.loop</w:instrText>
      </w:r>
      <w:r w:rsidR="00994A9D">
        <w:instrText xml:space="preserve">" </w:instrText>
      </w:r>
      <w:r w:rsidR="00833AAE">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560" w:name="_Toc379672024"/>
      <w:r>
        <w:t>Audio.</w:t>
      </w:r>
      <w:r w:rsidR="007A7A93">
        <w:t>volume &lt;left_nexp&gt;, &lt;right_nexp&gt;</w:t>
      </w:r>
      <w:bookmarkEnd w:id="4560"/>
      <w:r w:rsidR="00833AAE">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833AAE">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4561" w:name="_Toc379672025"/>
      <w:r>
        <w:t>Audio.</w:t>
      </w:r>
      <w:r w:rsidR="00DF5630">
        <w:t>position.current</w:t>
      </w:r>
      <w:r w:rsidR="00994A9D">
        <w:t xml:space="preserve"> </w:t>
      </w:r>
      <w:r w:rsidR="00DF5630">
        <w:t xml:space="preserve"> &lt;nvar&gt;</w:t>
      </w:r>
      <w:bookmarkEnd w:id="4561"/>
      <w:r w:rsidR="00833AAE">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833AAE">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562" w:name="_Toc379672026"/>
      <w:r>
        <w:t>Audio.</w:t>
      </w:r>
      <w:r w:rsidR="00DF5630">
        <w:t>position.seek &lt;nexp&gt;</w:t>
      </w:r>
      <w:bookmarkEnd w:id="4562"/>
      <w:r w:rsidR="00833AAE">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833AAE">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563" w:name="_Toc379672027"/>
      <w:r>
        <w:t>Audio.</w:t>
      </w:r>
      <w:r w:rsidR="00DF5630">
        <w:t>length &lt;length_nvar&gt;, &lt;aft_nexp&gt;</w:t>
      </w:r>
      <w:bookmarkEnd w:id="4563"/>
      <w:r w:rsidR="00833AAE">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833AAE">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564" w:name="_Toc379672028"/>
      <w:r>
        <w:t>Audio.</w:t>
      </w:r>
      <w:r w:rsidR="00DF5630">
        <w:t>release &lt;aft_nexp&gt;</w:t>
      </w:r>
      <w:bookmarkEnd w:id="4564"/>
      <w:r w:rsidR="00833AAE">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833AAE">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565" w:name="_Toc379672029"/>
      <w:r>
        <w:t>Audio.</w:t>
      </w:r>
      <w:r w:rsidR="00766AEB">
        <w:t xml:space="preserve">isdone </w:t>
      </w:r>
      <w:r w:rsidR="00792AD4">
        <w:t>&lt;lvar&gt;</w:t>
      </w:r>
      <w:bookmarkEnd w:id="4565"/>
      <w:r w:rsidR="00833AAE">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833AAE">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lastRenderedPageBreak/>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566" w:name="_Toc379672030"/>
      <w:r>
        <w:t>Audio.</w:t>
      </w:r>
      <w:r w:rsidR="003928AD">
        <w:t>record.start &lt;fn_svar&gt;</w:t>
      </w:r>
      <w:bookmarkEnd w:id="4566"/>
      <w:r w:rsidR="00833AAE">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833AAE">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567" w:name="_Toc379672031"/>
      <w:r>
        <w:t>Audio.</w:t>
      </w:r>
      <w:r w:rsidR="003928AD">
        <w:t>record.stop</w:t>
      </w:r>
      <w:bookmarkEnd w:id="4567"/>
      <w:r w:rsidR="00833AAE">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833AAE">
        <w:fldChar w:fldCharType="end"/>
      </w:r>
    </w:p>
    <w:p w:rsidR="003928AD" w:rsidRDefault="003928AD" w:rsidP="003928AD">
      <w:r>
        <w:t>Stops the previously started audio recording.</w:t>
      </w:r>
    </w:p>
    <w:p w:rsidR="00CD4CCB" w:rsidRDefault="00CD4CCB" w:rsidP="00E33967">
      <w:pPr>
        <w:pStyle w:val="Heading1"/>
      </w:pPr>
      <w:bookmarkStart w:id="4568" w:name="_Toc379672032"/>
      <w:r>
        <w:t>SoundPool</w:t>
      </w:r>
      <w:bookmarkEnd w:id="4568"/>
    </w:p>
    <w:p w:rsidR="00CD4CCB" w:rsidRDefault="00CD4CCB" w:rsidP="00EB1F62">
      <w:pPr>
        <w:pStyle w:val="Heading2"/>
      </w:pPr>
      <w:bookmarkStart w:id="4569" w:name="_Toc379672033"/>
      <w:r>
        <w:t>Introduction</w:t>
      </w:r>
      <w:bookmarkEnd w:id="4569"/>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570" w:name="_Toc379672034"/>
      <w:r>
        <w:t>Commands</w:t>
      </w:r>
      <w:bookmarkEnd w:id="4570"/>
    </w:p>
    <w:p w:rsidR="00DF5A86" w:rsidRDefault="00DF5A86" w:rsidP="005F4916">
      <w:pPr>
        <w:pStyle w:val="Heading3"/>
      </w:pPr>
      <w:bookmarkStart w:id="4571" w:name="_Toc379672035"/>
      <w:r>
        <w:t>Soundpool.open &lt;</w:t>
      </w:r>
      <w:r w:rsidR="000841A9">
        <w:t>MaxStreams_nexp</w:t>
      </w:r>
      <w:r>
        <w:t>&gt;</w:t>
      </w:r>
      <w:bookmarkEnd w:id="4571"/>
      <w:r w:rsidR="00833AAE">
        <w:fldChar w:fldCharType="begin"/>
      </w:r>
      <w:r w:rsidR="00883645">
        <w:instrText xml:space="preserve"> XE "</w:instrText>
      </w:r>
      <w:r w:rsidR="00883645" w:rsidRPr="00807079">
        <w:instrText>Soundpool.open &lt;MaxStreams_nexp&gt;</w:instrText>
      </w:r>
      <w:r w:rsidR="00883645">
        <w:instrText xml:space="preserve">" </w:instrText>
      </w:r>
      <w:r w:rsidR="00833AAE">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572" w:name="_Toc379672036"/>
      <w:r>
        <w:lastRenderedPageBreak/>
        <w:t>Soundpool.load &lt;soundID_nvar&gt;, &lt;file_path_sexp&gt;</w:t>
      </w:r>
      <w:bookmarkEnd w:id="4572"/>
      <w:r w:rsidR="00833AAE">
        <w:fldChar w:fldCharType="begin"/>
      </w:r>
      <w:r w:rsidR="00883645">
        <w:instrText xml:space="preserve"> XE "</w:instrText>
      </w:r>
      <w:r w:rsidR="00883645" w:rsidRPr="00807079">
        <w:instrText>Soundpool.load &lt;soundID_nvar&gt;, &lt;file_path_sexp&gt;</w:instrText>
      </w:r>
      <w:r w:rsidR="00883645">
        <w:instrText xml:space="preserve">" </w:instrText>
      </w:r>
      <w:r w:rsidR="00833AAE">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573" w:name="_Toc379672037"/>
      <w:r>
        <w:t>Soundpool.unload &lt;soundID_nexp&gt;</w:t>
      </w:r>
      <w:bookmarkEnd w:id="4573"/>
      <w:r w:rsidR="00833AAE">
        <w:fldChar w:fldCharType="begin"/>
      </w:r>
      <w:r w:rsidR="00883645">
        <w:instrText xml:space="preserve"> XE "</w:instrText>
      </w:r>
      <w:r w:rsidR="00883645" w:rsidRPr="00807079">
        <w:instrText>Soundpool.unload &lt;soundID_nexp&gt;</w:instrText>
      </w:r>
      <w:r w:rsidR="00883645">
        <w:instrText xml:space="preserve">" </w:instrText>
      </w:r>
      <w:r w:rsidR="00833AAE">
        <w:fldChar w:fldCharType="end"/>
      </w:r>
    </w:p>
    <w:p w:rsidR="00FC4BA3" w:rsidRDefault="00FC4BA3" w:rsidP="00DF5A86">
      <w:r>
        <w:t>The specified loaded sound is unloaded.</w:t>
      </w:r>
    </w:p>
    <w:p w:rsidR="000841A9" w:rsidRDefault="000841A9" w:rsidP="005F4916">
      <w:pPr>
        <w:pStyle w:val="Heading3"/>
      </w:pPr>
      <w:bookmarkStart w:id="4574" w:name="_Toc379672038"/>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574"/>
      <w:r w:rsidR="00833AAE">
        <w:fldChar w:fldCharType="begin"/>
      </w:r>
      <w:r w:rsidR="00883645">
        <w:instrText xml:space="preserve"> XE "</w:instrText>
      </w:r>
      <w:r w:rsidR="00883645" w:rsidRPr="00807079">
        <w:instrText xml:space="preserve">Soundpool.play </w:instrText>
      </w:r>
      <w:ins w:id="4575" w:author="msammartano" w:date="2014-02-09T00:44:00Z">
        <w:r w:rsidR="0081032D">
          <w:instrText>&lt;</w:instrText>
        </w:r>
      </w:ins>
      <w:r w:rsidR="00883645" w:rsidRPr="00807079">
        <w:instrText>streamID</w:instrText>
      </w:r>
      <w:del w:id="4576" w:author="msammartano" w:date="2014-02-09T00:44:00Z">
        <w:r w:rsidR="00883645" w:rsidRPr="00807079" w:rsidDel="0081032D">
          <w:delInstrText>(</w:delInstrText>
        </w:r>
      </w:del>
      <w:ins w:id="4577" w:author="msammartano" w:date="2014-02-09T00:44:00Z">
        <w:r w:rsidR="0081032D">
          <w:instrText>_</w:instrText>
        </w:r>
      </w:ins>
      <w:r w:rsidR="00883645" w:rsidRPr="00807079">
        <w:instrText>nvar</w:instrText>
      </w:r>
      <w:del w:id="4578" w:author="msammartano" w:date="2014-02-09T00:44:00Z">
        <w:r w:rsidR="00883645" w:rsidRPr="00807079" w:rsidDel="0081032D">
          <w:delInstrText>)</w:delInstrText>
        </w:r>
      </w:del>
      <w:ins w:id="4579" w:author="msammartano" w:date="2014-02-09T00:44:00Z">
        <w:r w:rsidR="0081032D">
          <w:instrText>&gt;</w:instrText>
        </w:r>
      </w:ins>
      <w:r w:rsidR="00883645" w:rsidRPr="00807079">
        <w:instrText xml:space="preserve">, </w:instrText>
      </w:r>
      <w:ins w:id="4580" w:author="msammartano" w:date="2014-02-09T00:44:00Z">
        <w:r w:rsidR="0081032D">
          <w:instrText>&lt;</w:instrText>
        </w:r>
      </w:ins>
      <w:del w:id="4581" w:author="msammartano" w:date="2014-02-09T00:44:00Z">
        <w:r w:rsidR="00883645" w:rsidRPr="00807079" w:rsidDel="0081032D">
          <w:delInstrText>soundID</w:delInstrText>
        </w:r>
      </w:del>
      <w:ins w:id="4582" w:author="msammartano" w:date="2014-02-09T00:44:00Z">
        <w:r w:rsidR="0081032D">
          <w:instrText>sounded</w:instrText>
        </w:r>
        <w:r w:rsidR="0081032D">
          <w:instrText>_nexp&gt;</w:instrText>
        </w:r>
      </w:ins>
      <w:r w:rsidR="00883645" w:rsidRPr="00807079">
        <w:instrText xml:space="preserve">, </w:instrText>
      </w:r>
      <w:ins w:id="4583" w:author="msammartano" w:date="2014-02-09T00:45:00Z">
        <w:r w:rsidR="0081032D">
          <w:instrText>&lt;</w:instrText>
        </w:r>
      </w:ins>
      <w:r w:rsidR="00883645" w:rsidRPr="00807079">
        <w:instrText>right</w:instrText>
      </w:r>
      <w:del w:id="4584" w:author="msammartano" w:date="2014-02-09T00:45:00Z">
        <w:r w:rsidR="00883645" w:rsidRPr="00807079" w:rsidDel="0081032D">
          <w:delInstrText>_v</w:delInstrText>
        </w:r>
      </w:del>
      <w:ins w:id="4585" w:author="msammartano" w:date="2014-02-09T00:45:00Z">
        <w:r w:rsidR="0081032D">
          <w:instrText>V</w:instrText>
        </w:r>
      </w:ins>
      <w:r w:rsidR="00883645" w:rsidRPr="00807079">
        <w:instrText>olume</w:instrText>
      </w:r>
      <w:ins w:id="4586" w:author="msammartano" w:date="2014-02-09T00:45:00Z">
        <w:r w:rsidR="0081032D">
          <w:instrText>_nexp&gt;</w:instrText>
        </w:r>
      </w:ins>
      <w:r w:rsidR="00883645" w:rsidRPr="00807079">
        <w:instrText xml:space="preserve">, </w:instrText>
      </w:r>
      <w:ins w:id="4587" w:author="msammartano" w:date="2014-02-09T00:45:00Z">
        <w:r w:rsidR="0081032D">
          <w:instrText>&lt;</w:instrText>
        </w:r>
      </w:ins>
      <w:r w:rsidR="00883645" w:rsidRPr="00807079">
        <w:instrText>left</w:instrText>
      </w:r>
      <w:del w:id="4588" w:author="msammartano" w:date="2014-02-09T00:45:00Z">
        <w:r w:rsidR="00883645" w:rsidRPr="00807079" w:rsidDel="0081032D">
          <w:delInstrText>_v</w:delInstrText>
        </w:r>
      </w:del>
      <w:ins w:id="4589" w:author="msammartano" w:date="2014-02-09T00:45:00Z">
        <w:r w:rsidR="0081032D">
          <w:instrText>V</w:instrText>
        </w:r>
      </w:ins>
      <w:r w:rsidR="00883645" w:rsidRPr="00807079">
        <w:instrText>olume</w:instrText>
      </w:r>
      <w:ins w:id="4590" w:author="msammartano" w:date="2014-02-09T00:45:00Z">
        <w:r w:rsidR="0081032D">
          <w:instrText>_nexp&gt;</w:instrText>
        </w:r>
      </w:ins>
      <w:r w:rsidR="00883645" w:rsidRPr="00807079">
        <w:instrText xml:space="preserve">, </w:instrText>
      </w:r>
      <w:ins w:id="4591" w:author="msammartano" w:date="2014-02-09T00:45:00Z">
        <w:r w:rsidR="0081032D">
          <w:instrText>&lt;</w:instrText>
        </w:r>
      </w:ins>
      <w:r w:rsidR="00883645" w:rsidRPr="00807079">
        <w:instrText>priority</w:instrText>
      </w:r>
      <w:ins w:id="4592" w:author="msammartano" w:date="2014-02-09T00:45:00Z">
        <w:r w:rsidR="0081032D">
          <w:instrText>_nexp&gt;</w:instrText>
        </w:r>
      </w:ins>
      <w:r w:rsidR="00883645" w:rsidRPr="00807079">
        <w:instrText xml:space="preserve">, </w:instrText>
      </w:r>
      <w:ins w:id="4593" w:author="msammartano" w:date="2014-02-09T00:45:00Z">
        <w:r w:rsidR="0081032D">
          <w:instrText>&lt;</w:instrText>
        </w:r>
      </w:ins>
      <w:r w:rsidR="00883645" w:rsidRPr="00807079">
        <w:instrText>loop</w:instrText>
      </w:r>
      <w:ins w:id="4594" w:author="msammartano" w:date="2014-02-09T00:45:00Z">
        <w:r w:rsidR="0081032D">
          <w:instrText>_nexp&gt;</w:instrText>
        </w:r>
      </w:ins>
      <w:r w:rsidR="00883645" w:rsidRPr="00807079">
        <w:instrText xml:space="preserve">, </w:instrText>
      </w:r>
      <w:ins w:id="4595" w:author="msammartano" w:date="2014-02-09T00:45:00Z">
        <w:r w:rsidR="0081032D">
          <w:instrText>&lt;</w:instrText>
        </w:r>
      </w:ins>
      <w:r w:rsidR="00883645" w:rsidRPr="00807079">
        <w:instrText>rate</w:instrText>
      </w:r>
      <w:ins w:id="4596" w:author="msammartano" w:date="2014-02-09T00:45:00Z">
        <w:r w:rsidR="0081032D">
          <w:instrText>_nexp&gt;</w:instrText>
        </w:r>
      </w:ins>
      <w:r w:rsidR="00883645">
        <w:instrText xml:space="preserve">" </w:instrText>
      </w:r>
      <w:r w:rsidR="00833AAE">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4597" w:name="_Toc379672039"/>
      <w:r>
        <w:t>Soundpool.setvolume &lt;streamID_nexp&gt;, &lt;leftVolume_nexp&gt;, &lt;rightVolume_nexp&gt;</w:t>
      </w:r>
      <w:bookmarkEnd w:id="4597"/>
      <w:r w:rsidR="00833AAE">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833AAE">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4598" w:name="_Toc379672040"/>
      <w:r>
        <w:t>Soundpool.setrate &lt;streamID_nexp&gt;, &lt;rate_nexp&gt;</w:t>
      </w:r>
      <w:bookmarkEnd w:id="4598"/>
      <w:r w:rsidR="00833AAE">
        <w:fldChar w:fldCharType="begin"/>
      </w:r>
      <w:r w:rsidR="00883645">
        <w:instrText xml:space="preserve"> XE "</w:instrText>
      </w:r>
      <w:r w:rsidR="00883645" w:rsidRPr="00807079">
        <w:instrText>Soundpool.setrate &lt;streamID_nexp&gt;, &lt;rate_nexp&gt;</w:instrText>
      </w:r>
      <w:r w:rsidR="00883645">
        <w:instrText xml:space="preserve">" </w:instrText>
      </w:r>
      <w:r w:rsidR="00833AAE">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4599" w:name="_Toc379672041"/>
      <w:r>
        <w:t>Soundpool.setpriority &lt;streamID_nexp&gt;, &lt;priority_nexp&gt;</w:t>
      </w:r>
      <w:bookmarkEnd w:id="4599"/>
      <w:r w:rsidR="00833AAE">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833AAE">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4600" w:name="_Toc379672042"/>
      <w:r>
        <w:lastRenderedPageBreak/>
        <w:t>Soundpool.pause &lt;streamID_nexp&gt;</w:t>
      </w:r>
      <w:bookmarkEnd w:id="4600"/>
      <w:r w:rsidR="00833AAE">
        <w:fldChar w:fldCharType="begin"/>
      </w:r>
      <w:r w:rsidR="00883645">
        <w:instrText xml:space="preserve"> XE "</w:instrText>
      </w:r>
      <w:r w:rsidR="00883645" w:rsidRPr="00807079">
        <w:instrText>Soundpool.pause &lt;streamID_nexp&gt;</w:instrText>
      </w:r>
      <w:r w:rsidR="00883645">
        <w:instrText xml:space="preserve">" </w:instrText>
      </w:r>
      <w:r w:rsidR="00833AAE">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4601" w:name="_Toc379672043"/>
      <w:r>
        <w:t>Soundpool.resume &lt;streamID_nexp&gt;</w:t>
      </w:r>
      <w:bookmarkEnd w:id="4601"/>
      <w:r w:rsidR="00833AAE">
        <w:fldChar w:fldCharType="begin"/>
      </w:r>
      <w:r w:rsidR="00883645">
        <w:instrText xml:space="preserve"> XE "</w:instrText>
      </w:r>
      <w:r w:rsidR="00883645" w:rsidRPr="00807079">
        <w:instrText>Soundpool.resume &lt;streamID_nexp&gt;</w:instrText>
      </w:r>
      <w:r w:rsidR="00883645">
        <w:instrText xml:space="preserve">" </w:instrText>
      </w:r>
      <w:r w:rsidR="00833AAE">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4602" w:name="_Toc379672044"/>
      <w:r>
        <w:t>Soundpool.stop &lt;streamID_nexp&gt;</w:t>
      </w:r>
      <w:bookmarkEnd w:id="4602"/>
      <w:r w:rsidR="00833AAE">
        <w:fldChar w:fldCharType="begin"/>
      </w:r>
      <w:r w:rsidR="00883645">
        <w:instrText xml:space="preserve"> XE "</w:instrText>
      </w:r>
      <w:r w:rsidR="00883645" w:rsidRPr="00807079">
        <w:instrText>Soundpool.stop &lt;streamID_nexp&gt;</w:instrText>
      </w:r>
      <w:r w:rsidR="00883645">
        <w:instrText xml:space="preserve">" </w:instrText>
      </w:r>
      <w:r w:rsidR="00833AAE">
        <w:fldChar w:fldCharType="end"/>
      </w:r>
    </w:p>
    <w:p w:rsidR="000417A3" w:rsidRDefault="000417A3" w:rsidP="00FC4BA3">
      <w:r>
        <w:t>Stops the playing of the specified stream.</w:t>
      </w:r>
    </w:p>
    <w:p w:rsidR="000417A3" w:rsidRDefault="000417A3" w:rsidP="005F4916">
      <w:pPr>
        <w:pStyle w:val="Heading3"/>
      </w:pPr>
      <w:bookmarkStart w:id="4603" w:name="_Toc379672045"/>
      <w:r>
        <w:t>Soundpool.release</w:t>
      </w:r>
      <w:bookmarkEnd w:id="4603"/>
      <w:r w:rsidR="00833AAE">
        <w:fldChar w:fldCharType="begin"/>
      </w:r>
      <w:r w:rsidR="00883645">
        <w:instrText xml:space="preserve"> XE "</w:instrText>
      </w:r>
      <w:r w:rsidR="00883645" w:rsidRPr="00807079">
        <w:instrText>Soundpool.release</w:instrText>
      </w:r>
      <w:r w:rsidR="00883645">
        <w:instrText xml:space="preserve">" </w:instrText>
      </w:r>
      <w:r w:rsidR="00833AAE">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604" w:name="_Toc379672046"/>
      <w:r>
        <w:t>GPS</w:t>
      </w:r>
      <w:bookmarkEnd w:id="4604"/>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605" w:name="_Toc379672047"/>
      <w:r>
        <w:t>Commands</w:t>
      </w:r>
      <w:bookmarkEnd w:id="4605"/>
    </w:p>
    <w:p w:rsidR="00514CEB" w:rsidRDefault="003A4712" w:rsidP="005F4916">
      <w:pPr>
        <w:pStyle w:val="Heading3"/>
      </w:pPr>
      <w:bookmarkStart w:id="4606" w:name="_Toc379672048"/>
      <w:r>
        <w:t>Gps.</w:t>
      </w:r>
      <w:r w:rsidR="00514CEB">
        <w:t>open</w:t>
      </w:r>
      <w:bookmarkEnd w:id="4606"/>
      <w:r w:rsidR="00833AAE">
        <w:fldChar w:fldCharType="begin"/>
      </w:r>
      <w:r w:rsidR="00137E1C">
        <w:instrText xml:space="preserve"> XE "</w:instrText>
      </w:r>
      <w:r w:rsidR="00AF3F34">
        <w:instrText>G</w:instrText>
      </w:r>
      <w:r w:rsidR="00137E1C" w:rsidRPr="00B83376">
        <w:instrText>ps.open</w:instrText>
      </w:r>
      <w:r w:rsidR="00137E1C">
        <w:instrText xml:space="preserve">" </w:instrText>
      </w:r>
      <w:r w:rsidR="00833AAE">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4607" w:name="_Toc379672049"/>
      <w:r>
        <w:t>Gps.</w:t>
      </w:r>
      <w:r w:rsidR="00514CEB">
        <w:t>close</w:t>
      </w:r>
      <w:bookmarkEnd w:id="4607"/>
      <w:r w:rsidR="00833AAE">
        <w:fldChar w:fldCharType="begin"/>
      </w:r>
      <w:r w:rsidR="00A0337C">
        <w:instrText xml:space="preserve"> XE "</w:instrText>
      </w:r>
      <w:r w:rsidR="0078797C">
        <w:instrText>G</w:instrText>
      </w:r>
      <w:r w:rsidR="00A0337C" w:rsidRPr="001612DB">
        <w:instrText>ps.close</w:instrText>
      </w:r>
      <w:r w:rsidR="00A0337C">
        <w:instrText xml:space="preserve">" </w:instrText>
      </w:r>
      <w:r w:rsidR="00833AAE">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4608" w:name="_Toc379672050"/>
      <w:r>
        <w:t>Gps.</w:t>
      </w:r>
      <w:r w:rsidR="00514CEB">
        <w:t>provider &lt;svar&gt;</w:t>
      </w:r>
      <w:bookmarkEnd w:id="4608"/>
      <w:r w:rsidR="00833AAE">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833AAE">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4609" w:name="_Toc379672051"/>
      <w:r>
        <w:t>Gps.</w:t>
      </w:r>
      <w:r w:rsidR="00514CEB">
        <w:t>accuracy &lt;nvar&gt;</w:t>
      </w:r>
      <w:bookmarkEnd w:id="4609"/>
      <w:r w:rsidR="00833AAE">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833AAE">
        <w:fldChar w:fldCharType="end"/>
      </w:r>
    </w:p>
    <w:p w:rsidR="00514CEB" w:rsidRDefault="00514CEB" w:rsidP="00C956D0">
      <w:pPr>
        <w:spacing w:after="240"/>
      </w:pPr>
      <w:r>
        <w:t>Returns the accuracy level in &lt;nvar&gt;.</w:t>
      </w:r>
      <w:r w:rsidR="00C956D0">
        <w:t xml:space="preserve">  This is an estimate of the uncertainty in the reported location, measured in meters.</w:t>
      </w:r>
    </w:p>
    <w:p w:rsidR="00514CEB" w:rsidRDefault="003A4712" w:rsidP="005F4916">
      <w:pPr>
        <w:pStyle w:val="Heading3"/>
      </w:pPr>
      <w:bookmarkStart w:id="4610" w:name="_Toc379672052"/>
      <w:r>
        <w:t>Gps.</w:t>
      </w:r>
      <w:r w:rsidR="00514CEB">
        <w:t>latitude &lt;nvar&gt;</w:t>
      </w:r>
      <w:bookmarkEnd w:id="4610"/>
      <w:r w:rsidR="00833AAE">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833AAE">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4611" w:name="_Toc379672053"/>
      <w:r>
        <w:t>Gps.</w:t>
      </w:r>
      <w:r w:rsidR="00514CEB">
        <w:t>longitude &lt;nvar&gt;</w:t>
      </w:r>
      <w:bookmarkEnd w:id="4611"/>
      <w:r w:rsidR="00833AAE">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833AAE">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4612" w:name="_Toc379672054"/>
      <w:r>
        <w:lastRenderedPageBreak/>
        <w:t>Gps.</w:t>
      </w:r>
      <w:r w:rsidR="00514CEB">
        <w:t>altitude &lt;nvar&gt;</w:t>
      </w:r>
      <w:bookmarkEnd w:id="4612"/>
      <w:r w:rsidR="00833AAE">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833AAE">
        <w:fldChar w:fldCharType="end"/>
      </w:r>
    </w:p>
    <w:p w:rsidR="00514CEB" w:rsidRDefault="00514CEB" w:rsidP="00514CEB">
      <w:pPr>
        <w:spacing w:after="240"/>
      </w:pPr>
      <w:r>
        <w:t>Returns the altitude in meters in &lt;nvar&gt;.</w:t>
      </w:r>
    </w:p>
    <w:p w:rsidR="00514CEB" w:rsidRDefault="003A4712" w:rsidP="005F4916">
      <w:pPr>
        <w:pStyle w:val="Heading3"/>
      </w:pPr>
      <w:bookmarkStart w:id="4613" w:name="_Toc379672055"/>
      <w:r>
        <w:t>Gps.</w:t>
      </w:r>
      <w:r w:rsidR="00514CEB">
        <w:t>bearing &lt;nvar&gt;</w:t>
      </w:r>
      <w:bookmarkEnd w:id="4613"/>
      <w:r w:rsidR="00833AAE">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833AAE">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4614" w:name="_Toc379672056"/>
      <w:r>
        <w:t>Gps.</w:t>
      </w:r>
      <w:r w:rsidR="00514CEB">
        <w:t>speed &lt;nvar&gt;</w:t>
      </w:r>
      <w:bookmarkEnd w:id="4614"/>
      <w:r w:rsidR="00833AAE">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833AAE">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4615" w:name="_Toc379672057"/>
      <w:r>
        <w:t>Gps.</w:t>
      </w:r>
      <w:r w:rsidR="00514CEB">
        <w:t>time &lt;nvar&gt;</w:t>
      </w:r>
      <w:bookmarkEnd w:id="4615"/>
      <w:r w:rsidR="00833AAE">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833AAE">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616" w:name="_Toc379672058"/>
      <w:r>
        <w:t>Sensors</w:t>
      </w:r>
      <w:bookmarkEnd w:id="4616"/>
    </w:p>
    <w:p w:rsidR="004951B6" w:rsidRDefault="004951B6" w:rsidP="00EB1F62">
      <w:pPr>
        <w:pStyle w:val="Heading2"/>
      </w:pPr>
      <w:bookmarkStart w:id="4617" w:name="_Toc379672059"/>
      <w:r>
        <w:t>Introduction</w:t>
      </w:r>
      <w:bookmarkEnd w:id="4617"/>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tblPr>
      <w:tblGrid>
        <w:gridCol w:w="2790"/>
        <w:gridCol w:w="1170"/>
        <w:gridCol w:w="3330"/>
      </w:tblGrid>
      <w:tr w:rsidR="00F25E63" w:rsidTr="006E47CD">
        <w:trPr>
          <w:cnfStyle w:val="100000000000"/>
        </w:trPr>
        <w:tc>
          <w:tcPr>
            <w:cnfStyle w:val="001000000000"/>
            <w:tcW w:w="2790" w:type="dxa"/>
          </w:tcPr>
          <w:p w:rsidR="00F25E63" w:rsidRDefault="00F25E63" w:rsidP="00D329AA">
            <w:r>
              <w:t>Name of Sensor</w:t>
            </w:r>
          </w:p>
        </w:tc>
        <w:tc>
          <w:tcPr>
            <w:tcW w:w="1170" w:type="dxa"/>
          </w:tcPr>
          <w:p w:rsidR="00F25E63" w:rsidRDefault="00F25E63" w:rsidP="001302D2">
            <w:pPr>
              <w:jc w:val="center"/>
              <w:cnfStyle w:val="100000000000"/>
            </w:pPr>
            <w:r>
              <w:t>Type</w:t>
            </w:r>
          </w:p>
        </w:tc>
        <w:tc>
          <w:tcPr>
            <w:tcW w:w="3330" w:type="dxa"/>
          </w:tcPr>
          <w:p w:rsidR="00F25E63" w:rsidRDefault="00F25E63" w:rsidP="001302D2">
            <w:pPr>
              <w:jc w:val="center"/>
              <w:cnfStyle w:val="100000000000"/>
            </w:pPr>
            <w:r>
              <w:t>Notes</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pPr>
            <w:r w:rsidRPr="001302D2">
              <w:t>1</w:t>
            </w:r>
          </w:p>
        </w:tc>
        <w:tc>
          <w:tcPr>
            <w:tcW w:w="3330" w:type="dxa"/>
          </w:tcPr>
          <w:p w:rsidR="00F25E63" w:rsidRPr="001302D2" w:rsidRDefault="00F25E63" w:rsidP="00F25E63">
            <w:pPr>
              <w:cnfStyle w:val="000000100000"/>
            </w:pPr>
            <w:r>
              <w:t>As of API 3</w:t>
            </w:r>
            <w:r w:rsidR="006E47CD">
              <w:t xml:space="preserve"> (Cupcake)</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pPr>
            <w:r w:rsidRPr="001302D2">
              <w:t>2</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pPr>
            <w:r w:rsidRPr="001302D2">
              <w:t>3</w:t>
            </w:r>
          </w:p>
        </w:tc>
        <w:tc>
          <w:tcPr>
            <w:tcW w:w="3330" w:type="dxa"/>
          </w:tcPr>
          <w:p w:rsidR="00F25E63" w:rsidRPr="001302D2" w:rsidRDefault="00F25E63" w:rsidP="00F25E63">
            <w:pPr>
              <w:cnfStyle w:val="000000100000"/>
            </w:pPr>
            <w:r>
              <w:t>As of API 3</w:t>
            </w:r>
            <w:r w:rsidR="006E47CD">
              <w:t>, deprecated API 8</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pPr>
            <w:r w:rsidRPr="001302D2">
              <w:t>4</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pPr>
            <w:r w:rsidRPr="001302D2">
              <w:t>5</w:t>
            </w:r>
          </w:p>
        </w:tc>
        <w:tc>
          <w:tcPr>
            <w:tcW w:w="3330" w:type="dxa"/>
          </w:tcPr>
          <w:p w:rsidR="00F25E63" w:rsidRPr="001302D2" w:rsidRDefault="00F25E63" w:rsidP="00F25E63">
            <w:pPr>
              <w:cnfStyle w:val="000000100000"/>
            </w:pPr>
            <w:r>
              <w:t>As of API 3</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pPr>
            <w:r w:rsidRPr="001302D2">
              <w:t>6</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pPr>
            <w:r w:rsidRPr="001302D2">
              <w:t>7</w:t>
            </w:r>
          </w:p>
        </w:tc>
        <w:tc>
          <w:tcPr>
            <w:tcW w:w="3330" w:type="dxa"/>
          </w:tcPr>
          <w:p w:rsidR="00F25E63" w:rsidRPr="001302D2" w:rsidRDefault="00F25E63" w:rsidP="00F25E63">
            <w:pPr>
              <w:cnfStyle w:val="000000100000"/>
            </w:pPr>
            <w:r>
              <w:t>As of API 3</w:t>
            </w:r>
            <w:r w:rsidR="006E47CD">
              <w:t>, deprecated API 14</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pPr>
            <w:r w:rsidRPr="001302D2">
              <w:t>8</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pPr>
            <w:r w:rsidRPr="001302D2">
              <w:t>9</w:t>
            </w:r>
          </w:p>
        </w:tc>
        <w:tc>
          <w:tcPr>
            <w:tcW w:w="3330" w:type="dxa"/>
          </w:tcPr>
          <w:p w:rsidR="00F25E63" w:rsidRPr="001302D2" w:rsidRDefault="006E47CD" w:rsidP="00F25E63">
            <w:pPr>
              <w:cnfStyle w:val="000000100000"/>
            </w:pPr>
            <w:r>
              <w:t>As of API 9 (Gingerbread)</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pPr>
            <w:r w:rsidRPr="001302D2">
              <w:t>10</w:t>
            </w:r>
          </w:p>
        </w:tc>
        <w:tc>
          <w:tcPr>
            <w:tcW w:w="3330" w:type="dxa"/>
          </w:tcPr>
          <w:p w:rsidR="00F25E63" w:rsidRPr="001302D2" w:rsidRDefault="006E47CD" w:rsidP="00F25E63">
            <w:pPr>
              <w:cnfStyle w:val="000000010000"/>
            </w:pPr>
            <w:r>
              <w:t>As of API 9</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pPr>
            <w:r w:rsidRPr="001302D2">
              <w:t>11</w:t>
            </w:r>
          </w:p>
        </w:tc>
        <w:tc>
          <w:tcPr>
            <w:tcW w:w="3330" w:type="dxa"/>
          </w:tcPr>
          <w:p w:rsidR="00F25E63" w:rsidRPr="001302D2" w:rsidRDefault="006E47CD" w:rsidP="00F25E63">
            <w:pPr>
              <w:cnfStyle w:val="000000100000"/>
            </w:pPr>
            <w:r>
              <w:t>As of API 9</w:t>
            </w:r>
          </w:p>
        </w:tc>
      </w:tr>
      <w:tr w:rsidR="00F25E63" w:rsidRPr="001302D2" w:rsidTr="006E47CD">
        <w:trPr>
          <w:cnfStyle w:val="000000010000"/>
        </w:trPr>
        <w:tc>
          <w:tcPr>
            <w:cnfStyle w:val="00100000000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pPr>
            <w:r>
              <w:t>12</w:t>
            </w:r>
          </w:p>
        </w:tc>
        <w:tc>
          <w:tcPr>
            <w:tcW w:w="3330" w:type="dxa"/>
          </w:tcPr>
          <w:p w:rsidR="00F25E63" w:rsidRDefault="006E47CD" w:rsidP="00F25E63">
            <w:pPr>
              <w:cnfStyle w:val="000000010000"/>
            </w:pPr>
            <w:r>
              <w:t>As of API 14 (Ice Cream Sandwich)</w:t>
            </w:r>
          </w:p>
        </w:tc>
      </w:tr>
      <w:tr w:rsidR="00F25E63" w:rsidRPr="001302D2" w:rsidTr="006E47CD">
        <w:trPr>
          <w:cnfStyle w:val="000000100000"/>
        </w:trPr>
        <w:tc>
          <w:tcPr>
            <w:cnfStyle w:val="00100000000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pPr>
            <w:r>
              <w:t>13</w:t>
            </w:r>
          </w:p>
        </w:tc>
        <w:tc>
          <w:tcPr>
            <w:tcW w:w="3330" w:type="dxa"/>
          </w:tcPr>
          <w:p w:rsidR="00F25E63" w:rsidRDefault="006E47CD" w:rsidP="00F25E63">
            <w:pPr>
              <w:cnfStyle w:val="000000100000"/>
            </w:pPr>
            <w:r>
              <w:t>As of API 14</w:t>
            </w:r>
          </w:p>
        </w:tc>
      </w:tr>
      <w:tr w:rsidR="006E47CD" w:rsidRPr="001302D2" w:rsidTr="006E47CD">
        <w:trPr>
          <w:cnfStyle w:val="000000010000"/>
        </w:trPr>
        <w:tc>
          <w:tcPr>
            <w:cnfStyle w:val="00100000000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pPr>
            <w:r>
              <w:t>14</w:t>
            </w:r>
          </w:p>
        </w:tc>
        <w:tc>
          <w:tcPr>
            <w:tcW w:w="3330" w:type="dxa"/>
          </w:tcPr>
          <w:p w:rsidR="006E47CD" w:rsidRDefault="006E47CD" w:rsidP="00F25E63">
            <w:pPr>
              <w:cnfStyle w:val="000000010000"/>
            </w:pPr>
            <w:r>
              <w:t>As of API 18</w:t>
            </w:r>
            <w:r w:rsidR="00294EE4">
              <w:t xml:space="preserve"> (Jellybean MR2)</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pPr>
            <w:r>
              <w:t>15</w:t>
            </w:r>
          </w:p>
        </w:tc>
        <w:tc>
          <w:tcPr>
            <w:tcW w:w="3330" w:type="dxa"/>
          </w:tcPr>
          <w:p w:rsidR="006E47CD" w:rsidRDefault="006E47CD" w:rsidP="00F25E63">
            <w:pPr>
              <w:cnfStyle w:val="000000100000"/>
            </w:pPr>
            <w:r>
              <w:t>As of API 18</w:t>
            </w:r>
          </w:p>
        </w:tc>
      </w:tr>
      <w:tr w:rsidR="006E47CD" w:rsidRPr="001302D2" w:rsidTr="006E47CD">
        <w:trPr>
          <w:cnfStyle w:val="000000010000"/>
        </w:trPr>
        <w:tc>
          <w:tcPr>
            <w:cnfStyle w:val="00100000000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pPr>
            <w:r>
              <w:t>16</w:t>
            </w:r>
          </w:p>
        </w:tc>
        <w:tc>
          <w:tcPr>
            <w:tcW w:w="3330" w:type="dxa"/>
          </w:tcPr>
          <w:p w:rsidR="006E47CD" w:rsidRDefault="006E47CD" w:rsidP="00F25E63">
            <w:pPr>
              <w:cnfStyle w:val="000000010000"/>
            </w:pPr>
            <w:r>
              <w:t>As of API 18</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pPr>
            <w:r>
              <w:t>17</w:t>
            </w:r>
          </w:p>
        </w:tc>
        <w:tc>
          <w:tcPr>
            <w:tcW w:w="3330" w:type="dxa"/>
          </w:tcPr>
          <w:p w:rsidR="006E47CD" w:rsidRDefault="006E47CD" w:rsidP="00F25E63">
            <w:pPr>
              <w:cnfStyle w:val="00000010000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2" w:history="1">
        <w:r>
          <w:rPr>
            <w:rStyle w:val="Hyperlink"/>
          </w:rPr>
          <w:t>Android's Sensor Event</w:t>
        </w:r>
      </w:hyperlink>
      <w:r>
        <w:t xml:space="preserve"> </w:t>
      </w:r>
      <w:r w:rsidR="00D329AA">
        <w:t>(</w:t>
      </w:r>
      <w:hyperlink r:id="rId53"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lastRenderedPageBreak/>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618" w:name="_Toc379672060"/>
      <w:r>
        <w:t>Sensor Commands</w:t>
      </w:r>
      <w:bookmarkEnd w:id="4618"/>
    </w:p>
    <w:p w:rsidR="004951B6" w:rsidRDefault="003A4712" w:rsidP="00D43DA8">
      <w:pPr>
        <w:pStyle w:val="Heading3"/>
      </w:pPr>
      <w:bookmarkStart w:id="4619" w:name="_Toc379672061"/>
      <w:r>
        <w:t>Sensors.</w:t>
      </w:r>
      <w:r w:rsidR="004951B6">
        <w:t xml:space="preserve">list </w:t>
      </w:r>
      <w:r w:rsidR="003E3561" w:rsidRPr="003E3561">
        <w:t>&lt;sensor_array$[]&gt;</w:t>
      </w:r>
      <w:bookmarkEnd w:id="4619"/>
      <w:r w:rsidR="00833AAE">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833AAE">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4620" w:name="_Toc379672062"/>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4620"/>
      <w:r w:rsidR="00833AAE">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833AAE">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4621" w:name="_Toc379672063"/>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4621"/>
      <w:r w:rsidR="00187C33">
        <w:t xml:space="preserve"> </w:t>
      </w:r>
      <w:r w:rsidR="00833AAE">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833AAE">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4" w:history="1">
        <w:r>
          <w:rPr>
            <w:rStyle w:val="Hyperlink"/>
          </w:rPr>
          <w:t>Android's Sensor Event</w:t>
        </w:r>
      </w:hyperlink>
      <w:r>
        <w:t xml:space="preserve"> web page for the meaning of these parameters.</w:t>
      </w:r>
    </w:p>
    <w:p w:rsidR="004951B6" w:rsidRDefault="003A4712" w:rsidP="005F4916">
      <w:pPr>
        <w:pStyle w:val="Heading3"/>
      </w:pPr>
      <w:bookmarkStart w:id="4622" w:name="_Toc379672064"/>
      <w:r>
        <w:t>Sensors.</w:t>
      </w:r>
      <w:r w:rsidR="004951B6">
        <w:t>close</w:t>
      </w:r>
      <w:bookmarkEnd w:id="4622"/>
      <w:r w:rsidR="00833AAE">
        <w:fldChar w:fldCharType="begin"/>
      </w:r>
      <w:r w:rsidR="0078615E">
        <w:instrText xml:space="preserve"> XE "</w:instrText>
      </w:r>
      <w:r w:rsidR="0078797C">
        <w:instrText>S</w:instrText>
      </w:r>
      <w:r w:rsidR="0078615E" w:rsidRPr="002E6C8B">
        <w:instrText>ensors.close</w:instrText>
      </w:r>
      <w:r w:rsidR="0078615E">
        <w:instrText xml:space="preserve">" </w:instrText>
      </w:r>
      <w:r w:rsidR="00833AAE">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4623" w:name="_Toc379672065"/>
      <w:r>
        <w:t>System</w:t>
      </w:r>
      <w:bookmarkEnd w:id="4623"/>
    </w:p>
    <w:p w:rsidR="005E6325" w:rsidRDefault="005E6325" w:rsidP="005E6325">
      <w:r>
        <w:t xml:space="preserve">These commands provide for the execution of System commands on non-rooted devices. </w:t>
      </w:r>
    </w:p>
    <w:p w:rsidR="005E6325" w:rsidRDefault="005E6325" w:rsidP="005E6325">
      <w:pPr>
        <w:pStyle w:val="Heading2"/>
      </w:pPr>
      <w:bookmarkStart w:id="4624" w:name="_Toc379672066"/>
      <w:r>
        <w:lastRenderedPageBreak/>
        <w:t>Commands</w:t>
      </w:r>
      <w:bookmarkEnd w:id="4624"/>
    </w:p>
    <w:p w:rsidR="005E6325" w:rsidRDefault="005E6325" w:rsidP="005F4916">
      <w:pPr>
        <w:pStyle w:val="Heading3"/>
      </w:pPr>
      <w:bookmarkStart w:id="4625" w:name="_Toc379672067"/>
      <w:r>
        <w:t>System.open</w:t>
      </w:r>
      <w:bookmarkEnd w:id="4625"/>
      <w:r w:rsidR="00833AAE">
        <w:fldChar w:fldCharType="begin"/>
      </w:r>
      <w:r>
        <w:instrText xml:space="preserve"> XE "</w:instrText>
      </w:r>
      <w:r w:rsidRPr="00DC6982">
        <w:instrText>System.open</w:instrText>
      </w:r>
      <w:r>
        <w:instrText xml:space="preserve">" </w:instrText>
      </w:r>
      <w:r w:rsidR="00833AAE">
        <w:fldChar w:fldCharType="end"/>
      </w:r>
    </w:p>
    <w:p w:rsidR="005E6325" w:rsidRDefault="005E6325" w:rsidP="005E6325">
      <w:r>
        <w:t>Opens a shell to execute system commands.</w:t>
      </w:r>
      <w:r w:rsidR="00CE7D00">
        <w:t xml:space="preserve"> T</w:t>
      </w:r>
      <w:r w:rsidR="00CE7D00" w:rsidRPr="00CE7D00">
        <w:t>he working directory is set to rfo-basic/data.</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4626" w:name="_Toc379672068"/>
      <w:r>
        <w:t>System.write &lt;sexp&gt;</w:t>
      </w:r>
      <w:bookmarkEnd w:id="4626"/>
      <w:r w:rsidR="00833AAE">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833AAE">
        <w:fldChar w:fldCharType="end"/>
      </w:r>
    </w:p>
    <w:p w:rsidR="005E6325" w:rsidRDefault="005E6325" w:rsidP="005E6325">
      <w:r>
        <w:t>Executes a System command.</w:t>
      </w:r>
    </w:p>
    <w:p w:rsidR="005E6325" w:rsidRDefault="005E6325" w:rsidP="005F4916">
      <w:pPr>
        <w:pStyle w:val="Heading3"/>
      </w:pPr>
      <w:bookmarkStart w:id="4627" w:name="_Toc379672069"/>
      <w:r>
        <w:t>System.read.ready &lt;nvar&gt;</w:t>
      </w:r>
      <w:bookmarkEnd w:id="4627"/>
      <w:r w:rsidR="00833AAE">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833AAE">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4628" w:name="_Toc379672070"/>
      <w:r>
        <w:t>System.read.line &lt;svar&gt;</w:t>
      </w:r>
      <w:bookmarkEnd w:id="4628"/>
      <w:r w:rsidR="00833AAE">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833AAE">
        <w:fldChar w:fldCharType="end"/>
      </w:r>
    </w:p>
    <w:p w:rsidR="005E6325" w:rsidRDefault="005E6325" w:rsidP="005E6325">
      <w:r>
        <w:t>Places the next available response line into the string variable.</w:t>
      </w:r>
    </w:p>
    <w:p w:rsidR="005E6325" w:rsidRDefault="005E6325" w:rsidP="005F4916">
      <w:pPr>
        <w:pStyle w:val="Heading3"/>
      </w:pPr>
      <w:bookmarkStart w:id="4629" w:name="_Toc379672071"/>
      <w:r>
        <w:t>System.close</w:t>
      </w:r>
      <w:bookmarkEnd w:id="4629"/>
      <w:r w:rsidR="00833AAE">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833AAE">
        <w:fldChar w:fldCharType="end"/>
      </w:r>
    </w:p>
    <w:p w:rsidR="005E6325" w:rsidRPr="00626B56" w:rsidRDefault="005E6325" w:rsidP="005E6325">
      <w:r>
        <w:t>Exits the System Shell mode.</w:t>
      </w:r>
    </w:p>
    <w:p w:rsidR="00D94677" w:rsidRDefault="00D94677" w:rsidP="00E33967">
      <w:pPr>
        <w:pStyle w:val="Heading1"/>
      </w:pPr>
      <w:bookmarkStart w:id="4630" w:name="_Toc379672072"/>
      <w:r>
        <w:t>Superuser</w:t>
      </w:r>
      <w:bookmarkEnd w:id="4630"/>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631" w:name="_Toc379672073"/>
      <w:r>
        <w:t>Commands</w:t>
      </w:r>
      <w:bookmarkEnd w:id="4631"/>
    </w:p>
    <w:p w:rsidR="00D94677" w:rsidRDefault="00D94677" w:rsidP="005F4916">
      <w:pPr>
        <w:pStyle w:val="Heading3"/>
      </w:pPr>
      <w:bookmarkStart w:id="4632" w:name="_Toc379672074"/>
      <w:r>
        <w:t>Su.open</w:t>
      </w:r>
      <w:bookmarkEnd w:id="4632"/>
      <w:r w:rsidR="00833AAE">
        <w:fldChar w:fldCharType="begin"/>
      </w:r>
      <w:r w:rsidR="00626B56">
        <w:instrText xml:space="preserve"> XE "</w:instrText>
      </w:r>
      <w:r w:rsidR="00626B56" w:rsidRPr="00F57F53">
        <w:instrText>Su.open</w:instrText>
      </w:r>
      <w:r w:rsidR="00626B56">
        <w:instrText xml:space="preserve">" </w:instrText>
      </w:r>
      <w:r w:rsidR="00833AAE">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4633" w:name="_Toc379672075"/>
      <w:r>
        <w:t>Su.write &lt;sexp&gt;</w:t>
      </w:r>
      <w:bookmarkEnd w:id="4633"/>
      <w:r w:rsidR="00833AAE">
        <w:fldChar w:fldCharType="begin"/>
      </w:r>
      <w:r w:rsidR="00626B56">
        <w:instrText xml:space="preserve"> XE "</w:instrText>
      </w:r>
      <w:r w:rsidR="00626B56" w:rsidRPr="00F57F53">
        <w:instrText>Su.write &lt;sexp&gt;</w:instrText>
      </w:r>
      <w:r w:rsidR="00626B56">
        <w:instrText xml:space="preserve">" </w:instrText>
      </w:r>
      <w:r w:rsidR="00833AAE">
        <w:fldChar w:fldCharType="end"/>
      </w:r>
    </w:p>
    <w:p w:rsidR="00626B56" w:rsidRDefault="00626B56" w:rsidP="002F3423">
      <w:r>
        <w:t>Executes a Superuser command.</w:t>
      </w:r>
    </w:p>
    <w:p w:rsidR="00626B56" w:rsidRDefault="00626B56" w:rsidP="005F4916">
      <w:pPr>
        <w:pStyle w:val="Heading3"/>
      </w:pPr>
      <w:bookmarkStart w:id="4634" w:name="_Toc379672076"/>
      <w:r>
        <w:t>Su.read.ready &lt;nvar&gt;</w:t>
      </w:r>
      <w:bookmarkEnd w:id="4634"/>
      <w:r w:rsidR="00833AAE">
        <w:fldChar w:fldCharType="begin"/>
      </w:r>
      <w:r>
        <w:instrText xml:space="preserve"> XE "</w:instrText>
      </w:r>
      <w:r w:rsidRPr="00F57F53">
        <w:instrText>Su.read.ready &lt;nvar&gt;</w:instrText>
      </w:r>
      <w:r>
        <w:instrText xml:space="preserve">" </w:instrText>
      </w:r>
      <w:r w:rsidR="00833AAE">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4635" w:name="_Toc379672077"/>
      <w:r>
        <w:lastRenderedPageBreak/>
        <w:t>Su.read.line &lt;svar&gt;</w:t>
      </w:r>
      <w:bookmarkEnd w:id="4635"/>
      <w:r w:rsidR="00833AAE">
        <w:fldChar w:fldCharType="begin"/>
      </w:r>
      <w:r>
        <w:instrText xml:space="preserve"> XE "</w:instrText>
      </w:r>
      <w:r w:rsidRPr="00F57F53">
        <w:instrText>Su.read.line &lt;svar&gt;</w:instrText>
      </w:r>
      <w:r>
        <w:instrText xml:space="preserve">" </w:instrText>
      </w:r>
      <w:r w:rsidR="00833AAE">
        <w:fldChar w:fldCharType="end"/>
      </w:r>
    </w:p>
    <w:p w:rsidR="00626B56" w:rsidRDefault="00626B56" w:rsidP="00626B56">
      <w:r>
        <w:t>Places the next available response line into the string variable.</w:t>
      </w:r>
    </w:p>
    <w:p w:rsidR="00626B56" w:rsidRDefault="00626B56" w:rsidP="005F4916">
      <w:pPr>
        <w:pStyle w:val="Heading3"/>
      </w:pPr>
      <w:bookmarkStart w:id="4636" w:name="_Toc379672078"/>
      <w:r>
        <w:t>Su.close</w:t>
      </w:r>
      <w:bookmarkEnd w:id="4636"/>
      <w:r w:rsidR="00833AAE">
        <w:fldChar w:fldCharType="begin"/>
      </w:r>
      <w:r>
        <w:instrText xml:space="preserve"> XE "</w:instrText>
      </w:r>
      <w:r w:rsidRPr="00F57F53">
        <w:instrText>Su.close</w:instrText>
      </w:r>
      <w:r>
        <w:instrText xml:space="preserve">" </w:instrText>
      </w:r>
      <w:r w:rsidR="00833AAE">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4637" w:name="_Toc379672079"/>
      <w:r>
        <w:lastRenderedPageBreak/>
        <w:t>Appendix A - Command List</w:t>
      </w:r>
      <w:bookmarkEnd w:id="4637"/>
    </w:p>
    <w:p w:rsidR="00EB125A" w:rsidRDefault="00833AAE">
      <w:pPr>
        <w:rPr>
          <w:ins w:id="4638" w:author="msammartano" w:date="2014-02-09T01:00:00Z"/>
          <w:noProof/>
        </w:rPr>
        <w:sectPr w:rsidR="00EB125A" w:rsidSect="006E7104">
          <w:footerReference w:type="default" r:id="rId55"/>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EB125A" w:rsidRDefault="00EB125A">
      <w:pPr>
        <w:pStyle w:val="Index1"/>
        <w:tabs>
          <w:tab w:val="right" w:leader="dot" w:pos="9350"/>
        </w:tabs>
        <w:rPr>
          <w:ins w:id="4643" w:author="msammartano" w:date="2014-02-09T01:00:00Z"/>
          <w:noProof/>
        </w:rPr>
      </w:pPr>
      <w:ins w:id="4644" w:author="msammartano" w:date="2014-02-09T01:00:00Z">
        <w:r>
          <w:rPr>
            <w:noProof/>
          </w:rPr>
          <w:lastRenderedPageBreak/>
          <w:t>! - Single Line Comment, 40</w:t>
        </w:r>
      </w:ins>
    </w:p>
    <w:p w:rsidR="00EB125A" w:rsidRDefault="00EB125A">
      <w:pPr>
        <w:pStyle w:val="Index1"/>
        <w:tabs>
          <w:tab w:val="right" w:leader="dot" w:pos="9350"/>
        </w:tabs>
        <w:rPr>
          <w:ins w:id="4645" w:author="msammartano" w:date="2014-02-09T01:00:00Z"/>
          <w:noProof/>
        </w:rPr>
      </w:pPr>
      <w:ins w:id="4646" w:author="msammartano" w:date="2014-02-09T01:00:00Z">
        <w:r>
          <w:rPr>
            <w:noProof/>
          </w:rPr>
          <w:t>!! - Block Comment, 40</w:t>
        </w:r>
      </w:ins>
    </w:p>
    <w:p w:rsidR="00EB125A" w:rsidRDefault="00EB125A">
      <w:pPr>
        <w:pStyle w:val="Index1"/>
        <w:tabs>
          <w:tab w:val="right" w:leader="dot" w:pos="9350"/>
        </w:tabs>
        <w:rPr>
          <w:ins w:id="4647" w:author="msammartano" w:date="2014-02-09T01:00:00Z"/>
          <w:noProof/>
        </w:rPr>
      </w:pPr>
      <w:ins w:id="4648" w:author="msammartano" w:date="2014-02-09T01:00:00Z">
        <w:r>
          <w:rPr>
            <w:noProof/>
          </w:rPr>
          <w:t># - Format Line, 21</w:t>
        </w:r>
      </w:ins>
    </w:p>
    <w:p w:rsidR="00EB125A" w:rsidRDefault="00EB125A">
      <w:pPr>
        <w:pStyle w:val="Index1"/>
        <w:tabs>
          <w:tab w:val="right" w:leader="dot" w:pos="9350"/>
        </w:tabs>
        <w:rPr>
          <w:ins w:id="4649" w:author="msammartano" w:date="2014-02-09T01:00:00Z"/>
          <w:noProof/>
        </w:rPr>
      </w:pPr>
      <w:ins w:id="4650" w:author="msammartano" w:date="2014-02-09T01:00:00Z">
        <w:r>
          <w:rPr>
            <w:noProof/>
          </w:rPr>
          <w:t>% - Middle of Line Comment, 41</w:t>
        </w:r>
      </w:ins>
    </w:p>
    <w:p w:rsidR="00EB125A" w:rsidRDefault="00EB125A">
      <w:pPr>
        <w:pStyle w:val="Index1"/>
        <w:tabs>
          <w:tab w:val="right" w:leader="dot" w:pos="9350"/>
        </w:tabs>
        <w:rPr>
          <w:ins w:id="4651" w:author="msammartano" w:date="2014-02-09T01:00:00Z"/>
          <w:noProof/>
        </w:rPr>
      </w:pPr>
      <w:ins w:id="4652" w:author="msammartano" w:date="2014-02-09T01:00:00Z">
        <w:r>
          <w:rPr>
            <w:noProof/>
          </w:rPr>
          <w:t>ABS(&lt;nexp&gt;), 44</w:t>
        </w:r>
      </w:ins>
    </w:p>
    <w:p w:rsidR="00EB125A" w:rsidRDefault="00EB125A">
      <w:pPr>
        <w:pStyle w:val="Index1"/>
        <w:tabs>
          <w:tab w:val="right" w:leader="dot" w:pos="9350"/>
        </w:tabs>
        <w:rPr>
          <w:ins w:id="4653" w:author="msammartano" w:date="2014-02-09T01:00:00Z"/>
          <w:noProof/>
        </w:rPr>
      </w:pPr>
      <w:ins w:id="4654" w:author="msammartano" w:date="2014-02-09T01:00:00Z">
        <w:r>
          <w:rPr>
            <w:noProof/>
          </w:rPr>
          <w:t>ACOS(&lt;nexp&gt;), 46</w:t>
        </w:r>
      </w:ins>
    </w:p>
    <w:p w:rsidR="00EB125A" w:rsidRDefault="00EB125A">
      <w:pPr>
        <w:pStyle w:val="Index1"/>
        <w:tabs>
          <w:tab w:val="right" w:leader="dot" w:pos="9350"/>
        </w:tabs>
        <w:rPr>
          <w:ins w:id="4655" w:author="msammartano" w:date="2014-02-09T01:00:00Z"/>
          <w:noProof/>
        </w:rPr>
      </w:pPr>
      <w:ins w:id="4656" w:author="msammartano" w:date="2014-02-09T01:00:00Z">
        <w:r>
          <w:rPr>
            <w:noProof/>
          </w:rPr>
          <w:t>Array.average &lt;Average_nvar&gt;, Array[], 31</w:t>
        </w:r>
      </w:ins>
    </w:p>
    <w:p w:rsidR="00EB125A" w:rsidRDefault="00EB125A">
      <w:pPr>
        <w:pStyle w:val="Index1"/>
        <w:tabs>
          <w:tab w:val="right" w:leader="dot" w:pos="9350"/>
        </w:tabs>
        <w:rPr>
          <w:ins w:id="4657" w:author="msammartano" w:date="2014-02-09T01:00:00Z"/>
          <w:noProof/>
        </w:rPr>
      </w:pPr>
      <w:ins w:id="4658" w:author="msammartano" w:date="2014-02-09T01:00:00Z">
        <w:r>
          <w:rPr>
            <w:noProof/>
          </w:rPr>
          <w:t>Array.copy SourceArray[{&lt;start&gt;{,&lt;length&gt;}], DestinationArray[{{-}&lt;extras&gt;}, 31</w:t>
        </w:r>
      </w:ins>
    </w:p>
    <w:p w:rsidR="00EB125A" w:rsidRDefault="00EB125A">
      <w:pPr>
        <w:pStyle w:val="Index1"/>
        <w:tabs>
          <w:tab w:val="right" w:leader="dot" w:pos="9350"/>
        </w:tabs>
        <w:rPr>
          <w:ins w:id="4659" w:author="msammartano" w:date="2014-02-09T01:00:00Z"/>
          <w:noProof/>
        </w:rPr>
      </w:pPr>
      <w:ins w:id="4660" w:author="msammartano" w:date="2014-02-09T01:00:00Z">
        <w:r>
          <w:rPr>
            <w:noProof/>
          </w:rPr>
          <w:t>Array.delete Array[]{, Array[]} ..., 32</w:t>
        </w:r>
      </w:ins>
    </w:p>
    <w:p w:rsidR="00EB125A" w:rsidRDefault="00EB125A">
      <w:pPr>
        <w:pStyle w:val="Index1"/>
        <w:tabs>
          <w:tab w:val="right" w:leader="dot" w:pos="9350"/>
        </w:tabs>
        <w:rPr>
          <w:ins w:id="4661" w:author="msammartano" w:date="2014-02-09T01:00:00Z"/>
          <w:noProof/>
        </w:rPr>
      </w:pPr>
      <w:ins w:id="4662" w:author="msammartano" w:date="2014-02-09T01:00:00Z">
        <w:r>
          <w:rPr>
            <w:noProof/>
          </w:rPr>
          <w:t>Array.length &lt;Length_nvar&gt;, Array[], 32</w:t>
        </w:r>
      </w:ins>
    </w:p>
    <w:p w:rsidR="00EB125A" w:rsidRDefault="00EB125A">
      <w:pPr>
        <w:pStyle w:val="Index1"/>
        <w:tabs>
          <w:tab w:val="right" w:leader="dot" w:pos="9350"/>
        </w:tabs>
        <w:rPr>
          <w:ins w:id="4663" w:author="msammartano" w:date="2014-02-09T01:00:00Z"/>
          <w:noProof/>
        </w:rPr>
      </w:pPr>
      <w:ins w:id="4664" w:author="msammartano" w:date="2014-02-09T01:00:00Z">
        <w:r>
          <w:rPr>
            <w:noProof/>
          </w:rPr>
          <w:t>Array.load Array[], &lt;nexp&gt;{,&lt;nexp&gt;, ...,&lt;nexp&gt;}, 32</w:t>
        </w:r>
      </w:ins>
    </w:p>
    <w:p w:rsidR="00EB125A" w:rsidRDefault="00EB125A">
      <w:pPr>
        <w:pStyle w:val="Index1"/>
        <w:tabs>
          <w:tab w:val="right" w:leader="dot" w:pos="9350"/>
        </w:tabs>
        <w:rPr>
          <w:ins w:id="4665" w:author="msammartano" w:date="2014-02-09T01:00:00Z"/>
          <w:noProof/>
        </w:rPr>
      </w:pPr>
      <w:ins w:id="4666" w:author="msammartano" w:date="2014-02-09T01:00:00Z">
        <w:r>
          <w:rPr>
            <w:noProof/>
          </w:rPr>
          <w:t>Array.max &lt;Max_nvar&gt; Array[], 32</w:t>
        </w:r>
      </w:ins>
    </w:p>
    <w:p w:rsidR="00EB125A" w:rsidRDefault="00EB125A">
      <w:pPr>
        <w:pStyle w:val="Index1"/>
        <w:tabs>
          <w:tab w:val="right" w:leader="dot" w:pos="9350"/>
        </w:tabs>
        <w:rPr>
          <w:ins w:id="4667" w:author="msammartano" w:date="2014-02-09T01:00:00Z"/>
          <w:noProof/>
        </w:rPr>
      </w:pPr>
      <w:ins w:id="4668" w:author="msammartano" w:date="2014-02-09T01:00:00Z">
        <w:r>
          <w:rPr>
            <w:noProof/>
          </w:rPr>
          <w:t>Array.min &lt;Min_nvar&gt;, Array[], 32</w:t>
        </w:r>
      </w:ins>
    </w:p>
    <w:p w:rsidR="00EB125A" w:rsidRDefault="00EB125A">
      <w:pPr>
        <w:pStyle w:val="Index1"/>
        <w:tabs>
          <w:tab w:val="right" w:leader="dot" w:pos="9350"/>
        </w:tabs>
        <w:rPr>
          <w:ins w:id="4669" w:author="msammartano" w:date="2014-02-09T01:00:00Z"/>
          <w:noProof/>
        </w:rPr>
      </w:pPr>
      <w:ins w:id="4670" w:author="msammartano" w:date="2014-02-09T01:00:00Z">
        <w:r>
          <w:rPr>
            <w:noProof/>
          </w:rPr>
          <w:t>Array.reverse Array[] | Array$[], 32</w:t>
        </w:r>
      </w:ins>
    </w:p>
    <w:p w:rsidR="00EB125A" w:rsidRDefault="00EB125A">
      <w:pPr>
        <w:pStyle w:val="Index1"/>
        <w:tabs>
          <w:tab w:val="right" w:leader="dot" w:pos="9350"/>
        </w:tabs>
        <w:rPr>
          <w:ins w:id="4671" w:author="msammartano" w:date="2014-02-09T01:00:00Z"/>
          <w:noProof/>
        </w:rPr>
      </w:pPr>
      <w:ins w:id="4672" w:author="msammartano" w:date="2014-02-09T01:00:00Z">
        <w:r>
          <w:rPr>
            <w:noProof/>
          </w:rPr>
          <w:t>Array.search Array[]|Array$[], &lt;value_nexp&gt;|&lt;value$_sexp&gt;, &lt;result_nvar&gt;{,&lt;start_nexp&gt;}, 32</w:t>
        </w:r>
      </w:ins>
    </w:p>
    <w:p w:rsidR="00EB125A" w:rsidRDefault="00EB125A">
      <w:pPr>
        <w:pStyle w:val="Index1"/>
        <w:tabs>
          <w:tab w:val="right" w:leader="dot" w:pos="9350"/>
        </w:tabs>
        <w:rPr>
          <w:ins w:id="4673" w:author="msammartano" w:date="2014-02-09T01:00:00Z"/>
          <w:noProof/>
        </w:rPr>
      </w:pPr>
      <w:ins w:id="4674" w:author="msammartano" w:date="2014-02-09T01:00:00Z">
        <w:r>
          <w:rPr>
            <w:noProof/>
          </w:rPr>
          <w:t>Array.shuffle Array[] | Array$[], 33</w:t>
        </w:r>
      </w:ins>
    </w:p>
    <w:p w:rsidR="00EB125A" w:rsidRDefault="00EB125A">
      <w:pPr>
        <w:pStyle w:val="Index1"/>
        <w:tabs>
          <w:tab w:val="right" w:leader="dot" w:pos="9350"/>
        </w:tabs>
        <w:rPr>
          <w:ins w:id="4675" w:author="msammartano" w:date="2014-02-09T01:00:00Z"/>
          <w:noProof/>
        </w:rPr>
      </w:pPr>
      <w:ins w:id="4676" w:author="msammartano" w:date="2014-02-09T01:00:00Z">
        <w:r>
          <w:rPr>
            <w:noProof/>
          </w:rPr>
          <w:t>Array.std_dev &lt;sd_nvar&gt;, Array[], 33</w:t>
        </w:r>
      </w:ins>
    </w:p>
    <w:p w:rsidR="00EB125A" w:rsidRDefault="00EB125A">
      <w:pPr>
        <w:pStyle w:val="Index1"/>
        <w:tabs>
          <w:tab w:val="right" w:leader="dot" w:pos="9350"/>
        </w:tabs>
        <w:rPr>
          <w:ins w:id="4677" w:author="msammartano" w:date="2014-02-09T01:00:00Z"/>
          <w:noProof/>
        </w:rPr>
      </w:pPr>
      <w:ins w:id="4678" w:author="msammartano" w:date="2014-02-09T01:00:00Z">
        <w:r>
          <w:rPr>
            <w:noProof/>
          </w:rPr>
          <w:t>Array.sum &lt;sum_nvar&gt;, Array[], 33</w:t>
        </w:r>
      </w:ins>
    </w:p>
    <w:p w:rsidR="00EB125A" w:rsidRDefault="00EB125A">
      <w:pPr>
        <w:pStyle w:val="Index1"/>
        <w:tabs>
          <w:tab w:val="right" w:leader="dot" w:pos="9350"/>
        </w:tabs>
        <w:rPr>
          <w:ins w:id="4679" w:author="msammartano" w:date="2014-02-09T01:00:00Z"/>
          <w:noProof/>
        </w:rPr>
      </w:pPr>
      <w:ins w:id="4680" w:author="msammartano" w:date="2014-02-09T01:00:00Z">
        <w:r>
          <w:rPr>
            <w:noProof/>
          </w:rPr>
          <w:t>Array.variance &lt;v_nvar&gt;, Array[], 33</w:t>
        </w:r>
      </w:ins>
    </w:p>
    <w:p w:rsidR="00EB125A" w:rsidRDefault="00EB125A">
      <w:pPr>
        <w:pStyle w:val="Index1"/>
        <w:tabs>
          <w:tab w:val="right" w:leader="dot" w:pos="9350"/>
        </w:tabs>
        <w:rPr>
          <w:ins w:id="4681" w:author="msammartano" w:date="2014-02-09T01:00:00Z"/>
          <w:noProof/>
        </w:rPr>
      </w:pPr>
      <w:ins w:id="4682" w:author="msammartano" w:date="2014-02-09T01:00:00Z">
        <w:r>
          <w:rPr>
            <w:noProof/>
          </w:rPr>
          <w:t>ASCII(&lt;sexp&gt;), 47</w:t>
        </w:r>
      </w:ins>
    </w:p>
    <w:p w:rsidR="00EB125A" w:rsidRDefault="00EB125A">
      <w:pPr>
        <w:pStyle w:val="Index1"/>
        <w:tabs>
          <w:tab w:val="right" w:leader="dot" w:pos="9350"/>
        </w:tabs>
        <w:rPr>
          <w:ins w:id="4683" w:author="msammartano" w:date="2014-02-09T01:00:00Z"/>
          <w:noProof/>
        </w:rPr>
      </w:pPr>
      <w:ins w:id="4684" w:author="msammartano" w:date="2014-02-09T01:00:00Z">
        <w:r>
          <w:rPr>
            <w:noProof/>
          </w:rPr>
          <w:t>ASIN(&lt;nexp&gt;), 46</w:t>
        </w:r>
      </w:ins>
    </w:p>
    <w:p w:rsidR="00EB125A" w:rsidRDefault="00EB125A">
      <w:pPr>
        <w:pStyle w:val="Index1"/>
        <w:tabs>
          <w:tab w:val="right" w:leader="dot" w:pos="9350"/>
        </w:tabs>
        <w:rPr>
          <w:ins w:id="4685" w:author="msammartano" w:date="2014-02-09T01:00:00Z"/>
          <w:noProof/>
        </w:rPr>
      </w:pPr>
      <w:ins w:id="4686" w:author="msammartano" w:date="2014-02-09T01:00:00Z">
        <w:r>
          <w:rPr>
            <w:noProof/>
          </w:rPr>
          <w:t>ATAN(&lt;nexp&gt;), 46</w:t>
        </w:r>
      </w:ins>
    </w:p>
    <w:p w:rsidR="00EB125A" w:rsidRDefault="00EB125A">
      <w:pPr>
        <w:pStyle w:val="Index1"/>
        <w:tabs>
          <w:tab w:val="right" w:leader="dot" w:pos="9350"/>
        </w:tabs>
        <w:rPr>
          <w:ins w:id="4687" w:author="msammartano" w:date="2014-02-09T01:00:00Z"/>
          <w:noProof/>
        </w:rPr>
      </w:pPr>
      <w:ins w:id="4688" w:author="msammartano" w:date="2014-02-09T01:00:00Z">
        <w:r>
          <w:rPr>
            <w:noProof/>
          </w:rPr>
          <w:t>ATAN2 (&lt;nexp_x&gt;, &lt;nexp_y&gt;), 46</w:t>
        </w:r>
      </w:ins>
    </w:p>
    <w:p w:rsidR="00EB125A" w:rsidRDefault="00EB125A">
      <w:pPr>
        <w:pStyle w:val="Index1"/>
        <w:tabs>
          <w:tab w:val="right" w:leader="dot" w:pos="9350"/>
        </w:tabs>
        <w:rPr>
          <w:ins w:id="4689" w:author="msammartano" w:date="2014-02-09T01:00:00Z"/>
          <w:noProof/>
        </w:rPr>
      </w:pPr>
      <w:ins w:id="4690" w:author="msammartano" w:date="2014-02-09T01:00:00Z">
        <w:r>
          <w:rPr>
            <w:noProof/>
          </w:rPr>
          <w:t>Audio.isdone &lt;lvar&gt;, 121</w:t>
        </w:r>
      </w:ins>
    </w:p>
    <w:p w:rsidR="00EB125A" w:rsidRDefault="00EB125A">
      <w:pPr>
        <w:pStyle w:val="Index1"/>
        <w:tabs>
          <w:tab w:val="right" w:leader="dot" w:pos="9350"/>
        </w:tabs>
        <w:rPr>
          <w:ins w:id="4691" w:author="msammartano" w:date="2014-02-09T01:00:00Z"/>
          <w:noProof/>
        </w:rPr>
      </w:pPr>
      <w:ins w:id="4692" w:author="msammartano" w:date="2014-02-09T01:00:00Z">
        <w:r>
          <w:rPr>
            <w:noProof/>
          </w:rPr>
          <w:t>Audio.length &lt;length_nvar&gt;, &lt;aft_nexp&gt;, 121</w:t>
        </w:r>
      </w:ins>
    </w:p>
    <w:p w:rsidR="00EB125A" w:rsidRDefault="00EB125A">
      <w:pPr>
        <w:pStyle w:val="Index1"/>
        <w:tabs>
          <w:tab w:val="right" w:leader="dot" w:pos="9350"/>
        </w:tabs>
        <w:rPr>
          <w:ins w:id="4693" w:author="msammartano" w:date="2014-02-09T01:00:00Z"/>
          <w:noProof/>
        </w:rPr>
      </w:pPr>
      <w:ins w:id="4694" w:author="msammartano" w:date="2014-02-09T01:00:00Z">
        <w:r>
          <w:rPr>
            <w:noProof/>
          </w:rPr>
          <w:t>Audio.load  &lt;aft_nvar&gt;, &lt;filename_sexp&gt;, 120</w:t>
        </w:r>
      </w:ins>
    </w:p>
    <w:p w:rsidR="00EB125A" w:rsidRDefault="00EB125A">
      <w:pPr>
        <w:pStyle w:val="Index1"/>
        <w:tabs>
          <w:tab w:val="right" w:leader="dot" w:pos="9350"/>
        </w:tabs>
        <w:rPr>
          <w:ins w:id="4695" w:author="msammartano" w:date="2014-02-09T01:00:00Z"/>
          <w:noProof/>
        </w:rPr>
      </w:pPr>
      <w:ins w:id="4696" w:author="msammartano" w:date="2014-02-09T01:00:00Z">
        <w:r>
          <w:rPr>
            <w:noProof/>
          </w:rPr>
          <w:t>Audio.loop, 121</w:t>
        </w:r>
      </w:ins>
    </w:p>
    <w:p w:rsidR="00EB125A" w:rsidRDefault="00EB125A">
      <w:pPr>
        <w:pStyle w:val="Index1"/>
        <w:tabs>
          <w:tab w:val="right" w:leader="dot" w:pos="9350"/>
        </w:tabs>
        <w:rPr>
          <w:ins w:id="4697" w:author="msammartano" w:date="2014-02-09T01:00:00Z"/>
          <w:noProof/>
        </w:rPr>
      </w:pPr>
      <w:ins w:id="4698" w:author="msammartano" w:date="2014-02-09T01:00:00Z">
        <w:r>
          <w:rPr>
            <w:noProof/>
          </w:rPr>
          <w:t>Audio.pause, 121</w:t>
        </w:r>
      </w:ins>
    </w:p>
    <w:p w:rsidR="00EB125A" w:rsidRDefault="00EB125A">
      <w:pPr>
        <w:pStyle w:val="Index1"/>
        <w:tabs>
          <w:tab w:val="right" w:leader="dot" w:pos="9350"/>
        </w:tabs>
        <w:rPr>
          <w:ins w:id="4699" w:author="msammartano" w:date="2014-02-09T01:00:00Z"/>
          <w:noProof/>
        </w:rPr>
      </w:pPr>
      <w:ins w:id="4700" w:author="msammartano" w:date="2014-02-09T01:00:00Z">
        <w:r>
          <w:rPr>
            <w:noProof/>
          </w:rPr>
          <w:t>Audio.play &lt;aft_nexp&gt;, 120</w:t>
        </w:r>
      </w:ins>
    </w:p>
    <w:p w:rsidR="00EB125A" w:rsidRDefault="00EB125A">
      <w:pPr>
        <w:pStyle w:val="Index1"/>
        <w:tabs>
          <w:tab w:val="right" w:leader="dot" w:pos="9350"/>
        </w:tabs>
        <w:rPr>
          <w:ins w:id="4701" w:author="msammartano" w:date="2014-02-09T01:00:00Z"/>
          <w:noProof/>
        </w:rPr>
      </w:pPr>
      <w:ins w:id="4702" w:author="msammartano" w:date="2014-02-09T01:00:00Z">
        <w:r>
          <w:rPr>
            <w:noProof/>
          </w:rPr>
          <w:t>Audio.position.current  &lt;nvar&gt;, 121</w:t>
        </w:r>
      </w:ins>
    </w:p>
    <w:p w:rsidR="00EB125A" w:rsidRDefault="00EB125A">
      <w:pPr>
        <w:pStyle w:val="Index1"/>
        <w:tabs>
          <w:tab w:val="right" w:leader="dot" w:pos="9350"/>
        </w:tabs>
        <w:rPr>
          <w:ins w:id="4703" w:author="msammartano" w:date="2014-02-09T01:00:00Z"/>
          <w:noProof/>
        </w:rPr>
      </w:pPr>
      <w:ins w:id="4704" w:author="msammartano" w:date="2014-02-09T01:00:00Z">
        <w:r>
          <w:rPr>
            <w:noProof/>
          </w:rPr>
          <w:t>Audio.position.seek &lt;nexp&gt;, 121</w:t>
        </w:r>
      </w:ins>
    </w:p>
    <w:p w:rsidR="00EB125A" w:rsidRDefault="00EB125A">
      <w:pPr>
        <w:pStyle w:val="Index1"/>
        <w:tabs>
          <w:tab w:val="right" w:leader="dot" w:pos="9350"/>
        </w:tabs>
        <w:rPr>
          <w:ins w:id="4705" w:author="msammartano" w:date="2014-02-09T01:00:00Z"/>
          <w:noProof/>
        </w:rPr>
      </w:pPr>
      <w:ins w:id="4706" w:author="msammartano" w:date="2014-02-09T01:00:00Z">
        <w:r>
          <w:rPr>
            <w:noProof/>
          </w:rPr>
          <w:t>Audio.record.start &lt;fn_svar&gt;, 122</w:t>
        </w:r>
      </w:ins>
    </w:p>
    <w:p w:rsidR="00EB125A" w:rsidRDefault="00EB125A">
      <w:pPr>
        <w:pStyle w:val="Index1"/>
        <w:tabs>
          <w:tab w:val="right" w:leader="dot" w:pos="9350"/>
        </w:tabs>
        <w:rPr>
          <w:ins w:id="4707" w:author="msammartano" w:date="2014-02-09T01:00:00Z"/>
          <w:noProof/>
        </w:rPr>
      </w:pPr>
      <w:ins w:id="4708" w:author="msammartano" w:date="2014-02-09T01:00:00Z">
        <w:r>
          <w:rPr>
            <w:noProof/>
          </w:rPr>
          <w:t>Audio.record.stop, 122</w:t>
        </w:r>
      </w:ins>
    </w:p>
    <w:p w:rsidR="00EB125A" w:rsidRDefault="00EB125A">
      <w:pPr>
        <w:pStyle w:val="Index1"/>
        <w:tabs>
          <w:tab w:val="right" w:leader="dot" w:pos="9350"/>
        </w:tabs>
        <w:rPr>
          <w:ins w:id="4709" w:author="msammartano" w:date="2014-02-09T01:00:00Z"/>
          <w:noProof/>
        </w:rPr>
      </w:pPr>
      <w:ins w:id="4710" w:author="msammartano" w:date="2014-02-09T01:00:00Z">
        <w:r>
          <w:rPr>
            <w:noProof/>
          </w:rPr>
          <w:t>Audio.release &lt;aft_nexp&gt;, 121</w:t>
        </w:r>
      </w:ins>
    </w:p>
    <w:p w:rsidR="00EB125A" w:rsidRDefault="00EB125A">
      <w:pPr>
        <w:pStyle w:val="Index1"/>
        <w:tabs>
          <w:tab w:val="right" w:leader="dot" w:pos="9350"/>
        </w:tabs>
        <w:rPr>
          <w:ins w:id="4711" w:author="msammartano" w:date="2014-02-09T01:00:00Z"/>
          <w:noProof/>
        </w:rPr>
      </w:pPr>
      <w:ins w:id="4712" w:author="msammartano" w:date="2014-02-09T01:00:00Z">
        <w:r>
          <w:rPr>
            <w:noProof/>
          </w:rPr>
          <w:t>Audio.stop, 120</w:t>
        </w:r>
      </w:ins>
    </w:p>
    <w:p w:rsidR="00EB125A" w:rsidRDefault="00EB125A">
      <w:pPr>
        <w:pStyle w:val="Index1"/>
        <w:tabs>
          <w:tab w:val="right" w:leader="dot" w:pos="9350"/>
        </w:tabs>
        <w:rPr>
          <w:ins w:id="4713" w:author="msammartano" w:date="2014-02-09T01:00:00Z"/>
          <w:noProof/>
        </w:rPr>
      </w:pPr>
      <w:ins w:id="4714" w:author="msammartano" w:date="2014-02-09T01:00:00Z">
        <w:r>
          <w:rPr>
            <w:noProof/>
          </w:rPr>
          <w:t>Audio.volume &lt;left_nexp&gt;, &lt;right_nexp&gt;, 121</w:t>
        </w:r>
      </w:ins>
    </w:p>
    <w:p w:rsidR="00EB125A" w:rsidRDefault="00EB125A">
      <w:pPr>
        <w:pStyle w:val="Index1"/>
        <w:tabs>
          <w:tab w:val="right" w:leader="dot" w:pos="9350"/>
        </w:tabs>
        <w:rPr>
          <w:ins w:id="4715" w:author="msammartano" w:date="2014-02-09T01:00:00Z"/>
          <w:noProof/>
        </w:rPr>
      </w:pPr>
      <w:ins w:id="4716" w:author="msammartano" w:date="2014-02-09T01:00:00Z">
        <w:r>
          <w:rPr>
            <w:noProof/>
          </w:rPr>
          <w:t>Back.resume, 59</w:t>
        </w:r>
      </w:ins>
    </w:p>
    <w:p w:rsidR="00EB125A" w:rsidRDefault="00EB125A">
      <w:pPr>
        <w:pStyle w:val="Index1"/>
        <w:tabs>
          <w:tab w:val="right" w:leader="dot" w:pos="9350"/>
        </w:tabs>
        <w:rPr>
          <w:ins w:id="4717" w:author="msammartano" w:date="2014-02-09T01:00:00Z"/>
          <w:noProof/>
        </w:rPr>
      </w:pPr>
      <w:ins w:id="4718" w:author="msammartano" w:date="2014-02-09T01:00:00Z">
        <w:r>
          <w:rPr>
            <w:noProof/>
          </w:rPr>
          <w:t>Background(), 48</w:t>
        </w:r>
      </w:ins>
    </w:p>
    <w:p w:rsidR="00EB125A" w:rsidRDefault="00EB125A">
      <w:pPr>
        <w:pStyle w:val="Index1"/>
        <w:tabs>
          <w:tab w:val="right" w:leader="dot" w:pos="9350"/>
        </w:tabs>
        <w:rPr>
          <w:ins w:id="4719" w:author="msammartano" w:date="2014-02-09T01:00:00Z"/>
          <w:noProof/>
        </w:rPr>
      </w:pPr>
      <w:ins w:id="4720" w:author="msammartano" w:date="2014-02-09T01:00:00Z">
        <w:r>
          <w:rPr>
            <w:noProof/>
          </w:rPr>
          <w:t>Background.Resume, 97</w:t>
        </w:r>
      </w:ins>
    </w:p>
    <w:p w:rsidR="00EB125A" w:rsidRDefault="00EB125A">
      <w:pPr>
        <w:pStyle w:val="Index1"/>
        <w:tabs>
          <w:tab w:val="right" w:leader="dot" w:pos="9350"/>
        </w:tabs>
        <w:rPr>
          <w:ins w:id="4721" w:author="msammartano" w:date="2014-02-09T01:00:00Z"/>
          <w:noProof/>
        </w:rPr>
      </w:pPr>
      <w:ins w:id="4722" w:author="msammartano" w:date="2014-02-09T01:00:00Z">
        <w:r>
          <w:rPr>
            <w:noProof/>
          </w:rPr>
          <w:t>BAND(&lt;nexp1&gt;, &lt;nexp2&gt;), 43</w:t>
        </w:r>
      </w:ins>
    </w:p>
    <w:p w:rsidR="00EB125A" w:rsidRDefault="00EB125A">
      <w:pPr>
        <w:pStyle w:val="Index1"/>
        <w:tabs>
          <w:tab w:val="right" w:leader="dot" w:pos="9350"/>
        </w:tabs>
        <w:rPr>
          <w:ins w:id="4723" w:author="msammartano" w:date="2014-02-09T01:00:00Z"/>
          <w:noProof/>
        </w:rPr>
      </w:pPr>
      <w:ins w:id="4724" w:author="msammartano" w:date="2014-02-09T01:00:00Z">
        <w:r>
          <w:rPr>
            <w:noProof/>
          </w:rPr>
          <w:t>BIN$(&lt;nexp&gt;), 50</w:t>
        </w:r>
      </w:ins>
    </w:p>
    <w:p w:rsidR="00EB125A" w:rsidRDefault="00EB125A">
      <w:pPr>
        <w:pStyle w:val="Index1"/>
        <w:tabs>
          <w:tab w:val="right" w:leader="dot" w:pos="9350"/>
        </w:tabs>
        <w:rPr>
          <w:ins w:id="4725" w:author="msammartano" w:date="2014-02-09T01:00:00Z"/>
          <w:noProof/>
        </w:rPr>
      </w:pPr>
      <w:ins w:id="4726" w:author="msammartano" w:date="2014-02-09T01:00:00Z">
        <w:r>
          <w:rPr>
            <w:noProof/>
          </w:rPr>
          <w:t>BIN(&lt;sexp&gt;), 46</w:t>
        </w:r>
      </w:ins>
    </w:p>
    <w:p w:rsidR="00EB125A" w:rsidRDefault="00EB125A">
      <w:pPr>
        <w:pStyle w:val="Index1"/>
        <w:tabs>
          <w:tab w:val="right" w:leader="dot" w:pos="9350"/>
        </w:tabs>
        <w:rPr>
          <w:ins w:id="4727" w:author="msammartano" w:date="2014-02-09T01:00:00Z"/>
          <w:noProof/>
        </w:rPr>
      </w:pPr>
      <w:ins w:id="4728" w:author="msammartano" w:date="2014-02-09T01:00:00Z">
        <w:r>
          <w:rPr>
            <w:noProof/>
          </w:rPr>
          <w:t>BOR(&lt;nexp1&gt;, &lt;nexp2&gt;), 43</w:t>
        </w:r>
      </w:ins>
    </w:p>
    <w:p w:rsidR="00EB125A" w:rsidRDefault="00EB125A">
      <w:pPr>
        <w:pStyle w:val="Index1"/>
        <w:tabs>
          <w:tab w:val="right" w:leader="dot" w:pos="9350"/>
        </w:tabs>
        <w:rPr>
          <w:ins w:id="4729" w:author="msammartano" w:date="2014-02-09T01:00:00Z"/>
          <w:noProof/>
        </w:rPr>
      </w:pPr>
      <w:ins w:id="4730" w:author="msammartano" w:date="2014-02-09T01:00:00Z">
        <w:r>
          <w:rPr>
            <w:noProof/>
          </w:rPr>
          <w:t>Browse &lt;url_sexp&gt;, 86</w:t>
        </w:r>
      </w:ins>
    </w:p>
    <w:p w:rsidR="00EB125A" w:rsidRDefault="00EB125A">
      <w:pPr>
        <w:pStyle w:val="Index1"/>
        <w:tabs>
          <w:tab w:val="right" w:leader="dot" w:pos="9350"/>
        </w:tabs>
        <w:rPr>
          <w:ins w:id="4731" w:author="msammartano" w:date="2014-02-09T01:00:00Z"/>
          <w:noProof/>
        </w:rPr>
      </w:pPr>
      <w:ins w:id="4732" w:author="msammartano" w:date="2014-02-09T01:00:00Z">
        <w:r>
          <w:rPr>
            <w:noProof/>
          </w:rPr>
          <w:t>Bt.close, 84</w:t>
        </w:r>
      </w:ins>
    </w:p>
    <w:p w:rsidR="00EB125A" w:rsidRDefault="00EB125A">
      <w:pPr>
        <w:pStyle w:val="Index1"/>
        <w:tabs>
          <w:tab w:val="right" w:leader="dot" w:pos="9350"/>
        </w:tabs>
        <w:rPr>
          <w:ins w:id="4733" w:author="msammartano" w:date="2014-02-09T01:00:00Z"/>
          <w:noProof/>
        </w:rPr>
      </w:pPr>
      <w:ins w:id="4734" w:author="msammartano" w:date="2014-02-09T01:00:00Z">
        <w:r>
          <w:rPr>
            <w:noProof/>
          </w:rPr>
          <w:t>Bt.connect {0|1}, 84</w:t>
        </w:r>
      </w:ins>
    </w:p>
    <w:p w:rsidR="00EB125A" w:rsidRDefault="00EB125A">
      <w:pPr>
        <w:pStyle w:val="Index1"/>
        <w:tabs>
          <w:tab w:val="right" w:leader="dot" w:pos="9350"/>
        </w:tabs>
        <w:rPr>
          <w:ins w:id="4735" w:author="msammartano" w:date="2014-02-09T01:00:00Z"/>
          <w:noProof/>
        </w:rPr>
      </w:pPr>
      <w:ins w:id="4736" w:author="msammartano" w:date="2014-02-09T01:00:00Z">
        <w:r>
          <w:rPr>
            <w:noProof/>
          </w:rPr>
          <w:lastRenderedPageBreak/>
          <w:t>Bt.device.name &lt;svar&gt;, 85</w:t>
        </w:r>
      </w:ins>
    </w:p>
    <w:p w:rsidR="00EB125A" w:rsidRDefault="00EB125A">
      <w:pPr>
        <w:pStyle w:val="Index1"/>
        <w:tabs>
          <w:tab w:val="right" w:leader="dot" w:pos="9350"/>
        </w:tabs>
        <w:rPr>
          <w:ins w:id="4737" w:author="msammartano" w:date="2014-02-09T01:00:00Z"/>
          <w:noProof/>
        </w:rPr>
      </w:pPr>
      <w:ins w:id="4738" w:author="msammartano" w:date="2014-02-09T01:00:00Z">
        <w:r>
          <w:rPr>
            <w:noProof/>
          </w:rPr>
          <w:t>Bt.disconnect, 84</w:t>
        </w:r>
      </w:ins>
    </w:p>
    <w:p w:rsidR="00EB125A" w:rsidRDefault="00EB125A">
      <w:pPr>
        <w:pStyle w:val="Index1"/>
        <w:tabs>
          <w:tab w:val="right" w:leader="dot" w:pos="9350"/>
        </w:tabs>
        <w:rPr>
          <w:ins w:id="4739" w:author="msammartano" w:date="2014-02-09T01:00:00Z"/>
          <w:noProof/>
        </w:rPr>
      </w:pPr>
      <w:ins w:id="4740" w:author="msammartano" w:date="2014-02-09T01:00:00Z">
        <w:r>
          <w:rPr>
            <w:noProof/>
          </w:rPr>
          <w:t>Bt.onReadReady.Resume, 85</w:t>
        </w:r>
      </w:ins>
    </w:p>
    <w:p w:rsidR="00EB125A" w:rsidRDefault="00EB125A">
      <w:pPr>
        <w:pStyle w:val="Index1"/>
        <w:tabs>
          <w:tab w:val="right" w:leader="dot" w:pos="9350"/>
        </w:tabs>
        <w:rPr>
          <w:ins w:id="4741" w:author="msammartano" w:date="2014-02-09T01:00:00Z"/>
          <w:noProof/>
        </w:rPr>
      </w:pPr>
      <w:ins w:id="4742" w:author="msammartano" w:date="2014-02-09T01:00:00Z">
        <w:r>
          <w:rPr>
            <w:noProof/>
          </w:rPr>
          <w:t>Bt.open {0|1}, 83</w:t>
        </w:r>
      </w:ins>
    </w:p>
    <w:p w:rsidR="00EB125A" w:rsidRDefault="00EB125A">
      <w:pPr>
        <w:pStyle w:val="Index1"/>
        <w:tabs>
          <w:tab w:val="right" w:leader="dot" w:pos="9350"/>
        </w:tabs>
        <w:rPr>
          <w:ins w:id="4743" w:author="msammartano" w:date="2014-02-09T01:00:00Z"/>
          <w:noProof/>
        </w:rPr>
      </w:pPr>
      <w:ins w:id="4744" w:author="msammartano" w:date="2014-02-09T01:00:00Z">
        <w:r>
          <w:rPr>
            <w:noProof/>
          </w:rPr>
          <w:t>Bt.read.bytes &lt;svar&gt;, 85</w:t>
        </w:r>
      </w:ins>
    </w:p>
    <w:p w:rsidR="00EB125A" w:rsidRDefault="00EB125A">
      <w:pPr>
        <w:pStyle w:val="Index1"/>
        <w:tabs>
          <w:tab w:val="right" w:leader="dot" w:pos="9350"/>
        </w:tabs>
        <w:rPr>
          <w:ins w:id="4745" w:author="msammartano" w:date="2014-02-09T01:00:00Z"/>
          <w:noProof/>
        </w:rPr>
      </w:pPr>
      <w:ins w:id="4746" w:author="msammartano" w:date="2014-02-09T01:00:00Z">
        <w:r>
          <w:rPr>
            <w:noProof/>
          </w:rPr>
          <w:t>Bt.read.ready &lt;nvar&gt;, 85</w:t>
        </w:r>
      </w:ins>
    </w:p>
    <w:p w:rsidR="00EB125A" w:rsidRDefault="00EB125A">
      <w:pPr>
        <w:pStyle w:val="Index1"/>
        <w:tabs>
          <w:tab w:val="right" w:leader="dot" w:pos="9350"/>
        </w:tabs>
        <w:rPr>
          <w:ins w:id="4747" w:author="msammartano" w:date="2014-02-09T01:00:00Z"/>
          <w:noProof/>
        </w:rPr>
      </w:pPr>
      <w:ins w:id="4748" w:author="msammartano" w:date="2014-02-09T01:00:00Z">
        <w:r>
          <w:rPr>
            <w:noProof/>
          </w:rPr>
          <w:t>Bt.reconnect, 84</w:t>
        </w:r>
      </w:ins>
    </w:p>
    <w:p w:rsidR="00EB125A" w:rsidRDefault="00EB125A">
      <w:pPr>
        <w:pStyle w:val="Index1"/>
        <w:tabs>
          <w:tab w:val="right" w:leader="dot" w:pos="9350"/>
        </w:tabs>
        <w:rPr>
          <w:ins w:id="4749" w:author="msammartano" w:date="2014-02-09T01:00:00Z"/>
          <w:noProof/>
        </w:rPr>
      </w:pPr>
      <w:ins w:id="4750" w:author="msammartano" w:date="2014-02-09T01:00:00Z">
        <w:r>
          <w:rPr>
            <w:noProof/>
          </w:rPr>
          <w:t>Bt.set.uuid &lt;sexp&gt;, 85</w:t>
        </w:r>
      </w:ins>
    </w:p>
    <w:p w:rsidR="00EB125A" w:rsidRDefault="00EB125A">
      <w:pPr>
        <w:pStyle w:val="Index1"/>
        <w:tabs>
          <w:tab w:val="right" w:leader="dot" w:pos="9350"/>
        </w:tabs>
        <w:rPr>
          <w:ins w:id="4751" w:author="msammartano" w:date="2014-02-09T01:00:00Z"/>
          <w:noProof/>
        </w:rPr>
      </w:pPr>
      <w:ins w:id="4752" w:author="msammartano" w:date="2014-02-09T01:00:00Z">
        <w:r>
          <w:rPr>
            <w:noProof/>
          </w:rPr>
          <w:t>Bt.status &lt;nvar&gt;, 84</w:t>
        </w:r>
      </w:ins>
    </w:p>
    <w:p w:rsidR="00EB125A" w:rsidRDefault="00EB125A">
      <w:pPr>
        <w:pStyle w:val="Index1"/>
        <w:tabs>
          <w:tab w:val="right" w:leader="dot" w:pos="9350"/>
        </w:tabs>
        <w:rPr>
          <w:ins w:id="4753" w:author="msammartano" w:date="2014-02-09T01:00:00Z"/>
          <w:noProof/>
        </w:rPr>
      </w:pPr>
      <w:ins w:id="4754" w:author="msammartano" w:date="2014-02-09T01:00:00Z">
        <w:r>
          <w:rPr>
            <w:noProof/>
          </w:rPr>
          <w:t>Bt.write &lt;sexp&gt;|&lt;nexp&gt; {,|;} . . . . &lt;sexp&gt;|&lt;nexp&gt;{,|;}, 84</w:t>
        </w:r>
      </w:ins>
    </w:p>
    <w:p w:rsidR="00EB125A" w:rsidRDefault="00EB125A">
      <w:pPr>
        <w:pStyle w:val="Index1"/>
        <w:tabs>
          <w:tab w:val="right" w:leader="dot" w:pos="9350"/>
        </w:tabs>
        <w:rPr>
          <w:ins w:id="4755" w:author="msammartano" w:date="2014-02-09T01:00:00Z"/>
          <w:noProof/>
        </w:rPr>
      </w:pPr>
      <w:ins w:id="4756" w:author="msammartano" w:date="2014-02-09T01:00:00Z">
        <w:r>
          <w:rPr>
            <w:noProof/>
          </w:rPr>
          <w:t>Bundle.clear &lt;pointer_nexp&gt;, 38</w:t>
        </w:r>
      </w:ins>
    </w:p>
    <w:p w:rsidR="00EB125A" w:rsidRDefault="00EB125A">
      <w:pPr>
        <w:pStyle w:val="Index1"/>
        <w:tabs>
          <w:tab w:val="right" w:leader="dot" w:pos="9350"/>
        </w:tabs>
        <w:rPr>
          <w:ins w:id="4757" w:author="msammartano" w:date="2014-02-09T01:00:00Z"/>
          <w:noProof/>
        </w:rPr>
      </w:pPr>
      <w:ins w:id="4758" w:author="msammartano" w:date="2014-02-09T01:00:00Z">
        <w:r>
          <w:rPr>
            <w:noProof/>
          </w:rPr>
          <w:t>Bundle.contain  &lt;pointer_nexp&gt;, &lt;key_sexp&gt; , &lt;contains_nvar&gt;, 38</w:t>
        </w:r>
      </w:ins>
    </w:p>
    <w:p w:rsidR="00EB125A" w:rsidRDefault="00EB125A">
      <w:pPr>
        <w:pStyle w:val="Index1"/>
        <w:tabs>
          <w:tab w:val="right" w:leader="dot" w:pos="9350"/>
        </w:tabs>
        <w:rPr>
          <w:ins w:id="4759" w:author="msammartano" w:date="2014-02-09T01:00:00Z"/>
          <w:noProof/>
        </w:rPr>
      </w:pPr>
      <w:ins w:id="4760" w:author="msammartano" w:date="2014-02-09T01:00:00Z">
        <w:r>
          <w:rPr>
            <w:noProof/>
          </w:rPr>
          <w:t>Bundle.create &lt;pointer_nvar&gt;, 37</w:t>
        </w:r>
      </w:ins>
    </w:p>
    <w:p w:rsidR="00EB125A" w:rsidRDefault="00EB125A">
      <w:pPr>
        <w:pStyle w:val="Index1"/>
        <w:tabs>
          <w:tab w:val="right" w:leader="dot" w:pos="9350"/>
        </w:tabs>
        <w:rPr>
          <w:ins w:id="4761" w:author="msammartano" w:date="2014-02-09T01:00:00Z"/>
          <w:noProof/>
        </w:rPr>
      </w:pPr>
      <w:ins w:id="4762" w:author="msammartano" w:date="2014-02-09T01:00:00Z">
        <w:r>
          <w:rPr>
            <w:noProof/>
          </w:rPr>
          <w:t>Bundle.get &lt;pointer_nexp&gt;, &lt;key_sexp&gt;, &lt;nvar&gt;|&lt;svar&gt;, 38</w:t>
        </w:r>
      </w:ins>
    </w:p>
    <w:p w:rsidR="00EB125A" w:rsidRDefault="00EB125A">
      <w:pPr>
        <w:pStyle w:val="Index1"/>
        <w:tabs>
          <w:tab w:val="right" w:leader="dot" w:pos="9350"/>
        </w:tabs>
        <w:rPr>
          <w:ins w:id="4763" w:author="msammartano" w:date="2014-02-09T01:00:00Z"/>
          <w:noProof/>
        </w:rPr>
      </w:pPr>
      <w:ins w:id="4764" w:author="msammartano" w:date="2014-02-09T01:00:00Z">
        <w:r>
          <w:rPr>
            <w:noProof/>
          </w:rPr>
          <w:t>Bundle.keys &lt;pointer_nexp&gt;, &lt;list_nvar&gt;, 38</w:t>
        </w:r>
      </w:ins>
    </w:p>
    <w:p w:rsidR="00EB125A" w:rsidRDefault="00EB125A">
      <w:pPr>
        <w:pStyle w:val="Index1"/>
        <w:tabs>
          <w:tab w:val="right" w:leader="dot" w:pos="9350"/>
        </w:tabs>
        <w:rPr>
          <w:ins w:id="4765" w:author="msammartano" w:date="2014-02-09T01:00:00Z"/>
          <w:noProof/>
        </w:rPr>
      </w:pPr>
      <w:ins w:id="4766" w:author="msammartano" w:date="2014-02-09T01:00:00Z">
        <w:r>
          <w:rPr>
            <w:noProof/>
          </w:rPr>
          <w:t>Bundle.put &lt;pointer_nexp&gt;, &lt;key_sexp&gt;, &lt;value_nexp&gt;|&lt;value_sexp&gt;, 37</w:t>
        </w:r>
      </w:ins>
    </w:p>
    <w:p w:rsidR="00EB125A" w:rsidRDefault="00EB125A">
      <w:pPr>
        <w:pStyle w:val="Index1"/>
        <w:tabs>
          <w:tab w:val="right" w:leader="dot" w:pos="9350"/>
        </w:tabs>
        <w:rPr>
          <w:ins w:id="4767" w:author="msammartano" w:date="2014-02-09T01:00:00Z"/>
          <w:noProof/>
        </w:rPr>
      </w:pPr>
      <w:ins w:id="4768" w:author="msammartano" w:date="2014-02-09T01:00:00Z">
        <w:r>
          <w:rPr>
            <w:noProof/>
          </w:rPr>
          <w:t>Bundle.type &lt;pointer_nexp&gt;, &lt;key_sexp&gt;, &lt;type_svar&gt;, 38</w:t>
        </w:r>
      </w:ins>
    </w:p>
    <w:p w:rsidR="00EB125A" w:rsidRDefault="00EB125A">
      <w:pPr>
        <w:pStyle w:val="Index1"/>
        <w:tabs>
          <w:tab w:val="right" w:leader="dot" w:pos="9350"/>
        </w:tabs>
        <w:rPr>
          <w:ins w:id="4769" w:author="msammartano" w:date="2014-02-09T01:00:00Z"/>
          <w:noProof/>
        </w:rPr>
      </w:pPr>
      <w:ins w:id="4770" w:author="msammartano" w:date="2014-02-09T01:00:00Z">
        <w:r>
          <w:rPr>
            <w:noProof/>
          </w:rPr>
          <w:t>BXOR(&lt;nexp1&gt;, &lt;nexp2&gt;), 44</w:t>
        </w:r>
      </w:ins>
    </w:p>
    <w:p w:rsidR="00EB125A" w:rsidRDefault="00EB125A">
      <w:pPr>
        <w:pStyle w:val="Index1"/>
        <w:tabs>
          <w:tab w:val="right" w:leader="dot" w:pos="9350"/>
        </w:tabs>
        <w:rPr>
          <w:ins w:id="4771" w:author="msammartano" w:date="2014-02-09T01:00:00Z"/>
          <w:noProof/>
        </w:rPr>
      </w:pPr>
      <w:ins w:id="4772" w:author="msammartano" w:date="2014-02-09T01:00:00Z">
        <w:r>
          <w:rPr>
            <w:noProof/>
          </w:rPr>
          <w:t>Byte.close &lt;file_table_nvar&gt;, 73</w:t>
        </w:r>
      </w:ins>
    </w:p>
    <w:p w:rsidR="00EB125A" w:rsidRDefault="00EB125A">
      <w:pPr>
        <w:pStyle w:val="Index1"/>
        <w:tabs>
          <w:tab w:val="right" w:leader="dot" w:pos="9350"/>
        </w:tabs>
        <w:rPr>
          <w:ins w:id="4773" w:author="msammartano" w:date="2014-02-09T01:00:00Z"/>
          <w:noProof/>
        </w:rPr>
      </w:pPr>
      <w:ins w:id="4774" w:author="msammartano" w:date="2014-02-09T01:00:00Z">
        <w:r>
          <w:rPr>
            <w:noProof/>
          </w:rPr>
          <w:t>Byte.copy &lt;file_table_nvar&gt;,&lt;output_file_svar&gt;, 74</w:t>
        </w:r>
      </w:ins>
    </w:p>
    <w:p w:rsidR="00EB125A" w:rsidRDefault="00EB125A">
      <w:pPr>
        <w:pStyle w:val="Index1"/>
        <w:tabs>
          <w:tab w:val="right" w:leader="dot" w:pos="9350"/>
        </w:tabs>
        <w:rPr>
          <w:ins w:id="4775" w:author="msammartano" w:date="2014-02-09T01:00:00Z"/>
          <w:noProof/>
        </w:rPr>
      </w:pPr>
      <w:ins w:id="4776" w:author="msammartano" w:date="2014-02-09T01:00:00Z">
        <w:r>
          <w:rPr>
            <w:noProof/>
          </w:rPr>
          <w:t>Byte.open {r|w|a}, &lt;file_table_nvar&gt;, &lt;path_sexp&gt;, 73</w:t>
        </w:r>
      </w:ins>
    </w:p>
    <w:p w:rsidR="00EB125A" w:rsidRDefault="00EB125A">
      <w:pPr>
        <w:pStyle w:val="Index1"/>
        <w:tabs>
          <w:tab w:val="right" w:leader="dot" w:pos="9350"/>
        </w:tabs>
        <w:rPr>
          <w:ins w:id="4777" w:author="msammartano" w:date="2014-02-09T01:00:00Z"/>
          <w:noProof/>
        </w:rPr>
      </w:pPr>
      <w:ins w:id="4778" w:author="msammartano" w:date="2014-02-09T01:00:00Z">
        <w:r>
          <w:rPr>
            <w:noProof/>
          </w:rPr>
          <w:t>Byte.position.get  &lt;file_table_nvar&gt;, &lt;position_nexp&gt;, 74</w:t>
        </w:r>
      </w:ins>
    </w:p>
    <w:p w:rsidR="00EB125A" w:rsidRDefault="00EB125A">
      <w:pPr>
        <w:pStyle w:val="Index1"/>
        <w:tabs>
          <w:tab w:val="right" w:leader="dot" w:pos="9350"/>
        </w:tabs>
        <w:rPr>
          <w:ins w:id="4779" w:author="msammartano" w:date="2014-02-09T01:00:00Z"/>
          <w:noProof/>
        </w:rPr>
      </w:pPr>
      <w:ins w:id="4780" w:author="msammartano" w:date="2014-02-09T01:00:00Z">
        <w:r>
          <w:rPr>
            <w:noProof/>
          </w:rPr>
          <w:t>Byte.position.set &lt;file_table_nvar&gt;, &lt;position_nexp&gt;, 74</w:t>
        </w:r>
      </w:ins>
    </w:p>
    <w:p w:rsidR="00EB125A" w:rsidRDefault="00EB125A">
      <w:pPr>
        <w:pStyle w:val="Index1"/>
        <w:tabs>
          <w:tab w:val="right" w:leader="dot" w:pos="9350"/>
        </w:tabs>
        <w:rPr>
          <w:ins w:id="4781" w:author="msammartano" w:date="2014-02-09T01:00:00Z"/>
          <w:noProof/>
        </w:rPr>
      </w:pPr>
      <w:ins w:id="4782" w:author="msammartano" w:date="2014-02-09T01:00:00Z">
        <w:r>
          <w:rPr>
            <w:noProof/>
          </w:rPr>
          <w:t>Byte.read.buffer &lt;file_table_nvar&gt;, &lt;count_nexp&gt;, &lt;buffer_svar&gt;, 74</w:t>
        </w:r>
      </w:ins>
    </w:p>
    <w:p w:rsidR="00EB125A" w:rsidRDefault="00EB125A">
      <w:pPr>
        <w:pStyle w:val="Index1"/>
        <w:tabs>
          <w:tab w:val="right" w:leader="dot" w:pos="9350"/>
        </w:tabs>
        <w:rPr>
          <w:ins w:id="4783" w:author="msammartano" w:date="2014-02-09T01:00:00Z"/>
          <w:noProof/>
        </w:rPr>
      </w:pPr>
      <w:ins w:id="4784" w:author="msammartano" w:date="2014-02-09T01:00:00Z">
        <w:r>
          <w:rPr>
            <w:noProof/>
          </w:rPr>
          <w:t>Byte.read.byte &lt;file_table_nvar&gt;, &lt;byte_nvar&gt;, 73</w:t>
        </w:r>
      </w:ins>
    </w:p>
    <w:p w:rsidR="00EB125A" w:rsidRDefault="00EB125A">
      <w:pPr>
        <w:pStyle w:val="Index1"/>
        <w:tabs>
          <w:tab w:val="right" w:leader="dot" w:pos="9350"/>
        </w:tabs>
        <w:rPr>
          <w:ins w:id="4785" w:author="msammartano" w:date="2014-02-09T01:00:00Z"/>
          <w:noProof/>
        </w:rPr>
      </w:pPr>
      <w:ins w:id="4786" w:author="msammartano" w:date="2014-02-09T01:00:00Z">
        <w:r>
          <w:rPr>
            <w:noProof/>
          </w:rPr>
          <w:t>Byte.write.buffer &lt;file_table_nvar&gt;, &lt;sexp&gt;, 74</w:t>
        </w:r>
      </w:ins>
    </w:p>
    <w:p w:rsidR="00EB125A" w:rsidRDefault="00EB125A">
      <w:pPr>
        <w:pStyle w:val="Index1"/>
        <w:tabs>
          <w:tab w:val="right" w:leader="dot" w:pos="9350"/>
        </w:tabs>
        <w:rPr>
          <w:ins w:id="4787" w:author="msammartano" w:date="2014-02-09T01:00:00Z"/>
          <w:noProof/>
        </w:rPr>
      </w:pPr>
      <w:ins w:id="4788" w:author="msammartano" w:date="2014-02-09T01:00:00Z">
        <w:r>
          <w:rPr>
            <w:noProof/>
          </w:rPr>
          <w:t>Byte.write.byte &lt;file_table_nvar&gt;, &lt;byte_nexp&gt;|&lt;sexp&gt;, 74</w:t>
        </w:r>
      </w:ins>
    </w:p>
    <w:p w:rsidR="00EB125A" w:rsidRDefault="00EB125A">
      <w:pPr>
        <w:pStyle w:val="Index1"/>
        <w:tabs>
          <w:tab w:val="right" w:leader="dot" w:pos="9350"/>
        </w:tabs>
        <w:rPr>
          <w:ins w:id="4789" w:author="msammartano" w:date="2014-02-09T01:00:00Z"/>
          <w:noProof/>
        </w:rPr>
      </w:pPr>
      <w:ins w:id="4790" w:author="msammartano" w:date="2014-02-09T01:00:00Z">
        <w:r>
          <w:rPr>
            <w:noProof/>
          </w:rPr>
          <w:t>Call &lt;user_defined_function&gt;, 53</w:t>
        </w:r>
      </w:ins>
    </w:p>
    <w:p w:rsidR="00EB125A" w:rsidRDefault="00EB125A">
      <w:pPr>
        <w:pStyle w:val="Index1"/>
        <w:tabs>
          <w:tab w:val="right" w:leader="dot" w:pos="9350"/>
        </w:tabs>
        <w:rPr>
          <w:ins w:id="4791" w:author="msammartano" w:date="2014-02-09T01:00:00Z"/>
          <w:noProof/>
        </w:rPr>
      </w:pPr>
      <w:ins w:id="4792" w:author="msammartano" w:date="2014-02-09T01:00:00Z">
        <w:r>
          <w:rPr>
            <w:noProof/>
          </w:rPr>
          <w:t>CBRT(&lt;nexp&gt;), 44</w:t>
        </w:r>
      </w:ins>
    </w:p>
    <w:p w:rsidR="00EB125A" w:rsidRDefault="00EB125A">
      <w:pPr>
        <w:pStyle w:val="Index1"/>
        <w:tabs>
          <w:tab w:val="right" w:leader="dot" w:pos="9350"/>
        </w:tabs>
        <w:rPr>
          <w:ins w:id="4793" w:author="msammartano" w:date="2014-02-09T01:00:00Z"/>
          <w:noProof/>
        </w:rPr>
      </w:pPr>
      <w:ins w:id="4794" w:author="msammartano" w:date="2014-02-09T01:00:00Z">
        <w:r>
          <w:rPr>
            <w:noProof/>
          </w:rPr>
          <w:t>CEIL(&lt;nexp&gt;), 44</w:t>
        </w:r>
      </w:ins>
    </w:p>
    <w:p w:rsidR="00EB125A" w:rsidRDefault="00EB125A">
      <w:pPr>
        <w:pStyle w:val="Index1"/>
        <w:tabs>
          <w:tab w:val="right" w:leader="dot" w:pos="9350"/>
        </w:tabs>
        <w:rPr>
          <w:ins w:id="4795" w:author="msammartano" w:date="2014-02-09T01:00:00Z"/>
          <w:noProof/>
        </w:rPr>
      </w:pPr>
      <w:ins w:id="4796" w:author="msammartano" w:date="2014-02-09T01:00:00Z">
        <w:r>
          <w:rPr>
            <w:noProof/>
          </w:rPr>
          <w:t>CHR$ (&lt;nexp&gt;), 49</w:t>
        </w:r>
      </w:ins>
    </w:p>
    <w:p w:rsidR="00EB125A" w:rsidRDefault="00EB125A">
      <w:pPr>
        <w:pStyle w:val="Index1"/>
        <w:tabs>
          <w:tab w:val="right" w:leader="dot" w:pos="9350"/>
        </w:tabs>
        <w:rPr>
          <w:ins w:id="4797" w:author="msammartano" w:date="2014-02-09T01:00:00Z"/>
          <w:noProof/>
        </w:rPr>
      </w:pPr>
      <w:ins w:id="4798" w:author="msammartano" w:date="2014-02-09T01:00:00Z">
        <w:r>
          <w:rPr>
            <w:noProof/>
          </w:rPr>
          <w:t>Clipboard.get &lt;svar&gt;, 86</w:t>
        </w:r>
      </w:ins>
    </w:p>
    <w:p w:rsidR="00EB125A" w:rsidRDefault="00EB125A">
      <w:pPr>
        <w:pStyle w:val="Index1"/>
        <w:tabs>
          <w:tab w:val="right" w:leader="dot" w:pos="9350"/>
        </w:tabs>
        <w:rPr>
          <w:ins w:id="4799" w:author="msammartano" w:date="2014-02-09T01:00:00Z"/>
          <w:noProof/>
        </w:rPr>
      </w:pPr>
      <w:ins w:id="4800" w:author="msammartano" w:date="2014-02-09T01:00:00Z">
        <w:r>
          <w:rPr>
            <w:noProof/>
          </w:rPr>
          <w:t>Clipboard.put &lt;sexp&gt;, 86</w:t>
        </w:r>
      </w:ins>
    </w:p>
    <w:p w:rsidR="00EB125A" w:rsidRDefault="00EB125A">
      <w:pPr>
        <w:pStyle w:val="Index1"/>
        <w:tabs>
          <w:tab w:val="right" w:leader="dot" w:pos="9350"/>
        </w:tabs>
        <w:rPr>
          <w:ins w:id="4801" w:author="msammartano" w:date="2014-02-09T01:00:00Z"/>
          <w:noProof/>
        </w:rPr>
      </w:pPr>
      <w:ins w:id="4802" w:author="msammartano" w:date="2014-02-09T01:00:00Z">
        <w:r>
          <w:rPr>
            <w:noProof/>
          </w:rPr>
          <w:t>Clock(), 48</w:t>
        </w:r>
      </w:ins>
    </w:p>
    <w:p w:rsidR="00EB125A" w:rsidRDefault="00EB125A">
      <w:pPr>
        <w:pStyle w:val="Index1"/>
        <w:tabs>
          <w:tab w:val="right" w:leader="dot" w:pos="9350"/>
        </w:tabs>
        <w:rPr>
          <w:ins w:id="4803" w:author="msammartano" w:date="2014-02-09T01:00:00Z"/>
          <w:noProof/>
        </w:rPr>
      </w:pPr>
      <w:ins w:id="4804" w:author="msammartano" w:date="2014-02-09T01:00:00Z">
        <w:r>
          <w:rPr>
            <w:noProof/>
          </w:rPr>
          <w:t>CLS, 65</w:t>
        </w:r>
      </w:ins>
    </w:p>
    <w:p w:rsidR="00EB125A" w:rsidRDefault="00EB125A">
      <w:pPr>
        <w:pStyle w:val="Index1"/>
        <w:tabs>
          <w:tab w:val="right" w:leader="dot" w:pos="9350"/>
        </w:tabs>
        <w:rPr>
          <w:ins w:id="4805" w:author="msammartano" w:date="2014-02-09T01:00:00Z"/>
          <w:noProof/>
        </w:rPr>
      </w:pPr>
      <w:ins w:id="4806" w:author="msammartano" w:date="2014-02-09T01:00:00Z">
        <w:r>
          <w:rPr>
            <w:noProof/>
          </w:rPr>
          <w:t>Console.line.text &lt;line_nexp&gt;, &lt;text_svar&gt;, 65</w:t>
        </w:r>
      </w:ins>
    </w:p>
    <w:p w:rsidR="00EB125A" w:rsidRDefault="00EB125A">
      <w:pPr>
        <w:pStyle w:val="Index1"/>
        <w:tabs>
          <w:tab w:val="right" w:leader="dot" w:pos="9350"/>
        </w:tabs>
        <w:rPr>
          <w:ins w:id="4807" w:author="msammartano" w:date="2014-02-09T01:00:00Z"/>
          <w:noProof/>
        </w:rPr>
      </w:pPr>
      <w:ins w:id="4808" w:author="msammartano" w:date="2014-02-09T01:00:00Z">
        <w:r>
          <w:rPr>
            <w:noProof/>
          </w:rPr>
          <w:t>Console.line.touched &lt;line_nvar&gt; {, &lt;press_lvar&gt;}, 65</w:t>
        </w:r>
      </w:ins>
    </w:p>
    <w:p w:rsidR="00EB125A" w:rsidRDefault="00EB125A">
      <w:pPr>
        <w:pStyle w:val="Index1"/>
        <w:tabs>
          <w:tab w:val="right" w:leader="dot" w:pos="9350"/>
        </w:tabs>
        <w:rPr>
          <w:ins w:id="4809" w:author="msammartano" w:date="2014-02-09T01:00:00Z"/>
          <w:noProof/>
        </w:rPr>
      </w:pPr>
      <w:ins w:id="4810" w:author="msammartano" w:date="2014-02-09T01:00:00Z">
        <w:r>
          <w:rPr>
            <w:noProof/>
          </w:rPr>
          <w:t>Console.save &lt;filename_sexp&gt;, 66</w:t>
        </w:r>
      </w:ins>
    </w:p>
    <w:p w:rsidR="00EB125A" w:rsidRDefault="00EB125A">
      <w:pPr>
        <w:pStyle w:val="Index1"/>
        <w:tabs>
          <w:tab w:val="right" w:leader="dot" w:pos="9350"/>
        </w:tabs>
        <w:rPr>
          <w:ins w:id="4811" w:author="msammartano" w:date="2014-02-09T01:00:00Z"/>
          <w:noProof/>
        </w:rPr>
      </w:pPr>
      <w:ins w:id="4812" w:author="msammartano" w:date="2014-02-09T01:00:00Z">
        <w:r>
          <w:rPr>
            <w:noProof/>
          </w:rPr>
          <w:t>Console.Title { &lt;title_sexp&gt;}, 64</w:t>
        </w:r>
      </w:ins>
    </w:p>
    <w:p w:rsidR="00EB125A" w:rsidRDefault="00EB125A">
      <w:pPr>
        <w:pStyle w:val="Index1"/>
        <w:tabs>
          <w:tab w:val="right" w:leader="dot" w:pos="9350"/>
        </w:tabs>
        <w:rPr>
          <w:ins w:id="4813" w:author="msammartano" w:date="2014-02-09T01:00:00Z"/>
          <w:noProof/>
        </w:rPr>
      </w:pPr>
      <w:ins w:id="4814" w:author="msammartano" w:date="2014-02-09T01:00:00Z">
        <w:r>
          <w:rPr>
            <w:noProof/>
          </w:rPr>
          <w:t>ConsoleTouch.Resume, 59</w:t>
        </w:r>
      </w:ins>
    </w:p>
    <w:p w:rsidR="00EB125A" w:rsidRDefault="00EB125A">
      <w:pPr>
        <w:pStyle w:val="Index1"/>
        <w:tabs>
          <w:tab w:val="right" w:leader="dot" w:pos="9350"/>
        </w:tabs>
        <w:rPr>
          <w:ins w:id="4815" w:author="msammartano" w:date="2014-02-09T01:00:00Z"/>
          <w:noProof/>
        </w:rPr>
      </w:pPr>
      <w:ins w:id="4816" w:author="msammartano" w:date="2014-02-09T01:00:00Z">
        <w:r>
          <w:rPr>
            <w:noProof/>
          </w:rPr>
          <w:t>COS(&lt;nexp&gt;), 45</w:t>
        </w:r>
      </w:ins>
    </w:p>
    <w:p w:rsidR="00EB125A" w:rsidRDefault="00EB125A">
      <w:pPr>
        <w:pStyle w:val="Index1"/>
        <w:tabs>
          <w:tab w:val="right" w:leader="dot" w:pos="9350"/>
        </w:tabs>
        <w:rPr>
          <w:ins w:id="4817" w:author="msammartano" w:date="2014-02-09T01:00:00Z"/>
          <w:noProof/>
        </w:rPr>
      </w:pPr>
      <w:ins w:id="4818" w:author="msammartano" w:date="2014-02-09T01:00:00Z">
        <w:r>
          <w:rPr>
            <w:noProof/>
          </w:rPr>
          <w:t>COSH(&lt;nexp&gt;), 45</w:t>
        </w:r>
      </w:ins>
    </w:p>
    <w:p w:rsidR="00EB125A" w:rsidRDefault="00EB125A">
      <w:pPr>
        <w:pStyle w:val="Index1"/>
        <w:tabs>
          <w:tab w:val="right" w:leader="dot" w:pos="9350"/>
        </w:tabs>
        <w:rPr>
          <w:ins w:id="4819" w:author="msammartano" w:date="2014-02-09T01:00:00Z"/>
          <w:noProof/>
        </w:rPr>
      </w:pPr>
      <w:ins w:id="4820" w:author="msammartano" w:date="2014-02-09T01:00:00Z">
        <w:r>
          <w:rPr>
            <w:noProof/>
          </w:rPr>
          <w:t>D_U.continue, 56</w:t>
        </w:r>
      </w:ins>
    </w:p>
    <w:p w:rsidR="00EB125A" w:rsidRDefault="00EB125A">
      <w:pPr>
        <w:pStyle w:val="Index1"/>
        <w:tabs>
          <w:tab w:val="right" w:leader="dot" w:pos="9350"/>
        </w:tabs>
        <w:rPr>
          <w:ins w:id="4821" w:author="msammartano" w:date="2014-02-09T01:00:00Z"/>
          <w:noProof/>
        </w:rPr>
      </w:pPr>
      <w:ins w:id="4822" w:author="msammartano" w:date="2014-02-09T01:00:00Z">
        <w:r>
          <w:rPr>
            <w:noProof/>
          </w:rPr>
          <w:t>D_U.break, 56</w:t>
        </w:r>
      </w:ins>
    </w:p>
    <w:p w:rsidR="00EB125A" w:rsidRDefault="00EB125A">
      <w:pPr>
        <w:pStyle w:val="Index1"/>
        <w:tabs>
          <w:tab w:val="right" w:leader="dot" w:pos="9350"/>
        </w:tabs>
        <w:rPr>
          <w:ins w:id="4823" w:author="msammartano" w:date="2014-02-09T01:00:00Z"/>
          <w:noProof/>
        </w:rPr>
      </w:pPr>
      <w:ins w:id="4824" w:author="msammartano" w:date="2014-02-09T01:00:00Z">
        <w:r>
          <w:rPr>
            <w:noProof/>
          </w:rPr>
          <w:t>Debug.dump.array Array[], 62</w:t>
        </w:r>
      </w:ins>
    </w:p>
    <w:p w:rsidR="00EB125A" w:rsidRDefault="00EB125A">
      <w:pPr>
        <w:pStyle w:val="Index1"/>
        <w:tabs>
          <w:tab w:val="right" w:leader="dot" w:pos="9350"/>
        </w:tabs>
        <w:rPr>
          <w:ins w:id="4825" w:author="msammartano" w:date="2014-02-09T01:00:00Z"/>
          <w:noProof/>
        </w:rPr>
      </w:pPr>
      <w:ins w:id="4826" w:author="msammartano" w:date="2014-02-09T01:00:00Z">
        <w:r>
          <w:rPr>
            <w:noProof/>
          </w:rPr>
          <w:t>Debug.dump.bundle  &lt;bundlePtr_nexp&gt;, 62</w:t>
        </w:r>
      </w:ins>
    </w:p>
    <w:p w:rsidR="00EB125A" w:rsidRDefault="00EB125A">
      <w:pPr>
        <w:pStyle w:val="Index1"/>
        <w:tabs>
          <w:tab w:val="right" w:leader="dot" w:pos="9350"/>
        </w:tabs>
        <w:rPr>
          <w:ins w:id="4827" w:author="msammartano" w:date="2014-02-09T01:00:00Z"/>
          <w:noProof/>
        </w:rPr>
      </w:pPr>
      <w:ins w:id="4828" w:author="msammartano" w:date="2014-02-09T01:00:00Z">
        <w:r>
          <w:rPr>
            <w:noProof/>
          </w:rPr>
          <w:t>Debug.dump.list  &lt;listPtr_nexp&gt;, 62</w:t>
        </w:r>
      </w:ins>
    </w:p>
    <w:p w:rsidR="00EB125A" w:rsidRDefault="00EB125A">
      <w:pPr>
        <w:pStyle w:val="Index1"/>
        <w:tabs>
          <w:tab w:val="right" w:leader="dot" w:pos="9350"/>
        </w:tabs>
        <w:rPr>
          <w:ins w:id="4829" w:author="msammartano" w:date="2014-02-09T01:00:00Z"/>
          <w:noProof/>
        </w:rPr>
      </w:pPr>
      <w:ins w:id="4830" w:author="msammartano" w:date="2014-02-09T01:00:00Z">
        <w:r>
          <w:rPr>
            <w:noProof/>
          </w:rPr>
          <w:t>Debug.dump.scalars, 62</w:t>
        </w:r>
      </w:ins>
    </w:p>
    <w:p w:rsidR="00EB125A" w:rsidRDefault="00EB125A">
      <w:pPr>
        <w:pStyle w:val="Index1"/>
        <w:tabs>
          <w:tab w:val="right" w:leader="dot" w:pos="9350"/>
        </w:tabs>
        <w:rPr>
          <w:ins w:id="4831" w:author="msammartano" w:date="2014-02-09T01:00:00Z"/>
          <w:noProof/>
        </w:rPr>
      </w:pPr>
      <w:ins w:id="4832" w:author="msammartano" w:date="2014-02-09T01:00:00Z">
        <w:r>
          <w:rPr>
            <w:noProof/>
          </w:rPr>
          <w:lastRenderedPageBreak/>
          <w:t>Debug.dump.stack  &lt;stackPtr_nexp&gt;, 62</w:t>
        </w:r>
      </w:ins>
    </w:p>
    <w:p w:rsidR="00EB125A" w:rsidRDefault="00EB125A">
      <w:pPr>
        <w:pStyle w:val="Index1"/>
        <w:tabs>
          <w:tab w:val="right" w:leader="dot" w:pos="9350"/>
        </w:tabs>
        <w:rPr>
          <w:ins w:id="4833" w:author="msammartano" w:date="2014-02-09T01:00:00Z"/>
          <w:noProof/>
        </w:rPr>
      </w:pPr>
      <w:ins w:id="4834" w:author="msammartano" w:date="2014-02-09T01:00:00Z">
        <w:r>
          <w:rPr>
            <w:noProof/>
          </w:rPr>
          <w:t>Debug.echo.off, 61</w:t>
        </w:r>
      </w:ins>
    </w:p>
    <w:p w:rsidR="00EB125A" w:rsidRDefault="00EB125A">
      <w:pPr>
        <w:pStyle w:val="Index1"/>
        <w:tabs>
          <w:tab w:val="right" w:leader="dot" w:pos="9350"/>
        </w:tabs>
        <w:rPr>
          <w:ins w:id="4835" w:author="msammartano" w:date="2014-02-09T01:00:00Z"/>
          <w:noProof/>
        </w:rPr>
      </w:pPr>
      <w:ins w:id="4836" w:author="msammartano" w:date="2014-02-09T01:00:00Z">
        <w:r>
          <w:rPr>
            <w:noProof/>
          </w:rPr>
          <w:t>Debug.echo.on, 61</w:t>
        </w:r>
      </w:ins>
    </w:p>
    <w:p w:rsidR="00EB125A" w:rsidRDefault="00EB125A">
      <w:pPr>
        <w:pStyle w:val="Index1"/>
        <w:tabs>
          <w:tab w:val="right" w:leader="dot" w:pos="9350"/>
        </w:tabs>
        <w:rPr>
          <w:ins w:id="4837" w:author="msammartano" w:date="2014-02-09T01:00:00Z"/>
          <w:noProof/>
        </w:rPr>
      </w:pPr>
      <w:ins w:id="4838" w:author="msammartano" w:date="2014-02-09T01:00:00Z">
        <w:r>
          <w:rPr>
            <w:noProof/>
          </w:rPr>
          <w:t>Debug.off, 61</w:t>
        </w:r>
      </w:ins>
    </w:p>
    <w:p w:rsidR="00EB125A" w:rsidRDefault="00EB125A">
      <w:pPr>
        <w:pStyle w:val="Index1"/>
        <w:tabs>
          <w:tab w:val="right" w:leader="dot" w:pos="9350"/>
        </w:tabs>
        <w:rPr>
          <w:ins w:id="4839" w:author="msammartano" w:date="2014-02-09T01:00:00Z"/>
          <w:noProof/>
        </w:rPr>
      </w:pPr>
      <w:ins w:id="4840" w:author="msammartano" w:date="2014-02-09T01:00:00Z">
        <w:r>
          <w:rPr>
            <w:noProof/>
          </w:rPr>
          <w:t>Debug.on, 61</w:t>
        </w:r>
      </w:ins>
    </w:p>
    <w:p w:rsidR="00EB125A" w:rsidRDefault="00EB125A">
      <w:pPr>
        <w:pStyle w:val="Index1"/>
        <w:tabs>
          <w:tab w:val="right" w:leader="dot" w:pos="9350"/>
        </w:tabs>
        <w:rPr>
          <w:ins w:id="4841" w:author="msammartano" w:date="2014-02-09T01:00:00Z"/>
          <w:noProof/>
        </w:rPr>
      </w:pPr>
      <w:ins w:id="4842" w:author="msammartano" w:date="2014-02-09T01:00:00Z">
        <w:r>
          <w:rPr>
            <w:noProof/>
          </w:rPr>
          <w:t>Debug.print, 62</w:t>
        </w:r>
      </w:ins>
    </w:p>
    <w:p w:rsidR="00EB125A" w:rsidRDefault="00EB125A">
      <w:pPr>
        <w:pStyle w:val="Index1"/>
        <w:tabs>
          <w:tab w:val="right" w:leader="dot" w:pos="9350"/>
        </w:tabs>
        <w:rPr>
          <w:ins w:id="4843" w:author="msammartano" w:date="2014-02-09T01:00:00Z"/>
          <w:noProof/>
        </w:rPr>
      </w:pPr>
      <w:ins w:id="4844" w:author="msammartano" w:date="2014-02-09T01:00:00Z">
        <w:r>
          <w:rPr>
            <w:noProof/>
          </w:rPr>
          <w:t>Debug.show, 64</w:t>
        </w:r>
      </w:ins>
    </w:p>
    <w:p w:rsidR="00EB125A" w:rsidRDefault="00EB125A">
      <w:pPr>
        <w:pStyle w:val="Index1"/>
        <w:tabs>
          <w:tab w:val="right" w:leader="dot" w:pos="9350"/>
        </w:tabs>
        <w:rPr>
          <w:ins w:id="4845" w:author="msammartano" w:date="2014-02-09T01:00:00Z"/>
          <w:noProof/>
        </w:rPr>
      </w:pPr>
      <w:ins w:id="4846" w:author="msammartano" w:date="2014-02-09T01:00:00Z">
        <w:r>
          <w:rPr>
            <w:noProof/>
          </w:rPr>
          <w:t>Debug.show.array Array[], 62</w:t>
        </w:r>
      </w:ins>
    </w:p>
    <w:p w:rsidR="00EB125A" w:rsidRDefault="00EB125A">
      <w:pPr>
        <w:pStyle w:val="Index1"/>
        <w:tabs>
          <w:tab w:val="right" w:leader="dot" w:pos="9350"/>
        </w:tabs>
        <w:rPr>
          <w:ins w:id="4847" w:author="msammartano" w:date="2014-02-09T01:00:00Z"/>
          <w:noProof/>
        </w:rPr>
      </w:pPr>
      <w:ins w:id="4848" w:author="msammartano" w:date="2014-02-09T01:00:00Z">
        <w:r>
          <w:rPr>
            <w:noProof/>
          </w:rPr>
          <w:t>Debug.show.bundle  &lt;bundlePtr_nexp&gt;, 63</w:t>
        </w:r>
      </w:ins>
    </w:p>
    <w:p w:rsidR="00EB125A" w:rsidRDefault="00EB125A">
      <w:pPr>
        <w:pStyle w:val="Index1"/>
        <w:tabs>
          <w:tab w:val="right" w:leader="dot" w:pos="9350"/>
        </w:tabs>
        <w:rPr>
          <w:ins w:id="4849" w:author="msammartano" w:date="2014-02-09T01:00:00Z"/>
          <w:noProof/>
        </w:rPr>
      </w:pPr>
      <w:ins w:id="4850" w:author="msammartano" w:date="2014-02-09T01:00:00Z">
        <w:r>
          <w:rPr>
            <w:noProof/>
          </w:rPr>
          <w:t>Debug.show.list  &lt;listPtr_nexp&gt;, 63</w:t>
        </w:r>
      </w:ins>
    </w:p>
    <w:p w:rsidR="00EB125A" w:rsidRDefault="00EB125A">
      <w:pPr>
        <w:pStyle w:val="Index1"/>
        <w:tabs>
          <w:tab w:val="right" w:leader="dot" w:pos="9350"/>
        </w:tabs>
        <w:rPr>
          <w:ins w:id="4851" w:author="msammartano" w:date="2014-02-09T01:00:00Z"/>
          <w:noProof/>
        </w:rPr>
      </w:pPr>
      <w:ins w:id="4852" w:author="msammartano" w:date="2014-02-09T01:00:00Z">
        <w:r>
          <w:rPr>
            <w:noProof/>
          </w:rPr>
          <w:t>Debug.show.program, 64</w:t>
        </w:r>
      </w:ins>
    </w:p>
    <w:p w:rsidR="00EB125A" w:rsidRDefault="00EB125A">
      <w:pPr>
        <w:pStyle w:val="Index1"/>
        <w:tabs>
          <w:tab w:val="right" w:leader="dot" w:pos="9350"/>
        </w:tabs>
        <w:rPr>
          <w:ins w:id="4853" w:author="msammartano" w:date="2014-02-09T01:00:00Z"/>
          <w:noProof/>
        </w:rPr>
      </w:pPr>
      <w:ins w:id="4854" w:author="msammartano" w:date="2014-02-09T01:00:00Z">
        <w:r>
          <w:rPr>
            <w:noProof/>
          </w:rPr>
          <w:t>Debug.show.scalars, 62</w:t>
        </w:r>
      </w:ins>
    </w:p>
    <w:p w:rsidR="00EB125A" w:rsidRDefault="00EB125A">
      <w:pPr>
        <w:pStyle w:val="Index1"/>
        <w:tabs>
          <w:tab w:val="right" w:leader="dot" w:pos="9350"/>
        </w:tabs>
        <w:rPr>
          <w:ins w:id="4855" w:author="msammartano" w:date="2014-02-09T01:00:00Z"/>
          <w:noProof/>
        </w:rPr>
      </w:pPr>
      <w:ins w:id="4856" w:author="msammartano" w:date="2014-02-09T01:00:00Z">
        <w:r>
          <w:rPr>
            <w:noProof/>
          </w:rPr>
          <w:t>Debug.show.stack  &lt;stackPtr_nexp&gt;, 63</w:t>
        </w:r>
      </w:ins>
    </w:p>
    <w:p w:rsidR="00EB125A" w:rsidRDefault="00EB125A">
      <w:pPr>
        <w:pStyle w:val="Index1"/>
        <w:tabs>
          <w:tab w:val="right" w:leader="dot" w:pos="9350"/>
        </w:tabs>
        <w:rPr>
          <w:ins w:id="4857" w:author="msammartano" w:date="2014-02-09T01:00:00Z"/>
          <w:noProof/>
        </w:rPr>
      </w:pPr>
      <w:ins w:id="4858" w:author="msammartano" w:date="2014-02-09T01:00:00Z">
        <w:r>
          <w:rPr>
            <w:noProof/>
          </w:rPr>
          <w:t>Debug.show.watch, 63</w:t>
        </w:r>
      </w:ins>
    </w:p>
    <w:p w:rsidR="00EB125A" w:rsidRDefault="00EB125A">
      <w:pPr>
        <w:pStyle w:val="Index1"/>
        <w:tabs>
          <w:tab w:val="right" w:leader="dot" w:pos="9350"/>
        </w:tabs>
        <w:rPr>
          <w:ins w:id="4859" w:author="msammartano" w:date="2014-02-09T01:00:00Z"/>
          <w:noProof/>
        </w:rPr>
      </w:pPr>
      <w:ins w:id="4860" w:author="msammartano" w:date="2014-02-09T01:00:00Z">
        <w:r>
          <w:rPr>
            <w:noProof/>
          </w:rPr>
          <w:t>Debug.watch var, var, …, var, 63</w:t>
        </w:r>
      </w:ins>
    </w:p>
    <w:p w:rsidR="00EB125A" w:rsidRDefault="00EB125A">
      <w:pPr>
        <w:pStyle w:val="Index1"/>
        <w:tabs>
          <w:tab w:val="right" w:leader="dot" w:pos="9350"/>
        </w:tabs>
        <w:rPr>
          <w:ins w:id="4861" w:author="msammartano" w:date="2014-02-09T01:00:00Z"/>
          <w:noProof/>
        </w:rPr>
      </w:pPr>
      <w:ins w:id="4862" w:author="msammartano" w:date="2014-02-09T01:00:00Z">
        <w:r>
          <w:rPr>
            <w:noProof/>
          </w:rPr>
          <w:t>Decrypt  &lt;pw_sexp&gt;, &lt;encrypted_svar&gt;, &lt;decrypted_svar&gt;, 87</w:t>
        </w:r>
      </w:ins>
    </w:p>
    <w:p w:rsidR="00EB125A" w:rsidRDefault="00EB125A">
      <w:pPr>
        <w:pStyle w:val="Index1"/>
        <w:tabs>
          <w:tab w:val="right" w:leader="dot" w:pos="9350"/>
        </w:tabs>
        <w:rPr>
          <w:ins w:id="4863" w:author="msammartano" w:date="2014-02-09T01:00:00Z"/>
          <w:noProof/>
        </w:rPr>
      </w:pPr>
      <w:ins w:id="4864" w:author="msammartano" w:date="2014-02-09T01:00:00Z">
        <w:r>
          <w:rPr>
            <w:noProof/>
          </w:rPr>
          <w:t>Device &lt;svar&gt;, 90</w:t>
        </w:r>
      </w:ins>
    </w:p>
    <w:p w:rsidR="00EB125A" w:rsidRDefault="00EB125A">
      <w:pPr>
        <w:pStyle w:val="Index1"/>
        <w:tabs>
          <w:tab w:val="right" w:leader="dot" w:pos="9350"/>
        </w:tabs>
        <w:rPr>
          <w:ins w:id="4865" w:author="msammartano" w:date="2014-02-09T01:00:00Z"/>
          <w:noProof/>
        </w:rPr>
      </w:pPr>
      <w:ins w:id="4866" w:author="msammartano" w:date="2014-02-09T01:00:00Z">
        <w:r>
          <w:rPr>
            <w:noProof/>
          </w:rPr>
          <w:t>Dim Array[&lt;nexp&gt;{, &lt;nexp&gt; } ... ] {, Array[&lt;nexp&gt;{, &lt;nexp&gt; } ... ] } ..., 31</w:t>
        </w:r>
      </w:ins>
    </w:p>
    <w:p w:rsidR="00EB125A" w:rsidRDefault="00EB125A">
      <w:pPr>
        <w:pStyle w:val="Index1"/>
        <w:tabs>
          <w:tab w:val="right" w:leader="dot" w:pos="9350"/>
        </w:tabs>
        <w:rPr>
          <w:ins w:id="4867" w:author="msammartano" w:date="2014-02-09T01:00:00Z"/>
          <w:noProof/>
        </w:rPr>
      </w:pPr>
      <w:ins w:id="4868" w:author="msammartano" w:date="2014-02-09T01:00:00Z">
        <w:r>
          <w:rPr>
            <w:noProof/>
          </w:rPr>
          <w:t>Do - Until &lt;lexp&gt;, 55</w:t>
        </w:r>
      </w:ins>
    </w:p>
    <w:p w:rsidR="00EB125A" w:rsidRDefault="00EB125A">
      <w:pPr>
        <w:pStyle w:val="Index1"/>
        <w:tabs>
          <w:tab w:val="right" w:leader="dot" w:pos="9350"/>
        </w:tabs>
        <w:rPr>
          <w:ins w:id="4869" w:author="msammartano" w:date="2014-02-09T01:00:00Z"/>
          <w:noProof/>
        </w:rPr>
      </w:pPr>
      <w:ins w:id="4870" w:author="msammartano" w:date="2014-02-09T01:00:00Z">
        <w:r>
          <w:rPr>
            <w:noProof/>
          </w:rPr>
          <w:t>Echo.off, 86</w:t>
        </w:r>
      </w:ins>
    </w:p>
    <w:p w:rsidR="00EB125A" w:rsidRDefault="00EB125A">
      <w:pPr>
        <w:pStyle w:val="Index1"/>
        <w:tabs>
          <w:tab w:val="right" w:leader="dot" w:pos="9350"/>
        </w:tabs>
        <w:rPr>
          <w:ins w:id="4871" w:author="msammartano" w:date="2014-02-09T01:00:00Z"/>
          <w:noProof/>
        </w:rPr>
      </w:pPr>
      <w:ins w:id="4872" w:author="msammartano" w:date="2014-02-09T01:00:00Z">
        <w:r>
          <w:rPr>
            <w:noProof/>
          </w:rPr>
          <w:t>Echo.on, 86</w:t>
        </w:r>
      </w:ins>
    </w:p>
    <w:p w:rsidR="00EB125A" w:rsidRDefault="00EB125A">
      <w:pPr>
        <w:pStyle w:val="Index1"/>
        <w:tabs>
          <w:tab w:val="right" w:leader="dot" w:pos="9350"/>
        </w:tabs>
        <w:rPr>
          <w:ins w:id="4873" w:author="msammartano" w:date="2014-02-09T01:00:00Z"/>
          <w:noProof/>
        </w:rPr>
      </w:pPr>
      <w:ins w:id="4874" w:author="msammartano" w:date="2014-02-09T01:00:00Z">
        <w:r>
          <w:rPr>
            <w:noProof/>
          </w:rPr>
          <w:t>Email.send &lt;recipient_sxep&gt;, &lt;subject_sexp&gt;, &lt;body_sexp&gt;, 96</w:t>
        </w:r>
      </w:ins>
    </w:p>
    <w:p w:rsidR="00EB125A" w:rsidRDefault="00EB125A">
      <w:pPr>
        <w:pStyle w:val="Index1"/>
        <w:tabs>
          <w:tab w:val="right" w:leader="dot" w:pos="9350"/>
        </w:tabs>
        <w:rPr>
          <w:ins w:id="4875" w:author="msammartano" w:date="2014-02-09T01:00:00Z"/>
          <w:noProof/>
        </w:rPr>
      </w:pPr>
      <w:ins w:id="4876" w:author="msammartano" w:date="2014-02-09T01:00:00Z">
        <w:r>
          <w:rPr>
            <w:noProof/>
          </w:rPr>
          <w:t>Encrypt &lt;pw_sexp&gt;, &lt;source_sexp&gt;, &lt;encrypted_svar&gt;, 87</w:t>
        </w:r>
      </w:ins>
    </w:p>
    <w:p w:rsidR="00EB125A" w:rsidRDefault="00EB125A">
      <w:pPr>
        <w:pStyle w:val="Index1"/>
        <w:tabs>
          <w:tab w:val="right" w:leader="dot" w:pos="9350"/>
        </w:tabs>
        <w:rPr>
          <w:ins w:id="4877" w:author="msammartano" w:date="2014-02-09T01:00:00Z"/>
          <w:noProof/>
        </w:rPr>
      </w:pPr>
      <w:ins w:id="4878" w:author="msammartano" w:date="2014-02-09T01:00:00Z">
        <w:r>
          <w:rPr>
            <w:noProof/>
          </w:rPr>
          <w:t>End{ &lt;msg_sexp&gt;}, 60</w:t>
        </w:r>
      </w:ins>
    </w:p>
    <w:p w:rsidR="00EB125A" w:rsidRDefault="00EB125A">
      <w:pPr>
        <w:pStyle w:val="Index1"/>
        <w:tabs>
          <w:tab w:val="right" w:leader="dot" w:pos="9350"/>
        </w:tabs>
        <w:rPr>
          <w:ins w:id="4879" w:author="msammartano" w:date="2014-02-09T01:00:00Z"/>
          <w:noProof/>
        </w:rPr>
      </w:pPr>
      <w:ins w:id="4880" w:author="msammartano" w:date="2014-02-09T01:00:00Z">
        <w:r>
          <w:rPr>
            <w:noProof/>
          </w:rPr>
          <w:t>Ends_with ( &lt;Look_for_sexp&gt;, &lt;look_in_sexp&gt;), 47</w:t>
        </w:r>
      </w:ins>
    </w:p>
    <w:p w:rsidR="00EB125A" w:rsidRDefault="00EB125A">
      <w:pPr>
        <w:pStyle w:val="Index1"/>
        <w:tabs>
          <w:tab w:val="right" w:leader="dot" w:pos="9350"/>
        </w:tabs>
        <w:rPr>
          <w:ins w:id="4881" w:author="msammartano" w:date="2014-02-09T01:00:00Z"/>
          <w:noProof/>
        </w:rPr>
      </w:pPr>
      <w:ins w:id="4882" w:author="msammartano" w:date="2014-02-09T01:00:00Z">
        <w:r>
          <w:rPr>
            <w:noProof/>
          </w:rPr>
          <w:t>Exit, 60</w:t>
        </w:r>
      </w:ins>
    </w:p>
    <w:p w:rsidR="00EB125A" w:rsidRDefault="00EB125A">
      <w:pPr>
        <w:pStyle w:val="Index1"/>
        <w:tabs>
          <w:tab w:val="right" w:leader="dot" w:pos="9350"/>
        </w:tabs>
        <w:rPr>
          <w:ins w:id="4883" w:author="msammartano" w:date="2014-02-09T01:00:00Z"/>
          <w:noProof/>
        </w:rPr>
      </w:pPr>
      <w:ins w:id="4884" w:author="msammartano" w:date="2014-02-09T01:00:00Z">
        <w:r>
          <w:rPr>
            <w:noProof/>
          </w:rPr>
          <w:t>EXP(&lt;nexp&gt;), 45</w:t>
        </w:r>
      </w:ins>
    </w:p>
    <w:p w:rsidR="00EB125A" w:rsidRDefault="00EB125A">
      <w:pPr>
        <w:pStyle w:val="Index1"/>
        <w:tabs>
          <w:tab w:val="right" w:leader="dot" w:pos="9350"/>
        </w:tabs>
        <w:rPr>
          <w:ins w:id="4885" w:author="msammartano" w:date="2014-02-09T01:00:00Z"/>
          <w:noProof/>
        </w:rPr>
      </w:pPr>
      <w:ins w:id="4886" w:author="msammartano" w:date="2014-02-09T01:00:00Z">
        <w:r>
          <w:rPr>
            <w:noProof/>
          </w:rPr>
          <w:t>F_N.continue, 55</w:t>
        </w:r>
      </w:ins>
    </w:p>
    <w:p w:rsidR="00EB125A" w:rsidRDefault="00EB125A">
      <w:pPr>
        <w:pStyle w:val="Index1"/>
        <w:tabs>
          <w:tab w:val="right" w:leader="dot" w:pos="9350"/>
        </w:tabs>
        <w:rPr>
          <w:ins w:id="4887" w:author="msammartano" w:date="2014-02-09T01:00:00Z"/>
          <w:noProof/>
        </w:rPr>
      </w:pPr>
      <w:ins w:id="4888" w:author="msammartano" w:date="2014-02-09T01:00:00Z">
        <w:r>
          <w:rPr>
            <w:noProof/>
          </w:rPr>
          <w:t>F_N.break, 55</w:t>
        </w:r>
      </w:ins>
    </w:p>
    <w:p w:rsidR="00EB125A" w:rsidRDefault="00EB125A">
      <w:pPr>
        <w:pStyle w:val="Index1"/>
        <w:tabs>
          <w:tab w:val="right" w:leader="dot" w:pos="9350"/>
        </w:tabs>
        <w:rPr>
          <w:ins w:id="4889" w:author="msammartano" w:date="2014-02-09T01:00:00Z"/>
          <w:noProof/>
        </w:rPr>
      </w:pPr>
      <w:ins w:id="4890" w:author="msammartano" w:date="2014-02-09T01:00:00Z">
        <w:r>
          <w:rPr>
            <w:noProof/>
          </w:rPr>
          <w:t>File.delete &lt;lvar&gt;, &lt;path_sexp&gt;, 69</w:t>
        </w:r>
      </w:ins>
    </w:p>
    <w:p w:rsidR="00EB125A" w:rsidRDefault="00EB125A">
      <w:pPr>
        <w:pStyle w:val="Index1"/>
        <w:tabs>
          <w:tab w:val="right" w:leader="dot" w:pos="9350"/>
        </w:tabs>
        <w:rPr>
          <w:ins w:id="4891" w:author="msammartano" w:date="2014-02-09T01:00:00Z"/>
          <w:noProof/>
        </w:rPr>
      </w:pPr>
      <w:ins w:id="4892" w:author="msammartano" w:date="2014-02-09T01:00:00Z">
        <w:r>
          <w:rPr>
            <w:noProof/>
          </w:rPr>
          <w:t>File.dir &lt;path_sexp&gt;, Array[], 69</w:t>
        </w:r>
      </w:ins>
    </w:p>
    <w:p w:rsidR="00EB125A" w:rsidRDefault="00EB125A">
      <w:pPr>
        <w:pStyle w:val="Index1"/>
        <w:tabs>
          <w:tab w:val="right" w:leader="dot" w:pos="9350"/>
        </w:tabs>
        <w:rPr>
          <w:ins w:id="4893" w:author="msammartano" w:date="2014-02-09T01:00:00Z"/>
          <w:noProof/>
        </w:rPr>
      </w:pPr>
      <w:ins w:id="4894" w:author="msammartano" w:date="2014-02-09T01:00:00Z">
        <w:r>
          <w:rPr>
            <w:noProof/>
          </w:rPr>
          <w:t>File.exists &lt;lvar&gt;, &lt;path_sexp&gt;, 70</w:t>
        </w:r>
      </w:ins>
    </w:p>
    <w:p w:rsidR="00EB125A" w:rsidRDefault="00EB125A">
      <w:pPr>
        <w:pStyle w:val="Index1"/>
        <w:tabs>
          <w:tab w:val="right" w:leader="dot" w:pos="9350"/>
        </w:tabs>
        <w:rPr>
          <w:ins w:id="4895" w:author="msammartano" w:date="2014-02-09T01:00:00Z"/>
          <w:noProof/>
        </w:rPr>
      </w:pPr>
      <w:ins w:id="4896" w:author="msammartano" w:date="2014-02-09T01:00:00Z">
        <w:r>
          <w:rPr>
            <w:noProof/>
          </w:rPr>
          <w:t>File.mkdir &lt;path_sexp&gt;, 70</w:t>
        </w:r>
      </w:ins>
    </w:p>
    <w:p w:rsidR="00EB125A" w:rsidRDefault="00EB125A">
      <w:pPr>
        <w:pStyle w:val="Index1"/>
        <w:tabs>
          <w:tab w:val="right" w:leader="dot" w:pos="9350"/>
        </w:tabs>
        <w:rPr>
          <w:ins w:id="4897" w:author="msammartano" w:date="2014-02-09T01:00:00Z"/>
          <w:noProof/>
        </w:rPr>
      </w:pPr>
      <w:ins w:id="4898" w:author="msammartano" w:date="2014-02-09T01:00:00Z">
        <w:r>
          <w:rPr>
            <w:noProof/>
          </w:rPr>
          <w:t>File.root &lt;svar&gt;, 70</w:t>
        </w:r>
      </w:ins>
    </w:p>
    <w:p w:rsidR="00EB125A" w:rsidRDefault="00EB125A">
      <w:pPr>
        <w:pStyle w:val="Index1"/>
        <w:tabs>
          <w:tab w:val="right" w:leader="dot" w:pos="9350"/>
        </w:tabs>
        <w:rPr>
          <w:ins w:id="4899" w:author="msammartano" w:date="2014-02-09T01:00:00Z"/>
          <w:noProof/>
        </w:rPr>
      </w:pPr>
      <w:ins w:id="4900" w:author="msammartano" w:date="2014-02-09T01:00:00Z">
        <w:r>
          <w:rPr>
            <w:noProof/>
          </w:rPr>
          <w:t>File.rename &lt;Old_Path_sexp&gt;, &lt;New_Path_sexp&gt;, 70</w:t>
        </w:r>
      </w:ins>
    </w:p>
    <w:p w:rsidR="00EB125A" w:rsidRDefault="00EB125A">
      <w:pPr>
        <w:pStyle w:val="Index1"/>
        <w:tabs>
          <w:tab w:val="right" w:leader="dot" w:pos="9350"/>
        </w:tabs>
        <w:rPr>
          <w:ins w:id="4901" w:author="msammartano" w:date="2014-02-09T01:00:00Z"/>
          <w:noProof/>
        </w:rPr>
      </w:pPr>
      <w:ins w:id="4902" w:author="msammartano" w:date="2014-02-09T01:00:00Z">
        <w:r>
          <w:rPr>
            <w:noProof/>
          </w:rPr>
          <w:t>File.size &lt;size_nvar&gt;, &lt;path_sexp&gt;, 70</w:t>
        </w:r>
      </w:ins>
    </w:p>
    <w:p w:rsidR="00EB125A" w:rsidRDefault="00EB125A">
      <w:pPr>
        <w:pStyle w:val="Index1"/>
        <w:tabs>
          <w:tab w:val="right" w:leader="dot" w:pos="9350"/>
        </w:tabs>
        <w:rPr>
          <w:ins w:id="4903" w:author="msammartano" w:date="2014-02-09T01:00:00Z"/>
          <w:noProof/>
        </w:rPr>
      </w:pPr>
      <w:ins w:id="4904" w:author="msammartano" w:date="2014-02-09T01:00:00Z">
        <w:r>
          <w:rPr>
            <w:noProof/>
          </w:rPr>
          <w:t>FLOOR(&lt;nexp&gt;), 45</w:t>
        </w:r>
      </w:ins>
    </w:p>
    <w:p w:rsidR="00EB125A" w:rsidRDefault="00EB125A">
      <w:pPr>
        <w:pStyle w:val="Index1"/>
        <w:tabs>
          <w:tab w:val="right" w:leader="dot" w:pos="9350"/>
        </w:tabs>
        <w:rPr>
          <w:ins w:id="4905" w:author="msammartano" w:date="2014-02-09T01:00:00Z"/>
          <w:noProof/>
        </w:rPr>
      </w:pPr>
      <w:ins w:id="4906" w:author="msammartano" w:date="2014-02-09T01:00:00Z">
        <w:r>
          <w:rPr>
            <w:noProof/>
          </w:rPr>
          <w:t>Fn.def  name|name$( {nvar}|{svar}|Array[]|Array$[], ….. {nvar}|{svar}|Array[]|Array$[]), 52</w:t>
        </w:r>
      </w:ins>
    </w:p>
    <w:p w:rsidR="00EB125A" w:rsidRDefault="00EB125A">
      <w:pPr>
        <w:pStyle w:val="Index1"/>
        <w:tabs>
          <w:tab w:val="right" w:leader="dot" w:pos="9350"/>
        </w:tabs>
        <w:rPr>
          <w:ins w:id="4907" w:author="msammartano" w:date="2014-02-09T01:00:00Z"/>
          <w:noProof/>
        </w:rPr>
      </w:pPr>
      <w:ins w:id="4908" w:author="msammartano" w:date="2014-02-09T01:00:00Z">
        <w:r>
          <w:rPr>
            <w:noProof/>
          </w:rPr>
          <w:t>Fn.end, 53</w:t>
        </w:r>
      </w:ins>
    </w:p>
    <w:p w:rsidR="00EB125A" w:rsidRDefault="00EB125A">
      <w:pPr>
        <w:pStyle w:val="Index1"/>
        <w:tabs>
          <w:tab w:val="right" w:leader="dot" w:pos="9350"/>
        </w:tabs>
        <w:rPr>
          <w:ins w:id="4909" w:author="msammartano" w:date="2014-02-09T01:00:00Z"/>
          <w:noProof/>
        </w:rPr>
      </w:pPr>
      <w:ins w:id="4910" w:author="msammartano" w:date="2014-02-09T01:00:00Z">
        <w:r>
          <w:rPr>
            <w:noProof/>
          </w:rPr>
          <w:t>Fn.rtn &lt;sexp&gt;|&lt;nexp&gt;, 53</w:t>
        </w:r>
      </w:ins>
    </w:p>
    <w:p w:rsidR="00EB125A" w:rsidRDefault="00EB125A">
      <w:pPr>
        <w:pStyle w:val="Index1"/>
        <w:tabs>
          <w:tab w:val="right" w:leader="dot" w:pos="9350"/>
        </w:tabs>
        <w:rPr>
          <w:ins w:id="4911" w:author="msammartano" w:date="2014-02-09T01:00:00Z"/>
          <w:noProof/>
        </w:rPr>
      </w:pPr>
      <w:ins w:id="4912" w:author="msammartano" w:date="2014-02-09T01:00:00Z">
        <w:r>
          <w:rPr>
            <w:noProof/>
          </w:rPr>
          <w:t>For - To - Step - Next, 54</w:t>
        </w:r>
      </w:ins>
    </w:p>
    <w:p w:rsidR="00EB125A" w:rsidRDefault="00EB125A">
      <w:pPr>
        <w:pStyle w:val="Index1"/>
        <w:tabs>
          <w:tab w:val="right" w:leader="dot" w:pos="9350"/>
        </w:tabs>
        <w:rPr>
          <w:ins w:id="4913" w:author="msammartano" w:date="2014-02-09T01:00:00Z"/>
          <w:noProof/>
        </w:rPr>
      </w:pPr>
      <w:ins w:id="4914" w:author="msammartano" w:date="2014-02-09T01:00:00Z">
        <w:r w:rsidRPr="00256A54">
          <w:rPr>
            <w:rFonts w:eastAsia="Times New Roman"/>
            <w:noProof/>
          </w:rPr>
          <w:t>FORMAT$(</w:t>
        </w:r>
        <w:r>
          <w:rPr>
            <w:noProof/>
          </w:rPr>
          <w:t>&lt;pattern_sexp&gt;</w:t>
        </w:r>
        <w:r w:rsidRPr="00256A54">
          <w:rPr>
            <w:rFonts w:eastAsia="Times New Roman"/>
            <w:noProof/>
          </w:rPr>
          <w:t xml:space="preserve">, </w:t>
        </w:r>
        <w:r>
          <w:rPr>
            <w:noProof/>
          </w:rPr>
          <w:t>&lt;nexp&gt;</w:t>
        </w:r>
        <w:r w:rsidRPr="00256A54">
          <w:rPr>
            <w:rFonts w:eastAsia="Times New Roman"/>
            <w:noProof/>
          </w:rPr>
          <w:t>)</w:t>
        </w:r>
        <w:r>
          <w:rPr>
            <w:noProof/>
          </w:rPr>
          <w:t>, 50</w:t>
        </w:r>
      </w:ins>
    </w:p>
    <w:p w:rsidR="00EB125A" w:rsidRDefault="00EB125A">
      <w:pPr>
        <w:pStyle w:val="Index1"/>
        <w:tabs>
          <w:tab w:val="right" w:leader="dot" w:pos="9350"/>
        </w:tabs>
        <w:rPr>
          <w:ins w:id="4915" w:author="msammartano" w:date="2014-02-09T01:00:00Z"/>
          <w:noProof/>
        </w:rPr>
      </w:pPr>
      <w:ins w:id="4916" w:author="msammartano" w:date="2014-02-09T01:00:00Z">
        <w:r>
          <w:rPr>
            <w:noProof/>
          </w:rPr>
          <w:t>Ftp.close, 81</w:t>
        </w:r>
      </w:ins>
    </w:p>
    <w:p w:rsidR="00EB125A" w:rsidRDefault="00EB125A">
      <w:pPr>
        <w:pStyle w:val="Index1"/>
        <w:tabs>
          <w:tab w:val="right" w:leader="dot" w:pos="9350"/>
        </w:tabs>
        <w:rPr>
          <w:ins w:id="4917" w:author="msammartano" w:date="2014-02-09T01:00:00Z"/>
          <w:noProof/>
        </w:rPr>
      </w:pPr>
      <w:ins w:id="4918" w:author="msammartano" w:date="2014-02-09T01:00:00Z">
        <w:r>
          <w:rPr>
            <w:noProof/>
          </w:rPr>
          <w:t>Ftp.cd &lt;new_directory_sexp&gt;, 82</w:t>
        </w:r>
      </w:ins>
    </w:p>
    <w:p w:rsidR="00EB125A" w:rsidRDefault="00EB125A">
      <w:pPr>
        <w:pStyle w:val="Index1"/>
        <w:tabs>
          <w:tab w:val="right" w:leader="dot" w:pos="9350"/>
        </w:tabs>
        <w:rPr>
          <w:ins w:id="4919" w:author="msammartano" w:date="2014-02-09T01:00:00Z"/>
          <w:noProof/>
        </w:rPr>
      </w:pPr>
      <w:ins w:id="4920" w:author="msammartano" w:date="2014-02-09T01:00:00Z">
        <w:r>
          <w:rPr>
            <w:noProof/>
          </w:rPr>
          <w:t>Ftp.delete &lt;filename_sexp&gt;, 82</w:t>
        </w:r>
      </w:ins>
    </w:p>
    <w:p w:rsidR="00EB125A" w:rsidRDefault="00EB125A">
      <w:pPr>
        <w:pStyle w:val="Index1"/>
        <w:tabs>
          <w:tab w:val="right" w:leader="dot" w:pos="9350"/>
        </w:tabs>
        <w:rPr>
          <w:ins w:id="4921" w:author="msammartano" w:date="2014-02-09T01:00:00Z"/>
          <w:noProof/>
        </w:rPr>
      </w:pPr>
      <w:ins w:id="4922" w:author="msammartano" w:date="2014-02-09T01:00:00Z">
        <w:r>
          <w:rPr>
            <w:noProof/>
          </w:rPr>
          <w:t>Ftp.dir &lt;list_nvar&gt;, 82</w:t>
        </w:r>
      </w:ins>
    </w:p>
    <w:p w:rsidR="00EB125A" w:rsidRDefault="00EB125A">
      <w:pPr>
        <w:pStyle w:val="Index1"/>
        <w:tabs>
          <w:tab w:val="right" w:leader="dot" w:pos="9350"/>
        </w:tabs>
        <w:rPr>
          <w:ins w:id="4923" w:author="msammartano" w:date="2014-02-09T01:00:00Z"/>
          <w:noProof/>
        </w:rPr>
      </w:pPr>
      <w:ins w:id="4924" w:author="msammartano" w:date="2014-02-09T01:00:00Z">
        <w:r>
          <w:rPr>
            <w:noProof/>
          </w:rPr>
          <w:t>Ftp.get &lt;source_sexp&gt;, &lt;destination_sexp&gt;, 82</w:t>
        </w:r>
      </w:ins>
    </w:p>
    <w:p w:rsidR="00EB125A" w:rsidRDefault="00EB125A">
      <w:pPr>
        <w:pStyle w:val="Index1"/>
        <w:tabs>
          <w:tab w:val="right" w:leader="dot" w:pos="9350"/>
        </w:tabs>
        <w:rPr>
          <w:ins w:id="4925" w:author="msammartano" w:date="2014-02-09T01:00:00Z"/>
          <w:noProof/>
        </w:rPr>
      </w:pPr>
      <w:ins w:id="4926" w:author="msammartano" w:date="2014-02-09T01:00:00Z">
        <w:r>
          <w:rPr>
            <w:noProof/>
          </w:rPr>
          <w:t>Ftp.mkdir &lt;directory_sexp&gt;, 82</w:t>
        </w:r>
      </w:ins>
    </w:p>
    <w:p w:rsidR="00EB125A" w:rsidRDefault="00EB125A">
      <w:pPr>
        <w:pStyle w:val="Index1"/>
        <w:tabs>
          <w:tab w:val="right" w:leader="dot" w:pos="9350"/>
        </w:tabs>
        <w:rPr>
          <w:ins w:id="4927" w:author="msammartano" w:date="2014-02-09T01:00:00Z"/>
          <w:noProof/>
        </w:rPr>
      </w:pPr>
      <w:ins w:id="4928" w:author="msammartano" w:date="2014-02-09T01:00:00Z">
        <w:r>
          <w:rPr>
            <w:noProof/>
          </w:rPr>
          <w:lastRenderedPageBreak/>
          <w:t>Ftp.open &lt;url_sexp&gt;, &lt;port_nexp&gt;, &lt;user_sexp&gt;, &lt;pw_sexp&gt;, 81</w:t>
        </w:r>
      </w:ins>
    </w:p>
    <w:p w:rsidR="00EB125A" w:rsidRDefault="00EB125A">
      <w:pPr>
        <w:pStyle w:val="Index1"/>
        <w:tabs>
          <w:tab w:val="right" w:leader="dot" w:pos="9350"/>
        </w:tabs>
        <w:rPr>
          <w:ins w:id="4929" w:author="msammartano" w:date="2014-02-09T01:00:00Z"/>
          <w:noProof/>
        </w:rPr>
      </w:pPr>
      <w:ins w:id="4930" w:author="msammartano" w:date="2014-02-09T01:00:00Z">
        <w:r>
          <w:rPr>
            <w:noProof/>
          </w:rPr>
          <w:t>Ftp.put &lt;source_sexp&gt;, &lt;destination_sexp&gt;, 81</w:t>
        </w:r>
      </w:ins>
    </w:p>
    <w:p w:rsidR="00EB125A" w:rsidRDefault="00EB125A">
      <w:pPr>
        <w:pStyle w:val="Index1"/>
        <w:tabs>
          <w:tab w:val="right" w:leader="dot" w:pos="9350"/>
        </w:tabs>
        <w:rPr>
          <w:ins w:id="4931" w:author="msammartano" w:date="2014-02-09T01:00:00Z"/>
          <w:noProof/>
        </w:rPr>
      </w:pPr>
      <w:ins w:id="4932" w:author="msammartano" w:date="2014-02-09T01:00:00Z">
        <w:r>
          <w:rPr>
            <w:noProof/>
          </w:rPr>
          <w:t>Ftp.rename &lt;old_filename_sexp&gt;, &lt;new_filename_sexp&gt;, 82</w:t>
        </w:r>
      </w:ins>
    </w:p>
    <w:p w:rsidR="00EB125A" w:rsidRDefault="00EB125A">
      <w:pPr>
        <w:pStyle w:val="Index1"/>
        <w:tabs>
          <w:tab w:val="right" w:leader="dot" w:pos="9350"/>
        </w:tabs>
        <w:rPr>
          <w:ins w:id="4933" w:author="msammartano" w:date="2014-02-09T01:00:00Z"/>
          <w:noProof/>
        </w:rPr>
      </w:pPr>
      <w:ins w:id="4934" w:author="msammartano" w:date="2014-02-09T01:00:00Z">
        <w:r>
          <w:rPr>
            <w:noProof/>
          </w:rPr>
          <w:t>Ftp.rmdir &lt;directory_sexp&gt;, 82</w:t>
        </w:r>
      </w:ins>
    </w:p>
    <w:p w:rsidR="00EB125A" w:rsidRDefault="00EB125A">
      <w:pPr>
        <w:pStyle w:val="Index1"/>
        <w:tabs>
          <w:tab w:val="right" w:leader="dot" w:pos="9350"/>
        </w:tabs>
        <w:rPr>
          <w:ins w:id="4935" w:author="msammartano" w:date="2014-02-09T01:00:00Z"/>
          <w:noProof/>
        </w:rPr>
      </w:pPr>
      <w:ins w:id="4936" w:author="msammartano" w:date="2014-02-09T01:00:00Z">
        <w:r>
          <w:rPr>
            <w:noProof/>
          </w:rPr>
          <w:t>GETERROR$(), 49</w:t>
        </w:r>
      </w:ins>
    </w:p>
    <w:p w:rsidR="00EB125A" w:rsidRDefault="00EB125A">
      <w:pPr>
        <w:pStyle w:val="Index1"/>
        <w:tabs>
          <w:tab w:val="right" w:leader="dot" w:pos="9350"/>
        </w:tabs>
        <w:rPr>
          <w:ins w:id="4937" w:author="msammartano" w:date="2014-02-09T01:00:00Z"/>
          <w:noProof/>
        </w:rPr>
      </w:pPr>
      <w:ins w:id="4938" w:author="msammartano" w:date="2014-02-09T01:00:00Z">
        <w:r>
          <w:rPr>
            <w:noProof/>
          </w:rPr>
          <w:t>GoSub &lt;label&gt;, Return, 56</w:t>
        </w:r>
      </w:ins>
    </w:p>
    <w:p w:rsidR="00EB125A" w:rsidRDefault="00EB125A">
      <w:pPr>
        <w:pStyle w:val="Index1"/>
        <w:tabs>
          <w:tab w:val="right" w:leader="dot" w:pos="9350"/>
        </w:tabs>
        <w:rPr>
          <w:ins w:id="4939" w:author="msammartano" w:date="2014-02-09T01:00:00Z"/>
          <w:noProof/>
        </w:rPr>
      </w:pPr>
      <w:ins w:id="4940" w:author="msammartano" w:date="2014-02-09T01:00:00Z">
        <w:r>
          <w:rPr>
            <w:noProof/>
          </w:rPr>
          <w:t>GoTo &lt;label&gt;, 57</w:t>
        </w:r>
      </w:ins>
    </w:p>
    <w:p w:rsidR="00EB125A" w:rsidRDefault="00EB125A">
      <w:pPr>
        <w:pStyle w:val="Index1"/>
        <w:tabs>
          <w:tab w:val="right" w:leader="dot" w:pos="9350"/>
        </w:tabs>
        <w:rPr>
          <w:ins w:id="4941" w:author="msammartano" w:date="2014-02-09T01:00:00Z"/>
          <w:noProof/>
        </w:rPr>
      </w:pPr>
      <w:ins w:id="4942" w:author="msammartano" w:date="2014-02-09T01:00:00Z">
        <w:r>
          <w:rPr>
            <w:noProof/>
          </w:rPr>
          <w:t>Gps.accuracy &lt;nvar&gt;, 124</w:t>
        </w:r>
      </w:ins>
    </w:p>
    <w:p w:rsidR="00EB125A" w:rsidRDefault="00EB125A">
      <w:pPr>
        <w:pStyle w:val="Index1"/>
        <w:tabs>
          <w:tab w:val="right" w:leader="dot" w:pos="9350"/>
        </w:tabs>
        <w:rPr>
          <w:ins w:id="4943" w:author="msammartano" w:date="2014-02-09T01:00:00Z"/>
          <w:noProof/>
        </w:rPr>
      </w:pPr>
      <w:ins w:id="4944" w:author="msammartano" w:date="2014-02-09T01:00:00Z">
        <w:r>
          <w:rPr>
            <w:noProof/>
          </w:rPr>
          <w:t>Gps.altitude &lt;nvar&gt;, 125</w:t>
        </w:r>
      </w:ins>
    </w:p>
    <w:p w:rsidR="00EB125A" w:rsidRDefault="00EB125A">
      <w:pPr>
        <w:pStyle w:val="Index1"/>
        <w:tabs>
          <w:tab w:val="right" w:leader="dot" w:pos="9350"/>
        </w:tabs>
        <w:rPr>
          <w:ins w:id="4945" w:author="msammartano" w:date="2014-02-09T01:00:00Z"/>
          <w:noProof/>
        </w:rPr>
      </w:pPr>
      <w:ins w:id="4946" w:author="msammartano" w:date="2014-02-09T01:00:00Z">
        <w:r>
          <w:rPr>
            <w:noProof/>
          </w:rPr>
          <w:t>Gps.bearing &lt;nvar&gt;, 125</w:t>
        </w:r>
      </w:ins>
    </w:p>
    <w:p w:rsidR="00EB125A" w:rsidRDefault="00EB125A">
      <w:pPr>
        <w:pStyle w:val="Index1"/>
        <w:tabs>
          <w:tab w:val="right" w:leader="dot" w:pos="9350"/>
        </w:tabs>
        <w:rPr>
          <w:ins w:id="4947" w:author="msammartano" w:date="2014-02-09T01:00:00Z"/>
          <w:noProof/>
        </w:rPr>
      </w:pPr>
      <w:ins w:id="4948" w:author="msammartano" w:date="2014-02-09T01:00:00Z">
        <w:r>
          <w:rPr>
            <w:noProof/>
          </w:rPr>
          <w:t>Gps.close, 124</w:t>
        </w:r>
      </w:ins>
    </w:p>
    <w:p w:rsidR="00EB125A" w:rsidRDefault="00EB125A">
      <w:pPr>
        <w:pStyle w:val="Index1"/>
        <w:tabs>
          <w:tab w:val="right" w:leader="dot" w:pos="9350"/>
        </w:tabs>
        <w:rPr>
          <w:ins w:id="4949" w:author="msammartano" w:date="2014-02-09T01:00:00Z"/>
          <w:noProof/>
        </w:rPr>
      </w:pPr>
      <w:ins w:id="4950" w:author="msammartano" w:date="2014-02-09T01:00:00Z">
        <w:r>
          <w:rPr>
            <w:noProof/>
          </w:rPr>
          <w:t>Gps.latitude &lt;nvar&gt;, 124</w:t>
        </w:r>
      </w:ins>
    </w:p>
    <w:p w:rsidR="00EB125A" w:rsidRDefault="00EB125A">
      <w:pPr>
        <w:pStyle w:val="Index1"/>
        <w:tabs>
          <w:tab w:val="right" w:leader="dot" w:pos="9350"/>
        </w:tabs>
        <w:rPr>
          <w:ins w:id="4951" w:author="msammartano" w:date="2014-02-09T01:00:00Z"/>
          <w:noProof/>
        </w:rPr>
      </w:pPr>
      <w:ins w:id="4952" w:author="msammartano" w:date="2014-02-09T01:00:00Z">
        <w:r>
          <w:rPr>
            <w:noProof/>
          </w:rPr>
          <w:t>Gps.longitude &lt;nvar&gt;, 124</w:t>
        </w:r>
      </w:ins>
    </w:p>
    <w:p w:rsidR="00EB125A" w:rsidRDefault="00EB125A">
      <w:pPr>
        <w:pStyle w:val="Index1"/>
        <w:tabs>
          <w:tab w:val="right" w:leader="dot" w:pos="9350"/>
        </w:tabs>
        <w:rPr>
          <w:ins w:id="4953" w:author="msammartano" w:date="2014-02-09T01:00:00Z"/>
          <w:noProof/>
        </w:rPr>
      </w:pPr>
      <w:ins w:id="4954" w:author="msammartano" w:date="2014-02-09T01:00:00Z">
        <w:r>
          <w:rPr>
            <w:noProof/>
          </w:rPr>
          <w:t>Gps.open, 124</w:t>
        </w:r>
      </w:ins>
    </w:p>
    <w:p w:rsidR="00EB125A" w:rsidRDefault="00EB125A">
      <w:pPr>
        <w:pStyle w:val="Index1"/>
        <w:tabs>
          <w:tab w:val="right" w:leader="dot" w:pos="9350"/>
        </w:tabs>
        <w:rPr>
          <w:ins w:id="4955" w:author="msammartano" w:date="2014-02-09T01:00:00Z"/>
          <w:noProof/>
        </w:rPr>
      </w:pPr>
      <w:ins w:id="4956" w:author="msammartano" w:date="2014-02-09T01:00:00Z">
        <w:r>
          <w:rPr>
            <w:noProof/>
          </w:rPr>
          <w:t>Gps.provider &lt;svar&gt;, 124</w:t>
        </w:r>
      </w:ins>
    </w:p>
    <w:p w:rsidR="00EB125A" w:rsidRDefault="00EB125A">
      <w:pPr>
        <w:pStyle w:val="Index1"/>
        <w:tabs>
          <w:tab w:val="right" w:leader="dot" w:pos="9350"/>
        </w:tabs>
        <w:rPr>
          <w:ins w:id="4957" w:author="msammartano" w:date="2014-02-09T01:00:00Z"/>
          <w:noProof/>
        </w:rPr>
      </w:pPr>
      <w:ins w:id="4958" w:author="msammartano" w:date="2014-02-09T01:00:00Z">
        <w:r>
          <w:rPr>
            <w:noProof/>
          </w:rPr>
          <w:t>Gps.speed &lt;nvar&gt;, 125</w:t>
        </w:r>
      </w:ins>
    </w:p>
    <w:p w:rsidR="00EB125A" w:rsidRDefault="00EB125A">
      <w:pPr>
        <w:pStyle w:val="Index1"/>
        <w:tabs>
          <w:tab w:val="right" w:leader="dot" w:pos="9350"/>
        </w:tabs>
        <w:rPr>
          <w:ins w:id="4959" w:author="msammartano" w:date="2014-02-09T01:00:00Z"/>
          <w:noProof/>
        </w:rPr>
      </w:pPr>
      <w:ins w:id="4960" w:author="msammartano" w:date="2014-02-09T01:00:00Z">
        <w:r>
          <w:rPr>
            <w:noProof/>
          </w:rPr>
          <w:t>Gps.time &lt;nvar&gt;, 125</w:t>
        </w:r>
      </w:ins>
    </w:p>
    <w:p w:rsidR="00EB125A" w:rsidRDefault="00EB125A">
      <w:pPr>
        <w:pStyle w:val="Index1"/>
        <w:tabs>
          <w:tab w:val="right" w:leader="dot" w:pos="9350"/>
        </w:tabs>
        <w:rPr>
          <w:ins w:id="4961" w:author="msammartano" w:date="2014-02-09T01:00:00Z"/>
          <w:noProof/>
        </w:rPr>
      </w:pPr>
      <w:ins w:id="4962" w:author="msammartano" w:date="2014-02-09T01:00:00Z">
        <w:r>
          <w:rPr>
            <w:noProof/>
          </w:rPr>
          <w:t>Gr.arc &lt;object_number_nvar&gt;, left, top, right, bottom, start_angle, sweep_angle, fill_mode, 106</w:t>
        </w:r>
      </w:ins>
    </w:p>
    <w:p w:rsidR="00EB125A" w:rsidRDefault="00EB125A">
      <w:pPr>
        <w:pStyle w:val="Index1"/>
        <w:tabs>
          <w:tab w:val="right" w:leader="dot" w:pos="9350"/>
        </w:tabs>
        <w:rPr>
          <w:ins w:id="4963" w:author="msammartano" w:date="2014-02-09T01:00:00Z"/>
          <w:noProof/>
        </w:rPr>
      </w:pPr>
      <w:ins w:id="4964" w:author="msammartano" w:date="2014-02-09T01:00:00Z">
        <w:r>
          <w:rPr>
            <w:noProof/>
          </w:rPr>
          <w:t>Gr.bitmap.create &lt;bitmap_ptr_nvar&gt;, width, height, 111</w:t>
        </w:r>
      </w:ins>
    </w:p>
    <w:p w:rsidR="00EB125A" w:rsidRDefault="00EB125A">
      <w:pPr>
        <w:pStyle w:val="Index1"/>
        <w:tabs>
          <w:tab w:val="right" w:leader="dot" w:pos="9350"/>
        </w:tabs>
        <w:rPr>
          <w:ins w:id="4965" w:author="msammartano" w:date="2014-02-09T01:00:00Z"/>
          <w:noProof/>
        </w:rPr>
      </w:pPr>
      <w:ins w:id="4966" w:author="msammartano" w:date="2014-02-09T01:00:00Z">
        <w:r>
          <w:rPr>
            <w:noProof/>
          </w:rPr>
          <w:t>Gr.bitmap.crop &lt;new_bitmap_object_nvar&gt;, &lt;source_bitmap_object_nexp&gt;, &lt;x_nexp&gt;, &lt;y_nexp&gt;, &lt;width_nexp&gt;, &lt;height_nexp&gt;, 112</w:t>
        </w:r>
      </w:ins>
    </w:p>
    <w:p w:rsidR="00EB125A" w:rsidRDefault="00EB125A">
      <w:pPr>
        <w:pStyle w:val="Index1"/>
        <w:tabs>
          <w:tab w:val="right" w:leader="dot" w:pos="9350"/>
        </w:tabs>
        <w:rPr>
          <w:ins w:id="4967" w:author="msammartano" w:date="2014-02-09T01:00:00Z"/>
          <w:noProof/>
        </w:rPr>
      </w:pPr>
      <w:ins w:id="4968" w:author="msammartano" w:date="2014-02-09T01:00:00Z">
        <w:r>
          <w:rPr>
            <w:noProof/>
          </w:rPr>
          <w:t>Gr.bitmap.delete &lt;bitmap_ptr_nvar&gt;, 112</w:t>
        </w:r>
      </w:ins>
    </w:p>
    <w:p w:rsidR="00EB125A" w:rsidRDefault="00EB125A">
      <w:pPr>
        <w:pStyle w:val="Index1"/>
        <w:tabs>
          <w:tab w:val="right" w:leader="dot" w:pos="9350"/>
        </w:tabs>
        <w:rPr>
          <w:ins w:id="4969" w:author="msammartano" w:date="2014-02-09T01:00:00Z"/>
          <w:noProof/>
        </w:rPr>
      </w:pPr>
      <w:ins w:id="4970" w:author="msammartano" w:date="2014-02-09T01:00:00Z">
        <w:r>
          <w:rPr>
            <w:noProof/>
          </w:rPr>
          <w:t>Gr.bitmap.draw &lt;object_ptr_nvar&gt;, &lt;bitmap_ptr_nvar&gt;, x , y, 112</w:t>
        </w:r>
      </w:ins>
    </w:p>
    <w:p w:rsidR="00EB125A" w:rsidRDefault="00EB125A">
      <w:pPr>
        <w:pStyle w:val="Index1"/>
        <w:tabs>
          <w:tab w:val="right" w:leader="dot" w:pos="9350"/>
        </w:tabs>
        <w:rPr>
          <w:ins w:id="4971" w:author="msammartano" w:date="2014-02-09T01:00:00Z"/>
          <w:noProof/>
        </w:rPr>
      </w:pPr>
      <w:ins w:id="4972" w:author="msammartano" w:date="2014-02-09T01:00:00Z">
        <w:r>
          <w:rPr>
            <w:noProof/>
          </w:rPr>
          <w:t>Gr.bitmap.drawinto.end, 113</w:t>
        </w:r>
      </w:ins>
    </w:p>
    <w:p w:rsidR="00EB125A" w:rsidRDefault="00EB125A">
      <w:pPr>
        <w:pStyle w:val="Index1"/>
        <w:tabs>
          <w:tab w:val="right" w:leader="dot" w:pos="9350"/>
        </w:tabs>
        <w:rPr>
          <w:ins w:id="4973" w:author="msammartano" w:date="2014-02-09T01:00:00Z"/>
          <w:noProof/>
        </w:rPr>
      </w:pPr>
      <w:ins w:id="4974" w:author="msammartano" w:date="2014-02-09T01:00:00Z">
        <w:r>
          <w:rPr>
            <w:noProof/>
          </w:rPr>
          <w:t>Gr.bitmap.drawinto.start &lt;bitmap_ptr_nvar&gt;, 113</w:t>
        </w:r>
      </w:ins>
    </w:p>
    <w:p w:rsidR="00EB125A" w:rsidRDefault="00EB125A">
      <w:pPr>
        <w:pStyle w:val="Index1"/>
        <w:tabs>
          <w:tab w:val="right" w:leader="dot" w:pos="9350"/>
        </w:tabs>
        <w:rPr>
          <w:ins w:id="4975" w:author="msammartano" w:date="2014-02-09T01:00:00Z"/>
          <w:noProof/>
        </w:rPr>
      </w:pPr>
      <w:ins w:id="4976" w:author="msammartano" w:date="2014-02-09T01:00:00Z">
        <w:r>
          <w:rPr>
            <w:noProof/>
          </w:rPr>
          <w:t>gr.bitmap.load bitmap_ptr, File_name$, 111</w:t>
        </w:r>
      </w:ins>
    </w:p>
    <w:p w:rsidR="00EB125A" w:rsidRDefault="00EB125A">
      <w:pPr>
        <w:pStyle w:val="Index1"/>
        <w:tabs>
          <w:tab w:val="right" w:leader="dot" w:pos="9350"/>
        </w:tabs>
        <w:rPr>
          <w:ins w:id="4977" w:author="msammartano" w:date="2014-02-09T01:00:00Z"/>
          <w:noProof/>
        </w:rPr>
      </w:pPr>
      <w:ins w:id="4978" w:author="msammartano" w:date="2014-02-09T01:00:00Z">
        <w:r>
          <w:rPr>
            <w:noProof/>
          </w:rPr>
          <w:t>Gr.bitmap.save &lt;bitmap_ptr_nvar&gt;, &lt;filename_sexp&gt;{, &lt;quality_nexp&gt;}, 112</w:t>
        </w:r>
      </w:ins>
    </w:p>
    <w:p w:rsidR="00EB125A" w:rsidRDefault="00EB125A">
      <w:pPr>
        <w:pStyle w:val="Index1"/>
        <w:tabs>
          <w:tab w:val="right" w:leader="dot" w:pos="9350"/>
        </w:tabs>
        <w:rPr>
          <w:ins w:id="4979" w:author="msammartano" w:date="2014-02-09T01:00:00Z"/>
          <w:noProof/>
        </w:rPr>
      </w:pPr>
      <w:ins w:id="4980" w:author="msammartano" w:date="2014-02-09T01:00:00Z">
        <w:r>
          <w:rPr>
            <w:noProof/>
          </w:rPr>
          <w:t>Gr.bitmap.scale &lt;new_bitmap_ptr_nvar&gt;, &lt;bitmap_ptr_nvar&gt;, width, height {, &lt;smoothing_lvar&gt; }, 111</w:t>
        </w:r>
      </w:ins>
    </w:p>
    <w:p w:rsidR="00EB125A" w:rsidRDefault="00EB125A">
      <w:pPr>
        <w:pStyle w:val="Index1"/>
        <w:tabs>
          <w:tab w:val="right" w:leader="dot" w:pos="9350"/>
        </w:tabs>
        <w:rPr>
          <w:ins w:id="4981" w:author="msammartano" w:date="2014-02-09T01:00:00Z"/>
          <w:noProof/>
        </w:rPr>
      </w:pPr>
      <w:ins w:id="4982" w:author="msammartano" w:date="2014-02-09T01:00:00Z">
        <w:r>
          <w:rPr>
            <w:noProof/>
          </w:rPr>
          <w:t>Gr.bitmap.size &lt;bitmap_ptr_nvar&gt;, width, height, 111</w:t>
        </w:r>
      </w:ins>
    </w:p>
    <w:p w:rsidR="00EB125A" w:rsidRDefault="00EB125A">
      <w:pPr>
        <w:pStyle w:val="Index1"/>
        <w:tabs>
          <w:tab w:val="right" w:leader="dot" w:pos="9350"/>
        </w:tabs>
        <w:rPr>
          <w:ins w:id="4983" w:author="msammartano" w:date="2014-02-09T01:00:00Z"/>
          <w:noProof/>
        </w:rPr>
      </w:pPr>
      <w:ins w:id="4984" w:author="msammartano" w:date="2014-02-09T01:00:00Z">
        <w:r>
          <w:rPr>
            <w:noProof/>
          </w:rPr>
          <w:t>Gr.bounded.touch touched, left, top, right, bottom, 109</w:t>
        </w:r>
      </w:ins>
    </w:p>
    <w:p w:rsidR="00EB125A" w:rsidRDefault="00EB125A">
      <w:pPr>
        <w:pStyle w:val="Index1"/>
        <w:tabs>
          <w:tab w:val="right" w:leader="dot" w:pos="9350"/>
        </w:tabs>
        <w:rPr>
          <w:ins w:id="4985" w:author="msammartano" w:date="2014-02-09T01:00:00Z"/>
          <w:noProof/>
        </w:rPr>
      </w:pPr>
      <w:ins w:id="4986" w:author="msammartano" w:date="2014-02-09T01:00:00Z">
        <w:r>
          <w:rPr>
            <w:noProof/>
          </w:rPr>
          <w:t>Gr.bounded.touch2 touched, left, top, right, bottom, 109</w:t>
        </w:r>
      </w:ins>
    </w:p>
    <w:p w:rsidR="00EB125A" w:rsidRDefault="00EB125A">
      <w:pPr>
        <w:pStyle w:val="Index1"/>
        <w:tabs>
          <w:tab w:val="right" w:leader="dot" w:pos="9350"/>
        </w:tabs>
        <w:rPr>
          <w:ins w:id="4987" w:author="msammartano" w:date="2014-02-09T01:00:00Z"/>
          <w:noProof/>
        </w:rPr>
      </w:pPr>
      <w:ins w:id="4988" w:author="msammartano" w:date="2014-02-09T01:00:00Z">
        <w:r>
          <w:rPr>
            <w:noProof/>
          </w:rPr>
          <w:t>Gr.brightness &lt;nexp&gt;, 105</w:t>
        </w:r>
      </w:ins>
    </w:p>
    <w:p w:rsidR="00EB125A" w:rsidRDefault="00EB125A">
      <w:pPr>
        <w:pStyle w:val="Index1"/>
        <w:tabs>
          <w:tab w:val="right" w:leader="dot" w:pos="9350"/>
        </w:tabs>
        <w:rPr>
          <w:ins w:id="4989" w:author="msammartano" w:date="2014-02-09T01:00:00Z"/>
          <w:noProof/>
        </w:rPr>
      </w:pPr>
      <w:ins w:id="4990" w:author="msammartano" w:date="2014-02-09T01:00:00Z">
        <w:r>
          <w:rPr>
            <w:noProof/>
          </w:rPr>
          <w:t>Gr.camera.autoshoot &lt;bm_ptr_nvar&gt;{, &lt;flash_ mode_nexp&gt; {, focus_mode_nexp} }, 115</w:t>
        </w:r>
      </w:ins>
    </w:p>
    <w:p w:rsidR="00EB125A" w:rsidRDefault="00EB125A">
      <w:pPr>
        <w:pStyle w:val="Index1"/>
        <w:tabs>
          <w:tab w:val="right" w:leader="dot" w:pos="9350"/>
        </w:tabs>
        <w:rPr>
          <w:ins w:id="4991" w:author="msammartano" w:date="2014-02-09T01:00:00Z"/>
          <w:noProof/>
        </w:rPr>
      </w:pPr>
      <w:ins w:id="4992" w:author="msammartano" w:date="2014-02-09T01:00:00Z">
        <w:r>
          <w:rPr>
            <w:noProof/>
          </w:rPr>
          <w:t>Gr.camera.manualShoot &lt;bm_ptr_nvar&gt;{, &lt;flash_ mode_nexp&gt; {, focus_mode_nexp} }, 115</w:t>
        </w:r>
      </w:ins>
    </w:p>
    <w:p w:rsidR="00EB125A" w:rsidRDefault="00EB125A">
      <w:pPr>
        <w:pStyle w:val="Index1"/>
        <w:tabs>
          <w:tab w:val="right" w:leader="dot" w:pos="9350"/>
        </w:tabs>
        <w:rPr>
          <w:ins w:id="4993" w:author="msammartano" w:date="2014-02-09T01:00:00Z"/>
          <w:noProof/>
        </w:rPr>
      </w:pPr>
      <w:ins w:id="4994" w:author="msammartano" w:date="2014-02-09T01:00:00Z">
        <w:r>
          <w:rPr>
            <w:noProof/>
          </w:rPr>
          <w:t>Gr.camera.select 1|2, 114</w:t>
        </w:r>
      </w:ins>
    </w:p>
    <w:p w:rsidR="00EB125A" w:rsidRDefault="00EB125A">
      <w:pPr>
        <w:pStyle w:val="Index1"/>
        <w:tabs>
          <w:tab w:val="right" w:leader="dot" w:pos="9350"/>
        </w:tabs>
        <w:rPr>
          <w:ins w:id="4995" w:author="msammartano" w:date="2014-02-09T01:00:00Z"/>
          <w:noProof/>
        </w:rPr>
      </w:pPr>
      <w:ins w:id="4996" w:author="msammartano" w:date="2014-02-09T01:00:00Z">
        <w:r>
          <w:rPr>
            <w:noProof/>
          </w:rPr>
          <w:t>Gr.camera.shoot &lt;bm_ptr_nvar&gt;, 114</w:t>
        </w:r>
      </w:ins>
    </w:p>
    <w:p w:rsidR="00EB125A" w:rsidRDefault="00EB125A">
      <w:pPr>
        <w:pStyle w:val="Index1"/>
        <w:tabs>
          <w:tab w:val="right" w:leader="dot" w:pos="9350"/>
        </w:tabs>
        <w:rPr>
          <w:ins w:id="4997" w:author="msammartano" w:date="2014-02-09T01:00:00Z"/>
          <w:noProof/>
        </w:rPr>
      </w:pPr>
      <w:ins w:id="4998" w:author="msammartano" w:date="2014-02-09T01:00:00Z">
        <w:r>
          <w:rPr>
            <w:noProof/>
          </w:rPr>
          <w:t>Gr.circle &lt;object_number_nvar&gt;, x, y, radius, 106</w:t>
        </w:r>
      </w:ins>
    </w:p>
    <w:p w:rsidR="00EB125A" w:rsidRDefault="00EB125A">
      <w:pPr>
        <w:pStyle w:val="Index1"/>
        <w:tabs>
          <w:tab w:val="right" w:leader="dot" w:pos="9350"/>
        </w:tabs>
        <w:rPr>
          <w:ins w:id="4999" w:author="msammartano" w:date="2014-02-09T01:00:00Z"/>
          <w:noProof/>
        </w:rPr>
      </w:pPr>
      <w:ins w:id="5000" w:author="msammartano" w:date="2014-02-09T01:00:00Z">
        <w:r>
          <w:rPr>
            <w:noProof/>
          </w:rPr>
          <w:t>Gr.clip &lt;object__ptr_nvar&gt;,  &lt;left_nexp&gt;,&lt;top_nexp&gt;, &lt;right_nexp&gt;, &lt;bottom_nexp&gt;{, &lt;RO_nexp&gt;}, 118</w:t>
        </w:r>
      </w:ins>
    </w:p>
    <w:p w:rsidR="00EB125A" w:rsidRDefault="00EB125A">
      <w:pPr>
        <w:pStyle w:val="Index1"/>
        <w:tabs>
          <w:tab w:val="right" w:leader="dot" w:pos="9350"/>
        </w:tabs>
        <w:rPr>
          <w:ins w:id="5001" w:author="msammartano" w:date="2014-02-09T01:00:00Z"/>
          <w:noProof/>
        </w:rPr>
      </w:pPr>
      <w:ins w:id="5002" w:author="msammartano" w:date="2014-02-09T01:00:00Z">
        <w:r>
          <w:rPr>
            <w:noProof/>
          </w:rPr>
          <w:t>Gr.close, 104</w:t>
        </w:r>
      </w:ins>
    </w:p>
    <w:p w:rsidR="00EB125A" w:rsidRDefault="00EB125A">
      <w:pPr>
        <w:pStyle w:val="Index1"/>
        <w:tabs>
          <w:tab w:val="right" w:leader="dot" w:pos="9350"/>
        </w:tabs>
        <w:rPr>
          <w:ins w:id="5003" w:author="msammartano" w:date="2014-02-09T01:00:00Z"/>
          <w:noProof/>
        </w:rPr>
      </w:pPr>
      <w:ins w:id="5004" w:author="msammartano" w:date="2014-02-09T01:00:00Z">
        <w:r>
          <w:rPr>
            <w:noProof/>
          </w:rPr>
          <w:t>Gr.cls, 104</w:t>
        </w:r>
      </w:ins>
    </w:p>
    <w:p w:rsidR="00EB125A" w:rsidRDefault="00EB125A">
      <w:pPr>
        <w:pStyle w:val="Index1"/>
        <w:tabs>
          <w:tab w:val="right" w:leader="dot" w:pos="9350"/>
        </w:tabs>
        <w:rPr>
          <w:ins w:id="5005" w:author="msammartano" w:date="2014-02-09T01:00:00Z"/>
          <w:noProof/>
        </w:rPr>
      </w:pPr>
      <w:ins w:id="5006" w:author="msammartano" w:date="2014-02-09T01:00:00Z">
        <w:r>
          <w:rPr>
            <w:noProof/>
          </w:rPr>
          <w:t>Gr.color alpha, red, green, blue, &lt;style_nexp&gt;, 102</w:t>
        </w:r>
      </w:ins>
    </w:p>
    <w:p w:rsidR="00EB125A" w:rsidRDefault="00EB125A">
      <w:pPr>
        <w:pStyle w:val="Index1"/>
        <w:tabs>
          <w:tab w:val="right" w:leader="dot" w:pos="9350"/>
        </w:tabs>
        <w:rPr>
          <w:ins w:id="5007" w:author="msammartano" w:date="2014-02-09T01:00:00Z"/>
          <w:noProof/>
        </w:rPr>
      </w:pPr>
      <w:ins w:id="5008" w:author="msammartano" w:date="2014-02-09T01:00:00Z">
        <w:r>
          <w:rPr>
            <w:noProof/>
          </w:rPr>
          <w:t>Gr.front  flag, 104</w:t>
        </w:r>
      </w:ins>
    </w:p>
    <w:p w:rsidR="00EB125A" w:rsidRDefault="00EB125A">
      <w:pPr>
        <w:pStyle w:val="Index1"/>
        <w:tabs>
          <w:tab w:val="right" w:leader="dot" w:pos="9350"/>
        </w:tabs>
        <w:rPr>
          <w:ins w:id="5009" w:author="msammartano" w:date="2014-02-09T01:00:00Z"/>
          <w:noProof/>
        </w:rPr>
      </w:pPr>
      <w:ins w:id="5010" w:author="msammartano" w:date="2014-02-09T01:00:00Z">
        <w:r>
          <w:rPr>
            <w:noProof/>
          </w:rPr>
          <w:t>Gr.get.bmpixel &lt;bitmap_ptr_nvar&gt;, x, y, alpha, red, green, blue, 112</w:t>
        </w:r>
      </w:ins>
    </w:p>
    <w:p w:rsidR="00EB125A" w:rsidRDefault="00EB125A">
      <w:pPr>
        <w:pStyle w:val="Index1"/>
        <w:tabs>
          <w:tab w:val="right" w:leader="dot" w:pos="9350"/>
        </w:tabs>
        <w:rPr>
          <w:ins w:id="5011" w:author="msammartano" w:date="2014-02-09T01:00:00Z"/>
          <w:noProof/>
        </w:rPr>
      </w:pPr>
      <w:ins w:id="5012" w:author="msammartano" w:date="2014-02-09T01:00:00Z">
        <w:r>
          <w:rPr>
            <w:noProof/>
          </w:rPr>
          <w:t>Gr.get.params &lt;object_ptr_nvar&gt;, &lt;param_array$[]&gt;, 116</w:t>
        </w:r>
      </w:ins>
    </w:p>
    <w:p w:rsidR="00EB125A" w:rsidRDefault="00EB125A">
      <w:pPr>
        <w:pStyle w:val="Index1"/>
        <w:tabs>
          <w:tab w:val="right" w:leader="dot" w:pos="9350"/>
        </w:tabs>
        <w:rPr>
          <w:ins w:id="5013" w:author="msammartano" w:date="2014-02-09T01:00:00Z"/>
          <w:noProof/>
        </w:rPr>
      </w:pPr>
      <w:ins w:id="5014" w:author="msammartano" w:date="2014-02-09T01:00:00Z">
        <w:r>
          <w:rPr>
            <w:noProof/>
          </w:rPr>
          <w:t>Gr.get.pixel x, y, alpha, red, green, blue, 115</w:t>
        </w:r>
      </w:ins>
    </w:p>
    <w:p w:rsidR="00EB125A" w:rsidRDefault="00EB125A">
      <w:pPr>
        <w:pStyle w:val="Index1"/>
        <w:tabs>
          <w:tab w:val="right" w:leader="dot" w:pos="9350"/>
        </w:tabs>
        <w:rPr>
          <w:ins w:id="5015" w:author="msammartano" w:date="2014-02-09T01:00:00Z"/>
          <w:noProof/>
        </w:rPr>
      </w:pPr>
      <w:ins w:id="5016" w:author="msammartano" w:date="2014-02-09T01:00:00Z">
        <w:r>
          <w:rPr>
            <w:noProof/>
          </w:rPr>
          <w:t>Gr.get.position &lt;object_ptr_nvar&gt;,  x, y, 116</w:t>
        </w:r>
      </w:ins>
    </w:p>
    <w:p w:rsidR="00EB125A" w:rsidRDefault="00EB125A">
      <w:pPr>
        <w:pStyle w:val="Index1"/>
        <w:tabs>
          <w:tab w:val="right" w:leader="dot" w:pos="9350"/>
        </w:tabs>
        <w:rPr>
          <w:ins w:id="5017" w:author="msammartano" w:date="2014-02-09T01:00:00Z"/>
          <w:noProof/>
        </w:rPr>
      </w:pPr>
      <w:ins w:id="5018" w:author="msammartano" w:date="2014-02-09T01:00:00Z">
        <w:r>
          <w:rPr>
            <w:noProof/>
          </w:rPr>
          <w:t>Gr.get.textbounds &lt;sexp&gt;, left, top, right, bottom, 110</w:t>
        </w:r>
      </w:ins>
    </w:p>
    <w:p w:rsidR="00EB125A" w:rsidRDefault="00EB125A">
      <w:pPr>
        <w:pStyle w:val="Index1"/>
        <w:tabs>
          <w:tab w:val="right" w:leader="dot" w:pos="9350"/>
        </w:tabs>
        <w:rPr>
          <w:ins w:id="5019" w:author="msammartano" w:date="2014-02-09T01:00:00Z"/>
          <w:noProof/>
        </w:rPr>
      </w:pPr>
      <w:ins w:id="5020" w:author="msammartano" w:date="2014-02-09T01:00:00Z">
        <w:r>
          <w:rPr>
            <w:noProof/>
          </w:rPr>
          <w:t>Gr.get.type &lt;object_ptr_nvar&gt;, &lt;type_svar&gt;, 116</w:t>
        </w:r>
      </w:ins>
    </w:p>
    <w:p w:rsidR="00EB125A" w:rsidRDefault="00EB125A">
      <w:pPr>
        <w:pStyle w:val="Index1"/>
        <w:tabs>
          <w:tab w:val="right" w:leader="dot" w:pos="9350"/>
        </w:tabs>
        <w:rPr>
          <w:ins w:id="5021" w:author="msammartano" w:date="2014-02-09T01:00:00Z"/>
          <w:noProof/>
        </w:rPr>
      </w:pPr>
      <w:ins w:id="5022" w:author="msammartano" w:date="2014-02-09T01:00:00Z">
        <w:r>
          <w:rPr>
            <w:noProof/>
          </w:rPr>
          <w:lastRenderedPageBreak/>
          <w:t>Gr.get.value &lt;object_ptr_nvar&gt;, &lt;tag_sexp&gt;, {&lt;value_nvar | value_svar&gt;}, 116</w:t>
        </w:r>
      </w:ins>
    </w:p>
    <w:p w:rsidR="00EB125A" w:rsidRDefault="00EB125A">
      <w:pPr>
        <w:pStyle w:val="Index1"/>
        <w:tabs>
          <w:tab w:val="right" w:leader="dot" w:pos="9350"/>
        </w:tabs>
        <w:rPr>
          <w:ins w:id="5023" w:author="msammartano" w:date="2014-02-09T01:00:00Z"/>
          <w:noProof/>
        </w:rPr>
      </w:pPr>
      <w:ins w:id="5024" w:author="msammartano" w:date="2014-02-09T01:00:00Z">
        <w:r>
          <w:rPr>
            <w:noProof/>
          </w:rPr>
          <w:t>Gr.GetDL &lt;dl_array[]&gt; {, &lt;keep_all_objects_lexp&gt; }, 119</w:t>
        </w:r>
      </w:ins>
    </w:p>
    <w:p w:rsidR="00EB125A" w:rsidRDefault="00EB125A">
      <w:pPr>
        <w:pStyle w:val="Index1"/>
        <w:tabs>
          <w:tab w:val="right" w:leader="dot" w:pos="9350"/>
        </w:tabs>
        <w:rPr>
          <w:ins w:id="5025" w:author="msammartano" w:date="2014-02-09T01:00:00Z"/>
          <w:noProof/>
        </w:rPr>
      </w:pPr>
      <w:ins w:id="5026" w:author="msammartano" w:date="2014-02-09T01:00:00Z">
        <w:r>
          <w:rPr>
            <w:noProof/>
          </w:rPr>
          <w:t>Gr.hide &lt;object_number_nvar&gt;, 108</w:t>
        </w:r>
      </w:ins>
    </w:p>
    <w:p w:rsidR="00EB125A" w:rsidRDefault="00EB125A">
      <w:pPr>
        <w:pStyle w:val="Index1"/>
        <w:tabs>
          <w:tab w:val="right" w:leader="dot" w:pos="9350"/>
        </w:tabs>
        <w:rPr>
          <w:ins w:id="5027" w:author="msammartano" w:date="2014-02-09T01:00:00Z"/>
          <w:noProof/>
        </w:rPr>
      </w:pPr>
      <w:ins w:id="5028" w:author="msammartano" w:date="2014-02-09T01:00:00Z">
        <w:r>
          <w:rPr>
            <w:noProof/>
          </w:rPr>
          <w:t>Gr.line &lt;object_number_nvar&gt;, x1, y1, x2, y2, 105</w:t>
        </w:r>
      </w:ins>
    </w:p>
    <w:p w:rsidR="00EB125A" w:rsidRDefault="00EB125A">
      <w:pPr>
        <w:pStyle w:val="Index1"/>
        <w:tabs>
          <w:tab w:val="right" w:leader="dot" w:pos="9350"/>
        </w:tabs>
        <w:rPr>
          <w:ins w:id="5029" w:author="msammartano" w:date="2014-02-09T01:00:00Z"/>
          <w:noProof/>
        </w:rPr>
      </w:pPr>
      <w:ins w:id="5030" w:author="msammartano" w:date="2014-02-09T01:00:00Z">
        <w:r>
          <w:rPr>
            <w:noProof/>
          </w:rPr>
          <w:t>Gr.modify &lt;object_ptr_nvar&gt;,  &lt;tag_sexp&gt;, {&lt;value_nvar | value_svar&gt;}, 116</w:t>
        </w:r>
      </w:ins>
    </w:p>
    <w:p w:rsidR="00EB125A" w:rsidRDefault="00EB125A">
      <w:pPr>
        <w:pStyle w:val="Index1"/>
        <w:tabs>
          <w:tab w:val="right" w:leader="dot" w:pos="9350"/>
        </w:tabs>
        <w:rPr>
          <w:ins w:id="5031" w:author="msammartano" w:date="2014-02-09T01:00:00Z"/>
          <w:noProof/>
        </w:rPr>
      </w:pPr>
      <w:ins w:id="5032" w:author="msammartano" w:date="2014-02-09T01:00:00Z">
        <w:r>
          <w:rPr>
            <w:noProof/>
          </w:rPr>
          <w:t>Gr.NewDL &lt;dl_array[]&gt;, 119</w:t>
        </w:r>
      </w:ins>
    </w:p>
    <w:p w:rsidR="00EB125A" w:rsidRDefault="00EB125A">
      <w:pPr>
        <w:pStyle w:val="Index1"/>
        <w:tabs>
          <w:tab w:val="right" w:leader="dot" w:pos="9350"/>
        </w:tabs>
        <w:rPr>
          <w:ins w:id="5033" w:author="msammartano" w:date="2014-02-09T01:00:00Z"/>
          <w:noProof/>
        </w:rPr>
      </w:pPr>
      <w:ins w:id="5034" w:author="msammartano" w:date="2014-02-09T01:00:00Z">
        <w:r>
          <w:rPr>
            <w:noProof/>
          </w:rPr>
          <w:t>Gr.onGRTouch.resume, 109</w:t>
        </w:r>
      </w:ins>
    </w:p>
    <w:p w:rsidR="00EB125A" w:rsidRDefault="00EB125A">
      <w:pPr>
        <w:pStyle w:val="Index1"/>
        <w:tabs>
          <w:tab w:val="right" w:leader="dot" w:pos="9350"/>
        </w:tabs>
        <w:rPr>
          <w:ins w:id="5035" w:author="msammartano" w:date="2014-02-09T01:00:00Z"/>
          <w:noProof/>
        </w:rPr>
      </w:pPr>
      <w:ins w:id="5036" w:author="msammartano" w:date="2014-02-09T01:00:00Z">
        <w:r>
          <w:rPr>
            <w:noProof/>
          </w:rPr>
          <w:t>Gr.open alpha, red, green, blue {, &lt;ShowStatusBar_lexp&gt; {, &lt;orientation_nexp&gt;}}, 102</w:t>
        </w:r>
      </w:ins>
    </w:p>
    <w:p w:rsidR="00EB125A" w:rsidRDefault="00EB125A">
      <w:pPr>
        <w:pStyle w:val="Index1"/>
        <w:tabs>
          <w:tab w:val="right" w:leader="dot" w:pos="9350"/>
        </w:tabs>
        <w:rPr>
          <w:ins w:id="5037" w:author="msammartano" w:date="2014-02-09T01:00:00Z"/>
          <w:noProof/>
        </w:rPr>
      </w:pPr>
      <w:ins w:id="5038" w:author="msammartano" w:date="2014-02-09T01:00:00Z">
        <w:r>
          <w:rPr>
            <w:noProof/>
          </w:rPr>
          <w:t>Gr.orientation &lt;nexp&gt;, 103</w:t>
        </w:r>
      </w:ins>
    </w:p>
    <w:p w:rsidR="00EB125A" w:rsidRDefault="00EB125A">
      <w:pPr>
        <w:pStyle w:val="Index1"/>
        <w:tabs>
          <w:tab w:val="right" w:leader="dot" w:pos="9350"/>
        </w:tabs>
        <w:rPr>
          <w:ins w:id="5039" w:author="msammartano" w:date="2014-02-09T01:00:00Z"/>
          <w:noProof/>
        </w:rPr>
      </w:pPr>
      <w:ins w:id="5040" w:author="msammartano" w:date="2014-02-09T01:00:00Z">
        <w:r>
          <w:rPr>
            <w:noProof/>
          </w:rPr>
          <w:t>Gr.oval &lt;object_number_nvar&gt;, left, top, right, bottom, 106</w:t>
        </w:r>
      </w:ins>
    </w:p>
    <w:p w:rsidR="00EB125A" w:rsidRDefault="00EB125A">
      <w:pPr>
        <w:pStyle w:val="Index1"/>
        <w:tabs>
          <w:tab w:val="right" w:leader="dot" w:pos="9350"/>
        </w:tabs>
        <w:rPr>
          <w:ins w:id="5041" w:author="msammartano" w:date="2014-02-09T01:00:00Z"/>
          <w:noProof/>
        </w:rPr>
      </w:pPr>
      <w:ins w:id="5042" w:author="msammartano" w:date="2014-02-09T01:00:00Z">
        <w:r>
          <w:rPr>
            <w:noProof/>
          </w:rPr>
          <w:t>Gr.paint.get &lt;object_ptr_nvar&gt;, 117</w:t>
        </w:r>
      </w:ins>
    </w:p>
    <w:p w:rsidR="00EB125A" w:rsidRDefault="00EB125A">
      <w:pPr>
        <w:pStyle w:val="Index1"/>
        <w:tabs>
          <w:tab w:val="right" w:leader="dot" w:pos="9350"/>
        </w:tabs>
        <w:rPr>
          <w:ins w:id="5043" w:author="msammartano" w:date="2014-02-09T01:00:00Z"/>
          <w:noProof/>
        </w:rPr>
      </w:pPr>
      <w:ins w:id="5044" w:author="msammartano" w:date="2014-02-09T01:00:00Z">
        <w:r>
          <w:rPr>
            <w:noProof/>
          </w:rPr>
          <w:t>Gr.point &lt;object_number_nvar&gt;, x, y, 105</w:t>
        </w:r>
      </w:ins>
    </w:p>
    <w:p w:rsidR="00EB125A" w:rsidRDefault="00EB125A">
      <w:pPr>
        <w:pStyle w:val="Index1"/>
        <w:tabs>
          <w:tab w:val="right" w:leader="dot" w:pos="9350"/>
        </w:tabs>
        <w:rPr>
          <w:ins w:id="5045" w:author="msammartano" w:date="2014-02-09T01:00:00Z"/>
          <w:noProof/>
        </w:rPr>
      </w:pPr>
      <w:ins w:id="5046" w:author="msammartano" w:date="2014-02-09T01:00:00Z">
        <w:r>
          <w:rPr>
            <w:noProof/>
          </w:rPr>
          <w:t>Gr.poly &lt;object_number_nvar&gt;, list_pointer {,x,y}, 107</w:t>
        </w:r>
      </w:ins>
    </w:p>
    <w:p w:rsidR="00EB125A" w:rsidRDefault="00EB125A">
      <w:pPr>
        <w:pStyle w:val="Index1"/>
        <w:tabs>
          <w:tab w:val="right" w:leader="dot" w:pos="9350"/>
        </w:tabs>
        <w:rPr>
          <w:ins w:id="5047" w:author="msammartano" w:date="2014-02-09T01:00:00Z"/>
          <w:noProof/>
        </w:rPr>
      </w:pPr>
      <w:ins w:id="5048" w:author="msammartano" w:date="2014-02-09T01:00:00Z">
        <w:r>
          <w:rPr>
            <w:noProof/>
          </w:rPr>
          <w:t>Gr.rect &lt;object_number_nvar&gt;, left, top, right, bottom, 106</w:t>
        </w:r>
      </w:ins>
    </w:p>
    <w:p w:rsidR="00EB125A" w:rsidRDefault="00EB125A">
      <w:pPr>
        <w:pStyle w:val="Index1"/>
        <w:tabs>
          <w:tab w:val="right" w:leader="dot" w:pos="9350"/>
        </w:tabs>
        <w:rPr>
          <w:ins w:id="5049" w:author="msammartano" w:date="2014-02-09T01:00:00Z"/>
          <w:noProof/>
        </w:rPr>
      </w:pPr>
      <w:ins w:id="5050" w:author="msammartano" w:date="2014-02-09T01:00:00Z">
        <w:r>
          <w:rPr>
            <w:noProof/>
          </w:rPr>
          <w:t>Gr.render, 103</w:t>
        </w:r>
      </w:ins>
    </w:p>
    <w:p w:rsidR="00EB125A" w:rsidRDefault="00EB125A">
      <w:pPr>
        <w:pStyle w:val="Index1"/>
        <w:tabs>
          <w:tab w:val="right" w:leader="dot" w:pos="9350"/>
        </w:tabs>
        <w:rPr>
          <w:ins w:id="5051" w:author="msammartano" w:date="2014-02-09T01:00:00Z"/>
          <w:noProof/>
        </w:rPr>
      </w:pPr>
      <w:ins w:id="5052" w:author="msammartano" w:date="2014-02-09T01:00:00Z">
        <w:r>
          <w:rPr>
            <w:noProof/>
          </w:rPr>
          <w:t>Gr.rotate.end {&lt;obj_nvar&gt;}, 113</w:t>
        </w:r>
      </w:ins>
    </w:p>
    <w:p w:rsidR="00EB125A" w:rsidRDefault="00EB125A">
      <w:pPr>
        <w:pStyle w:val="Index1"/>
        <w:tabs>
          <w:tab w:val="right" w:leader="dot" w:pos="9350"/>
        </w:tabs>
        <w:rPr>
          <w:ins w:id="5053" w:author="msammartano" w:date="2014-02-09T01:00:00Z"/>
          <w:noProof/>
        </w:rPr>
      </w:pPr>
      <w:ins w:id="5054" w:author="msammartano" w:date="2014-02-09T01:00:00Z">
        <w:r>
          <w:rPr>
            <w:noProof/>
          </w:rPr>
          <w:t>Gr.rotate.start angle, x, y{,&lt;obj_nvar&gt;}, 113</w:t>
        </w:r>
      </w:ins>
    </w:p>
    <w:p w:rsidR="00EB125A" w:rsidRDefault="00EB125A">
      <w:pPr>
        <w:pStyle w:val="Index1"/>
        <w:tabs>
          <w:tab w:val="right" w:leader="dot" w:pos="9350"/>
        </w:tabs>
        <w:rPr>
          <w:ins w:id="5055" w:author="msammartano" w:date="2014-02-09T01:00:00Z"/>
          <w:noProof/>
        </w:rPr>
      </w:pPr>
      <w:ins w:id="5056" w:author="msammartano" w:date="2014-02-09T01:00:00Z">
        <w:r>
          <w:rPr>
            <w:noProof/>
          </w:rPr>
          <w:t>Gr.save &lt;filename_sexp&gt; {,&lt;quality_nexp&gt;}, 115</w:t>
        </w:r>
      </w:ins>
    </w:p>
    <w:p w:rsidR="00EB125A" w:rsidRDefault="00EB125A">
      <w:pPr>
        <w:pStyle w:val="Index1"/>
        <w:tabs>
          <w:tab w:val="right" w:leader="dot" w:pos="9350"/>
        </w:tabs>
        <w:rPr>
          <w:ins w:id="5057" w:author="msammartano" w:date="2014-02-09T01:00:00Z"/>
          <w:noProof/>
        </w:rPr>
      </w:pPr>
      <w:ins w:id="5058" w:author="msammartano" w:date="2014-02-09T01:00:00Z">
        <w:r>
          <w:rPr>
            <w:noProof/>
          </w:rPr>
          <w:t>Gr.scale x_factor, y_factor, 104</w:t>
        </w:r>
      </w:ins>
    </w:p>
    <w:p w:rsidR="00EB125A" w:rsidRDefault="00EB125A">
      <w:pPr>
        <w:pStyle w:val="Index1"/>
        <w:tabs>
          <w:tab w:val="right" w:leader="dot" w:pos="9350"/>
        </w:tabs>
        <w:rPr>
          <w:ins w:id="5059" w:author="msammartano" w:date="2014-02-09T01:00:00Z"/>
          <w:noProof/>
        </w:rPr>
      </w:pPr>
      <w:ins w:id="5060" w:author="msammartano" w:date="2014-02-09T01:00:00Z">
        <w:r>
          <w:rPr>
            <w:noProof/>
          </w:rPr>
          <w:t>Gr.screen width, height{, density }, 103</w:t>
        </w:r>
      </w:ins>
    </w:p>
    <w:p w:rsidR="00EB125A" w:rsidRDefault="00EB125A">
      <w:pPr>
        <w:pStyle w:val="Index1"/>
        <w:tabs>
          <w:tab w:val="right" w:leader="dot" w:pos="9350"/>
        </w:tabs>
        <w:rPr>
          <w:ins w:id="5061" w:author="msammartano" w:date="2014-02-09T01:00:00Z"/>
          <w:noProof/>
        </w:rPr>
      </w:pPr>
      <w:ins w:id="5062" w:author="msammartano" w:date="2014-02-09T01:00:00Z">
        <w:r>
          <w:rPr>
            <w:noProof/>
          </w:rPr>
          <w:t>Gr.screen.to_bitmap &lt;bm_ptr_nvar&gt;, 115</w:t>
        </w:r>
      </w:ins>
    </w:p>
    <w:p w:rsidR="00EB125A" w:rsidRDefault="00EB125A">
      <w:pPr>
        <w:pStyle w:val="Index1"/>
        <w:tabs>
          <w:tab w:val="right" w:leader="dot" w:pos="9350"/>
        </w:tabs>
        <w:rPr>
          <w:ins w:id="5063" w:author="msammartano" w:date="2014-02-09T01:00:00Z"/>
          <w:noProof/>
        </w:rPr>
      </w:pPr>
      <w:ins w:id="5064" w:author="msammartano" w:date="2014-02-09T01:00:00Z">
        <w:r>
          <w:rPr>
            <w:noProof/>
          </w:rPr>
          <w:t>Gr.set.AntiAlias &lt;lexp&gt;, 103</w:t>
        </w:r>
      </w:ins>
    </w:p>
    <w:p w:rsidR="00EB125A" w:rsidRDefault="00EB125A">
      <w:pPr>
        <w:pStyle w:val="Index1"/>
        <w:tabs>
          <w:tab w:val="right" w:leader="dot" w:pos="9350"/>
        </w:tabs>
        <w:rPr>
          <w:ins w:id="5065" w:author="msammartano" w:date="2014-02-09T01:00:00Z"/>
          <w:noProof/>
        </w:rPr>
      </w:pPr>
      <w:ins w:id="5066" w:author="msammartano" w:date="2014-02-09T01:00:00Z">
        <w:r>
          <w:rPr>
            <w:noProof/>
          </w:rPr>
          <w:t>Gr.set.pixels &lt;object_number_nvar&gt;, pixels[] {,x,y}, 107</w:t>
        </w:r>
      </w:ins>
    </w:p>
    <w:p w:rsidR="00EB125A" w:rsidRDefault="00EB125A">
      <w:pPr>
        <w:pStyle w:val="Index1"/>
        <w:tabs>
          <w:tab w:val="right" w:leader="dot" w:pos="9350"/>
        </w:tabs>
        <w:rPr>
          <w:ins w:id="5067" w:author="msammartano" w:date="2014-02-09T01:00:00Z"/>
          <w:noProof/>
        </w:rPr>
      </w:pPr>
      <w:ins w:id="5068" w:author="msammartano" w:date="2014-02-09T01:00:00Z">
        <w:r>
          <w:rPr>
            <w:noProof/>
          </w:rPr>
          <w:t>Gr.set.stroke &lt;nexp&gt;, 103</w:t>
        </w:r>
      </w:ins>
    </w:p>
    <w:p w:rsidR="00EB125A" w:rsidRDefault="00EB125A">
      <w:pPr>
        <w:pStyle w:val="Index1"/>
        <w:tabs>
          <w:tab w:val="right" w:leader="dot" w:pos="9350"/>
        </w:tabs>
        <w:rPr>
          <w:ins w:id="5069" w:author="msammartano" w:date="2014-02-09T01:00:00Z"/>
          <w:noProof/>
        </w:rPr>
      </w:pPr>
      <w:ins w:id="5070" w:author="msammartano" w:date="2014-02-09T01:00:00Z">
        <w:r>
          <w:rPr>
            <w:noProof/>
          </w:rPr>
          <w:t>Gr.show &lt;object_number_nvar&gt;, 108</w:t>
        </w:r>
      </w:ins>
    </w:p>
    <w:p w:rsidR="00EB125A" w:rsidRDefault="00EB125A">
      <w:pPr>
        <w:pStyle w:val="Index1"/>
        <w:tabs>
          <w:tab w:val="right" w:leader="dot" w:pos="9350"/>
        </w:tabs>
        <w:rPr>
          <w:ins w:id="5071" w:author="msammartano" w:date="2014-02-09T01:00:00Z"/>
          <w:noProof/>
        </w:rPr>
      </w:pPr>
      <w:ins w:id="5072" w:author="msammartano" w:date="2014-02-09T01:00:00Z">
        <w:r>
          <w:rPr>
            <w:noProof/>
          </w:rPr>
          <w:t>Gr.StatusBar.Show  &lt;nexp&gt;, 103</w:t>
        </w:r>
      </w:ins>
    </w:p>
    <w:p w:rsidR="00EB125A" w:rsidRDefault="00EB125A">
      <w:pPr>
        <w:pStyle w:val="Index1"/>
        <w:tabs>
          <w:tab w:val="right" w:leader="dot" w:pos="9350"/>
        </w:tabs>
        <w:rPr>
          <w:ins w:id="5073" w:author="msammartano" w:date="2014-02-09T01:00:00Z"/>
          <w:noProof/>
        </w:rPr>
      </w:pPr>
      <w:ins w:id="5074" w:author="msammartano" w:date="2014-02-09T01:00:00Z">
        <w:r>
          <w:rPr>
            <w:noProof/>
          </w:rPr>
          <w:t>Gr.text.align type, 109</w:t>
        </w:r>
      </w:ins>
    </w:p>
    <w:p w:rsidR="00EB125A" w:rsidRDefault="00EB125A">
      <w:pPr>
        <w:pStyle w:val="Index1"/>
        <w:tabs>
          <w:tab w:val="right" w:leader="dot" w:pos="9350"/>
        </w:tabs>
        <w:rPr>
          <w:ins w:id="5075" w:author="msammartano" w:date="2014-02-09T01:00:00Z"/>
          <w:noProof/>
        </w:rPr>
      </w:pPr>
      <w:ins w:id="5076" w:author="msammartano" w:date="2014-02-09T01:00:00Z">
        <w:r>
          <w:rPr>
            <w:noProof/>
          </w:rPr>
          <w:t>Gr.text.bold &lt;lexp&gt;, 110</w:t>
        </w:r>
      </w:ins>
    </w:p>
    <w:p w:rsidR="00EB125A" w:rsidRDefault="00EB125A">
      <w:pPr>
        <w:pStyle w:val="Index1"/>
        <w:tabs>
          <w:tab w:val="right" w:leader="dot" w:pos="9350"/>
        </w:tabs>
        <w:rPr>
          <w:ins w:id="5077" w:author="msammartano" w:date="2014-02-09T01:00:00Z"/>
          <w:noProof/>
        </w:rPr>
      </w:pPr>
      <w:ins w:id="5078" w:author="msammartano" w:date="2014-02-09T01:00:00Z">
        <w:r>
          <w:rPr>
            <w:noProof/>
          </w:rPr>
          <w:t>Gr.text.draw &lt;object_number_nvar&gt;, &lt;x_nexp&gt;, &lt;y_nexp&gt;, &lt;text_object_sexp&gt;, 111</w:t>
        </w:r>
      </w:ins>
    </w:p>
    <w:p w:rsidR="00EB125A" w:rsidRDefault="00EB125A">
      <w:pPr>
        <w:pStyle w:val="Index1"/>
        <w:tabs>
          <w:tab w:val="right" w:leader="dot" w:pos="9350"/>
        </w:tabs>
        <w:rPr>
          <w:ins w:id="5079" w:author="msammartano" w:date="2014-02-09T01:00:00Z"/>
          <w:noProof/>
        </w:rPr>
      </w:pPr>
      <w:ins w:id="5080" w:author="msammartano" w:date="2014-02-09T01:00:00Z">
        <w:r>
          <w:rPr>
            <w:noProof/>
          </w:rPr>
          <w:t>Gr.text.size &lt;nexp&gt;, 109</w:t>
        </w:r>
      </w:ins>
    </w:p>
    <w:p w:rsidR="00EB125A" w:rsidRDefault="00EB125A">
      <w:pPr>
        <w:pStyle w:val="Index1"/>
        <w:tabs>
          <w:tab w:val="right" w:leader="dot" w:pos="9350"/>
        </w:tabs>
        <w:rPr>
          <w:ins w:id="5081" w:author="msammartano" w:date="2014-02-09T01:00:00Z"/>
          <w:noProof/>
        </w:rPr>
      </w:pPr>
      <w:ins w:id="5082" w:author="msammartano" w:date="2014-02-09T01:00:00Z">
        <w:r>
          <w:rPr>
            <w:noProof/>
          </w:rPr>
          <w:t>Gr.text.skew &lt;nexp&gt;, 110</w:t>
        </w:r>
      </w:ins>
    </w:p>
    <w:p w:rsidR="00EB125A" w:rsidRDefault="00EB125A">
      <w:pPr>
        <w:pStyle w:val="Index1"/>
        <w:tabs>
          <w:tab w:val="right" w:leader="dot" w:pos="9350"/>
        </w:tabs>
        <w:rPr>
          <w:ins w:id="5083" w:author="msammartano" w:date="2014-02-09T01:00:00Z"/>
          <w:noProof/>
        </w:rPr>
      </w:pPr>
      <w:ins w:id="5084" w:author="msammartano" w:date="2014-02-09T01:00:00Z">
        <w:r>
          <w:rPr>
            <w:noProof/>
          </w:rPr>
          <w:t>Gr.text.strike &lt;lexp&gt;, 110</w:t>
        </w:r>
      </w:ins>
    </w:p>
    <w:p w:rsidR="00EB125A" w:rsidRDefault="00EB125A">
      <w:pPr>
        <w:pStyle w:val="Index1"/>
        <w:tabs>
          <w:tab w:val="right" w:leader="dot" w:pos="9350"/>
        </w:tabs>
        <w:rPr>
          <w:ins w:id="5085" w:author="msammartano" w:date="2014-02-09T01:00:00Z"/>
          <w:noProof/>
        </w:rPr>
      </w:pPr>
      <w:ins w:id="5086" w:author="msammartano" w:date="2014-02-09T01:00:00Z">
        <w:r>
          <w:rPr>
            <w:noProof/>
          </w:rPr>
          <w:t>Gr.text.typeface &lt;nexp&gt;, 110</w:t>
        </w:r>
      </w:ins>
    </w:p>
    <w:p w:rsidR="00EB125A" w:rsidRDefault="00EB125A">
      <w:pPr>
        <w:pStyle w:val="Index1"/>
        <w:tabs>
          <w:tab w:val="right" w:leader="dot" w:pos="9350"/>
        </w:tabs>
        <w:rPr>
          <w:ins w:id="5087" w:author="msammartano" w:date="2014-02-09T01:00:00Z"/>
          <w:noProof/>
        </w:rPr>
      </w:pPr>
      <w:ins w:id="5088" w:author="msammartano" w:date="2014-02-09T01:00:00Z">
        <w:r>
          <w:rPr>
            <w:noProof/>
          </w:rPr>
          <w:t>Gr.text.underline &lt;lexp&gt;, 110</w:t>
        </w:r>
      </w:ins>
    </w:p>
    <w:p w:rsidR="00EB125A" w:rsidRDefault="00EB125A">
      <w:pPr>
        <w:pStyle w:val="Index1"/>
        <w:tabs>
          <w:tab w:val="right" w:leader="dot" w:pos="9350"/>
        </w:tabs>
        <w:rPr>
          <w:ins w:id="5089" w:author="msammartano" w:date="2014-02-09T01:00:00Z"/>
          <w:noProof/>
        </w:rPr>
      </w:pPr>
      <w:ins w:id="5090" w:author="msammartano" w:date="2014-02-09T01:00:00Z">
        <w:r>
          <w:rPr>
            <w:noProof/>
          </w:rPr>
          <w:t>Gr.text.width &lt;nvar&gt;, &lt;sexp&gt;, 109</w:t>
        </w:r>
      </w:ins>
    </w:p>
    <w:p w:rsidR="00EB125A" w:rsidRDefault="00EB125A">
      <w:pPr>
        <w:pStyle w:val="Index1"/>
        <w:tabs>
          <w:tab w:val="right" w:leader="dot" w:pos="9350"/>
        </w:tabs>
        <w:rPr>
          <w:ins w:id="5091" w:author="msammartano" w:date="2014-02-09T01:00:00Z"/>
          <w:noProof/>
        </w:rPr>
      </w:pPr>
      <w:ins w:id="5092" w:author="msammartano" w:date="2014-02-09T01:00:00Z">
        <w:r>
          <w:rPr>
            <w:noProof/>
          </w:rPr>
          <w:t>Gr.touch touched, x, y, 108</w:t>
        </w:r>
      </w:ins>
    </w:p>
    <w:p w:rsidR="00EB125A" w:rsidRDefault="00EB125A">
      <w:pPr>
        <w:pStyle w:val="Index1"/>
        <w:tabs>
          <w:tab w:val="right" w:leader="dot" w:pos="9350"/>
        </w:tabs>
        <w:rPr>
          <w:ins w:id="5093" w:author="msammartano" w:date="2014-02-09T01:00:00Z"/>
          <w:noProof/>
        </w:rPr>
      </w:pPr>
      <w:ins w:id="5094" w:author="msammartano" w:date="2014-02-09T01:00:00Z">
        <w:r>
          <w:rPr>
            <w:noProof/>
          </w:rPr>
          <w:t>Gr.touch2 touched, x, y, 109</w:t>
        </w:r>
      </w:ins>
    </w:p>
    <w:p w:rsidR="00EB125A" w:rsidRDefault="00EB125A">
      <w:pPr>
        <w:pStyle w:val="Index1"/>
        <w:tabs>
          <w:tab w:val="right" w:leader="dot" w:pos="9350"/>
        </w:tabs>
        <w:rPr>
          <w:ins w:id="5095" w:author="msammartano" w:date="2014-02-09T01:00:00Z"/>
          <w:noProof/>
        </w:rPr>
      </w:pPr>
      <w:ins w:id="5096" w:author="msammartano" w:date="2014-02-09T01:00:00Z">
        <w:r>
          <w:rPr>
            <w:noProof/>
          </w:rPr>
          <w:t>Gr_collision ( &lt;object_1_nvar&gt;, &lt;object_2_nvar&gt;), 47, 118</w:t>
        </w:r>
      </w:ins>
    </w:p>
    <w:p w:rsidR="00EB125A" w:rsidRDefault="00EB125A">
      <w:pPr>
        <w:pStyle w:val="Index1"/>
        <w:tabs>
          <w:tab w:val="right" w:leader="dot" w:pos="9350"/>
        </w:tabs>
        <w:rPr>
          <w:ins w:id="5097" w:author="msammartano" w:date="2014-02-09T01:00:00Z"/>
          <w:noProof/>
        </w:rPr>
      </w:pPr>
      <w:ins w:id="5098" w:author="msammartano" w:date="2014-02-09T01:00:00Z">
        <w:r>
          <w:rPr>
            <w:noProof/>
          </w:rPr>
          <w:t>GrabFile &lt;result_svar&gt;, &lt;path_sexp&gt;{, &lt;unicode_flag_lexp&gt;}, 72</w:t>
        </w:r>
      </w:ins>
    </w:p>
    <w:p w:rsidR="00EB125A" w:rsidRDefault="00EB125A">
      <w:pPr>
        <w:pStyle w:val="Index1"/>
        <w:tabs>
          <w:tab w:val="right" w:leader="dot" w:pos="9350"/>
        </w:tabs>
        <w:rPr>
          <w:ins w:id="5099" w:author="msammartano" w:date="2014-02-09T01:00:00Z"/>
          <w:noProof/>
        </w:rPr>
      </w:pPr>
      <w:ins w:id="5100" w:author="msammartano" w:date="2014-02-09T01:00:00Z">
        <w:r>
          <w:rPr>
            <w:noProof/>
          </w:rPr>
          <w:t>GrabURL &lt;result_svar&gt;, &lt;url_sexp&gt;{, &lt;timeout_nexp&gt;}, 72</w:t>
        </w:r>
      </w:ins>
    </w:p>
    <w:p w:rsidR="00EB125A" w:rsidRDefault="00EB125A">
      <w:pPr>
        <w:pStyle w:val="Index1"/>
        <w:tabs>
          <w:tab w:val="right" w:leader="dot" w:pos="9350"/>
        </w:tabs>
        <w:rPr>
          <w:ins w:id="5101" w:author="msammartano" w:date="2014-02-09T01:00:00Z"/>
          <w:noProof/>
        </w:rPr>
      </w:pPr>
      <w:ins w:id="5102" w:author="msammartano" w:date="2014-02-09T01:00:00Z">
        <w:r>
          <w:rPr>
            <w:noProof/>
          </w:rPr>
          <w:t>Headset &lt;state_nvar&gt;, &lt;type_svar&gt;, &lt;mic_nvar&gt;, 96</w:t>
        </w:r>
      </w:ins>
    </w:p>
    <w:p w:rsidR="00EB125A" w:rsidRDefault="00EB125A">
      <w:pPr>
        <w:pStyle w:val="Index1"/>
        <w:tabs>
          <w:tab w:val="right" w:leader="dot" w:pos="9350"/>
        </w:tabs>
        <w:rPr>
          <w:ins w:id="5103" w:author="msammartano" w:date="2014-02-09T01:00:00Z"/>
          <w:noProof/>
        </w:rPr>
      </w:pPr>
      <w:ins w:id="5104" w:author="msammartano" w:date="2014-02-09T01:00:00Z">
        <w:r w:rsidRPr="00256A54">
          <w:rPr>
            <w:rFonts w:eastAsia="Times New Roman"/>
            <w:noProof/>
          </w:rPr>
          <w:t>HEX$(&lt;nexp&gt;)</w:t>
        </w:r>
        <w:r>
          <w:rPr>
            <w:noProof/>
          </w:rPr>
          <w:t>, 50</w:t>
        </w:r>
      </w:ins>
    </w:p>
    <w:p w:rsidR="00EB125A" w:rsidRDefault="00EB125A">
      <w:pPr>
        <w:pStyle w:val="Index1"/>
        <w:tabs>
          <w:tab w:val="right" w:leader="dot" w:pos="9350"/>
        </w:tabs>
        <w:rPr>
          <w:ins w:id="5105" w:author="msammartano" w:date="2014-02-09T01:00:00Z"/>
          <w:noProof/>
        </w:rPr>
      </w:pPr>
      <w:ins w:id="5106" w:author="msammartano" w:date="2014-02-09T01:00:00Z">
        <w:r>
          <w:rPr>
            <w:noProof/>
          </w:rPr>
          <w:t>HEX(&lt;sexp&gt;), 46</w:t>
        </w:r>
      </w:ins>
    </w:p>
    <w:p w:rsidR="00EB125A" w:rsidRDefault="00EB125A">
      <w:pPr>
        <w:pStyle w:val="Index1"/>
        <w:tabs>
          <w:tab w:val="right" w:leader="dot" w:pos="9350"/>
        </w:tabs>
        <w:rPr>
          <w:ins w:id="5107" w:author="msammartano" w:date="2014-02-09T01:00:00Z"/>
          <w:noProof/>
        </w:rPr>
      </w:pPr>
      <w:ins w:id="5108" w:author="msammartano" w:date="2014-02-09T01:00:00Z">
        <w:r>
          <w:rPr>
            <w:noProof/>
          </w:rPr>
          <w:t>Home, 97</w:t>
        </w:r>
      </w:ins>
    </w:p>
    <w:p w:rsidR="00EB125A" w:rsidRDefault="00EB125A">
      <w:pPr>
        <w:pStyle w:val="Index1"/>
        <w:tabs>
          <w:tab w:val="right" w:leader="dot" w:pos="9350"/>
        </w:tabs>
        <w:rPr>
          <w:ins w:id="5109" w:author="msammartano" w:date="2014-02-09T01:00:00Z"/>
          <w:noProof/>
        </w:rPr>
      </w:pPr>
      <w:ins w:id="5110" w:author="msammartano" w:date="2014-02-09T01:00:00Z">
        <w:r>
          <w:rPr>
            <w:noProof/>
          </w:rPr>
          <w:t>Html.clear.cache, 77</w:t>
        </w:r>
      </w:ins>
    </w:p>
    <w:p w:rsidR="00EB125A" w:rsidRDefault="00EB125A">
      <w:pPr>
        <w:pStyle w:val="Index1"/>
        <w:tabs>
          <w:tab w:val="right" w:leader="dot" w:pos="9350"/>
        </w:tabs>
        <w:rPr>
          <w:ins w:id="5111" w:author="msammartano" w:date="2014-02-09T01:00:00Z"/>
          <w:noProof/>
        </w:rPr>
      </w:pPr>
      <w:ins w:id="5112" w:author="msammartano" w:date="2014-02-09T01:00:00Z">
        <w:r>
          <w:rPr>
            <w:noProof/>
          </w:rPr>
          <w:t>Html.clear.history, 77</w:t>
        </w:r>
      </w:ins>
    </w:p>
    <w:p w:rsidR="00EB125A" w:rsidRDefault="00EB125A">
      <w:pPr>
        <w:pStyle w:val="Index1"/>
        <w:tabs>
          <w:tab w:val="right" w:leader="dot" w:pos="9350"/>
        </w:tabs>
        <w:rPr>
          <w:ins w:id="5113" w:author="msammartano" w:date="2014-02-09T01:00:00Z"/>
          <w:noProof/>
        </w:rPr>
      </w:pPr>
      <w:ins w:id="5114" w:author="msammartano" w:date="2014-02-09T01:00:00Z">
        <w:r>
          <w:rPr>
            <w:noProof/>
          </w:rPr>
          <w:t>Html.close, 77</w:t>
        </w:r>
      </w:ins>
    </w:p>
    <w:p w:rsidR="00EB125A" w:rsidRDefault="00EB125A">
      <w:pPr>
        <w:pStyle w:val="Index1"/>
        <w:tabs>
          <w:tab w:val="right" w:leader="dot" w:pos="9350"/>
        </w:tabs>
        <w:rPr>
          <w:ins w:id="5115" w:author="msammartano" w:date="2014-02-09T01:00:00Z"/>
          <w:noProof/>
        </w:rPr>
      </w:pPr>
      <w:ins w:id="5116" w:author="msammartano" w:date="2014-02-09T01:00:00Z">
        <w:r>
          <w:rPr>
            <w:noProof/>
          </w:rPr>
          <w:t>Html.get.datalink &lt;data_svar&gt;, 76</w:t>
        </w:r>
      </w:ins>
    </w:p>
    <w:p w:rsidR="00EB125A" w:rsidRDefault="00EB125A">
      <w:pPr>
        <w:pStyle w:val="Index1"/>
        <w:tabs>
          <w:tab w:val="right" w:leader="dot" w:pos="9350"/>
        </w:tabs>
        <w:rPr>
          <w:ins w:id="5117" w:author="msammartano" w:date="2014-02-09T01:00:00Z"/>
          <w:noProof/>
        </w:rPr>
      </w:pPr>
      <w:ins w:id="5118" w:author="msammartano" w:date="2014-02-09T01:00:00Z">
        <w:r>
          <w:rPr>
            <w:noProof/>
          </w:rPr>
          <w:lastRenderedPageBreak/>
          <w:t>Html.go.back, 77</w:t>
        </w:r>
      </w:ins>
    </w:p>
    <w:p w:rsidR="00EB125A" w:rsidRDefault="00EB125A">
      <w:pPr>
        <w:pStyle w:val="Index1"/>
        <w:tabs>
          <w:tab w:val="right" w:leader="dot" w:pos="9350"/>
        </w:tabs>
        <w:rPr>
          <w:ins w:id="5119" w:author="msammartano" w:date="2014-02-09T01:00:00Z"/>
          <w:noProof/>
        </w:rPr>
      </w:pPr>
      <w:ins w:id="5120" w:author="msammartano" w:date="2014-02-09T01:00:00Z">
        <w:r>
          <w:rPr>
            <w:noProof/>
          </w:rPr>
          <w:t>Html.go.forward, 77</w:t>
        </w:r>
      </w:ins>
    </w:p>
    <w:p w:rsidR="00EB125A" w:rsidRDefault="00EB125A">
      <w:pPr>
        <w:pStyle w:val="Index1"/>
        <w:tabs>
          <w:tab w:val="right" w:leader="dot" w:pos="9350"/>
        </w:tabs>
        <w:rPr>
          <w:ins w:id="5121" w:author="msammartano" w:date="2014-02-09T01:00:00Z"/>
          <w:noProof/>
        </w:rPr>
      </w:pPr>
      <w:ins w:id="5122" w:author="msammartano" w:date="2014-02-09T01:00:00Z">
        <w:r>
          <w:rPr>
            <w:noProof/>
          </w:rPr>
          <w:t>Html.load.string &lt;html_sexp&gt;, 76</w:t>
        </w:r>
      </w:ins>
    </w:p>
    <w:p w:rsidR="00EB125A" w:rsidRDefault="00EB125A">
      <w:pPr>
        <w:pStyle w:val="Index1"/>
        <w:tabs>
          <w:tab w:val="right" w:leader="dot" w:pos="9350"/>
        </w:tabs>
        <w:rPr>
          <w:ins w:id="5123" w:author="msammartano" w:date="2014-02-09T01:00:00Z"/>
          <w:noProof/>
        </w:rPr>
      </w:pPr>
      <w:ins w:id="5124" w:author="msammartano" w:date="2014-02-09T01:00:00Z">
        <w:r>
          <w:rPr>
            <w:noProof/>
          </w:rPr>
          <w:t>Html.load.url &lt;file_sexp&gt;, 75</w:t>
        </w:r>
      </w:ins>
    </w:p>
    <w:p w:rsidR="00EB125A" w:rsidRDefault="00EB125A">
      <w:pPr>
        <w:pStyle w:val="Index1"/>
        <w:tabs>
          <w:tab w:val="right" w:leader="dot" w:pos="9350"/>
        </w:tabs>
        <w:rPr>
          <w:ins w:id="5125" w:author="msammartano" w:date="2014-02-09T01:00:00Z"/>
          <w:noProof/>
        </w:rPr>
      </w:pPr>
      <w:ins w:id="5126" w:author="msammartano" w:date="2014-02-09T01:00:00Z">
        <w:r>
          <w:rPr>
            <w:noProof/>
          </w:rPr>
          <w:t>Html.open {&lt;show_status_bar_nexp&gt;}, 75</w:t>
        </w:r>
      </w:ins>
    </w:p>
    <w:p w:rsidR="00EB125A" w:rsidRDefault="00EB125A">
      <w:pPr>
        <w:pStyle w:val="Index1"/>
        <w:tabs>
          <w:tab w:val="right" w:leader="dot" w:pos="9350"/>
        </w:tabs>
        <w:rPr>
          <w:ins w:id="5127" w:author="msammartano" w:date="2014-02-09T01:00:00Z"/>
          <w:noProof/>
        </w:rPr>
      </w:pPr>
      <w:ins w:id="5128" w:author="msammartano" w:date="2014-02-09T01:00:00Z">
        <w:r>
          <w:rPr>
            <w:noProof/>
          </w:rPr>
          <w:t>Html.post &lt;url _sexp&gt;, &lt;list_nexp&gt;, 76</w:t>
        </w:r>
      </w:ins>
    </w:p>
    <w:p w:rsidR="00EB125A" w:rsidRDefault="00EB125A">
      <w:pPr>
        <w:pStyle w:val="Index1"/>
        <w:tabs>
          <w:tab w:val="right" w:leader="dot" w:pos="9350"/>
        </w:tabs>
        <w:rPr>
          <w:ins w:id="5129" w:author="msammartano" w:date="2014-02-09T01:00:00Z"/>
          <w:noProof/>
        </w:rPr>
      </w:pPr>
      <w:ins w:id="5130" w:author="msammartano" w:date="2014-02-09T01:00:00Z">
        <w:r>
          <w:rPr>
            <w:noProof/>
          </w:rPr>
          <w:t>Http.post &lt;url_sexp&gt;, &lt;list_nexp&gt;, &lt;result_svar&gt;, 94</w:t>
        </w:r>
      </w:ins>
    </w:p>
    <w:p w:rsidR="00EB125A" w:rsidRDefault="00EB125A">
      <w:pPr>
        <w:pStyle w:val="Index1"/>
        <w:tabs>
          <w:tab w:val="right" w:leader="dot" w:pos="9350"/>
        </w:tabs>
        <w:rPr>
          <w:ins w:id="5131" w:author="msammartano" w:date="2014-02-09T01:00:00Z"/>
          <w:noProof/>
        </w:rPr>
      </w:pPr>
      <w:ins w:id="5132" w:author="msammartano" w:date="2014-02-09T01:00:00Z">
        <w:r>
          <w:rPr>
            <w:noProof/>
          </w:rPr>
          <w:t>HYPOT(&lt;nexp_x&gt;, &lt;nexp_y), 45</w:t>
        </w:r>
      </w:ins>
    </w:p>
    <w:p w:rsidR="00EB125A" w:rsidRDefault="00EB125A">
      <w:pPr>
        <w:pStyle w:val="Index1"/>
        <w:tabs>
          <w:tab w:val="right" w:leader="dot" w:pos="9350"/>
        </w:tabs>
        <w:rPr>
          <w:ins w:id="5133" w:author="msammartano" w:date="2014-02-09T01:00:00Z"/>
          <w:noProof/>
        </w:rPr>
      </w:pPr>
      <w:ins w:id="5134" w:author="msammartano" w:date="2014-02-09T01:00:00Z">
        <w:r>
          <w:rPr>
            <w:noProof/>
          </w:rPr>
          <w:t>If  - Then - Else, 54</w:t>
        </w:r>
      </w:ins>
    </w:p>
    <w:p w:rsidR="00EB125A" w:rsidRDefault="00EB125A">
      <w:pPr>
        <w:pStyle w:val="Index1"/>
        <w:tabs>
          <w:tab w:val="right" w:leader="dot" w:pos="9350"/>
        </w:tabs>
        <w:rPr>
          <w:ins w:id="5135" w:author="msammartano" w:date="2014-02-09T01:00:00Z"/>
          <w:noProof/>
        </w:rPr>
      </w:pPr>
      <w:ins w:id="5136" w:author="msammartano" w:date="2014-02-09T01:00:00Z">
        <w:r>
          <w:rPr>
            <w:noProof/>
          </w:rPr>
          <w:t>If  - Then - Else - Elseif - Endif, 53</w:t>
        </w:r>
      </w:ins>
    </w:p>
    <w:p w:rsidR="00EB125A" w:rsidRDefault="00EB125A">
      <w:pPr>
        <w:pStyle w:val="Index1"/>
        <w:tabs>
          <w:tab w:val="right" w:leader="dot" w:pos="9350"/>
        </w:tabs>
        <w:rPr>
          <w:ins w:id="5137" w:author="msammartano" w:date="2014-02-09T01:00:00Z"/>
          <w:noProof/>
        </w:rPr>
      </w:pPr>
      <w:ins w:id="5138" w:author="msammartano" w:date="2014-02-09T01:00:00Z">
        <w:r>
          <w:rPr>
            <w:noProof/>
          </w:rPr>
          <w:t>Include FileNamePath, 90</w:t>
        </w:r>
      </w:ins>
    </w:p>
    <w:p w:rsidR="00EB125A" w:rsidRDefault="00EB125A">
      <w:pPr>
        <w:pStyle w:val="Index1"/>
        <w:tabs>
          <w:tab w:val="right" w:leader="dot" w:pos="9350"/>
        </w:tabs>
        <w:rPr>
          <w:ins w:id="5139" w:author="msammartano" w:date="2014-02-09T01:00:00Z"/>
          <w:noProof/>
        </w:rPr>
      </w:pPr>
      <w:ins w:id="5140" w:author="msammartano" w:date="2014-02-09T01:00:00Z">
        <w:r>
          <w:rPr>
            <w:noProof/>
          </w:rPr>
          <w:t>Inkey$ &lt;svar&gt;, 66</w:t>
        </w:r>
      </w:ins>
    </w:p>
    <w:p w:rsidR="00EB125A" w:rsidRDefault="00EB125A">
      <w:pPr>
        <w:pStyle w:val="Index1"/>
        <w:tabs>
          <w:tab w:val="right" w:leader="dot" w:pos="9350"/>
        </w:tabs>
        <w:rPr>
          <w:ins w:id="5141" w:author="msammartano" w:date="2014-02-09T01:00:00Z"/>
          <w:noProof/>
        </w:rPr>
      </w:pPr>
      <w:ins w:id="5142" w:author="msammartano" w:date="2014-02-09T01:00:00Z">
        <w:r>
          <w:rPr>
            <w:noProof/>
          </w:rPr>
          <w:t>Input &lt;Prompt_sexp&gt;, &lt;nvar&gt;|&lt;svar&gt;, {&lt;Default_sexp&gt;|&lt;Default_nexp&gt;}, 66</w:t>
        </w:r>
      </w:ins>
    </w:p>
    <w:p w:rsidR="00EB125A" w:rsidRDefault="00EB125A">
      <w:pPr>
        <w:pStyle w:val="Index1"/>
        <w:tabs>
          <w:tab w:val="right" w:leader="dot" w:pos="9350"/>
        </w:tabs>
        <w:rPr>
          <w:ins w:id="5143" w:author="msammartano" w:date="2014-02-09T01:00:00Z"/>
          <w:noProof/>
        </w:rPr>
      </w:pPr>
      <w:ins w:id="5144" w:author="msammartano" w:date="2014-02-09T01:00:00Z">
        <w:r w:rsidRPr="00256A54">
          <w:rPr>
            <w:rFonts w:eastAsia="Times New Roman"/>
            <w:noProof/>
          </w:rPr>
          <w:t>Is_In(&lt;Search_for</w:t>
        </w:r>
        <w:r>
          <w:rPr>
            <w:noProof/>
          </w:rPr>
          <w:t>_sexp&gt;</w:t>
        </w:r>
        <w:r w:rsidRPr="00256A54">
          <w:rPr>
            <w:rFonts w:eastAsia="Times New Roman"/>
            <w:noProof/>
          </w:rPr>
          <w:t>, &lt;Search_in</w:t>
        </w:r>
        <w:r>
          <w:rPr>
            <w:noProof/>
          </w:rPr>
          <w:t>_sexp&gt;{, &lt;start_nexp&gt;}, 47</w:t>
        </w:r>
      </w:ins>
    </w:p>
    <w:p w:rsidR="00EB125A" w:rsidRDefault="00EB125A">
      <w:pPr>
        <w:pStyle w:val="Index1"/>
        <w:tabs>
          <w:tab w:val="right" w:leader="dot" w:pos="9350"/>
        </w:tabs>
        <w:rPr>
          <w:ins w:id="5145" w:author="msammartano" w:date="2014-02-09T01:00:00Z"/>
          <w:noProof/>
        </w:rPr>
      </w:pPr>
      <w:ins w:id="5146" w:author="msammartano" w:date="2014-02-09T01:00:00Z">
        <w:r>
          <w:rPr>
            <w:noProof/>
          </w:rPr>
          <w:t>Kb.hide, 67</w:t>
        </w:r>
      </w:ins>
    </w:p>
    <w:p w:rsidR="00EB125A" w:rsidRDefault="00EB125A">
      <w:pPr>
        <w:pStyle w:val="Index1"/>
        <w:tabs>
          <w:tab w:val="right" w:leader="dot" w:pos="9350"/>
        </w:tabs>
        <w:rPr>
          <w:ins w:id="5147" w:author="msammartano" w:date="2014-02-09T01:00:00Z"/>
          <w:noProof/>
        </w:rPr>
      </w:pPr>
      <w:ins w:id="5148" w:author="msammartano" w:date="2014-02-09T01:00:00Z">
        <w:r>
          <w:rPr>
            <w:noProof/>
          </w:rPr>
          <w:t>Kb.toggle, 67</w:t>
        </w:r>
      </w:ins>
    </w:p>
    <w:p w:rsidR="00EB125A" w:rsidRDefault="00EB125A">
      <w:pPr>
        <w:pStyle w:val="Index1"/>
        <w:tabs>
          <w:tab w:val="right" w:leader="dot" w:pos="9350"/>
        </w:tabs>
        <w:rPr>
          <w:ins w:id="5149" w:author="msammartano" w:date="2014-02-09T01:00:00Z"/>
          <w:noProof/>
        </w:rPr>
      </w:pPr>
      <w:ins w:id="5150" w:author="msammartano" w:date="2014-02-09T01:00:00Z">
        <w:r>
          <w:rPr>
            <w:noProof/>
          </w:rPr>
          <w:t>Key.Resume, 60</w:t>
        </w:r>
      </w:ins>
    </w:p>
    <w:p w:rsidR="00EB125A" w:rsidRDefault="00EB125A">
      <w:pPr>
        <w:pStyle w:val="Index1"/>
        <w:tabs>
          <w:tab w:val="right" w:leader="dot" w:pos="9350"/>
        </w:tabs>
        <w:rPr>
          <w:ins w:id="5151" w:author="msammartano" w:date="2014-02-09T01:00:00Z"/>
          <w:noProof/>
        </w:rPr>
      </w:pPr>
      <w:ins w:id="5152" w:author="msammartano" w:date="2014-02-09T01:00:00Z">
        <w:r w:rsidRPr="00256A54">
          <w:rPr>
            <w:rFonts w:eastAsia="Times New Roman"/>
            <w:noProof/>
          </w:rPr>
          <w:t xml:space="preserve">LEFT$ (&lt;sexp&gt;, </w:t>
        </w:r>
        <w:r>
          <w:rPr>
            <w:noProof/>
          </w:rPr>
          <w:t>&lt;nexp&gt;</w:t>
        </w:r>
        <w:r w:rsidRPr="00256A54">
          <w:rPr>
            <w:rFonts w:eastAsia="Times New Roman"/>
            <w:noProof/>
          </w:rPr>
          <w:t>)</w:t>
        </w:r>
        <w:r>
          <w:rPr>
            <w:noProof/>
          </w:rPr>
          <w:t>, 49</w:t>
        </w:r>
      </w:ins>
    </w:p>
    <w:p w:rsidR="00EB125A" w:rsidRDefault="00EB125A">
      <w:pPr>
        <w:pStyle w:val="Index1"/>
        <w:tabs>
          <w:tab w:val="right" w:leader="dot" w:pos="9350"/>
        </w:tabs>
        <w:rPr>
          <w:ins w:id="5153" w:author="msammartano" w:date="2014-02-09T01:00:00Z"/>
          <w:noProof/>
        </w:rPr>
      </w:pPr>
      <w:ins w:id="5154" w:author="msammartano" w:date="2014-02-09T01:00:00Z">
        <w:r>
          <w:rPr>
            <w:noProof/>
          </w:rPr>
          <w:t>LEN(&lt;sexp&gt;), 46</w:t>
        </w:r>
      </w:ins>
    </w:p>
    <w:p w:rsidR="00EB125A" w:rsidRDefault="00EB125A">
      <w:pPr>
        <w:pStyle w:val="Index1"/>
        <w:tabs>
          <w:tab w:val="right" w:leader="dot" w:pos="9350"/>
        </w:tabs>
        <w:rPr>
          <w:ins w:id="5155" w:author="msammartano" w:date="2014-02-09T01:00:00Z"/>
          <w:noProof/>
        </w:rPr>
      </w:pPr>
      <w:ins w:id="5156" w:author="msammartano" w:date="2014-02-09T01:00:00Z">
        <w:r>
          <w:rPr>
            <w:noProof/>
          </w:rPr>
          <w:t>LET, 43</w:t>
        </w:r>
      </w:ins>
    </w:p>
    <w:p w:rsidR="00EB125A" w:rsidRDefault="00EB125A">
      <w:pPr>
        <w:pStyle w:val="Index1"/>
        <w:tabs>
          <w:tab w:val="right" w:leader="dot" w:pos="9350"/>
        </w:tabs>
        <w:rPr>
          <w:ins w:id="5157" w:author="msammartano" w:date="2014-02-09T01:00:00Z"/>
          <w:noProof/>
        </w:rPr>
      </w:pPr>
      <w:ins w:id="5158" w:author="msammartano" w:date="2014-02-09T01:00:00Z">
        <w:r>
          <w:rPr>
            <w:noProof/>
          </w:rPr>
          <w:t>List.add &lt;pointer_nexp&gt;, &lt;nexp&gt;{,&lt;nexp&gt;..,&lt;nexp&gt;}, 35</w:t>
        </w:r>
      </w:ins>
    </w:p>
    <w:p w:rsidR="00EB125A" w:rsidRDefault="00EB125A">
      <w:pPr>
        <w:pStyle w:val="Index1"/>
        <w:tabs>
          <w:tab w:val="right" w:leader="dot" w:pos="9350"/>
        </w:tabs>
        <w:rPr>
          <w:ins w:id="5159" w:author="msammartano" w:date="2014-02-09T01:00:00Z"/>
          <w:noProof/>
        </w:rPr>
      </w:pPr>
      <w:ins w:id="5160" w:author="msammartano" w:date="2014-02-09T01:00:00Z">
        <w:r>
          <w:rPr>
            <w:noProof/>
          </w:rPr>
          <w:t>List.add.array  &lt;destination_list_pointer_nexp&gt;,Array$[]|Array[], 35</w:t>
        </w:r>
      </w:ins>
    </w:p>
    <w:p w:rsidR="00EB125A" w:rsidRDefault="00EB125A">
      <w:pPr>
        <w:pStyle w:val="Index1"/>
        <w:tabs>
          <w:tab w:val="right" w:leader="dot" w:pos="9350"/>
        </w:tabs>
        <w:rPr>
          <w:ins w:id="5161" w:author="msammartano" w:date="2014-02-09T01:00:00Z"/>
          <w:noProof/>
        </w:rPr>
      </w:pPr>
      <w:ins w:id="5162" w:author="msammartano" w:date="2014-02-09T01:00:00Z">
        <w:r>
          <w:rPr>
            <w:noProof/>
          </w:rPr>
          <w:t>List.add.list &lt;destination_list_pointer_nexp&gt;, &lt;source_list_pointer_nexp&gt;, 35</w:t>
        </w:r>
      </w:ins>
    </w:p>
    <w:p w:rsidR="00EB125A" w:rsidRDefault="00EB125A">
      <w:pPr>
        <w:pStyle w:val="Index1"/>
        <w:tabs>
          <w:tab w:val="right" w:leader="dot" w:pos="9350"/>
        </w:tabs>
        <w:rPr>
          <w:ins w:id="5163" w:author="msammartano" w:date="2014-02-09T01:00:00Z"/>
          <w:noProof/>
        </w:rPr>
      </w:pPr>
      <w:ins w:id="5164" w:author="msammartano" w:date="2014-02-09T01:00:00Z">
        <w:r>
          <w:rPr>
            <w:noProof/>
          </w:rPr>
          <w:t>List.clear &lt;pointer_nexp&gt;, 36</w:t>
        </w:r>
      </w:ins>
    </w:p>
    <w:p w:rsidR="00EB125A" w:rsidRDefault="00EB125A">
      <w:pPr>
        <w:pStyle w:val="Index1"/>
        <w:tabs>
          <w:tab w:val="right" w:leader="dot" w:pos="9350"/>
        </w:tabs>
        <w:rPr>
          <w:ins w:id="5165" w:author="msammartano" w:date="2014-02-09T01:00:00Z"/>
          <w:noProof/>
        </w:rPr>
      </w:pPr>
      <w:ins w:id="5166" w:author="msammartano" w:date="2014-02-09T01:00:00Z">
        <w:r>
          <w:rPr>
            <w:noProof/>
          </w:rPr>
          <w:t>List.create N|S, &lt;pointer_nvar&gt;, 35</w:t>
        </w:r>
      </w:ins>
    </w:p>
    <w:p w:rsidR="00EB125A" w:rsidRDefault="00EB125A">
      <w:pPr>
        <w:pStyle w:val="Index1"/>
        <w:tabs>
          <w:tab w:val="right" w:leader="dot" w:pos="9350"/>
        </w:tabs>
        <w:rPr>
          <w:ins w:id="5167" w:author="msammartano" w:date="2014-02-09T01:00:00Z"/>
          <w:noProof/>
        </w:rPr>
      </w:pPr>
      <w:ins w:id="5168" w:author="msammartano" w:date="2014-02-09T01:00:00Z">
        <w:r>
          <w:rPr>
            <w:noProof/>
          </w:rPr>
          <w:t>List.get &lt;pointer_nexp&gt;,&lt;index_nexp&gt;, &lt;svar&gt;|&lt;nvar&gt;, 36</w:t>
        </w:r>
      </w:ins>
    </w:p>
    <w:p w:rsidR="00EB125A" w:rsidRDefault="00EB125A">
      <w:pPr>
        <w:pStyle w:val="Index1"/>
        <w:tabs>
          <w:tab w:val="right" w:leader="dot" w:pos="9350"/>
        </w:tabs>
        <w:rPr>
          <w:ins w:id="5169" w:author="msammartano" w:date="2014-02-09T01:00:00Z"/>
          <w:noProof/>
        </w:rPr>
      </w:pPr>
      <w:ins w:id="5170" w:author="msammartano" w:date="2014-02-09T01:00:00Z">
        <w:r>
          <w:rPr>
            <w:noProof/>
          </w:rPr>
          <w:t>List.insert &lt;pointer_nexp&gt;, &lt;index_nexp&gt;, &lt;sexp&gt;|&lt;nexp&gt;, 36</w:t>
        </w:r>
      </w:ins>
    </w:p>
    <w:p w:rsidR="00EB125A" w:rsidRDefault="00EB125A">
      <w:pPr>
        <w:pStyle w:val="Index1"/>
        <w:tabs>
          <w:tab w:val="right" w:leader="dot" w:pos="9350"/>
        </w:tabs>
        <w:rPr>
          <w:ins w:id="5171" w:author="msammartano" w:date="2014-02-09T01:00:00Z"/>
          <w:noProof/>
        </w:rPr>
      </w:pPr>
      <w:ins w:id="5172" w:author="msammartano" w:date="2014-02-09T01:00:00Z">
        <w:r>
          <w:rPr>
            <w:noProof/>
          </w:rPr>
          <w:t>List.remove &lt;pointer_nexp&gt;,&lt;index_nexp&gt;, 36</w:t>
        </w:r>
      </w:ins>
    </w:p>
    <w:p w:rsidR="00EB125A" w:rsidRDefault="00EB125A">
      <w:pPr>
        <w:pStyle w:val="Index1"/>
        <w:tabs>
          <w:tab w:val="right" w:leader="dot" w:pos="9350"/>
        </w:tabs>
        <w:rPr>
          <w:ins w:id="5173" w:author="msammartano" w:date="2014-02-09T01:00:00Z"/>
          <w:noProof/>
        </w:rPr>
      </w:pPr>
      <w:ins w:id="5174" w:author="msammartano" w:date="2014-02-09T01:00:00Z">
        <w:r>
          <w:rPr>
            <w:noProof/>
          </w:rPr>
          <w:t>List.replace &lt;pointer_nexp&gt;,&lt;index_nexp&gt;, &lt;sexp&gt;|&lt;nexp&gt;, 35</w:t>
        </w:r>
      </w:ins>
    </w:p>
    <w:p w:rsidR="00EB125A" w:rsidRDefault="00EB125A">
      <w:pPr>
        <w:pStyle w:val="Index1"/>
        <w:tabs>
          <w:tab w:val="right" w:leader="dot" w:pos="9350"/>
        </w:tabs>
        <w:rPr>
          <w:ins w:id="5175" w:author="msammartano" w:date="2014-02-09T01:00:00Z"/>
          <w:noProof/>
        </w:rPr>
      </w:pPr>
      <w:ins w:id="5176" w:author="msammartano" w:date="2014-02-09T01:00:00Z">
        <w:r>
          <w:rPr>
            <w:noProof/>
          </w:rPr>
          <w:t>List.search &lt;pointer_nexp&gt;, value|value$, &lt;result_nvar&gt;{,&lt;start_nexp&gt;}, 36</w:t>
        </w:r>
      </w:ins>
    </w:p>
    <w:p w:rsidR="00EB125A" w:rsidRDefault="00EB125A">
      <w:pPr>
        <w:pStyle w:val="Index1"/>
        <w:tabs>
          <w:tab w:val="right" w:leader="dot" w:pos="9350"/>
        </w:tabs>
        <w:rPr>
          <w:ins w:id="5177" w:author="msammartano" w:date="2014-02-09T01:00:00Z"/>
          <w:noProof/>
        </w:rPr>
      </w:pPr>
      <w:ins w:id="5178" w:author="msammartano" w:date="2014-02-09T01:00:00Z">
        <w:r>
          <w:rPr>
            <w:noProof/>
          </w:rPr>
          <w:t>List.size &lt;pointer_nexp&gt;, &lt;nvar&gt;, 36</w:t>
        </w:r>
      </w:ins>
    </w:p>
    <w:p w:rsidR="00EB125A" w:rsidRDefault="00EB125A">
      <w:pPr>
        <w:pStyle w:val="Index1"/>
        <w:tabs>
          <w:tab w:val="right" w:leader="dot" w:pos="9350"/>
        </w:tabs>
        <w:rPr>
          <w:ins w:id="5179" w:author="msammartano" w:date="2014-02-09T01:00:00Z"/>
          <w:noProof/>
        </w:rPr>
      </w:pPr>
      <w:ins w:id="5180" w:author="msammartano" w:date="2014-02-09T01:00:00Z">
        <w:r>
          <w:rPr>
            <w:noProof/>
          </w:rPr>
          <w:t>List.ToArray &lt;pointer_nexp&gt;, Array$[] | Array[], 37</w:t>
        </w:r>
      </w:ins>
    </w:p>
    <w:p w:rsidR="00EB125A" w:rsidRDefault="00EB125A">
      <w:pPr>
        <w:pStyle w:val="Index1"/>
        <w:tabs>
          <w:tab w:val="right" w:leader="dot" w:pos="9350"/>
        </w:tabs>
        <w:rPr>
          <w:ins w:id="5181" w:author="msammartano" w:date="2014-02-09T01:00:00Z"/>
          <w:noProof/>
        </w:rPr>
      </w:pPr>
      <w:ins w:id="5182" w:author="msammartano" w:date="2014-02-09T01:00:00Z">
        <w:r>
          <w:rPr>
            <w:noProof/>
          </w:rPr>
          <w:t>List.type &lt;pointer_nexp&gt;, &lt;svar&gt;, 36</w:t>
        </w:r>
      </w:ins>
    </w:p>
    <w:p w:rsidR="00EB125A" w:rsidRDefault="00EB125A">
      <w:pPr>
        <w:pStyle w:val="Index1"/>
        <w:tabs>
          <w:tab w:val="right" w:leader="dot" w:pos="9350"/>
        </w:tabs>
        <w:rPr>
          <w:ins w:id="5183" w:author="msammartano" w:date="2014-02-09T01:00:00Z"/>
          <w:noProof/>
        </w:rPr>
      </w:pPr>
      <w:ins w:id="5184" w:author="msammartano" w:date="2014-02-09T01:00:00Z">
        <w:r>
          <w:rPr>
            <w:noProof/>
          </w:rPr>
          <w:t>LOG(&lt;nexp&gt;), 45</w:t>
        </w:r>
      </w:ins>
    </w:p>
    <w:p w:rsidR="00EB125A" w:rsidRDefault="00EB125A">
      <w:pPr>
        <w:pStyle w:val="Index1"/>
        <w:tabs>
          <w:tab w:val="right" w:leader="dot" w:pos="9350"/>
        </w:tabs>
        <w:rPr>
          <w:ins w:id="5185" w:author="msammartano" w:date="2014-02-09T01:00:00Z"/>
          <w:noProof/>
        </w:rPr>
      </w:pPr>
      <w:ins w:id="5186" w:author="msammartano" w:date="2014-02-09T01:00:00Z">
        <w:r>
          <w:rPr>
            <w:noProof/>
          </w:rPr>
          <w:t>LOG10(&lt;nexp&gt;), 45</w:t>
        </w:r>
      </w:ins>
    </w:p>
    <w:p w:rsidR="00EB125A" w:rsidRDefault="00EB125A">
      <w:pPr>
        <w:pStyle w:val="Index1"/>
        <w:tabs>
          <w:tab w:val="right" w:leader="dot" w:pos="9350"/>
        </w:tabs>
        <w:rPr>
          <w:ins w:id="5187" w:author="msammartano" w:date="2014-02-09T01:00:00Z"/>
          <w:noProof/>
        </w:rPr>
      </w:pPr>
      <w:ins w:id="5188" w:author="msammartano" w:date="2014-02-09T01:00:00Z">
        <w:r w:rsidRPr="00256A54">
          <w:rPr>
            <w:rFonts w:eastAsia="Times New Roman"/>
            <w:noProof/>
          </w:rPr>
          <w:t>LOWER$(</w:t>
        </w:r>
        <w:r>
          <w:rPr>
            <w:noProof/>
          </w:rPr>
          <w:t>&lt;sexp&gt;</w:t>
        </w:r>
        <w:r w:rsidRPr="00256A54">
          <w:rPr>
            <w:rFonts w:eastAsia="Times New Roman"/>
            <w:noProof/>
          </w:rPr>
          <w:t>)</w:t>
        </w:r>
        <w:r>
          <w:rPr>
            <w:noProof/>
          </w:rPr>
          <w:t>, 50</w:t>
        </w:r>
      </w:ins>
    </w:p>
    <w:p w:rsidR="00EB125A" w:rsidRDefault="00EB125A">
      <w:pPr>
        <w:pStyle w:val="Index1"/>
        <w:tabs>
          <w:tab w:val="right" w:leader="dot" w:pos="9350"/>
        </w:tabs>
        <w:rPr>
          <w:ins w:id="5189" w:author="msammartano" w:date="2014-02-09T01:00:00Z"/>
          <w:noProof/>
        </w:rPr>
      </w:pPr>
      <w:ins w:id="5190" w:author="msammartano" w:date="2014-02-09T01:00:00Z">
        <w:r>
          <w:rPr>
            <w:noProof/>
          </w:rPr>
          <w:t>MAX(&lt;nexp&gt;, &lt;nexp&gt;), 44</w:t>
        </w:r>
      </w:ins>
    </w:p>
    <w:p w:rsidR="00EB125A" w:rsidRDefault="00EB125A">
      <w:pPr>
        <w:pStyle w:val="Index1"/>
        <w:tabs>
          <w:tab w:val="right" w:leader="dot" w:pos="9350"/>
        </w:tabs>
        <w:rPr>
          <w:ins w:id="5191" w:author="msammartano" w:date="2014-02-09T01:00:00Z"/>
          <w:noProof/>
        </w:rPr>
      </w:pPr>
      <w:ins w:id="5192" w:author="msammartano" w:date="2014-02-09T01:00:00Z">
        <w:r>
          <w:rPr>
            <w:noProof/>
          </w:rPr>
          <w:t>MenuKey.Resume, 60</w:t>
        </w:r>
      </w:ins>
    </w:p>
    <w:p w:rsidR="00EB125A" w:rsidRDefault="00EB125A">
      <w:pPr>
        <w:pStyle w:val="Index1"/>
        <w:tabs>
          <w:tab w:val="right" w:leader="dot" w:pos="9350"/>
        </w:tabs>
        <w:rPr>
          <w:ins w:id="5193" w:author="msammartano" w:date="2014-02-09T01:00:00Z"/>
          <w:noProof/>
        </w:rPr>
      </w:pPr>
      <w:ins w:id="5194" w:author="msammartano" w:date="2014-02-09T01:00:00Z">
        <w:r w:rsidRPr="00256A54">
          <w:rPr>
            <w:rFonts w:eastAsia="Times New Roman"/>
            <w:noProof/>
          </w:rPr>
          <w:t xml:space="preserve">MID$(&lt;sexp&gt;, </w:t>
        </w:r>
        <w:r>
          <w:rPr>
            <w:noProof/>
          </w:rPr>
          <w:t>&lt;start_nexp&gt;{, &lt;count_nexp&gt;}</w:t>
        </w:r>
        <w:r w:rsidRPr="00256A54">
          <w:rPr>
            <w:rFonts w:eastAsia="Times New Roman"/>
            <w:noProof/>
          </w:rPr>
          <w:t>)</w:t>
        </w:r>
        <w:r>
          <w:rPr>
            <w:noProof/>
          </w:rPr>
          <w:t>, 49</w:t>
        </w:r>
      </w:ins>
    </w:p>
    <w:p w:rsidR="00EB125A" w:rsidRDefault="00EB125A">
      <w:pPr>
        <w:pStyle w:val="Index1"/>
        <w:tabs>
          <w:tab w:val="right" w:leader="dot" w:pos="9350"/>
        </w:tabs>
        <w:rPr>
          <w:ins w:id="5195" w:author="msammartano" w:date="2014-02-09T01:00:00Z"/>
          <w:noProof/>
        </w:rPr>
      </w:pPr>
      <w:ins w:id="5196" w:author="msammartano" w:date="2014-02-09T01:00:00Z">
        <w:r>
          <w:rPr>
            <w:noProof/>
          </w:rPr>
          <w:t>MIN(&lt;nexp&gt;, &lt;nexp&gt;), 44</w:t>
        </w:r>
      </w:ins>
    </w:p>
    <w:p w:rsidR="00EB125A" w:rsidRDefault="00EB125A">
      <w:pPr>
        <w:pStyle w:val="Index1"/>
        <w:tabs>
          <w:tab w:val="right" w:leader="dot" w:pos="9350"/>
        </w:tabs>
        <w:rPr>
          <w:ins w:id="5197" w:author="msammartano" w:date="2014-02-09T01:00:00Z"/>
          <w:noProof/>
        </w:rPr>
      </w:pPr>
      <w:ins w:id="5198" w:author="msammartano" w:date="2014-02-09T01:00:00Z">
        <w:r>
          <w:rPr>
            <w:noProof/>
          </w:rPr>
          <w:t>MOD(&lt;nexp1&gt;, &lt;nexp2&gt;), 45</w:t>
        </w:r>
      </w:ins>
    </w:p>
    <w:p w:rsidR="00EB125A" w:rsidRDefault="00EB125A">
      <w:pPr>
        <w:pStyle w:val="Index1"/>
        <w:tabs>
          <w:tab w:val="right" w:leader="dot" w:pos="9350"/>
        </w:tabs>
        <w:rPr>
          <w:ins w:id="5199" w:author="msammartano" w:date="2014-02-09T01:00:00Z"/>
          <w:noProof/>
        </w:rPr>
      </w:pPr>
      <w:ins w:id="5200" w:author="msammartano" w:date="2014-02-09T01:00:00Z">
        <w:r>
          <w:rPr>
            <w:noProof/>
          </w:rPr>
          <w:t>MyPhoneNumber &lt;svar&gt;, 95</w:t>
        </w:r>
      </w:ins>
    </w:p>
    <w:p w:rsidR="00EB125A" w:rsidRDefault="00EB125A">
      <w:pPr>
        <w:pStyle w:val="Index1"/>
        <w:tabs>
          <w:tab w:val="right" w:leader="dot" w:pos="9350"/>
        </w:tabs>
        <w:rPr>
          <w:ins w:id="5201" w:author="msammartano" w:date="2014-02-09T01:00:00Z"/>
          <w:noProof/>
        </w:rPr>
      </w:pPr>
      <w:ins w:id="5202" w:author="msammartano" w:date="2014-02-09T01:00:00Z">
        <w:r>
          <w:rPr>
            <w:noProof/>
          </w:rPr>
          <w:t>Notify &lt;title_sexp&gt;, &lt;subtitle_sexp&gt;, &lt;alert_sexp&gt;, &lt;wait_lexp&gt;, 96</w:t>
        </w:r>
      </w:ins>
    </w:p>
    <w:p w:rsidR="00EB125A" w:rsidRDefault="00EB125A">
      <w:pPr>
        <w:pStyle w:val="Index1"/>
        <w:tabs>
          <w:tab w:val="right" w:leader="dot" w:pos="9350"/>
        </w:tabs>
        <w:rPr>
          <w:ins w:id="5203" w:author="msammartano" w:date="2014-02-09T01:00:00Z"/>
          <w:noProof/>
        </w:rPr>
      </w:pPr>
      <w:ins w:id="5204" w:author="msammartano" w:date="2014-02-09T01:00:00Z">
        <w:r>
          <w:rPr>
            <w:noProof/>
          </w:rPr>
          <w:t>OCT$(&lt;nexp&gt;, 50</w:t>
        </w:r>
      </w:ins>
    </w:p>
    <w:p w:rsidR="00EB125A" w:rsidRDefault="00EB125A">
      <w:pPr>
        <w:pStyle w:val="Index1"/>
        <w:tabs>
          <w:tab w:val="right" w:leader="dot" w:pos="9350"/>
        </w:tabs>
        <w:rPr>
          <w:ins w:id="5205" w:author="msammartano" w:date="2014-02-09T01:00:00Z"/>
          <w:noProof/>
        </w:rPr>
      </w:pPr>
      <w:ins w:id="5206" w:author="msammartano" w:date="2014-02-09T01:00:00Z">
        <w:r>
          <w:rPr>
            <w:noProof/>
          </w:rPr>
          <w:t>OCT(&lt;sexp&gt;), 46</w:t>
        </w:r>
      </w:ins>
    </w:p>
    <w:p w:rsidR="00EB125A" w:rsidRDefault="00EB125A">
      <w:pPr>
        <w:pStyle w:val="Index1"/>
        <w:tabs>
          <w:tab w:val="right" w:leader="dot" w:pos="9350"/>
        </w:tabs>
        <w:rPr>
          <w:ins w:id="5207" w:author="msammartano" w:date="2014-02-09T01:00:00Z"/>
          <w:noProof/>
        </w:rPr>
      </w:pPr>
      <w:ins w:id="5208" w:author="msammartano" w:date="2014-02-09T01:00:00Z">
        <w:r>
          <w:rPr>
            <w:noProof/>
          </w:rPr>
          <w:t>OnBackGround:, 97</w:t>
        </w:r>
      </w:ins>
    </w:p>
    <w:p w:rsidR="00EB125A" w:rsidRDefault="00EB125A">
      <w:pPr>
        <w:pStyle w:val="Index1"/>
        <w:tabs>
          <w:tab w:val="right" w:leader="dot" w:pos="9350"/>
        </w:tabs>
        <w:rPr>
          <w:ins w:id="5209" w:author="msammartano" w:date="2014-02-09T01:00:00Z"/>
          <w:noProof/>
        </w:rPr>
      </w:pPr>
      <w:ins w:id="5210" w:author="msammartano" w:date="2014-02-09T01:00:00Z">
        <w:r>
          <w:rPr>
            <w:noProof/>
          </w:rPr>
          <w:t>OnBackKey:, 59</w:t>
        </w:r>
      </w:ins>
    </w:p>
    <w:p w:rsidR="00EB125A" w:rsidRDefault="00EB125A">
      <w:pPr>
        <w:pStyle w:val="Index1"/>
        <w:tabs>
          <w:tab w:val="right" w:leader="dot" w:pos="9350"/>
        </w:tabs>
        <w:rPr>
          <w:ins w:id="5211" w:author="msammartano" w:date="2014-02-09T01:00:00Z"/>
          <w:noProof/>
        </w:rPr>
      </w:pPr>
      <w:ins w:id="5212" w:author="msammartano" w:date="2014-02-09T01:00:00Z">
        <w:r>
          <w:rPr>
            <w:noProof/>
          </w:rPr>
          <w:t>OnBtReadReady:, 85</w:t>
        </w:r>
      </w:ins>
    </w:p>
    <w:p w:rsidR="00EB125A" w:rsidRDefault="00EB125A">
      <w:pPr>
        <w:pStyle w:val="Index1"/>
        <w:tabs>
          <w:tab w:val="right" w:leader="dot" w:pos="9350"/>
        </w:tabs>
        <w:rPr>
          <w:ins w:id="5213" w:author="msammartano" w:date="2014-02-09T01:00:00Z"/>
          <w:noProof/>
        </w:rPr>
      </w:pPr>
      <w:ins w:id="5214" w:author="msammartano" w:date="2014-02-09T01:00:00Z">
        <w:r>
          <w:rPr>
            <w:noProof/>
          </w:rPr>
          <w:lastRenderedPageBreak/>
          <w:t>OnConsoleTouch:, 59</w:t>
        </w:r>
      </w:ins>
    </w:p>
    <w:p w:rsidR="00EB125A" w:rsidRDefault="00EB125A">
      <w:pPr>
        <w:pStyle w:val="Index1"/>
        <w:tabs>
          <w:tab w:val="right" w:leader="dot" w:pos="9350"/>
        </w:tabs>
        <w:rPr>
          <w:ins w:id="5215" w:author="msammartano" w:date="2014-02-09T01:00:00Z"/>
          <w:noProof/>
        </w:rPr>
      </w:pPr>
      <w:ins w:id="5216" w:author="msammartano" w:date="2014-02-09T01:00:00Z">
        <w:r>
          <w:rPr>
            <w:noProof/>
          </w:rPr>
          <w:t>OnError:, 58</w:t>
        </w:r>
      </w:ins>
    </w:p>
    <w:p w:rsidR="00EB125A" w:rsidRDefault="00EB125A">
      <w:pPr>
        <w:pStyle w:val="Index1"/>
        <w:tabs>
          <w:tab w:val="right" w:leader="dot" w:pos="9350"/>
        </w:tabs>
        <w:rPr>
          <w:ins w:id="5217" w:author="msammartano" w:date="2014-02-09T01:00:00Z"/>
          <w:noProof/>
        </w:rPr>
      </w:pPr>
      <w:ins w:id="5218" w:author="msammartano" w:date="2014-02-09T01:00:00Z">
        <w:r>
          <w:rPr>
            <w:noProof/>
          </w:rPr>
          <w:t>OnGRTouch:, 109</w:t>
        </w:r>
      </w:ins>
    </w:p>
    <w:p w:rsidR="00EB125A" w:rsidRDefault="00EB125A">
      <w:pPr>
        <w:pStyle w:val="Index1"/>
        <w:tabs>
          <w:tab w:val="right" w:leader="dot" w:pos="9350"/>
        </w:tabs>
        <w:rPr>
          <w:ins w:id="5219" w:author="msammartano" w:date="2014-02-09T01:00:00Z"/>
          <w:noProof/>
        </w:rPr>
      </w:pPr>
      <w:ins w:id="5220" w:author="msammartano" w:date="2014-02-09T01:00:00Z">
        <w:r>
          <w:rPr>
            <w:noProof/>
          </w:rPr>
          <w:t>OnKeyPress:, 60</w:t>
        </w:r>
      </w:ins>
    </w:p>
    <w:p w:rsidR="00EB125A" w:rsidRDefault="00EB125A">
      <w:pPr>
        <w:pStyle w:val="Index1"/>
        <w:tabs>
          <w:tab w:val="right" w:leader="dot" w:pos="9350"/>
        </w:tabs>
        <w:rPr>
          <w:ins w:id="5221" w:author="msammartano" w:date="2014-02-09T01:00:00Z"/>
          <w:noProof/>
        </w:rPr>
      </w:pPr>
      <w:ins w:id="5222" w:author="msammartano" w:date="2014-02-09T01:00:00Z">
        <w:r>
          <w:rPr>
            <w:noProof/>
          </w:rPr>
          <w:t>OnMenuKey:, 60</w:t>
        </w:r>
      </w:ins>
    </w:p>
    <w:p w:rsidR="00EB125A" w:rsidRDefault="00EB125A">
      <w:pPr>
        <w:pStyle w:val="Index1"/>
        <w:tabs>
          <w:tab w:val="right" w:leader="dot" w:pos="9350"/>
        </w:tabs>
        <w:rPr>
          <w:ins w:id="5223" w:author="msammartano" w:date="2014-02-09T01:00:00Z"/>
          <w:noProof/>
        </w:rPr>
      </w:pPr>
      <w:ins w:id="5224" w:author="msammartano" w:date="2014-02-09T01:00:00Z">
        <w:r>
          <w:rPr>
            <w:noProof/>
          </w:rPr>
          <w:t>OnTimer:, 89</w:t>
        </w:r>
      </w:ins>
    </w:p>
    <w:p w:rsidR="00EB125A" w:rsidRDefault="00EB125A">
      <w:pPr>
        <w:pStyle w:val="Index1"/>
        <w:tabs>
          <w:tab w:val="right" w:leader="dot" w:pos="9350"/>
        </w:tabs>
        <w:rPr>
          <w:ins w:id="5225" w:author="msammartano" w:date="2014-02-09T01:00:00Z"/>
          <w:noProof/>
        </w:rPr>
      </w:pPr>
      <w:ins w:id="5226" w:author="msammartano" w:date="2014-02-09T01:00:00Z">
        <w:r>
          <w:rPr>
            <w:noProof/>
          </w:rPr>
          <w:t>Pause &lt;ticks_nexp&gt;, 90</w:t>
        </w:r>
      </w:ins>
    </w:p>
    <w:p w:rsidR="00EB125A" w:rsidRDefault="00EB125A">
      <w:pPr>
        <w:pStyle w:val="Index1"/>
        <w:tabs>
          <w:tab w:val="right" w:leader="dot" w:pos="9350"/>
        </w:tabs>
        <w:rPr>
          <w:ins w:id="5227" w:author="msammartano" w:date="2014-02-09T01:00:00Z"/>
          <w:noProof/>
        </w:rPr>
      </w:pPr>
      <w:ins w:id="5228" w:author="msammartano" w:date="2014-02-09T01:00:00Z">
        <w:r>
          <w:rPr>
            <w:noProof/>
          </w:rPr>
          <w:t>Phone.call &lt;sexp&gt;, 95</w:t>
        </w:r>
      </w:ins>
    </w:p>
    <w:p w:rsidR="00EB125A" w:rsidRDefault="00EB125A">
      <w:pPr>
        <w:pStyle w:val="Index1"/>
        <w:tabs>
          <w:tab w:val="right" w:leader="dot" w:pos="9350"/>
        </w:tabs>
        <w:rPr>
          <w:ins w:id="5229" w:author="msammartano" w:date="2014-02-09T01:00:00Z"/>
          <w:noProof/>
        </w:rPr>
      </w:pPr>
      <w:ins w:id="5230" w:author="msammartano" w:date="2014-02-09T01:00:00Z">
        <w:r>
          <w:rPr>
            <w:noProof/>
          </w:rPr>
          <w:t>Phone.rcv.init, 95</w:t>
        </w:r>
      </w:ins>
    </w:p>
    <w:p w:rsidR="00EB125A" w:rsidRDefault="00EB125A">
      <w:pPr>
        <w:pStyle w:val="Index1"/>
        <w:tabs>
          <w:tab w:val="right" w:leader="dot" w:pos="9350"/>
        </w:tabs>
        <w:rPr>
          <w:ins w:id="5231" w:author="msammartano" w:date="2014-02-09T01:00:00Z"/>
          <w:noProof/>
        </w:rPr>
      </w:pPr>
      <w:ins w:id="5232" w:author="msammartano" w:date="2014-02-09T01:00:00Z">
        <w:r>
          <w:rPr>
            <w:noProof/>
          </w:rPr>
          <w:t>Phone.rcv.next  &lt;state_nvar&gt;, &lt;number_svar&gt;, 95</w:t>
        </w:r>
      </w:ins>
    </w:p>
    <w:p w:rsidR="00EB125A" w:rsidRDefault="00EB125A">
      <w:pPr>
        <w:pStyle w:val="Index1"/>
        <w:tabs>
          <w:tab w:val="right" w:leader="dot" w:pos="9350"/>
        </w:tabs>
        <w:rPr>
          <w:ins w:id="5233" w:author="msammartano" w:date="2014-02-09T01:00:00Z"/>
          <w:noProof/>
        </w:rPr>
      </w:pPr>
      <w:ins w:id="5234" w:author="msammartano" w:date="2014-02-09T01:00:00Z">
        <w:r>
          <w:rPr>
            <w:noProof/>
          </w:rPr>
          <w:t>PI(), 45</w:t>
        </w:r>
      </w:ins>
    </w:p>
    <w:p w:rsidR="00EB125A" w:rsidRDefault="00EB125A">
      <w:pPr>
        <w:pStyle w:val="Index1"/>
        <w:tabs>
          <w:tab w:val="right" w:leader="dot" w:pos="9350"/>
        </w:tabs>
        <w:rPr>
          <w:ins w:id="5235" w:author="msammartano" w:date="2014-02-09T01:00:00Z"/>
          <w:noProof/>
        </w:rPr>
      </w:pPr>
      <w:ins w:id="5236" w:author="msammartano" w:date="2014-02-09T01:00:00Z">
        <w:r>
          <w:rPr>
            <w:noProof/>
          </w:rPr>
          <w:t>Popup &lt;message_sexp&gt;, &lt;x_nexp&gt;, &lt;y_nexp&gt;, &lt;duration_nexp&gt;, 90</w:t>
        </w:r>
      </w:ins>
    </w:p>
    <w:p w:rsidR="00EB125A" w:rsidRDefault="00EB125A">
      <w:pPr>
        <w:pStyle w:val="Index1"/>
        <w:tabs>
          <w:tab w:val="right" w:leader="dot" w:pos="9350"/>
        </w:tabs>
        <w:rPr>
          <w:ins w:id="5237" w:author="msammartano" w:date="2014-02-09T01:00:00Z"/>
          <w:noProof/>
        </w:rPr>
      </w:pPr>
      <w:ins w:id="5238" w:author="msammartano" w:date="2014-02-09T01:00:00Z">
        <w:r>
          <w:rPr>
            <w:noProof/>
          </w:rPr>
          <w:t>POW(&lt;nexp1&gt;, &lt;nexp2&gt;), 45</w:t>
        </w:r>
      </w:ins>
    </w:p>
    <w:p w:rsidR="00EB125A" w:rsidRDefault="00EB125A">
      <w:pPr>
        <w:pStyle w:val="Index1"/>
        <w:tabs>
          <w:tab w:val="right" w:leader="dot" w:pos="9350"/>
        </w:tabs>
        <w:rPr>
          <w:ins w:id="5239" w:author="msammartano" w:date="2014-02-09T01:00:00Z"/>
          <w:noProof/>
        </w:rPr>
      </w:pPr>
      <w:ins w:id="5240" w:author="msammartano" w:date="2014-02-09T01:00:00Z">
        <w:r>
          <w:rPr>
            <w:noProof/>
          </w:rPr>
          <w:t>Print &lt;sexp&gt;|&lt;nexp&gt; {,|;} . . . . &lt;sexp&gt;|&lt;nexp&gt;{,|;}, 65</w:t>
        </w:r>
      </w:ins>
    </w:p>
    <w:p w:rsidR="00EB125A" w:rsidRDefault="00EB125A">
      <w:pPr>
        <w:pStyle w:val="Index1"/>
        <w:tabs>
          <w:tab w:val="right" w:leader="dot" w:pos="9350"/>
        </w:tabs>
        <w:rPr>
          <w:ins w:id="5241" w:author="msammartano" w:date="2014-02-09T01:00:00Z"/>
          <w:noProof/>
        </w:rPr>
      </w:pPr>
      <w:ins w:id="5242" w:author="msammartano" w:date="2014-02-09T01:00:00Z">
        <w:r>
          <w:rPr>
            <w:noProof/>
          </w:rPr>
          <w:t>RANDOMIZE(&lt;nexp&gt;), 44</w:t>
        </w:r>
      </w:ins>
    </w:p>
    <w:p w:rsidR="00EB125A" w:rsidRDefault="00EB125A">
      <w:pPr>
        <w:pStyle w:val="Index1"/>
        <w:tabs>
          <w:tab w:val="right" w:leader="dot" w:pos="9350"/>
        </w:tabs>
        <w:rPr>
          <w:ins w:id="5243" w:author="msammartano" w:date="2014-02-09T01:00:00Z"/>
          <w:noProof/>
        </w:rPr>
      </w:pPr>
      <w:ins w:id="5244" w:author="msammartano" w:date="2014-02-09T01:00:00Z">
        <w:r>
          <w:rPr>
            <w:noProof/>
          </w:rPr>
          <w:t>Read.data &lt;number&gt;|&lt;string&gt; {,&lt;number&gt;|&lt;string&gt;…,&lt;number&gt;|&lt;string&gt;}, 60</w:t>
        </w:r>
      </w:ins>
    </w:p>
    <w:p w:rsidR="00EB125A" w:rsidRDefault="00EB125A">
      <w:pPr>
        <w:pStyle w:val="Index1"/>
        <w:tabs>
          <w:tab w:val="right" w:leader="dot" w:pos="9350"/>
        </w:tabs>
        <w:rPr>
          <w:ins w:id="5245" w:author="msammartano" w:date="2014-02-09T01:00:00Z"/>
          <w:noProof/>
        </w:rPr>
      </w:pPr>
      <w:ins w:id="5246" w:author="msammartano" w:date="2014-02-09T01:00:00Z">
        <w:r>
          <w:rPr>
            <w:noProof/>
          </w:rPr>
          <w:t>Read.from &lt;nexp&gt;, 61</w:t>
        </w:r>
      </w:ins>
    </w:p>
    <w:p w:rsidR="00EB125A" w:rsidRDefault="00EB125A">
      <w:pPr>
        <w:pStyle w:val="Index1"/>
        <w:tabs>
          <w:tab w:val="right" w:leader="dot" w:pos="9350"/>
        </w:tabs>
        <w:rPr>
          <w:ins w:id="5247" w:author="msammartano" w:date="2014-02-09T01:00:00Z"/>
          <w:noProof/>
        </w:rPr>
      </w:pPr>
      <w:ins w:id="5248" w:author="msammartano" w:date="2014-02-09T01:00:00Z">
        <w:r>
          <w:rPr>
            <w:noProof/>
          </w:rPr>
          <w:t>Read.next  &lt;svar&gt;|&lt;nvar&gt;{,&lt;svar&gt;|&lt;nvar&gt;… , &lt;svar&gt;|&lt;nvar&gt;}, 61</w:t>
        </w:r>
      </w:ins>
    </w:p>
    <w:p w:rsidR="00EB125A" w:rsidRDefault="00EB125A">
      <w:pPr>
        <w:pStyle w:val="Index1"/>
        <w:tabs>
          <w:tab w:val="right" w:leader="dot" w:pos="9350"/>
        </w:tabs>
        <w:rPr>
          <w:ins w:id="5249" w:author="msammartano" w:date="2014-02-09T01:00:00Z"/>
          <w:noProof/>
        </w:rPr>
      </w:pPr>
      <w:ins w:id="5250" w:author="msammartano" w:date="2014-02-09T01:00:00Z">
        <w:r>
          <w:rPr>
            <w:noProof/>
          </w:rPr>
          <w:t>REM, 40</w:t>
        </w:r>
      </w:ins>
    </w:p>
    <w:p w:rsidR="00EB125A" w:rsidRDefault="00EB125A">
      <w:pPr>
        <w:pStyle w:val="Index1"/>
        <w:tabs>
          <w:tab w:val="right" w:leader="dot" w:pos="9350"/>
        </w:tabs>
        <w:rPr>
          <w:ins w:id="5251" w:author="msammartano" w:date="2014-02-09T01:00:00Z"/>
          <w:noProof/>
        </w:rPr>
      </w:pPr>
      <w:ins w:id="5252" w:author="msammartano" w:date="2014-02-09T01:00:00Z">
        <w:r w:rsidRPr="00256A54">
          <w:rPr>
            <w:rFonts w:eastAsia="Times New Roman"/>
            <w:noProof/>
          </w:rPr>
          <w:t>REPLACE$( &lt;target_sexp&gt;, &lt;argument_sexp&gt;, &lt;replace_sexp&gt;)</w:t>
        </w:r>
        <w:r>
          <w:rPr>
            <w:noProof/>
          </w:rPr>
          <w:t>, 49</w:t>
        </w:r>
      </w:ins>
    </w:p>
    <w:p w:rsidR="00EB125A" w:rsidRDefault="00EB125A">
      <w:pPr>
        <w:pStyle w:val="Index1"/>
        <w:tabs>
          <w:tab w:val="right" w:leader="dot" w:pos="9350"/>
        </w:tabs>
        <w:rPr>
          <w:ins w:id="5253" w:author="msammartano" w:date="2014-02-09T01:00:00Z"/>
          <w:noProof/>
        </w:rPr>
      </w:pPr>
      <w:ins w:id="5254" w:author="msammartano" w:date="2014-02-09T01:00:00Z">
        <w:r w:rsidRPr="00256A54">
          <w:rPr>
            <w:rFonts w:eastAsia="Times New Roman"/>
            <w:noProof/>
          </w:rPr>
          <w:t>RIGHT$(</w:t>
        </w:r>
        <w:r>
          <w:rPr>
            <w:noProof/>
          </w:rPr>
          <w:t>&lt;sexp&gt;, &lt;nexp&gt;</w:t>
        </w:r>
        <w:r w:rsidRPr="00256A54">
          <w:rPr>
            <w:rFonts w:eastAsia="Times New Roman"/>
            <w:noProof/>
          </w:rPr>
          <w:t>)</w:t>
        </w:r>
        <w:r>
          <w:rPr>
            <w:noProof/>
          </w:rPr>
          <w:t>, 49</w:t>
        </w:r>
      </w:ins>
    </w:p>
    <w:p w:rsidR="00EB125A" w:rsidRDefault="00EB125A">
      <w:pPr>
        <w:pStyle w:val="Index1"/>
        <w:tabs>
          <w:tab w:val="right" w:leader="dot" w:pos="9350"/>
        </w:tabs>
        <w:rPr>
          <w:ins w:id="5255" w:author="msammartano" w:date="2014-02-09T01:00:00Z"/>
          <w:noProof/>
        </w:rPr>
      </w:pPr>
      <w:ins w:id="5256" w:author="msammartano" w:date="2014-02-09T01:00:00Z">
        <w:r>
          <w:rPr>
            <w:noProof/>
          </w:rPr>
          <w:t>RND(), 44</w:t>
        </w:r>
      </w:ins>
    </w:p>
    <w:p w:rsidR="00EB125A" w:rsidRDefault="00EB125A">
      <w:pPr>
        <w:pStyle w:val="Index1"/>
        <w:tabs>
          <w:tab w:val="right" w:leader="dot" w:pos="9350"/>
        </w:tabs>
        <w:rPr>
          <w:ins w:id="5257" w:author="msammartano" w:date="2014-02-09T01:00:00Z"/>
          <w:noProof/>
        </w:rPr>
      </w:pPr>
      <w:ins w:id="5258" w:author="msammartano" w:date="2014-02-09T01:00:00Z">
        <w:r>
          <w:rPr>
            <w:noProof/>
          </w:rPr>
          <w:t>ROUND(&lt;nexp&gt;), 45</w:t>
        </w:r>
      </w:ins>
    </w:p>
    <w:p w:rsidR="00EB125A" w:rsidRDefault="00EB125A">
      <w:pPr>
        <w:pStyle w:val="Index1"/>
        <w:tabs>
          <w:tab w:val="right" w:leader="dot" w:pos="9350"/>
        </w:tabs>
        <w:rPr>
          <w:ins w:id="5259" w:author="msammartano" w:date="2014-02-09T01:00:00Z"/>
          <w:noProof/>
        </w:rPr>
      </w:pPr>
      <w:ins w:id="5260" w:author="msammartano" w:date="2014-02-09T01:00:00Z">
        <w:r>
          <w:rPr>
            <w:noProof/>
          </w:rPr>
          <w:t>Run &lt;filename_sexp&gt; {, &lt;data_sexp&gt;}, 57</w:t>
        </w:r>
      </w:ins>
    </w:p>
    <w:p w:rsidR="00EB125A" w:rsidRDefault="00EB125A">
      <w:pPr>
        <w:pStyle w:val="Index1"/>
        <w:tabs>
          <w:tab w:val="right" w:leader="dot" w:pos="9350"/>
        </w:tabs>
        <w:rPr>
          <w:ins w:id="5261" w:author="msammartano" w:date="2014-02-09T01:00:00Z"/>
          <w:noProof/>
        </w:rPr>
      </w:pPr>
      <w:ins w:id="5262" w:author="msammartano" w:date="2014-02-09T01:00:00Z">
        <w:r>
          <w:rPr>
            <w:noProof/>
          </w:rPr>
          <w:t>Select &lt;selection_nvar&gt;, &lt; Array$[]&gt;|&lt;list_nexp&gt;, &lt;message_sexp&gt; {,&lt;press_nvar&gt;}, 91</w:t>
        </w:r>
      </w:ins>
    </w:p>
    <w:p w:rsidR="00EB125A" w:rsidRDefault="00EB125A">
      <w:pPr>
        <w:pStyle w:val="Index1"/>
        <w:tabs>
          <w:tab w:val="right" w:leader="dot" w:pos="9350"/>
        </w:tabs>
        <w:rPr>
          <w:ins w:id="5263" w:author="msammartano" w:date="2014-02-09T01:00:00Z"/>
          <w:noProof/>
        </w:rPr>
      </w:pPr>
      <w:ins w:id="5264" w:author="msammartano" w:date="2014-02-09T01:00:00Z">
        <w:r>
          <w:rPr>
            <w:noProof/>
          </w:rPr>
          <w:t>Sensors.close, 126</w:t>
        </w:r>
      </w:ins>
    </w:p>
    <w:p w:rsidR="00EB125A" w:rsidRDefault="00EB125A">
      <w:pPr>
        <w:pStyle w:val="Index1"/>
        <w:tabs>
          <w:tab w:val="right" w:leader="dot" w:pos="9350"/>
        </w:tabs>
        <w:rPr>
          <w:ins w:id="5265" w:author="msammartano" w:date="2014-02-09T01:00:00Z"/>
          <w:noProof/>
        </w:rPr>
      </w:pPr>
      <w:ins w:id="5266" w:author="msammartano" w:date="2014-02-09T01:00:00Z">
        <w:r>
          <w:rPr>
            <w:noProof/>
          </w:rPr>
          <w:t>Sensors.list &lt;sensor_array$[]&gt;, 126</w:t>
        </w:r>
      </w:ins>
    </w:p>
    <w:p w:rsidR="00EB125A" w:rsidRDefault="00EB125A">
      <w:pPr>
        <w:pStyle w:val="Index1"/>
        <w:tabs>
          <w:tab w:val="right" w:leader="dot" w:pos="9350"/>
        </w:tabs>
        <w:rPr>
          <w:ins w:id="5267" w:author="msammartano" w:date="2014-02-09T01:00:00Z"/>
          <w:noProof/>
        </w:rPr>
      </w:pPr>
      <w:ins w:id="5268" w:author="msammartano" w:date="2014-02-09T01:00:00Z">
        <w:r>
          <w:rPr>
            <w:noProof/>
          </w:rPr>
          <w:t>Sensors.open &lt;type_nexp&gt;{:&lt;delay_nexp&gt;}{, &lt;type_nexp&gt;{:&lt;delay_nexp&gt;}, ...}, 126</w:t>
        </w:r>
      </w:ins>
    </w:p>
    <w:p w:rsidR="00EB125A" w:rsidRDefault="00EB125A">
      <w:pPr>
        <w:pStyle w:val="Index1"/>
        <w:tabs>
          <w:tab w:val="right" w:leader="dot" w:pos="9350"/>
        </w:tabs>
        <w:rPr>
          <w:ins w:id="5269" w:author="msammartano" w:date="2014-02-09T01:00:00Z"/>
          <w:noProof/>
        </w:rPr>
      </w:pPr>
      <w:ins w:id="5270" w:author="msammartano" w:date="2014-02-09T01:00:00Z">
        <w:r>
          <w:rPr>
            <w:noProof/>
          </w:rPr>
          <w:t>Sensors.read sensor_type, p1, p2, p3, 126</w:t>
        </w:r>
      </w:ins>
    </w:p>
    <w:p w:rsidR="00EB125A" w:rsidRDefault="00EB125A">
      <w:pPr>
        <w:pStyle w:val="Index1"/>
        <w:tabs>
          <w:tab w:val="right" w:leader="dot" w:pos="9350"/>
        </w:tabs>
        <w:rPr>
          <w:ins w:id="5271" w:author="msammartano" w:date="2014-02-09T01:00:00Z"/>
          <w:noProof/>
        </w:rPr>
      </w:pPr>
      <w:ins w:id="5272" w:author="msammartano" w:date="2014-02-09T01:00:00Z">
        <w:r>
          <w:rPr>
            <w:noProof/>
          </w:rPr>
          <w:t>SHIFT (&lt;value_nexp&gt;, &lt;bits_nexp&gt;), 47</w:t>
        </w:r>
      </w:ins>
    </w:p>
    <w:p w:rsidR="00EB125A" w:rsidRDefault="00EB125A">
      <w:pPr>
        <w:pStyle w:val="Index1"/>
        <w:tabs>
          <w:tab w:val="right" w:leader="dot" w:pos="9350"/>
        </w:tabs>
        <w:rPr>
          <w:ins w:id="5273" w:author="msammartano" w:date="2014-02-09T01:00:00Z"/>
          <w:noProof/>
        </w:rPr>
      </w:pPr>
      <w:ins w:id="5274" w:author="msammartano" w:date="2014-02-09T01:00:00Z">
        <w:r>
          <w:rPr>
            <w:noProof/>
          </w:rPr>
          <w:t>SIN(&lt;nexp&gt;), 45</w:t>
        </w:r>
      </w:ins>
    </w:p>
    <w:p w:rsidR="00EB125A" w:rsidRDefault="00EB125A">
      <w:pPr>
        <w:pStyle w:val="Index1"/>
        <w:tabs>
          <w:tab w:val="right" w:leader="dot" w:pos="9350"/>
        </w:tabs>
        <w:rPr>
          <w:ins w:id="5275" w:author="msammartano" w:date="2014-02-09T01:00:00Z"/>
          <w:noProof/>
        </w:rPr>
      </w:pPr>
      <w:ins w:id="5276" w:author="msammartano" w:date="2014-02-09T01:00:00Z">
        <w:r>
          <w:rPr>
            <w:noProof/>
          </w:rPr>
          <w:t>SINH(&lt;nexp&gt;), 46</w:t>
        </w:r>
      </w:ins>
    </w:p>
    <w:p w:rsidR="00EB125A" w:rsidRDefault="00EB125A">
      <w:pPr>
        <w:pStyle w:val="Index1"/>
        <w:tabs>
          <w:tab w:val="right" w:leader="dot" w:pos="9350"/>
        </w:tabs>
        <w:rPr>
          <w:ins w:id="5277" w:author="msammartano" w:date="2014-02-09T01:00:00Z"/>
          <w:noProof/>
        </w:rPr>
      </w:pPr>
      <w:ins w:id="5278" w:author="msammartano" w:date="2014-02-09T01:00:00Z">
        <w:r>
          <w:rPr>
            <w:noProof/>
          </w:rPr>
          <w:t>Sms.rcv.init, 95</w:t>
        </w:r>
      </w:ins>
    </w:p>
    <w:p w:rsidR="00EB125A" w:rsidRDefault="00EB125A">
      <w:pPr>
        <w:pStyle w:val="Index1"/>
        <w:tabs>
          <w:tab w:val="right" w:leader="dot" w:pos="9350"/>
        </w:tabs>
        <w:rPr>
          <w:ins w:id="5279" w:author="msammartano" w:date="2014-02-09T01:00:00Z"/>
          <w:noProof/>
        </w:rPr>
      </w:pPr>
      <w:ins w:id="5280" w:author="msammartano" w:date="2014-02-09T01:00:00Z">
        <w:r>
          <w:rPr>
            <w:noProof/>
          </w:rPr>
          <w:t>Sms.rcv.next &lt;svar&gt;, 95</w:t>
        </w:r>
      </w:ins>
    </w:p>
    <w:p w:rsidR="00EB125A" w:rsidRDefault="00EB125A">
      <w:pPr>
        <w:pStyle w:val="Index1"/>
        <w:tabs>
          <w:tab w:val="right" w:leader="dot" w:pos="9350"/>
        </w:tabs>
        <w:rPr>
          <w:ins w:id="5281" w:author="msammartano" w:date="2014-02-09T01:00:00Z"/>
          <w:noProof/>
        </w:rPr>
      </w:pPr>
      <w:ins w:id="5282" w:author="msammartano" w:date="2014-02-09T01:00:00Z">
        <w:r>
          <w:rPr>
            <w:noProof/>
          </w:rPr>
          <w:t>Sms.send &lt;number_sexp&gt;, &lt;message_sexp&gt;, 95</w:t>
        </w:r>
      </w:ins>
    </w:p>
    <w:p w:rsidR="00EB125A" w:rsidRDefault="00EB125A">
      <w:pPr>
        <w:pStyle w:val="Index1"/>
        <w:tabs>
          <w:tab w:val="right" w:leader="dot" w:pos="9350"/>
        </w:tabs>
        <w:rPr>
          <w:ins w:id="5283" w:author="msammartano" w:date="2014-02-09T01:00:00Z"/>
          <w:noProof/>
        </w:rPr>
      </w:pPr>
      <w:ins w:id="5284" w:author="msammartano" w:date="2014-02-09T01:00:00Z">
        <w:r>
          <w:rPr>
            <w:noProof/>
          </w:rPr>
          <w:t>Socket.client.close, 79</w:t>
        </w:r>
      </w:ins>
    </w:p>
    <w:p w:rsidR="00EB125A" w:rsidRDefault="00EB125A">
      <w:pPr>
        <w:pStyle w:val="Index1"/>
        <w:tabs>
          <w:tab w:val="right" w:leader="dot" w:pos="9350"/>
        </w:tabs>
        <w:rPr>
          <w:ins w:id="5285" w:author="msammartano" w:date="2014-02-09T01:00:00Z"/>
          <w:noProof/>
        </w:rPr>
      </w:pPr>
      <w:ins w:id="5286" w:author="msammartano" w:date="2014-02-09T01:00:00Z">
        <w:r>
          <w:rPr>
            <w:noProof/>
          </w:rPr>
          <w:t>Socket.client.connect &lt;server_ip_sexp&gt;, &lt;port_nexp&gt;, 78</w:t>
        </w:r>
      </w:ins>
    </w:p>
    <w:p w:rsidR="00EB125A" w:rsidRDefault="00EB125A">
      <w:pPr>
        <w:pStyle w:val="Index1"/>
        <w:tabs>
          <w:tab w:val="right" w:leader="dot" w:pos="9350"/>
        </w:tabs>
        <w:rPr>
          <w:ins w:id="5287" w:author="msammartano" w:date="2014-02-09T01:00:00Z"/>
          <w:noProof/>
        </w:rPr>
      </w:pPr>
      <w:ins w:id="5288" w:author="msammartano" w:date="2014-02-09T01:00:00Z">
        <w:r>
          <w:rPr>
            <w:noProof/>
          </w:rPr>
          <w:t>Socket.client.read.file  &lt;fw_nexp&gt;, 79</w:t>
        </w:r>
      </w:ins>
    </w:p>
    <w:p w:rsidR="00EB125A" w:rsidRDefault="00EB125A">
      <w:pPr>
        <w:pStyle w:val="Index1"/>
        <w:tabs>
          <w:tab w:val="right" w:leader="dot" w:pos="9350"/>
        </w:tabs>
        <w:rPr>
          <w:ins w:id="5289" w:author="msammartano" w:date="2014-02-09T01:00:00Z"/>
          <w:noProof/>
        </w:rPr>
      </w:pPr>
      <w:ins w:id="5290" w:author="msammartano" w:date="2014-02-09T01:00:00Z">
        <w:r>
          <w:rPr>
            <w:noProof/>
          </w:rPr>
          <w:t>Socket.client.read.line &lt;line_svar&gt;, 78</w:t>
        </w:r>
      </w:ins>
    </w:p>
    <w:p w:rsidR="00EB125A" w:rsidRDefault="00EB125A">
      <w:pPr>
        <w:pStyle w:val="Index1"/>
        <w:tabs>
          <w:tab w:val="right" w:leader="dot" w:pos="9350"/>
        </w:tabs>
        <w:rPr>
          <w:ins w:id="5291" w:author="msammartano" w:date="2014-02-09T01:00:00Z"/>
          <w:noProof/>
        </w:rPr>
      </w:pPr>
      <w:ins w:id="5292" w:author="msammartano" w:date="2014-02-09T01:00:00Z">
        <w:r>
          <w:rPr>
            <w:noProof/>
          </w:rPr>
          <w:t>Socket.client.read.ready &lt;nvar&gt;, 79</w:t>
        </w:r>
      </w:ins>
    </w:p>
    <w:p w:rsidR="00EB125A" w:rsidRDefault="00EB125A">
      <w:pPr>
        <w:pStyle w:val="Index1"/>
        <w:tabs>
          <w:tab w:val="right" w:leader="dot" w:pos="9350"/>
        </w:tabs>
        <w:rPr>
          <w:ins w:id="5293" w:author="msammartano" w:date="2014-02-09T01:00:00Z"/>
          <w:noProof/>
        </w:rPr>
      </w:pPr>
      <w:ins w:id="5294" w:author="msammartano" w:date="2014-02-09T01:00:00Z">
        <w:r>
          <w:rPr>
            <w:noProof/>
          </w:rPr>
          <w:t>Socket.client.server.ip &lt;svar&gt;, 78</w:t>
        </w:r>
      </w:ins>
    </w:p>
    <w:p w:rsidR="00EB125A" w:rsidRDefault="00EB125A">
      <w:pPr>
        <w:pStyle w:val="Index1"/>
        <w:tabs>
          <w:tab w:val="right" w:leader="dot" w:pos="9350"/>
        </w:tabs>
        <w:rPr>
          <w:ins w:id="5295" w:author="msammartano" w:date="2014-02-09T01:00:00Z"/>
          <w:noProof/>
        </w:rPr>
      </w:pPr>
      <w:ins w:id="5296" w:author="msammartano" w:date="2014-02-09T01:00:00Z">
        <w:r>
          <w:rPr>
            <w:noProof/>
          </w:rPr>
          <w:t>Socket.client.status &lt;status_nvar&gt;, 78</w:t>
        </w:r>
      </w:ins>
    </w:p>
    <w:p w:rsidR="00EB125A" w:rsidRDefault="00EB125A">
      <w:pPr>
        <w:pStyle w:val="Index1"/>
        <w:tabs>
          <w:tab w:val="right" w:leader="dot" w:pos="9350"/>
        </w:tabs>
        <w:rPr>
          <w:ins w:id="5297" w:author="msammartano" w:date="2014-02-09T01:00:00Z"/>
          <w:noProof/>
        </w:rPr>
      </w:pPr>
      <w:ins w:id="5298" w:author="msammartano" w:date="2014-02-09T01:00:00Z">
        <w:r>
          <w:rPr>
            <w:noProof/>
          </w:rPr>
          <w:t>Socket.client.write.bytes &lt;sexp&gt;, 79</w:t>
        </w:r>
      </w:ins>
    </w:p>
    <w:p w:rsidR="00EB125A" w:rsidRDefault="00EB125A">
      <w:pPr>
        <w:pStyle w:val="Index1"/>
        <w:tabs>
          <w:tab w:val="right" w:leader="dot" w:pos="9350"/>
        </w:tabs>
        <w:rPr>
          <w:ins w:id="5299" w:author="msammartano" w:date="2014-02-09T01:00:00Z"/>
          <w:noProof/>
        </w:rPr>
      </w:pPr>
      <w:ins w:id="5300" w:author="msammartano" w:date="2014-02-09T01:00:00Z">
        <w:r>
          <w:rPr>
            <w:noProof/>
          </w:rPr>
          <w:t>Socket.client.write.file  &lt;fr_nexp&gt;, 79</w:t>
        </w:r>
      </w:ins>
    </w:p>
    <w:p w:rsidR="00EB125A" w:rsidRDefault="00EB125A">
      <w:pPr>
        <w:pStyle w:val="Index1"/>
        <w:tabs>
          <w:tab w:val="right" w:leader="dot" w:pos="9350"/>
        </w:tabs>
        <w:rPr>
          <w:ins w:id="5301" w:author="msammartano" w:date="2014-02-09T01:00:00Z"/>
          <w:noProof/>
        </w:rPr>
      </w:pPr>
      <w:ins w:id="5302" w:author="msammartano" w:date="2014-02-09T01:00:00Z">
        <w:r>
          <w:rPr>
            <w:noProof/>
          </w:rPr>
          <w:t>Socket.client.write.line &lt;line_sexp&gt;, 79</w:t>
        </w:r>
      </w:ins>
    </w:p>
    <w:p w:rsidR="00EB125A" w:rsidRDefault="00EB125A">
      <w:pPr>
        <w:pStyle w:val="Index1"/>
        <w:tabs>
          <w:tab w:val="right" w:leader="dot" w:pos="9350"/>
        </w:tabs>
        <w:rPr>
          <w:ins w:id="5303" w:author="msammartano" w:date="2014-02-09T01:00:00Z"/>
          <w:noProof/>
        </w:rPr>
      </w:pPr>
      <w:ins w:id="5304" w:author="msammartano" w:date="2014-02-09T01:00:00Z">
        <w:r>
          <w:rPr>
            <w:noProof/>
          </w:rPr>
          <w:t>Socket.myip  &lt;svar&gt;, 79</w:t>
        </w:r>
      </w:ins>
    </w:p>
    <w:p w:rsidR="00EB125A" w:rsidRDefault="00EB125A">
      <w:pPr>
        <w:pStyle w:val="Index1"/>
        <w:tabs>
          <w:tab w:val="right" w:leader="dot" w:pos="9350"/>
        </w:tabs>
        <w:rPr>
          <w:ins w:id="5305" w:author="msammartano" w:date="2014-02-09T01:00:00Z"/>
          <w:noProof/>
        </w:rPr>
      </w:pPr>
      <w:ins w:id="5306" w:author="msammartano" w:date="2014-02-09T01:00:00Z">
        <w:r>
          <w:rPr>
            <w:noProof/>
          </w:rPr>
          <w:t>Socket.server.client.ip &lt;nvar&gt;, 81</w:t>
        </w:r>
      </w:ins>
    </w:p>
    <w:p w:rsidR="00EB125A" w:rsidRDefault="00EB125A">
      <w:pPr>
        <w:pStyle w:val="Index1"/>
        <w:tabs>
          <w:tab w:val="right" w:leader="dot" w:pos="9350"/>
        </w:tabs>
        <w:rPr>
          <w:ins w:id="5307" w:author="msammartano" w:date="2014-02-09T01:00:00Z"/>
          <w:noProof/>
        </w:rPr>
      </w:pPr>
      <w:ins w:id="5308" w:author="msammartano" w:date="2014-02-09T01:00:00Z">
        <w:r>
          <w:rPr>
            <w:noProof/>
          </w:rPr>
          <w:t>Socket.server.close, 81</w:t>
        </w:r>
      </w:ins>
    </w:p>
    <w:p w:rsidR="00EB125A" w:rsidRDefault="00EB125A">
      <w:pPr>
        <w:pStyle w:val="Index1"/>
        <w:tabs>
          <w:tab w:val="right" w:leader="dot" w:pos="9350"/>
        </w:tabs>
        <w:rPr>
          <w:ins w:id="5309" w:author="msammartano" w:date="2014-02-09T01:00:00Z"/>
          <w:noProof/>
        </w:rPr>
      </w:pPr>
      <w:ins w:id="5310" w:author="msammartano" w:date="2014-02-09T01:00:00Z">
        <w:r>
          <w:rPr>
            <w:noProof/>
          </w:rPr>
          <w:lastRenderedPageBreak/>
          <w:t>Socket.server.connect {&lt;wait_lexp&gt;}, 80</w:t>
        </w:r>
      </w:ins>
    </w:p>
    <w:p w:rsidR="00EB125A" w:rsidRDefault="00EB125A">
      <w:pPr>
        <w:pStyle w:val="Index1"/>
        <w:tabs>
          <w:tab w:val="right" w:leader="dot" w:pos="9350"/>
        </w:tabs>
        <w:rPr>
          <w:ins w:id="5311" w:author="msammartano" w:date="2014-02-09T01:00:00Z"/>
          <w:noProof/>
        </w:rPr>
      </w:pPr>
      <w:ins w:id="5312" w:author="msammartano" w:date="2014-02-09T01:00:00Z">
        <w:r>
          <w:rPr>
            <w:noProof/>
          </w:rPr>
          <w:t>Socket.server.create &lt;port_nexp&gt;, 80</w:t>
        </w:r>
      </w:ins>
    </w:p>
    <w:p w:rsidR="00EB125A" w:rsidRDefault="00EB125A">
      <w:pPr>
        <w:pStyle w:val="Index1"/>
        <w:tabs>
          <w:tab w:val="right" w:leader="dot" w:pos="9350"/>
        </w:tabs>
        <w:rPr>
          <w:ins w:id="5313" w:author="msammartano" w:date="2014-02-09T01:00:00Z"/>
          <w:noProof/>
        </w:rPr>
      </w:pPr>
      <w:ins w:id="5314" w:author="msammartano" w:date="2014-02-09T01:00:00Z">
        <w:r>
          <w:rPr>
            <w:noProof/>
          </w:rPr>
          <w:t>Socket.server.disconnect, 81</w:t>
        </w:r>
      </w:ins>
    </w:p>
    <w:p w:rsidR="00EB125A" w:rsidRDefault="00EB125A">
      <w:pPr>
        <w:pStyle w:val="Index1"/>
        <w:tabs>
          <w:tab w:val="right" w:leader="dot" w:pos="9350"/>
        </w:tabs>
        <w:rPr>
          <w:ins w:id="5315" w:author="msammartano" w:date="2014-02-09T01:00:00Z"/>
          <w:noProof/>
        </w:rPr>
      </w:pPr>
      <w:ins w:id="5316" w:author="msammartano" w:date="2014-02-09T01:00:00Z">
        <w:r>
          <w:rPr>
            <w:noProof/>
          </w:rPr>
          <w:t>Socket.server.read.file &lt;fw_nexp&gt;, 81</w:t>
        </w:r>
      </w:ins>
    </w:p>
    <w:p w:rsidR="00EB125A" w:rsidRDefault="00EB125A">
      <w:pPr>
        <w:pStyle w:val="Index1"/>
        <w:tabs>
          <w:tab w:val="right" w:leader="dot" w:pos="9350"/>
        </w:tabs>
        <w:rPr>
          <w:ins w:id="5317" w:author="msammartano" w:date="2014-02-09T01:00:00Z"/>
          <w:noProof/>
        </w:rPr>
      </w:pPr>
      <w:ins w:id="5318" w:author="msammartano" w:date="2014-02-09T01:00:00Z">
        <w:r>
          <w:rPr>
            <w:noProof/>
          </w:rPr>
          <w:t>Socket.server.read.line &lt;svar&gt;, 80</w:t>
        </w:r>
      </w:ins>
    </w:p>
    <w:p w:rsidR="00EB125A" w:rsidRDefault="00EB125A">
      <w:pPr>
        <w:pStyle w:val="Index1"/>
        <w:tabs>
          <w:tab w:val="right" w:leader="dot" w:pos="9350"/>
        </w:tabs>
        <w:rPr>
          <w:ins w:id="5319" w:author="msammartano" w:date="2014-02-09T01:00:00Z"/>
          <w:noProof/>
        </w:rPr>
      </w:pPr>
      <w:ins w:id="5320" w:author="msammartano" w:date="2014-02-09T01:00:00Z">
        <w:r>
          <w:rPr>
            <w:noProof/>
          </w:rPr>
          <w:t>Socket.server.read.ready &lt;nvar&gt;, 80</w:t>
        </w:r>
      </w:ins>
    </w:p>
    <w:p w:rsidR="00EB125A" w:rsidRDefault="00EB125A">
      <w:pPr>
        <w:pStyle w:val="Index1"/>
        <w:tabs>
          <w:tab w:val="right" w:leader="dot" w:pos="9350"/>
        </w:tabs>
        <w:rPr>
          <w:ins w:id="5321" w:author="msammartano" w:date="2014-02-09T01:00:00Z"/>
          <w:noProof/>
        </w:rPr>
      </w:pPr>
      <w:ins w:id="5322" w:author="msammartano" w:date="2014-02-09T01:00:00Z">
        <w:r>
          <w:rPr>
            <w:noProof/>
          </w:rPr>
          <w:t>Socket.server.status &lt;status_nvar&gt;, 80</w:t>
        </w:r>
      </w:ins>
    </w:p>
    <w:p w:rsidR="00EB125A" w:rsidRDefault="00EB125A">
      <w:pPr>
        <w:pStyle w:val="Index1"/>
        <w:tabs>
          <w:tab w:val="right" w:leader="dot" w:pos="9350"/>
        </w:tabs>
        <w:rPr>
          <w:ins w:id="5323" w:author="msammartano" w:date="2014-02-09T01:00:00Z"/>
          <w:noProof/>
        </w:rPr>
      </w:pPr>
      <w:ins w:id="5324" w:author="msammartano" w:date="2014-02-09T01:00:00Z">
        <w:r>
          <w:rPr>
            <w:noProof/>
          </w:rPr>
          <w:t>Socket.server.write.bytes &lt;sexp&gt;, 80</w:t>
        </w:r>
      </w:ins>
    </w:p>
    <w:p w:rsidR="00EB125A" w:rsidRDefault="00EB125A">
      <w:pPr>
        <w:pStyle w:val="Index1"/>
        <w:tabs>
          <w:tab w:val="right" w:leader="dot" w:pos="9350"/>
        </w:tabs>
        <w:rPr>
          <w:ins w:id="5325" w:author="msammartano" w:date="2014-02-09T01:00:00Z"/>
          <w:noProof/>
        </w:rPr>
      </w:pPr>
      <w:ins w:id="5326" w:author="msammartano" w:date="2014-02-09T01:00:00Z">
        <w:r>
          <w:rPr>
            <w:noProof/>
          </w:rPr>
          <w:t>Socket.server.write.file  &lt;fr_nexp&gt;, 81</w:t>
        </w:r>
      </w:ins>
    </w:p>
    <w:p w:rsidR="00EB125A" w:rsidRDefault="00EB125A">
      <w:pPr>
        <w:pStyle w:val="Index1"/>
        <w:tabs>
          <w:tab w:val="right" w:leader="dot" w:pos="9350"/>
        </w:tabs>
        <w:rPr>
          <w:ins w:id="5327" w:author="msammartano" w:date="2014-02-09T01:00:00Z"/>
          <w:noProof/>
        </w:rPr>
      </w:pPr>
      <w:ins w:id="5328" w:author="msammartano" w:date="2014-02-09T01:00:00Z">
        <w:r>
          <w:rPr>
            <w:noProof/>
          </w:rPr>
          <w:t>Socket.server.write.line &lt;sexp&gt;, 80</w:t>
        </w:r>
      </w:ins>
    </w:p>
    <w:p w:rsidR="00EB125A" w:rsidRDefault="00EB125A">
      <w:pPr>
        <w:pStyle w:val="Index1"/>
        <w:tabs>
          <w:tab w:val="right" w:leader="dot" w:pos="9350"/>
        </w:tabs>
        <w:rPr>
          <w:ins w:id="5329" w:author="msammartano" w:date="2014-02-09T01:00:00Z"/>
          <w:noProof/>
        </w:rPr>
      </w:pPr>
      <w:ins w:id="5330" w:author="msammartano" w:date="2014-02-09T01:00:00Z">
        <w:r>
          <w:rPr>
            <w:noProof/>
          </w:rPr>
          <w:t>Soundpool.load &lt;soundID_nvar&gt;, &lt;file_path_sexp&gt;, 123</w:t>
        </w:r>
      </w:ins>
    </w:p>
    <w:p w:rsidR="00EB125A" w:rsidRDefault="00EB125A">
      <w:pPr>
        <w:pStyle w:val="Index1"/>
        <w:tabs>
          <w:tab w:val="right" w:leader="dot" w:pos="9350"/>
        </w:tabs>
        <w:rPr>
          <w:ins w:id="5331" w:author="msammartano" w:date="2014-02-09T01:00:00Z"/>
          <w:noProof/>
        </w:rPr>
      </w:pPr>
      <w:ins w:id="5332" w:author="msammartano" w:date="2014-02-09T01:00:00Z">
        <w:r>
          <w:rPr>
            <w:noProof/>
          </w:rPr>
          <w:t>Soundpool.open &lt;MaxStreams_nexp&gt;, 122</w:t>
        </w:r>
      </w:ins>
    </w:p>
    <w:p w:rsidR="00EB125A" w:rsidRDefault="00EB125A">
      <w:pPr>
        <w:pStyle w:val="Index1"/>
        <w:tabs>
          <w:tab w:val="right" w:leader="dot" w:pos="9350"/>
        </w:tabs>
        <w:rPr>
          <w:ins w:id="5333" w:author="msammartano" w:date="2014-02-09T01:00:00Z"/>
          <w:noProof/>
        </w:rPr>
      </w:pPr>
      <w:ins w:id="5334" w:author="msammartano" w:date="2014-02-09T01:00:00Z">
        <w:r>
          <w:rPr>
            <w:noProof/>
          </w:rPr>
          <w:t>Soundpool.pause &lt;streamID_nexp&gt;, 124</w:t>
        </w:r>
      </w:ins>
    </w:p>
    <w:p w:rsidR="00EB125A" w:rsidRDefault="00EB125A">
      <w:pPr>
        <w:pStyle w:val="Index1"/>
        <w:tabs>
          <w:tab w:val="right" w:leader="dot" w:pos="9350"/>
        </w:tabs>
        <w:rPr>
          <w:ins w:id="5335" w:author="msammartano" w:date="2014-02-09T01:00:00Z"/>
          <w:noProof/>
        </w:rPr>
      </w:pPr>
      <w:ins w:id="5336" w:author="msammartano" w:date="2014-02-09T01:00:00Z">
        <w:r>
          <w:rPr>
            <w:noProof/>
          </w:rPr>
          <w:t>Soundpool.play &lt;streamID_nvar&gt;, &lt;sounded_nexp&gt;, &lt;rightVolume_nexp&gt;, &lt;leftVolume_nexp&gt;, &lt;priority_nexp&gt;, &lt;loop_nexp&gt;, &lt;rate_nexp&gt;, 123</w:t>
        </w:r>
      </w:ins>
    </w:p>
    <w:p w:rsidR="00EB125A" w:rsidRDefault="00EB125A">
      <w:pPr>
        <w:pStyle w:val="Index1"/>
        <w:tabs>
          <w:tab w:val="right" w:leader="dot" w:pos="9350"/>
        </w:tabs>
        <w:rPr>
          <w:ins w:id="5337" w:author="msammartano" w:date="2014-02-09T01:00:00Z"/>
          <w:noProof/>
        </w:rPr>
      </w:pPr>
      <w:ins w:id="5338" w:author="msammartano" w:date="2014-02-09T01:00:00Z">
        <w:r>
          <w:rPr>
            <w:noProof/>
          </w:rPr>
          <w:t>Soundpool.release, 124</w:t>
        </w:r>
      </w:ins>
    </w:p>
    <w:p w:rsidR="00EB125A" w:rsidRDefault="00EB125A">
      <w:pPr>
        <w:pStyle w:val="Index1"/>
        <w:tabs>
          <w:tab w:val="right" w:leader="dot" w:pos="9350"/>
        </w:tabs>
        <w:rPr>
          <w:ins w:id="5339" w:author="msammartano" w:date="2014-02-09T01:00:00Z"/>
          <w:noProof/>
        </w:rPr>
      </w:pPr>
      <w:ins w:id="5340" w:author="msammartano" w:date="2014-02-09T01:00:00Z">
        <w:r>
          <w:rPr>
            <w:noProof/>
          </w:rPr>
          <w:t>Soundpool.resume &lt;streamID_nexp&gt;, 124</w:t>
        </w:r>
      </w:ins>
    </w:p>
    <w:p w:rsidR="00EB125A" w:rsidRDefault="00EB125A">
      <w:pPr>
        <w:pStyle w:val="Index1"/>
        <w:tabs>
          <w:tab w:val="right" w:leader="dot" w:pos="9350"/>
        </w:tabs>
        <w:rPr>
          <w:ins w:id="5341" w:author="msammartano" w:date="2014-02-09T01:00:00Z"/>
          <w:noProof/>
        </w:rPr>
      </w:pPr>
      <w:ins w:id="5342" w:author="msammartano" w:date="2014-02-09T01:00:00Z">
        <w:r>
          <w:rPr>
            <w:noProof/>
          </w:rPr>
          <w:t>Soundpool.setpriority &lt;streamID_nexp&gt;, &lt;priority_nexp&gt;, 123</w:t>
        </w:r>
      </w:ins>
    </w:p>
    <w:p w:rsidR="00EB125A" w:rsidRDefault="00EB125A">
      <w:pPr>
        <w:pStyle w:val="Index1"/>
        <w:tabs>
          <w:tab w:val="right" w:leader="dot" w:pos="9350"/>
        </w:tabs>
        <w:rPr>
          <w:ins w:id="5343" w:author="msammartano" w:date="2014-02-09T01:00:00Z"/>
          <w:noProof/>
        </w:rPr>
      </w:pPr>
      <w:ins w:id="5344" w:author="msammartano" w:date="2014-02-09T01:00:00Z">
        <w:r>
          <w:rPr>
            <w:noProof/>
          </w:rPr>
          <w:t>Soundpool.setrate &lt;streamID_nexp&gt;, &lt;rate_nexp&gt;, 123</w:t>
        </w:r>
      </w:ins>
    </w:p>
    <w:p w:rsidR="00EB125A" w:rsidRDefault="00EB125A">
      <w:pPr>
        <w:pStyle w:val="Index1"/>
        <w:tabs>
          <w:tab w:val="right" w:leader="dot" w:pos="9350"/>
        </w:tabs>
        <w:rPr>
          <w:ins w:id="5345" w:author="msammartano" w:date="2014-02-09T01:00:00Z"/>
          <w:noProof/>
        </w:rPr>
      </w:pPr>
      <w:ins w:id="5346" w:author="msammartano" w:date="2014-02-09T01:00:00Z">
        <w:r>
          <w:rPr>
            <w:noProof/>
          </w:rPr>
          <w:t>Soundpool.setvolume &lt;streamID_nexp&gt;, &lt;leftVolume_nexp&gt;, &lt;rightVolume_nexp&gt;, 123</w:t>
        </w:r>
      </w:ins>
    </w:p>
    <w:p w:rsidR="00EB125A" w:rsidRDefault="00EB125A">
      <w:pPr>
        <w:pStyle w:val="Index1"/>
        <w:tabs>
          <w:tab w:val="right" w:leader="dot" w:pos="9350"/>
        </w:tabs>
        <w:rPr>
          <w:ins w:id="5347" w:author="msammartano" w:date="2014-02-09T01:00:00Z"/>
          <w:noProof/>
        </w:rPr>
      </w:pPr>
      <w:ins w:id="5348" w:author="msammartano" w:date="2014-02-09T01:00:00Z">
        <w:r>
          <w:rPr>
            <w:noProof/>
          </w:rPr>
          <w:t>Soundpool.stop &lt;streamID_nexp&gt;, 124</w:t>
        </w:r>
      </w:ins>
    </w:p>
    <w:p w:rsidR="00EB125A" w:rsidRDefault="00EB125A">
      <w:pPr>
        <w:pStyle w:val="Index1"/>
        <w:tabs>
          <w:tab w:val="right" w:leader="dot" w:pos="9350"/>
        </w:tabs>
        <w:rPr>
          <w:ins w:id="5349" w:author="msammartano" w:date="2014-02-09T01:00:00Z"/>
          <w:noProof/>
        </w:rPr>
      </w:pPr>
      <w:ins w:id="5350" w:author="msammartano" w:date="2014-02-09T01:00:00Z">
        <w:r>
          <w:rPr>
            <w:noProof/>
          </w:rPr>
          <w:t>Soundpool.unload &lt;soundID_nexp&gt;, 123</w:t>
        </w:r>
      </w:ins>
    </w:p>
    <w:p w:rsidR="00EB125A" w:rsidRDefault="00EB125A">
      <w:pPr>
        <w:pStyle w:val="Index1"/>
        <w:tabs>
          <w:tab w:val="right" w:leader="dot" w:pos="9350"/>
        </w:tabs>
        <w:rPr>
          <w:ins w:id="5351" w:author="msammartano" w:date="2014-02-09T01:00:00Z"/>
          <w:noProof/>
        </w:rPr>
      </w:pPr>
      <w:ins w:id="5352" w:author="msammartano" w:date="2014-02-09T01:00:00Z">
        <w:r>
          <w:rPr>
            <w:noProof/>
          </w:rPr>
          <w:t>Split &lt;result_array$[]&gt;, &lt;source_sexp&gt; {, &lt;test_sexp&gt;}, 91</w:t>
        </w:r>
      </w:ins>
    </w:p>
    <w:p w:rsidR="00EB125A" w:rsidRDefault="00EB125A">
      <w:pPr>
        <w:pStyle w:val="Index1"/>
        <w:tabs>
          <w:tab w:val="right" w:leader="dot" w:pos="9350"/>
        </w:tabs>
        <w:rPr>
          <w:ins w:id="5353" w:author="msammartano" w:date="2014-02-09T01:00:00Z"/>
          <w:noProof/>
        </w:rPr>
      </w:pPr>
      <w:ins w:id="5354" w:author="msammartano" w:date="2014-02-09T01:00:00Z">
        <w:r>
          <w:rPr>
            <w:noProof/>
          </w:rPr>
          <w:t>Split.all &lt;result_array$[]&gt;, &lt;source_sexp&gt; {, &lt;test_sexp&gt;}, 91</w:t>
        </w:r>
      </w:ins>
    </w:p>
    <w:p w:rsidR="00EB125A" w:rsidRDefault="00EB125A">
      <w:pPr>
        <w:pStyle w:val="Index1"/>
        <w:tabs>
          <w:tab w:val="right" w:leader="dot" w:pos="9350"/>
        </w:tabs>
        <w:rPr>
          <w:ins w:id="5355" w:author="msammartano" w:date="2014-02-09T01:00:00Z"/>
          <w:noProof/>
        </w:rPr>
      </w:pPr>
      <w:ins w:id="5356" w:author="msammartano" w:date="2014-02-09T01:00:00Z">
        <w:r>
          <w:rPr>
            <w:noProof/>
          </w:rPr>
          <w:t>Sql.close &lt;DB_pointer_nvar&gt;, 98</w:t>
        </w:r>
      </w:ins>
    </w:p>
    <w:p w:rsidR="00EB125A" w:rsidRDefault="00EB125A">
      <w:pPr>
        <w:pStyle w:val="Index1"/>
        <w:tabs>
          <w:tab w:val="right" w:leader="dot" w:pos="9350"/>
        </w:tabs>
        <w:rPr>
          <w:ins w:id="5357" w:author="msammartano" w:date="2014-02-09T01:00:00Z"/>
          <w:noProof/>
        </w:rPr>
      </w:pPr>
      <w:ins w:id="5358" w:author="msammartano" w:date="2014-02-09T01:00:00Z">
        <w:r>
          <w:rPr>
            <w:noProof/>
          </w:rPr>
          <w:t>Sql.delete &lt;DB_pointer_nvar&gt;, &lt;table_name_sexp&gt;{,&lt;where_sexp&gt;{,&lt;count_nvar&gt;} }, 100</w:t>
        </w:r>
      </w:ins>
    </w:p>
    <w:p w:rsidR="00EB125A" w:rsidRDefault="00EB125A">
      <w:pPr>
        <w:pStyle w:val="Index1"/>
        <w:tabs>
          <w:tab w:val="right" w:leader="dot" w:pos="9350"/>
        </w:tabs>
        <w:rPr>
          <w:ins w:id="5359" w:author="msammartano" w:date="2014-02-09T01:00:00Z"/>
          <w:noProof/>
        </w:rPr>
      </w:pPr>
      <w:ins w:id="5360" w:author="msammartano" w:date="2014-02-09T01:00:00Z">
        <w:r>
          <w:rPr>
            <w:noProof/>
          </w:rPr>
          <w:t>Sql.drop_table &lt;DB_pointer_nvar&gt;, &lt;table_name_sexp&gt;, 98</w:t>
        </w:r>
      </w:ins>
    </w:p>
    <w:p w:rsidR="00EB125A" w:rsidRDefault="00EB125A">
      <w:pPr>
        <w:pStyle w:val="Index1"/>
        <w:tabs>
          <w:tab w:val="right" w:leader="dot" w:pos="9350"/>
        </w:tabs>
        <w:rPr>
          <w:ins w:id="5361" w:author="msammartano" w:date="2014-02-09T01:00:00Z"/>
          <w:noProof/>
        </w:rPr>
      </w:pPr>
      <w:ins w:id="5362" w:author="msammartano" w:date="2014-02-09T01:00:00Z">
        <w:r>
          <w:rPr>
            <w:noProof/>
          </w:rPr>
          <w:t>Sql.exec &lt;DB_pointer_nvar&gt;, &lt;command_sexp&gt;, 100</w:t>
        </w:r>
      </w:ins>
    </w:p>
    <w:p w:rsidR="00EB125A" w:rsidRDefault="00EB125A">
      <w:pPr>
        <w:pStyle w:val="Index1"/>
        <w:tabs>
          <w:tab w:val="right" w:leader="dot" w:pos="9350"/>
        </w:tabs>
        <w:rPr>
          <w:ins w:id="5363" w:author="msammartano" w:date="2014-02-09T01:00:00Z"/>
          <w:noProof/>
        </w:rPr>
      </w:pPr>
      <w:ins w:id="5364" w:author="msammartano" w:date="2014-02-09T01:00:00Z">
        <w:r>
          <w:rPr>
            <w:noProof/>
          </w:rPr>
          <w:t>Sql.insert &lt;DB_pointer_nvar&gt;, &lt;table_name_sexp&gt;, C1$, V1$, C2$, V2$,...,CN$, VN$, 98</w:t>
        </w:r>
      </w:ins>
    </w:p>
    <w:p w:rsidR="00EB125A" w:rsidRDefault="00EB125A">
      <w:pPr>
        <w:pStyle w:val="Index1"/>
        <w:tabs>
          <w:tab w:val="right" w:leader="dot" w:pos="9350"/>
        </w:tabs>
        <w:rPr>
          <w:ins w:id="5365" w:author="msammartano" w:date="2014-02-09T01:00:00Z"/>
          <w:noProof/>
        </w:rPr>
      </w:pPr>
      <w:ins w:id="5366" w:author="msammartano" w:date="2014-02-09T01:00:00Z">
        <w:r>
          <w:rPr>
            <w:noProof/>
          </w:rPr>
          <w:t>Sql.new_table &lt;DB_pointer_nvar&gt;, &lt;table_name_sexp&gt;, C1$, C2$, ...,CN$, 98</w:t>
        </w:r>
      </w:ins>
    </w:p>
    <w:p w:rsidR="00EB125A" w:rsidRDefault="00EB125A">
      <w:pPr>
        <w:pStyle w:val="Index1"/>
        <w:tabs>
          <w:tab w:val="right" w:leader="dot" w:pos="9350"/>
        </w:tabs>
        <w:rPr>
          <w:ins w:id="5367" w:author="msammartano" w:date="2014-02-09T01:00:00Z"/>
          <w:noProof/>
        </w:rPr>
      </w:pPr>
      <w:ins w:id="5368" w:author="msammartano" w:date="2014-02-09T01:00:00Z">
        <w:r>
          <w:rPr>
            <w:noProof/>
          </w:rPr>
          <w:t>Sql.next &lt;done_lvar&gt;, &lt;cursor_nvar&gt;, C1V$, C2V$, .., CNV$, 99</w:t>
        </w:r>
      </w:ins>
    </w:p>
    <w:p w:rsidR="00EB125A" w:rsidRDefault="00EB125A">
      <w:pPr>
        <w:pStyle w:val="Index1"/>
        <w:tabs>
          <w:tab w:val="right" w:leader="dot" w:pos="9350"/>
        </w:tabs>
        <w:rPr>
          <w:ins w:id="5369" w:author="msammartano" w:date="2014-02-09T01:00:00Z"/>
          <w:noProof/>
        </w:rPr>
      </w:pPr>
      <w:ins w:id="5370" w:author="msammartano" w:date="2014-02-09T01:00:00Z">
        <w:r>
          <w:rPr>
            <w:noProof/>
          </w:rPr>
          <w:t>Sql.open &lt;DB_pointer_nvar&gt;, &lt;DB_name_sexp&gt;, 97</w:t>
        </w:r>
      </w:ins>
    </w:p>
    <w:p w:rsidR="00EB125A" w:rsidRDefault="00EB125A">
      <w:pPr>
        <w:pStyle w:val="Index1"/>
        <w:tabs>
          <w:tab w:val="right" w:leader="dot" w:pos="9350"/>
        </w:tabs>
        <w:rPr>
          <w:ins w:id="5371" w:author="msammartano" w:date="2014-02-09T01:00:00Z"/>
          <w:noProof/>
        </w:rPr>
      </w:pPr>
      <w:ins w:id="5372" w:author="msammartano" w:date="2014-02-09T01:00:00Z">
        <w:r>
          <w:rPr>
            <w:noProof/>
          </w:rPr>
          <w:t>Sql.query &lt;cursor_nvar&gt;, &lt;DB_pointer_nvar&gt;, &lt;table_name_sexp&gt;, &lt;columns_sexp&gt; {, &lt;where_sexp&gt;, &lt;order_sexp&gt; } }, 99</w:t>
        </w:r>
      </w:ins>
    </w:p>
    <w:p w:rsidR="00EB125A" w:rsidRDefault="00EB125A">
      <w:pPr>
        <w:pStyle w:val="Index1"/>
        <w:tabs>
          <w:tab w:val="right" w:leader="dot" w:pos="9350"/>
        </w:tabs>
        <w:rPr>
          <w:ins w:id="5373" w:author="msammartano" w:date="2014-02-09T01:00:00Z"/>
          <w:noProof/>
        </w:rPr>
      </w:pPr>
      <w:ins w:id="5374" w:author="msammartano" w:date="2014-02-09T01:00:00Z">
        <w:r>
          <w:rPr>
            <w:noProof/>
          </w:rPr>
          <w:t>Sql.query.length &lt;length_nvar&gt;, &lt;cursor_nvar&gt;, 99</w:t>
        </w:r>
      </w:ins>
    </w:p>
    <w:p w:rsidR="00EB125A" w:rsidRDefault="00EB125A">
      <w:pPr>
        <w:pStyle w:val="Index1"/>
        <w:tabs>
          <w:tab w:val="right" w:leader="dot" w:pos="9350"/>
        </w:tabs>
        <w:rPr>
          <w:ins w:id="5375" w:author="msammartano" w:date="2014-02-09T01:00:00Z"/>
          <w:noProof/>
        </w:rPr>
      </w:pPr>
      <w:ins w:id="5376" w:author="msammartano" w:date="2014-02-09T01:00:00Z">
        <w:r>
          <w:rPr>
            <w:noProof/>
          </w:rPr>
          <w:t>Sql.query.position &lt;position_nvar&gt;, &lt;cursor_nvar&gt;, 99</w:t>
        </w:r>
      </w:ins>
    </w:p>
    <w:p w:rsidR="00EB125A" w:rsidRDefault="00EB125A">
      <w:pPr>
        <w:pStyle w:val="Index1"/>
        <w:tabs>
          <w:tab w:val="right" w:leader="dot" w:pos="9350"/>
        </w:tabs>
        <w:rPr>
          <w:ins w:id="5377" w:author="msammartano" w:date="2014-02-09T01:00:00Z"/>
          <w:noProof/>
        </w:rPr>
      </w:pPr>
      <w:ins w:id="5378" w:author="msammartano" w:date="2014-02-09T01:00:00Z">
        <w:r>
          <w:rPr>
            <w:noProof/>
          </w:rPr>
          <w:t>Sql.raw_query &lt;cursor_nvar&gt;, &lt;DB_pointer_nvar&gt;, &lt;query_sexp&gt;, 100</w:t>
        </w:r>
      </w:ins>
    </w:p>
    <w:p w:rsidR="00EB125A" w:rsidRDefault="00EB125A">
      <w:pPr>
        <w:pStyle w:val="Index1"/>
        <w:tabs>
          <w:tab w:val="right" w:leader="dot" w:pos="9350"/>
        </w:tabs>
        <w:rPr>
          <w:ins w:id="5379" w:author="msammartano" w:date="2014-02-09T01:00:00Z"/>
          <w:noProof/>
        </w:rPr>
      </w:pPr>
      <w:ins w:id="5380" w:author="msammartano" w:date="2014-02-09T01:00:00Z">
        <w:r>
          <w:rPr>
            <w:noProof/>
          </w:rPr>
          <w:t>Sql.update &lt;DB_pointer_nvar&gt;, &lt;table_name_sexp&gt;, C1$, V1$, C2$, V2$,...,CN$, VN$: &lt;where_sexp&gt;, 100</w:t>
        </w:r>
      </w:ins>
    </w:p>
    <w:p w:rsidR="00EB125A" w:rsidRDefault="00EB125A">
      <w:pPr>
        <w:pStyle w:val="Index1"/>
        <w:tabs>
          <w:tab w:val="right" w:leader="dot" w:pos="9350"/>
        </w:tabs>
        <w:rPr>
          <w:ins w:id="5381" w:author="msammartano" w:date="2014-02-09T01:00:00Z"/>
          <w:noProof/>
        </w:rPr>
      </w:pPr>
      <w:ins w:id="5382" w:author="msammartano" w:date="2014-02-09T01:00:00Z">
        <w:r>
          <w:rPr>
            <w:noProof/>
          </w:rPr>
          <w:t>SQR(&lt;nexp&gt;), 44</w:t>
        </w:r>
      </w:ins>
    </w:p>
    <w:p w:rsidR="00EB125A" w:rsidRDefault="00EB125A">
      <w:pPr>
        <w:pStyle w:val="Index1"/>
        <w:tabs>
          <w:tab w:val="right" w:leader="dot" w:pos="9350"/>
        </w:tabs>
        <w:rPr>
          <w:ins w:id="5383" w:author="msammartano" w:date="2014-02-09T01:00:00Z"/>
          <w:noProof/>
        </w:rPr>
      </w:pPr>
      <w:ins w:id="5384" w:author="msammartano" w:date="2014-02-09T01:00:00Z">
        <w:r>
          <w:rPr>
            <w:noProof/>
          </w:rPr>
          <w:t>Stack.clear &lt;ptr_nexep&gt;, 40</w:t>
        </w:r>
      </w:ins>
    </w:p>
    <w:p w:rsidR="00EB125A" w:rsidRDefault="00EB125A">
      <w:pPr>
        <w:pStyle w:val="Index1"/>
        <w:tabs>
          <w:tab w:val="right" w:leader="dot" w:pos="9350"/>
        </w:tabs>
        <w:rPr>
          <w:ins w:id="5385" w:author="msammartano" w:date="2014-02-09T01:00:00Z"/>
          <w:noProof/>
        </w:rPr>
      </w:pPr>
      <w:ins w:id="5386" w:author="msammartano" w:date="2014-02-09T01:00:00Z">
        <w:r>
          <w:rPr>
            <w:noProof/>
          </w:rPr>
          <w:t>Stack.create N|S, &lt;ptr_nvar&gt;, 39</w:t>
        </w:r>
      </w:ins>
    </w:p>
    <w:p w:rsidR="00EB125A" w:rsidRDefault="00EB125A">
      <w:pPr>
        <w:pStyle w:val="Index1"/>
        <w:tabs>
          <w:tab w:val="right" w:leader="dot" w:pos="9350"/>
        </w:tabs>
        <w:rPr>
          <w:ins w:id="5387" w:author="msammartano" w:date="2014-02-09T01:00:00Z"/>
          <w:noProof/>
        </w:rPr>
      </w:pPr>
      <w:ins w:id="5388" w:author="msammartano" w:date="2014-02-09T01:00:00Z">
        <w:r>
          <w:rPr>
            <w:noProof/>
          </w:rPr>
          <w:t>Stack.IsEmpty &lt;ptr_nexep&gt;, &lt;nvar&gt;, 40</w:t>
        </w:r>
      </w:ins>
    </w:p>
    <w:p w:rsidR="00EB125A" w:rsidRDefault="00EB125A">
      <w:pPr>
        <w:pStyle w:val="Index1"/>
        <w:tabs>
          <w:tab w:val="right" w:leader="dot" w:pos="9350"/>
        </w:tabs>
        <w:rPr>
          <w:ins w:id="5389" w:author="msammartano" w:date="2014-02-09T01:00:00Z"/>
          <w:noProof/>
        </w:rPr>
      </w:pPr>
      <w:ins w:id="5390" w:author="msammartano" w:date="2014-02-09T01:00:00Z">
        <w:r>
          <w:rPr>
            <w:noProof/>
          </w:rPr>
          <w:t>Stack.peek &lt;ptr_nexep&gt;, &lt;nvar&gt;|&lt;svar&gt;, 39</w:t>
        </w:r>
      </w:ins>
    </w:p>
    <w:p w:rsidR="00EB125A" w:rsidRDefault="00EB125A">
      <w:pPr>
        <w:pStyle w:val="Index1"/>
        <w:tabs>
          <w:tab w:val="right" w:leader="dot" w:pos="9350"/>
        </w:tabs>
        <w:rPr>
          <w:ins w:id="5391" w:author="msammartano" w:date="2014-02-09T01:00:00Z"/>
          <w:noProof/>
        </w:rPr>
      </w:pPr>
      <w:ins w:id="5392" w:author="msammartano" w:date="2014-02-09T01:00:00Z">
        <w:r>
          <w:rPr>
            <w:noProof/>
          </w:rPr>
          <w:t>Stack.pop &lt;ptr_nexep&gt;, &lt;nvar&gt;|&lt;svar&gt;, 39</w:t>
        </w:r>
      </w:ins>
    </w:p>
    <w:p w:rsidR="00EB125A" w:rsidRDefault="00EB125A">
      <w:pPr>
        <w:pStyle w:val="Index1"/>
        <w:tabs>
          <w:tab w:val="right" w:leader="dot" w:pos="9350"/>
        </w:tabs>
        <w:rPr>
          <w:ins w:id="5393" w:author="msammartano" w:date="2014-02-09T01:00:00Z"/>
          <w:noProof/>
        </w:rPr>
      </w:pPr>
      <w:ins w:id="5394" w:author="msammartano" w:date="2014-02-09T01:00:00Z">
        <w:r>
          <w:rPr>
            <w:noProof/>
          </w:rPr>
          <w:t>Stack.push &lt;ptr_nexep&gt;, &lt;nexp&gt;|&lt;sexp&gt;, 39</w:t>
        </w:r>
      </w:ins>
    </w:p>
    <w:p w:rsidR="00EB125A" w:rsidRDefault="00EB125A">
      <w:pPr>
        <w:pStyle w:val="Index1"/>
        <w:tabs>
          <w:tab w:val="right" w:leader="dot" w:pos="9350"/>
        </w:tabs>
        <w:rPr>
          <w:ins w:id="5395" w:author="msammartano" w:date="2014-02-09T01:00:00Z"/>
          <w:noProof/>
        </w:rPr>
      </w:pPr>
      <w:ins w:id="5396" w:author="msammartano" w:date="2014-02-09T01:00:00Z">
        <w:r>
          <w:rPr>
            <w:noProof/>
          </w:rPr>
          <w:t>Stack.type &lt;ptr_nexep&gt;, &lt;svar&gt;, 39</w:t>
        </w:r>
      </w:ins>
    </w:p>
    <w:p w:rsidR="00EB125A" w:rsidRDefault="00EB125A">
      <w:pPr>
        <w:pStyle w:val="Index1"/>
        <w:tabs>
          <w:tab w:val="right" w:leader="dot" w:pos="9350"/>
        </w:tabs>
        <w:rPr>
          <w:ins w:id="5397" w:author="msammartano" w:date="2014-02-09T01:00:00Z"/>
          <w:noProof/>
        </w:rPr>
      </w:pPr>
      <w:ins w:id="5398" w:author="msammartano" w:date="2014-02-09T01:00:00Z">
        <w:r>
          <w:rPr>
            <w:noProof/>
          </w:rPr>
          <w:t>Starts_with (&lt;Search_for_sexp&gt;, &lt;Search_in_sexp&gt;{,&lt;start_nexp&gt;}, 47</w:t>
        </w:r>
      </w:ins>
    </w:p>
    <w:p w:rsidR="00EB125A" w:rsidRDefault="00EB125A">
      <w:pPr>
        <w:pStyle w:val="Index1"/>
        <w:tabs>
          <w:tab w:val="right" w:leader="dot" w:pos="9350"/>
        </w:tabs>
        <w:rPr>
          <w:ins w:id="5399" w:author="msammartano" w:date="2014-02-09T01:00:00Z"/>
          <w:noProof/>
        </w:rPr>
      </w:pPr>
      <w:ins w:id="5400" w:author="msammartano" w:date="2014-02-09T01:00:00Z">
        <w:r w:rsidRPr="00256A54">
          <w:rPr>
            <w:rFonts w:eastAsia="Times New Roman"/>
            <w:noProof/>
          </w:rPr>
          <w:lastRenderedPageBreak/>
          <w:t>STR$(</w:t>
        </w:r>
        <w:r>
          <w:rPr>
            <w:noProof/>
          </w:rPr>
          <w:t>&lt;sexp&gt;</w:t>
        </w:r>
        <w:r w:rsidRPr="00256A54">
          <w:rPr>
            <w:rFonts w:eastAsia="Times New Roman"/>
            <w:noProof/>
          </w:rPr>
          <w:t>)</w:t>
        </w:r>
        <w:r>
          <w:rPr>
            <w:noProof/>
          </w:rPr>
          <w:t>, 50</w:t>
        </w:r>
      </w:ins>
    </w:p>
    <w:p w:rsidR="00EB125A" w:rsidRDefault="00EB125A">
      <w:pPr>
        <w:pStyle w:val="Index1"/>
        <w:tabs>
          <w:tab w:val="right" w:leader="dot" w:pos="9350"/>
        </w:tabs>
        <w:rPr>
          <w:ins w:id="5401" w:author="msammartano" w:date="2014-02-09T01:00:00Z"/>
          <w:noProof/>
        </w:rPr>
      </w:pPr>
      <w:ins w:id="5402" w:author="msammartano" w:date="2014-02-09T01:00:00Z">
        <w:r>
          <w:rPr>
            <w:noProof/>
          </w:rPr>
          <w:t>Stt.listen, 88</w:t>
        </w:r>
      </w:ins>
    </w:p>
    <w:p w:rsidR="00EB125A" w:rsidRDefault="00EB125A">
      <w:pPr>
        <w:pStyle w:val="Index1"/>
        <w:tabs>
          <w:tab w:val="right" w:leader="dot" w:pos="9350"/>
        </w:tabs>
        <w:rPr>
          <w:ins w:id="5403" w:author="msammartano" w:date="2014-02-09T01:00:00Z"/>
          <w:noProof/>
        </w:rPr>
      </w:pPr>
      <w:ins w:id="5404" w:author="msammartano" w:date="2014-02-09T01:00:00Z">
        <w:r>
          <w:rPr>
            <w:noProof/>
          </w:rPr>
          <w:t>Stt.results &lt;string_list_ptr_nvar&gt;, 88</w:t>
        </w:r>
      </w:ins>
    </w:p>
    <w:p w:rsidR="00EB125A" w:rsidRDefault="00EB125A">
      <w:pPr>
        <w:pStyle w:val="Index1"/>
        <w:tabs>
          <w:tab w:val="right" w:leader="dot" w:pos="9350"/>
        </w:tabs>
        <w:rPr>
          <w:ins w:id="5405" w:author="msammartano" w:date="2014-02-09T01:00:00Z"/>
          <w:noProof/>
        </w:rPr>
      </w:pPr>
      <w:ins w:id="5406" w:author="msammartano" w:date="2014-02-09T01:00:00Z">
        <w:r>
          <w:rPr>
            <w:noProof/>
          </w:rPr>
          <w:t>Su.close, 128</w:t>
        </w:r>
      </w:ins>
    </w:p>
    <w:p w:rsidR="00EB125A" w:rsidRDefault="00EB125A">
      <w:pPr>
        <w:pStyle w:val="Index1"/>
        <w:tabs>
          <w:tab w:val="right" w:leader="dot" w:pos="9350"/>
        </w:tabs>
        <w:rPr>
          <w:ins w:id="5407" w:author="msammartano" w:date="2014-02-09T01:00:00Z"/>
          <w:noProof/>
        </w:rPr>
      </w:pPr>
      <w:ins w:id="5408" w:author="msammartano" w:date="2014-02-09T01:00:00Z">
        <w:r>
          <w:rPr>
            <w:noProof/>
          </w:rPr>
          <w:t>Su.open, 127</w:t>
        </w:r>
      </w:ins>
    </w:p>
    <w:p w:rsidR="00EB125A" w:rsidRDefault="00EB125A">
      <w:pPr>
        <w:pStyle w:val="Index1"/>
        <w:tabs>
          <w:tab w:val="right" w:leader="dot" w:pos="9350"/>
        </w:tabs>
        <w:rPr>
          <w:ins w:id="5409" w:author="msammartano" w:date="2014-02-09T01:00:00Z"/>
          <w:noProof/>
        </w:rPr>
      </w:pPr>
      <w:ins w:id="5410" w:author="msammartano" w:date="2014-02-09T01:00:00Z">
        <w:r>
          <w:rPr>
            <w:noProof/>
          </w:rPr>
          <w:t>Su.read.line &lt;svar&gt;, 128</w:t>
        </w:r>
      </w:ins>
    </w:p>
    <w:p w:rsidR="00EB125A" w:rsidRDefault="00EB125A">
      <w:pPr>
        <w:pStyle w:val="Index1"/>
        <w:tabs>
          <w:tab w:val="right" w:leader="dot" w:pos="9350"/>
        </w:tabs>
        <w:rPr>
          <w:ins w:id="5411" w:author="msammartano" w:date="2014-02-09T01:00:00Z"/>
          <w:noProof/>
        </w:rPr>
      </w:pPr>
      <w:ins w:id="5412" w:author="msammartano" w:date="2014-02-09T01:00:00Z">
        <w:r>
          <w:rPr>
            <w:noProof/>
          </w:rPr>
          <w:t>Su.read.ready &lt;nvar&gt;, 127</w:t>
        </w:r>
      </w:ins>
    </w:p>
    <w:p w:rsidR="00EB125A" w:rsidRDefault="00EB125A">
      <w:pPr>
        <w:pStyle w:val="Index1"/>
        <w:tabs>
          <w:tab w:val="right" w:leader="dot" w:pos="9350"/>
        </w:tabs>
        <w:rPr>
          <w:ins w:id="5413" w:author="msammartano" w:date="2014-02-09T01:00:00Z"/>
          <w:noProof/>
        </w:rPr>
      </w:pPr>
      <w:ins w:id="5414" w:author="msammartano" w:date="2014-02-09T01:00:00Z">
        <w:r>
          <w:rPr>
            <w:noProof/>
          </w:rPr>
          <w:t>Su.write &lt;sexp&gt;, 127</w:t>
        </w:r>
      </w:ins>
    </w:p>
    <w:p w:rsidR="00EB125A" w:rsidRDefault="00EB125A">
      <w:pPr>
        <w:pStyle w:val="Index1"/>
        <w:tabs>
          <w:tab w:val="right" w:leader="dot" w:pos="9350"/>
        </w:tabs>
        <w:rPr>
          <w:ins w:id="5415" w:author="msammartano" w:date="2014-02-09T01:00:00Z"/>
          <w:noProof/>
        </w:rPr>
      </w:pPr>
      <w:ins w:id="5416" w:author="msammartano" w:date="2014-02-09T01:00:00Z">
        <w:r>
          <w:rPr>
            <w:noProof/>
          </w:rPr>
          <w:t>Sw.begin &lt;nexp&gt;|&lt;sexp&gt;, 58</w:t>
        </w:r>
      </w:ins>
    </w:p>
    <w:p w:rsidR="00EB125A" w:rsidRDefault="00EB125A">
      <w:pPr>
        <w:pStyle w:val="Index1"/>
        <w:tabs>
          <w:tab w:val="right" w:leader="dot" w:pos="9350"/>
        </w:tabs>
        <w:rPr>
          <w:ins w:id="5417" w:author="msammartano" w:date="2014-02-09T01:00:00Z"/>
          <w:noProof/>
        </w:rPr>
      </w:pPr>
      <w:ins w:id="5418" w:author="msammartano" w:date="2014-02-09T01:00:00Z">
        <w:r>
          <w:rPr>
            <w:noProof/>
          </w:rPr>
          <w:t>Sw.break, 58</w:t>
        </w:r>
      </w:ins>
    </w:p>
    <w:p w:rsidR="00EB125A" w:rsidRDefault="00EB125A">
      <w:pPr>
        <w:pStyle w:val="Index1"/>
        <w:tabs>
          <w:tab w:val="right" w:leader="dot" w:pos="9350"/>
        </w:tabs>
        <w:rPr>
          <w:ins w:id="5419" w:author="msammartano" w:date="2014-02-09T01:00:00Z"/>
          <w:noProof/>
        </w:rPr>
      </w:pPr>
      <w:ins w:id="5420" w:author="msammartano" w:date="2014-02-09T01:00:00Z">
        <w:r>
          <w:rPr>
            <w:noProof/>
          </w:rPr>
          <w:t>Sw.case &lt;nexp &gt;|&lt;sexp&gt;, 58</w:t>
        </w:r>
      </w:ins>
    </w:p>
    <w:p w:rsidR="00EB125A" w:rsidRDefault="00EB125A">
      <w:pPr>
        <w:pStyle w:val="Index1"/>
        <w:tabs>
          <w:tab w:val="right" w:leader="dot" w:pos="9350"/>
        </w:tabs>
        <w:rPr>
          <w:ins w:id="5421" w:author="msammartano" w:date="2014-02-09T01:00:00Z"/>
          <w:noProof/>
        </w:rPr>
      </w:pPr>
      <w:ins w:id="5422" w:author="msammartano" w:date="2014-02-09T01:00:00Z">
        <w:r>
          <w:rPr>
            <w:noProof/>
          </w:rPr>
          <w:t>Sw.default, 58</w:t>
        </w:r>
      </w:ins>
    </w:p>
    <w:p w:rsidR="00EB125A" w:rsidRDefault="00EB125A">
      <w:pPr>
        <w:pStyle w:val="Index1"/>
        <w:tabs>
          <w:tab w:val="right" w:leader="dot" w:pos="9350"/>
        </w:tabs>
        <w:rPr>
          <w:ins w:id="5423" w:author="msammartano" w:date="2014-02-09T01:00:00Z"/>
          <w:noProof/>
        </w:rPr>
      </w:pPr>
      <w:ins w:id="5424" w:author="msammartano" w:date="2014-02-09T01:00:00Z">
        <w:r>
          <w:rPr>
            <w:noProof/>
          </w:rPr>
          <w:t>Sw.end, 58</w:t>
        </w:r>
      </w:ins>
    </w:p>
    <w:p w:rsidR="00EB125A" w:rsidRDefault="00EB125A">
      <w:pPr>
        <w:pStyle w:val="Index1"/>
        <w:tabs>
          <w:tab w:val="right" w:leader="dot" w:pos="9350"/>
        </w:tabs>
        <w:rPr>
          <w:ins w:id="5425" w:author="msammartano" w:date="2014-02-09T01:00:00Z"/>
          <w:noProof/>
        </w:rPr>
      </w:pPr>
      <w:ins w:id="5426" w:author="msammartano" w:date="2014-02-09T01:00:00Z">
        <w:r>
          <w:rPr>
            <w:noProof/>
          </w:rPr>
          <w:t>Swap &lt;nvar_a&gt;|&lt;svar_a&gt;, &lt;nvar_b&gt;|&lt;svar_b&gt;, 86</w:t>
        </w:r>
      </w:ins>
    </w:p>
    <w:p w:rsidR="00EB125A" w:rsidRDefault="00EB125A">
      <w:pPr>
        <w:pStyle w:val="Index1"/>
        <w:tabs>
          <w:tab w:val="right" w:leader="dot" w:pos="9350"/>
        </w:tabs>
        <w:rPr>
          <w:ins w:id="5427" w:author="msammartano" w:date="2014-02-09T01:00:00Z"/>
          <w:noProof/>
        </w:rPr>
      </w:pPr>
      <w:ins w:id="5428" w:author="msammartano" w:date="2014-02-09T01:00:00Z">
        <w:r>
          <w:rPr>
            <w:noProof/>
          </w:rPr>
          <w:t>System.close, 127</w:t>
        </w:r>
      </w:ins>
    </w:p>
    <w:p w:rsidR="00EB125A" w:rsidRDefault="00EB125A">
      <w:pPr>
        <w:pStyle w:val="Index1"/>
        <w:tabs>
          <w:tab w:val="right" w:leader="dot" w:pos="9350"/>
        </w:tabs>
        <w:rPr>
          <w:ins w:id="5429" w:author="msammartano" w:date="2014-02-09T01:00:00Z"/>
          <w:noProof/>
        </w:rPr>
      </w:pPr>
      <w:ins w:id="5430" w:author="msammartano" w:date="2014-02-09T01:00:00Z">
        <w:r>
          <w:rPr>
            <w:noProof/>
          </w:rPr>
          <w:t>System.open, 127</w:t>
        </w:r>
      </w:ins>
    </w:p>
    <w:p w:rsidR="00EB125A" w:rsidRDefault="00EB125A">
      <w:pPr>
        <w:pStyle w:val="Index1"/>
        <w:tabs>
          <w:tab w:val="right" w:leader="dot" w:pos="9350"/>
        </w:tabs>
        <w:rPr>
          <w:ins w:id="5431" w:author="msammartano" w:date="2014-02-09T01:00:00Z"/>
          <w:noProof/>
        </w:rPr>
      </w:pPr>
      <w:ins w:id="5432" w:author="msammartano" w:date="2014-02-09T01:00:00Z">
        <w:r>
          <w:rPr>
            <w:noProof/>
          </w:rPr>
          <w:t>System.read.line &lt;svar&gt;, 127</w:t>
        </w:r>
      </w:ins>
    </w:p>
    <w:p w:rsidR="00EB125A" w:rsidRDefault="00EB125A">
      <w:pPr>
        <w:pStyle w:val="Index1"/>
        <w:tabs>
          <w:tab w:val="right" w:leader="dot" w:pos="9350"/>
        </w:tabs>
        <w:rPr>
          <w:ins w:id="5433" w:author="msammartano" w:date="2014-02-09T01:00:00Z"/>
          <w:noProof/>
        </w:rPr>
      </w:pPr>
      <w:ins w:id="5434" w:author="msammartano" w:date="2014-02-09T01:00:00Z">
        <w:r>
          <w:rPr>
            <w:noProof/>
          </w:rPr>
          <w:t>System.read.ready &lt;nvar&gt;, 127</w:t>
        </w:r>
      </w:ins>
    </w:p>
    <w:p w:rsidR="00EB125A" w:rsidRDefault="00EB125A">
      <w:pPr>
        <w:pStyle w:val="Index1"/>
        <w:tabs>
          <w:tab w:val="right" w:leader="dot" w:pos="9350"/>
        </w:tabs>
        <w:rPr>
          <w:ins w:id="5435" w:author="msammartano" w:date="2014-02-09T01:00:00Z"/>
          <w:noProof/>
        </w:rPr>
      </w:pPr>
      <w:ins w:id="5436" w:author="msammartano" w:date="2014-02-09T01:00:00Z">
        <w:r>
          <w:rPr>
            <w:noProof/>
          </w:rPr>
          <w:t>System.write &lt;sexp&gt;, 127</w:t>
        </w:r>
      </w:ins>
    </w:p>
    <w:p w:rsidR="00EB125A" w:rsidRDefault="00EB125A">
      <w:pPr>
        <w:pStyle w:val="Index1"/>
        <w:tabs>
          <w:tab w:val="right" w:leader="dot" w:pos="9350"/>
        </w:tabs>
        <w:rPr>
          <w:ins w:id="5437" w:author="msammartano" w:date="2014-02-09T01:00:00Z"/>
          <w:noProof/>
        </w:rPr>
      </w:pPr>
      <w:ins w:id="5438" w:author="msammartano" w:date="2014-02-09T01:00:00Z">
        <w:r>
          <w:rPr>
            <w:noProof/>
          </w:rPr>
          <w:t>TAN(&lt;nexp&gt;), 45</w:t>
        </w:r>
      </w:ins>
    </w:p>
    <w:p w:rsidR="00EB125A" w:rsidRDefault="00EB125A">
      <w:pPr>
        <w:pStyle w:val="Index1"/>
        <w:tabs>
          <w:tab w:val="right" w:leader="dot" w:pos="9350"/>
        </w:tabs>
        <w:rPr>
          <w:ins w:id="5439" w:author="msammartano" w:date="2014-02-09T01:00:00Z"/>
          <w:noProof/>
        </w:rPr>
      </w:pPr>
      <w:ins w:id="5440" w:author="msammartano" w:date="2014-02-09T01:00:00Z">
        <w:r>
          <w:rPr>
            <w:noProof/>
          </w:rPr>
          <w:t>Text.close &lt;file_table_nvar&gt;, 71</w:t>
        </w:r>
      </w:ins>
    </w:p>
    <w:p w:rsidR="00EB125A" w:rsidRDefault="00EB125A">
      <w:pPr>
        <w:pStyle w:val="Index1"/>
        <w:tabs>
          <w:tab w:val="right" w:leader="dot" w:pos="9350"/>
        </w:tabs>
        <w:rPr>
          <w:ins w:id="5441" w:author="msammartano" w:date="2014-02-09T01:00:00Z"/>
          <w:noProof/>
        </w:rPr>
      </w:pPr>
      <w:ins w:id="5442" w:author="msammartano" w:date="2014-02-09T01:00:00Z">
        <w:r w:rsidRPr="00256A54">
          <w:rPr>
            <w:rFonts w:eastAsia="Times New Roman"/>
            <w:noProof/>
          </w:rPr>
          <w:t>Text.input &lt;svar&gt;{, { &lt;text_sexp&gt;} , &lt;title_sexp&gt; }</w:t>
        </w:r>
        <w:r>
          <w:rPr>
            <w:noProof/>
          </w:rPr>
          <w:t>, 67</w:t>
        </w:r>
      </w:ins>
    </w:p>
    <w:p w:rsidR="00EB125A" w:rsidRDefault="00EB125A">
      <w:pPr>
        <w:pStyle w:val="Index1"/>
        <w:tabs>
          <w:tab w:val="right" w:leader="dot" w:pos="9350"/>
        </w:tabs>
        <w:rPr>
          <w:ins w:id="5443" w:author="msammartano" w:date="2014-02-09T01:00:00Z"/>
          <w:noProof/>
        </w:rPr>
      </w:pPr>
      <w:ins w:id="5444" w:author="msammartano" w:date="2014-02-09T01:00:00Z">
        <w:r>
          <w:rPr>
            <w:noProof/>
          </w:rPr>
          <w:t>Text.open {r|w|a}, &lt;file_table_nvar&gt;, &lt;path_sexp&gt;, 71</w:t>
        </w:r>
      </w:ins>
    </w:p>
    <w:p w:rsidR="00EB125A" w:rsidRDefault="00EB125A">
      <w:pPr>
        <w:pStyle w:val="Index1"/>
        <w:tabs>
          <w:tab w:val="right" w:leader="dot" w:pos="9350"/>
        </w:tabs>
        <w:rPr>
          <w:ins w:id="5445" w:author="msammartano" w:date="2014-02-09T01:00:00Z"/>
          <w:noProof/>
        </w:rPr>
      </w:pPr>
      <w:ins w:id="5446" w:author="msammartano" w:date="2014-02-09T01:00:00Z">
        <w:r>
          <w:rPr>
            <w:noProof/>
          </w:rPr>
          <w:t>Text.position.get  &lt;file_table_nvar&gt;, &lt;position_nvar&gt;, 72</w:t>
        </w:r>
      </w:ins>
    </w:p>
    <w:p w:rsidR="00EB125A" w:rsidRDefault="00EB125A">
      <w:pPr>
        <w:pStyle w:val="Index1"/>
        <w:tabs>
          <w:tab w:val="right" w:leader="dot" w:pos="9350"/>
        </w:tabs>
        <w:rPr>
          <w:ins w:id="5447" w:author="msammartano" w:date="2014-02-09T01:00:00Z"/>
          <w:noProof/>
        </w:rPr>
      </w:pPr>
      <w:ins w:id="5448" w:author="msammartano" w:date="2014-02-09T01:00:00Z">
        <w:r>
          <w:rPr>
            <w:noProof/>
          </w:rPr>
          <w:t>Text.position.set &lt;file_table_nvar&gt;, &lt;position_nexp&gt;, 72</w:t>
        </w:r>
      </w:ins>
    </w:p>
    <w:p w:rsidR="00EB125A" w:rsidRDefault="00EB125A">
      <w:pPr>
        <w:pStyle w:val="Index1"/>
        <w:tabs>
          <w:tab w:val="right" w:leader="dot" w:pos="9350"/>
        </w:tabs>
        <w:rPr>
          <w:ins w:id="5449" w:author="msammartano" w:date="2014-02-09T01:00:00Z"/>
          <w:noProof/>
        </w:rPr>
      </w:pPr>
      <w:ins w:id="5450" w:author="msammartano" w:date="2014-02-09T01:00:00Z">
        <w:r>
          <w:rPr>
            <w:noProof/>
          </w:rPr>
          <w:t>Text.readln &lt;file_table_nvar&gt;, &lt;line_svar&gt;, 71</w:t>
        </w:r>
      </w:ins>
    </w:p>
    <w:p w:rsidR="00EB125A" w:rsidRDefault="00EB125A">
      <w:pPr>
        <w:pStyle w:val="Index1"/>
        <w:tabs>
          <w:tab w:val="right" w:leader="dot" w:pos="9350"/>
        </w:tabs>
        <w:rPr>
          <w:ins w:id="5451" w:author="msammartano" w:date="2014-02-09T01:00:00Z"/>
          <w:noProof/>
        </w:rPr>
      </w:pPr>
      <w:ins w:id="5452" w:author="msammartano" w:date="2014-02-09T01:00:00Z">
        <w:r>
          <w:rPr>
            <w:noProof/>
          </w:rPr>
          <w:t>Text.writeln &lt;file_table_nexp&gt;, &lt;parms same as print&gt;, 72</w:t>
        </w:r>
      </w:ins>
    </w:p>
    <w:p w:rsidR="00EB125A" w:rsidRDefault="00EB125A">
      <w:pPr>
        <w:pStyle w:val="Index1"/>
        <w:tabs>
          <w:tab w:val="right" w:leader="dot" w:pos="9350"/>
        </w:tabs>
        <w:rPr>
          <w:ins w:id="5453" w:author="msammartano" w:date="2014-02-09T01:00:00Z"/>
          <w:noProof/>
        </w:rPr>
      </w:pPr>
      <w:ins w:id="5454" w:author="msammartano" w:date="2014-02-09T01:00:00Z">
        <w:r>
          <w:rPr>
            <w:noProof/>
          </w:rPr>
          <w:t>TGet &lt;result_svar&gt;, &lt;prompt_sexp&gt; {,  &lt;title_sexp&gt;}, 67</w:t>
        </w:r>
      </w:ins>
    </w:p>
    <w:p w:rsidR="00EB125A" w:rsidRDefault="00EB125A">
      <w:pPr>
        <w:pStyle w:val="Index1"/>
        <w:tabs>
          <w:tab w:val="right" w:leader="dot" w:pos="9350"/>
        </w:tabs>
        <w:rPr>
          <w:ins w:id="5455" w:author="msammartano" w:date="2014-02-09T01:00:00Z"/>
          <w:noProof/>
        </w:rPr>
      </w:pPr>
      <w:ins w:id="5456" w:author="msammartano" w:date="2014-02-09T01:00:00Z">
        <w:r>
          <w:rPr>
            <w:noProof/>
          </w:rPr>
          <w:t>Time {&lt;time_nexp&gt;,} Year$, Month$, Day$, Hour$, Minute$, Second$, WeekDay, isDST, 92</w:t>
        </w:r>
      </w:ins>
    </w:p>
    <w:p w:rsidR="00EB125A" w:rsidRDefault="00EB125A">
      <w:pPr>
        <w:pStyle w:val="Index1"/>
        <w:tabs>
          <w:tab w:val="right" w:leader="dot" w:pos="9350"/>
        </w:tabs>
        <w:rPr>
          <w:ins w:id="5457" w:author="msammartano" w:date="2014-02-09T01:00:00Z"/>
          <w:noProof/>
        </w:rPr>
      </w:pPr>
      <w:ins w:id="5458" w:author="msammartano" w:date="2014-02-09T01:00:00Z">
        <w:r>
          <w:rPr>
            <w:noProof/>
          </w:rPr>
          <w:t>TIME(), 48</w:t>
        </w:r>
      </w:ins>
    </w:p>
    <w:p w:rsidR="00EB125A" w:rsidRDefault="00EB125A">
      <w:pPr>
        <w:pStyle w:val="Index1"/>
        <w:tabs>
          <w:tab w:val="right" w:leader="dot" w:pos="9350"/>
        </w:tabs>
        <w:rPr>
          <w:ins w:id="5459" w:author="msammartano" w:date="2014-02-09T01:00:00Z"/>
          <w:noProof/>
        </w:rPr>
      </w:pPr>
      <w:ins w:id="5460" w:author="msammartano" w:date="2014-02-09T01:00:00Z">
        <w:r>
          <w:rPr>
            <w:noProof/>
          </w:rPr>
          <w:t>TIME(&lt;year_exp&gt;, &lt;month_exp&gt;, &lt;day_exp&gt;, &lt;hour_exp&gt;, &lt;minute_exp&gt;, &lt;second_exp&gt;), 48</w:t>
        </w:r>
      </w:ins>
    </w:p>
    <w:p w:rsidR="00EB125A" w:rsidRDefault="00EB125A">
      <w:pPr>
        <w:pStyle w:val="Index1"/>
        <w:tabs>
          <w:tab w:val="right" w:leader="dot" w:pos="9350"/>
        </w:tabs>
        <w:rPr>
          <w:ins w:id="5461" w:author="msammartano" w:date="2014-02-09T01:00:00Z"/>
          <w:noProof/>
        </w:rPr>
      </w:pPr>
      <w:ins w:id="5462" w:author="msammartano" w:date="2014-02-09T01:00:00Z">
        <w:r>
          <w:rPr>
            <w:noProof/>
          </w:rPr>
          <w:t>Timer.Clear, 90</w:t>
        </w:r>
      </w:ins>
    </w:p>
    <w:p w:rsidR="00EB125A" w:rsidRDefault="00EB125A">
      <w:pPr>
        <w:pStyle w:val="Index1"/>
        <w:tabs>
          <w:tab w:val="right" w:leader="dot" w:pos="9350"/>
        </w:tabs>
        <w:rPr>
          <w:ins w:id="5463" w:author="msammartano" w:date="2014-02-09T01:00:00Z"/>
          <w:noProof/>
        </w:rPr>
      </w:pPr>
      <w:ins w:id="5464" w:author="msammartano" w:date="2014-02-09T01:00:00Z">
        <w:r>
          <w:rPr>
            <w:noProof/>
          </w:rPr>
          <w:t>Timer.Resume, 89</w:t>
        </w:r>
      </w:ins>
    </w:p>
    <w:p w:rsidR="00EB125A" w:rsidRDefault="00EB125A">
      <w:pPr>
        <w:pStyle w:val="Index1"/>
        <w:tabs>
          <w:tab w:val="right" w:leader="dot" w:pos="9350"/>
        </w:tabs>
        <w:rPr>
          <w:ins w:id="5465" w:author="msammartano" w:date="2014-02-09T01:00:00Z"/>
          <w:noProof/>
        </w:rPr>
      </w:pPr>
      <w:ins w:id="5466" w:author="msammartano" w:date="2014-02-09T01:00:00Z">
        <w:r>
          <w:rPr>
            <w:noProof/>
          </w:rPr>
          <w:t>Timer.set &lt;interval_nexp&gt;, 89</w:t>
        </w:r>
      </w:ins>
    </w:p>
    <w:p w:rsidR="00EB125A" w:rsidRDefault="00EB125A">
      <w:pPr>
        <w:pStyle w:val="Index1"/>
        <w:tabs>
          <w:tab w:val="right" w:leader="dot" w:pos="9350"/>
        </w:tabs>
        <w:rPr>
          <w:ins w:id="5467" w:author="msammartano" w:date="2014-02-09T01:00:00Z"/>
          <w:noProof/>
        </w:rPr>
      </w:pPr>
      <w:ins w:id="5468" w:author="msammartano" w:date="2014-02-09T01:00:00Z">
        <w:r>
          <w:rPr>
            <w:noProof/>
          </w:rPr>
          <w:t>TimeZone.get &lt;tz_svar&gt;, 93</w:t>
        </w:r>
      </w:ins>
    </w:p>
    <w:p w:rsidR="00EB125A" w:rsidRDefault="00EB125A">
      <w:pPr>
        <w:pStyle w:val="Index1"/>
        <w:tabs>
          <w:tab w:val="right" w:leader="dot" w:pos="9350"/>
        </w:tabs>
        <w:rPr>
          <w:ins w:id="5469" w:author="msammartano" w:date="2014-02-09T01:00:00Z"/>
          <w:noProof/>
        </w:rPr>
      </w:pPr>
      <w:ins w:id="5470" w:author="msammartano" w:date="2014-02-09T01:00:00Z">
        <w:r>
          <w:rPr>
            <w:noProof/>
          </w:rPr>
          <w:t>TimeZone.list &lt;tz_list_pointer_nvar&gt;, 93</w:t>
        </w:r>
      </w:ins>
    </w:p>
    <w:p w:rsidR="00EB125A" w:rsidRDefault="00EB125A">
      <w:pPr>
        <w:pStyle w:val="Index1"/>
        <w:tabs>
          <w:tab w:val="right" w:leader="dot" w:pos="9350"/>
        </w:tabs>
        <w:rPr>
          <w:ins w:id="5471" w:author="msammartano" w:date="2014-02-09T01:00:00Z"/>
          <w:noProof/>
        </w:rPr>
      </w:pPr>
      <w:ins w:id="5472" w:author="msammartano" w:date="2014-02-09T01:00:00Z">
        <w:r>
          <w:rPr>
            <w:noProof/>
          </w:rPr>
          <w:t>TimeZone.set { &lt;tz_sexp&gt; }, 93</w:t>
        </w:r>
      </w:ins>
    </w:p>
    <w:p w:rsidR="00EB125A" w:rsidRDefault="00EB125A">
      <w:pPr>
        <w:pStyle w:val="Index1"/>
        <w:tabs>
          <w:tab w:val="right" w:leader="dot" w:pos="9350"/>
        </w:tabs>
        <w:rPr>
          <w:ins w:id="5473" w:author="msammartano" w:date="2014-02-09T01:00:00Z"/>
          <w:noProof/>
        </w:rPr>
      </w:pPr>
      <w:ins w:id="5474" w:author="msammartano" w:date="2014-02-09T01:00:00Z">
        <w:r>
          <w:rPr>
            <w:noProof/>
          </w:rPr>
          <w:t>TODEGREES(&lt;nexp&gt;), 46</w:t>
        </w:r>
      </w:ins>
    </w:p>
    <w:p w:rsidR="00EB125A" w:rsidRDefault="00EB125A">
      <w:pPr>
        <w:pStyle w:val="Index1"/>
        <w:tabs>
          <w:tab w:val="right" w:leader="dot" w:pos="9350"/>
        </w:tabs>
        <w:rPr>
          <w:ins w:id="5475" w:author="msammartano" w:date="2014-02-09T01:00:00Z"/>
          <w:noProof/>
        </w:rPr>
      </w:pPr>
      <w:ins w:id="5476" w:author="msammartano" w:date="2014-02-09T01:00:00Z">
        <w:r>
          <w:rPr>
            <w:noProof/>
          </w:rPr>
          <w:t>Tone &lt;frequency_nexp&gt;, &lt;duration_nexp&gt;, 93</w:t>
        </w:r>
      </w:ins>
    </w:p>
    <w:p w:rsidR="00EB125A" w:rsidRDefault="00EB125A">
      <w:pPr>
        <w:pStyle w:val="Index1"/>
        <w:tabs>
          <w:tab w:val="right" w:leader="dot" w:pos="9350"/>
        </w:tabs>
        <w:rPr>
          <w:ins w:id="5477" w:author="msammartano" w:date="2014-02-09T01:00:00Z"/>
          <w:noProof/>
        </w:rPr>
      </w:pPr>
      <w:ins w:id="5478" w:author="msammartano" w:date="2014-02-09T01:00:00Z">
        <w:r>
          <w:rPr>
            <w:noProof/>
          </w:rPr>
          <w:t>TORADIANS(&lt;nexp&gt;), 46</w:t>
        </w:r>
      </w:ins>
    </w:p>
    <w:p w:rsidR="00EB125A" w:rsidRDefault="00EB125A">
      <w:pPr>
        <w:pStyle w:val="Index1"/>
        <w:tabs>
          <w:tab w:val="right" w:leader="dot" w:pos="9350"/>
        </w:tabs>
        <w:rPr>
          <w:ins w:id="5479" w:author="msammartano" w:date="2014-02-09T01:00:00Z"/>
          <w:noProof/>
        </w:rPr>
      </w:pPr>
      <w:ins w:id="5480" w:author="msammartano" w:date="2014-02-09T01:00:00Z">
        <w:r>
          <w:rPr>
            <w:noProof/>
          </w:rPr>
          <w:t>Tts.init, 87</w:t>
        </w:r>
      </w:ins>
    </w:p>
    <w:p w:rsidR="00EB125A" w:rsidRDefault="00EB125A">
      <w:pPr>
        <w:pStyle w:val="Index1"/>
        <w:tabs>
          <w:tab w:val="right" w:leader="dot" w:pos="9350"/>
        </w:tabs>
        <w:rPr>
          <w:ins w:id="5481" w:author="msammartano" w:date="2014-02-09T01:00:00Z"/>
          <w:noProof/>
        </w:rPr>
      </w:pPr>
      <w:ins w:id="5482" w:author="msammartano" w:date="2014-02-09T01:00:00Z">
        <w:r>
          <w:rPr>
            <w:noProof/>
          </w:rPr>
          <w:t>Tts.speak  &lt;sexp&gt; {, &lt;wait_lexp&gt;}, 87</w:t>
        </w:r>
      </w:ins>
    </w:p>
    <w:p w:rsidR="00EB125A" w:rsidRDefault="00EB125A">
      <w:pPr>
        <w:pStyle w:val="Index1"/>
        <w:tabs>
          <w:tab w:val="right" w:leader="dot" w:pos="9350"/>
        </w:tabs>
        <w:rPr>
          <w:ins w:id="5483" w:author="msammartano" w:date="2014-02-09T01:00:00Z"/>
          <w:noProof/>
        </w:rPr>
      </w:pPr>
      <w:ins w:id="5484" w:author="msammartano" w:date="2014-02-09T01:00:00Z">
        <w:r>
          <w:rPr>
            <w:noProof/>
          </w:rPr>
          <w:t>Tts.speak.toFile &lt;sexp&gt; {, &lt;path_sexp&gt;}, 87</w:t>
        </w:r>
      </w:ins>
    </w:p>
    <w:p w:rsidR="00EB125A" w:rsidRDefault="00EB125A">
      <w:pPr>
        <w:pStyle w:val="Index1"/>
        <w:tabs>
          <w:tab w:val="right" w:leader="dot" w:pos="9350"/>
        </w:tabs>
        <w:rPr>
          <w:ins w:id="5485" w:author="msammartano" w:date="2014-02-09T01:00:00Z"/>
          <w:noProof/>
        </w:rPr>
      </w:pPr>
      <w:ins w:id="5486" w:author="msammartano" w:date="2014-02-09T01:00:00Z">
        <w:r>
          <w:rPr>
            <w:noProof/>
          </w:rPr>
          <w:t>Tts.stop, 87</w:t>
        </w:r>
      </w:ins>
    </w:p>
    <w:p w:rsidR="00EB125A" w:rsidRDefault="00EB125A">
      <w:pPr>
        <w:pStyle w:val="Index1"/>
        <w:tabs>
          <w:tab w:val="right" w:leader="dot" w:pos="9350"/>
        </w:tabs>
        <w:rPr>
          <w:ins w:id="5487" w:author="msammartano" w:date="2014-02-09T01:00:00Z"/>
          <w:noProof/>
        </w:rPr>
      </w:pPr>
      <w:ins w:id="5488" w:author="msammartano" w:date="2014-02-09T01:00:00Z">
        <w:r>
          <w:rPr>
            <w:noProof/>
          </w:rPr>
          <w:t>UCODE(&lt;sexp&gt;), 47</w:t>
        </w:r>
      </w:ins>
    </w:p>
    <w:p w:rsidR="00EB125A" w:rsidRDefault="00EB125A">
      <w:pPr>
        <w:pStyle w:val="Index1"/>
        <w:tabs>
          <w:tab w:val="right" w:leader="dot" w:pos="9350"/>
        </w:tabs>
        <w:rPr>
          <w:ins w:id="5489" w:author="msammartano" w:date="2014-02-09T01:00:00Z"/>
          <w:noProof/>
        </w:rPr>
      </w:pPr>
      <w:ins w:id="5490" w:author="msammartano" w:date="2014-02-09T01:00:00Z">
        <w:r>
          <w:rPr>
            <w:noProof/>
          </w:rPr>
          <w:t>UnDim Array[]{, Array[] } ..., 31</w:t>
        </w:r>
      </w:ins>
    </w:p>
    <w:p w:rsidR="00EB125A" w:rsidRDefault="00EB125A">
      <w:pPr>
        <w:pStyle w:val="Index1"/>
        <w:tabs>
          <w:tab w:val="right" w:leader="dot" w:pos="9350"/>
        </w:tabs>
        <w:rPr>
          <w:ins w:id="5491" w:author="msammartano" w:date="2014-02-09T01:00:00Z"/>
          <w:noProof/>
        </w:rPr>
      </w:pPr>
      <w:ins w:id="5492" w:author="msammartano" w:date="2014-02-09T01:00:00Z">
        <w:r w:rsidRPr="00256A54">
          <w:rPr>
            <w:rFonts w:eastAsia="Times New Roman"/>
            <w:noProof/>
          </w:rPr>
          <w:t>UPPER$(</w:t>
        </w:r>
        <w:r>
          <w:rPr>
            <w:noProof/>
          </w:rPr>
          <w:t>&lt;sexp&gt;</w:t>
        </w:r>
        <w:r w:rsidRPr="00256A54">
          <w:rPr>
            <w:rFonts w:eastAsia="Times New Roman"/>
            <w:noProof/>
          </w:rPr>
          <w:t>)</w:t>
        </w:r>
        <w:r>
          <w:rPr>
            <w:noProof/>
          </w:rPr>
          <w:t>, 50</w:t>
        </w:r>
      </w:ins>
    </w:p>
    <w:p w:rsidR="00EB125A" w:rsidRDefault="00EB125A">
      <w:pPr>
        <w:pStyle w:val="Index1"/>
        <w:tabs>
          <w:tab w:val="right" w:leader="dot" w:pos="9350"/>
        </w:tabs>
        <w:rPr>
          <w:ins w:id="5493" w:author="msammartano" w:date="2014-02-09T01:00:00Z"/>
          <w:noProof/>
        </w:rPr>
      </w:pPr>
      <w:ins w:id="5494" w:author="msammartano" w:date="2014-02-09T01:00:00Z">
        <w:r>
          <w:rPr>
            <w:noProof/>
          </w:rPr>
          <w:t>VAL( &lt;sexp&gt; ), 46</w:t>
        </w:r>
      </w:ins>
    </w:p>
    <w:p w:rsidR="00EB125A" w:rsidRDefault="00EB125A">
      <w:pPr>
        <w:pStyle w:val="Index1"/>
        <w:tabs>
          <w:tab w:val="right" w:leader="dot" w:pos="9350"/>
        </w:tabs>
        <w:rPr>
          <w:ins w:id="5495" w:author="msammartano" w:date="2014-02-09T01:00:00Z"/>
          <w:noProof/>
        </w:rPr>
      </w:pPr>
      <w:ins w:id="5496" w:author="msammartano" w:date="2014-02-09T01:00:00Z">
        <w:r w:rsidRPr="00256A54">
          <w:rPr>
            <w:rFonts w:eastAsia="Times New Roman"/>
            <w:noProof/>
          </w:rPr>
          <w:lastRenderedPageBreak/>
          <w:t>VERSION$()</w:t>
        </w:r>
        <w:r>
          <w:rPr>
            <w:noProof/>
          </w:rPr>
          <w:t>, 50</w:t>
        </w:r>
      </w:ins>
    </w:p>
    <w:p w:rsidR="00EB125A" w:rsidRDefault="00EB125A">
      <w:pPr>
        <w:pStyle w:val="Index1"/>
        <w:tabs>
          <w:tab w:val="right" w:leader="dot" w:pos="9350"/>
        </w:tabs>
        <w:rPr>
          <w:ins w:id="5497" w:author="msammartano" w:date="2014-02-09T01:00:00Z"/>
          <w:noProof/>
        </w:rPr>
      </w:pPr>
      <w:ins w:id="5498" w:author="msammartano" w:date="2014-02-09T01:00:00Z">
        <w:r>
          <w:rPr>
            <w:noProof/>
          </w:rPr>
          <w:t>Vibrate &lt;pattern_array[]&gt;,&lt;nexp&gt;, 93</w:t>
        </w:r>
      </w:ins>
    </w:p>
    <w:p w:rsidR="00EB125A" w:rsidRDefault="00EB125A">
      <w:pPr>
        <w:pStyle w:val="Index1"/>
        <w:tabs>
          <w:tab w:val="right" w:leader="dot" w:pos="9350"/>
        </w:tabs>
        <w:rPr>
          <w:ins w:id="5499" w:author="msammartano" w:date="2014-02-09T01:00:00Z"/>
          <w:noProof/>
        </w:rPr>
      </w:pPr>
      <w:ins w:id="5500" w:author="msammartano" w:date="2014-02-09T01:00:00Z">
        <w:r>
          <w:rPr>
            <w:noProof/>
          </w:rPr>
          <w:t>W_R.continue, 55</w:t>
        </w:r>
      </w:ins>
    </w:p>
    <w:p w:rsidR="00EB125A" w:rsidRDefault="00EB125A">
      <w:pPr>
        <w:pStyle w:val="Index1"/>
        <w:tabs>
          <w:tab w:val="right" w:leader="dot" w:pos="9350"/>
        </w:tabs>
        <w:rPr>
          <w:ins w:id="5501" w:author="msammartano" w:date="2014-02-09T01:00:00Z"/>
          <w:noProof/>
        </w:rPr>
      </w:pPr>
      <w:ins w:id="5502" w:author="msammartano" w:date="2014-02-09T01:00:00Z">
        <w:r>
          <w:rPr>
            <w:noProof/>
          </w:rPr>
          <w:t>W_R.break, 55</w:t>
        </w:r>
      </w:ins>
    </w:p>
    <w:p w:rsidR="00EB125A" w:rsidRDefault="00EB125A">
      <w:pPr>
        <w:pStyle w:val="Index1"/>
        <w:tabs>
          <w:tab w:val="right" w:leader="dot" w:pos="9350"/>
        </w:tabs>
        <w:rPr>
          <w:ins w:id="5503" w:author="msammartano" w:date="2014-02-09T01:00:00Z"/>
          <w:noProof/>
        </w:rPr>
      </w:pPr>
      <w:ins w:id="5504" w:author="msammartano" w:date="2014-02-09T01:00:00Z">
        <w:r>
          <w:rPr>
            <w:noProof/>
          </w:rPr>
          <w:t>WakeLock &lt;code_nexp&gt;, 94</w:t>
        </w:r>
      </w:ins>
    </w:p>
    <w:p w:rsidR="00EB125A" w:rsidRDefault="00EB125A">
      <w:pPr>
        <w:pStyle w:val="Index1"/>
        <w:tabs>
          <w:tab w:val="right" w:leader="dot" w:pos="9350"/>
        </w:tabs>
        <w:rPr>
          <w:ins w:id="5505" w:author="msammartano" w:date="2014-02-09T01:00:00Z"/>
          <w:noProof/>
        </w:rPr>
      </w:pPr>
      <w:ins w:id="5506" w:author="msammartano" w:date="2014-02-09T01:00:00Z">
        <w:r>
          <w:rPr>
            <w:noProof/>
          </w:rPr>
          <w:t>While &lt;lexp&gt; - Repeat, 55</w:t>
        </w:r>
      </w:ins>
    </w:p>
    <w:p w:rsidR="00EB125A" w:rsidRDefault="00EB125A">
      <w:pPr>
        <w:pStyle w:val="Index1"/>
        <w:tabs>
          <w:tab w:val="right" w:leader="dot" w:pos="9350"/>
        </w:tabs>
        <w:rPr>
          <w:ins w:id="5507" w:author="msammartano" w:date="2014-02-09T01:00:00Z"/>
          <w:noProof/>
        </w:rPr>
      </w:pPr>
      <w:ins w:id="5508" w:author="msammartano" w:date="2014-02-09T01:00:00Z">
        <w:r w:rsidRPr="00256A54">
          <w:rPr>
            <w:rFonts w:eastAsia="Times New Roman"/>
            <w:noProof/>
          </w:rPr>
          <w:t>WORD$(&lt;source_sexp&gt;, &lt;n_nexp&gt; {, &lt;delimiter_sexp&gt;})</w:t>
        </w:r>
        <w:r>
          <w:rPr>
            <w:noProof/>
          </w:rPr>
          <w:t>, 50</w:t>
        </w:r>
      </w:ins>
    </w:p>
    <w:p w:rsidR="00EB125A" w:rsidRDefault="00EB125A">
      <w:pPr>
        <w:rPr>
          <w:ins w:id="5509" w:author="msammartano" w:date="2014-02-09T01:00:00Z"/>
          <w:noProof/>
        </w:rPr>
        <w:sectPr w:rsidR="00EB125A" w:rsidSect="00EB125A">
          <w:type w:val="continuous"/>
          <w:pgSz w:w="12240" w:h="15840"/>
          <w:pgMar w:top="1440" w:right="1440" w:bottom="1440" w:left="1440" w:header="720" w:footer="432" w:gutter="0"/>
          <w:cols w:space="720"/>
          <w:docGrid w:linePitch="360"/>
        </w:sectPr>
      </w:pPr>
    </w:p>
    <w:p w:rsidR="006E7104" w:rsidDel="00D575F9" w:rsidRDefault="006E7104">
      <w:pPr>
        <w:rPr>
          <w:del w:id="5510" w:author="msammartano" w:date="2014-02-07T18:42:00Z"/>
          <w:noProof/>
        </w:rPr>
        <w:sectPr w:rsidR="006E7104" w:rsidDel="00D575F9" w:rsidSect="00EB125A">
          <w:type w:val="continuous"/>
          <w:pgSz w:w="12240" w:h="15840"/>
          <w:pgMar w:top="1440" w:right="1440" w:bottom="1440" w:left="1440" w:header="720" w:footer="432" w:gutter="0"/>
          <w:cols w:space="720"/>
          <w:docGrid w:linePitch="360"/>
        </w:sectPr>
      </w:pPr>
    </w:p>
    <w:p w:rsidR="006E7104" w:rsidDel="00D575F9" w:rsidRDefault="006E7104">
      <w:pPr>
        <w:pStyle w:val="Index1"/>
        <w:tabs>
          <w:tab w:val="right" w:leader="dot" w:pos="9350"/>
        </w:tabs>
        <w:rPr>
          <w:del w:id="5511" w:author="msammartano" w:date="2014-02-07T18:42:00Z"/>
          <w:noProof/>
        </w:rPr>
      </w:pPr>
      <w:del w:id="5512" w:author="msammartano" w:date="2014-02-07T18:42:00Z">
        <w:r w:rsidDel="00D575F9">
          <w:rPr>
            <w:noProof/>
          </w:rPr>
          <w:delText>! - Single Line Comment, 39</w:delText>
        </w:r>
      </w:del>
    </w:p>
    <w:p w:rsidR="006E7104" w:rsidDel="00D575F9" w:rsidRDefault="006E7104">
      <w:pPr>
        <w:pStyle w:val="Index1"/>
        <w:tabs>
          <w:tab w:val="right" w:leader="dot" w:pos="9350"/>
        </w:tabs>
        <w:rPr>
          <w:del w:id="5513" w:author="msammartano" w:date="2014-02-07T18:42:00Z"/>
          <w:noProof/>
        </w:rPr>
      </w:pPr>
      <w:del w:id="5514" w:author="msammartano" w:date="2014-02-07T18:42:00Z">
        <w:r w:rsidDel="00D575F9">
          <w:rPr>
            <w:noProof/>
          </w:rPr>
          <w:delText>!! - Block Comment, 40</w:delText>
        </w:r>
      </w:del>
    </w:p>
    <w:p w:rsidR="006E7104" w:rsidDel="00D575F9" w:rsidRDefault="006E7104">
      <w:pPr>
        <w:pStyle w:val="Index1"/>
        <w:tabs>
          <w:tab w:val="right" w:leader="dot" w:pos="9350"/>
        </w:tabs>
        <w:rPr>
          <w:del w:id="5515" w:author="msammartano" w:date="2014-02-07T18:42:00Z"/>
          <w:noProof/>
        </w:rPr>
      </w:pPr>
      <w:del w:id="5516" w:author="msammartano" w:date="2014-02-07T18:42:00Z">
        <w:r w:rsidDel="00D575F9">
          <w:rPr>
            <w:noProof/>
          </w:rPr>
          <w:delText>#, 21</w:delText>
        </w:r>
      </w:del>
    </w:p>
    <w:p w:rsidR="006E7104" w:rsidDel="00D575F9" w:rsidRDefault="006E7104">
      <w:pPr>
        <w:pStyle w:val="Index1"/>
        <w:tabs>
          <w:tab w:val="right" w:leader="dot" w:pos="9350"/>
        </w:tabs>
        <w:rPr>
          <w:del w:id="5517" w:author="msammartano" w:date="2014-02-07T18:42:00Z"/>
          <w:noProof/>
        </w:rPr>
      </w:pPr>
      <w:del w:id="5518" w:author="msammartano" w:date="2014-02-07T18:42:00Z">
        <w:r w:rsidDel="00D575F9">
          <w:rPr>
            <w:noProof/>
          </w:rPr>
          <w:delText># - Format Line, 21</w:delText>
        </w:r>
      </w:del>
    </w:p>
    <w:p w:rsidR="006E7104" w:rsidDel="00D575F9" w:rsidRDefault="006E7104">
      <w:pPr>
        <w:pStyle w:val="Index1"/>
        <w:tabs>
          <w:tab w:val="right" w:leader="dot" w:pos="9350"/>
        </w:tabs>
        <w:rPr>
          <w:del w:id="5519" w:author="msammartano" w:date="2014-02-07T18:42:00Z"/>
          <w:noProof/>
        </w:rPr>
      </w:pPr>
      <w:del w:id="5520" w:author="msammartano" w:date="2014-02-07T18:42:00Z">
        <w:r w:rsidDel="00D575F9">
          <w:rPr>
            <w:noProof/>
          </w:rPr>
          <w:delText>% - Middle of Line Comment, 40</w:delText>
        </w:r>
      </w:del>
    </w:p>
    <w:p w:rsidR="006E7104" w:rsidDel="00D575F9" w:rsidRDefault="006E7104">
      <w:pPr>
        <w:pStyle w:val="Index1"/>
        <w:tabs>
          <w:tab w:val="right" w:leader="dot" w:pos="9350"/>
        </w:tabs>
        <w:rPr>
          <w:del w:id="5521" w:author="msammartano" w:date="2014-02-07T18:42:00Z"/>
          <w:noProof/>
        </w:rPr>
      </w:pPr>
      <w:del w:id="5522" w:author="msammartano" w:date="2014-02-07T18:42:00Z">
        <w:r w:rsidDel="00D575F9">
          <w:rPr>
            <w:noProof/>
          </w:rPr>
          <w:delText>ABS(&lt;nexp&gt;), 43</w:delText>
        </w:r>
      </w:del>
    </w:p>
    <w:p w:rsidR="006E7104" w:rsidDel="00D575F9" w:rsidRDefault="006E7104">
      <w:pPr>
        <w:pStyle w:val="Index1"/>
        <w:tabs>
          <w:tab w:val="right" w:leader="dot" w:pos="9350"/>
        </w:tabs>
        <w:rPr>
          <w:del w:id="5523" w:author="msammartano" w:date="2014-02-07T18:42:00Z"/>
          <w:noProof/>
        </w:rPr>
      </w:pPr>
      <w:del w:id="5524" w:author="msammartano" w:date="2014-02-07T18:42:00Z">
        <w:r w:rsidDel="00D575F9">
          <w:rPr>
            <w:noProof/>
          </w:rPr>
          <w:delText>ACOS(&lt;nexp&gt;), 45</w:delText>
        </w:r>
      </w:del>
    </w:p>
    <w:p w:rsidR="006E7104" w:rsidDel="00D575F9" w:rsidRDefault="006E7104">
      <w:pPr>
        <w:pStyle w:val="Index1"/>
        <w:tabs>
          <w:tab w:val="right" w:leader="dot" w:pos="9350"/>
        </w:tabs>
        <w:rPr>
          <w:del w:id="5525" w:author="msammartano" w:date="2014-02-07T18:42:00Z"/>
          <w:noProof/>
        </w:rPr>
      </w:pPr>
      <w:del w:id="5526" w:author="msammartano" w:date="2014-02-07T18:42:00Z">
        <w:r w:rsidDel="00D575F9">
          <w:rPr>
            <w:noProof/>
          </w:rPr>
          <w:delText>Array.average &lt;Average_nvar&gt;, Array[], 30</w:delText>
        </w:r>
      </w:del>
    </w:p>
    <w:p w:rsidR="006E7104" w:rsidDel="00D575F9" w:rsidRDefault="006E7104">
      <w:pPr>
        <w:pStyle w:val="Index1"/>
        <w:tabs>
          <w:tab w:val="right" w:leader="dot" w:pos="9350"/>
        </w:tabs>
        <w:rPr>
          <w:del w:id="5527" w:author="msammartano" w:date="2014-02-07T18:42:00Z"/>
          <w:noProof/>
        </w:rPr>
      </w:pPr>
      <w:del w:id="5528" w:author="msammartano" w:date="2014-02-07T18:42:00Z">
        <w:r w:rsidDel="00D575F9">
          <w:rPr>
            <w:noProof/>
          </w:rPr>
          <w:delText>Array.copy SourceArray[{&lt;start&gt;{,&lt;length&gt;}], DestinationArray[{{-}&lt;extras&gt;}, 30</w:delText>
        </w:r>
      </w:del>
    </w:p>
    <w:p w:rsidR="006E7104" w:rsidDel="00D575F9" w:rsidRDefault="006E7104">
      <w:pPr>
        <w:pStyle w:val="Index1"/>
        <w:tabs>
          <w:tab w:val="right" w:leader="dot" w:pos="9350"/>
        </w:tabs>
        <w:rPr>
          <w:del w:id="5529" w:author="msammartano" w:date="2014-02-07T18:42:00Z"/>
          <w:noProof/>
        </w:rPr>
      </w:pPr>
      <w:del w:id="5530" w:author="msammartano" w:date="2014-02-07T18:42:00Z">
        <w:r w:rsidDel="00D575F9">
          <w:rPr>
            <w:noProof/>
          </w:rPr>
          <w:delText>Array.delete Array[]{, Array[]} ..., 31</w:delText>
        </w:r>
      </w:del>
    </w:p>
    <w:p w:rsidR="006E7104" w:rsidDel="00D575F9" w:rsidRDefault="006E7104">
      <w:pPr>
        <w:pStyle w:val="Index1"/>
        <w:tabs>
          <w:tab w:val="right" w:leader="dot" w:pos="9350"/>
        </w:tabs>
        <w:rPr>
          <w:del w:id="5531" w:author="msammartano" w:date="2014-02-07T18:42:00Z"/>
          <w:noProof/>
        </w:rPr>
      </w:pPr>
      <w:del w:id="5532" w:author="msammartano" w:date="2014-02-07T18:42:00Z">
        <w:r w:rsidDel="00D575F9">
          <w:rPr>
            <w:noProof/>
          </w:rPr>
          <w:delText>Array.length &lt;Length_nvar&gt;, Array[], 31</w:delText>
        </w:r>
      </w:del>
    </w:p>
    <w:p w:rsidR="006E7104" w:rsidDel="00D575F9" w:rsidRDefault="006E7104">
      <w:pPr>
        <w:pStyle w:val="Index1"/>
        <w:tabs>
          <w:tab w:val="right" w:leader="dot" w:pos="9350"/>
        </w:tabs>
        <w:rPr>
          <w:del w:id="5533" w:author="msammartano" w:date="2014-02-07T18:42:00Z"/>
          <w:noProof/>
        </w:rPr>
      </w:pPr>
      <w:del w:id="5534" w:author="msammartano" w:date="2014-02-07T18:42:00Z">
        <w:r w:rsidDel="00D575F9">
          <w:rPr>
            <w:noProof/>
          </w:rPr>
          <w:delText>Array.load Array[], &lt;nexp&gt;{,&lt;nexp&gt;..,&lt;nexp&gt;}, 31</w:delText>
        </w:r>
      </w:del>
    </w:p>
    <w:p w:rsidR="006E7104" w:rsidDel="00D575F9" w:rsidRDefault="006E7104">
      <w:pPr>
        <w:pStyle w:val="Index1"/>
        <w:tabs>
          <w:tab w:val="right" w:leader="dot" w:pos="9350"/>
        </w:tabs>
        <w:rPr>
          <w:del w:id="5535" w:author="msammartano" w:date="2014-02-07T18:42:00Z"/>
          <w:noProof/>
        </w:rPr>
      </w:pPr>
      <w:del w:id="5536" w:author="msammartano" w:date="2014-02-07T18:42:00Z">
        <w:r w:rsidDel="00D575F9">
          <w:rPr>
            <w:noProof/>
          </w:rPr>
          <w:delText>Array.max &lt;Max_nvar&gt; Array[], 31</w:delText>
        </w:r>
      </w:del>
    </w:p>
    <w:p w:rsidR="006E7104" w:rsidDel="00D575F9" w:rsidRDefault="006E7104">
      <w:pPr>
        <w:pStyle w:val="Index1"/>
        <w:tabs>
          <w:tab w:val="right" w:leader="dot" w:pos="9350"/>
        </w:tabs>
        <w:rPr>
          <w:del w:id="5537" w:author="msammartano" w:date="2014-02-07T18:42:00Z"/>
          <w:noProof/>
        </w:rPr>
      </w:pPr>
      <w:del w:id="5538" w:author="msammartano" w:date="2014-02-07T18:42:00Z">
        <w:r w:rsidDel="00D575F9">
          <w:rPr>
            <w:noProof/>
          </w:rPr>
          <w:delText>Array.min &lt;Min_nvar&gt;, Array[], 32</w:delText>
        </w:r>
      </w:del>
    </w:p>
    <w:p w:rsidR="006E7104" w:rsidDel="00D575F9" w:rsidRDefault="006E7104">
      <w:pPr>
        <w:pStyle w:val="Index1"/>
        <w:tabs>
          <w:tab w:val="right" w:leader="dot" w:pos="9350"/>
        </w:tabs>
        <w:rPr>
          <w:del w:id="5539" w:author="msammartano" w:date="2014-02-07T18:42:00Z"/>
          <w:noProof/>
        </w:rPr>
      </w:pPr>
      <w:del w:id="5540" w:author="msammartano" w:date="2014-02-07T18:42:00Z">
        <w:r w:rsidDel="00D575F9">
          <w:rPr>
            <w:noProof/>
          </w:rPr>
          <w:delText>Array.reverse  Array[] | Array$[], 32</w:delText>
        </w:r>
      </w:del>
    </w:p>
    <w:p w:rsidR="006E7104" w:rsidDel="00D575F9" w:rsidRDefault="006E7104">
      <w:pPr>
        <w:pStyle w:val="Index1"/>
        <w:tabs>
          <w:tab w:val="right" w:leader="dot" w:pos="9350"/>
        </w:tabs>
        <w:rPr>
          <w:del w:id="5541" w:author="msammartano" w:date="2014-02-07T18:42:00Z"/>
          <w:noProof/>
        </w:rPr>
      </w:pPr>
      <w:del w:id="5542" w:author="msammartano" w:date="2014-02-07T18:42:00Z">
        <w:r w:rsidDel="00D575F9">
          <w:rPr>
            <w:noProof/>
          </w:rPr>
          <w:delText>Array.shuffle  Array[] | Array$[], 32</w:delText>
        </w:r>
      </w:del>
    </w:p>
    <w:p w:rsidR="006E7104" w:rsidDel="00D575F9" w:rsidRDefault="006E7104">
      <w:pPr>
        <w:pStyle w:val="Index1"/>
        <w:tabs>
          <w:tab w:val="right" w:leader="dot" w:pos="9350"/>
        </w:tabs>
        <w:rPr>
          <w:del w:id="5543" w:author="msammartano" w:date="2014-02-07T18:42:00Z"/>
          <w:noProof/>
        </w:rPr>
      </w:pPr>
      <w:del w:id="5544" w:author="msammartano" w:date="2014-02-07T18:42:00Z">
        <w:r w:rsidDel="00D575F9">
          <w:rPr>
            <w:noProof/>
          </w:rPr>
          <w:delText>Array.std_dev &lt;sd_nvar&gt;, Array[], 32</w:delText>
        </w:r>
      </w:del>
    </w:p>
    <w:p w:rsidR="006E7104" w:rsidDel="00D575F9" w:rsidRDefault="006E7104">
      <w:pPr>
        <w:pStyle w:val="Index1"/>
        <w:tabs>
          <w:tab w:val="right" w:leader="dot" w:pos="9350"/>
        </w:tabs>
        <w:rPr>
          <w:del w:id="5545" w:author="msammartano" w:date="2014-02-07T18:42:00Z"/>
          <w:noProof/>
        </w:rPr>
      </w:pPr>
      <w:del w:id="5546" w:author="msammartano" w:date="2014-02-07T18:42:00Z">
        <w:r w:rsidDel="00D575F9">
          <w:rPr>
            <w:noProof/>
          </w:rPr>
          <w:delText>Array.sum &lt;Sum_nvar&gt;, Array[], 32</w:delText>
        </w:r>
      </w:del>
    </w:p>
    <w:p w:rsidR="006E7104" w:rsidDel="00D575F9" w:rsidRDefault="006E7104">
      <w:pPr>
        <w:pStyle w:val="Index1"/>
        <w:tabs>
          <w:tab w:val="right" w:leader="dot" w:pos="9350"/>
        </w:tabs>
        <w:rPr>
          <w:del w:id="5547" w:author="msammartano" w:date="2014-02-07T18:42:00Z"/>
          <w:noProof/>
        </w:rPr>
      </w:pPr>
      <w:del w:id="5548" w:author="msammartano" w:date="2014-02-07T18:42:00Z">
        <w:r w:rsidDel="00D575F9">
          <w:rPr>
            <w:noProof/>
          </w:rPr>
          <w:delText>Array.variance &lt;v_nvar&gt;, Array[], 32</w:delText>
        </w:r>
      </w:del>
    </w:p>
    <w:p w:rsidR="006E7104" w:rsidDel="00D575F9" w:rsidRDefault="006E7104">
      <w:pPr>
        <w:pStyle w:val="Index1"/>
        <w:tabs>
          <w:tab w:val="right" w:leader="dot" w:pos="9350"/>
        </w:tabs>
        <w:rPr>
          <w:del w:id="5549" w:author="msammartano" w:date="2014-02-07T18:42:00Z"/>
          <w:noProof/>
        </w:rPr>
      </w:pPr>
      <w:del w:id="5550" w:author="msammartano" w:date="2014-02-07T18:42:00Z">
        <w:r w:rsidDel="00D575F9">
          <w:rPr>
            <w:noProof/>
          </w:rPr>
          <w:delText>ASCII(&lt;sexp&gt;), 46</w:delText>
        </w:r>
      </w:del>
    </w:p>
    <w:p w:rsidR="006E7104" w:rsidDel="00D575F9" w:rsidRDefault="006E7104">
      <w:pPr>
        <w:pStyle w:val="Index1"/>
        <w:tabs>
          <w:tab w:val="right" w:leader="dot" w:pos="9350"/>
        </w:tabs>
        <w:rPr>
          <w:del w:id="5551" w:author="msammartano" w:date="2014-02-07T18:42:00Z"/>
          <w:noProof/>
        </w:rPr>
      </w:pPr>
      <w:del w:id="5552" w:author="msammartano" w:date="2014-02-07T18:42:00Z">
        <w:r w:rsidDel="00D575F9">
          <w:rPr>
            <w:noProof/>
          </w:rPr>
          <w:delText>ASIN(&lt;nexp&gt;), 45</w:delText>
        </w:r>
      </w:del>
    </w:p>
    <w:p w:rsidR="006E7104" w:rsidDel="00D575F9" w:rsidRDefault="006E7104">
      <w:pPr>
        <w:pStyle w:val="Index1"/>
        <w:tabs>
          <w:tab w:val="right" w:leader="dot" w:pos="9350"/>
        </w:tabs>
        <w:rPr>
          <w:del w:id="5553" w:author="msammartano" w:date="2014-02-07T18:42:00Z"/>
          <w:noProof/>
        </w:rPr>
      </w:pPr>
      <w:del w:id="5554" w:author="msammartano" w:date="2014-02-07T18:42:00Z">
        <w:r w:rsidDel="00D575F9">
          <w:rPr>
            <w:noProof/>
          </w:rPr>
          <w:delText>ATAN(&lt;nexp&gt;), 45</w:delText>
        </w:r>
      </w:del>
    </w:p>
    <w:p w:rsidR="006E7104" w:rsidDel="00D575F9" w:rsidRDefault="006E7104">
      <w:pPr>
        <w:pStyle w:val="Index1"/>
        <w:tabs>
          <w:tab w:val="right" w:leader="dot" w:pos="9350"/>
        </w:tabs>
        <w:rPr>
          <w:del w:id="5555" w:author="msammartano" w:date="2014-02-07T18:42:00Z"/>
          <w:noProof/>
        </w:rPr>
      </w:pPr>
      <w:del w:id="5556" w:author="msammartano" w:date="2014-02-07T18:42:00Z">
        <w:r w:rsidDel="00D575F9">
          <w:rPr>
            <w:noProof/>
          </w:rPr>
          <w:delText>ATAN2 (&lt;nexp_x&gt;, &lt;nexp_y&gt;), 45</w:delText>
        </w:r>
      </w:del>
    </w:p>
    <w:p w:rsidR="006E7104" w:rsidDel="00D575F9" w:rsidRDefault="006E7104">
      <w:pPr>
        <w:pStyle w:val="Index1"/>
        <w:tabs>
          <w:tab w:val="right" w:leader="dot" w:pos="9350"/>
        </w:tabs>
        <w:rPr>
          <w:del w:id="5557" w:author="msammartano" w:date="2014-02-07T18:42:00Z"/>
          <w:noProof/>
        </w:rPr>
      </w:pPr>
      <w:del w:id="5558" w:author="msammartano" w:date="2014-02-07T18:42:00Z">
        <w:r w:rsidDel="00D575F9">
          <w:rPr>
            <w:noProof/>
          </w:rPr>
          <w:delText>Audio.isdone &lt;lvar&gt;, 117</w:delText>
        </w:r>
      </w:del>
    </w:p>
    <w:p w:rsidR="006E7104" w:rsidDel="00D575F9" w:rsidRDefault="006E7104">
      <w:pPr>
        <w:pStyle w:val="Index1"/>
        <w:tabs>
          <w:tab w:val="right" w:leader="dot" w:pos="9350"/>
        </w:tabs>
        <w:rPr>
          <w:del w:id="5559" w:author="msammartano" w:date="2014-02-07T18:42:00Z"/>
          <w:noProof/>
        </w:rPr>
      </w:pPr>
      <w:del w:id="5560" w:author="msammartano" w:date="2014-02-07T18:42:00Z">
        <w:r w:rsidDel="00D575F9">
          <w:rPr>
            <w:noProof/>
          </w:rPr>
          <w:delText>Audio.length &lt;length_nvar&gt;, &lt;aft_nexp&gt;, 117</w:delText>
        </w:r>
      </w:del>
    </w:p>
    <w:p w:rsidR="006E7104" w:rsidDel="00D575F9" w:rsidRDefault="006E7104">
      <w:pPr>
        <w:pStyle w:val="Index1"/>
        <w:tabs>
          <w:tab w:val="right" w:leader="dot" w:pos="9350"/>
        </w:tabs>
        <w:rPr>
          <w:del w:id="5561" w:author="msammartano" w:date="2014-02-07T18:42:00Z"/>
          <w:noProof/>
        </w:rPr>
      </w:pPr>
      <w:del w:id="5562" w:author="msammartano" w:date="2014-02-07T18:42:00Z">
        <w:r w:rsidDel="00D575F9">
          <w:rPr>
            <w:noProof/>
          </w:rPr>
          <w:delText>Audio.load  &lt;aft_nvar&gt;, &lt;filename_sexp&gt;, 116</w:delText>
        </w:r>
      </w:del>
    </w:p>
    <w:p w:rsidR="006E7104" w:rsidDel="00D575F9" w:rsidRDefault="006E7104">
      <w:pPr>
        <w:pStyle w:val="Index1"/>
        <w:tabs>
          <w:tab w:val="right" w:leader="dot" w:pos="9350"/>
        </w:tabs>
        <w:rPr>
          <w:del w:id="5563" w:author="msammartano" w:date="2014-02-07T18:42:00Z"/>
          <w:noProof/>
        </w:rPr>
      </w:pPr>
      <w:del w:id="5564" w:author="msammartano" w:date="2014-02-07T18:42:00Z">
        <w:r w:rsidDel="00D575F9">
          <w:rPr>
            <w:noProof/>
          </w:rPr>
          <w:delText>Audio.loop, 117</w:delText>
        </w:r>
      </w:del>
    </w:p>
    <w:p w:rsidR="006E7104" w:rsidDel="00D575F9" w:rsidRDefault="006E7104">
      <w:pPr>
        <w:pStyle w:val="Index1"/>
        <w:tabs>
          <w:tab w:val="right" w:leader="dot" w:pos="9350"/>
        </w:tabs>
        <w:rPr>
          <w:del w:id="5565" w:author="msammartano" w:date="2014-02-07T18:42:00Z"/>
          <w:noProof/>
        </w:rPr>
      </w:pPr>
      <w:del w:id="5566" w:author="msammartano" w:date="2014-02-07T18:42:00Z">
        <w:r w:rsidDel="00D575F9">
          <w:rPr>
            <w:noProof/>
          </w:rPr>
          <w:delText>Audio.pause, 117</w:delText>
        </w:r>
      </w:del>
    </w:p>
    <w:p w:rsidR="006E7104" w:rsidDel="00D575F9" w:rsidRDefault="006E7104">
      <w:pPr>
        <w:pStyle w:val="Index1"/>
        <w:tabs>
          <w:tab w:val="right" w:leader="dot" w:pos="9350"/>
        </w:tabs>
        <w:rPr>
          <w:del w:id="5567" w:author="msammartano" w:date="2014-02-07T18:42:00Z"/>
          <w:noProof/>
        </w:rPr>
      </w:pPr>
      <w:del w:id="5568" w:author="msammartano" w:date="2014-02-07T18:42:00Z">
        <w:r w:rsidDel="00D575F9">
          <w:rPr>
            <w:noProof/>
          </w:rPr>
          <w:delText>Audio.play &lt;aft_nexp&gt;, 116</w:delText>
        </w:r>
      </w:del>
    </w:p>
    <w:p w:rsidR="006E7104" w:rsidDel="00D575F9" w:rsidRDefault="006E7104">
      <w:pPr>
        <w:pStyle w:val="Index1"/>
        <w:tabs>
          <w:tab w:val="right" w:leader="dot" w:pos="9350"/>
        </w:tabs>
        <w:rPr>
          <w:del w:id="5569" w:author="msammartano" w:date="2014-02-07T18:42:00Z"/>
          <w:noProof/>
        </w:rPr>
      </w:pPr>
      <w:del w:id="5570" w:author="msammartano" w:date="2014-02-07T18:42:00Z">
        <w:r w:rsidDel="00D575F9">
          <w:rPr>
            <w:noProof/>
          </w:rPr>
          <w:delText>Audio.position.current  &lt;nvar&gt;, 117</w:delText>
        </w:r>
      </w:del>
    </w:p>
    <w:p w:rsidR="006E7104" w:rsidDel="00D575F9" w:rsidRDefault="006E7104">
      <w:pPr>
        <w:pStyle w:val="Index1"/>
        <w:tabs>
          <w:tab w:val="right" w:leader="dot" w:pos="9350"/>
        </w:tabs>
        <w:rPr>
          <w:del w:id="5571" w:author="msammartano" w:date="2014-02-07T18:42:00Z"/>
          <w:noProof/>
        </w:rPr>
      </w:pPr>
      <w:del w:id="5572" w:author="msammartano" w:date="2014-02-07T18:42:00Z">
        <w:r w:rsidDel="00D575F9">
          <w:rPr>
            <w:noProof/>
          </w:rPr>
          <w:delText>Audio.position.seek &lt;nexp&gt;, 117</w:delText>
        </w:r>
      </w:del>
    </w:p>
    <w:p w:rsidR="006E7104" w:rsidDel="00D575F9" w:rsidRDefault="006E7104">
      <w:pPr>
        <w:pStyle w:val="Index1"/>
        <w:tabs>
          <w:tab w:val="right" w:leader="dot" w:pos="9350"/>
        </w:tabs>
        <w:rPr>
          <w:del w:id="5573" w:author="msammartano" w:date="2014-02-07T18:42:00Z"/>
          <w:noProof/>
        </w:rPr>
      </w:pPr>
      <w:del w:id="5574" w:author="msammartano" w:date="2014-02-07T18:42:00Z">
        <w:r w:rsidDel="00D575F9">
          <w:rPr>
            <w:noProof/>
          </w:rPr>
          <w:delText>Audio.record.start &lt;fn_svar&gt;, 118</w:delText>
        </w:r>
      </w:del>
    </w:p>
    <w:p w:rsidR="006E7104" w:rsidDel="00D575F9" w:rsidRDefault="006E7104">
      <w:pPr>
        <w:pStyle w:val="Index1"/>
        <w:tabs>
          <w:tab w:val="right" w:leader="dot" w:pos="9350"/>
        </w:tabs>
        <w:rPr>
          <w:del w:id="5575" w:author="msammartano" w:date="2014-02-07T18:42:00Z"/>
          <w:noProof/>
        </w:rPr>
      </w:pPr>
      <w:del w:id="5576" w:author="msammartano" w:date="2014-02-07T18:42:00Z">
        <w:r w:rsidDel="00D575F9">
          <w:rPr>
            <w:noProof/>
          </w:rPr>
          <w:delText>Audio.record.stop, 118</w:delText>
        </w:r>
      </w:del>
    </w:p>
    <w:p w:rsidR="006E7104" w:rsidDel="00D575F9" w:rsidRDefault="006E7104">
      <w:pPr>
        <w:pStyle w:val="Index1"/>
        <w:tabs>
          <w:tab w:val="right" w:leader="dot" w:pos="9350"/>
        </w:tabs>
        <w:rPr>
          <w:del w:id="5577" w:author="msammartano" w:date="2014-02-07T18:42:00Z"/>
          <w:noProof/>
        </w:rPr>
      </w:pPr>
      <w:del w:id="5578" w:author="msammartano" w:date="2014-02-07T18:42:00Z">
        <w:r w:rsidDel="00D575F9">
          <w:rPr>
            <w:noProof/>
          </w:rPr>
          <w:delText>Audio.release &lt;aft_nexp&gt;, 117</w:delText>
        </w:r>
      </w:del>
    </w:p>
    <w:p w:rsidR="006E7104" w:rsidDel="00D575F9" w:rsidRDefault="006E7104">
      <w:pPr>
        <w:pStyle w:val="Index1"/>
        <w:tabs>
          <w:tab w:val="right" w:leader="dot" w:pos="9350"/>
        </w:tabs>
        <w:rPr>
          <w:del w:id="5579" w:author="msammartano" w:date="2014-02-07T18:42:00Z"/>
          <w:noProof/>
        </w:rPr>
      </w:pPr>
      <w:del w:id="5580" w:author="msammartano" w:date="2014-02-07T18:42:00Z">
        <w:r w:rsidDel="00D575F9">
          <w:rPr>
            <w:noProof/>
          </w:rPr>
          <w:delText>Audio.stop, 116</w:delText>
        </w:r>
      </w:del>
    </w:p>
    <w:p w:rsidR="006E7104" w:rsidDel="00D575F9" w:rsidRDefault="006E7104">
      <w:pPr>
        <w:pStyle w:val="Index1"/>
        <w:tabs>
          <w:tab w:val="right" w:leader="dot" w:pos="9350"/>
        </w:tabs>
        <w:rPr>
          <w:del w:id="5581" w:author="msammartano" w:date="2014-02-07T18:42:00Z"/>
          <w:noProof/>
        </w:rPr>
      </w:pPr>
      <w:del w:id="5582" w:author="msammartano" w:date="2014-02-07T18:42:00Z">
        <w:r w:rsidDel="00D575F9">
          <w:rPr>
            <w:noProof/>
          </w:rPr>
          <w:delText>Audio.volume &lt;left_nexp&gt;, &lt;right_nexp&gt;, 117</w:delText>
        </w:r>
      </w:del>
    </w:p>
    <w:p w:rsidR="006E7104" w:rsidDel="00D575F9" w:rsidRDefault="006E7104">
      <w:pPr>
        <w:pStyle w:val="Index1"/>
        <w:tabs>
          <w:tab w:val="right" w:leader="dot" w:pos="9350"/>
        </w:tabs>
        <w:rPr>
          <w:del w:id="5583" w:author="msammartano" w:date="2014-02-07T18:42:00Z"/>
          <w:noProof/>
        </w:rPr>
      </w:pPr>
      <w:del w:id="5584" w:author="msammartano" w:date="2014-02-07T18:42:00Z">
        <w:r w:rsidDel="00D575F9">
          <w:rPr>
            <w:noProof/>
          </w:rPr>
          <w:delText>Back.resume, 58</w:delText>
        </w:r>
      </w:del>
    </w:p>
    <w:p w:rsidR="006E7104" w:rsidDel="00D575F9" w:rsidRDefault="006E7104">
      <w:pPr>
        <w:pStyle w:val="Index1"/>
        <w:tabs>
          <w:tab w:val="right" w:leader="dot" w:pos="9350"/>
        </w:tabs>
        <w:rPr>
          <w:del w:id="5585" w:author="msammartano" w:date="2014-02-07T18:42:00Z"/>
          <w:noProof/>
        </w:rPr>
      </w:pPr>
      <w:del w:id="5586" w:author="msammartano" w:date="2014-02-07T18:42:00Z">
        <w:r w:rsidDel="00D575F9">
          <w:rPr>
            <w:noProof/>
          </w:rPr>
          <w:delText>Background(), 47</w:delText>
        </w:r>
      </w:del>
    </w:p>
    <w:p w:rsidR="006E7104" w:rsidDel="00D575F9" w:rsidRDefault="006E7104">
      <w:pPr>
        <w:pStyle w:val="Index1"/>
        <w:tabs>
          <w:tab w:val="right" w:leader="dot" w:pos="9350"/>
        </w:tabs>
        <w:rPr>
          <w:del w:id="5587" w:author="msammartano" w:date="2014-02-07T18:42:00Z"/>
          <w:noProof/>
        </w:rPr>
      </w:pPr>
      <w:del w:id="5588" w:author="msammartano" w:date="2014-02-07T18:42:00Z">
        <w:r w:rsidDel="00D575F9">
          <w:rPr>
            <w:noProof/>
          </w:rPr>
          <w:delText>Background.Resume, 94</w:delText>
        </w:r>
      </w:del>
    </w:p>
    <w:p w:rsidR="006E7104" w:rsidDel="00D575F9" w:rsidRDefault="006E7104">
      <w:pPr>
        <w:pStyle w:val="Index1"/>
        <w:tabs>
          <w:tab w:val="right" w:leader="dot" w:pos="9350"/>
        </w:tabs>
        <w:rPr>
          <w:del w:id="5589" w:author="msammartano" w:date="2014-02-07T18:42:00Z"/>
          <w:noProof/>
        </w:rPr>
      </w:pPr>
      <w:del w:id="5590" w:author="msammartano" w:date="2014-02-07T18:42:00Z">
        <w:r w:rsidDel="00D575F9">
          <w:rPr>
            <w:noProof/>
          </w:rPr>
          <w:delText>BAND(&lt;nexp1&gt;, &lt;nexp2&gt;), 43</w:delText>
        </w:r>
      </w:del>
    </w:p>
    <w:p w:rsidR="006E7104" w:rsidDel="00D575F9" w:rsidRDefault="006E7104">
      <w:pPr>
        <w:pStyle w:val="Index1"/>
        <w:tabs>
          <w:tab w:val="right" w:leader="dot" w:pos="9350"/>
        </w:tabs>
        <w:rPr>
          <w:del w:id="5591" w:author="msammartano" w:date="2014-02-07T18:42:00Z"/>
          <w:noProof/>
        </w:rPr>
      </w:pPr>
      <w:del w:id="5592" w:author="msammartano" w:date="2014-02-07T18:42:00Z">
        <w:r w:rsidDel="00D575F9">
          <w:rPr>
            <w:noProof/>
          </w:rPr>
          <w:delText>BIN$(&lt;nexp&gt;), 49</w:delText>
        </w:r>
      </w:del>
    </w:p>
    <w:p w:rsidR="006E7104" w:rsidDel="00D575F9" w:rsidRDefault="006E7104">
      <w:pPr>
        <w:pStyle w:val="Index1"/>
        <w:tabs>
          <w:tab w:val="right" w:leader="dot" w:pos="9350"/>
        </w:tabs>
        <w:rPr>
          <w:del w:id="5593" w:author="msammartano" w:date="2014-02-07T18:42:00Z"/>
          <w:noProof/>
        </w:rPr>
      </w:pPr>
      <w:del w:id="5594" w:author="msammartano" w:date="2014-02-07T18:42:00Z">
        <w:r w:rsidDel="00D575F9">
          <w:rPr>
            <w:noProof/>
          </w:rPr>
          <w:delText>BIN(&lt;sexp&gt;), 46</w:delText>
        </w:r>
      </w:del>
    </w:p>
    <w:p w:rsidR="006E7104" w:rsidDel="00D575F9" w:rsidRDefault="006E7104">
      <w:pPr>
        <w:pStyle w:val="Index1"/>
        <w:tabs>
          <w:tab w:val="right" w:leader="dot" w:pos="9350"/>
        </w:tabs>
        <w:rPr>
          <w:del w:id="5595" w:author="msammartano" w:date="2014-02-07T18:42:00Z"/>
          <w:noProof/>
        </w:rPr>
      </w:pPr>
      <w:del w:id="5596" w:author="msammartano" w:date="2014-02-07T18:42:00Z">
        <w:r w:rsidDel="00D575F9">
          <w:rPr>
            <w:noProof/>
          </w:rPr>
          <w:delText>BOR(&lt;nexp1&gt;, &lt;nexp2&gt;), 42</w:delText>
        </w:r>
      </w:del>
    </w:p>
    <w:p w:rsidR="006E7104" w:rsidDel="00D575F9" w:rsidRDefault="006E7104">
      <w:pPr>
        <w:pStyle w:val="Index1"/>
        <w:tabs>
          <w:tab w:val="right" w:leader="dot" w:pos="9350"/>
        </w:tabs>
        <w:rPr>
          <w:del w:id="5597" w:author="msammartano" w:date="2014-02-07T18:42:00Z"/>
          <w:noProof/>
        </w:rPr>
      </w:pPr>
      <w:del w:id="5598" w:author="msammartano" w:date="2014-02-07T18:42:00Z">
        <w:r w:rsidDel="00D575F9">
          <w:rPr>
            <w:noProof/>
          </w:rPr>
          <w:delText>Browse &lt;url_sexp&gt;, 83</w:delText>
        </w:r>
      </w:del>
    </w:p>
    <w:p w:rsidR="006E7104" w:rsidDel="00D575F9" w:rsidRDefault="006E7104">
      <w:pPr>
        <w:pStyle w:val="Index1"/>
        <w:tabs>
          <w:tab w:val="right" w:leader="dot" w:pos="9350"/>
        </w:tabs>
        <w:rPr>
          <w:del w:id="5599" w:author="msammartano" w:date="2014-02-07T18:42:00Z"/>
          <w:noProof/>
        </w:rPr>
      </w:pPr>
      <w:del w:id="5600" w:author="msammartano" w:date="2014-02-07T18:42:00Z">
        <w:r w:rsidDel="00D575F9">
          <w:rPr>
            <w:noProof/>
          </w:rPr>
          <w:delText>Bt.close, 81</w:delText>
        </w:r>
      </w:del>
    </w:p>
    <w:p w:rsidR="006E7104" w:rsidDel="00D575F9" w:rsidRDefault="006E7104">
      <w:pPr>
        <w:pStyle w:val="Index1"/>
        <w:tabs>
          <w:tab w:val="right" w:leader="dot" w:pos="9350"/>
        </w:tabs>
        <w:rPr>
          <w:del w:id="5601" w:author="msammartano" w:date="2014-02-07T18:42:00Z"/>
          <w:noProof/>
        </w:rPr>
      </w:pPr>
      <w:del w:id="5602" w:author="msammartano" w:date="2014-02-07T18:42:00Z">
        <w:r w:rsidDel="00D575F9">
          <w:rPr>
            <w:noProof/>
          </w:rPr>
          <w:delText>Bt.connect {0|1}, 81</w:delText>
        </w:r>
      </w:del>
    </w:p>
    <w:p w:rsidR="006E7104" w:rsidDel="00D575F9" w:rsidRDefault="006E7104">
      <w:pPr>
        <w:pStyle w:val="Index1"/>
        <w:tabs>
          <w:tab w:val="right" w:leader="dot" w:pos="9350"/>
        </w:tabs>
        <w:rPr>
          <w:del w:id="5603" w:author="msammartano" w:date="2014-02-07T18:42:00Z"/>
          <w:noProof/>
        </w:rPr>
      </w:pPr>
      <w:del w:id="5604" w:author="msammartano" w:date="2014-02-07T18:42:00Z">
        <w:r w:rsidDel="00D575F9">
          <w:rPr>
            <w:noProof/>
          </w:rPr>
          <w:delText>Bt.device.name &lt;svar&gt;, 83</w:delText>
        </w:r>
      </w:del>
    </w:p>
    <w:p w:rsidR="006E7104" w:rsidDel="00D575F9" w:rsidRDefault="006E7104">
      <w:pPr>
        <w:pStyle w:val="Index1"/>
        <w:tabs>
          <w:tab w:val="right" w:leader="dot" w:pos="9350"/>
        </w:tabs>
        <w:rPr>
          <w:del w:id="5605" w:author="msammartano" w:date="2014-02-07T18:42:00Z"/>
          <w:noProof/>
        </w:rPr>
      </w:pPr>
      <w:del w:id="5606" w:author="msammartano" w:date="2014-02-07T18:42:00Z">
        <w:r w:rsidDel="00D575F9">
          <w:rPr>
            <w:noProof/>
          </w:rPr>
          <w:delText>Bt.disconnect, 81</w:delText>
        </w:r>
      </w:del>
    </w:p>
    <w:p w:rsidR="006E7104" w:rsidDel="00D575F9" w:rsidRDefault="006E7104">
      <w:pPr>
        <w:pStyle w:val="Index1"/>
        <w:tabs>
          <w:tab w:val="right" w:leader="dot" w:pos="9350"/>
        </w:tabs>
        <w:rPr>
          <w:del w:id="5607" w:author="msammartano" w:date="2014-02-07T18:42:00Z"/>
          <w:noProof/>
        </w:rPr>
      </w:pPr>
      <w:del w:id="5608" w:author="msammartano" w:date="2014-02-07T18:42:00Z">
        <w:r w:rsidDel="00D575F9">
          <w:rPr>
            <w:noProof/>
          </w:rPr>
          <w:delText>Bt.onReadReady.Resume, 82</w:delText>
        </w:r>
      </w:del>
    </w:p>
    <w:p w:rsidR="006E7104" w:rsidDel="00D575F9" w:rsidRDefault="006E7104">
      <w:pPr>
        <w:pStyle w:val="Index1"/>
        <w:tabs>
          <w:tab w:val="right" w:leader="dot" w:pos="9350"/>
        </w:tabs>
        <w:rPr>
          <w:del w:id="5609" w:author="msammartano" w:date="2014-02-07T18:42:00Z"/>
          <w:noProof/>
        </w:rPr>
      </w:pPr>
      <w:del w:id="5610" w:author="msammartano" w:date="2014-02-07T18:42:00Z">
        <w:r w:rsidDel="00D575F9">
          <w:rPr>
            <w:noProof/>
          </w:rPr>
          <w:delText>Bt.open {0|1}, 81</w:delText>
        </w:r>
      </w:del>
    </w:p>
    <w:p w:rsidR="006E7104" w:rsidDel="00D575F9" w:rsidRDefault="006E7104">
      <w:pPr>
        <w:pStyle w:val="Index1"/>
        <w:tabs>
          <w:tab w:val="right" w:leader="dot" w:pos="9350"/>
        </w:tabs>
        <w:rPr>
          <w:del w:id="5611" w:author="msammartano" w:date="2014-02-07T18:42:00Z"/>
          <w:noProof/>
        </w:rPr>
      </w:pPr>
      <w:del w:id="5612" w:author="msammartano" w:date="2014-02-07T18:42:00Z">
        <w:r w:rsidDel="00D575F9">
          <w:rPr>
            <w:noProof/>
          </w:rPr>
          <w:delText>Bt.read.bytes &lt;svar&gt;, 82</w:delText>
        </w:r>
      </w:del>
    </w:p>
    <w:p w:rsidR="006E7104" w:rsidDel="00D575F9" w:rsidRDefault="006E7104">
      <w:pPr>
        <w:pStyle w:val="Index1"/>
        <w:tabs>
          <w:tab w:val="right" w:leader="dot" w:pos="9350"/>
        </w:tabs>
        <w:rPr>
          <w:del w:id="5613" w:author="msammartano" w:date="2014-02-07T18:42:00Z"/>
          <w:noProof/>
        </w:rPr>
      </w:pPr>
      <w:del w:id="5614" w:author="msammartano" w:date="2014-02-07T18:42:00Z">
        <w:r w:rsidDel="00D575F9">
          <w:rPr>
            <w:noProof/>
          </w:rPr>
          <w:delText>Bt.read.ready &lt;nvar&gt;, 82</w:delText>
        </w:r>
      </w:del>
    </w:p>
    <w:p w:rsidR="006E7104" w:rsidDel="00D575F9" w:rsidRDefault="006E7104">
      <w:pPr>
        <w:pStyle w:val="Index1"/>
        <w:tabs>
          <w:tab w:val="right" w:leader="dot" w:pos="9350"/>
        </w:tabs>
        <w:rPr>
          <w:del w:id="5615" w:author="msammartano" w:date="2014-02-07T18:42:00Z"/>
          <w:noProof/>
        </w:rPr>
      </w:pPr>
      <w:del w:id="5616" w:author="msammartano" w:date="2014-02-07T18:42:00Z">
        <w:r w:rsidDel="00D575F9">
          <w:rPr>
            <w:noProof/>
          </w:rPr>
          <w:delText>Bt.reconnect, 81</w:delText>
        </w:r>
      </w:del>
    </w:p>
    <w:p w:rsidR="006E7104" w:rsidDel="00D575F9" w:rsidRDefault="006E7104">
      <w:pPr>
        <w:pStyle w:val="Index1"/>
        <w:tabs>
          <w:tab w:val="right" w:leader="dot" w:pos="9350"/>
        </w:tabs>
        <w:rPr>
          <w:del w:id="5617" w:author="msammartano" w:date="2014-02-07T18:42:00Z"/>
          <w:noProof/>
        </w:rPr>
      </w:pPr>
      <w:del w:id="5618" w:author="msammartano" w:date="2014-02-07T18:42:00Z">
        <w:r w:rsidDel="00D575F9">
          <w:rPr>
            <w:noProof/>
          </w:rPr>
          <w:delText>Bt.set.uuid &lt;sexp&gt;, 83</w:delText>
        </w:r>
      </w:del>
    </w:p>
    <w:p w:rsidR="006E7104" w:rsidDel="00D575F9" w:rsidRDefault="006E7104">
      <w:pPr>
        <w:pStyle w:val="Index1"/>
        <w:tabs>
          <w:tab w:val="right" w:leader="dot" w:pos="9350"/>
        </w:tabs>
        <w:rPr>
          <w:del w:id="5619" w:author="msammartano" w:date="2014-02-07T18:42:00Z"/>
          <w:noProof/>
        </w:rPr>
      </w:pPr>
      <w:del w:id="5620" w:author="msammartano" w:date="2014-02-07T18:42:00Z">
        <w:r w:rsidDel="00D575F9">
          <w:rPr>
            <w:noProof/>
          </w:rPr>
          <w:delText>Bt.status &lt;nvar&gt;, 82</w:delText>
        </w:r>
      </w:del>
    </w:p>
    <w:p w:rsidR="006E7104" w:rsidDel="00D575F9" w:rsidRDefault="006E7104">
      <w:pPr>
        <w:pStyle w:val="Index1"/>
        <w:tabs>
          <w:tab w:val="right" w:leader="dot" w:pos="9350"/>
        </w:tabs>
        <w:rPr>
          <w:del w:id="5621" w:author="msammartano" w:date="2014-02-07T18:42:00Z"/>
          <w:noProof/>
        </w:rPr>
      </w:pPr>
      <w:del w:id="5622" w:author="msammartano" w:date="2014-02-07T18:42:00Z">
        <w:r w:rsidDel="00D575F9">
          <w:rPr>
            <w:noProof/>
          </w:rPr>
          <w:delText>Bt.write &lt;sexp&gt;|&lt;nexp&gt; {,|;} . . . . &lt;sexp&gt;|&lt;nexp&gt;{,|;}, 82</w:delText>
        </w:r>
      </w:del>
    </w:p>
    <w:p w:rsidR="006E7104" w:rsidDel="00D575F9" w:rsidRDefault="006E7104">
      <w:pPr>
        <w:pStyle w:val="Index1"/>
        <w:tabs>
          <w:tab w:val="right" w:leader="dot" w:pos="9350"/>
        </w:tabs>
        <w:rPr>
          <w:del w:id="5623" w:author="msammartano" w:date="2014-02-07T18:42:00Z"/>
          <w:noProof/>
        </w:rPr>
      </w:pPr>
      <w:del w:id="5624" w:author="msammartano" w:date="2014-02-07T18:42:00Z">
        <w:r w:rsidDel="00D575F9">
          <w:rPr>
            <w:noProof/>
          </w:rPr>
          <w:delText>Bundle.clear &lt;pointer_nexp&gt;, 38</w:delText>
        </w:r>
      </w:del>
    </w:p>
    <w:p w:rsidR="006E7104" w:rsidDel="00D575F9" w:rsidRDefault="006E7104">
      <w:pPr>
        <w:pStyle w:val="Index1"/>
        <w:tabs>
          <w:tab w:val="right" w:leader="dot" w:pos="9350"/>
        </w:tabs>
        <w:rPr>
          <w:del w:id="5625" w:author="msammartano" w:date="2014-02-07T18:42:00Z"/>
          <w:noProof/>
        </w:rPr>
      </w:pPr>
      <w:del w:id="5626" w:author="msammartano" w:date="2014-02-07T18:42:00Z">
        <w:r w:rsidDel="00D575F9">
          <w:rPr>
            <w:noProof/>
          </w:rPr>
          <w:delText>Bundle.contain  &lt;pointer_nexp&gt;, &lt;key_sexp&gt; , &lt;contains_nvar&gt;, 37</w:delText>
        </w:r>
      </w:del>
    </w:p>
    <w:p w:rsidR="006E7104" w:rsidDel="00D575F9" w:rsidRDefault="006E7104">
      <w:pPr>
        <w:pStyle w:val="Index1"/>
        <w:tabs>
          <w:tab w:val="right" w:leader="dot" w:pos="9350"/>
        </w:tabs>
        <w:rPr>
          <w:del w:id="5627" w:author="msammartano" w:date="2014-02-07T18:42:00Z"/>
          <w:noProof/>
        </w:rPr>
      </w:pPr>
      <w:del w:id="5628" w:author="msammartano" w:date="2014-02-07T18:42:00Z">
        <w:r w:rsidDel="00D575F9">
          <w:rPr>
            <w:noProof/>
          </w:rPr>
          <w:delText>Bundle.create &lt;pointer_nvar&gt;, 36</w:delText>
        </w:r>
      </w:del>
    </w:p>
    <w:p w:rsidR="006E7104" w:rsidDel="00D575F9" w:rsidRDefault="006E7104">
      <w:pPr>
        <w:pStyle w:val="Index1"/>
        <w:tabs>
          <w:tab w:val="right" w:leader="dot" w:pos="9350"/>
        </w:tabs>
        <w:rPr>
          <w:del w:id="5629" w:author="msammartano" w:date="2014-02-07T18:42:00Z"/>
          <w:noProof/>
        </w:rPr>
      </w:pPr>
      <w:del w:id="5630" w:author="msammartano" w:date="2014-02-07T18:42:00Z">
        <w:r w:rsidDel="00D575F9">
          <w:rPr>
            <w:noProof/>
          </w:rPr>
          <w:delText>Bundle.get &lt;pointer_nexp&gt;, &lt;key_sexp&gt;, &lt;nvar&gt;|&lt;svar&gt;, 37</w:delText>
        </w:r>
      </w:del>
    </w:p>
    <w:p w:rsidR="006E7104" w:rsidDel="00D575F9" w:rsidRDefault="006E7104">
      <w:pPr>
        <w:pStyle w:val="Index1"/>
        <w:tabs>
          <w:tab w:val="right" w:leader="dot" w:pos="9350"/>
        </w:tabs>
        <w:rPr>
          <w:del w:id="5631" w:author="msammartano" w:date="2014-02-07T18:42:00Z"/>
          <w:noProof/>
        </w:rPr>
      </w:pPr>
      <w:del w:id="5632" w:author="msammartano" w:date="2014-02-07T18:42:00Z">
        <w:r w:rsidDel="00D575F9">
          <w:rPr>
            <w:noProof/>
          </w:rPr>
          <w:delText>Bundle.keys &lt;pointer_nexp&gt;, &lt;list_nvar&gt;, 37</w:delText>
        </w:r>
      </w:del>
    </w:p>
    <w:p w:rsidR="006E7104" w:rsidDel="00D575F9" w:rsidRDefault="006E7104">
      <w:pPr>
        <w:pStyle w:val="Index1"/>
        <w:tabs>
          <w:tab w:val="right" w:leader="dot" w:pos="9350"/>
        </w:tabs>
        <w:rPr>
          <w:del w:id="5633" w:author="msammartano" w:date="2014-02-07T18:42:00Z"/>
          <w:noProof/>
        </w:rPr>
      </w:pPr>
      <w:del w:id="5634" w:author="msammartano" w:date="2014-02-07T18:42:00Z">
        <w:r w:rsidDel="00D575F9">
          <w:rPr>
            <w:noProof/>
          </w:rPr>
          <w:delText>Bundle.put &lt;pointer_nexp&gt;, &lt;key_sexp&gt;, &lt;value_nexp&gt;|&lt;value_sexp&gt;, 36</w:delText>
        </w:r>
      </w:del>
    </w:p>
    <w:p w:rsidR="006E7104" w:rsidDel="00D575F9" w:rsidRDefault="006E7104">
      <w:pPr>
        <w:pStyle w:val="Index1"/>
        <w:tabs>
          <w:tab w:val="right" w:leader="dot" w:pos="9350"/>
        </w:tabs>
        <w:rPr>
          <w:del w:id="5635" w:author="msammartano" w:date="2014-02-07T18:42:00Z"/>
          <w:noProof/>
        </w:rPr>
      </w:pPr>
      <w:del w:id="5636" w:author="msammartano" w:date="2014-02-07T18:42:00Z">
        <w:r w:rsidDel="00D575F9">
          <w:rPr>
            <w:noProof/>
          </w:rPr>
          <w:delText>Bundle.type &lt;pointer_nexp&gt;, &lt;key_sexp&gt;, &lt;type_svar&gt;, 37</w:delText>
        </w:r>
      </w:del>
    </w:p>
    <w:p w:rsidR="006E7104" w:rsidDel="00D575F9" w:rsidRDefault="006E7104">
      <w:pPr>
        <w:pStyle w:val="Index1"/>
        <w:tabs>
          <w:tab w:val="right" w:leader="dot" w:pos="9350"/>
        </w:tabs>
        <w:rPr>
          <w:del w:id="5637" w:author="msammartano" w:date="2014-02-07T18:42:00Z"/>
          <w:noProof/>
        </w:rPr>
      </w:pPr>
      <w:del w:id="5638" w:author="msammartano" w:date="2014-02-07T18:42:00Z">
        <w:r w:rsidDel="00D575F9">
          <w:rPr>
            <w:noProof/>
          </w:rPr>
          <w:delText>BXOR(&lt;nexp1&gt;, &lt;nexp2&gt;), 43</w:delText>
        </w:r>
      </w:del>
    </w:p>
    <w:p w:rsidR="006E7104" w:rsidDel="00D575F9" w:rsidRDefault="006E7104">
      <w:pPr>
        <w:pStyle w:val="Index1"/>
        <w:tabs>
          <w:tab w:val="right" w:leader="dot" w:pos="9350"/>
        </w:tabs>
        <w:rPr>
          <w:del w:id="5639" w:author="msammartano" w:date="2014-02-07T18:42:00Z"/>
          <w:noProof/>
        </w:rPr>
      </w:pPr>
      <w:del w:id="5640" w:author="msammartano" w:date="2014-02-07T18:42:00Z">
        <w:r w:rsidDel="00D575F9">
          <w:rPr>
            <w:noProof/>
          </w:rPr>
          <w:delText>Byte.close &lt;File_table_nvar&gt;, 71</w:delText>
        </w:r>
      </w:del>
    </w:p>
    <w:p w:rsidR="006E7104" w:rsidDel="00D575F9" w:rsidRDefault="006E7104">
      <w:pPr>
        <w:pStyle w:val="Index1"/>
        <w:tabs>
          <w:tab w:val="right" w:leader="dot" w:pos="9350"/>
        </w:tabs>
        <w:rPr>
          <w:del w:id="5641" w:author="msammartano" w:date="2014-02-07T18:42:00Z"/>
          <w:noProof/>
        </w:rPr>
      </w:pPr>
      <w:del w:id="5642" w:author="msammartano" w:date="2014-02-07T18:42:00Z">
        <w:r w:rsidDel="00D575F9">
          <w:rPr>
            <w:noProof/>
          </w:rPr>
          <w:delText>Byte.copy  &lt;File_table_nvar&gt;,&lt;output_file_svar&gt;, 72</w:delText>
        </w:r>
      </w:del>
    </w:p>
    <w:p w:rsidR="006E7104" w:rsidDel="00D575F9" w:rsidRDefault="006E7104">
      <w:pPr>
        <w:pStyle w:val="Index1"/>
        <w:tabs>
          <w:tab w:val="right" w:leader="dot" w:pos="9350"/>
        </w:tabs>
        <w:rPr>
          <w:del w:id="5643" w:author="msammartano" w:date="2014-02-07T18:42:00Z"/>
          <w:noProof/>
        </w:rPr>
      </w:pPr>
      <w:del w:id="5644" w:author="msammartano" w:date="2014-02-07T18:42:00Z">
        <w:r w:rsidDel="00D575F9">
          <w:rPr>
            <w:noProof/>
          </w:rPr>
          <w:delText>Byte.open {r|w|a}, &lt;File_table_nvar&gt;, &lt;Path_sexp&gt;, 70</w:delText>
        </w:r>
      </w:del>
    </w:p>
    <w:p w:rsidR="006E7104" w:rsidDel="00D575F9" w:rsidRDefault="006E7104">
      <w:pPr>
        <w:pStyle w:val="Index1"/>
        <w:tabs>
          <w:tab w:val="right" w:leader="dot" w:pos="9350"/>
        </w:tabs>
        <w:rPr>
          <w:del w:id="5645" w:author="msammartano" w:date="2014-02-07T18:42:00Z"/>
          <w:noProof/>
        </w:rPr>
      </w:pPr>
      <w:del w:id="5646" w:author="msammartano" w:date="2014-02-07T18:42:00Z">
        <w:r w:rsidDel="00D575F9">
          <w:rPr>
            <w:noProof/>
          </w:rPr>
          <w:delText>Byte.position.get  &lt;File_table_nvar&gt;, &lt;position_nexp&gt;, 71</w:delText>
        </w:r>
      </w:del>
    </w:p>
    <w:p w:rsidR="006E7104" w:rsidDel="00D575F9" w:rsidRDefault="006E7104">
      <w:pPr>
        <w:pStyle w:val="Index1"/>
        <w:tabs>
          <w:tab w:val="right" w:leader="dot" w:pos="9350"/>
        </w:tabs>
        <w:rPr>
          <w:del w:id="5647" w:author="msammartano" w:date="2014-02-07T18:42:00Z"/>
          <w:noProof/>
        </w:rPr>
      </w:pPr>
      <w:del w:id="5648" w:author="msammartano" w:date="2014-02-07T18:42:00Z">
        <w:r w:rsidDel="00D575F9">
          <w:rPr>
            <w:noProof/>
          </w:rPr>
          <w:delText>Byte.position.set  &lt;File_table_nvar&gt;, &lt;position_nexp&gt;, 72</w:delText>
        </w:r>
      </w:del>
    </w:p>
    <w:p w:rsidR="006E7104" w:rsidDel="00D575F9" w:rsidRDefault="006E7104">
      <w:pPr>
        <w:pStyle w:val="Index1"/>
        <w:tabs>
          <w:tab w:val="right" w:leader="dot" w:pos="9350"/>
        </w:tabs>
        <w:rPr>
          <w:del w:id="5649" w:author="msammartano" w:date="2014-02-07T18:42:00Z"/>
          <w:noProof/>
        </w:rPr>
      </w:pPr>
      <w:del w:id="5650" w:author="msammartano" w:date="2014-02-07T18:42:00Z">
        <w:r w:rsidDel="00D575F9">
          <w:rPr>
            <w:noProof/>
          </w:rPr>
          <w:delText>Byte.read.buffer  &lt;File_table_nvar&gt;, &lt;count_nexp&gt;, &lt;buffer_svar&gt;, 71</w:delText>
        </w:r>
      </w:del>
    </w:p>
    <w:p w:rsidR="006E7104" w:rsidDel="00D575F9" w:rsidRDefault="006E7104">
      <w:pPr>
        <w:pStyle w:val="Index1"/>
        <w:tabs>
          <w:tab w:val="right" w:leader="dot" w:pos="9350"/>
        </w:tabs>
        <w:rPr>
          <w:del w:id="5651" w:author="msammartano" w:date="2014-02-07T18:42:00Z"/>
          <w:noProof/>
        </w:rPr>
      </w:pPr>
      <w:del w:id="5652" w:author="msammartano" w:date="2014-02-07T18:42:00Z">
        <w:r w:rsidDel="00D575F9">
          <w:rPr>
            <w:noProof/>
          </w:rPr>
          <w:delText>Byte.read.byte &lt;File_table_nvar&gt;, &lt;byte_nvar&gt;, 71</w:delText>
        </w:r>
      </w:del>
    </w:p>
    <w:p w:rsidR="006E7104" w:rsidDel="00D575F9" w:rsidRDefault="006E7104">
      <w:pPr>
        <w:pStyle w:val="Index1"/>
        <w:tabs>
          <w:tab w:val="right" w:leader="dot" w:pos="9350"/>
        </w:tabs>
        <w:rPr>
          <w:del w:id="5653" w:author="msammartano" w:date="2014-02-07T18:42:00Z"/>
          <w:noProof/>
        </w:rPr>
      </w:pPr>
      <w:del w:id="5654" w:author="msammartano" w:date="2014-02-07T18:42:00Z">
        <w:r w:rsidDel="00D575F9">
          <w:rPr>
            <w:noProof/>
          </w:rPr>
          <w:delText>Byte.write.buffer &lt;File_table_nvar&gt;, &lt;sexp&gt;, 71</w:delText>
        </w:r>
      </w:del>
    </w:p>
    <w:p w:rsidR="006E7104" w:rsidDel="00D575F9" w:rsidRDefault="006E7104">
      <w:pPr>
        <w:pStyle w:val="Index1"/>
        <w:tabs>
          <w:tab w:val="right" w:leader="dot" w:pos="9350"/>
        </w:tabs>
        <w:rPr>
          <w:del w:id="5655" w:author="msammartano" w:date="2014-02-07T18:42:00Z"/>
          <w:noProof/>
        </w:rPr>
      </w:pPr>
      <w:del w:id="5656" w:author="msammartano" w:date="2014-02-07T18:42:00Z">
        <w:r w:rsidDel="00D575F9">
          <w:rPr>
            <w:noProof/>
          </w:rPr>
          <w:delText>Byte.write.byte &lt;File_table_nvar&gt;, &lt;byte_nexp&gt;|&lt;sexp&gt;, 71</w:delText>
        </w:r>
      </w:del>
    </w:p>
    <w:p w:rsidR="006E7104" w:rsidDel="00D575F9" w:rsidRDefault="006E7104">
      <w:pPr>
        <w:pStyle w:val="Index1"/>
        <w:tabs>
          <w:tab w:val="right" w:leader="dot" w:pos="9350"/>
        </w:tabs>
        <w:rPr>
          <w:del w:id="5657" w:author="msammartano" w:date="2014-02-07T18:42:00Z"/>
          <w:noProof/>
        </w:rPr>
      </w:pPr>
      <w:del w:id="5658" w:author="msammartano" w:date="2014-02-07T18:42:00Z">
        <w:r w:rsidDel="00D575F9">
          <w:rPr>
            <w:noProof/>
          </w:rPr>
          <w:delText>Call &lt;user_defined_function&gt;, 52</w:delText>
        </w:r>
      </w:del>
    </w:p>
    <w:p w:rsidR="006E7104" w:rsidDel="00D575F9" w:rsidRDefault="006E7104">
      <w:pPr>
        <w:pStyle w:val="Index1"/>
        <w:tabs>
          <w:tab w:val="right" w:leader="dot" w:pos="9350"/>
        </w:tabs>
        <w:rPr>
          <w:del w:id="5659" w:author="msammartano" w:date="2014-02-07T18:42:00Z"/>
          <w:noProof/>
        </w:rPr>
      </w:pPr>
      <w:del w:id="5660" w:author="msammartano" w:date="2014-02-07T18:42:00Z">
        <w:r w:rsidDel="00D575F9">
          <w:rPr>
            <w:noProof/>
          </w:rPr>
          <w:delText>CBRT(&lt;nexp&gt;), 43</w:delText>
        </w:r>
      </w:del>
    </w:p>
    <w:p w:rsidR="006E7104" w:rsidDel="00D575F9" w:rsidRDefault="006E7104">
      <w:pPr>
        <w:pStyle w:val="Index1"/>
        <w:tabs>
          <w:tab w:val="right" w:leader="dot" w:pos="9350"/>
        </w:tabs>
        <w:rPr>
          <w:del w:id="5661" w:author="msammartano" w:date="2014-02-07T18:42:00Z"/>
          <w:noProof/>
        </w:rPr>
      </w:pPr>
      <w:del w:id="5662" w:author="msammartano" w:date="2014-02-07T18:42:00Z">
        <w:r w:rsidDel="00D575F9">
          <w:rPr>
            <w:noProof/>
          </w:rPr>
          <w:delText>CEIL(&lt;nexp&gt;), 44</w:delText>
        </w:r>
      </w:del>
    </w:p>
    <w:p w:rsidR="006E7104" w:rsidDel="00D575F9" w:rsidRDefault="006E7104">
      <w:pPr>
        <w:pStyle w:val="Index1"/>
        <w:tabs>
          <w:tab w:val="right" w:leader="dot" w:pos="9350"/>
        </w:tabs>
        <w:rPr>
          <w:del w:id="5663" w:author="msammartano" w:date="2014-02-07T18:42:00Z"/>
          <w:noProof/>
        </w:rPr>
      </w:pPr>
      <w:del w:id="5664" w:author="msammartano" w:date="2014-02-07T18:42:00Z">
        <w:r w:rsidDel="00D575F9">
          <w:rPr>
            <w:noProof/>
          </w:rPr>
          <w:delText>CHR$ (&lt;nexp&gt;), 48</w:delText>
        </w:r>
      </w:del>
    </w:p>
    <w:p w:rsidR="006E7104" w:rsidDel="00D575F9" w:rsidRDefault="006E7104">
      <w:pPr>
        <w:pStyle w:val="Index1"/>
        <w:tabs>
          <w:tab w:val="right" w:leader="dot" w:pos="9350"/>
        </w:tabs>
        <w:rPr>
          <w:del w:id="5665" w:author="msammartano" w:date="2014-02-07T18:42:00Z"/>
          <w:noProof/>
        </w:rPr>
      </w:pPr>
      <w:del w:id="5666" w:author="msammartano" w:date="2014-02-07T18:42:00Z">
        <w:r w:rsidDel="00D575F9">
          <w:rPr>
            <w:noProof/>
          </w:rPr>
          <w:delText>Clipboard.get &lt;svar&gt;, 83</w:delText>
        </w:r>
      </w:del>
    </w:p>
    <w:p w:rsidR="006E7104" w:rsidDel="00D575F9" w:rsidRDefault="006E7104">
      <w:pPr>
        <w:pStyle w:val="Index1"/>
        <w:tabs>
          <w:tab w:val="right" w:leader="dot" w:pos="9350"/>
        </w:tabs>
        <w:rPr>
          <w:del w:id="5667" w:author="msammartano" w:date="2014-02-07T18:42:00Z"/>
          <w:noProof/>
        </w:rPr>
      </w:pPr>
      <w:del w:id="5668" w:author="msammartano" w:date="2014-02-07T18:42:00Z">
        <w:r w:rsidDel="00D575F9">
          <w:rPr>
            <w:noProof/>
          </w:rPr>
          <w:delText>Clipboard.put &lt;sexp&gt;, 84</w:delText>
        </w:r>
      </w:del>
    </w:p>
    <w:p w:rsidR="006E7104" w:rsidDel="00D575F9" w:rsidRDefault="006E7104">
      <w:pPr>
        <w:pStyle w:val="Index1"/>
        <w:tabs>
          <w:tab w:val="right" w:leader="dot" w:pos="9350"/>
        </w:tabs>
        <w:rPr>
          <w:del w:id="5669" w:author="msammartano" w:date="2014-02-07T18:42:00Z"/>
          <w:noProof/>
        </w:rPr>
      </w:pPr>
      <w:del w:id="5670" w:author="msammartano" w:date="2014-02-07T18:42:00Z">
        <w:r w:rsidDel="00D575F9">
          <w:rPr>
            <w:noProof/>
          </w:rPr>
          <w:delText>Clock(), 47</w:delText>
        </w:r>
      </w:del>
    </w:p>
    <w:p w:rsidR="006E7104" w:rsidDel="00D575F9" w:rsidRDefault="006E7104">
      <w:pPr>
        <w:pStyle w:val="Index1"/>
        <w:tabs>
          <w:tab w:val="right" w:leader="dot" w:pos="9350"/>
        </w:tabs>
        <w:rPr>
          <w:del w:id="5671" w:author="msammartano" w:date="2014-02-07T18:42:00Z"/>
          <w:noProof/>
        </w:rPr>
      </w:pPr>
      <w:del w:id="5672" w:author="msammartano" w:date="2014-02-07T18:42:00Z">
        <w:r w:rsidDel="00D575F9">
          <w:rPr>
            <w:noProof/>
          </w:rPr>
          <w:delText>CLS, 63</w:delText>
        </w:r>
      </w:del>
    </w:p>
    <w:p w:rsidR="006E7104" w:rsidDel="00D575F9" w:rsidRDefault="006E7104">
      <w:pPr>
        <w:pStyle w:val="Index1"/>
        <w:tabs>
          <w:tab w:val="right" w:leader="dot" w:pos="9350"/>
        </w:tabs>
        <w:rPr>
          <w:del w:id="5673" w:author="msammartano" w:date="2014-02-07T18:42:00Z"/>
          <w:noProof/>
        </w:rPr>
      </w:pPr>
      <w:del w:id="5674" w:author="msammartano" w:date="2014-02-07T18:42:00Z">
        <w:r w:rsidDel="00D575F9">
          <w:rPr>
            <w:noProof/>
          </w:rPr>
          <w:delText>Console.save &lt;filename_sexp&gt;, 64</w:delText>
        </w:r>
      </w:del>
    </w:p>
    <w:p w:rsidR="006E7104" w:rsidDel="00D575F9" w:rsidRDefault="006E7104">
      <w:pPr>
        <w:pStyle w:val="Index1"/>
        <w:tabs>
          <w:tab w:val="right" w:leader="dot" w:pos="9350"/>
        </w:tabs>
        <w:rPr>
          <w:del w:id="5675" w:author="msammartano" w:date="2014-02-07T18:42:00Z"/>
          <w:noProof/>
        </w:rPr>
      </w:pPr>
      <w:del w:id="5676" w:author="msammartano" w:date="2014-02-07T18:42:00Z">
        <w:r w:rsidDel="00D575F9">
          <w:rPr>
            <w:noProof/>
          </w:rPr>
          <w:delText>Console.Title { &lt;title_sexp&gt;}, 63</w:delText>
        </w:r>
      </w:del>
    </w:p>
    <w:p w:rsidR="006E7104" w:rsidDel="00D575F9" w:rsidRDefault="006E7104">
      <w:pPr>
        <w:pStyle w:val="Index1"/>
        <w:tabs>
          <w:tab w:val="right" w:leader="dot" w:pos="9350"/>
        </w:tabs>
        <w:rPr>
          <w:del w:id="5677" w:author="msammartano" w:date="2014-02-07T18:42:00Z"/>
          <w:noProof/>
        </w:rPr>
      </w:pPr>
      <w:del w:id="5678" w:author="msammartano" w:date="2014-02-07T18:42:00Z">
        <w:r w:rsidDel="00D575F9">
          <w:rPr>
            <w:noProof/>
          </w:rPr>
          <w:delText>ConsoleTouch.Resume, 58</w:delText>
        </w:r>
      </w:del>
    </w:p>
    <w:p w:rsidR="006E7104" w:rsidDel="00D575F9" w:rsidRDefault="006E7104">
      <w:pPr>
        <w:pStyle w:val="Index1"/>
        <w:tabs>
          <w:tab w:val="right" w:leader="dot" w:pos="9350"/>
        </w:tabs>
        <w:rPr>
          <w:del w:id="5679" w:author="msammartano" w:date="2014-02-07T18:42:00Z"/>
          <w:noProof/>
        </w:rPr>
      </w:pPr>
      <w:del w:id="5680" w:author="msammartano" w:date="2014-02-07T18:42:00Z">
        <w:r w:rsidDel="00D575F9">
          <w:rPr>
            <w:noProof/>
          </w:rPr>
          <w:delText>COS(&lt;nexp&gt;), 44</w:delText>
        </w:r>
      </w:del>
    </w:p>
    <w:p w:rsidR="006E7104" w:rsidDel="00D575F9" w:rsidRDefault="006E7104">
      <w:pPr>
        <w:pStyle w:val="Index1"/>
        <w:tabs>
          <w:tab w:val="right" w:leader="dot" w:pos="9350"/>
        </w:tabs>
        <w:rPr>
          <w:del w:id="5681" w:author="msammartano" w:date="2014-02-07T18:42:00Z"/>
          <w:noProof/>
        </w:rPr>
      </w:pPr>
      <w:del w:id="5682" w:author="msammartano" w:date="2014-02-07T18:42:00Z">
        <w:r w:rsidDel="00D575F9">
          <w:rPr>
            <w:noProof/>
          </w:rPr>
          <w:delText>COSH(&lt;nexp&gt;), 45</w:delText>
        </w:r>
      </w:del>
    </w:p>
    <w:p w:rsidR="006E7104" w:rsidDel="00D575F9" w:rsidRDefault="006E7104">
      <w:pPr>
        <w:pStyle w:val="Index1"/>
        <w:tabs>
          <w:tab w:val="right" w:leader="dot" w:pos="9350"/>
        </w:tabs>
        <w:rPr>
          <w:del w:id="5683" w:author="msammartano" w:date="2014-02-07T18:42:00Z"/>
          <w:noProof/>
        </w:rPr>
      </w:pPr>
      <w:del w:id="5684" w:author="msammartano" w:date="2014-02-07T18:42:00Z">
        <w:r w:rsidDel="00D575F9">
          <w:rPr>
            <w:noProof/>
          </w:rPr>
          <w:delText>D_u.break, 54</w:delText>
        </w:r>
      </w:del>
    </w:p>
    <w:p w:rsidR="006E7104" w:rsidDel="00D575F9" w:rsidRDefault="006E7104">
      <w:pPr>
        <w:pStyle w:val="Index1"/>
        <w:tabs>
          <w:tab w:val="right" w:leader="dot" w:pos="9350"/>
        </w:tabs>
        <w:rPr>
          <w:del w:id="5685" w:author="msammartano" w:date="2014-02-07T18:42:00Z"/>
          <w:noProof/>
        </w:rPr>
      </w:pPr>
      <w:del w:id="5686" w:author="msammartano" w:date="2014-02-07T18:42:00Z">
        <w:r w:rsidDel="00D575F9">
          <w:rPr>
            <w:noProof/>
          </w:rPr>
          <w:delText>Debug.dump.array Array[], 60</w:delText>
        </w:r>
      </w:del>
    </w:p>
    <w:p w:rsidR="006E7104" w:rsidDel="00D575F9" w:rsidRDefault="006E7104">
      <w:pPr>
        <w:pStyle w:val="Index1"/>
        <w:tabs>
          <w:tab w:val="right" w:leader="dot" w:pos="9350"/>
        </w:tabs>
        <w:rPr>
          <w:del w:id="5687" w:author="msammartano" w:date="2014-02-07T18:42:00Z"/>
          <w:noProof/>
        </w:rPr>
      </w:pPr>
      <w:del w:id="5688" w:author="msammartano" w:date="2014-02-07T18:42:00Z">
        <w:r w:rsidDel="00D575F9">
          <w:rPr>
            <w:noProof/>
          </w:rPr>
          <w:delText>Debug.dump.bundle  &lt;bundlePtr_nexp&gt;, 60</w:delText>
        </w:r>
      </w:del>
    </w:p>
    <w:p w:rsidR="006E7104" w:rsidDel="00D575F9" w:rsidRDefault="006E7104">
      <w:pPr>
        <w:pStyle w:val="Index1"/>
        <w:tabs>
          <w:tab w:val="right" w:leader="dot" w:pos="9350"/>
        </w:tabs>
        <w:rPr>
          <w:del w:id="5689" w:author="msammartano" w:date="2014-02-07T18:42:00Z"/>
          <w:noProof/>
        </w:rPr>
      </w:pPr>
      <w:del w:id="5690" w:author="msammartano" w:date="2014-02-07T18:42:00Z">
        <w:r w:rsidDel="00D575F9">
          <w:rPr>
            <w:noProof/>
          </w:rPr>
          <w:delText>Debug.dump.list  &lt;listPtr_nexp&gt;, 60</w:delText>
        </w:r>
      </w:del>
    </w:p>
    <w:p w:rsidR="006E7104" w:rsidDel="00D575F9" w:rsidRDefault="006E7104">
      <w:pPr>
        <w:pStyle w:val="Index1"/>
        <w:tabs>
          <w:tab w:val="right" w:leader="dot" w:pos="9350"/>
        </w:tabs>
        <w:rPr>
          <w:del w:id="5691" w:author="msammartano" w:date="2014-02-07T18:42:00Z"/>
          <w:noProof/>
        </w:rPr>
      </w:pPr>
      <w:del w:id="5692" w:author="msammartano" w:date="2014-02-07T18:42:00Z">
        <w:r w:rsidDel="00D575F9">
          <w:rPr>
            <w:noProof/>
          </w:rPr>
          <w:delText>Debug.dump.scalars, 60</w:delText>
        </w:r>
      </w:del>
    </w:p>
    <w:p w:rsidR="006E7104" w:rsidDel="00D575F9" w:rsidRDefault="006E7104">
      <w:pPr>
        <w:pStyle w:val="Index1"/>
        <w:tabs>
          <w:tab w:val="right" w:leader="dot" w:pos="9350"/>
        </w:tabs>
        <w:rPr>
          <w:del w:id="5693" w:author="msammartano" w:date="2014-02-07T18:42:00Z"/>
          <w:noProof/>
        </w:rPr>
      </w:pPr>
      <w:del w:id="5694" w:author="msammartano" w:date="2014-02-07T18:42:00Z">
        <w:r w:rsidDel="00D575F9">
          <w:rPr>
            <w:noProof/>
          </w:rPr>
          <w:delText>Debug.dump.stack  &lt;stackPtr_nexp&gt;, 60</w:delText>
        </w:r>
      </w:del>
    </w:p>
    <w:p w:rsidR="006E7104" w:rsidDel="00D575F9" w:rsidRDefault="006E7104">
      <w:pPr>
        <w:pStyle w:val="Index1"/>
        <w:tabs>
          <w:tab w:val="right" w:leader="dot" w:pos="9350"/>
        </w:tabs>
        <w:rPr>
          <w:del w:id="5695" w:author="msammartano" w:date="2014-02-07T18:42:00Z"/>
          <w:noProof/>
        </w:rPr>
      </w:pPr>
      <w:del w:id="5696" w:author="msammartano" w:date="2014-02-07T18:42:00Z">
        <w:r w:rsidDel="00D575F9">
          <w:rPr>
            <w:noProof/>
          </w:rPr>
          <w:delText>Debug.echo.off, 60</w:delText>
        </w:r>
      </w:del>
    </w:p>
    <w:p w:rsidR="006E7104" w:rsidDel="00D575F9" w:rsidRDefault="006E7104">
      <w:pPr>
        <w:pStyle w:val="Index1"/>
        <w:tabs>
          <w:tab w:val="right" w:leader="dot" w:pos="9350"/>
        </w:tabs>
        <w:rPr>
          <w:del w:id="5697" w:author="msammartano" w:date="2014-02-07T18:42:00Z"/>
          <w:noProof/>
        </w:rPr>
      </w:pPr>
      <w:del w:id="5698" w:author="msammartano" w:date="2014-02-07T18:42:00Z">
        <w:r w:rsidDel="00D575F9">
          <w:rPr>
            <w:noProof/>
          </w:rPr>
          <w:delText>Debug.echo.on, 60</w:delText>
        </w:r>
      </w:del>
    </w:p>
    <w:p w:rsidR="006E7104" w:rsidDel="00D575F9" w:rsidRDefault="006E7104">
      <w:pPr>
        <w:pStyle w:val="Index1"/>
        <w:tabs>
          <w:tab w:val="right" w:leader="dot" w:pos="9350"/>
        </w:tabs>
        <w:rPr>
          <w:del w:id="5699" w:author="msammartano" w:date="2014-02-07T18:42:00Z"/>
          <w:noProof/>
        </w:rPr>
      </w:pPr>
      <w:del w:id="5700" w:author="msammartano" w:date="2014-02-07T18:42:00Z">
        <w:r w:rsidDel="00D575F9">
          <w:rPr>
            <w:noProof/>
          </w:rPr>
          <w:delText>Debug.off, 60</w:delText>
        </w:r>
      </w:del>
    </w:p>
    <w:p w:rsidR="006E7104" w:rsidDel="00D575F9" w:rsidRDefault="006E7104">
      <w:pPr>
        <w:pStyle w:val="Index1"/>
        <w:tabs>
          <w:tab w:val="right" w:leader="dot" w:pos="9350"/>
        </w:tabs>
        <w:rPr>
          <w:del w:id="5701" w:author="msammartano" w:date="2014-02-07T18:42:00Z"/>
          <w:noProof/>
        </w:rPr>
      </w:pPr>
      <w:del w:id="5702" w:author="msammartano" w:date="2014-02-07T18:42:00Z">
        <w:r w:rsidDel="00D575F9">
          <w:rPr>
            <w:noProof/>
          </w:rPr>
          <w:delText>Debug.on, 60</w:delText>
        </w:r>
      </w:del>
    </w:p>
    <w:p w:rsidR="006E7104" w:rsidDel="00D575F9" w:rsidRDefault="006E7104">
      <w:pPr>
        <w:pStyle w:val="Index1"/>
        <w:tabs>
          <w:tab w:val="right" w:leader="dot" w:pos="9350"/>
        </w:tabs>
        <w:rPr>
          <w:del w:id="5703" w:author="msammartano" w:date="2014-02-07T18:42:00Z"/>
          <w:noProof/>
        </w:rPr>
      </w:pPr>
      <w:del w:id="5704" w:author="msammartano" w:date="2014-02-07T18:42:00Z">
        <w:r w:rsidDel="00D575F9">
          <w:rPr>
            <w:noProof/>
          </w:rPr>
          <w:delText>Debug.print, 60</w:delText>
        </w:r>
      </w:del>
    </w:p>
    <w:p w:rsidR="006E7104" w:rsidDel="00D575F9" w:rsidRDefault="006E7104">
      <w:pPr>
        <w:pStyle w:val="Index1"/>
        <w:tabs>
          <w:tab w:val="right" w:leader="dot" w:pos="9350"/>
        </w:tabs>
        <w:rPr>
          <w:del w:id="5705" w:author="msammartano" w:date="2014-02-07T18:42:00Z"/>
          <w:noProof/>
        </w:rPr>
      </w:pPr>
      <w:del w:id="5706" w:author="msammartano" w:date="2014-02-07T18:42:00Z">
        <w:r w:rsidDel="00D575F9">
          <w:rPr>
            <w:noProof/>
          </w:rPr>
          <w:delText>Debug.show, 62</w:delText>
        </w:r>
      </w:del>
    </w:p>
    <w:p w:rsidR="006E7104" w:rsidDel="00D575F9" w:rsidRDefault="006E7104">
      <w:pPr>
        <w:pStyle w:val="Index1"/>
        <w:tabs>
          <w:tab w:val="right" w:leader="dot" w:pos="9350"/>
        </w:tabs>
        <w:rPr>
          <w:del w:id="5707" w:author="msammartano" w:date="2014-02-07T18:42:00Z"/>
          <w:noProof/>
        </w:rPr>
      </w:pPr>
      <w:del w:id="5708" w:author="msammartano" w:date="2014-02-07T18:42:00Z">
        <w:r w:rsidDel="00D575F9">
          <w:rPr>
            <w:noProof/>
          </w:rPr>
          <w:delText>Debug.show.array Array[], 61</w:delText>
        </w:r>
      </w:del>
    </w:p>
    <w:p w:rsidR="006E7104" w:rsidDel="00D575F9" w:rsidRDefault="006E7104">
      <w:pPr>
        <w:pStyle w:val="Index1"/>
        <w:tabs>
          <w:tab w:val="right" w:leader="dot" w:pos="9350"/>
        </w:tabs>
        <w:rPr>
          <w:del w:id="5709" w:author="msammartano" w:date="2014-02-07T18:42:00Z"/>
          <w:noProof/>
        </w:rPr>
      </w:pPr>
      <w:del w:id="5710" w:author="msammartano" w:date="2014-02-07T18:42:00Z">
        <w:r w:rsidDel="00D575F9">
          <w:rPr>
            <w:noProof/>
          </w:rPr>
          <w:delText>Debug.show.bundle  &lt;bundlePtr_nexp&gt;, 61</w:delText>
        </w:r>
      </w:del>
    </w:p>
    <w:p w:rsidR="006E7104" w:rsidDel="00D575F9" w:rsidRDefault="006E7104">
      <w:pPr>
        <w:pStyle w:val="Index1"/>
        <w:tabs>
          <w:tab w:val="right" w:leader="dot" w:pos="9350"/>
        </w:tabs>
        <w:rPr>
          <w:del w:id="5711" w:author="msammartano" w:date="2014-02-07T18:42:00Z"/>
          <w:noProof/>
        </w:rPr>
      </w:pPr>
      <w:del w:id="5712" w:author="msammartano" w:date="2014-02-07T18:42:00Z">
        <w:r w:rsidDel="00D575F9">
          <w:rPr>
            <w:noProof/>
          </w:rPr>
          <w:delText>Debug.show.list  &lt;listPtr_nexp&gt;, 61</w:delText>
        </w:r>
      </w:del>
    </w:p>
    <w:p w:rsidR="006E7104" w:rsidDel="00D575F9" w:rsidRDefault="006E7104">
      <w:pPr>
        <w:pStyle w:val="Index1"/>
        <w:tabs>
          <w:tab w:val="right" w:leader="dot" w:pos="9350"/>
        </w:tabs>
        <w:rPr>
          <w:del w:id="5713" w:author="msammartano" w:date="2014-02-07T18:42:00Z"/>
          <w:noProof/>
        </w:rPr>
      </w:pPr>
      <w:del w:id="5714" w:author="msammartano" w:date="2014-02-07T18:42:00Z">
        <w:r w:rsidDel="00D575F9">
          <w:rPr>
            <w:noProof/>
          </w:rPr>
          <w:delText>Debug.show.program, 62</w:delText>
        </w:r>
      </w:del>
    </w:p>
    <w:p w:rsidR="006E7104" w:rsidDel="00D575F9" w:rsidRDefault="006E7104">
      <w:pPr>
        <w:pStyle w:val="Index1"/>
        <w:tabs>
          <w:tab w:val="right" w:leader="dot" w:pos="9350"/>
        </w:tabs>
        <w:rPr>
          <w:del w:id="5715" w:author="msammartano" w:date="2014-02-07T18:42:00Z"/>
          <w:noProof/>
        </w:rPr>
      </w:pPr>
      <w:del w:id="5716" w:author="msammartano" w:date="2014-02-07T18:42:00Z">
        <w:r w:rsidDel="00D575F9">
          <w:rPr>
            <w:noProof/>
          </w:rPr>
          <w:delText>Debug.show.scalars, 60</w:delText>
        </w:r>
      </w:del>
    </w:p>
    <w:p w:rsidR="006E7104" w:rsidDel="00D575F9" w:rsidRDefault="006E7104">
      <w:pPr>
        <w:pStyle w:val="Index1"/>
        <w:tabs>
          <w:tab w:val="right" w:leader="dot" w:pos="9350"/>
        </w:tabs>
        <w:rPr>
          <w:del w:id="5717" w:author="msammartano" w:date="2014-02-07T18:42:00Z"/>
          <w:noProof/>
        </w:rPr>
      </w:pPr>
      <w:del w:id="5718" w:author="msammartano" w:date="2014-02-07T18:42:00Z">
        <w:r w:rsidDel="00D575F9">
          <w:rPr>
            <w:noProof/>
          </w:rPr>
          <w:delText>Debug.show.stack  &lt;stackPtr_nexp&gt;, 62</w:delText>
        </w:r>
      </w:del>
    </w:p>
    <w:p w:rsidR="006E7104" w:rsidDel="00D575F9" w:rsidRDefault="006E7104">
      <w:pPr>
        <w:pStyle w:val="Index1"/>
        <w:tabs>
          <w:tab w:val="right" w:leader="dot" w:pos="9350"/>
        </w:tabs>
        <w:rPr>
          <w:del w:id="5719" w:author="msammartano" w:date="2014-02-07T18:42:00Z"/>
          <w:noProof/>
        </w:rPr>
      </w:pPr>
      <w:del w:id="5720" w:author="msammartano" w:date="2014-02-07T18:42:00Z">
        <w:r w:rsidDel="00D575F9">
          <w:rPr>
            <w:noProof/>
          </w:rPr>
          <w:delText>Debug.show.watch, 62</w:delText>
        </w:r>
      </w:del>
    </w:p>
    <w:p w:rsidR="006E7104" w:rsidDel="00D575F9" w:rsidRDefault="006E7104">
      <w:pPr>
        <w:pStyle w:val="Index1"/>
        <w:tabs>
          <w:tab w:val="right" w:leader="dot" w:pos="9350"/>
        </w:tabs>
        <w:rPr>
          <w:del w:id="5721" w:author="msammartano" w:date="2014-02-07T18:42:00Z"/>
          <w:noProof/>
        </w:rPr>
      </w:pPr>
      <w:del w:id="5722" w:author="msammartano" w:date="2014-02-07T18:42:00Z">
        <w:r w:rsidDel="00D575F9">
          <w:rPr>
            <w:noProof/>
          </w:rPr>
          <w:delText>Debug.watch var, var, …, var, 62</w:delText>
        </w:r>
      </w:del>
    </w:p>
    <w:p w:rsidR="006E7104" w:rsidDel="00D575F9" w:rsidRDefault="006E7104">
      <w:pPr>
        <w:pStyle w:val="Index1"/>
        <w:tabs>
          <w:tab w:val="right" w:leader="dot" w:pos="9350"/>
        </w:tabs>
        <w:rPr>
          <w:del w:id="5723" w:author="msammartano" w:date="2014-02-07T18:42:00Z"/>
          <w:noProof/>
        </w:rPr>
      </w:pPr>
      <w:del w:id="5724" w:author="msammartano" w:date="2014-02-07T18:42:00Z">
        <w:r w:rsidDel="00D575F9">
          <w:rPr>
            <w:noProof/>
          </w:rPr>
          <w:delText>Decrypt  &lt;pw_sexp&gt;, &lt;encrypted_svar&gt;, &lt;decrypted_svar&gt;, 84</w:delText>
        </w:r>
      </w:del>
    </w:p>
    <w:p w:rsidR="006E7104" w:rsidDel="00D575F9" w:rsidRDefault="006E7104">
      <w:pPr>
        <w:pStyle w:val="Index1"/>
        <w:tabs>
          <w:tab w:val="right" w:leader="dot" w:pos="9350"/>
        </w:tabs>
        <w:rPr>
          <w:del w:id="5725" w:author="msammartano" w:date="2014-02-07T18:42:00Z"/>
          <w:noProof/>
        </w:rPr>
      </w:pPr>
      <w:del w:id="5726" w:author="msammartano" w:date="2014-02-07T18:42:00Z">
        <w:r w:rsidDel="00D575F9">
          <w:rPr>
            <w:noProof/>
          </w:rPr>
          <w:delText>Device &lt;svar&gt;, 87</w:delText>
        </w:r>
      </w:del>
    </w:p>
    <w:p w:rsidR="006E7104" w:rsidDel="00D575F9" w:rsidRDefault="006E7104">
      <w:pPr>
        <w:pStyle w:val="Index1"/>
        <w:tabs>
          <w:tab w:val="right" w:leader="dot" w:pos="9350"/>
        </w:tabs>
        <w:rPr>
          <w:del w:id="5727" w:author="msammartano" w:date="2014-02-07T18:42:00Z"/>
          <w:noProof/>
        </w:rPr>
      </w:pPr>
      <w:del w:id="5728" w:author="msammartano" w:date="2014-02-07T18:42:00Z">
        <w:r w:rsidDel="00D575F9">
          <w:rPr>
            <w:noProof/>
          </w:rPr>
          <w:delText>Dim Array[&lt;nexp&gt;{, &lt;nexp&gt; } ... ] {, Array[&lt;nexp&gt;{, &lt;nexp&gt; } ... ] } ..., 30</w:delText>
        </w:r>
      </w:del>
    </w:p>
    <w:p w:rsidR="006E7104" w:rsidDel="00D575F9" w:rsidRDefault="006E7104">
      <w:pPr>
        <w:pStyle w:val="Index1"/>
        <w:tabs>
          <w:tab w:val="right" w:leader="dot" w:pos="9350"/>
        </w:tabs>
        <w:rPr>
          <w:del w:id="5729" w:author="msammartano" w:date="2014-02-07T18:42:00Z"/>
          <w:noProof/>
        </w:rPr>
      </w:pPr>
      <w:del w:id="5730" w:author="msammartano" w:date="2014-02-07T18:42:00Z">
        <w:r w:rsidDel="00D575F9">
          <w:rPr>
            <w:noProof/>
          </w:rPr>
          <w:delText>Do - Until&lt;lexp&gt;, 54</w:delText>
        </w:r>
      </w:del>
    </w:p>
    <w:p w:rsidR="006E7104" w:rsidDel="00D575F9" w:rsidRDefault="006E7104">
      <w:pPr>
        <w:pStyle w:val="Index1"/>
        <w:tabs>
          <w:tab w:val="right" w:leader="dot" w:pos="9350"/>
        </w:tabs>
        <w:rPr>
          <w:del w:id="5731" w:author="msammartano" w:date="2014-02-07T18:42:00Z"/>
          <w:noProof/>
        </w:rPr>
      </w:pPr>
      <w:del w:id="5732" w:author="msammartano" w:date="2014-02-07T18:42:00Z">
        <w:r w:rsidDel="00D575F9">
          <w:rPr>
            <w:noProof/>
          </w:rPr>
          <w:delText>Echo.off, 84</w:delText>
        </w:r>
      </w:del>
    </w:p>
    <w:p w:rsidR="006E7104" w:rsidDel="00D575F9" w:rsidRDefault="006E7104">
      <w:pPr>
        <w:pStyle w:val="Index1"/>
        <w:tabs>
          <w:tab w:val="right" w:leader="dot" w:pos="9350"/>
        </w:tabs>
        <w:rPr>
          <w:del w:id="5733" w:author="msammartano" w:date="2014-02-07T18:42:00Z"/>
          <w:noProof/>
        </w:rPr>
      </w:pPr>
      <w:del w:id="5734" w:author="msammartano" w:date="2014-02-07T18:42:00Z">
        <w:r w:rsidDel="00D575F9">
          <w:rPr>
            <w:noProof/>
          </w:rPr>
          <w:delText>Echo.on, 84</w:delText>
        </w:r>
      </w:del>
    </w:p>
    <w:p w:rsidR="006E7104" w:rsidDel="00D575F9" w:rsidRDefault="006E7104">
      <w:pPr>
        <w:pStyle w:val="Index1"/>
        <w:tabs>
          <w:tab w:val="right" w:leader="dot" w:pos="9350"/>
        </w:tabs>
        <w:rPr>
          <w:del w:id="5735" w:author="msammartano" w:date="2014-02-07T18:42:00Z"/>
          <w:noProof/>
        </w:rPr>
      </w:pPr>
      <w:del w:id="5736" w:author="msammartano" w:date="2014-02-07T18:42:00Z">
        <w:r w:rsidDel="00D575F9">
          <w:rPr>
            <w:noProof/>
          </w:rPr>
          <w:delText>Email.send &lt;recipient_sxep&gt;, &lt;subject_sexp&gt;, &lt;body_sexp&gt;, 93</w:delText>
        </w:r>
      </w:del>
    </w:p>
    <w:p w:rsidR="006E7104" w:rsidDel="00D575F9" w:rsidRDefault="006E7104">
      <w:pPr>
        <w:pStyle w:val="Index1"/>
        <w:tabs>
          <w:tab w:val="right" w:leader="dot" w:pos="9350"/>
        </w:tabs>
        <w:rPr>
          <w:del w:id="5737" w:author="msammartano" w:date="2014-02-07T18:42:00Z"/>
          <w:noProof/>
        </w:rPr>
      </w:pPr>
      <w:del w:id="5738" w:author="msammartano" w:date="2014-02-07T18:42:00Z">
        <w:r w:rsidDel="00D575F9">
          <w:rPr>
            <w:noProof/>
          </w:rPr>
          <w:delText>Encrypt &lt;pw_sexp&gt;, &lt;source_sexp&gt;, &lt;encrypted_svar&gt;, 84</w:delText>
        </w:r>
      </w:del>
    </w:p>
    <w:p w:rsidR="006E7104" w:rsidDel="00D575F9" w:rsidRDefault="006E7104">
      <w:pPr>
        <w:pStyle w:val="Index1"/>
        <w:tabs>
          <w:tab w:val="right" w:leader="dot" w:pos="9350"/>
        </w:tabs>
        <w:rPr>
          <w:del w:id="5739" w:author="msammartano" w:date="2014-02-07T18:42:00Z"/>
          <w:noProof/>
        </w:rPr>
      </w:pPr>
      <w:del w:id="5740" w:author="msammartano" w:date="2014-02-07T18:42:00Z">
        <w:r w:rsidDel="00D575F9">
          <w:rPr>
            <w:noProof/>
          </w:rPr>
          <w:delText>End{ &lt;msg_sexp&gt;}, 58</w:delText>
        </w:r>
      </w:del>
    </w:p>
    <w:p w:rsidR="006E7104" w:rsidDel="00D575F9" w:rsidRDefault="006E7104">
      <w:pPr>
        <w:pStyle w:val="Index1"/>
        <w:tabs>
          <w:tab w:val="right" w:leader="dot" w:pos="9350"/>
        </w:tabs>
        <w:rPr>
          <w:del w:id="5741" w:author="msammartano" w:date="2014-02-07T18:42:00Z"/>
          <w:noProof/>
        </w:rPr>
      </w:pPr>
      <w:del w:id="5742" w:author="msammartano" w:date="2014-02-07T18:42:00Z">
        <w:r w:rsidDel="00D575F9">
          <w:rPr>
            <w:noProof/>
          </w:rPr>
          <w:delText>Ends_with ( &lt;Look_for_sexp&gt;, &lt;look_in_sexp&gt;), 47</w:delText>
        </w:r>
      </w:del>
    </w:p>
    <w:p w:rsidR="006E7104" w:rsidDel="00D575F9" w:rsidRDefault="006E7104">
      <w:pPr>
        <w:pStyle w:val="Index1"/>
        <w:tabs>
          <w:tab w:val="right" w:leader="dot" w:pos="9350"/>
        </w:tabs>
        <w:rPr>
          <w:del w:id="5743" w:author="msammartano" w:date="2014-02-07T18:42:00Z"/>
          <w:noProof/>
        </w:rPr>
      </w:pPr>
      <w:del w:id="5744" w:author="msammartano" w:date="2014-02-07T18:42:00Z">
        <w:r w:rsidDel="00D575F9">
          <w:rPr>
            <w:noProof/>
          </w:rPr>
          <w:delText>Exit, 59</w:delText>
        </w:r>
      </w:del>
    </w:p>
    <w:p w:rsidR="006E7104" w:rsidDel="00D575F9" w:rsidRDefault="006E7104">
      <w:pPr>
        <w:pStyle w:val="Index1"/>
        <w:tabs>
          <w:tab w:val="right" w:leader="dot" w:pos="9350"/>
        </w:tabs>
        <w:rPr>
          <w:del w:id="5745" w:author="msammartano" w:date="2014-02-07T18:42:00Z"/>
          <w:noProof/>
        </w:rPr>
      </w:pPr>
      <w:del w:id="5746" w:author="msammartano" w:date="2014-02-07T18:42:00Z">
        <w:r w:rsidDel="00D575F9">
          <w:rPr>
            <w:noProof/>
          </w:rPr>
          <w:delText>EXP(&lt;nexp&gt;), 44</w:delText>
        </w:r>
      </w:del>
    </w:p>
    <w:p w:rsidR="006E7104" w:rsidDel="00D575F9" w:rsidRDefault="006E7104">
      <w:pPr>
        <w:pStyle w:val="Index1"/>
        <w:tabs>
          <w:tab w:val="right" w:leader="dot" w:pos="9350"/>
        </w:tabs>
        <w:rPr>
          <w:del w:id="5747" w:author="msammartano" w:date="2014-02-07T18:42:00Z"/>
          <w:noProof/>
        </w:rPr>
      </w:pPr>
      <w:del w:id="5748" w:author="msammartano" w:date="2014-02-07T18:42:00Z">
        <w:r w:rsidDel="00D575F9">
          <w:rPr>
            <w:noProof/>
          </w:rPr>
          <w:delText>F_n.break, 53</w:delText>
        </w:r>
      </w:del>
    </w:p>
    <w:p w:rsidR="006E7104" w:rsidDel="00D575F9" w:rsidRDefault="006E7104">
      <w:pPr>
        <w:pStyle w:val="Index1"/>
        <w:tabs>
          <w:tab w:val="right" w:leader="dot" w:pos="9350"/>
        </w:tabs>
        <w:rPr>
          <w:del w:id="5749" w:author="msammartano" w:date="2014-02-07T18:42:00Z"/>
          <w:noProof/>
        </w:rPr>
      </w:pPr>
      <w:del w:id="5750" w:author="msammartano" w:date="2014-02-07T18:42:00Z">
        <w:r w:rsidDel="00D575F9">
          <w:rPr>
            <w:noProof/>
          </w:rPr>
          <w:delText>File.Delete &lt;Boolean_nvar&gt;, &lt;Path_sexp&gt;, 67</w:delText>
        </w:r>
      </w:del>
    </w:p>
    <w:p w:rsidR="006E7104" w:rsidDel="00D575F9" w:rsidRDefault="006E7104">
      <w:pPr>
        <w:pStyle w:val="Index1"/>
        <w:tabs>
          <w:tab w:val="right" w:leader="dot" w:pos="9350"/>
        </w:tabs>
        <w:rPr>
          <w:del w:id="5751" w:author="msammartano" w:date="2014-02-07T18:42:00Z"/>
          <w:noProof/>
        </w:rPr>
      </w:pPr>
      <w:del w:id="5752" w:author="msammartano" w:date="2014-02-07T18:42:00Z">
        <w:r w:rsidDel="00D575F9">
          <w:rPr>
            <w:noProof/>
          </w:rPr>
          <w:delText>File.Dir &lt;Path_sexp&gt;, Array[], 67</w:delText>
        </w:r>
      </w:del>
    </w:p>
    <w:p w:rsidR="006E7104" w:rsidDel="00D575F9" w:rsidRDefault="006E7104">
      <w:pPr>
        <w:pStyle w:val="Index1"/>
        <w:tabs>
          <w:tab w:val="right" w:leader="dot" w:pos="9350"/>
        </w:tabs>
        <w:rPr>
          <w:del w:id="5753" w:author="msammartano" w:date="2014-02-07T18:42:00Z"/>
          <w:noProof/>
        </w:rPr>
      </w:pPr>
      <w:del w:id="5754" w:author="msammartano" w:date="2014-02-07T18:42:00Z">
        <w:r w:rsidDel="00D575F9">
          <w:rPr>
            <w:noProof/>
          </w:rPr>
          <w:delText>File.Exists &lt;Boolean_nvar&gt;, &lt;Path_sexp&gt;, 67</w:delText>
        </w:r>
      </w:del>
    </w:p>
    <w:p w:rsidR="006E7104" w:rsidDel="00D575F9" w:rsidRDefault="006E7104">
      <w:pPr>
        <w:pStyle w:val="Index1"/>
        <w:tabs>
          <w:tab w:val="right" w:leader="dot" w:pos="9350"/>
        </w:tabs>
        <w:rPr>
          <w:del w:id="5755" w:author="msammartano" w:date="2014-02-07T18:42:00Z"/>
          <w:noProof/>
        </w:rPr>
      </w:pPr>
      <w:del w:id="5756" w:author="msammartano" w:date="2014-02-07T18:42:00Z">
        <w:r w:rsidDel="00D575F9">
          <w:rPr>
            <w:noProof/>
          </w:rPr>
          <w:delText>File.Mkdir &lt;Path_sexp&gt;, 67</w:delText>
        </w:r>
      </w:del>
    </w:p>
    <w:p w:rsidR="006E7104" w:rsidDel="00D575F9" w:rsidRDefault="006E7104">
      <w:pPr>
        <w:pStyle w:val="Index1"/>
        <w:tabs>
          <w:tab w:val="right" w:leader="dot" w:pos="9350"/>
        </w:tabs>
        <w:rPr>
          <w:del w:id="5757" w:author="msammartano" w:date="2014-02-07T18:42:00Z"/>
          <w:noProof/>
        </w:rPr>
      </w:pPr>
      <w:del w:id="5758" w:author="msammartano" w:date="2014-02-07T18:42:00Z">
        <w:r w:rsidDel="00D575F9">
          <w:rPr>
            <w:noProof/>
          </w:rPr>
          <w:delText>File.Rename &lt;Old_Path_sexp&gt;, &lt;New_Path_sexp&gt;, 67</w:delText>
        </w:r>
      </w:del>
    </w:p>
    <w:p w:rsidR="006E7104" w:rsidDel="00D575F9" w:rsidRDefault="006E7104">
      <w:pPr>
        <w:pStyle w:val="Index1"/>
        <w:tabs>
          <w:tab w:val="right" w:leader="dot" w:pos="9350"/>
        </w:tabs>
        <w:rPr>
          <w:del w:id="5759" w:author="msammartano" w:date="2014-02-07T18:42:00Z"/>
          <w:noProof/>
        </w:rPr>
      </w:pPr>
      <w:del w:id="5760" w:author="msammartano" w:date="2014-02-07T18:42:00Z">
        <w:r w:rsidDel="00D575F9">
          <w:rPr>
            <w:noProof/>
          </w:rPr>
          <w:delText>File.root &lt;svar&gt;, 68</w:delText>
        </w:r>
      </w:del>
    </w:p>
    <w:p w:rsidR="006E7104" w:rsidDel="00D575F9" w:rsidRDefault="006E7104">
      <w:pPr>
        <w:pStyle w:val="Index1"/>
        <w:tabs>
          <w:tab w:val="right" w:leader="dot" w:pos="9350"/>
        </w:tabs>
        <w:rPr>
          <w:del w:id="5761" w:author="msammartano" w:date="2014-02-07T18:42:00Z"/>
          <w:noProof/>
        </w:rPr>
      </w:pPr>
      <w:del w:id="5762" w:author="msammartano" w:date="2014-02-07T18:42:00Z">
        <w:r w:rsidDel="00D575F9">
          <w:rPr>
            <w:noProof/>
          </w:rPr>
          <w:delText>File.Size &lt;size_nvar&gt;, &lt;Path_sexp&gt;, 68</w:delText>
        </w:r>
      </w:del>
    </w:p>
    <w:p w:rsidR="006E7104" w:rsidDel="00D575F9" w:rsidRDefault="006E7104">
      <w:pPr>
        <w:pStyle w:val="Index1"/>
        <w:tabs>
          <w:tab w:val="right" w:leader="dot" w:pos="9350"/>
        </w:tabs>
        <w:rPr>
          <w:del w:id="5763" w:author="msammartano" w:date="2014-02-07T18:42:00Z"/>
          <w:noProof/>
        </w:rPr>
      </w:pPr>
      <w:del w:id="5764" w:author="msammartano" w:date="2014-02-07T18:42:00Z">
        <w:r w:rsidDel="00D575F9">
          <w:rPr>
            <w:noProof/>
          </w:rPr>
          <w:delText>FLOOR(&lt;nexp&gt;), 44</w:delText>
        </w:r>
      </w:del>
    </w:p>
    <w:p w:rsidR="006E7104" w:rsidDel="00D575F9" w:rsidRDefault="006E7104">
      <w:pPr>
        <w:pStyle w:val="Index1"/>
        <w:tabs>
          <w:tab w:val="right" w:leader="dot" w:pos="9350"/>
        </w:tabs>
        <w:rPr>
          <w:del w:id="5765" w:author="msammartano" w:date="2014-02-07T18:42:00Z"/>
          <w:noProof/>
        </w:rPr>
      </w:pPr>
      <w:del w:id="5766" w:author="msammartano" w:date="2014-02-07T18:42:00Z">
        <w:r w:rsidDel="00D575F9">
          <w:rPr>
            <w:noProof/>
          </w:rPr>
          <w:delText>Fn.def  name|name$( {nvar}|{svar}|Array[]|Array$[], ….. {nvar}|{svar}|Array[]|Array$[]), 51</w:delText>
        </w:r>
      </w:del>
    </w:p>
    <w:p w:rsidR="006E7104" w:rsidDel="00D575F9" w:rsidRDefault="006E7104">
      <w:pPr>
        <w:pStyle w:val="Index1"/>
        <w:tabs>
          <w:tab w:val="right" w:leader="dot" w:pos="9350"/>
        </w:tabs>
        <w:rPr>
          <w:del w:id="5767" w:author="msammartano" w:date="2014-02-07T18:42:00Z"/>
          <w:noProof/>
        </w:rPr>
      </w:pPr>
      <w:del w:id="5768" w:author="msammartano" w:date="2014-02-07T18:42:00Z">
        <w:r w:rsidDel="00D575F9">
          <w:rPr>
            <w:noProof/>
          </w:rPr>
          <w:delText>Fn.end, 52</w:delText>
        </w:r>
      </w:del>
    </w:p>
    <w:p w:rsidR="006E7104" w:rsidDel="00D575F9" w:rsidRDefault="006E7104">
      <w:pPr>
        <w:pStyle w:val="Index1"/>
        <w:tabs>
          <w:tab w:val="right" w:leader="dot" w:pos="9350"/>
        </w:tabs>
        <w:rPr>
          <w:del w:id="5769" w:author="msammartano" w:date="2014-02-07T18:42:00Z"/>
          <w:noProof/>
        </w:rPr>
      </w:pPr>
      <w:del w:id="5770" w:author="msammartano" w:date="2014-02-07T18:42:00Z">
        <w:r w:rsidDel="00D575F9">
          <w:rPr>
            <w:noProof/>
          </w:rPr>
          <w:delText>Fn.rtn &lt;sexp&gt;|&lt;nexp&gt;, 52</w:delText>
        </w:r>
      </w:del>
    </w:p>
    <w:p w:rsidR="006E7104" w:rsidDel="00D575F9" w:rsidRDefault="006E7104">
      <w:pPr>
        <w:pStyle w:val="Index1"/>
        <w:tabs>
          <w:tab w:val="right" w:leader="dot" w:pos="9350"/>
        </w:tabs>
        <w:rPr>
          <w:del w:id="5771" w:author="msammartano" w:date="2014-02-07T18:42:00Z"/>
          <w:noProof/>
        </w:rPr>
      </w:pPr>
      <w:del w:id="5772" w:author="msammartano" w:date="2014-02-07T18:42:00Z">
        <w:r w:rsidDel="00D575F9">
          <w:rPr>
            <w:noProof/>
          </w:rPr>
          <w:delText>For - To - Step - Next, 53</w:delText>
        </w:r>
      </w:del>
    </w:p>
    <w:p w:rsidR="006E7104" w:rsidDel="00D575F9" w:rsidRDefault="006E7104">
      <w:pPr>
        <w:pStyle w:val="Index1"/>
        <w:tabs>
          <w:tab w:val="right" w:leader="dot" w:pos="9350"/>
        </w:tabs>
        <w:rPr>
          <w:del w:id="5773" w:author="msammartano" w:date="2014-02-07T18:42:00Z"/>
          <w:noProof/>
        </w:rPr>
      </w:pPr>
      <w:del w:id="5774" w:author="msammartano" w:date="2014-02-07T18:42:00Z">
        <w:r w:rsidRPr="00B029B6" w:rsidDel="00D575F9">
          <w:rPr>
            <w:rFonts w:eastAsia="Times New Roman"/>
            <w:noProof/>
          </w:rPr>
          <w:delText>FORMAT$(</w:delText>
        </w:r>
        <w:r w:rsidDel="00D575F9">
          <w:rPr>
            <w:noProof/>
          </w:rPr>
          <w:delText>&lt;Pattern_sexp&gt;</w:delText>
        </w:r>
        <w:r w:rsidRPr="00B029B6" w:rsidDel="00D575F9">
          <w:rPr>
            <w:rFonts w:eastAsia="Times New Roman"/>
            <w:noProof/>
          </w:rPr>
          <w:delText xml:space="preserve">,  </w:delText>
        </w:r>
        <w:r w:rsidDel="00D575F9">
          <w:rPr>
            <w:noProof/>
          </w:rPr>
          <w:delText xml:space="preserve">&lt;nexp&gt; </w:delText>
        </w:r>
        <w:r w:rsidRPr="00B029B6" w:rsidDel="00D575F9">
          <w:rPr>
            <w:rFonts w:eastAsia="Times New Roman"/>
            <w:noProof/>
          </w:rPr>
          <w:delText xml:space="preserve"> )</w:delText>
        </w:r>
        <w:r w:rsidDel="00D575F9">
          <w:rPr>
            <w:noProof/>
          </w:rPr>
          <w:delText>, 50</w:delText>
        </w:r>
      </w:del>
    </w:p>
    <w:p w:rsidR="006E7104" w:rsidDel="00D575F9" w:rsidRDefault="006E7104">
      <w:pPr>
        <w:pStyle w:val="Index1"/>
        <w:tabs>
          <w:tab w:val="right" w:leader="dot" w:pos="9350"/>
        </w:tabs>
        <w:rPr>
          <w:del w:id="5775" w:author="msammartano" w:date="2014-02-07T18:42:00Z"/>
          <w:noProof/>
        </w:rPr>
      </w:pPr>
      <w:del w:id="5776" w:author="msammartano" w:date="2014-02-07T18:42:00Z">
        <w:r w:rsidDel="00D575F9">
          <w:rPr>
            <w:noProof/>
          </w:rPr>
          <w:delText>Ftp.cd &lt;new_directory_sexp&gt;, 80</w:delText>
        </w:r>
      </w:del>
    </w:p>
    <w:p w:rsidR="006E7104" w:rsidDel="00D575F9" w:rsidRDefault="006E7104">
      <w:pPr>
        <w:pStyle w:val="Index1"/>
        <w:tabs>
          <w:tab w:val="right" w:leader="dot" w:pos="9350"/>
        </w:tabs>
        <w:rPr>
          <w:del w:id="5777" w:author="msammartano" w:date="2014-02-07T18:42:00Z"/>
          <w:noProof/>
        </w:rPr>
      </w:pPr>
      <w:del w:id="5778" w:author="msammartano" w:date="2014-02-07T18:42:00Z">
        <w:r w:rsidDel="00D575F9">
          <w:rPr>
            <w:noProof/>
          </w:rPr>
          <w:delText>Ftp.Close, 79</w:delText>
        </w:r>
      </w:del>
    </w:p>
    <w:p w:rsidR="006E7104" w:rsidDel="00D575F9" w:rsidRDefault="006E7104">
      <w:pPr>
        <w:pStyle w:val="Index1"/>
        <w:tabs>
          <w:tab w:val="right" w:leader="dot" w:pos="9350"/>
        </w:tabs>
        <w:rPr>
          <w:del w:id="5779" w:author="msammartano" w:date="2014-02-07T18:42:00Z"/>
          <w:noProof/>
        </w:rPr>
      </w:pPr>
      <w:del w:id="5780" w:author="msammartano" w:date="2014-02-07T18:42:00Z">
        <w:r w:rsidDel="00D575F9">
          <w:rPr>
            <w:noProof/>
          </w:rPr>
          <w:delText>Ftp.delete &lt;filename_sexp&gt;, 80</w:delText>
        </w:r>
      </w:del>
    </w:p>
    <w:p w:rsidR="006E7104" w:rsidDel="00D575F9" w:rsidRDefault="006E7104">
      <w:pPr>
        <w:pStyle w:val="Index1"/>
        <w:tabs>
          <w:tab w:val="right" w:leader="dot" w:pos="9350"/>
        </w:tabs>
        <w:rPr>
          <w:del w:id="5781" w:author="msammartano" w:date="2014-02-07T18:42:00Z"/>
          <w:noProof/>
        </w:rPr>
      </w:pPr>
      <w:del w:id="5782" w:author="msammartano" w:date="2014-02-07T18:42:00Z">
        <w:r w:rsidDel="00D575F9">
          <w:rPr>
            <w:noProof/>
          </w:rPr>
          <w:delText>Ftp.dir &lt;list_navar&gt;, 79</w:delText>
        </w:r>
      </w:del>
    </w:p>
    <w:p w:rsidR="006E7104" w:rsidDel="00D575F9" w:rsidRDefault="006E7104">
      <w:pPr>
        <w:pStyle w:val="Index1"/>
        <w:tabs>
          <w:tab w:val="right" w:leader="dot" w:pos="9350"/>
        </w:tabs>
        <w:rPr>
          <w:del w:id="5783" w:author="msammartano" w:date="2014-02-07T18:42:00Z"/>
          <w:noProof/>
        </w:rPr>
      </w:pPr>
      <w:del w:id="5784" w:author="msammartano" w:date="2014-02-07T18:42:00Z">
        <w:r w:rsidDel="00D575F9">
          <w:rPr>
            <w:noProof/>
          </w:rPr>
          <w:delText>Ftp.get &lt;source_sexp&gt;, &lt;destination_sexp&gt;, 79</w:delText>
        </w:r>
      </w:del>
    </w:p>
    <w:p w:rsidR="006E7104" w:rsidDel="00D575F9" w:rsidRDefault="006E7104">
      <w:pPr>
        <w:pStyle w:val="Index1"/>
        <w:tabs>
          <w:tab w:val="right" w:leader="dot" w:pos="9350"/>
        </w:tabs>
        <w:rPr>
          <w:del w:id="5785" w:author="msammartano" w:date="2014-02-07T18:42:00Z"/>
          <w:noProof/>
        </w:rPr>
      </w:pPr>
      <w:del w:id="5786" w:author="msammartano" w:date="2014-02-07T18:42:00Z">
        <w:r w:rsidDel="00D575F9">
          <w:rPr>
            <w:noProof/>
          </w:rPr>
          <w:delText>Ftp.mkdir &lt;directory_sexp&gt;, 80</w:delText>
        </w:r>
      </w:del>
    </w:p>
    <w:p w:rsidR="006E7104" w:rsidDel="00D575F9" w:rsidRDefault="006E7104">
      <w:pPr>
        <w:pStyle w:val="Index1"/>
        <w:tabs>
          <w:tab w:val="right" w:leader="dot" w:pos="9350"/>
        </w:tabs>
        <w:rPr>
          <w:del w:id="5787" w:author="msammartano" w:date="2014-02-07T18:42:00Z"/>
          <w:noProof/>
        </w:rPr>
      </w:pPr>
      <w:del w:id="5788" w:author="msammartano" w:date="2014-02-07T18:42:00Z">
        <w:r w:rsidDel="00D575F9">
          <w:rPr>
            <w:noProof/>
          </w:rPr>
          <w:delText>Ftp.open &lt;url_sexp&gt;, &lt;port_nexp&gt;, &lt;user_sexp&gt;, &lt;pw_sexp&gt;, 79</w:delText>
        </w:r>
      </w:del>
    </w:p>
    <w:p w:rsidR="006E7104" w:rsidDel="00D575F9" w:rsidRDefault="006E7104">
      <w:pPr>
        <w:pStyle w:val="Index1"/>
        <w:tabs>
          <w:tab w:val="right" w:leader="dot" w:pos="9350"/>
        </w:tabs>
        <w:rPr>
          <w:del w:id="5789" w:author="msammartano" w:date="2014-02-07T18:42:00Z"/>
          <w:noProof/>
        </w:rPr>
      </w:pPr>
      <w:del w:id="5790" w:author="msammartano" w:date="2014-02-07T18:42:00Z">
        <w:r w:rsidDel="00D575F9">
          <w:rPr>
            <w:noProof/>
          </w:rPr>
          <w:delText>Ftp.put &lt;source_sexp&gt;, &lt;destination_sexp&gt;, 79</w:delText>
        </w:r>
      </w:del>
    </w:p>
    <w:p w:rsidR="006E7104" w:rsidDel="00D575F9" w:rsidRDefault="006E7104">
      <w:pPr>
        <w:pStyle w:val="Index1"/>
        <w:tabs>
          <w:tab w:val="right" w:leader="dot" w:pos="9350"/>
        </w:tabs>
        <w:rPr>
          <w:del w:id="5791" w:author="msammartano" w:date="2014-02-07T18:42:00Z"/>
          <w:noProof/>
        </w:rPr>
      </w:pPr>
      <w:del w:id="5792" w:author="msammartano" w:date="2014-02-07T18:42:00Z">
        <w:r w:rsidDel="00D575F9">
          <w:rPr>
            <w:noProof/>
          </w:rPr>
          <w:delText>Ftp.rename &lt;old_filename_sexp&gt;, &lt;new_filename_sexp&gt;, 80</w:delText>
        </w:r>
      </w:del>
    </w:p>
    <w:p w:rsidR="006E7104" w:rsidDel="00D575F9" w:rsidRDefault="006E7104">
      <w:pPr>
        <w:pStyle w:val="Index1"/>
        <w:tabs>
          <w:tab w:val="right" w:leader="dot" w:pos="9350"/>
        </w:tabs>
        <w:rPr>
          <w:del w:id="5793" w:author="msammartano" w:date="2014-02-07T18:42:00Z"/>
          <w:noProof/>
        </w:rPr>
      </w:pPr>
      <w:del w:id="5794" w:author="msammartano" w:date="2014-02-07T18:42:00Z">
        <w:r w:rsidDel="00D575F9">
          <w:rPr>
            <w:noProof/>
          </w:rPr>
          <w:delText>Ftp.rmdir &lt;directory_sexp&gt;, 80</w:delText>
        </w:r>
      </w:del>
    </w:p>
    <w:p w:rsidR="006E7104" w:rsidDel="00D575F9" w:rsidRDefault="006E7104">
      <w:pPr>
        <w:pStyle w:val="Index1"/>
        <w:tabs>
          <w:tab w:val="right" w:leader="dot" w:pos="9350"/>
        </w:tabs>
        <w:rPr>
          <w:del w:id="5795" w:author="msammartano" w:date="2014-02-07T18:42:00Z"/>
          <w:noProof/>
        </w:rPr>
      </w:pPr>
      <w:del w:id="5796" w:author="msammartano" w:date="2014-02-07T18:42:00Z">
        <w:r w:rsidDel="00D575F9">
          <w:rPr>
            <w:noProof/>
          </w:rPr>
          <w:delText>GETERROR$(), 48</w:delText>
        </w:r>
      </w:del>
    </w:p>
    <w:p w:rsidR="006E7104" w:rsidDel="00D575F9" w:rsidRDefault="006E7104">
      <w:pPr>
        <w:pStyle w:val="Index1"/>
        <w:tabs>
          <w:tab w:val="right" w:leader="dot" w:pos="9350"/>
        </w:tabs>
        <w:rPr>
          <w:del w:id="5797" w:author="msammartano" w:date="2014-02-07T18:42:00Z"/>
          <w:noProof/>
        </w:rPr>
      </w:pPr>
      <w:del w:id="5798" w:author="msammartano" w:date="2014-02-07T18:42:00Z">
        <w:r w:rsidDel="00D575F9">
          <w:rPr>
            <w:noProof/>
          </w:rPr>
          <w:delText>GoSub&lt;label&gt;, Return, 54</w:delText>
        </w:r>
      </w:del>
    </w:p>
    <w:p w:rsidR="006E7104" w:rsidDel="00D575F9" w:rsidRDefault="006E7104">
      <w:pPr>
        <w:pStyle w:val="Index1"/>
        <w:tabs>
          <w:tab w:val="right" w:leader="dot" w:pos="9350"/>
        </w:tabs>
        <w:rPr>
          <w:del w:id="5799" w:author="msammartano" w:date="2014-02-07T18:42:00Z"/>
          <w:noProof/>
        </w:rPr>
      </w:pPr>
      <w:del w:id="5800" w:author="msammartano" w:date="2014-02-07T18:42:00Z">
        <w:r w:rsidDel="00D575F9">
          <w:rPr>
            <w:noProof/>
          </w:rPr>
          <w:delText>GoTo &lt;label&gt;, 55</w:delText>
        </w:r>
      </w:del>
    </w:p>
    <w:p w:rsidR="006E7104" w:rsidDel="00D575F9" w:rsidRDefault="006E7104">
      <w:pPr>
        <w:pStyle w:val="Index1"/>
        <w:tabs>
          <w:tab w:val="right" w:leader="dot" w:pos="9350"/>
        </w:tabs>
        <w:rPr>
          <w:del w:id="5801" w:author="msammartano" w:date="2014-02-07T18:42:00Z"/>
          <w:noProof/>
        </w:rPr>
      </w:pPr>
      <w:del w:id="5802" w:author="msammartano" w:date="2014-02-07T18:42:00Z">
        <w:r w:rsidDel="00D575F9">
          <w:rPr>
            <w:noProof/>
          </w:rPr>
          <w:delText>Gps.accuracy &lt;nvar&gt;, 120</w:delText>
        </w:r>
      </w:del>
    </w:p>
    <w:p w:rsidR="006E7104" w:rsidDel="00D575F9" w:rsidRDefault="006E7104">
      <w:pPr>
        <w:pStyle w:val="Index1"/>
        <w:tabs>
          <w:tab w:val="right" w:leader="dot" w:pos="9350"/>
        </w:tabs>
        <w:rPr>
          <w:del w:id="5803" w:author="msammartano" w:date="2014-02-07T18:42:00Z"/>
          <w:noProof/>
        </w:rPr>
      </w:pPr>
      <w:del w:id="5804" w:author="msammartano" w:date="2014-02-07T18:42:00Z">
        <w:r w:rsidDel="00D575F9">
          <w:rPr>
            <w:noProof/>
          </w:rPr>
          <w:delText>Gps.altitude &lt;nvar&gt;, 121</w:delText>
        </w:r>
      </w:del>
    </w:p>
    <w:p w:rsidR="006E7104" w:rsidDel="00D575F9" w:rsidRDefault="006E7104">
      <w:pPr>
        <w:pStyle w:val="Index1"/>
        <w:tabs>
          <w:tab w:val="right" w:leader="dot" w:pos="9350"/>
        </w:tabs>
        <w:rPr>
          <w:del w:id="5805" w:author="msammartano" w:date="2014-02-07T18:42:00Z"/>
          <w:noProof/>
        </w:rPr>
      </w:pPr>
      <w:del w:id="5806" w:author="msammartano" w:date="2014-02-07T18:42:00Z">
        <w:r w:rsidDel="00D575F9">
          <w:rPr>
            <w:noProof/>
          </w:rPr>
          <w:delText>Gps.bearing &lt;nvar&gt;, 121</w:delText>
        </w:r>
      </w:del>
    </w:p>
    <w:p w:rsidR="006E7104" w:rsidDel="00D575F9" w:rsidRDefault="006E7104">
      <w:pPr>
        <w:pStyle w:val="Index1"/>
        <w:tabs>
          <w:tab w:val="right" w:leader="dot" w:pos="9350"/>
        </w:tabs>
        <w:rPr>
          <w:del w:id="5807" w:author="msammartano" w:date="2014-02-07T18:42:00Z"/>
          <w:noProof/>
        </w:rPr>
      </w:pPr>
      <w:del w:id="5808" w:author="msammartano" w:date="2014-02-07T18:42:00Z">
        <w:r w:rsidDel="00D575F9">
          <w:rPr>
            <w:noProof/>
          </w:rPr>
          <w:delText>Gps.close, 120</w:delText>
        </w:r>
      </w:del>
    </w:p>
    <w:p w:rsidR="006E7104" w:rsidDel="00D575F9" w:rsidRDefault="006E7104">
      <w:pPr>
        <w:pStyle w:val="Index1"/>
        <w:tabs>
          <w:tab w:val="right" w:leader="dot" w:pos="9350"/>
        </w:tabs>
        <w:rPr>
          <w:del w:id="5809" w:author="msammartano" w:date="2014-02-07T18:42:00Z"/>
          <w:noProof/>
        </w:rPr>
      </w:pPr>
      <w:del w:id="5810" w:author="msammartano" w:date="2014-02-07T18:42:00Z">
        <w:r w:rsidDel="00D575F9">
          <w:rPr>
            <w:noProof/>
          </w:rPr>
          <w:delText>Gps.latitude &lt;nvar&gt;, 120</w:delText>
        </w:r>
      </w:del>
    </w:p>
    <w:p w:rsidR="006E7104" w:rsidDel="00D575F9" w:rsidRDefault="006E7104">
      <w:pPr>
        <w:pStyle w:val="Index1"/>
        <w:tabs>
          <w:tab w:val="right" w:leader="dot" w:pos="9350"/>
        </w:tabs>
        <w:rPr>
          <w:del w:id="5811" w:author="msammartano" w:date="2014-02-07T18:42:00Z"/>
          <w:noProof/>
        </w:rPr>
      </w:pPr>
      <w:del w:id="5812" w:author="msammartano" w:date="2014-02-07T18:42:00Z">
        <w:r w:rsidDel="00D575F9">
          <w:rPr>
            <w:noProof/>
          </w:rPr>
          <w:delText>Gps.longitude &lt;nvar&gt;, 120</w:delText>
        </w:r>
      </w:del>
    </w:p>
    <w:p w:rsidR="006E7104" w:rsidDel="00D575F9" w:rsidRDefault="006E7104">
      <w:pPr>
        <w:pStyle w:val="Index1"/>
        <w:tabs>
          <w:tab w:val="right" w:leader="dot" w:pos="9350"/>
        </w:tabs>
        <w:rPr>
          <w:del w:id="5813" w:author="msammartano" w:date="2014-02-07T18:42:00Z"/>
          <w:noProof/>
        </w:rPr>
      </w:pPr>
      <w:del w:id="5814" w:author="msammartano" w:date="2014-02-07T18:42:00Z">
        <w:r w:rsidDel="00D575F9">
          <w:rPr>
            <w:noProof/>
          </w:rPr>
          <w:delText>Gps.open, 120</w:delText>
        </w:r>
      </w:del>
    </w:p>
    <w:p w:rsidR="006E7104" w:rsidDel="00D575F9" w:rsidRDefault="006E7104">
      <w:pPr>
        <w:pStyle w:val="Index1"/>
        <w:tabs>
          <w:tab w:val="right" w:leader="dot" w:pos="9350"/>
        </w:tabs>
        <w:rPr>
          <w:del w:id="5815" w:author="msammartano" w:date="2014-02-07T18:42:00Z"/>
          <w:noProof/>
        </w:rPr>
      </w:pPr>
      <w:del w:id="5816" w:author="msammartano" w:date="2014-02-07T18:42:00Z">
        <w:r w:rsidDel="00D575F9">
          <w:rPr>
            <w:noProof/>
          </w:rPr>
          <w:delText>Gps.provider &lt;svar&gt;, 120</w:delText>
        </w:r>
      </w:del>
    </w:p>
    <w:p w:rsidR="006E7104" w:rsidDel="00D575F9" w:rsidRDefault="006E7104">
      <w:pPr>
        <w:pStyle w:val="Index1"/>
        <w:tabs>
          <w:tab w:val="right" w:leader="dot" w:pos="9350"/>
        </w:tabs>
        <w:rPr>
          <w:del w:id="5817" w:author="msammartano" w:date="2014-02-07T18:42:00Z"/>
          <w:noProof/>
        </w:rPr>
      </w:pPr>
      <w:del w:id="5818" w:author="msammartano" w:date="2014-02-07T18:42:00Z">
        <w:r w:rsidDel="00D575F9">
          <w:rPr>
            <w:noProof/>
          </w:rPr>
          <w:delText>Gps.speed &lt;nvar&gt;, 121</w:delText>
        </w:r>
      </w:del>
    </w:p>
    <w:p w:rsidR="006E7104" w:rsidDel="00D575F9" w:rsidRDefault="006E7104">
      <w:pPr>
        <w:pStyle w:val="Index1"/>
        <w:tabs>
          <w:tab w:val="right" w:leader="dot" w:pos="9350"/>
        </w:tabs>
        <w:rPr>
          <w:del w:id="5819" w:author="msammartano" w:date="2014-02-07T18:42:00Z"/>
          <w:noProof/>
        </w:rPr>
      </w:pPr>
      <w:del w:id="5820" w:author="msammartano" w:date="2014-02-07T18:42:00Z">
        <w:r w:rsidDel="00D575F9">
          <w:rPr>
            <w:noProof/>
          </w:rPr>
          <w:delText>Gps.time &lt;nvar&gt;, 121</w:delText>
        </w:r>
      </w:del>
    </w:p>
    <w:p w:rsidR="006E7104" w:rsidDel="00D575F9" w:rsidRDefault="006E7104">
      <w:pPr>
        <w:pStyle w:val="Index1"/>
        <w:tabs>
          <w:tab w:val="right" w:leader="dot" w:pos="9350"/>
        </w:tabs>
        <w:rPr>
          <w:del w:id="5821" w:author="msammartano" w:date="2014-02-07T18:42:00Z"/>
          <w:noProof/>
        </w:rPr>
      </w:pPr>
      <w:del w:id="5822" w:author="msammartano" w:date="2014-02-07T18:42:00Z">
        <w:r w:rsidDel="00D575F9">
          <w:rPr>
            <w:noProof/>
          </w:rPr>
          <w:delText>Gr.arc &lt;Object_number_nvar&gt;, left, top, right, bottom, start_angle, sweep_angle, fill_mode, 103</w:delText>
        </w:r>
      </w:del>
    </w:p>
    <w:p w:rsidR="006E7104" w:rsidDel="00D575F9" w:rsidRDefault="006E7104">
      <w:pPr>
        <w:pStyle w:val="Index1"/>
        <w:tabs>
          <w:tab w:val="right" w:leader="dot" w:pos="9350"/>
        </w:tabs>
        <w:rPr>
          <w:del w:id="5823" w:author="msammartano" w:date="2014-02-07T18:42:00Z"/>
          <w:noProof/>
        </w:rPr>
      </w:pPr>
      <w:del w:id="5824" w:author="msammartano" w:date="2014-02-07T18:42:00Z">
        <w:r w:rsidDel="00D575F9">
          <w:rPr>
            <w:noProof/>
          </w:rPr>
          <w:delText>Gr.bitmap.create &lt;bitmap_ptr_nvar&gt;, width, height, 107</w:delText>
        </w:r>
      </w:del>
    </w:p>
    <w:p w:rsidR="006E7104" w:rsidDel="00D575F9" w:rsidRDefault="006E7104">
      <w:pPr>
        <w:pStyle w:val="Index1"/>
        <w:tabs>
          <w:tab w:val="right" w:leader="dot" w:pos="9350"/>
        </w:tabs>
        <w:rPr>
          <w:del w:id="5825" w:author="msammartano" w:date="2014-02-07T18:42:00Z"/>
          <w:noProof/>
        </w:rPr>
      </w:pPr>
      <w:del w:id="5826" w:author="msammartano" w:date="2014-02-07T18:42:00Z">
        <w:r w:rsidDel="00D575F9">
          <w:rPr>
            <w:noProof/>
          </w:rPr>
          <w:delText>Gr.bitmap.crop &lt;new_bitmap_object_nvar&gt;, &lt;source_bitmap_object_nexp&gt;, &lt;x_nexp&gt;, &lt;y_nexp&gt;, &lt;width_nexp&gt;, &lt;height_nexp&gt;, 108</w:delText>
        </w:r>
      </w:del>
    </w:p>
    <w:p w:rsidR="006E7104" w:rsidDel="00D575F9" w:rsidRDefault="006E7104">
      <w:pPr>
        <w:pStyle w:val="Index1"/>
        <w:tabs>
          <w:tab w:val="right" w:leader="dot" w:pos="9350"/>
        </w:tabs>
        <w:rPr>
          <w:del w:id="5827" w:author="msammartano" w:date="2014-02-07T18:42:00Z"/>
          <w:noProof/>
        </w:rPr>
      </w:pPr>
      <w:del w:id="5828" w:author="msammartano" w:date="2014-02-07T18:42:00Z">
        <w:r w:rsidDel="00D575F9">
          <w:rPr>
            <w:noProof/>
          </w:rPr>
          <w:delText>Gr.bitmap.delete &lt;bitmap_ptr_nvar&gt;, 108</w:delText>
        </w:r>
      </w:del>
    </w:p>
    <w:p w:rsidR="006E7104" w:rsidDel="00D575F9" w:rsidRDefault="006E7104">
      <w:pPr>
        <w:pStyle w:val="Index1"/>
        <w:tabs>
          <w:tab w:val="right" w:leader="dot" w:pos="9350"/>
        </w:tabs>
        <w:rPr>
          <w:del w:id="5829" w:author="msammartano" w:date="2014-02-07T18:42:00Z"/>
          <w:noProof/>
        </w:rPr>
      </w:pPr>
      <w:del w:id="5830" w:author="msammartano" w:date="2014-02-07T18:42:00Z">
        <w:r w:rsidDel="00D575F9">
          <w:rPr>
            <w:noProof/>
          </w:rPr>
          <w:delText>Gr.bitmap.draw &lt;object_ptr_nvar&gt;, &lt;bitmap_ptr_nvar&gt;, x , y, 109</w:delText>
        </w:r>
      </w:del>
    </w:p>
    <w:p w:rsidR="006E7104" w:rsidDel="00D575F9" w:rsidRDefault="006E7104">
      <w:pPr>
        <w:pStyle w:val="Index1"/>
        <w:tabs>
          <w:tab w:val="right" w:leader="dot" w:pos="9350"/>
        </w:tabs>
        <w:rPr>
          <w:del w:id="5831" w:author="msammartano" w:date="2014-02-07T18:42:00Z"/>
          <w:noProof/>
        </w:rPr>
      </w:pPr>
      <w:del w:id="5832" w:author="msammartano" w:date="2014-02-07T18:42:00Z">
        <w:r w:rsidDel="00D575F9">
          <w:rPr>
            <w:noProof/>
          </w:rPr>
          <w:delText>Gr.bitmap.drawinto.end, 109</w:delText>
        </w:r>
      </w:del>
    </w:p>
    <w:p w:rsidR="006E7104" w:rsidDel="00D575F9" w:rsidRDefault="006E7104">
      <w:pPr>
        <w:pStyle w:val="Index1"/>
        <w:tabs>
          <w:tab w:val="right" w:leader="dot" w:pos="9350"/>
        </w:tabs>
        <w:rPr>
          <w:del w:id="5833" w:author="msammartano" w:date="2014-02-07T18:42:00Z"/>
          <w:noProof/>
        </w:rPr>
      </w:pPr>
      <w:del w:id="5834" w:author="msammartano" w:date="2014-02-07T18:42:00Z">
        <w:r w:rsidDel="00D575F9">
          <w:rPr>
            <w:noProof/>
          </w:rPr>
          <w:delText>Gr.bitmap.drawinto.start &lt;bitmap_ptr_nvar&gt;, 109</w:delText>
        </w:r>
      </w:del>
    </w:p>
    <w:p w:rsidR="006E7104" w:rsidDel="00D575F9" w:rsidRDefault="006E7104">
      <w:pPr>
        <w:pStyle w:val="Index1"/>
        <w:tabs>
          <w:tab w:val="right" w:leader="dot" w:pos="9350"/>
        </w:tabs>
        <w:rPr>
          <w:del w:id="5835" w:author="msammartano" w:date="2014-02-07T18:42:00Z"/>
          <w:noProof/>
        </w:rPr>
      </w:pPr>
      <w:del w:id="5836" w:author="msammartano" w:date="2014-02-07T18:42:00Z">
        <w:r w:rsidDel="00D575F9">
          <w:rPr>
            <w:noProof/>
          </w:rPr>
          <w:delText>gr.bitmap.load bitmap_ptr, File_name$, 107</w:delText>
        </w:r>
      </w:del>
    </w:p>
    <w:p w:rsidR="006E7104" w:rsidDel="00D575F9" w:rsidRDefault="006E7104">
      <w:pPr>
        <w:pStyle w:val="Index1"/>
        <w:tabs>
          <w:tab w:val="right" w:leader="dot" w:pos="9350"/>
        </w:tabs>
        <w:rPr>
          <w:del w:id="5837" w:author="msammartano" w:date="2014-02-07T18:42:00Z"/>
          <w:noProof/>
        </w:rPr>
      </w:pPr>
      <w:del w:id="5838" w:author="msammartano" w:date="2014-02-07T18:42:00Z">
        <w:r w:rsidDel="00D575F9">
          <w:rPr>
            <w:noProof/>
          </w:rPr>
          <w:delText>Gr.bitmap.save &lt;bitmap_ptr_nvar&gt;, &lt;filename_sexp&gt;{, &lt;quality_nexp&gt;}, 109</w:delText>
        </w:r>
      </w:del>
    </w:p>
    <w:p w:rsidR="006E7104" w:rsidDel="00D575F9" w:rsidRDefault="006E7104">
      <w:pPr>
        <w:pStyle w:val="Index1"/>
        <w:tabs>
          <w:tab w:val="right" w:leader="dot" w:pos="9350"/>
        </w:tabs>
        <w:rPr>
          <w:del w:id="5839" w:author="msammartano" w:date="2014-02-07T18:42:00Z"/>
          <w:noProof/>
        </w:rPr>
      </w:pPr>
      <w:del w:id="5840" w:author="msammartano" w:date="2014-02-07T18:42:00Z">
        <w:r w:rsidDel="00D575F9">
          <w:rPr>
            <w:noProof/>
          </w:rPr>
          <w:delText>Gr.bitmap.scale &lt;new_bitmap_ptr_nvar&gt;, &lt;bitmap_ptr_nvar&gt;, width, height {, &lt;smoothing_lvar&gt; }, 108</w:delText>
        </w:r>
      </w:del>
    </w:p>
    <w:p w:rsidR="006E7104" w:rsidDel="00D575F9" w:rsidRDefault="006E7104">
      <w:pPr>
        <w:pStyle w:val="Index1"/>
        <w:tabs>
          <w:tab w:val="right" w:leader="dot" w:pos="9350"/>
        </w:tabs>
        <w:rPr>
          <w:del w:id="5841" w:author="msammartano" w:date="2014-02-07T18:42:00Z"/>
          <w:noProof/>
        </w:rPr>
      </w:pPr>
      <w:del w:id="5842" w:author="msammartano" w:date="2014-02-07T18:42:00Z">
        <w:r w:rsidDel="00D575F9">
          <w:rPr>
            <w:noProof/>
          </w:rPr>
          <w:delText>Gr.bitmap.size &lt;bitmap_ptr_nvar&gt;, width, height, 108</w:delText>
        </w:r>
      </w:del>
    </w:p>
    <w:p w:rsidR="006E7104" w:rsidDel="00D575F9" w:rsidRDefault="006E7104">
      <w:pPr>
        <w:pStyle w:val="Index1"/>
        <w:tabs>
          <w:tab w:val="right" w:leader="dot" w:pos="9350"/>
        </w:tabs>
        <w:rPr>
          <w:del w:id="5843" w:author="msammartano" w:date="2014-02-07T18:42:00Z"/>
          <w:noProof/>
        </w:rPr>
      </w:pPr>
      <w:del w:id="5844" w:author="msammartano" w:date="2014-02-07T18:42:00Z">
        <w:r w:rsidDel="00D575F9">
          <w:rPr>
            <w:noProof/>
          </w:rPr>
          <w:delText>Gr.bounded.touch touched, left, top, right, bottom, 105</w:delText>
        </w:r>
      </w:del>
    </w:p>
    <w:p w:rsidR="006E7104" w:rsidDel="00D575F9" w:rsidRDefault="006E7104">
      <w:pPr>
        <w:pStyle w:val="Index1"/>
        <w:tabs>
          <w:tab w:val="right" w:leader="dot" w:pos="9350"/>
        </w:tabs>
        <w:rPr>
          <w:del w:id="5845" w:author="msammartano" w:date="2014-02-07T18:42:00Z"/>
          <w:noProof/>
        </w:rPr>
      </w:pPr>
      <w:del w:id="5846" w:author="msammartano" w:date="2014-02-07T18:42:00Z">
        <w:r w:rsidDel="00D575F9">
          <w:rPr>
            <w:noProof/>
          </w:rPr>
          <w:delText>Gr.bounded.touch2 touched, left, top, right, bottom, 105</w:delText>
        </w:r>
      </w:del>
    </w:p>
    <w:p w:rsidR="006E7104" w:rsidDel="00D575F9" w:rsidRDefault="006E7104">
      <w:pPr>
        <w:pStyle w:val="Index1"/>
        <w:tabs>
          <w:tab w:val="right" w:leader="dot" w:pos="9350"/>
        </w:tabs>
        <w:rPr>
          <w:del w:id="5847" w:author="msammartano" w:date="2014-02-07T18:42:00Z"/>
          <w:noProof/>
        </w:rPr>
      </w:pPr>
      <w:del w:id="5848" w:author="msammartano" w:date="2014-02-07T18:42:00Z">
        <w:r w:rsidDel="00D575F9">
          <w:rPr>
            <w:noProof/>
          </w:rPr>
          <w:delText>Gr.brightness &lt;nexp&gt;, 102</w:delText>
        </w:r>
      </w:del>
    </w:p>
    <w:p w:rsidR="006E7104" w:rsidDel="00D575F9" w:rsidRDefault="006E7104">
      <w:pPr>
        <w:pStyle w:val="Index1"/>
        <w:tabs>
          <w:tab w:val="right" w:leader="dot" w:pos="9350"/>
        </w:tabs>
        <w:rPr>
          <w:del w:id="5849" w:author="msammartano" w:date="2014-02-07T18:42:00Z"/>
          <w:noProof/>
        </w:rPr>
      </w:pPr>
      <w:del w:id="5850" w:author="msammartano" w:date="2014-02-07T18:42:00Z">
        <w:r w:rsidDel="00D575F9">
          <w:rPr>
            <w:noProof/>
          </w:rPr>
          <w:delText>Gr.camera.autoshoot &lt;bm_ptr_nvar&gt;{, &lt;flash_ mode_nexp&gt;}, 111</w:delText>
        </w:r>
      </w:del>
    </w:p>
    <w:p w:rsidR="006E7104" w:rsidDel="00D575F9" w:rsidRDefault="006E7104">
      <w:pPr>
        <w:pStyle w:val="Index1"/>
        <w:tabs>
          <w:tab w:val="right" w:leader="dot" w:pos="9350"/>
        </w:tabs>
        <w:rPr>
          <w:del w:id="5851" w:author="msammartano" w:date="2014-02-07T18:42:00Z"/>
          <w:noProof/>
        </w:rPr>
      </w:pPr>
      <w:del w:id="5852" w:author="msammartano" w:date="2014-02-07T18:42:00Z">
        <w:r w:rsidDel="00D575F9">
          <w:rPr>
            <w:noProof/>
          </w:rPr>
          <w:delText>Gr.camera.manualShoot &lt;bm_ptr_nvar&gt;{, &lt;flash_ mode_nexp&gt;}, 112</w:delText>
        </w:r>
      </w:del>
    </w:p>
    <w:p w:rsidR="006E7104" w:rsidDel="00D575F9" w:rsidRDefault="006E7104">
      <w:pPr>
        <w:pStyle w:val="Index1"/>
        <w:tabs>
          <w:tab w:val="right" w:leader="dot" w:pos="9350"/>
        </w:tabs>
        <w:rPr>
          <w:del w:id="5853" w:author="msammartano" w:date="2014-02-07T18:42:00Z"/>
          <w:noProof/>
        </w:rPr>
      </w:pPr>
      <w:del w:id="5854" w:author="msammartano" w:date="2014-02-07T18:42:00Z">
        <w:r w:rsidDel="00D575F9">
          <w:rPr>
            <w:noProof/>
          </w:rPr>
          <w:delText>Gr.camera.select 1|2, 111</w:delText>
        </w:r>
      </w:del>
    </w:p>
    <w:p w:rsidR="006E7104" w:rsidDel="00D575F9" w:rsidRDefault="006E7104">
      <w:pPr>
        <w:pStyle w:val="Index1"/>
        <w:tabs>
          <w:tab w:val="right" w:leader="dot" w:pos="9350"/>
        </w:tabs>
        <w:rPr>
          <w:del w:id="5855" w:author="msammartano" w:date="2014-02-07T18:42:00Z"/>
          <w:noProof/>
        </w:rPr>
      </w:pPr>
      <w:del w:id="5856" w:author="msammartano" w:date="2014-02-07T18:42:00Z">
        <w:r w:rsidDel="00D575F9">
          <w:rPr>
            <w:noProof/>
          </w:rPr>
          <w:delText>Gr.camera.shoot &lt;bm_ptr_nvar&gt;, 111</w:delText>
        </w:r>
      </w:del>
    </w:p>
    <w:p w:rsidR="006E7104" w:rsidDel="00D575F9" w:rsidRDefault="006E7104">
      <w:pPr>
        <w:pStyle w:val="Index1"/>
        <w:tabs>
          <w:tab w:val="right" w:leader="dot" w:pos="9350"/>
        </w:tabs>
        <w:rPr>
          <w:del w:id="5857" w:author="msammartano" w:date="2014-02-07T18:42:00Z"/>
          <w:noProof/>
        </w:rPr>
      </w:pPr>
      <w:del w:id="5858" w:author="msammartano" w:date="2014-02-07T18:42:00Z">
        <w:r w:rsidDel="00D575F9">
          <w:rPr>
            <w:noProof/>
          </w:rPr>
          <w:delText>Gr.circle &lt;Object_number_nvar&gt;, x, y, radius, 103</w:delText>
        </w:r>
      </w:del>
    </w:p>
    <w:p w:rsidR="006E7104" w:rsidDel="00D575F9" w:rsidRDefault="006E7104">
      <w:pPr>
        <w:pStyle w:val="Index1"/>
        <w:tabs>
          <w:tab w:val="right" w:leader="dot" w:pos="9350"/>
        </w:tabs>
        <w:rPr>
          <w:del w:id="5859" w:author="msammartano" w:date="2014-02-07T18:42:00Z"/>
          <w:noProof/>
        </w:rPr>
      </w:pPr>
      <w:del w:id="5860" w:author="msammartano" w:date="2014-02-07T18:42:00Z">
        <w:r w:rsidDel="00D575F9">
          <w:rPr>
            <w:noProof/>
          </w:rPr>
          <w:delText>Gr.clip &lt;object__ptr_nvar&gt;,  &lt;left_nexp&gt;,&lt;top_nexp&gt;,  &lt;right_nexp&gt;,  &lt;bottom_nexp&gt;{,&lt;RO_nexp&gt;}, 114</w:delText>
        </w:r>
      </w:del>
    </w:p>
    <w:p w:rsidR="006E7104" w:rsidDel="00D575F9" w:rsidRDefault="006E7104">
      <w:pPr>
        <w:pStyle w:val="Index1"/>
        <w:tabs>
          <w:tab w:val="right" w:leader="dot" w:pos="9350"/>
        </w:tabs>
        <w:rPr>
          <w:del w:id="5861" w:author="msammartano" w:date="2014-02-07T18:42:00Z"/>
          <w:noProof/>
        </w:rPr>
      </w:pPr>
      <w:del w:id="5862" w:author="msammartano" w:date="2014-02-07T18:42:00Z">
        <w:r w:rsidDel="00D575F9">
          <w:rPr>
            <w:noProof/>
          </w:rPr>
          <w:delText>Gr.close, 101</w:delText>
        </w:r>
      </w:del>
    </w:p>
    <w:p w:rsidR="006E7104" w:rsidDel="00D575F9" w:rsidRDefault="006E7104">
      <w:pPr>
        <w:pStyle w:val="Index1"/>
        <w:tabs>
          <w:tab w:val="right" w:leader="dot" w:pos="9350"/>
        </w:tabs>
        <w:rPr>
          <w:del w:id="5863" w:author="msammartano" w:date="2014-02-07T18:42:00Z"/>
          <w:noProof/>
        </w:rPr>
      </w:pPr>
      <w:del w:id="5864" w:author="msammartano" w:date="2014-02-07T18:42:00Z">
        <w:r w:rsidDel="00D575F9">
          <w:rPr>
            <w:noProof/>
          </w:rPr>
          <w:delText>Gr.cls, 101</w:delText>
        </w:r>
      </w:del>
    </w:p>
    <w:p w:rsidR="006E7104" w:rsidDel="00D575F9" w:rsidRDefault="006E7104">
      <w:pPr>
        <w:pStyle w:val="Index1"/>
        <w:tabs>
          <w:tab w:val="right" w:leader="dot" w:pos="9350"/>
        </w:tabs>
        <w:rPr>
          <w:del w:id="5865" w:author="msammartano" w:date="2014-02-07T18:42:00Z"/>
          <w:noProof/>
        </w:rPr>
      </w:pPr>
      <w:del w:id="5866" w:author="msammartano" w:date="2014-02-07T18:42:00Z">
        <w:r w:rsidDel="00D575F9">
          <w:rPr>
            <w:noProof/>
          </w:rPr>
          <w:delText>Gr.color alpha, red, green, blue, style, 99</w:delText>
        </w:r>
      </w:del>
    </w:p>
    <w:p w:rsidR="006E7104" w:rsidDel="00D575F9" w:rsidRDefault="006E7104">
      <w:pPr>
        <w:pStyle w:val="Index1"/>
        <w:tabs>
          <w:tab w:val="right" w:leader="dot" w:pos="9350"/>
        </w:tabs>
        <w:rPr>
          <w:del w:id="5867" w:author="msammartano" w:date="2014-02-07T18:42:00Z"/>
          <w:noProof/>
        </w:rPr>
      </w:pPr>
      <w:del w:id="5868" w:author="msammartano" w:date="2014-02-07T18:42:00Z">
        <w:r w:rsidDel="00D575F9">
          <w:rPr>
            <w:noProof/>
          </w:rPr>
          <w:delText>Gr.front  flag, 101</w:delText>
        </w:r>
      </w:del>
    </w:p>
    <w:p w:rsidR="006E7104" w:rsidDel="00D575F9" w:rsidRDefault="006E7104">
      <w:pPr>
        <w:pStyle w:val="Index1"/>
        <w:tabs>
          <w:tab w:val="right" w:leader="dot" w:pos="9350"/>
        </w:tabs>
        <w:rPr>
          <w:del w:id="5869" w:author="msammartano" w:date="2014-02-07T18:42:00Z"/>
          <w:noProof/>
        </w:rPr>
      </w:pPr>
      <w:del w:id="5870" w:author="msammartano" w:date="2014-02-07T18:42:00Z">
        <w:r w:rsidDel="00D575F9">
          <w:rPr>
            <w:noProof/>
          </w:rPr>
          <w:delText>Gr.get.bmpixel &lt;bitmap_ptr_nvar&gt;, x, y, alpha, red, green, blue, 109</w:delText>
        </w:r>
      </w:del>
    </w:p>
    <w:p w:rsidR="006E7104" w:rsidDel="00D575F9" w:rsidRDefault="006E7104">
      <w:pPr>
        <w:pStyle w:val="Index1"/>
        <w:tabs>
          <w:tab w:val="right" w:leader="dot" w:pos="9350"/>
        </w:tabs>
        <w:rPr>
          <w:del w:id="5871" w:author="msammartano" w:date="2014-02-07T18:42:00Z"/>
          <w:noProof/>
        </w:rPr>
      </w:pPr>
      <w:del w:id="5872" w:author="msammartano" w:date="2014-02-07T18:42:00Z">
        <w:r w:rsidDel="00D575F9">
          <w:rPr>
            <w:noProof/>
          </w:rPr>
          <w:delText>Gr.get.pixel x, y, alpha, red, green, blue, 112</w:delText>
        </w:r>
      </w:del>
    </w:p>
    <w:p w:rsidR="006E7104" w:rsidDel="00D575F9" w:rsidRDefault="006E7104">
      <w:pPr>
        <w:pStyle w:val="Index1"/>
        <w:tabs>
          <w:tab w:val="right" w:leader="dot" w:pos="9350"/>
        </w:tabs>
        <w:rPr>
          <w:del w:id="5873" w:author="msammartano" w:date="2014-02-07T18:42:00Z"/>
          <w:noProof/>
        </w:rPr>
      </w:pPr>
      <w:del w:id="5874" w:author="msammartano" w:date="2014-02-07T18:42:00Z">
        <w:r w:rsidDel="00D575F9">
          <w:rPr>
            <w:noProof/>
          </w:rPr>
          <w:delText>Gr.get.position &lt;object_ptr_nvar&gt;,  x, y, 112</w:delText>
        </w:r>
      </w:del>
    </w:p>
    <w:p w:rsidR="006E7104" w:rsidDel="00D575F9" w:rsidRDefault="006E7104">
      <w:pPr>
        <w:pStyle w:val="Index1"/>
        <w:tabs>
          <w:tab w:val="right" w:leader="dot" w:pos="9350"/>
        </w:tabs>
        <w:rPr>
          <w:del w:id="5875" w:author="msammartano" w:date="2014-02-07T18:42:00Z"/>
          <w:noProof/>
        </w:rPr>
      </w:pPr>
      <w:del w:id="5876" w:author="msammartano" w:date="2014-02-07T18:42:00Z">
        <w:r w:rsidDel="00D575F9">
          <w:rPr>
            <w:noProof/>
          </w:rPr>
          <w:delText>Gr.get.textbounds &lt;sexp&gt;, left, top, right, bottom, 106</w:delText>
        </w:r>
      </w:del>
    </w:p>
    <w:p w:rsidR="006E7104" w:rsidDel="00D575F9" w:rsidRDefault="006E7104">
      <w:pPr>
        <w:pStyle w:val="Index1"/>
        <w:tabs>
          <w:tab w:val="right" w:leader="dot" w:pos="9350"/>
        </w:tabs>
        <w:rPr>
          <w:del w:id="5877" w:author="msammartano" w:date="2014-02-07T18:42:00Z"/>
          <w:noProof/>
        </w:rPr>
      </w:pPr>
      <w:del w:id="5878" w:author="msammartano" w:date="2014-02-07T18:42:00Z">
        <w:r w:rsidDel="00D575F9">
          <w:rPr>
            <w:noProof/>
          </w:rPr>
          <w:delText>Gr.get.value &lt;object_ptr_nvar&gt;, &lt;tag_sexp&gt;, {&lt;value_nvar | value_svar&gt;}, 112</w:delText>
        </w:r>
      </w:del>
    </w:p>
    <w:p w:rsidR="006E7104" w:rsidDel="00D575F9" w:rsidRDefault="006E7104">
      <w:pPr>
        <w:pStyle w:val="Index1"/>
        <w:tabs>
          <w:tab w:val="right" w:leader="dot" w:pos="9350"/>
        </w:tabs>
        <w:rPr>
          <w:del w:id="5879" w:author="msammartano" w:date="2014-02-07T18:42:00Z"/>
          <w:noProof/>
        </w:rPr>
      </w:pPr>
      <w:del w:id="5880" w:author="msammartano" w:date="2014-02-07T18:42:00Z">
        <w:r w:rsidDel="00D575F9">
          <w:rPr>
            <w:noProof/>
          </w:rPr>
          <w:delText>Gr.GetDL &lt;dl_array[]&gt; {, &lt;keep_all_objects_lexp&gt; }, 115</w:delText>
        </w:r>
      </w:del>
    </w:p>
    <w:p w:rsidR="006E7104" w:rsidDel="00D575F9" w:rsidRDefault="006E7104">
      <w:pPr>
        <w:pStyle w:val="Index1"/>
        <w:tabs>
          <w:tab w:val="right" w:leader="dot" w:pos="9350"/>
        </w:tabs>
        <w:rPr>
          <w:del w:id="5881" w:author="msammartano" w:date="2014-02-07T18:42:00Z"/>
          <w:noProof/>
        </w:rPr>
      </w:pPr>
      <w:del w:id="5882" w:author="msammartano" w:date="2014-02-07T18:42:00Z">
        <w:r w:rsidDel="00D575F9">
          <w:rPr>
            <w:noProof/>
          </w:rPr>
          <w:delText>Gr.hide Object_number, 104</w:delText>
        </w:r>
      </w:del>
    </w:p>
    <w:p w:rsidR="006E7104" w:rsidDel="00D575F9" w:rsidRDefault="006E7104">
      <w:pPr>
        <w:pStyle w:val="Index1"/>
        <w:tabs>
          <w:tab w:val="right" w:leader="dot" w:pos="9350"/>
        </w:tabs>
        <w:rPr>
          <w:del w:id="5883" w:author="msammartano" w:date="2014-02-07T18:42:00Z"/>
          <w:noProof/>
        </w:rPr>
      </w:pPr>
      <w:del w:id="5884" w:author="msammartano" w:date="2014-02-07T18:42:00Z">
        <w:r w:rsidDel="00D575F9">
          <w:rPr>
            <w:noProof/>
          </w:rPr>
          <w:delText>Gr.line &lt;Object_number_nvar&gt;, x1, y1, x2, y2, 102</w:delText>
        </w:r>
      </w:del>
    </w:p>
    <w:p w:rsidR="006E7104" w:rsidDel="00D575F9" w:rsidRDefault="006E7104">
      <w:pPr>
        <w:pStyle w:val="Index1"/>
        <w:tabs>
          <w:tab w:val="right" w:leader="dot" w:pos="9350"/>
        </w:tabs>
        <w:rPr>
          <w:del w:id="5885" w:author="msammartano" w:date="2014-02-07T18:42:00Z"/>
          <w:noProof/>
        </w:rPr>
      </w:pPr>
      <w:del w:id="5886" w:author="msammartano" w:date="2014-02-07T18:42:00Z">
        <w:r w:rsidDel="00D575F9">
          <w:rPr>
            <w:noProof/>
          </w:rPr>
          <w:delText>Gr.modify &lt;object_ptr_nvar&gt;,  &lt;tag_sexp&gt;, {&lt;value_nvar | value_svar&gt;}, 112</w:delText>
        </w:r>
      </w:del>
    </w:p>
    <w:p w:rsidR="006E7104" w:rsidDel="00D575F9" w:rsidRDefault="006E7104">
      <w:pPr>
        <w:pStyle w:val="Index1"/>
        <w:tabs>
          <w:tab w:val="right" w:leader="dot" w:pos="9350"/>
        </w:tabs>
        <w:rPr>
          <w:del w:id="5887" w:author="msammartano" w:date="2014-02-07T18:42:00Z"/>
          <w:noProof/>
        </w:rPr>
      </w:pPr>
      <w:del w:id="5888" w:author="msammartano" w:date="2014-02-07T18:42:00Z">
        <w:r w:rsidDel="00D575F9">
          <w:rPr>
            <w:noProof/>
          </w:rPr>
          <w:delText>Gr.NewDL &lt;dl_array[]&gt;, 115</w:delText>
        </w:r>
      </w:del>
    </w:p>
    <w:p w:rsidR="006E7104" w:rsidDel="00D575F9" w:rsidRDefault="006E7104">
      <w:pPr>
        <w:pStyle w:val="Index1"/>
        <w:tabs>
          <w:tab w:val="right" w:leader="dot" w:pos="9350"/>
        </w:tabs>
        <w:rPr>
          <w:del w:id="5889" w:author="msammartano" w:date="2014-02-07T18:42:00Z"/>
          <w:noProof/>
        </w:rPr>
      </w:pPr>
      <w:del w:id="5890" w:author="msammartano" w:date="2014-02-07T18:42:00Z">
        <w:r w:rsidDel="00D575F9">
          <w:rPr>
            <w:noProof/>
          </w:rPr>
          <w:delText>Gr.onGRTouch.Resume, 106</w:delText>
        </w:r>
      </w:del>
    </w:p>
    <w:p w:rsidR="006E7104" w:rsidDel="00D575F9" w:rsidRDefault="006E7104">
      <w:pPr>
        <w:pStyle w:val="Index1"/>
        <w:tabs>
          <w:tab w:val="right" w:leader="dot" w:pos="9350"/>
        </w:tabs>
        <w:rPr>
          <w:del w:id="5891" w:author="msammartano" w:date="2014-02-07T18:42:00Z"/>
          <w:noProof/>
        </w:rPr>
      </w:pPr>
      <w:del w:id="5892" w:author="msammartano" w:date="2014-02-07T18:42:00Z">
        <w:r w:rsidDel="00D575F9">
          <w:rPr>
            <w:noProof/>
          </w:rPr>
          <w:delText>Gr.open alpha, red, green, blue {, ShowStatusBar {, Orientation}}, 99</w:delText>
        </w:r>
      </w:del>
    </w:p>
    <w:p w:rsidR="006E7104" w:rsidDel="00D575F9" w:rsidRDefault="006E7104">
      <w:pPr>
        <w:pStyle w:val="Index1"/>
        <w:tabs>
          <w:tab w:val="right" w:leader="dot" w:pos="9350"/>
        </w:tabs>
        <w:rPr>
          <w:del w:id="5893" w:author="msammartano" w:date="2014-02-07T18:42:00Z"/>
          <w:noProof/>
        </w:rPr>
      </w:pPr>
      <w:del w:id="5894" w:author="msammartano" w:date="2014-02-07T18:42:00Z">
        <w:r w:rsidDel="00D575F9">
          <w:rPr>
            <w:noProof/>
          </w:rPr>
          <w:delText>Gr.orientation &lt;nexp&gt;, 100</w:delText>
        </w:r>
      </w:del>
    </w:p>
    <w:p w:rsidR="006E7104" w:rsidDel="00D575F9" w:rsidRDefault="006E7104">
      <w:pPr>
        <w:pStyle w:val="Index1"/>
        <w:tabs>
          <w:tab w:val="right" w:leader="dot" w:pos="9350"/>
        </w:tabs>
        <w:rPr>
          <w:del w:id="5895" w:author="msammartano" w:date="2014-02-07T18:42:00Z"/>
          <w:noProof/>
        </w:rPr>
      </w:pPr>
      <w:del w:id="5896" w:author="msammartano" w:date="2014-02-07T18:42:00Z">
        <w:r w:rsidDel="00D575F9">
          <w:rPr>
            <w:noProof/>
          </w:rPr>
          <w:delText>Gr.oval &lt;Object_number_nvar&gt;, left, top, right, bottom, 103</w:delText>
        </w:r>
      </w:del>
    </w:p>
    <w:p w:rsidR="006E7104" w:rsidDel="00D575F9" w:rsidRDefault="006E7104">
      <w:pPr>
        <w:pStyle w:val="Index1"/>
        <w:tabs>
          <w:tab w:val="right" w:leader="dot" w:pos="9350"/>
        </w:tabs>
        <w:rPr>
          <w:del w:id="5897" w:author="msammartano" w:date="2014-02-07T18:42:00Z"/>
          <w:noProof/>
        </w:rPr>
      </w:pPr>
      <w:del w:id="5898" w:author="msammartano" w:date="2014-02-07T18:42:00Z">
        <w:r w:rsidDel="00D575F9">
          <w:rPr>
            <w:noProof/>
          </w:rPr>
          <w:delText>Gr.paint.get &lt;object_ptr_nvar&gt;, 113</w:delText>
        </w:r>
      </w:del>
    </w:p>
    <w:p w:rsidR="006E7104" w:rsidDel="00D575F9" w:rsidRDefault="006E7104">
      <w:pPr>
        <w:pStyle w:val="Index1"/>
        <w:tabs>
          <w:tab w:val="right" w:leader="dot" w:pos="9350"/>
        </w:tabs>
        <w:rPr>
          <w:del w:id="5899" w:author="msammartano" w:date="2014-02-07T18:42:00Z"/>
          <w:noProof/>
        </w:rPr>
      </w:pPr>
      <w:del w:id="5900" w:author="msammartano" w:date="2014-02-07T18:42:00Z">
        <w:r w:rsidDel="00D575F9">
          <w:rPr>
            <w:noProof/>
          </w:rPr>
          <w:delText>Gr.point &lt;Object_number_nvar&gt;, x, y, 102</w:delText>
        </w:r>
      </w:del>
    </w:p>
    <w:p w:rsidR="006E7104" w:rsidDel="00D575F9" w:rsidRDefault="006E7104">
      <w:pPr>
        <w:pStyle w:val="Index1"/>
        <w:tabs>
          <w:tab w:val="right" w:leader="dot" w:pos="9350"/>
        </w:tabs>
        <w:rPr>
          <w:del w:id="5901" w:author="msammartano" w:date="2014-02-07T18:42:00Z"/>
          <w:noProof/>
        </w:rPr>
      </w:pPr>
      <w:del w:id="5902" w:author="msammartano" w:date="2014-02-07T18:42:00Z">
        <w:r w:rsidDel="00D575F9">
          <w:rPr>
            <w:noProof/>
          </w:rPr>
          <w:delText>Gr.poly &lt;Object_number_nvar&gt;, List_pointer {,x,y}, 104</w:delText>
        </w:r>
      </w:del>
    </w:p>
    <w:p w:rsidR="006E7104" w:rsidDel="00D575F9" w:rsidRDefault="006E7104">
      <w:pPr>
        <w:pStyle w:val="Index1"/>
        <w:tabs>
          <w:tab w:val="right" w:leader="dot" w:pos="9350"/>
        </w:tabs>
        <w:rPr>
          <w:del w:id="5903" w:author="msammartano" w:date="2014-02-07T18:42:00Z"/>
          <w:noProof/>
        </w:rPr>
      </w:pPr>
      <w:del w:id="5904" w:author="msammartano" w:date="2014-02-07T18:42:00Z">
        <w:r w:rsidDel="00D575F9">
          <w:rPr>
            <w:noProof/>
          </w:rPr>
          <w:delText>Gr.rect &lt;Object_number_nvar&gt;, left, top, right, bottom, 102</w:delText>
        </w:r>
      </w:del>
    </w:p>
    <w:p w:rsidR="006E7104" w:rsidDel="00D575F9" w:rsidRDefault="006E7104">
      <w:pPr>
        <w:pStyle w:val="Index1"/>
        <w:tabs>
          <w:tab w:val="right" w:leader="dot" w:pos="9350"/>
        </w:tabs>
        <w:rPr>
          <w:del w:id="5905" w:author="msammartano" w:date="2014-02-07T18:42:00Z"/>
          <w:noProof/>
        </w:rPr>
      </w:pPr>
      <w:del w:id="5906" w:author="msammartano" w:date="2014-02-07T18:42:00Z">
        <w:r w:rsidDel="00D575F9">
          <w:rPr>
            <w:noProof/>
          </w:rPr>
          <w:delText>Gr.render, 100</w:delText>
        </w:r>
      </w:del>
    </w:p>
    <w:p w:rsidR="006E7104" w:rsidDel="00D575F9" w:rsidRDefault="006E7104">
      <w:pPr>
        <w:pStyle w:val="Index1"/>
        <w:tabs>
          <w:tab w:val="right" w:leader="dot" w:pos="9350"/>
        </w:tabs>
        <w:rPr>
          <w:del w:id="5907" w:author="msammartano" w:date="2014-02-07T18:42:00Z"/>
          <w:noProof/>
        </w:rPr>
      </w:pPr>
      <w:del w:id="5908" w:author="msammartano" w:date="2014-02-07T18:42:00Z">
        <w:r w:rsidDel="00D575F9">
          <w:rPr>
            <w:noProof/>
          </w:rPr>
          <w:delText>Gr.rotate.end {&lt;obj_nvar&gt;}, 110</w:delText>
        </w:r>
      </w:del>
    </w:p>
    <w:p w:rsidR="006E7104" w:rsidDel="00D575F9" w:rsidRDefault="006E7104">
      <w:pPr>
        <w:pStyle w:val="Index1"/>
        <w:tabs>
          <w:tab w:val="right" w:leader="dot" w:pos="9350"/>
        </w:tabs>
        <w:rPr>
          <w:del w:id="5909" w:author="msammartano" w:date="2014-02-07T18:42:00Z"/>
          <w:noProof/>
        </w:rPr>
      </w:pPr>
      <w:del w:id="5910" w:author="msammartano" w:date="2014-02-07T18:42:00Z">
        <w:r w:rsidDel="00D575F9">
          <w:rPr>
            <w:noProof/>
          </w:rPr>
          <w:delText>Gr.rotate.start angle, x, y{,&lt;obj_nvar&gt;}, 110</w:delText>
        </w:r>
      </w:del>
    </w:p>
    <w:p w:rsidR="006E7104" w:rsidDel="00D575F9" w:rsidRDefault="006E7104">
      <w:pPr>
        <w:pStyle w:val="Index1"/>
        <w:tabs>
          <w:tab w:val="right" w:leader="dot" w:pos="9350"/>
        </w:tabs>
        <w:rPr>
          <w:del w:id="5911" w:author="msammartano" w:date="2014-02-07T18:42:00Z"/>
          <w:noProof/>
        </w:rPr>
      </w:pPr>
      <w:del w:id="5912" w:author="msammartano" w:date="2014-02-07T18:42:00Z">
        <w:r w:rsidDel="00D575F9">
          <w:rPr>
            <w:noProof/>
          </w:rPr>
          <w:delText>Gr.save &lt;filename_sexp&gt; {,&lt;quality_nexp&gt;}, 112</w:delText>
        </w:r>
      </w:del>
    </w:p>
    <w:p w:rsidR="006E7104" w:rsidDel="00D575F9" w:rsidRDefault="006E7104">
      <w:pPr>
        <w:pStyle w:val="Index1"/>
        <w:tabs>
          <w:tab w:val="right" w:leader="dot" w:pos="9350"/>
        </w:tabs>
        <w:rPr>
          <w:del w:id="5913" w:author="msammartano" w:date="2014-02-07T18:42:00Z"/>
          <w:noProof/>
        </w:rPr>
      </w:pPr>
      <w:del w:id="5914" w:author="msammartano" w:date="2014-02-07T18:42:00Z">
        <w:r w:rsidDel="00D575F9">
          <w:rPr>
            <w:noProof/>
          </w:rPr>
          <w:delText>Gr.scale x_factor, y_factor, 100</w:delText>
        </w:r>
      </w:del>
    </w:p>
    <w:p w:rsidR="006E7104" w:rsidDel="00D575F9" w:rsidRDefault="006E7104">
      <w:pPr>
        <w:pStyle w:val="Index1"/>
        <w:tabs>
          <w:tab w:val="right" w:leader="dot" w:pos="9350"/>
        </w:tabs>
        <w:rPr>
          <w:del w:id="5915" w:author="msammartano" w:date="2014-02-07T18:42:00Z"/>
          <w:noProof/>
        </w:rPr>
      </w:pPr>
      <w:del w:id="5916" w:author="msammartano" w:date="2014-02-07T18:42:00Z">
        <w:r w:rsidDel="00D575F9">
          <w:rPr>
            <w:noProof/>
          </w:rPr>
          <w:delText>Gr.screen width, height{, density }, 100</w:delText>
        </w:r>
      </w:del>
    </w:p>
    <w:p w:rsidR="006E7104" w:rsidDel="00D575F9" w:rsidRDefault="006E7104">
      <w:pPr>
        <w:pStyle w:val="Index1"/>
        <w:tabs>
          <w:tab w:val="right" w:leader="dot" w:pos="9350"/>
        </w:tabs>
        <w:rPr>
          <w:del w:id="5917" w:author="msammartano" w:date="2014-02-07T18:42:00Z"/>
          <w:noProof/>
        </w:rPr>
      </w:pPr>
      <w:del w:id="5918" w:author="msammartano" w:date="2014-02-07T18:42:00Z">
        <w:r w:rsidDel="00D575F9">
          <w:rPr>
            <w:noProof/>
          </w:rPr>
          <w:delText>Gr.screen.to_bitmap &lt;bm_ptr_nvar&gt;, 112</w:delText>
        </w:r>
      </w:del>
    </w:p>
    <w:p w:rsidR="006E7104" w:rsidDel="00D575F9" w:rsidRDefault="006E7104">
      <w:pPr>
        <w:pStyle w:val="Index1"/>
        <w:tabs>
          <w:tab w:val="right" w:leader="dot" w:pos="9350"/>
        </w:tabs>
        <w:rPr>
          <w:del w:id="5919" w:author="msammartano" w:date="2014-02-07T18:42:00Z"/>
          <w:noProof/>
        </w:rPr>
      </w:pPr>
      <w:del w:id="5920" w:author="msammartano" w:date="2014-02-07T18:42:00Z">
        <w:r w:rsidDel="00D575F9">
          <w:rPr>
            <w:noProof/>
          </w:rPr>
          <w:delText>Gr.set.AntiAlias &lt;lexp&gt;, 99</w:delText>
        </w:r>
      </w:del>
    </w:p>
    <w:p w:rsidR="006E7104" w:rsidDel="00D575F9" w:rsidRDefault="006E7104">
      <w:pPr>
        <w:pStyle w:val="Index1"/>
        <w:tabs>
          <w:tab w:val="right" w:leader="dot" w:pos="9350"/>
        </w:tabs>
        <w:rPr>
          <w:del w:id="5921" w:author="msammartano" w:date="2014-02-07T18:42:00Z"/>
          <w:noProof/>
        </w:rPr>
      </w:pPr>
      <w:del w:id="5922" w:author="msammartano" w:date="2014-02-07T18:42:00Z">
        <w:r w:rsidDel="00D575F9">
          <w:rPr>
            <w:noProof/>
          </w:rPr>
          <w:delText>Gr.set.pixels &lt;Object_number_nvar&gt;, Pixels[] {,x,y}, 103</w:delText>
        </w:r>
      </w:del>
    </w:p>
    <w:p w:rsidR="006E7104" w:rsidDel="00D575F9" w:rsidRDefault="006E7104">
      <w:pPr>
        <w:pStyle w:val="Index1"/>
        <w:tabs>
          <w:tab w:val="right" w:leader="dot" w:pos="9350"/>
        </w:tabs>
        <w:rPr>
          <w:del w:id="5923" w:author="msammartano" w:date="2014-02-07T18:42:00Z"/>
          <w:noProof/>
        </w:rPr>
      </w:pPr>
      <w:del w:id="5924" w:author="msammartano" w:date="2014-02-07T18:42:00Z">
        <w:r w:rsidDel="00D575F9">
          <w:rPr>
            <w:noProof/>
          </w:rPr>
          <w:delText>Gr.set.stroke &lt;nexp&gt;, 100</w:delText>
        </w:r>
      </w:del>
    </w:p>
    <w:p w:rsidR="006E7104" w:rsidDel="00D575F9" w:rsidRDefault="006E7104">
      <w:pPr>
        <w:pStyle w:val="Index1"/>
        <w:tabs>
          <w:tab w:val="right" w:leader="dot" w:pos="9350"/>
        </w:tabs>
        <w:rPr>
          <w:del w:id="5925" w:author="msammartano" w:date="2014-02-07T18:42:00Z"/>
          <w:noProof/>
        </w:rPr>
      </w:pPr>
      <w:del w:id="5926" w:author="msammartano" w:date="2014-02-07T18:42:00Z">
        <w:r w:rsidDel="00D575F9">
          <w:rPr>
            <w:noProof/>
          </w:rPr>
          <w:delText>Gr.show Object_number, 104</w:delText>
        </w:r>
      </w:del>
    </w:p>
    <w:p w:rsidR="006E7104" w:rsidDel="00D575F9" w:rsidRDefault="006E7104">
      <w:pPr>
        <w:pStyle w:val="Index1"/>
        <w:tabs>
          <w:tab w:val="right" w:leader="dot" w:pos="9350"/>
        </w:tabs>
        <w:rPr>
          <w:del w:id="5927" w:author="msammartano" w:date="2014-02-07T18:42:00Z"/>
          <w:noProof/>
        </w:rPr>
      </w:pPr>
      <w:del w:id="5928" w:author="msammartano" w:date="2014-02-07T18:42:00Z">
        <w:r w:rsidDel="00D575F9">
          <w:rPr>
            <w:noProof/>
          </w:rPr>
          <w:delText>Gr.StatusBar.Show  &lt;nexp&gt;, 100</w:delText>
        </w:r>
      </w:del>
    </w:p>
    <w:p w:rsidR="006E7104" w:rsidDel="00D575F9" w:rsidRDefault="006E7104">
      <w:pPr>
        <w:pStyle w:val="Index1"/>
        <w:tabs>
          <w:tab w:val="right" w:leader="dot" w:pos="9350"/>
        </w:tabs>
        <w:rPr>
          <w:del w:id="5929" w:author="msammartano" w:date="2014-02-07T18:42:00Z"/>
          <w:noProof/>
        </w:rPr>
      </w:pPr>
      <w:del w:id="5930" w:author="msammartano" w:date="2014-02-07T18:42:00Z">
        <w:r w:rsidDel="00D575F9">
          <w:rPr>
            <w:noProof/>
          </w:rPr>
          <w:delText>Gr.text.align type, 106</w:delText>
        </w:r>
      </w:del>
    </w:p>
    <w:p w:rsidR="006E7104" w:rsidDel="00D575F9" w:rsidRDefault="006E7104">
      <w:pPr>
        <w:pStyle w:val="Index1"/>
        <w:tabs>
          <w:tab w:val="right" w:leader="dot" w:pos="9350"/>
        </w:tabs>
        <w:rPr>
          <w:del w:id="5931" w:author="msammartano" w:date="2014-02-07T18:42:00Z"/>
          <w:noProof/>
        </w:rPr>
      </w:pPr>
      <w:del w:id="5932" w:author="msammartano" w:date="2014-02-07T18:42:00Z">
        <w:r w:rsidDel="00D575F9">
          <w:rPr>
            <w:noProof/>
          </w:rPr>
          <w:delText>Gr.text.bold &lt;lexp&gt;, 107</w:delText>
        </w:r>
      </w:del>
    </w:p>
    <w:p w:rsidR="006E7104" w:rsidDel="00D575F9" w:rsidRDefault="006E7104">
      <w:pPr>
        <w:pStyle w:val="Index1"/>
        <w:tabs>
          <w:tab w:val="right" w:leader="dot" w:pos="9350"/>
        </w:tabs>
        <w:rPr>
          <w:del w:id="5933" w:author="msammartano" w:date="2014-02-07T18:42:00Z"/>
          <w:noProof/>
        </w:rPr>
      </w:pPr>
      <w:del w:id="5934" w:author="msammartano" w:date="2014-02-07T18:42:00Z">
        <w:r w:rsidDel="00D575F9">
          <w:rPr>
            <w:noProof/>
          </w:rPr>
          <w:delText>Gr.text.draw &lt;Object_number_nvar&gt;, &lt;x_nexp&gt;, &lt;y_nexp&gt;, &lt;text_object_sexp&gt;, 107</w:delText>
        </w:r>
      </w:del>
    </w:p>
    <w:p w:rsidR="006E7104" w:rsidDel="00D575F9" w:rsidRDefault="006E7104">
      <w:pPr>
        <w:pStyle w:val="Index1"/>
        <w:tabs>
          <w:tab w:val="right" w:leader="dot" w:pos="9350"/>
        </w:tabs>
        <w:rPr>
          <w:del w:id="5935" w:author="msammartano" w:date="2014-02-07T18:42:00Z"/>
          <w:noProof/>
        </w:rPr>
      </w:pPr>
      <w:del w:id="5936" w:author="msammartano" w:date="2014-02-07T18:42:00Z">
        <w:r w:rsidDel="00D575F9">
          <w:rPr>
            <w:noProof/>
          </w:rPr>
          <w:delText>Gr.text.size &lt;nexp&gt;, 106</w:delText>
        </w:r>
      </w:del>
    </w:p>
    <w:p w:rsidR="006E7104" w:rsidDel="00D575F9" w:rsidRDefault="006E7104">
      <w:pPr>
        <w:pStyle w:val="Index1"/>
        <w:tabs>
          <w:tab w:val="right" w:leader="dot" w:pos="9350"/>
        </w:tabs>
        <w:rPr>
          <w:del w:id="5937" w:author="msammartano" w:date="2014-02-07T18:42:00Z"/>
          <w:noProof/>
        </w:rPr>
      </w:pPr>
      <w:del w:id="5938" w:author="msammartano" w:date="2014-02-07T18:42:00Z">
        <w:r w:rsidDel="00D575F9">
          <w:rPr>
            <w:noProof/>
          </w:rPr>
          <w:delText>Gr.text.skew &lt;nexp&gt;, 107</w:delText>
        </w:r>
      </w:del>
    </w:p>
    <w:p w:rsidR="006E7104" w:rsidDel="00D575F9" w:rsidRDefault="006E7104">
      <w:pPr>
        <w:pStyle w:val="Index1"/>
        <w:tabs>
          <w:tab w:val="right" w:leader="dot" w:pos="9350"/>
        </w:tabs>
        <w:rPr>
          <w:del w:id="5939" w:author="msammartano" w:date="2014-02-07T18:42:00Z"/>
          <w:noProof/>
        </w:rPr>
      </w:pPr>
      <w:del w:id="5940" w:author="msammartano" w:date="2014-02-07T18:42:00Z">
        <w:r w:rsidDel="00D575F9">
          <w:rPr>
            <w:noProof/>
          </w:rPr>
          <w:delText>Gr.text.strike &lt;lexp&gt;, 107</w:delText>
        </w:r>
      </w:del>
    </w:p>
    <w:p w:rsidR="006E7104" w:rsidDel="00D575F9" w:rsidRDefault="006E7104">
      <w:pPr>
        <w:pStyle w:val="Index1"/>
        <w:tabs>
          <w:tab w:val="right" w:leader="dot" w:pos="9350"/>
        </w:tabs>
        <w:rPr>
          <w:del w:id="5941" w:author="msammartano" w:date="2014-02-07T18:42:00Z"/>
          <w:noProof/>
        </w:rPr>
      </w:pPr>
      <w:del w:id="5942" w:author="msammartano" w:date="2014-02-07T18:42:00Z">
        <w:r w:rsidDel="00D575F9">
          <w:rPr>
            <w:noProof/>
          </w:rPr>
          <w:delText>Gr.text.typeface &lt;nexp&gt;, 106</w:delText>
        </w:r>
      </w:del>
    </w:p>
    <w:p w:rsidR="006E7104" w:rsidDel="00D575F9" w:rsidRDefault="006E7104">
      <w:pPr>
        <w:pStyle w:val="Index1"/>
        <w:tabs>
          <w:tab w:val="right" w:leader="dot" w:pos="9350"/>
        </w:tabs>
        <w:rPr>
          <w:del w:id="5943" w:author="msammartano" w:date="2014-02-07T18:42:00Z"/>
          <w:noProof/>
        </w:rPr>
      </w:pPr>
      <w:del w:id="5944" w:author="msammartano" w:date="2014-02-07T18:42:00Z">
        <w:r w:rsidDel="00D575F9">
          <w:rPr>
            <w:noProof/>
          </w:rPr>
          <w:delText>Gr.text.underline &lt;lexp&gt;, 107</w:delText>
        </w:r>
      </w:del>
    </w:p>
    <w:p w:rsidR="006E7104" w:rsidDel="00D575F9" w:rsidRDefault="006E7104">
      <w:pPr>
        <w:pStyle w:val="Index1"/>
        <w:tabs>
          <w:tab w:val="right" w:leader="dot" w:pos="9350"/>
        </w:tabs>
        <w:rPr>
          <w:del w:id="5945" w:author="msammartano" w:date="2014-02-07T18:42:00Z"/>
          <w:noProof/>
        </w:rPr>
      </w:pPr>
      <w:del w:id="5946" w:author="msammartano" w:date="2014-02-07T18:42:00Z">
        <w:r w:rsidDel="00D575F9">
          <w:rPr>
            <w:noProof/>
          </w:rPr>
          <w:delText>Gr.text.width &lt;nvar&gt;, &lt;sexp&gt;, 106</w:delText>
        </w:r>
      </w:del>
    </w:p>
    <w:p w:rsidR="006E7104" w:rsidDel="00D575F9" w:rsidRDefault="006E7104">
      <w:pPr>
        <w:pStyle w:val="Index1"/>
        <w:tabs>
          <w:tab w:val="right" w:leader="dot" w:pos="9350"/>
        </w:tabs>
        <w:rPr>
          <w:del w:id="5947" w:author="msammartano" w:date="2014-02-07T18:42:00Z"/>
          <w:noProof/>
        </w:rPr>
      </w:pPr>
      <w:del w:id="5948" w:author="msammartano" w:date="2014-02-07T18:42:00Z">
        <w:r w:rsidDel="00D575F9">
          <w:rPr>
            <w:noProof/>
          </w:rPr>
          <w:delText>Gr.touch touched, x, y, 105</w:delText>
        </w:r>
      </w:del>
    </w:p>
    <w:p w:rsidR="006E7104" w:rsidDel="00D575F9" w:rsidRDefault="006E7104">
      <w:pPr>
        <w:pStyle w:val="Index1"/>
        <w:tabs>
          <w:tab w:val="right" w:leader="dot" w:pos="9350"/>
        </w:tabs>
        <w:rPr>
          <w:del w:id="5949" w:author="msammartano" w:date="2014-02-07T18:42:00Z"/>
          <w:noProof/>
        </w:rPr>
      </w:pPr>
      <w:del w:id="5950" w:author="msammartano" w:date="2014-02-07T18:42:00Z">
        <w:r w:rsidDel="00D575F9">
          <w:rPr>
            <w:noProof/>
          </w:rPr>
          <w:delText>Gr.touch2 touched, x, y, 105</w:delText>
        </w:r>
      </w:del>
    </w:p>
    <w:p w:rsidR="006E7104" w:rsidDel="00D575F9" w:rsidRDefault="006E7104">
      <w:pPr>
        <w:pStyle w:val="Index1"/>
        <w:tabs>
          <w:tab w:val="right" w:leader="dot" w:pos="9350"/>
        </w:tabs>
        <w:rPr>
          <w:del w:id="5951" w:author="msammartano" w:date="2014-02-07T18:42:00Z"/>
          <w:noProof/>
        </w:rPr>
      </w:pPr>
      <w:del w:id="5952" w:author="msammartano" w:date="2014-02-07T18:42:00Z">
        <w:r w:rsidDel="00D575F9">
          <w:rPr>
            <w:noProof/>
          </w:rPr>
          <w:delText>Gr_collision ( &lt;object_1_nvar&gt;, &lt;object_2_nvar&gt;), 47, 114</w:delText>
        </w:r>
      </w:del>
    </w:p>
    <w:p w:rsidR="006E7104" w:rsidDel="00D575F9" w:rsidRDefault="006E7104">
      <w:pPr>
        <w:pStyle w:val="Index1"/>
        <w:tabs>
          <w:tab w:val="right" w:leader="dot" w:pos="9350"/>
        </w:tabs>
        <w:rPr>
          <w:del w:id="5953" w:author="msammartano" w:date="2014-02-07T18:42:00Z"/>
          <w:noProof/>
        </w:rPr>
      </w:pPr>
      <w:del w:id="5954" w:author="msammartano" w:date="2014-02-07T18:42:00Z">
        <w:r w:rsidDel="00D575F9">
          <w:rPr>
            <w:noProof/>
          </w:rPr>
          <w:delText>GrabFile &lt;result_svar&gt;, &lt;path_sexp&gt;{, &lt;Unicode_flag_lexp&gt;}, 70</w:delText>
        </w:r>
      </w:del>
    </w:p>
    <w:p w:rsidR="006E7104" w:rsidDel="00D575F9" w:rsidRDefault="006E7104">
      <w:pPr>
        <w:pStyle w:val="Index1"/>
        <w:tabs>
          <w:tab w:val="right" w:leader="dot" w:pos="9350"/>
        </w:tabs>
        <w:rPr>
          <w:del w:id="5955" w:author="msammartano" w:date="2014-02-07T18:42:00Z"/>
          <w:noProof/>
        </w:rPr>
      </w:pPr>
      <w:del w:id="5956" w:author="msammartano" w:date="2014-02-07T18:42:00Z">
        <w:r w:rsidDel="00D575F9">
          <w:rPr>
            <w:noProof/>
          </w:rPr>
          <w:delText>GrabURL &lt;result_svar&gt;, &lt;url_sexp&gt;{, &lt;timeout_nexp&gt;}, 70</w:delText>
        </w:r>
      </w:del>
    </w:p>
    <w:p w:rsidR="006E7104" w:rsidDel="00D575F9" w:rsidRDefault="006E7104">
      <w:pPr>
        <w:pStyle w:val="Index1"/>
        <w:tabs>
          <w:tab w:val="right" w:leader="dot" w:pos="9350"/>
        </w:tabs>
        <w:rPr>
          <w:del w:id="5957" w:author="msammartano" w:date="2014-02-07T18:42:00Z"/>
          <w:noProof/>
        </w:rPr>
      </w:pPr>
      <w:del w:id="5958" w:author="msammartano" w:date="2014-02-07T18:42:00Z">
        <w:r w:rsidDel="00D575F9">
          <w:rPr>
            <w:noProof/>
          </w:rPr>
          <w:delText>Headset &lt;state_nvar&gt;, &lt;type_svar&gt;, &lt;mic_nvar&gt;, 93</w:delText>
        </w:r>
      </w:del>
    </w:p>
    <w:p w:rsidR="006E7104" w:rsidDel="00D575F9" w:rsidRDefault="006E7104">
      <w:pPr>
        <w:pStyle w:val="Index1"/>
        <w:tabs>
          <w:tab w:val="right" w:leader="dot" w:pos="9350"/>
        </w:tabs>
        <w:rPr>
          <w:del w:id="5959" w:author="msammartano" w:date="2014-02-07T18:42:00Z"/>
          <w:noProof/>
        </w:rPr>
      </w:pPr>
      <w:del w:id="5960" w:author="msammartano" w:date="2014-02-07T18:42:00Z">
        <w:r w:rsidRPr="00B029B6" w:rsidDel="00D575F9">
          <w:rPr>
            <w:rFonts w:eastAsia="Times New Roman"/>
            <w:noProof/>
          </w:rPr>
          <w:delText>HEX$(&lt;nexp&gt;)</w:delText>
        </w:r>
        <w:r w:rsidDel="00D575F9">
          <w:rPr>
            <w:noProof/>
          </w:rPr>
          <w:delText>, 49</w:delText>
        </w:r>
      </w:del>
    </w:p>
    <w:p w:rsidR="006E7104" w:rsidDel="00D575F9" w:rsidRDefault="006E7104">
      <w:pPr>
        <w:pStyle w:val="Index1"/>
        <w:tabs>
          <w:tab w:val="right" w:leader="dot" w:pos="9350"/>
        </w:tabs>
        <w:rPr>
          <w:del w:id="5961" w:author="msammartano" w:date="2014-02-07T18:42:00Z"/>
          <w:noProof/>
        </w:rPr>
      </w:pPr>
      <w:del w:id="5962" w:author="msammartano" w:date="2014-02-07T18:42:00Z">
        <w:r w:rsidDel="00D575F9">
          <w:rPr>
            <w:noProof/>
          </w:rPr>
          <w:delText>HEX(&lt;sexp&gt;), 45</w:delText>
        </w:r>
      </w:del>
    </w:p>
    <w:p w:rsidR="006E7104" w:rsidDel="00D575F9" w:rsidRDefault="006E7104">
      <w:pPr>
        <w:pStyle w:val="Index1"/>
        <w:tabs>
          <w:tab w:val="right" w:leader="dot" w:pos="9350"/>
        </w:tabs>
        <w:rPr>
          <w:del w:id="5963" w:author="msammartano" w:date="2014-02-07T18:42:00Z"/>
          <w:noProof/>
        </w:rPr>
      </w:pPr>
      <w:del w:id="5964" w:author="msammartano" w:date="2014-02-07T18:42:00Z">
        <w:r w:rsidDel="00D575F9">
          <w:rPr>
            <w:noProof/>
          </w:rPr>
          <w:delText>Home, 94</w:delText>
        </w:r>
      </w:del>
    </w:p>
    <w:p w:rsidR="006E7104" w:rsidDel="00D575F9" w:rsidRDefault="006E7104">
      <w:pPr>
        <w:pStyle w:val="Index1"/>
        <w:tabs>
          <w:tab w:val="right" w:leader="dot" w:pos="9350"/>
        </w:tabs>
        <w:rPr>
          <w:del w:id="5965" w:author="msammartano" w:date="2014-02-07T18:42:00Z"/>
          <w:noProof/>
        </w:rPr>
      </w:pPr>
      <w:del w:id="5966" w:author="msammartano" w:date="2014-02-07T18:42:00Z">
        <w:r w:rsidDel="00D575F9">
          <w:rPr>
            <w:noProof/>
          </w:rPr>
          <w:delText>Html.clear.cache, 74</w:delText>
        </w:r>
      </w:del>
    </w:p>
    <w:p w:rsidR="006E7104" w:rsidDel="00D575F9" w:rsidRDefault="006E7104">
      <w:pPr>
        <w:pStyle w:val="Index1"/>
        <w:tabs>
          <w:tab w:val="right" w:leader="dot" w:pos="9350"/>
        </w:tabs>
        <w:rPr>
          <w:del w:id="5967" w:author="msammartano" w:date="2014-02-07T18:42:00Z"/>
          <w:noProof/>
        </w:rPr>
      </w:pPr>
      <w:del w:id="5968" w:author="msammartano" w:date="2014-02-07T18:42:00Z">
        <w:r w:rsidDel="00D575F9">
          <w:rPr>
            <w:noProof/>
          </w:rPr>
          <w:delText>Html.clear.history, 75</w:delText>
        </w:r>
      </w:del>
    </w:p>
    <w:p w:rsidR="006E7104" w:rsidDel="00D575F9" w:rsidRDefault="006E7104">
      <w:pPr>
        <w:pStyle w:val="Index1"/>
        <w:tabs>
          <w:tab w:val="right" w:leader="dot" w:pos="9350"/>
        </w:tabs>
        <w:rPr>
          <w:del w:id="5969" w:author="msammartano" w:date="2014-02-07T18:42:00Z"/>
          <w:noProof/>
        </w:rPr>
      </w:pPr>
      <w:del w:id="5970" w:author="msammartano" w:date="2014-02-07T18:42:00Z">
        <w:r w:rsidDel="00D575F9">
          <w:rPr>
            <w:noProof/>
          </w:rPr>
          <w:delText>Html.close, 74</w:delText>
        </w:r>
      </w:del>
    </w:p>
    <w:p w:rsidR="006E7104" w:rsidDel="00D575F9" w:rsidRDefault="006E7104">
      <w:pPr>
        <w:pStyle w:val="Index1"/>
        <w:tabs>
          <w:tab w:val="right" w:leader="dot" w:pos="9350"/>
        </w:tabs>
        <w:rPr>
          <w:del w:id="5971" w:author="msammartano" w:date="2014-02-07T18:42:00Z"/>
          <w:noProof/>
        </w:rPr>
      </w:pPr>
      <w:del w:id="5972" w:author="msammartano" w:date="2014-02-07T18:42:00Z">
        <w:r w:rsidDel="00D575F9">
          <w:rPr>
            <w:noProof/>
          </w:rPr>
          <w:delText>Html.get.datalink &lt;data_svar&gt;, 73</w:delText>
        </w:r>
      </w:del>
    </w:p>
    <w:p w:rsidR="006E7104" w:rsidDel="00D575F9" w:rsidRDefault="006E7104">
      <w:pPr>
        <w:pStyle w:val="Index1"/>
        <w:tabs>
          <w:tab w:val="right" w:leader="dot" w:pos="9350"/>
        </w:tabs>
        <w:rPr>
          <w:del w:id="5973" w:author="msammartano" w:date="2014-02-07T18:42:00Z"/>
          <w:noProof/>
        </w:rPr>
      </w:pPr>
      <w:del w:id="5974" w:author="msammartano" w:date="2014-02-07T18:42:00Z">
        <w:r w:rsidDel="00D575F9">
          <w:rPr>
            <w:noProof/>
          </w:rPr>
          <w:delText>Html.go.back, 74</w:delText>
        </w:r>
      </w:del>
    </w:p>
    <w:p w:rsidR="006E7104" w:rsidDel="00D575F9" w:rsidRDefault="006E7104">
      <w:pPr>
        <w:pStyle w:val="Index1"/>
        <w:tabs>
          <w:tab w:val="right" w:leader="dot" w:pos="9350"/>
        </w:tabs>
        <w:rPr>
          <w:del w:id="5975" w:author="msammartano" w:date="2014-02-07T18:42:00Z"/>
          <w:noProof/>
        </w:rPr>
      </w:pPr>
      <w:del w:id="5976" w:author="msammartano" w:date="2014-02-07T18:42:00Z">
        <w:r w:rsidDel="00D575F9">
          <w:rPr>
            <w:noProof/>
          </w:rPr>
          <w:delText>Html.go.forward, 74</w:delText>
        </w:r>
      </w:del>
    </w:p>
    <w:p w:rsidR="006E7104" w:rsidDel="00D575F9" w:rsidRDefault="006E7104">
      <w:pPr>
        <w:pStyle w:val="Index1"/>
        <w:tabs>
          <w:tab w:val="right" w:leader="dot" w:pos="9350"/>
        </w:tabs>
        <w:rPr>
          <w:del w:id="5977" w:author="msammartano" w:date="2014-02-07T18:42:00Z"/>
          <w:noProof/>
        </w:rPr>
      </w:pPr>
      <w:del w:id="5978" w:author="msammartano" w:date="2014-02-07T18:42:00Z">
        <w:r w:rsidDel="00D575F9">
          <w:rPr>
            <w:noProof/>
          </w:rPr>
          <w:delText>Html.load.string &lt;html_sexp&gt;, 73</w:delText>
        </w:r>
      </w:del>
    </w:p>
    <w:p w:rsidR="006E7104" w:rsidDel="00D575F9" w:rsidRDefault="006E7104">
      <w:pPr>
        <w:pStyle w:val="Index1"/>
        <w:tabs>
          <w:tab w:val="right" w:leader="dot" w:pos="9350"/>
        </w:tabs>
        <w:rPr>
          <w:del w:id="5979" w:author="msammartano" w:date="2014-02-07T18:42:00Z"/>
          <w:noProof/>
        </w:rPr>
      </w:pPr>
      <w:del w:id="5980" w:author="msammartano" w:date="2014-02-07T18:42:00Z">
        <w:r w:rsidDel="00D575F9">
          <w:rPr>
            <w:noProof/>
          </w:rPr>
          <w:delText>Html.load.url &lt;file_sexp&gt;, 73</w:delText>
        </w:r>
      </w:del>
    </w:p>
    <w:p w:rsidR="006E7104" w:rsidDel="00D575F9" w:rsidRDefault="006E7104">
      <w:pPr>
        <w:pStyle w:val="Index1"/>
        <w:tabs>
          <w:tab w:val="right" w:leader="dot" w:pos="9350"/>
        </w:tabs>
        <w:rPr>
          <w:del w:id="5981" w:author="msammartano" w:date="2014-02-07T18:42:00Z"/>
          <w:noProof/>
        </w:rPr>
      </w:pPr>
      <w:del w:id="5982" w:author="msammartano" w:date="2014-02-07T18:42:00Z">
        <w:r w:rsidDel="00D575F9">
          <w:rPr>
            <w:noProof/>
          </w:rPr>
          <w:delText>Html.open {&lt;Show_status_bar_nexp&gt;}, 72</w:delText>
        </w:r>
      </w:del>
    </w:p>
    <w:p w:rsidR="006E7104" w:rsidDel="00D575F9" w:rsidRDefault="006E7104">
      <w:pPr>
        <w:pStyle w:val="Index1"/>
        <w:tabs>
          <w:tab w:val="right" w:leader="dot" w:pos="9350"/>
        </w:tabs>
        <w:rPr>
          <w:del w:id="5983" w:author="msammartano" w:date="2014-02-07T18:42:00Z"/>
          <w:noProof/>
        </w:rPr>
      </w:pPr>
      <w:del w:id="5984" w:author="msammartano" w:date="2014-02-07T18:42:00Z">
        <w:r w:rsidDel="00D575F9">
          <w:rPr>
            <w:noProof/>
          </w:rPr>
          <w:delText>Html.post &lt;url _sexp&gt;, &lt;list_nexp&gt;, 73</w:delText>
        </w:r>
      </w:del>
    </w:p>
    <w:p w:rsidR="006E7104" w:rsidDel="00D575F9" w:rsidRDefault="006E7104">
      <w:pPr>
        <w:pStyle w:val="Index1"/>
        <w:tabs>
          <w:tab w:val="right" w:leader="dot" w:pos="9350"/>
        </w:tabs>
        <w:rPr>
          <w:del w:id="5985" w:author="msammartano" w:date="2014-02-07T18:42:00Z"/>
          <w:noProof/>
        </w:rPr>
      </w:pPr>
      <w:del w:id="5986" w:author="msammartano" w:date="2014-02-07T18:42:00Z">
        <w:r w:rsidDel="00D575F9">
          <w:rPr>
            <w:noProof/>
          </w:rPr>
          <w:delText>Http.post url$, list, result$, 91</w:delText>
        </w:r>
      </w:del>
    </w:p>
    <w:p w:rsidR="006E7104" w:rsidDel="00D575F9" w:rsidRDefault="006E7104">
      <w:pPr>
        <w:pStyle w:val="Index1"/>
        <w:tabs>
          <w:tab w:val="right" w:leader="dot" w:pos="9350"/>
        </w:tabs>
        <w:rPr>
          <w:del w:id="5987" w:author="msammartano" w:date="2014-02-07T18:42:00Z"/>
          <w:noProof/>
        </w:rPr>
      </w:pPr>
      <w:del w:id="5988" w:author="msammartano" w:date="2014-02-07T18:42:00Z">
        <w:r w:rsidDel="00D575F9">
          <w:rPr>
            <w:noProof/>
          </w:rPr>
          <w:delText>HYPOT(&lt;nexp_x&gt;, &lt;nexp_y), 44</w:delText>
        </w:r>
      </w:del>
    </w:p>
    <w:p w:rsidR="006E7104" w:rsidDel="00D575F9" w:rsidRDefault="006E7104">
      <w:pPr>
        <w:pStyle w:val="Index1"/>
        <w:tabs>
          <w:tab w:val="right" w:leader="dot" w:pos="9350"/>
        </w:tabs>
        <w:rPr>
          <w:del w:id="5989" w:author="msammartano" w:date="2014-02-07T18:42:00Z"/>
          <w:noProof/>
        </w:rPr>
      </w:pPr>
      <w:del w:id="5990" w:author="msammartano" w:date="2014-02-07T18:42:00Z">
        <w:r w:rsidDel="00D575F9">
          <w:rPr>
            <w:noProof/>
          </w:rPr>
          <w:delText>If  - Else -Elseif- Endif, 52</w:delText>
        </w:r>
      </w:del>
    </w:p>
    <w:p w:rsidR="006E7104" w:rsidDel="00D575F9" w:rsidRDefault="006E7104">
      <w:pPr>
        <w:pStyle w:val="Index1"/>
        <w:tabs>
          <w:tab w:val="right" w:leader="dot" w:pos="9350"/>
        </w:tabs>
        <w:rPr>
          <w:del w:id="5991" w:author="msammartano" w:date="2014-02-07T18:42:00Z"/>
          <w:noProof/>
        </w:rPr>
      </w:pPr>
      <w:del w:id="5992" w:author="msammartano" w:date="2014-02-07T18:42:00Z">
        <w:r w:rsidDel="00D575F9">
          <w:rPr>
            <w:noProof/>
          </w:rPr>
          <w:delText>Include FileNamePath, 87</w:delText>
        </w:r>
      </w:del>
    </w:p>
    <w:p w:rsidR="006E7104" w:rsidDel="00D575F9" w:rsidRDefault="006E7104">
      <w:pPr>
        <w:pStyle w:val="Index1"/>
        <w:tabs>
          <w:tab w:val="right" w:leader="dot" w:pos="9350"/>
        </w:tabs>
        <w:rPr>
          <w:del w:id="5993" w:author="msammartano" w:date="2014-02-07T18:42:00Z"/>
          <w:noProof/>
        </w:rPr>
      </w:pPr>
      <w:del w:id="5994" w:author="msammartano" w:date="2014-02-07T18:42:00Z">
        <w:r w:rsidDel="00D575F9">
          <w:rPr>
            <w:noProof/>
          </w:rPr>
          <w:delText>Inkey$ &lt;svar&gt;, 64</w:delText>
        </w:r>
      </w:del>
    </w:p>
    <w:p w:rsidR="006E7104" w:rsidDel="00D575F9" w:rsidRDefault="006E7104">
      <w:pPr>
        <w:pStyle w:val="Index1"/>
        <w:tabs>
          <w:tab w:val="right" w:leader="dot" w:pos="9350"/>
        </w:tabs>
        <w:rPr>
          <w:del w:id="5995" w:author="msammartano" w:date="2014-02-07T18:42:00Z"/>
          <w:noProof/>
        </w:rPr>
      </w:pPr>
      <w:del w:id="5996" w:author="msammartano" w:date="2014-02-07T18:42:00Z">
        <w:r w:rsidDel="00D575F9">
          <w:rPr>
            <w:noProof/>
          </w:rPr>
          <w:delText>Input &lt;Prompt_sexp&gt;, &lt;nvar&gt;|&lt;svar&gt;, {&lt;Default_sexp&gt;|&lt;Default_nexp&gt;}, 64</w:delText>
        </w:r>
      </w:del>
    </w:p>
    <w:p w:rsidR="006E7104" w:rsidDel="00D575F9" w:rsidRDefault="006E7104">
      <w:pPr>
        <w:pStyle w:val="Index1"/>
        <w:tabs>
          <w:tab w:val="right" w:leader="dot" w:pos="9350"/>
        </w:tabs>
        <w:rPr>
          <w:del w:id="5997" w:author="msammartano" w:date="2014-02-07T18:42:00Z"/>
          <w:noProof/>
        </w:rPr>
      </w:pPr>
      <w:del w:id="5998" w:author="msammartano" w:date="2014-02-07T18:42:00Z">
        <w:r w:rsidRPr="00B029B6" w:rsidDel="00D575F9">
          <w:rPr>
            <w:rFonts w:eastAsia="Times New Roman"/>
            <w:noProof/>
          </w:rPr>
          <w:delText>Is_In(&lt;Search_for</w:delText>
        </w:r>
        <w:r w:rsidDel="00D575F9">
          <w:rPr>
            <w:noProof/>
          </w:rPr>
          <w:delText>_sexp&gt;</w:delText>
        </w:r>
        <w:r w:rsidRPr="00B029B6" w:rsidDel="00D575F9">
          <w:rPr>
            <w:rFonts w:eastAsia="Times New Roman"/>
            <w:noProof/>
          </w:rPr>
          <w:delText>, &lt;Search_in</w:delText>
        </w:r>
        <w:r w:rsidDel="00D575F9">
          <w:rPr>
            <w:noProof/>
          </w:rPr>
          <w:delText>_sexp&gt;{, &lt;start_nexp&gt;}, 46</w:delText>
        </w:r>
      </w:del>
    </w:p>
    <w:p w:rsidR="006E7104" w:rsidDel="00D575F9" w:rsidRDefault="006E7104">
      <w:pPr>
        <w:pStyle w:val="Index1"/>
        <w:tabs>
          <w:tab w:val="right" w:leader="dot" w:pos="9350"/>
        </w:tabs>
        <w:rPr>
          <w:del w:id="5999" w:author="msammartano" w:date="2014-02-07T18:42:00Z"/>
          <w:noProof/>
        </w:rPr>
      </w:pPr>
      <w:del w:id="6000" w:author="msammartano" w:date="2014-02-07T18:42:00Z">
        <w:r w:rsidDel="00D575F9">
          <w:rPr>
            <w:noProof/>
          </w:rPr>
          <w:delText>Kb.hide, 65</w:delText>
        </w:r>
      </w:del>
    </w:p>
    <w:p w:rsidR="006E7104" w:rsidDel="00D575F9" w:rsidRDefault="006E7104">
      <w:pPr>
        <w:pStyle w:val="Index1"/>
        <w:tabs>
          <w:tab w:val="right" w:leader="dot" w:pos="9350"/>
        </w:tabs>
        <w:rPr>
          <w:del w:id="6001" w:author="msammartano" w:date="2014-02-07T18:42:00Z"/>
          <w:noProof/>
        </w:rPr>
      </w:pPr>
      <w:del w:id="6002" w:author="msammartano" w:date="2014-02-07T18:42:00Z">
        <w:r w:rsidDel="00D575F9">
          <w:rPr>
            <w:noProof/>
          </w:rPr>
          <w:delText>Kb.toggle, 65</w:delText>
        </w:r>
      </w:del>
    </w:p>
    <w:p w:rsidR="006E7104" w:rsidDel="00D575F9" w:rsidRDefault="006E7104">
      <w:pPr>
        <w:pStyle w:val="Index1"/>
        <w:tabs>
          <w:tab w:val="right" w:leader="dot" w:pos="9350"/>
        </w:tabs>
        <w:rPr>
          <w:del w:id="6003" w:author="msammartano" w:date="2014-02-07T18:42:00Z"/>
          <w:noProof/>
        </w:rPr>
      </w:pPr>
      <w:del w:id="6004" w:author="msammartano" w:date="2014-02-07T18:42:00Z">
        <w:r w:rsidDel="00D575F9">
          <w:rPr>
            <w:noProof/>
          </w:rPr>
          <w:delText>Key.Resume, 58</w:delText>
        </w:r>
      </w:del>
    </w:p>
    <w:p w:rsidR="006E7104" w:rsidDel="00D575F9" w:rsidRDefault="006E7104">
      <w:pPr>
        <w:pStyle w:val="Index1"/>
        <w:tabs>
          <w:tab w:val="right" w:leader="dot" w:pos="9350"/>
        </w:tabs>
        <w:rPr>
          <w:del w:id="6005" w:author="msammartano" w:date="2014-02-07T18:42:00Z"/>
          <w:noProof/>
        </w:rPr>
      </w:pPr>
      <w:del w:id="6006" w:author="msammartano" w:date="2014-02-07T18:42:00Z">
        <w:r w:rsidRPr="00B029B6" w:rsidDel="00D575F9">
          <w:rPr>
            <w:rFonts w:eastAsia="Times New Roman"/>
            <w:noProof/>
          </w:rPr>
          <w:delText xml:space="preserve">LEFT$ (&lt;sexp&gt;, </w:delText>
        </w:r>
        <w:r w:rsidDel="00D575F9">
          <w:rPr>
            <w:noProof/>
          </w:rPr>
          <w:delText>&lt;nexp&gt;</w:delText>
        </w:r>
        <w:r w:rsidRPr="00B029B6" w:rsidDel="00D575F9">
          <w:rPr>
            <w:rFonts w:eastAsia="Times New Roman"/>
            <w:noProof/>
          </w:rPr>
          <w:delText>)</w:delText>
        </w:r>
        <w:r w:rsidDel="00D575F9">
          <w:rPr>
            <w:noProof/>
          </w:rPr>
          <w:delText>, 48</w:delText>
        </w:r>
      </w:del>
    </w:p>
    <w:p w:rsidR="006E7104" w:rsidDel="00D575F9" w:rsidRDefault="006E7104">
      <w:pPr>
        <w:pStyle w:val="Index1"/>
        <w:tabs>
          <w:tab w:val="right" w:leader="dot" w:pos="9350"/>
        </w:tabs>
        <w:rPr>
          <w:del w:id="6007" w:author="msammartano" w:date="2014-02-07T18:42:00Z"/>
          <w:noProof/>
        </w:rPr>
      </w:pPr>
      <w:del w:id="6008" w:author="msammartano" w:date="2014-02-07T18:42:00Z">
        <w:r w:rsidDel="00D575F9">
          <w:rPr>
            <w:noProof/>
          </w:rPr>
          <w:delText>LEN(&lt;sexp&gt;), 45</w:delText>
        </w:r>
      </w:del>
    </w:p>
    <w:p w:rsidR="006E7104" w:rsidDel="00D575F9" w:rsidRDefault="006E7104">
      <w:pPr>
        <w:pStyle w:val="Index1"/>
        <w:tabs>
          <w:tab w:val="right" w:leader="dot" w:pos="9350"/>
        </w:tabs>
        <w:rPr>
          <w:del w:id="6009" w:author="msammartano" w:date="2014-02-07T18:42:00Z"/>
          <w:noProof/>
        </w:rPr>
      </w:pPr>
      <w:del w:id="6010" w:author="msammartano" w:date="2014-02-07T18:42:00Z">
        <w:r w:rsidDel="00D575F9">
          <w:rPr>
            <w:noProof/>
          </w:rPr>
          <w:delText>LET, 42</w:delText>
        </w:r>
      </w:del>
    </w:p>
    <w:p w:rsidR="006E7104" w:rsidDel="00D575F9" w:rsidRDefault="006E7104">
      <w:pPr>
        <w:pStyle w:val="Index1"/>
        <w:tabs>
          <w:tab w:val="right" w:leader="dot" w:pos="9350"/>
        </w:tabs>
        <w:rPr>
          <w:del w:id="6011" w:author="msammartano" w:date="2014-02-07T18:42:00Z"/>
          <w:noProof/>
        </w:rPr>
      </w:pPr>
      <w:del w:id="6012" w:author="msammartano" w:date="2014-02-07T18:42:00Z">
        <w:r w:rsidDel="00D575F9">
          <w:rPr>
            <w:noProof/>
          </w:rPr>
          <w:delText>List.add &lt;pointer_nexp&gt;, &lt;nexp&gt;{,&lt;nexp&gt;..,&lt;nexp&gt;}, 34</w:delText>
        </w:r>
      </w:del>
    </w:p>
    <w:p w:rsidR="006E7104" w:rsidDel="00D575F9" w:rsidRDefault="006E7104">
      <w:pPr>
        <w:pStyle w:val="Index1"/>
        <w:tabs>
          <w:tab w:val="right" w:leader="dot" w:pos="9350"/>
        </w:tabs>
        <w:rPr>
          <w:del w:id="6013" w:author="msammartano" w:date="2014-02-07T18:42:00Z"/>
          <w:noProof/>
        </w:rPr>
      </w:pPr>
      <w:del w:id="6014" w:author="msammartano" w:date="2014-02-07T18:42:00Z">
        <w:r w:rsidDel="00D575F9">
          <w:rPr>
            <w:noProof/>
          </w:rPr>
          <w:delText>List.add.array  &lt;destination_list_pointer_nexp&gt;,Array$[]|Array[], 34</w:delText>
        </w:r>
      </w:del>
    </w:p>
    <w:p w:rsidR="006E7104" w:rsidDel="00D575F9" w:rsidRDefault="006E7104">
      <w:pPr>
        <w:pStyle w:val="Index1"/>
        <w:tabs>
          <w:tab w:val="right" w:leader="dot" w:pos="9350"/>
        </w:tabs>
        <w:rPr>
          <w:del w:id="6015" w:author="msammartano" w:date="2014-02-07T18:42:00Z"/>
          <w:noProof/>
        </w:rPr>
      </w:pPr>
      <w:del w:id="6016" w:author="msammartano" w:date="2014-02-07T18:42:00Z">
        <w:r w:rsidDel="00D575F9">
          <w:rPr>
            <w:noProof/>
          </w:rPr>
          <w:delText>List.add.list &lt;destination_list_pointer_nexp&gt;, &lt;source_list_pointer_nexp&gt;, 34</w:delText>
        </w:r>
      </w:del>
    </w:p>
    <w:p w:rsidR="006E7104" w:rsidDel="00D575F9" w:rsidRDefault="006E7104">
      <w:pPr>
        <w:pStyle w:val="Index1"/>
        <w:tabs>
          <w:tab w:val="right" w:leader="dot" w:pos="9350"/>
        </w:tabs>
        <w:rPr>
          <w:del w:id="6017" w:author="msammartano" w:date="2014-02-07T18:42:00Z"/>
          <w:noProof/>
        </w:rPr>
      </w:pPr>
      <w:del w:id="6018" w:author="msammartano" w:date="2014-02-07T18:42:00Z">
        <w:r w:rsidDel="00D575F9">
          <w:rPr>
            <w:noProof/>
          </w:rPr>
          <w:delText>List.clear &lt;pointer_nexp&gt;, 35</w:delText>
        </w:r>
      </w:del>
    </w:p>
    <w:p w:rsidR="006E7104" w:rsidDel="00D575F9" w:rsidRDefault="006E7104">
      <w:pPr>
        <w:pStyle w:val="Index1"/>
        <w:tabs>
          <w:tab w:val="right" w:leader="dot" w:pos="9350"/>
        </w:tabs>
        <w:rPr>
          <w:del w:id="6019" w:author="msammartano" w:date="2014-02-07T18:42:00Z"/>
          <w:noProof/>
        </w:rPr>
      </w:pPr>
      <w:del w:id="6020" w:author="msammartano" w:date="2014-02-07T18:42:00Z">
        <w:r w:rsidDel="00D575F9">
          <w:rPr>
            <w:noProof/>
          </w:rPr>
          <w:delText>List.create N|S, &lt;pointer_nvar&gt;, 34</w:delText>
        </w:r>
      </w:del>
    </w:p>
    <w:p w:rsidR="006E7104" w:rsidDel="00D575F9" w:rsidRDefault="006E7104">
      <w:pPr>
        <w:pStyle w:val="Index1"/>
        <w:tabs>
          <w:tab w:val="right" w:leader="dot" w:pos="9350"/>
        </w:tabs>
        <w:rPr>
          <w:del w:id="6021" w:author="msammartano" w:date="2014-02-07T18:42:00Z"/>
          <w:noProof/>
        </w:rPr>
      </w:pPr>
      <w:del w:id="6022" w:author="msammartano" w:date="2014-02-07T18:42:00Z">
        <w:r w:rsidDel="00D575F9">
          <w:rPr>
            <w:noProof/>
          </w:rPr>
          <w:delText>List.get &lt;pointer_nexp&gt;,&lt;index_nexp&gt;, &lt;svar&gt;|&lt;nvar&gt;, 35</w:delText>
        </w:r>
      </w:del>
    </w:p>
    <w:p w:rsidR="006E7104" w:rsidDel="00D575F9" w:rsidRDefault="006E7104">
      <w:pPr>
        <w:pStyle w:val="Index1"/>
        <w:tabs>
          <w:tab w:val="right" w:leader="dot" w:pos="9350"/>
        </w:tabs>
        <w:rPr>
          <w:del w:id="6023" w:author="msammartano" w:date="2014-02-07T18:42:00Z"/>
          <w:noProof/>
        </w:rPr>
      </w:pPr>
      <w:del w:id="6024" w:author="msammartano" w:date="2014-02-07T18:42:00Z">
        <w:r w:rsidDel="00D575F9">
          <w:rPr>
            <w:noProof/>
          </w:rPr>
          <w:delText>List.insert &lt;pointer_nexp&gt;, &lt;index_nexp&gt;, &lt;sexp&gt;|&lt;nexp&gt;, 35</w:delText>
        </w:r>
      </w:del>
    </w:p>
    <w:p w:rsidR="006E7104" w:rsidDel="00D575F9" w:rsidRDefault="006E7104">
      <w:pPr>
        <w:pStyle w:val="Index1"/>
        <w:tabs>
          <w:tab w:val="right" w:leader="dot" w:pos="9350"/>
        </w:tabs>
        <w:rPr>
          <w:del w:id="6025" w:author="msammartano" w:date="2014-02-07T18:42:00Z"/>
          <w:noProof/>
        </w:rPr>
      </w:pPr>
      <w:del w:id="6026" w:author="msammartano" w:date="2014-02-07T18:42:00Z">
        <w:r w:rsidDel="00D575F9">
          <w:rPr>
            <w:noProof/>
          </w:rPr>
          <w:delText>List.remove &lt;pointer_nexp&gt;,&lt;index_nexp&gt;, 35</w:delText>
        </w:r>
      </w:del>
    </w:p>
    <w:p w:rsidR="006E7104" w:rsidDel="00D575F9" w:rsidRDefault="006E7104">
      <w:pPr>
        <w:pStyle w:val="Index1"/>
        <w:tabs>
          <w:tab w:val="right" w:leader="dot" w:pos="9350"/>
        </w:tabs>
        <w:rPr>
          <w:del w:id="6027" w:author="msammartano" w:date="2014-02-07T18:42:00Z"/>
          <w:noProof/>
        </w:rPr>
      </w:pPr>
      <w:del w:id="6028" w:author="msammartano" w:date="2014-02-07T18:42:00Z">
        <w:r w:rsidDel="00D575F9">
          <w:rPr>
            <w:noProof/>
          </w:rPr>
          <w:delText>List.replace &lt;pointer_nexp&gt;,&lt;index_nexp&gt;, &lt;sexp&gt;|&lt;nexp&gt;, 35</w:delText>
        </w:r>
      </w:del>
    </w:p>
    <w:p w:rsidR="006E7104" w:rsidDel="00D575F9" w:rsidRDefault="006E7104">
      <w:pPr>
        <w:pStyle w:val="Index1"/>
        <w:tabs>
          <w:tab w:val="right" w:leader="dot" w:pos="9350"/>
        </w:tabs>
        <w:rPr>
          <w:del w:id="6029" w:author="msammartano" w:date="2014-02-07T18:42:00Z"/>
          <w:noProof/>
        </w:rPr>
      </w:pPr>
      <w:del w:id="6030" w:author="msammartano" w:date="2014-02-07T18:42:00Z">
        <w:r w:rsidDel="00D575F9">
          <w:rPr>
            <w:noProof/>
          </w:rPr>
          <w:delText>List.search &lt;pointer_nexp&gt;, value|value$, &lt;result_nvar&gt;{,&lt;start_nexp&gt;}, 36</w:delText>
        </w:r>
      </w:del>
    </w:p>
    <w:p w:rsidR="006E7104" w:rsidDel="00D575F9" w:rsidRDefault="006E7104">
      <w:pPr>
        <w:pStyle w:val="Index1"/>
        <w:tabs>
          <w:tab w:val="right" w:leader="dot" w:pos="9350"/>
        </w:tabs>
        <w:rPr>
          <w:del w:id="6031" w:author="msammartano" w:date="2014-02-07T18:42:00Z"/>
          <w:noProof/>
        </w:rPr>
      </w:pPr>
      <w:del w:id="6032" w:author="msammartano" w:date="2014-02-07T18:42:00Z">
        <w:r w:rsidDel="00D575F9">
          <w:rPr>
            <w:noProof/>
          </w:rPr>
          <w:delText>List.size &lt;pointer_nexp&gt;, &lt;nvar&gt;, 35</w:delText>
        </w:r>
      </w:del>
    </w:p>
    <w:p w:rsidR="006E7104" w:rsidDel="00D575F9" w:rsidRDefault="006E7104">
      <w:pPr>
        <w:pStyle w:val="Index1"/>
        <w:tabs>
          <w:tab w:val="right" w:leader="dot" w:pos="9350"/>
        </w:tabs>
        <w:rPr>
          <w:del w:id="6033" w:author="msammartano" w:date="2014-02-07T18:42:00Z"/>
          <w:noProof/>
        </w:rPr>
      </w:pPr>
      <w:del w:id="6034" w:author="msammartano" w:date="2014-02-07T18:42:00Z">
        <w:r w:rsidDel="00D575F9">
          <w:rPr>
            <w:noProof/>
          </w:rPr>
          <w:delText>List.ToArray &lt;pointer_nexp&gt;, Array$[] | Array[], 36</w:delText>
        </w:r>
      </w:del>
    </w:p>
    <w:p w:rsidR="006E7104" w:rsidDel="00D575F9" w:rsidRDefault="006E7104">
      <w:pPr>
        <w:pStyle w:val="Index1"/>
        <w:tabs>
          <w:tab w:val="right" w:leader="dot" w:pos="9350"/>
        </w:tabs>
        <w:rPr>
          <w:del w:id="6035" w:author="msammartano" w:date="2014-02-07T18:42:00Z"/>
          <w:noProof/>
        </w:rPr>
      </w:pPr>
      <w:del w:id="6036" w:author="msammartano" w:date="2014-02-07T18:42:00Z">
        <w:r w:rsidDel="00D575F9">
          <w:rPr>
            <w:noProof/>
          </w:rPr>
          <w:delText>List.type &lt;pointer_nexp&gt;, &lt;svar&gt;, 35</w:delText>
        </w:r>
      </w:del>
    </w:p>
    <w:p w:rsidR="006E7104" w:rsidDel="00D575F9" w:rsidRDefault="006E7104">
      <w:pPr>
        <w:pStyle w:val="Index1"/>
        <w:tabs>
          <w:tab w:val="right" w:leader="dot" w:pos="9350"/>
        </w:tabs>
        <w:rPr>
          <w:del w:id="6037" w:author="msammartano" w:date="2014-02-07T18:42:00Z"/>
          <w:noProof/>
        </w:rPr>
      </w:pPr>
      <w:del w:id="6038" w:author="msammartano" w:date="2014-02-07T18:42:00Z">
        <w:r w:rsidDel="00D575F9">
          <w:rPr>
            <w:noProof/>
          </w:rPr>
          <w:delText>LOG(&lt;nexp&gt;), 44</w:delText>
        </w:r>
      </w:del>
    </w:p>
    <w:p w:rsidR="006E7104" w:rsidDel="00D575F9" w:rsidRDefault="006E7104">
      <w:pPr>
        <w:pStyle w:val="Index1"/>
        <w:tabs>
          <w:tab w:val="right" w:leader="dot" w:pos="9350"/>
        </w:tabs>
        <w:rPr>
          <w:del w:id="6039" w:author="msammartano" w:date="2014-02-07T18:42:00Z"/>
          <w:noProof/>
        </w:rPr>
      </w:pPr>
      <w:del w:id="6040" w:author="msammartano" w:date="2014-02-07T18:42:00Z">
        <w:r w:rsidDel="00D575F9">
          <w:rPr>
            <w:noProof/>
          </w:rPr>
          <w:delText>LOG10(&lt;nexp&gt;), 44</w:delText>
        </w:r>
      </w:del>
    </w:p>
    <w:p w:rsidR="006E7104" w:rsidDel="00D575F9" w:rsidRDefault="006E7104">
      <w:pPr>
        <w:pStyle w:val="Index1"/>
        <w:tabs>
          <w:tab w:val="right" w:leader="dot" w:pos="9350"/>
        </w:tabs>
        <w:rPr>
          <w:del w:id="6041" w:author="msammartano" w:date="2014-02-07T18:42:00Z"/>
          <w:noProof/>
        </w:rPr>
      </w:pPr>
      <w:del w:id="6042" w:author="msammartano" w:date="2014-02-07T18:42:00Z">
        <w:r w:rsidRPr="00B029B6" w:rsidDel="00D575F9">
          <w:rPr>
            <w:rFonts w:eastAsia="Times New Roman"/>
            <w:noProof/>
          </w:rPr>
          <w:delText>LOWER$(</w:delText>
        </w:r>
        <w:r w:rsidDel="00D575F9">
          <w:rPr>
            <w:noProof/>
          </w:rPr>
          <w:delText>&lt;sexp&gt;</w:delText>
        </w:r>
        <w:r w:rsidRPr="00B029B6" w:rsidDel="00D575F9">
          <w:rPr>
            <w:rFonts w:eastAsia="Times New Roman"/>
            <w:noProof/>
          </w:rPr>
          <w:delText>)</w:delText>
        </w:r>
        <w:r w:rsidDel="00D575F9">
          <w:rPr>
            <w:noProof/>
          </w:rPr>
          <w:delText>, 49</w:delText>
        </w:r>
      </w:del>
    </w:p>
    <w:p w:rsidR="006E7104" w:rsidDel="00D575F9" w:rsidRDefault="006E7104">
      <w:pPr>
        <w:pStyle w:val="Index1"/>
        <w:tabs>
          <w:tab w:val="right" w:leader="dot" w:pos="9350"/>
        </w:tabs>
        <w:rPr>
          <w:del w:id="6043" w:author="msammartano" w:date="2014-02-07T18:42:00Z"/>
          <w:noProof/>
        </w:rPr>
      </w:pPr>
      <w:del w:id="6044" w:author="msammartano" w:date="2014-02-07T18:42:00Z">
        <w:r w:rsidDel="00D575F9">
          <w:rPr>
            <w:noProof/>
          </w:rPr>
          <w:delText>MAX(&lt;nexp&gt;, &lt;nexp&gt;), 43</w:delText>
        </w:r>
      </w:del>
    </w:p>
    <w:p w:rsidR="006E7104" w:rsidDel="00D575F9" w:rsidRDefault="006E7104">
      <w:pPr>
        <w:pStyle w:val="Index1"/>
        <w:tabs>
          <w:tab w:val="right" w:leader="dot" w:pos="9350"/>
        </w:tabs>
        <w:rPr>
          <w:del w:id="6045" w:author="msammartano" w:date="2014-02-07T18:42:00Z"/>
          <w:noProof/>
        </w:rPr>
      </w:pPr>
      <w:del w:id="6046" w:author="msammartano" w:date="2014-02-07T18:42:00Z">
        <w:r w:rsidDel="00D575F9">
          <w:rPr>
            <w:noProof/>
          </w:rPr>
          <w:delText>MenuKey.Resume, 58</w:delText>
        </w:r>
      </w:del>
    </w:p>
    <w:p w:rsidR="006E7104" w:rsidDel="00D575F9" w:rsidRDefault="006E7104">
      <w:pPr>
        <w:pStyle w:val="Index1"/>
        <w:tabs>
          <w:tab w:val="right" w:leader="dot" w:pos="9350"/>
        </w:tabs>
        <w:rPr>
          <w:del w:id="6047" w:author="msammartano" w:date="2014-02-07T18:42:00Z"/>
          <w:noProof/>
        </w:rPr>
      </w:pPr>
      <w:del w:id="6048" w:author="msammartano" w:date="2014-02-07T18:42:00Z">
        <w:r w:rsidRPr="00B029B6" w:rsidDel="00D575F9">
          <w:rPr>
            <w:rFonts w:eastAsia="Times New Roman"/>
            <w:noProof/>
          </w:rPr>
          <w:delText xml:space="preserve">MID$(&lt;sexp&gt;, </w:delText>
        </w:r>
        <w:r w:rsidDel="00D575F9">
          <w:rPr>
            <w:noProof/>
          </w:rPr>
          <w:delText>&lt;start_nexp&gt;, &lt;Count_nexp&gt;}</w:delText>
        </w:r>
        <w:r w:rsidRPr="00B029B6" w:rsidDel="00D575F9">
          <w:rPr>
            <w:rFonts w:eastAsia="Times New Roman"/>
            <w:noProof/>
          </w:rPr>
          <w:delText>)</w:delText>
        </w:r>
        <w:r w:rsidDel="00D575F9">
          <w:rPr>
            <w:noProof/>
          </w:rPr>
          <w:delText>, 48</w:delText>
        </w:r>
      </w:del>
    </w:p>
    <w:p w:rsidR="006E7104" w:rsidDel="00D575F9" w:rsidRDefault="006E7104">
      <w:pPr>
        <w:pStyle w:val="Index1"/>
        <w:tabs>
          <w:tab w:val="right" w:leader="dot" w:pos="9350"/>
        </w:tabs>
        <w:rPr>
          <w:del w:id="6049" w:author="msammartano" w:date="2014-02-07T18:42:00Z"/>
          <w:noProof/>
        </w:rPr>
      </w:pPr>
      <w:del w:id="6050" w:author="msammartano" w:date="2014-02-07T18:42:00Z">
        <w:r w:rsidDel="00D575F9">
          <w:rPr>
            <w:noProof/>
          </w:rPr>
          <w:delText>MIN(&lt;nexp&gt;, &lt;nexp&gt;), 44</w:delText>
        </w:r>
      </w:del>
    </w:p>
    <w:p w:rsidR="006E7104" w:rsidDel="00D575F9" w:rsidRDefault="006E7104">
      <w:pPr>
        <w:pStyle w:val="Index1"/>
        <w:tabs>
          <w:tab w:val="right" w:leader="dot" w:pos="9350"/>
        </w:tabs>
        <w:rPr>
          <w:del w:id="6051" w:author="msammartano" w:date="2014-02-07T18:42:00Z"/>
          <w:noProof/>
        </w:rPr>
      </w:pPr>
      <w:del w:id="6052" w:author="msammartano" w:date="2014-02-07T18:42:00Z">
        <w:r w:rsidDel="00D575F9">
          <w:rPr>
            <w:noProof/>
          </w:rPr>
          <w:delText>MOD(&lt;nexp1&gt;, &lt;nexp2&gt;), 44</w:delText>
        </w:r>
      </w:del>
    </w:p>
    <w:p w:rsidR="006E7104" w:rsidDel="00D575F9" w:rsidRDefault="006E7104">
      <w:pPr>
        <w:pStyle w:val="Index1"/>
        <w:tabs>
          <w:tab w:val="right" w:leader="dot" w:pos="9350"/>
        </w:tabs>
        <w:rPr>
          <w:del w:id="6053" w:author="msammartano" w:date="2014-02-07T18:42:00Z"/>
          <w:noProof/>
        </w:rPr>
      </w:pPr>
      <w:del w:id="6054" w:author="msammartano" w:date="2014-02-07T18:42:00Z">
        <w:r w:rsidDel="00D575F9">
          <w:rPr>
            <w:noProof/>
          </w:rPr>
          <w:delText>MyPhoneNumber &lt;svar&gt;, 91</w:delText>
        </w:r>
      </w:del>
    </w:p>
    <w:p w:rsidR="006E7104" w:rsidDel="00D575F9" w:rsidRDefault="006E7104">
      <w:pPr>
        <w:pStyle w:val="Index1"/>
        <w:tabs>
          <w:tab w:val="right" w:leader="dot" w:pos="9350"/>
        </w:tabs>
        <w:rPr>
          <w:del w:id="6055" w:author="msammartano" w:date="2014-02-07T18:42:00Z"/>
          <w:noProof/>
        </w:rPr>
      </w:pPr>
      <w:del w:id="6056" w:author="msammartano" w:date="2014-02-07T18:42:00Z">
        <w:r w:rsidDel="00D575F9">
          <w:rPr>
            <w:noProof/>
          </w:rPr>
          <w:delText>Notify &lt;Title_sexp&gt;,&lt; Subtitle_sexp&gt;,&lt;alert_sexp&gt;,&lt;wait_nexp&gt;, 93</w:delText>
        </w:r>
      </w:del>
    </w:p>
    <w:p w:rsidR="006E7104" w:rsidDel="00D575F9" w:rsidRDefault="006E7104">
      <w:pPr>
        <w:pStyle w:val="Index1"/>
        <w:tabs>
          <w:tab w:val="right" w:leader="dot" w:pos="9350"/>
        </w:tabs>
        <w:rPr>
          <w:del w:id="6057" w:author="msammartano" w:date="2014-02-07T18:42:00Z"/>
          <w:noProof/>
        </w:rPr>
      </w:pPr>
      <w:del w:id="6058" w:author="msammartano" w:date="2014-02-07T18:42:00Z">
        <w:r w:rsidDel="00D575F9">
          <w:rPr>
            <w:noProof/>
          </w:rPr>
          <w:delText>OCT$(&lt;nexp&gt;, 49</w:delText>
        </w:r>
      </w:del>
    </w:p>
    <w:p w:rsidR="006E7104" w:rsidDel="00D575F9" w:rsidRDefault="006E7104">
      <w:pPr>
        <w:pStyle w:val="Index1"/>
        <w:tabs>
          <w:tab w:val="right" w:leader="dot" w:pos="9350"/>
        </w:tabs>
        <w:rPr>
          <w:del w:id="6059" w:author="msammartano" w:date="2014-02-07T18:42:00Z"/>
          <w:noProof/>
        </w:rPr>
      </w:pPr>
      <w:del w:id="6060" w:author="msammartano" w:date="2014-02-07T18:42:00Z">
        <w:r w:rsidDel="00D575F9">
          <w:rPr>
            <w:noProof/>
          </w:rPr>
          <w:delText>OCT(&lt;sexp&gt;), 46</w:delText>
        </w:r>
      </w:del>
    </w:p>
    <w:p w:rsidR="006E7104" w:rsidDel="00D575F9" w:rsidRDefault="006E7104">
      <w:pPr>
        <w:pStyle w:val="Index1"/>
        <w:tabs>
          <w:tab w:val="right" w:leader="dot" w:pos="9350"/>
        </w:tabs>
        <w:rPr>
          <w:del w:id="6061" w:author="msammartano" w:date="2014-02-07T18:42:00Z"/>
          <w:noProof/>
        </w:rPr>
      </w:pPr>
      <w:del w:id="6062" w:author="msammartano" w:date="2014-02-07T18:42:00Z">
        <w:r w:rsidDel="00D575F9">
          <w:rPr>
            <w:noProof/>
          </w:rPr>
          <w:delText>OnBackGround:, 94</w:delText>
        </w:r>
      </w:del>
    </w:p>
    <w:p w:rsidR="006E7104" w:rsidDel="00D575F9" w:rsidRDefault="006E7104">
      <w:pPr>
        <w:pStyle w:val="Index1"/>
        <w:tabs>
          <w:tab w:val="right" w:leader="dot" w:pos="9350"/>
        </w:tabs>
        <w:rPr>
          <w:del w:id="6063" w:author="msammartano" w:date="2014-02-07T18:42:00Z"/>
          <w:noProof/>
        </w:rPr>
      </w:pPr>
      <w:del w:id="6064" w:author="msammartano" w:date="2014-02-07T18:42:00Z">
        <w:r w:rsidDel="00D575F9">
          <w:rPr>
            <w:noProof/>
          </w:rPr>
          <w:delText>OnBackKey:, 58</w:delText>
        </w:r>
      </w:del>
    </w:p>
    <w:p w:rsidR="006E7104" w:rsidDel="00D575F9" w:rsidRDefault="006E7104">
      <w:pPr>
        <w:pStyle w:val="Index1"/>
        <w:tabs>
          <w:tab w:val="right" w:leader="dot" w:pos="9350"/>
        </w:tabs>
        <w:rPr>
          <w:del w:id="6065" w:author="msammartano" w:date="2014-02-07T18:42:00Z"/>
          <w:noProof/>
        </w:rPr>
      </w:pPr>
      <w:del w:id="6066" w:author="msammartano" w:date="2014-02-07T18:42:00Z">
        <w:r w:rsidDel="00D575F9">
          <w:rPr>
            <w:noProof/>
          </w:rPr>
          <w:delText>OnBTReadReady:, 82</w:delText>
        </w:r>
      </w:del>
    </w:p>
    <w:p w:rsidR="006E7104" w:rsidDel="00D575F9" w:rsidRDefault="006E7104">
      <w:pPr>
        <w:pStyle w:val="Index1"/>
        <w:tabs>
          <w:tab w:val="right" w:leader="dot" w:pos="9350"/>
        </w:tabs>
        <w:rPr>
          <w:del w:id="6067" w:author="msammartano" w:date="2014-02-07T18:42:00Z"/>
          <w:noProof/>
        </w:rPr>
      </w:pPr>
      <w:del w:id="6068" w:author="msammartano" w:date="2014-02-07T18:42:00Z">
        <w:r w:rsidDel="00D575F9">
          <w:rPr>
            <w:noProof/>
          </w:rPr>
          <w:delText>OnConsoleTouch:, 57</w:delText>
        </w:r>
      </w:del>
    </w:p>
    <w:p w:rsidR="006E7104" w:rsidDel="00D575F9" w:rsidRDefault="006E7104">
      <w:pPr>
        <w:pStyle w:val="Index1"/>
        <w:tabs>
          <w:tab w:val="right" w:leader="dot" w:pos="9350"/>
        </w:tabs>
        <w:rPr>
          <w:del w:id="6069" w:author="msammartano" w:date="2014-02-07T18:42:00Z"/>
          <w:noProof/>
        </w:rPr>
      </w:pPr>
      <w:del w:id="6070" w:author="msammartano" w:date="2014-02-07T18:42:00Z">
        <w:r w:rsidDel="00D575F9">
          <w:rPr>
            <w:noProof/>
          </w:rPr>
          <w:delText>OnError:, 57</w:delText>
        </w:r>
      </w:del>
    </w:p>
    <w:p w:rsidR="006E7104" w:rsidDel="00D575F9" w:rsidRDefault="006E7104">
      <w:pPr>
        <w:pStyle w:val="Index1"/>
        <w:tabs>
          <w:tab w:val="right" w:leader="dot" w:pos="9350"/>
        </w:tabs>
        <w:rPr>
          <w:del w:id="6071" w:author="msammartano" w:date="2014-02-07T18:42:00Z"/>
          <w:noProof/>
        </w:rPr>
      </w:pPr>
      <w:del w:id="6072" w:author="msammartano" w:date="2014-02-07T18:42:00Z">
        <w:r w:rsidDel="00D575F9">
          <w:rPr>
            <w:noProof/>
          </w:rPr>
          <w:delText>OnGRTouch:, 106</w:delText>
        </w:r>
      </w:del>
    </w:p>
    <w:p w:rsidR="006E7104" w:rsidDel="00D575F9" w:rsidRDefault="006E7104">
      <w:pPr>
        <w:pStyle w:val="Index1"/>
        <w:tabs>
          <w:tab w:val="right" w:leader="dot" w:pos="9350"/>
        </w:tabs>
        <w:rPr>
          <w:del w:id="6073" w:author="msammartano" w:date="2014-02-07T18:42:00Z"/>
          <w:noProof/>
        </w:rPr>
      </w:pPr>
      <w:del w:id="6074" w:author="msammartano" w:date="2014-02-07T18:42:00Z">
        <w:r w:rsidDel="00D575F9">
          <w:rPr>
            <w:noProof/>
          </w:rPr>
          <w:delText>OnKeyPress:, 58</w:delText>
        </w:r>
      </w:del>
    </w:p>
    <w:p w:rsidR="006E7104" w:rsidDel="00D575F9" w:rsidRDefault="006E7104">
      <w:pPr>
        <w:pStyle w:val="Index1"/>
        <w:tabs>
          <w:tab w:val="right" w:leader="dot" w:pos="9350"/>
        </w:tabs>
        <w:rPr>
          <w:del w:id="6075" w:author="msammartano" w:date="2014-02-07T18:42:00Z"/>
          <w:noProof/>
        </w:rPr>
      </w:pPr>
      <w:del w:id="6076" w:author="msammartano" w:date="2014-02-07T18:42:00Z">
        <w:r w:rsidDel="00D575F9">
          <w:rPr>
            <w:noProof/>
          </w:rPr>
          <w:delText>OnMenuKey:, 58</w:delText>
        </w:r>
      </w:del>
    </w:p>
    <w:p w:rsidR="006E7104" w:rsidDel="00D575F9" w:rsidRDefault="006E7104">
      <w:pPr>
        <w:pStyle w:val="Index1"/>
        <w:tabs>
          <w:tab w:val="right" w:leader="dot" w:pos="9350"/>
        </w:tabs>
        <w:rPr>
          <w:del w:id="6077" w:author="msammartano" w:date="2014-02-07T18:42:00Z"/>
          <w:noProof/>
        </w:rPr>
      </w:pPr>
      <w:del w:id="6078" w:author="msammartano" w:date="2014-02-07T18:42:00Z">
        <w:r w:rsidDel="00D575F9">
          <w:rPr>
            <w:noProof/>
          </w:rPr>
          <w:delText>OnTimer:, 87</w:delText>
        </w:r>
      </w:del>
    </w:p>
    <w:p w:rsidR="006E7104" w:rsidDel="00D575F9" w:rsidRDefault="006E7104">
      <w:pPr>
        <w:pStyle w:val="Index1"/>
        <w:tabs>
          <w:tab w:val="right" w:leader="dot" w:pos="9350"/>
        </w:tabs>
        <w:rPr>
          <w:del w:id="6079" w:author="msammartano" w:date="2014-02-07T18:42:00Z"/>
          <w:noProof/>
        </w:rPr>
      </w:pPr>
      <w:del w:id="6080" w:author="msammartano" w:date="2014-02-07T18:42:00Z">
        <w:r w:rsidDel="00D575F9">
          <w:rPr>
            <w:noProof/>
          </w:rPr>
          <w:delText>Pause &lt;ticks_nexp&gt;, 87</w:delText>
        </w:r>
      </w:del>
    </w:p>
    <w:p w:rsidR="006E7104" w:rsidDel="00D575F9" w:rsidRDefault="006E7104">
      <w:pPr>
        <w:pStyle w:val="Index1"/>
        <w:tabs>
          <w:tab w:val="right" w:leader="dot" w:pos="9350"/>
        </w:tabs>
        <w:rPr>
          <w:del w:id="6081" w:author="msammartano" w:date="2014-02-07T18:42:00Z"/>
          <w:noProof/>
        </w:rPr>
      </w:pPr>
      <w:del w:id="6082" w:author="msammartano" w:date="2014-02-07T18:42:00Z">
        <w:r w:rsidDel="00D575F9">
          <w:rPr>
            <w:noProof/>
          </w:rPr>
          <w:delText>Phone.call &lt;sexpr&gt;, 92</w:delText>
        </w:r>
      </w:del>
    </w:p>
    <w:p w:rsidR="006E7104" w:rsidDel="00D575F9" w:rsidRDefault="006E7104">
      <w:pPr>
        <w:pStyle w:val="Index1"/>
        <w:tabs>
          <w:tab w:val="right" w:leader="dot" w:pos="9350"/>
        </w:tabs>
        <w:rPr>
          <w:del w:id="6083" w:author="msammartano" w:date="2014-02-07T18:42:00Z"/>
          <w:noProof/>
        </w:rPr>
      </w:pPr>
      <w:del w:id="6084" w:author="msammartano" w:date="2014-02-07T18:42:00Z">
        <w:r w:rsidDel="00D575F9">
          <w:rPr>
            <w:noProof/>
          </w:rPr>
          <w:delText>Phone.rcv.init, 92</w:delText>
        </w:r>
      </w:del>
    </w:p>
    <w:p w:rsidR="006E7104" w:rsidDel="00D575F9" w:rsidRDefault="006E7104">
      <w:pPr>
        <w:pStyle w:val="Index1"/>
        <w:tabs>
          <w:tab w:val="right" w:leader="dot" w:pos="9350"/>
        </w:tabs>
        <w:rPr>
          <w:del w:id="6085" w:author="msammartano" w:date="2014-02-07T18:42:00Z"/>
          <w:noProof/>
        </w:rPr>
      </w:pPr>
      <w:del w:id="6086" w:author="msammartano" w:date="2014-02-07T18:42:00Z">
        <w:r w:rsidDel="00D575F9">
          <w:rPr>
            <w:noProof/>
          </w:rPr>
          <w:delText>Phone.rcv.next  &lt;state_nvar&gt;, &lt;number_svar&gt;, 92</w:delText>
        </w:r>
      </w:del>
    </w:p>
    <w:p w:rsidR="006E7104" w:rsidDel="00D575F9" w:rsidRDefault="006E7104">
      <w:pPr>
        <w:pStyle w:val="Index1"/>
        <w:tabs>
          <w:tab w:val="right" w:leader="dot" w:pos="9350"/>
        </w:tabs>
        <w:rPr>
          <w:del w:id="6087" w:author="msammartano" w:date="2014-02-07T18:42:00Z"/>
          <w:noProof/>
        </w:rPr>
      </w:pPr>
      <w:del w:id="6088" w:author="msammartano" w:date="2014-02-07T18:42:00Z">
        <w:r w:rsidDel="00D575F9">
          <w:rPr>
            <w:noProof/>
          </w:rPr>
          <w:delText>PI(), 44</w:delText>
        </w:r>
      </w:del>
    </w:p>
    <w:p w:rsidR="006E7104" w:rsidDel="00D575F9" w:rsidRDefault="006E7104">
      <w:pPr>
        <w:pStyle w:val="Index1"/>
        <w:tabs>
          <w:tab w:val="right" w:leader="dot" w:pos="9350"/>
        </w:tabs>
        <w:rPr>
          <w:del w:id="6089" w:author="msammartano" w:date="2014-02-07T18:42:00Z"/>
          <w:noProof/>
        </w:rPr>
      </w:pPr>
      <w:del w:id="6090" w:author="msammartano" w:date="2014-02-07T18:42:00Z">
        <w:r w:rsidDel="00D575F9">
          <w:rPr>
            <w:noProof/>
          </w:rPr>
          <w:delText>Popup &lt;message_sexp&gt;, &lt;x_nexp&gt;, &lt;Y_nexp&gt;, &lt;duration_nexp&gt;, 87</w:delText>
        </w:r>
      </w:del>
    </w:p>
    <w:p w:rsidR="006E7104" w:rsidDel="00D575F9" w:rsidRDefault="006E7104">
      <w:pPr>
        <w:pStyle w:val="Index1"/>
        <w:tabs>
          <w:tab w:val="right" w:leader="dot" w:pos="9350"/>
        </w:tabs>
        <w:rPr>
          <w:del w:id="6091" w:author="msammartano" w:date="2014-02-07T18:42:00Z"/>
          <w:noProof/>
        </w:rPr>
      </w:pPr>
      <w:del w:id="6092" w:author="msammartano" w:date="2014-02-07T18:42:00Z">
        <w:r w:rsidDel="00D575F9">
          <w:rPr>
            <w:noProof/>
          </w:rPr>
          <w:delText>POW(&lt;nexp1&gt;, &lt;nexp2&gt;), 44</w:delText>
        </w:r>
      </w:del>
    </w:p>
    <w:p w:rsidR="006E7104" w:rsidDel="00D575F9" w:rsidRDefault="006E7104">
      <w:pPr>
        <w:pStyle w:val="Index1"/>
        <w:tabs>
          <w:tab w:val="right" w:leader="dot" w:pos="9350"/>
        </w:tabs>
        <w:rPr>
          <w:del w:id="6093" w:author="msammartano" w:date="2014-02-07T18:42:00Z"/>
          <w:noProof/>
        </w:rPr>
      </w:pPr>
      <w:del w:id="6094" w:author="msammartano" w:date="2014-02-07T18:42:00Z">
        <w:r w:rsidDel="00D575F9">
          <w:rPr>
            <w:noProof/>
          </w:rPr>
          <w:delText>Print &lt;sexp&gt;|&lt;nexp&gt; {,|;} . . . . &lt;sexp&gt;|&lt;nexp&gt;{,|;}, 63</w:delText>
        </w:r>
      </w:del>
    </w:p>
    <w:p w:rsidR="006E7104" w:rsidDel="00D575F9" w:rsidRDefault="006E7104">
      <w:pPr>
        <w:pStyle w:val="Index1"/>
        <w:tabs>
          <w:tab w:val="right" w:leader="dot" w:pos="9350"/>
        </w:tabs>
        <w:rPr>
          <w:del w:id="6095" w:author="msammartano" w:date="2014-02-07T18:42:00Z"/>
          <w:noProof/>
        </w:rPr>
      </w:pPr>
      <w:del w:id="6096" w:author="msammartano" w:date="2014-02-07T18:42:00Z">
        <w:r w:rsidDel="00D575F9">
          <w:rPr>
            <w:noProof/>
          </w:rPr>
          <w:delText>RANDOMIZE(&lt;nexp&gt;), 43</w:delText>
        </w:r>
      </w:del>
    </w:p>
    <w:p w:rsidR="006E7104" w:rsidDel="00D575F9" w:rsidRDefault="006E7104">
      <w:pPr>
        <w:pStyle w:val="Index1"/>
        <w:tabs>
          <w:tab w:val="right" w:leader="dot" w:pos="9350"/>
        </w:tabs>
        <w:rPr>
          <w:del w:id="6097" w:author="msammartano" w:date="2014-02-07T18:42:00Z"/>
          <w:noProof/>
        </w:rPr>
      </w:pPr>
      <w:del w:id="6098" w:author="msammartano" w:date="2014-02-07T18:42:00Z">
        <w:r w:rsidDel="00D575F9">
          <w:rPr>
            <w:noProof/>
          </w:rPr>
          <w:delText>Read.data &lt;number&gt;|&lt;string&gt; {,&lt;number&gt;|&lt;string&gt;…,&lt;number&gt;|&lt;string&gt;}, 59</w:delText>
        </w:r>
      </w:del>
    </w:p>
    <w:p w:rsidR="006E7104" w:rsidDel="00D575F9" w:rsidRDefault="006E7104">
      <w:pPr>
        <w:pStyle w:val="Index1"/>
        <w:tabs>
          <w:tab w:val="right" w:leader="dot" w:pos="9350"/>
        </w:tabs>
        <w:rPr>
          <w:del w:id="6099" w:author="msammartano" w:date="2014-02-07T18:42:00Z"/>
          <w:noProof/>
        </w:rPr>
      </w:pPr>
      <w:del w:id="6100" w:author="msammartano" w:date="2014-02-07T18:42:00Z">
        <w:r w:rsidDel="00D575F9">
          <w:rPr>
            <w:noProof/>
          </w:rPr>
          <w:delText>Read.from &lt;nexp&gt;, 59</w:delText>
        </w:r>
      </w:del>
    </w:p>
    <w:p w:rsidR="006E7104" w:rsidDel="00D575F9" w:rsidRDefault="006E7104">
      <w:pPr>
        <w:pStyle w:val="Index1"/>
        <w:tabs>
          <w:tab w:val="right" w:leader="dot" w:pos="9350"/>
        </w:tabs>
        <w:rPr>
          <w:del w:id="6101" w:author="msammartano" w:date="2014-02-07T18:42:00Z"/>
          <w:noProof/>
        </w:rPr>
      </w:pPr>
      <w:del w:id="6102" w:author="msammartano" w:date="2014-02-07T18:42:00Z">
        <w:r w:rsidDel="00D575F9">
          <w:rPr>
            <w:noProof/>
          </w:rPr>
          <w:delText>Read.next  &lt;svar&gt;|&lt;nvar&gt;{,&lt;svar&gt;|&lt;nvar&gt;… , &lt;svar&gt;|&lt;nvar&gt;}, 59</w:delText>
        </w:r>
      </w:del>
    </w:p>
    <w:p w:rsidR="006E7104" w:rsidDel="00D575F9" w:rsidRDefault="006E7104">
      <w:pPr>
        <w:pStyle w:val="Index1"/>
        <w:tabs>
          <w:tab w:val="right" w:leader="dot" w:pos="9350"/>
        </w:tabs>
        <w:rPr>
          <w:del w:id="6103" w:author="msammartano" w:date="2014-02-07T18:42:00Z"/>
          <w:noProof/>
        </w:rPr>
      </w:pPr>
      <w:del w:id="6104" w:author="msammartano" w:date="2014-02-07T18:42:00Z">
        <w:r w:rsidDel="00D575F9">
          <w:rPr>
            <w:noProof/>
          </w:rPr>
          <w:delText>REM, 39</w:delText>
        </w:r>
      </w:del>
    </w:p>
    <w:p w:rsidR="006E7104" w:rsidDel="00D575F9" w:rsidRDefault="006E7104">
      <w:pPr>
        <w:pStyle w:val="Index1"/>
        <w:tabs>
          <w:tab w:val="right" w:leader="dot" w:pos="9350"/>
        </w:tabs>
        <w:rPr>
          <w:del w:id="6105" w:author="msammartano" w:date="2014-02-07T18:42:00Z"/>
          <w:noProof/>
        </w:rPr>
      </w:pPr>
      <w:del w:id="6106" w:author="msammartano" w:date="2014-02-07T18:42:00Z">
        <w:r w:rsidRPr="00B029B6" w:rsidDel="00D575F9">
          <w:rPr>
            <w:rFonts w:eastAsia="Times New Roman"/>
            <w:noProof/>
          </w:rPr>
          <w:delText>REPLACE$( &lt;target_sexp&gt;, &lt;argument_sexp&gt;, &lt;replace_sexp&gt;)</w:delText>
        </w:r>
        <w:r w:rsidDel="00D575F9">
          <w:rPr>
            <w:noProof/>
          </w:rPr>
          <w:delText>, 49</w:delText>
        </w:r>
      </w:del>
    </w:p>
    <w:p w:rsidR="006E7104" w:rsidDel="00D575F9" w:rsidRDefault="006E7104">
      <w:pPr>
        <w:pStyle w:val="Index1"/>
        <w:tabs>
          <w:tab w:val="right" w:leader="dot" w:pos="9350"/>
        </w:tabs>
        <w:rPr>
          <w:del w:id="6107" w:author="msammartano" w:date="2014-02-07T18:42:00Z"/>
          <w:noProof/>
        </w:rPr>
      </w:pPr>
      <w:del w:id="6108" w:author="msammartano" w:date="2014-02-07T18:42:00Z">
        <w:r w:rsidRPr="00B029B6" w:rsidDel="00D575F9">
          <w:rPr>
            <w:rFonts w:eastAsia="Times New Roman"/>
            <w:noProof/>
          </w:rPr>
          <w:delText>RIGHT$(</w:delText>
        </w:r>
        <w:r w:rsidDel="00D575F9">
          <w:rPr>
            <w:noProof/>
          </w:rPr>
          <w:delText>&lt;sexp&gt;, &lt;nexp&gt;</w:delText>
        </w:r>
        <w:r w:rsidRPr="00B029B6" w:rsidDel="00D575F9">
          <w:rPr>
            <w:rFonts w:eastAsia="Times New Roman"/>
            <w:noProof/>
          </w:rPr>
          <w:delText>)</w:delText>
        </w:r>
        <w:r w:rsidDel="00D575F9">
          <w:rPr>
            <w:noProof/>
          </w:rPr>
          <w:delText>, 49</w:delText>
        </w:r>
      </w:del>
    </w:p>
    <w:p w:rsidR="006E7104" w:rsidDel="00D575F9" w:rsidRDefault="006E7104">
      <w:pPr>
        <w:pStyle w:val="Index1"/>
        <w:tabs>
          <w:tab w:val="right" w:leader="dot" w:pos="9350"/>
        </w:tabs>
        <w:rPr>
          <w:del w:id="6109" w:author="msammartano" w:date="2014-02-07T18:42:00Z"/>
          <w:noProof/>
        </w:rPr>
      </w:pPr>
      <w:del w:id="6110" w:author="msammartano" w:date="2014-02-07T18:42:00Z">
        <w:r w:rsidDel="00D575F9">
          <w:rPr>
            <w:noProof/>
          </w:rPr>
          <w:delText>RND(), 43</w:delText>
        </w:r>
      </w:del>
    </w:p>
    <w:p w:rsidR="006E7104" w:rsidDel="00D575F9" w:rsidRDefault="006E7104">
      <w:pPr>
        <w:pStyle w:val="Index1"/>
        <w:tabs>
          <w:tab w:val="right" w:leader="dot" w:pos="9350"/>
        </w:tabs>
        <w:rPr>
          <w:del w:id="6111" w:author="msammartano" w:date="2014-02-07T18:42:00Z"/>
          <w:noProof/>
        </w:rPr>
      </w:pPr>
      <w:del w:id="6112" w:author="msammartano" w:date="2014-02-07T18:42:00Z">
        <w:r w:rsidDel="00D575F9">
          <w:rPr>
            <w:noProof/>
          </w:rPr>
          <w:delText>ROUND(&lt;nexp&gt;), 44</w:delText>
        </w:r>
      </w:del>
    </w:p>
    <w:p w:rsidR="006E7104" w:rsidDel="00D575F9" w:rsidRDefault="006E7104">
      <w:pPr>
        <w:pStyle w:val="Index1"/>
        <w:tabs>
          <w:tab w:val="right" w:leader="dot" w:pos="9350"/>
        </w:tabs>
        <w:rPr>
          <w:del w:id="6113" w:author="msammartano" w:date="2014-02-07T18:42:00Z"/>
          <w:noProof/>
        </w:rPr>
      </w:pPr>
      <w:del w:id="6114" w:author="msammartano" w:date="2014-02-07T18:42:00Z">
        <w:r w:rsidDel="00D575F9">
          <w:rPr>
            <w:noProof/>
          </w:rPr>
          <w:delText>Run &lt;filename_sexp&gt; {, &lt;data_sexp&gt;}, 55</w:delText>
        </w:r>
      </w:del>
    </w:p>
    <w:p w:rsidR="006E7104" w:rsidDel="00D575F9" w:rsidRDefault="006E7104">
      <w:pPr>
        <w:pStyle w:val="Index1"/>
        <w:tabs>
          <w:tab w:val="right" w:leader="dot" w:pos="9350"/>
        </w:tabs>
        <w:rPr>
          <w:del w:id="6115" w:author="msammartano" w:date="2014-02-07T18:42:00Z"/>
          <w:noProof/>
        </w:rPr>
      </w:pPr>
      <w:del w:id="6116" w:author="msammartano" w:date="2014-02-07T18:42:00Z">
        <w:r w:rsidDel="00D575F9">
          <w:rPr>
            <w:noProof/>
          </w:rPr>
          <w:delText>Select &lt;selection_nvar&gt;, &lt; Array$[]&gt;|&lt;list_nexp&gt;, &lt;message_sexp&gt; {,&lt;press_nvar&gt;}, 88</w:delText>
        </w:r>
      </w:del>
    </w:p>
    <w:p w:rsidR="006E7104" w:rsidDel="00D575F9" w:rsidRDefault="006E7104">
      <w:pPr>
        <w:pStyle w:val="Index1"/>
        <w:tabs>
          <w:tab w:val="right" w:leader="dot" w:pos="9350"/>
        </w:tabs>
        <w:rPr>
          <w:del w:id="6117" w:author="msammartano" w:date="2014-02-07T18:42:00Z"/>
          <w:noProof/>
        </w:rPr>
      </w:pPr>
      <w:del w:id="6118" w:author="msammartano" w:date="2014-02-07T18:42:00Z">
        <w:r w:rsidDel="00D575F9">
          <w:rPr>
            <w:noProof/>
          </w:rPr>
          <w:delText>Sensors.close, 122</w:delText>
        </w:r>
      </w:del>
    </w:p>
    <w:p w:rsidR="006E7104" w:rsidDel="00D575F9" w:rsidRDefault="006E7104">
      <w:pPr>
        <w:pStyle w:val="Index1"/>
        <w:tabs>
          <w:tab w:val="right" w:leader="dot" w:pos="9350"/>
        </w:tabs>
        <w:rPr>
          <w:del w:id="6119" w:author="msammartano" w:date="2014-02-07T18:42:00Z"/>
          <w:noProof/>
        </w:rPr>
      </w:pPr>
      <w:del w:id="6120" w:author="msammartano" w:date="2014-02-07T18:42:00Z">
        <w:r w:rsidDel="00D575F9">
          <w:rPr>
            <w:noProof/>
          </w:rPr>
          <w:delText>Sensors.list &lt;sensor_array$[]&gt;, 122</w:delText>
        </w:r>
      </w:del>
    </w:p>
    <w:p w:rsidR="006E7104" w:rsidDel="00D575F9" w:rsidRDefault="006E7104">
      <w:pPr>
        <w:pStyle w:val="Index1"/>
        <w:tabs>
          <w:tab w:val="right" w:leader="dot" w:pos="9350"/>
        </w:tabs>
        <w:rPr>
          <w:del w:id="6121" w:author="msammartano" w:date="2014-02-07T18:42:00Z"/>
          <w:noProof/>
        </w:rPr>
      </w:pPr>
      <w:del w:id="6122" w:author="msammartano" w:date="2014-02-07T18:42:00Z">
        <w:r w:rsidDel="00D575F9">
          <w:rPr>
            <w:noProof/>
          </w:rPr>
          <w:delText>Sensors.open &lt;type_nexp&gt;{:&lt;delay_nexp&gt;}{, &lt;type_nexp&gt;{:&lt;delay_nexp&gt;}, ...}, 122</w:delText>
        </w:r>
      </w:del>
    </w:p>
    <w:p w:rsidR="006E7104" w:rsidDel="00D575F9" w:rsidRDefault="006E7104">
      <w:pPr>
        <w:pStyle w:val="Index1"/>
        <w:tabs>
          <w:tab w:val="right" w:leader="dot" w:pos="9350"/>
        </w:tabs>
        <w:rPr>
          <w:del w:id="6123" w:author="msammartano" w:date="2014-02-07T18:42:00Z"/>
          <w:noProof/>
        </w:rPr>
      </w:pPr>
      <w:del w:id="6124" w:author="msammartano" w:date="2014-02-07T18:42:00Z">
        <w:r w:rsidDel="00D575F9">
          <w:rPr>
            <w:noProof/>
          </w:rPr>
          <w:delText>Sensors.read sensor_type, p1, p2, p3, 122</w:delText>
        </w:r>
      </w:del>
    </w:p>
    <w:p w:rsidR="006E7104" w:rsidDel="00D575F9" w:rsidRDefault="006E7104">
      <w:pPr>
        <w:pStyle w:val="Index1"/>
        <w:tabs>
          <w:tab w:val="right" w:leader="dot" w:pos="9350"/>
        </w:tabs>
        <w:rPr>
          <w:del w:id="6125" w:author="msammartano" w:date="2014-02-07T18:42:00Z"/>
          <w:noProof/>
        </w:rPr>
      </w:pPr>
      <w:del w:id="6126" w:author="msammartano" w:date="2014-02-07T18:42:00Z">
        <w:r w:rsidDel="00D575F9">
          <w:rPr>
            <w:noProof/>
          </w:rPr>
          <w:delText>SHIFT (&lt;value_nexp&gt;, &lt;bits_nexp&gt;), 46</w:delText>
        </w:r>
      </w:del>
    </w:p>
    <w:p w:rsidR="006E7104" w:rsidDel="00D575F9" w:rsidRDefault="006E7104">
      <w:pPr>
        <w:pStyle w:val="Index1"/>
        <w:tabs>
          <w:tab w:val="right" w:leader="dot" w:pos="9350"/>
        </w:tabs>
        <w:rPr>
          <w:del w:id="6127" w:author="msammartano" w:date="2014-02-07T18:42:00Z"/>
          <w:noProof/>
        </w:rPr>
      </w:pPr>
      <w:del w:id="6128" w:author="msammartano" w:date="2014-02-07T18:42:00Z">
        <w:r w:rsidDel="00D575F9">
          <w:rPr>
            <w:noProof/>
          </w:rPr>
          <w:delText>SIN(&lt;nexp&gt;), 44</w:delText>
        </w:r>
      </w:del>
    </w:p>
    <w:p w:rsidR="006E7104" w:rsidDel="00D575F9" w:rsidRDefault="006E7104">
      <w:pPr>
        <w:pStyle w:val="Index1"/>
        <w:tabs>
          <w:tab w:val="right" w:leader="dot" w:pos="9350"/>
        </w:tabs>
        <w:rPr>
          <w:del w:id="6129" w:author="msammartano" w:date="2014-02-07T18:42:00Z"/>
          <w:noProof/>
        </w:rPr>
      </w:pPr>
      <w:del w:id="6130" w:author="msammartano" w:date="2014-02-07T18:42:00Z">
        <w:r w:rsidDel="00D575F9">
          <w:rPr>
            <w:noProof/>
          </w:rPr>
          <w:delText>SINH(&lt;nexp&gt;), 45</w:delText>
        </w:r>
      </w:del>
    </w:p>
    <w:p w:rsidR="006E7104" w:rsidDel="00D575F9" w:rsidRDefault="006E7104">
      <w:pPr>
        <w:pStyle w:val="Index1"/>
        <w:tabs>
          <w:tab w:val="right" w:leader="dot" w:pos="9350"/>
        </w:tabs>
        <w:rPr>
          <w:del w:id="6131" w:author="msammartano" w:date="2014-02-07T18:42:00Z"/>
          <w:noProof/>
        </w:rPr>
      </w:pPr>
      <w:del w:id="6132" w:author="msammartano" w:date="2014-02-07T18:42:00Z">
        <w:r w:rsidDel="00D575F9">
          <w:rPr>
            <w:noProof/>
          </w:rPr>
          <w:delText>Sms.rcv.init, 92</w:delText>
        </w:r>
      </w:del>
    </w:p>
    <w:p w:rsidR="006E7104" w:rsidDel="00D575F9" w:rsidRDefault="006E7104">
      <w:pPr>
        <w:pStyle w:val="Index1"/>
        <w:tabs>
          <w:tab w:val="right" w:leader="dot" w:pos="9350"/>
        </w:tabs>
        <w:rPr>
          <w:del w:id="6133" w:author="msammartano" w:date="2014-02-07T18:42:00Z"/>
          <w:noProof/>
        </w:rPr>
      </w:pPr>
      <w:del w:id="6134" w:author="msammartano" w:date="2014-02-07T18:42:00Z">
        <w:r w:rsidDel="00D575F9">
          <w:rPr>
            <w:noProof/>
          </w:rPr>
          <w:delText>Sms.rcv.next &lt;svar&gt;, 92</w:delText>
        </w:r>
      </w:del>
    </w:p>
    <w:p w:rsidR="006E7104" w:rsidDel="00D575F9" w:rsidRDefault="006E7104">
      <w:pPr>
        <w:pStyle w:val="Index1"/>
        <w:tabs>
          <w:tab w:val="right" w:leader="dot" w:pos="9350"/>
        </w:tabs>
        <w:rPr>
          <w:del w:id="6135" w:author="msammartano" w:date="2014-02-07T18:42:00Z"/>
          <w:noProof/>
        </w:rPr>
      </w:pPr>
      <w:del w:id="6136" w:author="msammartano" w:date="2014-02-07T18:42:00Z">
        <w:r w:rsidDel="00D575F9">
          <w:rPr>
            <w:noProof/>
          </w:rPr>
          <w:delText>Sms.send &lt;number_sexp&gt;, &lt;message_sexp&gt;, 92</w:delText>
        </w:r>
      </w:del>
    </w:p>
    <w:p w:rsidR="006E7104" w:rsidDel="00D575F9" w:rsidRDefault="006E7104">
      <w:pPr>
        <w:pStyle w:val="Index1"/>
        <w:tabs>
          <w:tab w:val="right" w:leader="dot" w:pos="9350"/>
        </w:tabs>
        <w:rPr>
          <w:del w:id="6137" w:author="msammartano" w:date="2014-02-07T18:42:00Z"/>
          <w:noProof/>
        </w:rPr>
      </w:pPr>
      <w:del w:id="6138" w:author="msammartano" w:date="2014-02-07T18:42:00Z">
        <w:r w:rsidDel="00D575F9">
          <w:rPr>
            <w:noProof/>
          </w:rPr>
          <w:delText>Socket.client.close, 77</w:delText>
        </w:r>
      </w:del>
    </w:p>
    <w:p w:rsidR="006E7104" w:rsidDel="00D575F9" w:rsidRDefault="006E7104">
      <w:pPr>
        <w:pStyle w:val="Index1"/>
        <w:tabs>
          <w:tab w:val="right" w:leader="dot" w:pos="9350"/>
        </w:tabs>
        <w:rPr>
          <w:del w:id="6139" w:author="msammartano" w:date="2014-02-07T18:42:00Z"/>
          <w:noProof/>
        </w:rPr>
      </w:pPr>
      <w:del w:id="6140" w:author="msammartano" w:date="2014-02-07T18:42:00Z">
        <w:r w:rsidDel="00D575F9">
          <w:rPr>
            <w:noProof/>
          </w:rPr>
          <w:delText>Socket.client.connect &lt;server_ip_sexp&gt;, &lt;port_nexp&gt;, 75</w:delText>
        </w:r>
      </w:del>
    </w:p>
    <w:p w:rsidR="006E7104" w:rsidDel="00D575F9" w:rsidRDefault="006E7104">
      <w:pPr>
        <w:pStyle w:val="Index1"/>
        <w:tabs>
          <w:tab w:val="right" w:leader="dot" w:pos="9350"/>
        </w:tabs>
        <w:rPr>
          <w:del w:id="6141" w:author="msammartano" w:date="2014-02-07T18:42:00Z"/>
          <w:noProof/>
        </w:rPr>
      </w:pPr>
      <w:del w:id="6142" w:author="msammartano" w:date="2014-02-07T18:42:00Z">
        <w:r w:rsidDel="00D575F9">
          <w:rPr>
            <w:noProof/>
          </w:rPr>
          <w:delText>Socket.client.read.file  &lt;fw_nexp&gt;, 76</w:delText>
        </w:r>
      </w:del>
    </w:p>
    <w:p w:rsidR="006E7104" w:rsidDel="00D575F9" w:rsidRDefault="006E7104">
      <w:pPr>
        <w:pStyle w:val="Index1"/>
        <w:tabs>
          <w:tab w:val="right" w:leader="dot" w:pos="9350"/>
        </w:tabs>
        <w:rPr>
          <w:del w:id="6143" w:author="msammartano" w:date="2014-02-07T18:42:00Z"/>
          <w:noProof/>
        </w:rPr>
      </w:pPr>
      <w:del w:id="6144" w:author="msammartano" w:date="2014-02-07T18:42:00Z">
        <w:r w:rsidDel="00D575F9">
          <w:rPr>
            <w:noProof/>
          </w:rPr>
          <w:delText>Socket.client.read.line &lt;line_svar&gt;, 76</w:delText>
        </w:r>
      </w:del>
    </w:p>
    <w:p w:rsidR="006E7104" w:rsidDel="00D575F9" w:rsidRDefault="006E7104">
      <w:pPr>
        <w:pStyle w:val="Index1"/>
        <w:tabs>
          <w:tab w:val="right" w:leader="dot" w:pos="9350"/>
        </w:tabs>
        <w:rPr>
          <w:del w:id="6145" w:author="msammartano" w:date="2014-02-07T18:42:00Z"/>
          <w:noProof/>
        </w:rPr>
      </w:pPr>
      <w:del w:id="6146" w:author="msammartano" w:date="2014-02-07T18:42:00Z">
        <w:r w:rsidDel="00D575F9">
          <w:rPr>
            <w:noProof/>
          </w:rPr>
          <w:delText>Socket.client.read.ready &lt;nvar&gt;, 76</w:delText>
        </w:r>
      </w:del>
    </w:p>
    <w:p w:rsidR="006E7104" w:rsidDel="00D575F9" w:rsidRDefault="006E7104">
      <w:pPr>
        <w:pStyle w:val="Index1"/>
        <w:tabs>
          <w:tab w:val="right" w:leader="dot" w:pos="9350"/>
        </w:tabs>
        <w:rPr>
          <w:del w:id="6147" w:author="msammartano" w:date="2014-02-07T18:42:00Z"/>
          <w:noProof/>
        </w:rPr>
      </w:pPr>
      <w:del w:id="6148" w:author="msammartano" w:date="2014-02-07T18:42:00Z">
        <w:r w:rsidDel="00D575F9">
          <w:rPr>
            <w:noProof/>
          </w:rPr>
          <w:delText>Socket.client.server.ip &lt;svar&gt;, 76</w:delText>
        </w:r>
      </w:del>
    </w:p>
    <w:p w:rsidR="006E7104" w:rsidDel="00D575F9" w:rsidRDefault="006E7104">
      <w:pPr>
        <w:pStyle w:val="Index1"/>
        <w:tabs>
          <w:tab w:val="right" w:leader="dot" w:pos="9350"/>
        </w:tabs>
        <w:rPr>
          <w:del w:id="6149" w:author="msammartano" w:date="2014-02-07T18:42:00Z"/>
          <w:noProof/>
        </w:rPr>
      </w:pPr>
      <w:del w:id="6150" w:author="msammartano" w:date="2014-02-07T18:42:00Z">
        <w:r w:rsidDel="00D575F9">
          <w:rPr>
            <w:noProof/>
          </w:rPr>
          <w:delText>Socket.client.status &lt;status_nvar&gt;, 76</w:delText>
        </w:r>
      </w:del>
    </w:p>
    <w:p w:rsidR="006E7104" w:rsidDel="00D575F9" w:rsidRDefault="006E7104">
      <w:pPr>
        <w:pStyle w:val="Index1"/>
        <w:tabs>
          <w:tab w:val="right" w:leader="dot" w:pos="9350"/>
        </w:tabs>
        <w:rPr>
          <w:del w:id="6151" w:author="msammartano" w:date="2014-02-07T18:42:00Z"/>
          <w:noProof/>
        </w:rPr>
      </w:pPr>
      <w:del w:id="6152" w:author="msammartano" w:date="2014-02-07T18:42:00Z">
        <w:r w:rsidDel="00D575F9">
          <w:rPr>
            <w:noProof/>
          </w:rPr>
          <w:delText>Socket.client.write.bytes &lt;sexp&gt;, 76</w:delText>
        </w:r>
      </w:del>
    </w:p>
    <w:p w:rsidR="006E7104" w:rsidDel="00D575F9" w:rsidRDefault="006E7104">
      <w:pPr>
        <w:pStyle w:val="Index1"/>
        <w:tabs>
          <w:tab w:val="right" w:leader="dot" w:pos="9350"/>
        </w:tabs>
        <w:rPr>
          <w:del w:id="6153" w:author="msammartano" w:date="2014-02-07T18:42:00Z"/>
          <w:noProof/>
        </w:rPr>
      </w:pPr>
      <w:del w:id="6154" w:author="msammartano" w:date="2014-02-07T18:42:00Z">
        <w:r w:rsidDel="00D575F9">
          <w:rPr>
            <w:noProof/>
          </w:rPr>
          <w:delText>Socket.client.write.file  &lt;fr_nexp&gt;, 76</w:delText>
        </w:r>
      </w:del>
    </w:p>
    <w:p w:rsidR="006E7104" w:rsidDel="00D575F9" w:rsidRDefault="006E7104">
      <w:pPr>
        <w:pStyle w:val="Index1"/>
        <w:tabs>
          <w:tab w:val="right" w:leader="dot" w:pos="9350"/>
        </w:tabs>
        <w:rPr>
          <w:del w:id="6155" w:author="msammartano" w:date="2014-02-07T18:42:00Z"/>
          <w:noProof/>
        </w:rPr>
      </w:pPr>
      <w:del w:id="6156" w:author="msammartano" w:date="2014-02-07T18:42:00Z">
        <w:r w:rsidDel="00D575F9">
          <w:rPr>
            <w:noProof/>
          </w:rPr>
          <w:delText>Socket.client.write.line &lt;line_sexp&gt;, 76</w:delText>
        </w:r>
      </w:del>
    </w:p>
    <w:p w:rsidR="006E7104" w:rsidDel="00D575F9" w:rsidRDefault="006E7104">
      <w:pPr>
        <w:pStyle w:val="Index1"/>
        <w:tabs>
          <w:tab w:val="right" w:leader="dot" w:pos="9350"/>
        </w:tabs>
        <w:rPr>
          <w:del w:id="6157" w:author="msammartano" w:date="2014-02-07T18:42:00Z"/>
          <w:noProof/>
        </w:rPr>
      </w:pPr>
      <w:del w:id="6158" w:author="msammartano" w:date="2014-02-07T18:42:00Z">
        <w:r w:rsidDel="00D575F9">
          <w:rPr>
            <w:noProof/>
          </w:rPr>
          <w:delText>Socket.myip  &lt;svar&gt;, 77</w:delText>
        </w:r>
      </w:del>
    </w:p>
    <w:p w:rsidR="006E7104" w:rsidDel="00D575F9" w:rsidRDefault="006E7104">
      <w:pPr>
        <w:pStyle w:val="Index1"/>
        <w:tabs>
          <w:tab w:val="right" w:leader="dot" w:pos="9350"/>
        </w:tabs>
        <w:rPr>
          <w:del w:id="6159" w:author="msammartano" w:date="2014-02-07T18:42:00Z"/>
          <w:noProof/>
        </w:rPr>
      </w:pPr>
      <w:del w:id="6160" w:author="msammartano" w:date="2014-02-07T18:42:00Z">
        <w:r w:rsidDel="00D575F9">
          <w:rPr>
            <w:noProof/>
          </w:rPr>
          <w:delText>Socket.server.client.ip &lt;nvar&gt;, 78</w:delText>
        </w:r>
      </w:del>
    </w:p>
    <w:p w:rsidR="006E7104" w:rsidDel="00D575F9" w:rsidRDefault="006E7104">
      <w:pPr>
        <w:pStyle w:val="Index1"/>
        <w:tabs>
          <w:tab w:val="right" w:leader="dot" w:pos="9350"/>
        </w:tabs>
        <w:rPr>
          <w:del w:id="6161" w:author="msammartano" w:date="2014-02-07T18:42:00Z"/>
          <w:noProof/>
        </w:rPr>
      </w:pPr>
      <w:del w:id="6162" w:author="msammartano" w:date="2014-02-07T18:42:00Z">
        <w:r w:rsidDel="00D575F9">
          <w:rPr>
            <w:noProof/>
          </w:rPr>
          <w:delText>Socket.server.close, 78</w:delText>
        </w:r>
      </w:del>
    </w:p>
    <w:p w:rsidR="006E7104" w:rsidDel="00D575F9" w:rsidRDefault="006E7104">
      <w:pPr>
        <w:pStyle w:val="Index1"/>
        <w:tabs>
          <w:tab w:val="right" w:leader="dot" w:pos="9350"/>
        </w:tabs>
        <w:rPr>
          <w:del w:id="6163" w:author="msammartano" w:date="2014-02-07T18:42:00Z"/>
          <w:noProof/>
        </w:rPr>
      </w:pPr>
      <w:del w:id="6164" w:author="msammartano" w:date="2014-02-07T18:42:00Z">
        <w:r w:rsidDel="00D575F9">
          <w:rPr>
            <w:noProof/>
          </w:rPr>
          <w:delText>Socket.server.connect {&lt;wait_lexp&gt;}, 77</w:delText>
        </w:r>
      </w:del>
    </w:p>
    <w:p w:rsidR="006E7104" w:rsidDel="00D575F9" w:rsidRDefault="006E7104">
      <w:pPr>
        <w:pStyle w:val="Index1"/>
        <w:tabs>
          <w:tab w:val="right" w:leader="dot" w:pos="9350"/>
        </w:tabs>
        <w:rPr>
          <w:del w:id="6165" w:author="msammartano" w:date="2014-02-07T18:42:00Z"/>
          <w:noProof/>
        </w:rPr>
      </w:pPr>
      <w:del w:id="6166" w:author="msammartano" w:date="2014-02-07T18:42:00Z">
        <w:r w:rsidDel="00D575F9">
          <w:rPr>
            <w:noProof/>
          </w:rPr>
          <w:delText>Socket.server.create &lt;port_nexp&gt;, 77</w:delText>
        </w:r>
      </w:del>
    </w:p>
    <w:p w:rsidR="006E7104" w:rsidDel="00D575F9" w:rsidRDefault="006E7104">
      <w:pPr>
        <w:pStyle w:val="Index1"/>
        <w:tabs>
          <w:tab w:val="right" w:leader="dot" w:pos="9350"/>
        </w:tabs>
        <w:rPr>
          <w:del w:id="6167" w:author="msammartano" w:date="2014-02-07T18:42:00Z"/>
          <w:noProof/>
        </w:rPr>
      </w:pPr>
      <w:del w:id="6168" w:author="msammartano" w:date="2014-02-07T18:42:00Z">
        <w:r w:rsidDel="00D575F9">
          <w:rPr>
            <w:noProof/>
          </w:rPr>
          <w:delText>Socket.server.disconnect, 78</w:delText>
        </w:r>
      </w:del>
    </w:p>
    <w:p w:rsidR="006E7104" w:rsidDel="00D575F9" w:rsidRDefault="006E7104">
      <w:pPr>
        <w:pStyle w:val="Index1"/>
        <w:tabs>
          <w:tab w:val="right" w:leader="dot" w:pos="9350"/>
        </w:tabs>
        <w:rPr>
          <w:del w:id="6169" w:author="msammartano" w:date="2014-02-07T18:42:00Z"/>
          <w:noProof/>
        </w:rPr>
      </w:pPr>
      <w:del w:id="6170" w:author="msammartano" w:date="2014-02-07T18:42:00Z">
        <w:r w:rsidDel="00D575F9">
          <w:rPr>
            <w:noProof/>
          </w:rPr>
          <w:delText>Socket.server.read.file &lt;fw_nexp&gt;, 78</w:delText>
        </w:r>
      </w:del>
    </w:p>
    <w:p w:rsidR="006E7104" w:rsidDel="00D575F9" w:rsidRDefault="006E7104">
      <w:pPr>
        <w:pStyle w:val="Index1"/>
        <w:tabs>
          <w:tab w:val="right" w:leader="dot" w:pos="9350"/>
        </w:tabs>
        <w:rPr>
          <w:del w:id="6171" w:author="msammartano" w:date="2014-02-07T18:42:00Z"/>
          <w:noProof/>
        </w:rPr>
      </w:pPr>
      <w:del w:id="6172" w:author="msammartano" w:date="2014-02-07T18:42:00Z">
        <w:r w:rsidDel="00D575F9">
          <w:rPr>
            <w:noProof/>
          </w:rPr>
          <w:delText>Socket.server.read.line &lt;svar&gt;, 77</w:delText>
        </w:r>
      </w:del>
    </w:p>
    <w:p w:rsidR="006E7104" w:rsidDel="00D575F9" w:rsidRDefault="006E7104">
      <w:pPr>
        <w:pStyle w:val="Index1"/>
        <w:tabs>
          <w:tab w:val="right" w:leader="dot" w:pos="9350"/>
        </w:tabs>
        <w:rPr>
          <w:del w:id="6173" w:author="msammartano" w:date="2014-02-07T18:42:00Z"/>
          <w:noProof/>
        </w:rPr>
      </w:pPr>
      <w:del w:id="6174" w:author="msammartano" w:date="2014-02-07T18:42:00Z">
        <w:r w:rsidDel="00D575F9">
          <w:rPr>
            <w:noProof/>
          </w:rPr>
          <w:delText>Socket.server.read.ready &lt;nvar&gt;, 78</w:delText>
        </w:r>
      </w:del>
    </w:p>
    <w:p w:rsidR="006E7104" w:rsidDel="00D575F9" w:rsidRDefault="006E7104">
      <w:pPr>
        <w:pStyle w:val="Index1"/>
        <w:tabs>
          <w:tab w:val="right" w:leader="dot" w:pos="9350"/>
        </w:tabs>
        <w:rPr>
          <w:del w:id="6175" w:author="msammartano" w:date="2014-02-07T18:42:00Z"/>
          <w:noProof/>
        </w:rPr>
      </w:pPr>
      <w:del w:id="6176" w:author="msammartano" w:date="2014-02-07T18:42:00Z">
        <w:r w:rsidDel="00D575F9">
          <w:rPr>
            <w:noProof/>
          </w:rPr>
          <w:delText>Socket.server.status &lt;status_nvar&gt;, 77</w:delText>
        </w:r>
      </w:del>
    </w:p>
    <w:p w:rsidR="006E7104" w:rsidDel="00D575F9" w:rsidRDefault="006E7104">
      <w:pPr>
        <w:pStyle w:val="Index1"/>
        <w:tabs>
          <w:tab w:val="right" w:leader="dot" w:pos="9350"/>
        </w:tabs>
        <w:rPr>
          <w:del w:id="6177" w:author="msammartano" w:date="2014-02-07T18:42:00Z"/>
          <w:noProof/>
        </w:rPr>
      </w:pPr>
      <w:del w:id="6178" w:author="msammartano" w:date="2014-02-07T18:42:00Z">
        <w:r w:rsidDel="00D575F9">
          <w:rPr>
            <w:noProof/>
          </w:rPr>
          <w:delText>Socket.server.write.bytes &lt;sexp&gt;, 78</w:delText>
        </w:r>
      </w:del>
    </w:p>
    <w:p w:rsidR="006E7104" w:rsidDel="00D575F9" w:rsidRDefault="006E7104">
      <w:pPr>
        <w:pStyle w:val="Index1"/>
        <w:tabs>
          <w:tab w:val="right" w:leader="dot" w:pos="9350"/>
        </w:tabs>
        <w:rPr>
          <w:del w:id="6179" w:author="msammartano" w:date="2014-02-07T18:42:00Z"/>
          <w:noProof/>
        </w:rPr>
      </w:pPr>
      <w:del w:id="6180" w:author="msammartano" w:date="2014-02-07T18:42:00Z">
        <w:r w:rsidDel="00D575F9">
          <w:rPr>
            <w:noProof/>
          </w:rPr>
          <w:delText>Socket.server.write.file  &lt;fr_nexp&gt;, 78</w:delText>
        </w:r>
      </w:del>
    </w:p>
    <w:p w:rsidR="006E7104" w:rsidDel="00D575F9" w:rsidRDefault="006E7104">
      <w:pPr>
        <w:pStyle w:val="Index1"/>
        <w:tabs>
          <w:tab w:val="right" w:leader="dot" w:pos="9350"/>
        </w:tabs>
        <w:rPr>
          <w:del w:id="6181" w:author="msammartano" w:date="2014-02-07T18:42:00Z"/>
          <w:noProof/>
        </w:rPr>
      </w:pPr>
      <w:del w:id="6182" w:author="msammartano" w:date="2014-02-07T18:42:00Z">
        <w:r w:rsidDel="00D575F9">
          <w:rPr>
            <w:noProof/>
          </w:rPr>
          <w:delText>Socket.server.write.line &lt;sexp&gt;, 78</w:delText>
        </w:r>
      </w:del>
    </w:p>
    <w:p w:rsidR="006E7104" w:rsidDel="00D575F9" w:rsidRDefault="006E7104">
      <w:pPr>
        <w:pStyle w:val="Index1"/>
        <w:tabs>
          <w:tab w:val="right" w:leader="dot" w:pos="9350"/>
        </w:tabs>
        <w:rPr>
          <w:del w:id="6183" w:author="msammartano" w:date="2014-02-07T18:42:00Z"/>
          <w:noProof/>
        </w:rPr>
      </w:pPr>
      <w:del w:id="6184" w:author="msammartano" w:date="2014-02-07T18:42:00Z">
        <w:r w:rsidDel="00D575F9">
          <w:rPr>
            <w:noProof/>
          </w:rPr>
          <w:delText>Soundpool.load &lt;soundID_nvar&gt;, &lt;file_path_sexp&gt;, 119</w:delText>
        </w:r>
      </w:del>
    </w:p>
    <w:p w:rsidR="006E7104" w:rsidDel="00D575F9" w:rsidRDefault="006E7104">
      <w:pPr>
        <w:pStyle w:val="Index1"/>
        <w:tabs>
          <w:tab w:val="right" w:leader="dot" w:pos="9350"/>
        </w:tabs>
        <w:rPr>
          <w:del w:id="6185" w:author="msammartano" w:date="2014-02-07T18:42:00Z"/>
          <w:noProof/>
        </w:rPr>
      </w:pPr>
      <w:del w:id="6186" w:author="msammartano" w:date="2014-02-07T18:42:00Z">
        <w:r w:rsidDel="00D575F9">
          <w:rPr>
            <w:noProof/>
          </w:rPr>
          <w:delText>Soundpool.open &lt;MaxStreams_nexp&gt;, 118</w:delText>
        </w:r>
      </w:del>
    </w:p>
    <w:p w:rsidR="006E7104" w:rsidDel="00D575F9" w:rsidRDefault="006E7104">
      <w:pPr>
        <w:pStyle w:val="Index1"/>
        <w:tabs>
          <w:tab w:val="right" w:leader="dot" w:pos="9350"/>
        </w:tabs>
        <w:rPr>
          <w:del w:id="6187" w:author="msammartano" w:date="2014-02-07T18:42:00Z"/>
          <w:noProof/>
        </w:rPr>
      </w:pPr>
      <w:del w:id="6188" w:author="msammartano" w:date="2014-02-07T18:42:00Z">
        <w:r w:rsidDel="00D575F9">
          <w:rPr>
            <w:noProof/>
          </w:rPr>
          <w:delText>Soundpool.pause &lt;streamID_nexp&gt;, 120</w:delText>
        </w:r>
      </w:del>
    </w:p>
    <w:p w:rsidR="006E7104" w:rsidDel="00D575F9" w:rsidRDefault="006E7104">
      <w:pPr>
        <w:pStyle w:val="Index1"/>
        <w:tabs>
          <w:tab w:val="right" w:leader="dot" w:pos="9350"/>
        </w:tabs>
        <w:rPr>
          <w:del w:id="6189" w:author="msammartano" w:date="2014-02-07T18:42:00Z"/>
          <w:noProof/>
        </w:rPr>
      </w:pPr>
      <w:del w:id="6190" w:author="msammartano" w:date="2014-02-07T18:42:00Z">
        <w:r w:rsidDel="00D575F9">
          <w:rPr>
            <w:noProof/>
          </w:rPr>
          <w:delText>Soundpool.play streamID(nvar), soundID, right_volume, left_volume, priority, loop, rate, 119</w:delText>
        </w:r>
      </w:del>
    </w:p>
    <w:p w:rsidR="006E7104" w:rsidDel="00D575F9" w:rsidRDefault="006E7104">
      <w:pPr>
        <w:pStyle w:val="Index1"/>
        <w:tabs>
          <w:tab w:val="right" w:leader="dot" w:pos="9350"/>
        </w:tabs>
        <w:rPr>
          <w:del w:id="6191" w:author="msammartano" w:date="2014-02-07T18:42:00Z"/>
          <w:noProof/>
        </w:rPr>
      </w:pPr>
      <w:del w:id="6192" w:author="msammartano" w:date="2014-02-07T18:42:00Z">
        <w:r w:rsidDel="00D575F9">
          <w:rPr>
            <w:noProof/>
          </w:rPr>
          <w:delText>Soundpool.release, 120</w:delText>
        </w:r>
      </w:del>
    </w:p>
    <w:p w:rsidR="006E7104" w:rsidDel="00D575F9" w:rsidRDefault="006E7104">
      <w:pPr>
        <w:pStyle w:val="Index1"/>
        <w:tabs>
          <w:tab w:val="right" w:leader="dot" w:pos="9350"/>
        </w:tabs>
        <w:rPr>
          <w:del w:id="6193" w:author="msammartano" w:date="2014-02-07T18:42:00Z"/>
          <w:noProof/>
        </w:rPr>
      </w:pPr>
      <w:del w:id="6194" w:author="msammartano" w:date="2014-02-07T18:42:00Z">
        <w:r w:rsidDel="00D575F9">
          <w:rPr>
            <w:noProof/>
          </w:rPr>
          <w:delText>Soundpool.resume &lt;streamID_nexp&gt;, 120</w:delText>
        </w:r>
      </w:del>
    </w:p>
    <w:p w:rsidR="006E7104" w:rsidDel="00D575F9" w:rsidRDefault="006E7104">
      <w:pPr>
        <w:pStyle w:val="Index1"/>
        <w:tabs>
          <w:tab w:val="right" w:leader="dot" w:pos="9350"/>
        </w:tabs>
        <w:rPr>
          <w:del w:id="6195" w:author="msammartano" w:date="2014-02-07T18:42:00Z"/>
          <w:noProof/>
        </w:rPr>
      </w:pPr>
      <w:del w:id="6196" w:author="msammartano" w:date="2014-02-07T18:42:00Z">
        <w:r w:rsidDel="00D575F9">
          <w:rPr>
            <w:noProof/>
          </w:rPr>
          <w:delText>Soundpool.setpriority &lt;streamID_nexp&gt;, &lt;priority_nexp&gt;, 119</w:delText>
        </w:r>
      </w:del>
    </w:p>
    <w:p w:rsidR="006E7104" w:rsidDel="00D575F9" w:rsidRDefault="006E7104">
      <w:pPr>
        <w:pStyle w:val="Index1"/>
        <w:tabs>
          <w:tab w:val="right" w:leader="dot" w:pos="9350"/>
        </w:tabs>
        <w:rPr>
          <w:del w:id="6197" w:author="msammartano" w:date="2014-02-07T18:42:00Z"/>
          <w:noProof/>
        </w:rPr>
      </w:pPr>
      <w:del w:id="6198" w:author="msammartano" w:date="2014-02-07T18:42:00Z">
        <w:r w:rsidDel="00D575F9">
          <w:rPr>
            <w:noProof/>
          </w:rPr>
          <w:delText>Soundpool.setrate &lt;streamID_nexp&gt;, &lt;rate_nexp&gt;, 119</w:delText>
        </w:r>
      </w:del>
    </w:p>
    <w:p w:rsidR="006E7104" w:rsidDel="00D575F9" w:rsidRDefault="006E7104">
      <w:pPr>
        <w:pStyle w:val="Index1"/>
        <w:tabs>
          <w:tab w:val="right" w:leader="dot" w:pos="9350"/>
        </w:tabs>
        <w:rPr>
          <w:del w:id="6199" w:author="msammartano" w:date="2014-02-07T18:42:00Z"/>
          <w:noProof/>
        </w:rPr>
      </w:pPr>
      <w:del w:id="6200" w:author="msammartano" w:date="2014-02-07T18:42:00Z">
        <w:r w:rsidDel="00D575F9">
          <w:rPr>
            <w:noProof/>
          </w:rPr>
          <w:delText>Soundpool.setvolume &lt;streamID_nexp&gt;, &lt;leftVolume_nexp&gt;, &lt;rightVolume_nexp&gt;, 119</w:delText>
        </w:r>
      </w:del>
    </w:p>
    <w:p w:rsidR="006E7104" w:rsidDel="00D575F9" w:rsidRDefault="006E7104">
      <w:pPr>
        <w:pStyle w:val="Index1"/>
        <w:tabs>
          <w:tab w:val="right" w:leader="dot" w:pos="9350"/>
        </w:tabs>
        <w:rPr>
          <w:del w:id="6201" w:author="msammartano" w:date="2014-02-07T18:42:00Z"/>
          <w:noProof/>
        </w:rPr>
      </w:pPr>
      <w:del w:id="6202" w:author="msammartano" w:date="2014-02-07T18:42:00Z">
        <w:r w:rsidDel="00D575F9">
          <w:rPr>
            <w:noProof/>
          </w:rPr>
          <w:delText>Soundpool.stop &lt;streamID_nexp&gt;, 120</w:delText>
        </w:r>
      </w:del>
    </w:p>
    <w:p w:rsidR="006E7104" w:rsidDel="00D575F9" w:rsidRDefault="006E7104">
      <w:pPr>
        <w:pStyle w:val="Index1"/>
        <w:tabs>
          <w:tab w:val="right" w:leader="dot" w:pos="9350"/>
        </w:tabs>
        <w:rPr>
          <w:del w:id="6203" w:author="msammartano" w:date="2014-02-07T18:42:00Z"/>
          <w:noProof/>
        </w:rPr>
      </w:pPr>
      <w:del w:id="6204" w:author="msammartano" w:date="2014-02-07T18:42:00Z">
        <w:r w:rsidDel="00D575F9">
          <w:rPr>
            <w:noProof/>
          </w:rPr>
          <w:delText>Soundpool.unload &lt;soundID_nexp&gt;, 119</w:delText>
        </w:r>
      </w:del>
    </w:p>
    <w:p w:rsidR="006E7104" w:rsidDel="00D575F9" w:rsidRDefault="006E7104">
      <w:pPr>
        <w:pStyle w:val="Index1"/>
        <w:tabs>
          <w:tab w:val="right" w:leader="dot" w:pos="9350"/>
        </w:tabs>
        <w:rPr>
          <w:del w:id="6205" w:author="msammartano" w:date="2014-02-07T18:42:00Z"/>
          <w:noProof/>
        </w:rPr>
      </w:pPr>
      <w:del w:id="6206" w:author="msammartano" w:date="2014-02-07T18:42:00Z">
        <w:r w:rsidDel="00D575F9">
          <w:rPr>
            <w:noProof/>
          </w:rPr>
          <w:delText>Split &lt;result_array$[]&gt;, &lt;source_sexp&gt; {, &lt;test_sexp&gt;}, 88</w:delText>
        </w:r>
      </w:del>
    </w:p>
    <w:p w:rsidR="006E7104" w:rsidDel="00D575F9" w:rsidRDefault="006E7104">
      <w:pPr>
        <w:pStyle w:val="Index1"/>
        <w:tabs>
          <w:tab w:val="right" w:leader="dot" w:pos="9350"/>
        </w:tabs>
        <w:rPr>
          <w:del w:id="6207" w:author="msammartano" w:date="2014-02-07T18:42:00Z"/>
          <w:noProof/>
        </w:rPr>
      </w:pPr>
      <w:del w:id="6208" w:author="msammartano" w:date="2014-02-07T18:42:00Z">
        <w:r w:rsidDel="00D575F9">
          <w:rPr>
            <w:noProof/>
          </w:rPr>
          <w:delText>Sql.close DB_Pointer, 95</w:delText>
        </w:r>
      </w:del>
    </w:p>
    <w:p w:rsidR="006E7104" w:rsidDel="00D575F9" w:rsidRDefault="006E7104">
      <w:pPr>
        <w:pStyle w:val="Index1"/>
        <w:tabs>
          <w:tab w:val="right" w:leader="dot" w:pos="9350"/>
        </w:tabs>
        <w:rPr>
          <w:del w:id="6209" w:author="msammartano" w:date="2014-02-07T18:42:00Z"/>
          <w:noProof/>
        </w:rPr>
      </w:pPr>
      <w:del w:id="6210" w:author="msammartano" w:date="2014-02-07T18:42:00Z">
        <w:r w:rsidDel="00D575F9">
          <w:rPr>
            <w:noProof/>
          </w:rPr>
          <w:delText>Sql.delete DB_Pointer, Table_Name$, Where$, 97</w:delText>
        </w:r>
      </w:del>
    </w:p>
    <w:p w:rsidR="006E7104" w:rsidDel="00D575F9" w:rsidRDefault="006E7104">
      <w:pPr>
        <w:pStyle w:val="Index1"/>
        <w:tabs>
          <w:tab w:val="right" w:leader="dot" w:pos="9350"/>
        </w:tabs>
        <w:rPr>
          <w:del w:id="6211" w:author="msammartano" w:date="2014-02-07T18:42:00Z"/>
          <w:noProof/>
        </w:rPr>
      </w:pPr>
      <w:del w:id="6212" w:author="msammartano" w:date="2014-02-07T18:42:00Z">
        <w:r w:rsidDel="00D575F9">
          <w:rPr>
            <w:noProof/>
          </w:rPr>
          <w:delText>Sql.drop_table DB_Pointer, Table_Name$, 95</w:delText>
        </w:r>
      </w:del>
    </w:p>
    <w:p w:rsidR="006E7104" w:rsidDel="00D575F9" w:rsidRDefault="006E7104">
      <w:pPr>
        <w:pStyle w:val="Index1"/>
        <w:tabs>
          <w:tab w:val="right" w:leader="dot" w:pos="9350"/>
        </w:tabs>
        <w:rPr>
          <w:del w:id="6213" w:author="msammartano" w:date="2014-02-07T18:42:00Z"/>
          <w:noProof/>
        </w:rPr>
      </w:pPr>
      <w:del w:id="6214" w:author="msammartano" w:date="2014-02-07T18:42:00Z">
        <w:r w:rsidDel="00D575F9">
          <w:rPr>
            <w:noProof/>
          </w:rPr>
          <w:delText>Sql.exec DB_Pointer, Command$, 97</w:delText>
        </w:r>
      </w:del>
    </w:p>
    <w:p w:rsidR="006E7104" w:rsidDel="00D575F9" w:rsidRDefault="006E7104">
      <w:pPr>
        <w:pStyle w:val="Index1"/>
        <w:tabs>
          <w:tab w:val="right" w:leader="dot" w:pos="9350"/>
        </w:tabs>
        <w:rPr>
          <w:del w:id="6215" w:author="msammartano" w:date="2014-02-07T18:42:00Z"/>
          <w:noProof/>
        </w:rPr>
      </w:pPr>
      <w:del w:id="6216" w:author="msammartano" w:date="2014-02-07T18:42:00Z">
        <w:r w:rsidDel="00D575F9">
          <w:rPr>
            <w:noProof/>
          </w:rPr>
          <w:delText>Sql.insert DB_Pointer, Table_Name$, C1$, V1$, C2$, V2$,...,CN$, VN$, 95</w:delText>
        </w:r>
      </w:del>
    </w:p>
    <w:p w:rsidR="006E7104" w:rsidDel="00D575F9" w:rsidRDefault="006E7104">
      <w:pPr>
        <w:pStyle w:val="Index1"/>
        <w:tabs>
          <w:tab w:val="right" w:leader="dot" w:pos="9350"/>
        </w:tabs>
        <w:rPr>
          <w:del w:id="6217" w:author="msammartano" w:date="2014-02-07T18:42:00Z"/>
          <w:noProof/>
        </w:rPr>
      </w:pPr>
      <w:del w:id="6218" w:author="msammartano" w:date="2014-02-07T18:42:00Z">
        <w:r w:rsidDel="00D575F9">
          <w:rPr>
            <w:noProof/>
          </w:rPr>
          <w:delText>Sql.new_table DB_Pointer, DB_Name$, Table_Name$, C1$, C2$..,CN$, 95</w:delText>
        </w:r>
      </w:del>
    </w:p>
    <w:p w:rsidR="006E7104" w:rsidDel="00D575F9" w:rsidRDefault="006E7104">
      <w:pPr>
        <w:pStyle w:val="Index1"/>
        <w:tabs>
          <w:tab w:val="right" w:leader="dot" w:pos="9350"/>
        </w:tabs>
        <w:rPr>
          <w:del w:id="6219" w:author="msammartano" w:date="2014-02-07T18:42:00Z"/>
          <w:noProof/>
        </w:rPr>
      </w:pPr>
      <w:del w:id="6220" w:author="msammartano" w:date="2014-02-07T18:42:00Z">
        <w:r w:rsidDel="00D575F9">
          <w:rPr>
            <w:noProof/>
          </w:rPr>
          <w:delText>Sql.next Done, Cursor, C1V$, C2V$, .., CNV$, 96</w:delText>
        </w:r>
      </w:del>
    </w:p>
    <w:p w:rsidR="006E7104" w:rsidDel="00D575F9" w:rsidRDefault="006E7104">
      <w:pPr>
        <w:pStyle w:val="Index1"/>
        <w:tabs>
          <w:tab w:val="right" w:leader="dot" w:pos="9350"/>
        </w:tabs>
        <w:rPr>
          <w:del w:id="6221" w:author="msammartano" w:date="2014-02-07T18:42:00Z"/>
          <w:noProof/>
        </w:rPr>
      </w:pPr>
      <w:del w:id="6222" w:author="msammartano" w:date="2014-02-07T18:42:00Z">
        <w:r w:rsidDel="00D575F9">
          <w:rPr>
            <w:noProof/>
          </w:rPr>
          <w:delText>Sql.open DB_Pointer, DB_Name$, 94</w:delText>
        </w:r>
      </w:del>
    </w:p>
    <w:p w:rsidR="006E7104" w:rsidDel="00D575F9" w:rsidRDefault="006E7104">
      <w:pPr>
        <w:pStyle w:val="Index1"/>
        <w:tabs>
          <w:tab w:val="right" w:leader="dot" w:pos="9350"/>
        </w:tabs>
        <w:rPr>
          <w:del w:id="6223" w:author="msammartano" w:date="2014-02-07T18:42:00Z"/>
          <w:noProof/>
        </w:rPr>
      </w:pPr>
      <w:del w:id="6224" w:author="msammartano" w:date="2014-02-07T18:42:00Z">
        <w:r w:rsidDel="00D575F9">
          <w:rPr>
            <w:noProof/>
          </w:rPr>
          <w:delText>Sql.query Cursor, DB_Pointer, Table_Name$,  Columns$, Where$, Order$, 95</w:delText>
        </w:r>
      </w:del>
    </w:p>
    <w:p w:rsidR="006E7104" w:rsidDel="00D575F9" w:rsidRDefault="006E7104">
      <w:pPr>
        <w:pStyle w:val="Index1"/>
        <w:tabs>
          <w:tab w:val="right" w:leader="dot" w:pos="9350"/>
        </w:tabs>
        <w:rPr>
          <w:del w:id="6225" w:author="msammartano" w:date="2014-02-07T18:42:00Z"/>
          <w:noProof/>
        </w:rPr>
      </w:pPr>
      <w:del w:id="6226" w:author="msammartano" w:date="2014-02-07T18:42:00Z">
        <w:r w:rsidDel="00D575F9">
          <w:rPr>
            <w:noProof/>
          </w:rPr>
          <w:delText>Sql.query.length &lt;Length_nvar&gt;, &lt;Cursor_nvar&gt;, 96</w:delText>
        </w:r>
      </w:del>
    </w:p>
    <w:p w:rsidR="006E7104" w:rsidDel="00D575F9" w:rsidRDefault="006E7104">
      <w:pPr>
        <w:pStyle w:val="Index1"/>
        <w:tabs>
          <w:tab w:val="right" w:leader="dot" w:pos="9350"/>
        </w:tabs>
        <w:rPr>
          <w:del w:id="6227" w:author="msammartano" w:date="2014-02-07T18:42:00Z"/>
          <w:noProof/>
        </w:rPr>
      </w:pPr>
      <w:del w:id="6228" w:author="msammartano" w:date="2014-02-07T18:42:00Z">
        <w:r w:rsidDel="00D575F9">
          <w:rPr>
            <w:noProof/>
          </w:rPr>
          <w:delText>Sql.query.position &lt;Position_nvar&gt;, &lt;Cursor_nvar&gt;, 96</w:delText>
        </w:r>
      </w:del>
    </w:p>
    <w:p w:rsidR="006E7104" w:rsidDel="00D575F9" w:rsidRDefault="006E7104">
      <w:pPr>
        <w:pStyle w:val="Index1"/>
        <w:tabs>
          <w:tab w:val="right" w:leader="dot" w:pos="9350"/>
        </w:tabs>
        <w:rPr>
          <w:del w:id="6229" w:author="msammartano" w:date="2014-02-07T18:42:00Z"/>
          <w:noProof/>
        </w:rPr>
      </w:pPr>
      <w:del w:id="6230" w:author="msammartano" w:date="2014-02-07T18:42:00Z">
        <w:r w:rsidDel="00D575F9">
          <w:rPr>
            <w:noProof/>
          </w:rPr>
          <w:delText>Sql.raw_query Cursor, DB_Pointer, Query$, 97</w:delText>
        </w:r>
      </w:del>
    </w:p>
    <w:p w:rsidR="006E7104" w:rsidDel="00D575F9" w:rsidRDefault="006E7104">
      <w:pPr>
        <w:pStyle w:val="Index1"/>
        <w:tabs>
          <w:tab w:val="right" w:leader="dot" w:pos="9350"/>
        </w:tabs>
        <w:rPr>
          <w:del w:id="6231" w:author="msammartano" w:date="2014-02-07T18:42:00Z"/>
          <w:noProof/>
        </w:rPr>
      </w:pPr>
      <w:del w:id="6232" w:author="msammartano" w:date="2014-02-07T18:42:00Z">
        <w:r w:rsidDel="00D575F9">
          <w:rPr>
            <w:noProof/>
          </w:rPr>
          <w:delText>Sql.update DB_Pointer, Table_Name$, C1$, V1$, C2$, V2$,...,CN$, VN$: Where$, 97</w:delText>
        </w:r>
      </w:del>
    </w:p>
    <w:p w:rsidR="006E7104" w:rsidDel="00D575F9" w:rsidRDefault="006E7104">
      <w:pPr>
        <w:pStyle w:val="Index1"/>
        <w:tabs>
          <w:tab w:val="right" w:leader="dot" w:pos="9350"/>
        </w:tabs>
        <w:rPr>
          <w:del w:id="6233" w:author="msammartano" w:date="2014-02-07T18:42:00Z"/>
          <w:noProof/>
        </w:rPr>
      </w:pPr>
      <w:del w:id="6234" w:author="msammartano" w:date="2014-02-07T18:42:00Z">
        <w:r w:rsidDel="00D575F9">
          <w:rPr>
            <w:noProof/>
          </w:rPr>
          <w:delText>SQR(&lt;nexp&gt;), 43</w:delText>
        </w:r>
      </w:del>
    </w:p>
    <w:p w:rsidR="006E7104" w:rsidDel="00D575F9" w:rsidRDefault="006E7104">
      <w:pPr>
        <w:pStyle w:val="Index1"/>
        <w:tabs>
          <w:tab w:val="right" w:leader="dot" w:pos="9350"/>
        </w:tabs>
        <w:rPr>
          <w:del w:id="6235" w:author="msammartano" w:date="2014-02-07T18:42:00Z"/>
          <w:noProof/>
        </w:rPr>
      </w:pPr>
      <w:del w:id="6236" w:author="msammartano" w:date="2014-02-07T18:42:00Z">
        <w:r w:rsidDel="00D575F9">
          <w:rPr>
            <w:noProof/>
          </w:rPr>
          <w:delText>Stack.clear &lt;ptr_nexep&gt;, 39</w:delText>
        </w:r>
      </w:del>
    </w:p>
    <w:p w:rsidR="006E7104" w:rsidDel="00D575F9" w:rsidRDefault="006E7104">
      <w:pPr>
        <w:pStyle w:val="Index1"/>
        <w:tabs>
          <w:tab w:val="right" w:leader="dot" w:pos="9350"/>
        </w:tabs>
        <w:rPr>
          <w:del w:id="6237" w:author="msammartano" w:date="2014-02-07T18:42:00Z"/>
          <w:noProof/>
        </w:rPr>
      </w:pPr>
      <w:del w:id="6238" w:author="msammartano" w:date="2014-02-07T18:42:00Z">
        <w:r w:rsidDel="00D575F9">
          <w:rPr>
            <w:noProof/>
          </w:rPr>
          <w:delText>Stack.create N|S, &lt;ptr_nvar&gt;, 38</w:delText>
        </w:r>
      </w:del>
    </w:p>
    <w:p w:rsidR="006E7104" w:rsidDel="00D575F9" w:rsidRDefault="006E7104">
      <w:pPr>
        <w:pStyle w:val="Index1"/>
        <w:tabs>
          <w:tab w:val="right" w:leader="dot" w:pos="9350"/>
        </w:tabs>
        <w:rPr>
          <w:del w:id="6239" w:author="msammartano" w:date="2014-02-07T18:42:00Z"/>
          <w:noProof/>
        </w:rPr>
      </w:pPr>
      <w:del w:id="6240" w:author="msammartano" w:date="2014-02-07T18:42:00Z">
        <w:r w:rsidDel="00D575F9">
          <w:rPr>
            <w:noProof/>
          </w:rPr>
          <w:delText>Stack.IsEmpty &lt;ptr_nexep&gt;, &lt;nvar&gt;, 39</w:delText>
        </w:r>
      </w:del>
    </w:p>
    <w:p w:rsidR="006E7104" w:rsidDel="00D575F9" w:rsidRDefault="006E7104">
      <w:pPr>
        <w:pStyle w:val="Index1"/>
        <w:tabs>
          <w:tab w:val="right" w:leader="dot" w:pos="9350"/>
        </w:tabs>
        <w:rPr>
          <w:del w:id="6241" w:author="msammartano" w:date="2014-02-07T18:42:00Z"/>
          <w:noProof/>
        </w:rPr>
      </w:pPr>
      <w:del w:id="6242" w:author="msammartano" w:date="2014-02-07T18:42:00Z">
        <w:r w:rsidDel="00D575F9">
          <w:rPr>
            <w:noProof/>
          </w:rPr>
          <w:delText>Stack.peek &lt;ptr_nexep&gt;, &lt;nvar&gt;|&lt;svar&gt;, 38</w:delText>
        </w:r>
      </w:del>
    </w:p>
    <w:p w:rsidR="006E7104" w:rsidDel="00D575F9" w:rsidRDefault="006E7104">
      <w:pPr>
        <w:pStyle w:val="Index1"/>
        <w:tabs>
          <w:tab w:val="right" w:leader="dot" w:pos="9350"/>
        </w:tabs>
        <w:rPr>
          <w:del w:id="6243" w:author="msammartano" w:date="2014-02-07T18:42:00Z"/>
          <w:noProof/>
        </w:rPr>
      </w:pPr>
      <w:del w:id="6244" w:author="msammartano" w:date="2014-02-07T18:42:00Z">
        <w:r w:rsidDel="00D575F9">
          <w:rPr>
            <w:noProof/>
          </w:rPr>
          <w:delText>Stack.pop &lt;ptr_nexep&gt;, &lt;nvar&gt;|&lt;svar&gt;, 38</w:delText>
        </w:r>
      </w:del>
    </w:p>
    <w:p w:rsidR="006E7104" w:rsidDel="00D575F9" w:rsidRDefault="006E7104">
      <w:pPr>
        <w:pStyle w:val="Index1"/>
        <w:tabs>
          <w:tab w:val="right" w:leader="dot" w:pos="9350"/>
        </w:tabs>
        <w:rPr>
          <w:del w:id="6245" w:author="msammartano" w:date="2014-02-07T18:42:00Z"/>
          <w:noProof/>
        </w:rPr>
      </w:pPr>
      <w:del w:id="6246" w:author="msammartano" w:date="2014-02-07T18:42:00Z">
        <w:r w:rsidDel="00D575F9">
          <w:rPr>
            <w:noProof/>
          </w:rPr>
          <w:delText>Stack.push &lt;ptr_nexep&gt;, &lt;nexp&gt;|&lt;sexp&gt;, 38</w:delText>
        </w:r>
      </w:del>
    </w:p>
    <w:p w:rsidR="006E7104" w:rsidDel="00D575F9" w:rsidRDefault="006E7104">
      <w:pPr>
        <w:pStyle w:val="Index1"/>
        <w:tabs>
          <w:tab w:val="right" w:leader="dot" w:pos="9350"/>
        </w:tabs>
        <w:rPr>
          <w:del w:id="6247" w:author="msammartano" w:date="2014-02-07T18:42:00Z"/>
          <w:noProof/>
        </w:rPr>
      </w:pPr>
      <w:del w:id="6248" w:author="msammartano" w:date="2014-02-07T18:42:00Z">
        <w:r w:rsidDel="00D575F9">
          <w:rPr>
            <w:noProof/>
          </w:rPr>
          <w:delText>Stack.type &lt;ptr_nexep&gt;, &lt;svar&gt;, 39</w:delText>
        </w:r>
      </w:del>
    </w:p>
    <w:p w:rsidR="006E7104" w:rsidDel="00D575F9" w:rsidRDefault="006E7104">
      <w:pPr>
        <w:pStyle w:val="Index1"/>
        <w:tabs>
          <w:tab w:val="right" w:leader="dot" w:pos="9350"/>
        </w:tabs>
        <w:rPr>
          <w:del w:id="6249" w:author="msammartano" w:date="2014-02-07T18:42:00Z"/>
          <w:noProof/>
        </w:rPr>
      </w:pPr>
      <w:del w:id="6250" w:author="msammartano" w:date="2014-02-07T18:42:00Z">
        <w:r w:rsidDel="00D575F9">
          <w:rPr>
            <w:noProof/>
          </w:rPr>
          <w:delText>Starts_with (&lt;Search_for_sexp&gt;, &lt;Search_in_sexp&gt;{,&lt;start_nexp&gt;}, 46</w:delText>
        </w:r>
      </w:del>
    </w:p>
    <w:p w:rsidR="006E7104" w:rsidDel="00D575F9" w:rsidRDefault="006E7104">
      <w:pPr>
        <w:pStyle w:val="Index1"/>
        <w:tabs>
          <w:tab w:val="right" w:leader="dot" w:pos="9350"/>
        </w:tabs>
        <w:rPr>
          <w:del w:id="6251" w:author="msammartano" w:date="2014-02-07T18:42:00Z"/>
          <w:noProof/>
        </w:rPr>
      </w:pPr>
      <w:del w:id="6252" w:author="msammartano" w:date="2014-02-07T18:42:00Z">
        <w:r w:rsidRPr="00B029B6" w:rsidDel="00D575F9">
          <w:rPr>
            <w:rFonts w:eastAsia="Times New Roman"/>
            <w:noProof/>
          </w:rPr>
          <w:delText>STR$(</w:delText>
        </w:r>
        <w:r w:rsidDel="00D575F9">
          <w:rPr>
            <w:noProof/>
          </w:rPr>
          <w:delText>&lt;sexp&gt;</w:delText>
        </w:r>
        <w:r w:rsidRPr="00B029B6" w:rsidDel="00D575F9">
          <w:rPr>
            <w:rFonts w:eastAsia="Times New Roman"/>
            <w:noProof/>
          </w:rPr>
          <w:delText>)</w:delText>
        </w:r>
        <w:r w:rsidDel="00D575F9">
          <w:rPr>
            <w:noProof/>
          </w:rPr>
          <w:delText>, 49</w:delText>
        </w:r>
      </w:del>
    </w:p>
    <w:p w:rsidR="006E7104" w:rsidDel="00D575F9" w:rsidRDefault="006E7104">
      <w:pPr>
        <w:pStyle w:val="Index1"/>
        <w:tabs>
          <w:tab w:val="right" w:leader="dot" w:pos="9350"/>
        </w:tabs>
        <w:rPr>
          <w:del w:id="6253" w:author="msammartano" w:date="2014-02-07T18:42:00Z"/>
          <w:noProof/>
        </w:rPr>
      </w:pPr>
      <w:del w:id="6254" w:author="msammartano" w:date="2014-02-07T18:42:00Z">
        <w:r w:rsidDel="00D575F9">
          <w:rPr>
            <w:noProof/>
          </w:rPr>
          <w:delText>Stt.listen, 85</w:delText>
        </w:r>
      </w:del>
    </w:p>
    <w:p w:rsidR="006E7104" w:rsidDel="00D575F9" w:rsidRDefault="006E7104">
      <w:pPr>
        <w:pStyle w:val="Index1"/>
        <w:tabs>
          <w:tab w:val="right" w:leader="dot" w:pos="9350"/>
        </w:tabs>
        <w:rPr>
          <w:del w:id="6255" w:author="msammartano" w:date="2014-02-07T18:42:00Z"/>
          <w:noProof/>
        </w:rPr>
      </w:pPr>
      <w:del w:id="6256" w:author="msammartano" w:date="2014-02-07T18:42:00Z">
        <w:r w:rsidDel="00D575F9">
          <w:rPr>
            <w:noProof/>
          </w:rPr>
          <w:delText>Stt.results &lt;string_list_ptr_nvar&gt;, 85</w:delText>
        </w:r>
      </w:del>
    </w:p>
    <w:p w:rsidR="006E7104" w:rsidDel="00D575F9" w:rsidRDefault="006E7104">
      <w:pPr>
        <w:pStyle w:val="Index1"/>
        <w:tabs>
          <w:tab w:val="right" w:leader="dot" w:pos="9350"/>
        </w:tabs>
        <w:rPr>
          <w:del w:id="6257" w:author="msammartano" w:date="2014-02-07T18:42:00Z"/>
          <w:noProof/>
        </w:rPr>
      </w:pPr>
      <w:del w:id="6258" w:author="msammartano" w:date="2014-02-07T18:42:00Z">
        <w:r w:rsidDel="00D575F9">
          <w:rPr>
            <w:noProof/>
          </w:rPr>
          <w:delText>Su.close, 124</w:delText>
        </w:r>
      </w:del>
    </w:p>
    <w:p w:rsidR="006E7104" w:rsidDel="00D575F9" w:rsidRDefault="006E7104">
      <w:pPr>
        <w:pStyle w:val="Index1"/>
        <w:tabs>
          <w:tab w:val="right" w:leader="dot" w:pos="9350"/>
        </w:tabs>
        <w:rPr>
          <w:del w:id="6259" w:author="msammartano" w:date="2014-02-07T18:42:00Z"/>
          <w:noProof/>
        </w:rPr>
      </w:pPr>
      <w:del w:id="6260" w:author="msammartano" w:date="2014-02-07T18:42:00Z">
        <w:r w:rsidDel="00D575F9">
          <w:rPr>
            <w:noProof/>
          </w:rPr>
          <w:delText>Su.open, 123</w:delText>
        </w:r>
      </w:del>
    </w:p>
    <w:p w:rsidR="006E7104" w:rsidDel="00D575F9" w:rsidRDefault="006E7104">
      <w:pPr>
        <w:pStyle w:val="Index1"/>
        <w:tabs>
          <w:tab w:val="right" w:leader="dot" w:pos="9350"/>
        </w:tabs>
        <w:rPr>
          <w:del w:id="6261" w:author="msammartano" w:date="2014-02-07T18:42:00Z"/>
          <w:noProof/>
        </w:rPr>
      </w:pPr>
      <w:del w:id="6262" w:author="msammartano" w:date="2014-02-07T18:42:00Z">
        <w:r w:rsidDel="00D575F9">
          <w:rPr>
            <w:noProof/>
          </w:rPr>
          <w:delText>Su.read.line &lt;svar&gt;, 124</w:delText>
        </w:r>
      </w:del>
    </w:p>
    <w:p w:rsidR="006E7104" w:rsidDel="00D575F9" w:rsidRDefault="006E7104">
      <w:pPr>
        <w:pStyle w:val="Index1"/>
        <w:tabs>
          <w:tab w:val="right" w:leader="dot" w:pos="9350"/>
        </w:tabs>
        <w:rPr>
          <w:del w:id="6263" w:author="msammartano" w:date="2014-02-07T18:42:00Z"/>
          <w:noProof/>
        </w:rPr>
      </w:pPr>
      <w:del w:id="6264" w:author="msammartano" w:date="2014-02-07T18:42:00Z">
        <w:r w:rsidDel="00D575F9">
          <w:rPr>
            <w:noProof/>
          </w:rPr>
          <w:delText>Su.read.ready &lt;nvar&gt;, 123</w:delText>
        </w:r>
      </w:del>
    </w:p>
    <w:p w:rsidR="006E7104" w:rsidDel="00D575F9" w:rsidRDefault="006E7104">
      <w:pPr>
        <w:pStyle w:val="Index1"/>
        <w:tabs>
          <w:tab w:val="right" w:leader="dot" w:pos="9350"/>
        </w:tabs>
        <w:rPr>
          <w:del w:id="6265" w:author="msammartano" w:date="2014-02-07T18:42:00Z"/>
          <w:noProof/>
        </w:rPr>
      </w:pPr>
      <w:del w:id="6266" w:author="msammartano" w:date="2014-02-07T18:42:00Z">
        <w:r w:rsidDel="00D575F9">
          <w:rPr>
            <w:noProof/>
          </w:rPr>
          <w:delText>Su.write &lt;sexp&gt;, 123</w:delText>
        </w:r>
      </w:del>
    </w:p>
    <w:p w:rsidR="006E7104" w:rsidDel="00D575F9" w:rsidRDefault="006E7104">
      <w:pPr>
        <w:pStyle w:val="Index1"/>
        <w:tabs>
          <w:tab w:val="right" w:leader="dot" w:pos="9350"/>
        </w:tabs>
        <w:rPr>
          <w:del w:id="6267" w:author="msammartano" w:date="2014-02-07T18:42:00Z"/>
          <w:noProof/>
        </w:rPr>
      </w:pPr>
      <w:del w:id="6268" w:author="msammartano" w:date="2014-02-07T18:42:00Z">
        <w:r w:rsidDel="00D575F9">
          <w:rPr>
            <w:noProof/>
          </w:rPr>
          <w:delText>Sw.begin &lt;nexp&gt;|&lt;sexp&gt;, 56</w:delText>
        </w:r>
      </w:del>
    </w:p>
    <w:p w:rsidR="006E7104" w:rsidDel="00D575F9" w:rsidRDefault="006E7104">
      <w:pPr>
        <w:pStyle w:val="Index1"/>
        <w:tabs>
          <w:tab w:val="right" w:leader="dot" w:pos="9350"/>
        </w:tabs>
        <w:rPr>
          <w:del w:id="6269" w:author="msammartano" w:date="2014-02-07T18:42:00Z"/>
          <w:noProof/>
        </w:rPr>
      </w:pPr>
      <w:del w:id="6270" w:author="msammartano" w:date="2014-02-07T18:42:00Z">
        <w:r w:rsidDel="00D575F9">
          <w:rPr>
            <w:noProof/>
          </w:rPr>
          <w:delText>Sw.break, 57</w:delText>
        </w:r>
      </w:del>
    </w:p>
    <w:p w:rsidR="006E7104" w:rsidDel="00D575F9" w:rsidRDefault="006E7104">
      <w:pPr>
        <w:pStyle w:val="Index1"/>
        <w:tabs>
          <w:tab w:val="right" w:leader="dot" w:pos="9350"/>
        </w:tabs>
        <w:rPr>
          <w:del w:id="6271" w:author="msammartano" w:date="2014-02-07T18:42:00Z"/>
          <w:noProof/>
        </w:rPr>
      </w:pPr>
      <w:del w:id="6272" w:author="msammartano" w:date="2014-02-07T18:42:00Z">
        <w:r w:rsidDel="00D575F9">
          <w:rPr>
            <w:noProof/>
          </w:rPr>
          <w:delText>Sw.case &lt;numeric_constant&gt;|&lt;string_constant&gt;, 56</w:delText>
        </w:r>
      </w:del>
    </w:p>
    <w:p w:rsidR="006E7104" w:rsidDel="00D575F9" w:rsidRDefault="006E7104">
      <w:pPr>
        <w:pStyle w:val="Index1"/>
        <w:tabs>
          <w:tab w:val="right" w:leader="dot" w:pos="9350"/>
        </w:tabs>
        <w:rPr>
          <w:del w:id="6273" w:author="msammartano" w:date="2014-02-07T18:42:00Z"/>
          <w:noProof/>
        </w:rPr>
      </w:pPr>
      <w:del w:id="6274" w:author="msammartano" w:date="2014-02-07T18:42:00Z">
        <w:r w:rsidDel="00D575F9">
          <w:rPr>
            <w:noProof/>
          </w:rPr>
          <w:delText>Sw.default, 57</w:delText>
        </w:r>
      </w:del>
    </w:p>
    <w:p w:rsidR="006E7104" w:rsidDel="00D575F9" w:rsidRDefault="006E7104">
      <w:pPr>
        <w:pStyle w:val="Index1"/>
        <w:tabs>
          <w:tab w:val="right" w:leader="dot" w:pos="9350"/>
        </w:tabs>
        <w:rPr>
          <w:del w:id="6275" w:author="msammartano" w:date="2014-02-07T18:42:00Z"/>
          <w:noProof/>
        </w:rPr>
      </w:pPr>
      <w:del w:id="6276" w:author="msammartano" w:date="2014-02-07T18:42:00Z">
        <w:r w:rsidDel="00D575F9">
          <w:rPr>
            <w:noProof/>
          </w:rPr>
          <w:delText>Sw.end, 57</w:delText>
        </w:r>
      </w:del>
    </w:p>
    <w:p w:rsidR="006E7104" w:rsidDel="00D575F9" w:rsidRDefault="006E7104">
      <w:pPr>
        <w:pStyle w:val="Index1"/>
        <w:tabs>
          <w:tab w:val="right" w:leader="dot" w:pos="9350"/>
        </w:tabs>
        <w:rPr>
          <w:del w:id="6277" w:author="msammartano" w:date="2014-02-07T18:42:00Z"/>
          <w:noProof/>
        </w:rPr>
      </w:pPr>
      <w:del w:id="6278" w:author="msammartano" w:date="2014-02-07T18:42:00Z">
        <w:r w:rsidDel="00D575F9">
          <w:rPr>
            <w:noProof/>
          </w:rPr>
          <w:delText>Swap &lt;nvar_a&gt;|&lt;svar_a&gt;, &lt;nvar_b&gt;, &lt;svar_b&gt;, 83</w:delText>
        </w:r>
      </w:del>
    </w:p>
    <w:p w:rsidR="006E7104" w:rsidDel="00D575F9" w:rsidRDefault="006E7104">
      <w:pPr>
        <w:pStyle w:val="Index1"/>
        <w:tabs>
          <w:tab w:val="right" w:leader="dot" w:pos="9350"/>
        </w:tabs>
        <w:rPr>
          <w:del w:id="6279" w:author="msammartano" w:date="2014-02-07T18:42:00Z"/>
          <w:noProof/>
        </w:rPr>
      </w:pPr>
      <w:del w:id="6280" w:author="msammartano" w:date="2014-02-07T18:42:00Z">
        <w:r w:rsidDel="00D575F9">
          <w:rPr>
            <w:noProof/>
          </w:rPr>
          <w:delText>System.close, 123</w:delText>
        </w:r>
      </w:del>
    </w:p>
    <w:p w:rsidR="006E7104" w:rsidDel="00D575F9" w:rsidRDefault="006E7104">
      <w:pPr>
        <w:pStyle w:val="Index1"/>
        <w:tabs>
          <w:tab w:val="right" w:leader="dot" w:pos="9350"/>
        </w:tabs>
        <w:rPr>
          <w:del w:id="6281" w:author="msammartano" w:date="2014-02-07T18:42:00Z"/>
          <w:noProof/>
        </w:rPr>
      </w:pPr>
      <w:del w:id="6282" w:author="msammartano" w:date="2014-02-07T18:42:00Z">
        <w:r w:rsidDel="00D575F9">
          <w:rPr>
            <w:noProof/>
          </w:rPr>
          <w:delText>System.open, 123</w:delText>
        </w:r>
      </w:del>
    </w:p>
    <w:p w:rsidR="006E7104" w:rsidDel="00D575F9" w:rsidRDefault="006E7104">
      <w:pPr>
        <w:pStyle w:val="Index1"/>
        <w:tabs>
          <w:tab w:val="right" w:leader="dot" w:pos="9350"/>
        </w:tabs>
        <w:rPr>
          <w:del w:id="6283" w:author="msammartano" w:date="2014-02-07T18:42:00Z"/>
          <w:noProof/>
        </w:rPr>
      </w:pPr>
      <w:del w:id="6284" w:author="msammartano" w:date="2014-02-07T18:42:00Z">
        <w:r w:rsidDel="00D575F9">
          <w:rPr>
            <w:noProof/>
          </w:rPr>
          <w:delText>System.read.line &lt;svar&gt;, 123</w:delText>
        </w:r>
      </w:del>
    </w:p>
    <w:p w:rsidR="006E7104" w:rsidDel="00D575F9" w:rsidRDefault="006E7104">
      <w:pPr>
        <w:pStyle w:val="Index1"/>
        <w:tabs>
          <w:tab w:val="right" w:leader="dot" w:pos="9350"/>
        </w:tabs>
        <w:rPr>
          <w:del w:id="6285" w:author="msammartano" w:date="2014-02-07T18:42:00Z"/>
          <w:noProof/>
        </w:rPr>
      </w:pPr>
      <w:del w:id="6286" w:author="msammartano" w:date="2014-02-07T18:42:00Z">
        <w:r w:rsidDel="00D575F9">
          <w:rPr>
            <w:noProof/>
          </w:rPr>
          <w:delText>System.read.ready &lt;nvar&gt;, 123</w:delText>
        </w:r>
      </w:del>
    </w:p>
    <w:p w:rsidR="006E7104" w:rsidDel="00D575F9" w:rsidRDefault="006E7104">
      <w:pPr>
        <w:pStyle w:val="Index1"/>
        <w:tabs>
          <w:tab w:val="right" w:leader="dot" w:pos="9350"/>
        </w:tabs>
        <w:rPr>
          <w:del w:id="6287" w:author="msammartano" w:date="2014-02-07T18:42:00Z"/>
          <w:noProof/>
        </w:rPr>
      </w:pPr>
      <w:del w:id="6288" w:author="msammartano" w:date="2014-02-07T18:42:00Z">
        <w:r w:rsidDel="00D575F9">
          <w:rPr>
            <w:noProof/>
          </w:rPr>
          <w:delText>System.write &lt;sexp&gt;, 123</w:delText>
        </w:r>
      </w:del>
    </w:p>
    <w:p w:rsidR="006E7104" w:rsidDel="00D575F9" w:rsidRDefault="006E7104">
      <w:pPr>
        <w:pStyle w:val="Index1"/>
        <w:tabs>
          <w:tab w:val="right" w:leader="dot" w:pos="9350"/>
        </w:tabs>
        <w:rPr>
          <w:del w:id="6289" w:author="msammartano" w:date="2014-02-07T18:42:00Z"/>
          <w:noProof/>
        </w:rPr>
      </w:pPr>
      <w:del w:id="6290" w:author="msammartano" w:date="2014-02-07T18:42:00Z">
        <w:r w:rsidDel="00D575F9">
          <w:rPr>
            <w:noProof/>
          </w:rPr>
          <w:delText>TAN(&lt;nexp&gt;), 45</w:delText>
        </w:r>
      </w:del>
    </w:p>
    <w:p w:rsidR="006E7104" w:rsidDel="00D575F9" w:rsidRDefault="006E7104">
      <w:pPr>
        <w:pStyle w:val="Index1"/>
        <w:tabs>
          <w:tab w:val="right" w:leader="dot" w:pos="9350"/>
        </w:tabs>
        <w:rPr>
          <w:del w:id="6291" w:author="msammartano" w:date="2014-02-07T18:42:00Z"/>
          <w:noProof/>
        </w:rPr>
      </w:pPr>
      <w:del w:id="6292" w:author="msammartano" w:date="2014-02-07T18:42:00Z">
        <w:r w:rsidDel="00D575F9">
          <w:rPr>
            <w:noProof/>
          </w:rPr>
          <w:delText>Text.close &lt;File_table_nvar&gt;, 68</w:delText>
        </w:r>
      </w:del>
    </w:p>
    <w:p w:rsidR="006E7104" w:rsidDel="00D575F9" w:rsidRDefault="006E7104">
      <w:pPr>
        <w:pStyle w:val="Index1"/>
        <w:tabs>
          <w:tab w:val="right" w:leader="dot" w:pos="9350"/>
        </w:tabs>
        <w:rPr>
          <w:del w:id="6293" w:author="msammartano" w:date="2014-02-07T18:42:00Z"/>
          <w:noProof/>
        </w:rPr>
      </w:pPr>
      <w:del w:id="6294" w:author="msammartano" w:date="2014-02-07T18:42:00Z">
        <w:r w:rsidRPr="00B029B6" w:rsidDel="00D575F9">
          <w:rPr>
            <w:rFonts w:eastAsia="Times New Roman"/>
            <w:noProof/>
          </w:rPr>
          <w:delText>Text.input &lt;svar&gt;{, { &lt;text_sexp&gt;} , &lt;title_sexp&gt; }</w:delText>
        </w:r>
        <w:r w:rsidDel="00D575F9">
          <w:rPr>
            <w:noProof/>
          </w:rPr>
          <w:delText>, 65</w:delText>
        </w:r>
      </w:del>
    </w:p>
    <w:p w:rsidR="006E7104" w:rsidDel="00D575F9" w:rsidRDefault="006E7104">
      <w:pPr>
        <w:pStyle w:val="Index1"/>
        <w:tabs>
          <w:tab w:val="right" w:leader="dot" w:pos="9350"/>
        </w:tabs>
        <w:rPr>
          <w:del w:id="6295" w:author="msammartano" w:date="2014-02-07T18:42:00Z"/>
          <w:noProof/>
        </w:rPr>
      </w:pPr>
      <w:del w:id="6296" w:author="msammartano" w:date="2014-02-07T18:42:00Z">
        <w:r w:rsidDel="00D575F9">
          <w:rPr>
            <w:noProof/>
          </w:rPr>
          <w:delText>Text.open {r|w|a}, &lt;File_table_nvar&gt;, &lt;Path_sexp&gt;, 68</w:delText>
        </w:r>
      </w:del>
    </w:p>
    <w:p w:rsidR="006E7104" w:rsidDel="00D575F9" w:rsidRDefault="006E7104">
      <w:pPr>
        <w:pStyle w:val="Index1"/>
        <w:tabs>
          <w:tab w:val="right" w:leader="dot" w:pos="9350"/>
        </w:tabs>
        <w:rPr>
          <w:del w:id="6297" w:author="msammartano" w:date="2014-02-07T18:42:00Z"/>
          <w:noProof/>
        </w:rPr>
      </w:pPr>
      <w:del w:id="6298" w:author="msammartano" w:date="2014-02-07T18:42:00Z">
        <w:r w:rsidDel="00D575F9">
          <w:rPr>
            <w:noProof/>
          </w:rPr>
          <w:delText>Text.position.get  &lt;File_table_nvar&gt;, &lt;position_nvar&gt;, 69</w:delText>
        </w:r>
      </w:del>
    </w:p>
    <w:p w:rsidR="006E7104" w:rsidDel="00D575F9" w:rsidRDefault="006E7104">
      <w:pPr>
        <w:pStyle w:val="Index1"/>
        <w:tabs>
          <w:tab w:val="right" w:leader="dot" w:pos="9350"/>
        </w:tabs>
        <w:rPr>
          <w:del w:id="6299" w:author="msammartano" w:date="2014-02-07T18:42:00Z"/>
          <w:noProof/>
        </w:rPr>
      </w:pPr>
      <w:del w:id="6300" w:author="msammartano" w:date="2014-02-07T18:42:00Z">
        <w:r w:rsidDel="00D575F9">
          <w:rPr>
            <w:noProof/>
          </w:rPr>
          <w:delText>Text.position.set &lt;File_table_nvar&gt;, &lt;position_nexp&gt;, 69</w:delText>
        </w:r>
      </w:del>
    </w:p>
    <w:p w:rsidR="006E7104" w:rsidDel="00D575F9" w:rsidRDefault="006E7104">
      <w:pPr>
        <w:pStyle w:val="Index1"/>
        <w:tabs>
          <w:tab w:val="right" w:leader="dot" w:pos="9350"/>
        </w:tabs>
        <w:rPr>
          <w:del w:id="6301" w:author="msammartano" w:date="2014-02-07T18:42:00Z"/>
          <w:noProof/>
        </w:rPr>
      </w:pPr>
      <w:del w:id="6302" w:author="msammartano" w:date="2014-02-07T18:42:00Z">
        <w:r w:rsidDel="00D575F9">
          <w:rPr>
            <w:noProof/>
          </w:rPr>
          <w:delText>Text.readln &lt;File_table_nvar&gt;, &lt;Line_svar&gt;, 69</w:delText>
        </w:r>
      </w:del>
    </w:p>
    <w:p w:rsidR="006E7104" w:rsidDel="00D575F9" w:rsidRDefault="006E7104">
      <w:pPr>
        <w:pStyle w:val="Index1"/>
        <w:tabs>
          <w:tab w:val="right" w:leader="dot" w:pos="9350"/>
        </w:tabs>
        <w:rPr>
          <w:del w:id="6303" w:author="msammartano" w:date="2014-02-07T18:42:00Z"/>
          <w:noProof/>
        </w:rPr>
      </w:pPr>
      <w:del w:id="6304" w:author="msammartano" w:date="2014-02-07T18:42:00Z">
        <w:r w:rsidDel="00D575F9">
          <w:rPr>
            <w:noProof/>
          </w:rPr>
          <w:delText>Text.writeln &lt;File_table_nexp&gt;, &lt;parms same as print&gt;, 69</w:delText>
        </w:r>
      </w:del>
    </w:p>
    <w:p w:rsidR="006E7104" w:rsidDel="00D575F9" w:rsidRDefault="006E7104">
      <w:pPr>
        <w:pStyle w:val="Index1"/>
        <w:tabs>
          <w:tab w:val="right" w:leader="dot" w:pos="9350"/>
        </w:tabs>
        <w:rPr>
          <w:del w:id="6305" w:author="msammartano" w:date="2014-02-07T18:42:00Z"/>
          <w:noProof/>
        </w:rPr>
      </w:pPr>
      <w:del w:id="6306" w:author="msammartano" w:date="2014-02-07T18:42:00Z">
        <w:r w:rsidDel="00D575F9">
          <w:rPr>
            <w:noProof/>
          </w:rPr>
          <w:delText>TGet &lt;result_svar&gt;, &lt;prompt_sexp&gt; {,  &lt;title_sexp&gt;}, 65</w:delText>
        </w:r>
      </w:del>
    </w:p>
    <w:p w:rsidR="006E7104" w:rsidDel="00D575F9" w:rsidRDefault="006E7104">
      <w:pPr>
        <w:pStyle w:val="Index1"/>
        <w:tabs>
          <w:tab w:val="right" w:leader="dot" w:pos="9350"/>
        </w:tabs>
        <w:rPr>
          <w:del w:id="6307" w:author="msammartano" w:date="2014-02-07T18:42:00Z"/>
          <w:noProof/>
        </w:rPr>
      </w:pPr>
      <w:del w:id="6308" w:author="msammartano" w:date="2014-02-07T18:42:00Z">
        <w:r w:rsidDel="00D575F9">
          <w:rPr>
            <w:noProof/>
          </w:rPr>
          <w:delText>Time {&lt;time_nexp&gt;,} Year$, Month$, Day$, Hour$, Minute$, Second$, WeekDay, isDST, 89</w:delText>
        </w:r>
      </w:del>
    </w:p>
    <w:p w:rsidR="006E7104" w:rsidDel="00D575F9" w:rsidRDefault="006E7104">
      <w:pPr>
        <w:pStyle w:val="Index1"/>
        <w:tabs>
          <w:tab w:val="right" w:leader="dot" w:pos="9350"/>
        </w:tabs>
        <w:rPr>
          <w:del w:id="6309" w:author="msammartano" w:date="2014-02-07T18:42:00Z"/>
          <w:noProof/>
        </w:rPr>
      </w:pPr>
      <w:del w:id="6310" w:author="msammartano" w:date="2014-02-07T18:42:00Z">
        <w:r w:rsidDel="00D575F9">
          <w:rPr>
            <w:noProof/>
          </w:rPr>
          <w:delText>TIME(), 47</w:delText>
        </w:r>
      </w:del>
    </w:p>
    <w:p w:rsidR="006E7104" w:rsidDel="00D575F9" w:rsidRDefault="006E7104">
      <w:pPr>
        <w:pStyle w:val="Index1"/>
        <w:tabs>
          <w:tab w:val="right" w:leader="dot" w:pos="9350"/>
        </w:tabs>
        <w:rPr>
          <w:del w:id="6311" w:author="msammartano" w:date="2014-02-07T18:42:00Z"/>
          <w:noProof/>
        </w:rPr>
      </w:pPr>
      <w:del w:id="6312" w:author="msammartano" w:date="2014-02-07T18:42:00Z">
        <w:r w:rsidDel="00D575F9">
          <w:rPr>
            <w:noProof/>
          </w:rPr>
          <w:delText>TIME(&lt;year_exp&gt;, &lt;month_exp&gt;, &lt;day_exp&gt;, &lt;hour_exp&gt;, &lt;minute_exp&gt;, &lt;second_exp&gt;), 48</w:delText>
        </w:r>
      </w:del>
    </w:p>
    <w:p w:rsidR="006E7104" w:rsidDel="00D575F9" w:rsidRDefault="006E7104">
      <w:pPr>
        <w:pStyle w:val="Index1"/>
        <w:tabs>
          <w:tab w:val="right" w:leader="dot" w:pos="9350"/>
        </w:tabs>
        <w:rPr>
          <w:del w:id="6313" w:author="msammartano" w:date="2014-02-07T18:42:00Z"/>
          <w:noProof/>
        </w:rPr>
      </w:pPr>
      <w:del w:id="6314" w:author="msammartano" w:date="2014-02-07T18:42:00Z">
        <w:r w:rsidDel="00D575F9">
          <w:rPr>
            <w:noProof/>
          </w:rPr>
          <w:delText>Timer.Clear, 87</w:delText>
        </w:r>
      </w:del>
    </w:p>
    <w:p w:rsidR="006E7104" w:rsidDel="00D575F9" w:rsidRDefault="006E7104">
      <w:pPr>
        <w:pStyle w:val="Index1"/>
        <w:tabs>
          <w:tab w:val="right" w:leader="dot" w:pos="9350"/>
        </w:tabs>
        <w:rPr>
          <w:del w:id="6315" w:author="msammartano" w:date="2014-02-07T18:42:00Z"/>
          <w:noProof/>
        </w:rPr>
      </w:pPr>
      <w:del w:id="6316" w:author="msammartano" w:date="2014-02-07T18:42:00Z">
        <w:r w:rsidDel="00D575F9">
          <w:rPr>
            <w:noProof/>
          </w:rPr>
          <w:delText>Timer.Resume, 87</w:delText>
        </w:r>
      </w:del>
    </w:p>
    <w:p w:rsidR="006E7104" w:rsidDel="00D575F9" w:rsidRDefault="006E7104">
      <w:pPr>
        <w:pStyle w:val="Index1"/>
        <w:tabs>
          <w:tab w:val="right" w:leader="dot" w:pos="9350"/>
        </w:tabs>
        <w:rPr>
          <w:del w:id="6317" w:author="msammartano" w:date="2014-02-07T18:42:00Z"/>
          <w:noProof/>
        </w:rPr>
      </w:pPr>
      <w:del w:id="6318" w:author="msammartano" w:date="2014-02-07T18:42:00Z">
        <w:r w:rsidDel="00D575F9">
          <w:rPr>
            <w:noProof/>
          </w:rPr>
          <w:delText>Timer.set &lt;interval_nexp&gt;, 86</w:delText>
        </w:r>
      </w:del>
    </w:p>
    <w:p w:rsidR="006E7104" w:rsidDel="00D575F9" w:rsidRDefault="006E7104">
      <w:pPr>
        <w:pStyle w:val="Index1"/>
        <w:tabs>
          <w:tab w:val="right" w:leader="dot" w:pos="9350"/>
        </w:tabs>
        <w:rPr>
          <w:del w:id="6319" w:author="msammartano" w:date="2014-02-07T18:42:00Z"/>
          <w:noProof/>
        </w:rPr>
      </w:pPr>
      <w:del w:id="6320" w:author="msammartano" w:date="2014-02-07T18:42:00Z">
        <w:r w:rsidDel="00D575F9">
          <w:rPr>
            <w:noProof/>
          </w:rPr>
          <w:delText>TimeZone.Get &lt;tz_svar&gt;, 90</w:delText>
        </w:r>
      </w:del>
    </w:p>
    <w:p w:rsidR="006E7104" w:rsidDel="00D575F9" w:rsidRDefault="006E7104">
      <w:pPr>
        <w:pStyle w:val="Index1"/>
        <w:tabs>
          <w:tab w:val="right" w:leader="dot" w:pos="9350"/>
        </w:tabs>
        <w:rPr>
          <w:del w:id="6321" w:author="msammartano" w:date="2014-02-07T18:42:00Z"/>
          <w:noProof/>
        </w:rPr>
      </w:pPr>
      <w:del w:id="6322" w:author="msammartano" w:date="2014-02-07T18:42:00Z">
        <w:r w:rsidDel="00D575F9">
          <w:rPr>
            <w:noProof/>
          </w:rPr>
          <w:delText>TimeZone.List &lt;tz_list_pointer_nvar&gt;, 90</w:delText>
        </w:r>
      </w:del>
    </w:p>
    <w:p w:rsidR="006E7104" w:rsidDel="00D575F9" w:rsidRDefault="006E7104">
      <w:pPr>
        <w:pStyle w:val="Index1"/>
        <w:tabs>
          <w:tab w:val="right" w:leader="dot" w:pos="9350"/>
        </w:tabs>
        <w:rPr>
          <w:del w:id="6323" w:author="msammartano" w:date="2014-02-07T18:42:00Z"/>
          <w:noProof/>
        </w:rPr>
      </w:pPr>
      <w:del w:id="6324" w:author="msammartano" w:date="2014-02-07T18:42:00Z">
        <w:r w:rsidDel="00D575F9">
          <w:rPr>
            <w:noProof/>
          </w:rPr>
          <w:delText>TimeZone.Set { &lt;tz_sexp&gt; }, 90</w:delText>
        </w:r>
      </w:del>
    </w:p>
    <w:p w:rsidR="006E7104" w:rsidDel="00D575F9" w:rsidRDefault="006E7104">
      <w:pPr>
        <w:pStyle w:val="Index1"/>
        <w:tabs>
          <w:tab w:val="right" w:leader="dot" w:pos="9350"/>
        </w:tabs>
        <w:rPr>
          <w:del w:id="6325" w:author="msammartano" w:date="2014-02-07T18:42:00Z"/>
          <w:noProof/>
        </w:rPr>
      </w:pPr>
      <w:del w:id="6326" w:author="msammartano" w:date="2014-02-07T18:42:00Z">
        <w:r w:rsidDel="00D575F9">
          <w:rPr>
            <w:noProof/>
          </w:rPr>
          <w:delText>TODEGREES(&lt;nexp&gt;), 45</w:delText>
        </w:r>
      </w:del>
    </w:p>
    <w:p w:rsidR="006E7104" w:rsidDel="00D575F9" w:rsidRDefault="006E7104">
      <w:pPr>
        <w:pStyle w:val="Index1"/>
        <w:tabs>
          <w:tab w:val="right" w:leader="dot" w:pos="9350"/>
        </w:tabs>
        <w:rPr>
          <w:del w:id="6327" w:author="msammartano" w:date="2014-02-07T18:42:00Z"/>
          <w:noProof/>
        </w:rPr>
      </w:pPr>
      <w:del w:id="6328" w:author="msammartano" w:date="2014-02-07T18:42:00Z">
        <w:r w:rsidDel="00D575F9">
          <w:rPr>
            <w:noProof/>
          </w:rPr>
          <w:delText>Tone &lt;frequency_nexp&gt;, &lt;duration_nexp&gt;, 90</w:delText>
        </w:r>
      </w:del>
    </w:p>
    <w:p w:rsidR="006E7104" w:rsidDel="00D575F9" w:rsidRDefault="006E7104">
      <w:pPr>
        <w:pStyle w:val="Index1"/>
        <w:tabs>
          <w:tab w:val="right" w:leader="dot" w:pos="9350"/>
        </w:tabs>
        <w:rPr>
          <w:del w:id="6329" w:author="msammartano" w:date="2014-02-07T18:42:00Z"/>
          <w:noProof/>
        </w:rPr>
      </w:pPr>
      <w:del w:id="6330" w:author="msammartano" w:date="2014-02-07T18:42:00Z">
        <w:r w:rsidDel="00D575F9">
          <w:rPr>
            <w:noProof/>
          </w:rPr>
          <w:delText>TORADIANS(&lt;nexp&gt;), 45</w:delText>
        </w:r>
      </w:del>
    </w:p>
    <w:p w:rsidR="006E7104" w:rsidDel="00D575F9" w:rsidRDefault="006E7104">
      <w:pPr>
        <w:pStyle w:val="Index1"/>
        <w:tabs>
          <w:tab w:val="right" w:leader="dot" w:pos="9350"/>
        </w:tabs>
        <w:rPr>
          <w:del w:id="6331" w:author="msammartano" w:date="2014-02-07T18:42:00Z"/>
          <w:noProof/>
        </w:rPr>
      </w:pPr>
      <w:del w:id="6332" w:author="msammartano" w:date="2014-02-07T18:42:00Z">
        <w:r w:rsidDel="00D575F9">
          <w:rPr>
            <w:noProof/>
          </w:rPr>
          <w:delText>Tts.init, 84</w:delText>
        </w:r>
      </w:del>
    </w:p>
    <w:p w:rsidR="006E7104" w:rsidDel="00D575F9" w:rsidRDefault="006E7104">
      <w:pPr>
        <w:pStyle w:val="Index1"/>
        <w:tabs>
          <w:tab w:val="right" w:leader="dot" w:pos="9350"/>
        </w:tabs>
        <w:rPr>
          <w:del w:id="6333" w:author="msammartano" w:date="2014-02-07T18:42:00Z"/>
          <w:noProof/>
        </w:rPr>
      </w:pPr>
      <w:del w:id="6334" w:author="msammartano" w:date="2014-02-07T18:42:00Z">
        <w:r w:rsidDel="00D575F9">
          <w:rPr>
            <w:noProof/>
          </w:rPr>
          <w:delText>Tts.speak  &lt;sexp&gt; {, &lt;wait_lexp&gt;}, 84</w:delText>
        </w:r>
      </w:del>
    </w:p>
    <w:p w:rsidR="006E7104" w:rsidDel="00D575F9" w:rsidRDefault="006E7104">
      <w:pPr>
        <w:pStyle w:val="Index1"/>
        <w:tabs>
          <w:tab w:val="right" w:leader="dot" w:pos="9350"/>
        </w:tabs>
        <w:rPr>
          <w:del w:id="6335" w:author="msammartano" w:date="2014-02-07T18:42:00Z"/>
          <w:noProof/>
        </w:rPr>
      </w:pPr>
      <w:del w:id="6336" w:author="msammartano" w:date="2014-02-07T18:42:00Z">
        <w:r w:rsidDel="00D575F9">
          <w:rPr>
            <w:noProof/>
          </w:rPr>
          <w:delText>Tts.speak.toFile &lt;sexp&gt; {, &lt;path_sexp&gt;}, 84</w:delText>
        </w:r>
      </w:del>
    </w:p>
    <w:p w:rsidR="006E7104" w:rsidDel="00D575F9" w:rsidRDefault="006E7104">
      <w:pPr>
        <w:pStyle w:val="Index1"/>
        <w:tabs>
          <w:tab w:val="right" w:leader="dot" w:pos="9350"/>
        </w:tabs>
        <w:rPr>
          <w:del w:id="6337" w:author="msammartano" w:date="2014-02-07T18:42:00Z"/>
          <w:noProof/>
        </w:rPr>
      </w:pPr>
      <w:del w:id="6338" w:author="msammartano" w:date="2014-02-07T18:42:00Z">
        <w:r w:rsidDel="00D575F9">
          <w:rPr>
            <w:noProof/>
          </w:rPr>
          <w:delText>Tts.stop, 85</w:delText>
        </w:r>
      </w:del>
    </w:p>
    <w:p w:rsidR="006E7104" w:rsidDel="00D575F9" w:rsidRDefault="006E7104">
      <w:pPr>
        <w:pStyle w:val="Index1"/>
        <w:tabs>
          <w:tab w:val="right" w:leader="dot" w:pos="9350"/>
        </w:tabs>
        <w:rPr>
          <w:del w:id="6339" w:author="msammartano" w:date="2014-02-07T18:42:00Z"/>
          <w:noProof/>
        </w:rPr>
      </w:pPr>
      <w:del w:id="6340" w:author="msammartano" w:date="2014-02-07T18:42:00Z">
        <w:r w:rsidDel="00D575F9">
          <w:rPr>
            <w:noProof/>
          </w:rPr>
          <w:delText>UCODE(&lt;sexp&gt;), 46</w:delText>
        </w:r>
      </w:del>
    </w:p>
    <w:p w:rsidR="006E7104" w:rsidDel="00D575F9" w:rsidRDefault="006E7104">
      <w:pPr>
        <w:pStyle w:val="Index1"/>
        <w:tabs>
          <w:tab w:val="right" w:leader="dot" w:pos="9350"/>
        </w:tabs>
        <w:rPr>
          <w:del w:id="6341" w:author="msammartano" w:date="2014-02-07T18:42:00Z"/>
          <w:noProof/>
        </w:rPr>
      </w:pPr>
      <w:del w:id="6342" w:author="msammartano" w:date="2014-02-07T18:42:00Z">
        <w:r w:rsidDel="00D575F9">
          <w:rPr>
            <w:noProof/>
          </w:rPr>
          <w:delText>UnDim Array[]{, Array[] } ..., 30</w:delText>
        </w:r>
      </w:del>
    </w:p>
    <w:p w:rsidR="006E7104" w:rsidDel="00D575F9" w:rsidRDefault="006E7104">
      <w:pPr>
        <w:pStyle w:val="Index1"/>
        <w:tabs>
          <w:tab w:val="right" w:leader="dot" w:pos="9350"/>
        </w:tabs>
        <w:rPr>
          <w:del w:id="6343" w:author="msammartano" w:date="2014-02-07T18:42:00Z"/>
          <w:noProof/>
        </w:rPr>
      </w:pPr>
      <w:del w:id="6344" w:author="msammartano" w:date="2014-02-07T18:42:00Z">
        <w:r w:rsidRPr="00B029B6" w:rsidDel="00D575F9">
          <w:rPr>
            <w:rFonts w:eastAsia="Times New Roman"/>
            <w:noProof/>
          </w:rPr>
          <w:delText>UPPER$(</w:delText>
        </w:r>
        <w:r w:rsidDel="00D575F9">
          <w:rPr>
            <w:noProof/>
          </w:rPr>
          <w:delText>&lt;sexp&gt;</w:delText>
        </w:r>
        <w:r w:rsidRPr="00B029B6" w:rsidDel="00D575F9">
          <w:rPr>
            <w:rFonts w:eastAsia="Times New Roman"/>
            <w:noProof/>
          </w:rPr>
          <w:delText>)</w:delText>
        </w:r>
        <w:r w:rsidDel="00D575F9">
          <w:rPr>
            <w:noProof/>
          </w:rPr>
          <w:delText>, 49</w:delText>
        </w:r>
      </w:del>
    </w:p>
    <w:p w:rsidR="006E7104" w:rsidDel="00D575F9" w:rsidRDefault="006E7104">
      <w:pPr>
        <w:pStyle w:val="Index1"/>
        <w:tabs>
          <w:tab w:val="right" w:leader="dot" w:pos="9350"/>
        </w:tabs>
        <w:rPr>
          <w:del w:id="6345" w:author="msammartano" w:date="2014-02-07T18:42:00Z"/>
          <w:noProof/>
        </w:rPr>
      </w:pPr>
      <w:del w:id="6346" w:author="msammartano" w:date="2014-02-07T18:42:00Z">
        <w:r w:rsidDel="00D575F9">
          <w:rPr>
            <w:noProof/>
          </w:rPr>
          <w:delText>VAL( &lt;sexp&gt; ), 45</w:delText>
        </w:r>
      </w:del>
    </w:p>
    <w:p w:rsidR="006E7104" w:rsidDel="00D575F9" w:rsidRDefault="006E7104">
      <w:pPr>
        <w:pStyle w:val="Index1"/>
        <w:tabs>
          <w:tab w:val="right" w:leader="dot" w:pos="9350"/>
        </w:tabs>
        <w:rPr>
          <w:del w:id="6347" w:author="msammartano" w:date="2014-02-07T18:42:00Z"/>
          <w:noProof/>
        </w:rPr>
      </w:pPr>
      <w:del w:id="6348" w:author="msammartano" w:date="2014-02-07T18:42:00Z">
        <w:r w:rsidRPr="00B029B6" w:rsidDel="00D575F9">
          <w:rPr>
            <w:rFonts w:eastAsia="Times New Roman"/>
            <w:noProof/>
          </w:rPr>
          <w:delText>VERSION$()</w:delText>
        </w:r>
        <w:r w:rsidDel="00D575F9">
          <w:rPr>
            <w:noProof/>
          </w:rPr>
          <w:delText>, 49</w:delText>
        </w:r>
      </w:del>
    </w:p>
    <w:p w:rsidR="006E7104" w:rsidDel="00D575F9" w:rsidRDefault="006E7104">
      <w:pPr>
        <w:pStyle w:val="Index1"/>
        <w:tabs>
          <w:tab w:val="right" w:leader="dot" w:pos="9350"/>
        </w:tabs>
        <w:rPr>
          <w:del w:id="6349" w:author="msammartano" w:date="2014-02-07T18:42:00Z"/>
          <w:noProof/>
        </w:rPr>
      </w:pPr>
      <w:del w:id="6350" w:author="msammartano" w:date="2014-02-07T18:42:00Z">
        <w:r w:rsidDel="00D575F9">
          <w:rPr>
            <w:noProof/>
          </w:rPr>
          <w:delText>Vibrate &lt;pattern_array[]&gt;,&lt;nexp&gt;, 90</w:delText>
        </w:r>
      </w:del>
    </w:p>
    <w:p w:rsidR="006E7104" w:rsidDel="00D575F9" w:rsidRDefault="006E7104">
      <w:pPr>
        <w:pStyle w:val="Index1"/>
        <w:tabs>
          <w:tab w:val="right" w:leader="dot" w:pos="9350"/>
        </w:tabs>
        <w:rPr>
          <w:del w:id="6351" w:author="msammartano" w:date="2014-02-07T18:42:00Z"/>
          <w:noProof/>
        </w:rPr>
      </w:pPr>
      <w:del w:id="6352" w:author="msammartano" w:date="2014-02-07T18:42:00Z">
        <w:r w:rsidDel="00D575F9">
          <w:rPr>
            <w:noProof/>
          </w:rPr>
          <w:delText>W_r.break, 54</w:delText>
        </w:r>
      </w:del>
    </w:p>
    <w:p w:rsidR="006E7104" w:rsidDel="00D575F9" w:rsidRDefault="006E7104">
      <w:pPr>
        <w:pStyle w:val="Index1"/>
        <w:tabs>
          <w:tab w:val="right" w:leader="dot" w:pos="9350"/>
        </w:tabs>
        <w:rPr>
          <w:del w:id="6353" w:author="msammartano" w:date="2014-02-07T18:42:00Z"/>
          <w:noProof/>
        </w:rPr>
      </w:pPr>
      <w:del w:id="6354" w:author="msammartano" w:date="2014-02-07T18:42:00Z">
        <w:r w:rsidDel="00D575F9">
          <w:rPr>
            <w:noProof/>
          </w:rPr>
          <w:delText>WakeLock &lt;code_nexp&gt;, 90</w:delText>
        </w:r>
      </w:del>
    </w:p>
    <w:p w:rsidR="006E7104" w:rsidDel="00D575F9" w:rsidRDefault="006E7104">
      <w:pPr>
        <w:pStyle w:val="Index1"/>
        <w:tabs>
          <w:tab w:val="right" w:leader="dot" w:pos="9350"/>
        </w:tabs>
        <w:rPr>
          <w:del w:id="6355" w:author="msammartano" w:date="2014-02-07T18:42:00Z"/>
          <w:noProof/>
        </w:rPr>
      </w:pPr>
      <w:del w:id="6356" w:author="msammartano" w:date="2014-02-07T18:42:00Z">
        <w:r w:rsidDel="00D575F9">
          <w:rPr>
            <w:noProof/>
          </w:rPr>
          <w:delText>While &lt;lexp&gt; - Repeat, 54</w:delText>
        </w:r>
      </w:del>
    </w:p>
    <w:p w:rsidR="006E7104" w:rsidDel="00D575F9" w:rsidRDefault="006E7104">
      <w:pPr>
        <w:pStyle w:val="Index1"/>
        <w:tabs>
          <w:tab w:val="right" w:leader="dot" w:pos="9350"/>
        </w:tabs>
        <w:rPr>
          <w:del w:id="6357" w:author="msammartano" w:date="2014-02-07T18:42:00Z"/>
          <w:noProof/>
        </w:rPr>
      </w:pPr>
      <w:del w:id="6358" w:author="msammartano" w:date="2014-02-07T18:42:00Z">
        <w:r w:rsidRPr="00B029B6" w:rsidDel="00D575F9">
          <w:rPr>
            <w:rFonts w:eastAsia="Times New Roman"/>
            <w:noProof/>
          </w:rPr>
          <w:delText>WORD$(&lt;source_sexp&gt;, &lt;n_nexp&gt; {, &lt;delimiter_sexp&gt;})</w:delText>
        </w:r>
        <w:r w:rsidDel="00D575F9">
          <w:rPr>
            <w:noProof/>
          </w:rPr>
          <w:delText>, 49</w:delText>
        </w:r>
      </w:del>
    </w:p>
    <w:p w:rsidR="006E7104" w:rsidDel="00D575F9" w:rsidRDefault="006E7104">
      <w:pPr>
        <w:rPr>
          <w:del w:id="6359" w:author="msammartano" w:date="2014-02-07T18:42:00Z"/>
          <w:noProof/>
        </w:rPr>
        <w:sectPr w:rsidR="006E7104" w:rsidDel="00D575F9" w:rsidSect="006E7104">
          <w:type w:val="continuous"/>
          <w:pgSz w:w="12240" w:h="15840"/>
          <w:pgMar w:top="1440" w:right="1440" w:bottom="1440" w:left="1440" w:header="720" w:footer="432" w:gutter="0"/>
          <w:cols w:space="720"/>
          <w:docGrid w:linePitch="360"/>
        </w:sectPr>
      </w:pPr>
    </w:p>
    <w:p w:rsidR="00056418" w:rsidRDefault="00833AAE">
      <w:pPr>
        <w:rPr>
          <w:rFonts w:asciiTheme="majorHAnsi" w:eastAsiaTheme="majorEastAsia" w:hAnsiTheme="majorHAnsi" w:cstheme="majorBidi"/>
          <w:b/>
          <w:bCs/>
          <w:color w:val="365F91" w:themeColor="accent1" w:themeShade="BF"/>
          <w:sz w:val="28"/>
          <w:szCs w:val="28"/>
        </w:rPr>
      </w:pPr>
      <w:r>
        <w:fldChar w:fldCharType="end"/>
      </w:r>
      <w:r w:rsidR="00056418">
        <w:br w:type="page"/>
      </w:r>
    </w:p>
    <w:p w:rsidR="00D57CCE" w:rsidRDefault="00A55135" w:rsidP="00E33967">
      <w:pPr>
        <w:pStyle w:val="Heading1"/>
      </w:pPr>
      <w:bookmarkStart w:id="6360" w:name="_Toc379672080"/>
      <w:r>
        <w:lastRenderedPageBreak/>
        <w:t xml:space="preserve">Appendix B – </w:t>
      </w:r>
      <w:r w:rsidR="004A1077">
        <w:t>Sample</w:t>
      </w:r>
      <w:r>
        <w:t xml:space="preserve"> Programs</w:t>
      </w:r>
      <w:bookmarkEnd w:id="6360"/>
    </w:p>
    <w:p w:rsidR="00A55135" w:rsidRDefault="00844811" w:rsidP="00A55135">
      <w:r>
        <w:t>The</w:t>
      </w:r>
      <w:r w:rsidR="00A55135">
        <w:t xml:space="preserve"> programs are loaded into </w:t>
      </w:r>
      <w:r w:rsidR="00F5651B">
        <w:t>"</w:t>
      </w:r>
      <w:del w:id="6361" w:author="msammartano" w:date="2014-02-08T10:50:00Z">
        <w:r w:rsidR="005F4916" w:rsidDel="00A50C6A">
          <w:delText>/</w:delText>
        </w:r>
      </w:del>
      <w:r w:rsidR="005F4916">
        <w:t>&lt;pref base drive&gt;/</w:t>
      </w:r>
      <w:r w:rsidR="00A55135">
        <w:t>rfo-basic/source/</w:t>
      </w:r>
      <w:del w:id="6362" w:author="msammartano" w:date="2014-02-08T10:50:00Z">
        <w:r w:rsidR="004A1077" w:rsidRPr="004A1077" w:rsidDel="00A50C6A">
          <w:delText xml:space="preserve"> </w:delText>
        </w:r>
      </w:del>
      <w:r w:rsidR="004A1077">
        <w:t>Sample</w:t>
      </w:r>
      <w:ins w:id="6363" w:author="msammartano" w:date="2014-02-08T10:51:00Z">
        <w:r w:rsidR="00A50C6A">
          <w:t>_</w:t>
        </w:r>
      </w:ins>
      <w:del w:id="6364" w:author="msammartano" w:date="2014-02-08T10:50:00Z">
        <w:r w:rsidR="004A1077" w:rsidDel="00A50C6A">
          <w:delText xml:space="preserve"> </w:delText>
        </w:r>
      </w:del>
      <w:r w:rsidR="004A1077">
        <w:t>Program</w:t>
      </w:r>
      <w:ins w:id="6365" w:author="msammartano" w:date="2014-02-08T10:50:00Z">
        <w:r w:rsidR="00A50C6A">
          <w:t>s</w:t>
        </w:r>
      </w:ins>
      <w:r w:rsidR="00F5651B">
        <w:t>"</w:t>
      </w:r>
      <w:r w:rsidR="00A55135">
        <w:t xml:space="preserve"> when a new release of BASIC! is installed.</w:t>
      </w:r>
      <w:r>
        <w:t xml:space="preserve"> You can access them by selecting Menu-&gt;Load. Tap the </w:t>
      </w:r>
      <w:r w:rsidR="00F5651B">
        <w:t>"</w:t>
      </w:r>
      <w:r>
        <w:t>Sample</w:t>
      </w:r>
      <w:ins w:id="6366" w:author="msammartano" w:date="2014-02-08T10:51:00Z">
        <w:r w:rsidR="00A50C6A">
          <w:t>_</w:t>
        </w:r>
      </w:ins>
      <w:del w:id="6367" w:author="msammartano" w:date="2014-02-08T10:50:00Z">
        <w:r w:rsidDel="00A50C6A">
          <w:delText xml:space="preserve"> </w:delText>
        </w:r>
      </w:del>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del w:id="6368" w:author="msammartano" w:date="2014-02-08T10:50:00Z">
        <w:r w:rsidR="005F4916" w:rsidDel="00A50C6A">
          <w:delText>/</w:delText>
        </w:r>
      </w:del>
      <w:r w:rsidR="005F4916">
        <w:t>&lt;pref base drive&gt;/</w:t>
      </w:r>
      <w:r>
        <w:t>rfo-basic/source/</w:t>
      </w:r>
      <w:r w:rsidR="00F5651B">
        <w:t>"</w:t>
      </w:r>
      <w:r>
        <w:t xml:space="preserve"> not in </w:t>
      </w:r>
      <w:r w:rsidR="00F5651B">
        <w:t>"</w:t>
      </w:r>
      <w:del w:id="6369" w:author="msammartano" w:date="2014-02-08T10:50:00Z">
        <w:r w:rsidR="005F4916" w:rsidDel="00A50C6A">
          <w:delText>/</w:delText>
        </w:r>
      </w:del>
      <w:r w:rsidR="005F4916">
        <w:t>&lt;pref base drive&gt;/</w:t>
      </w:r>
      <w:r>
        <w:t>rfo-basic/source/</w:t>
      </w:r>
      <w:del w:id="6370" w:author="msammartano" w:date="2014-02-08T10:50:00Z">
        <w:r w:rsidRPr="004A1077" w:rsidDel="00A50C6A">
          <w:delText xml:space="preserve"> </w:delText>
        </w:r>
      </w:del>
      <w:r>
        <w:t>Sample</w:t>
      </w:r>
      <w:ins w:id="6371" w:author="msammartano" w:date="2014-02-08T10:51:00Z">
        <w:r w:rsidR="00A50C6A">
          <w:t>_</w:t>
        </w:r>
      </w:ins>
      <w:del w:id="6372" w:author="msammartano" w:date="2014-02-08T10:50:00Z">
        <w:r w:rsidDel="00A50C6A">
          <w:delText xml:space="preserve"> </w:delText>
        </w:r>
      </w:del>
      <w:r>
        <w:t>Program</w:t>
      </w:r>
      <w:ins w:id="6373" w:author="msammartano" w:date="2014-02-08T10:50:00Z">
        <w:r w:rsidR="00A50C6A">
          <w:t>s</w:t>
        </w:r>
      </w:ins>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del w:id="6374" w:author="msammartano" w:date="2014-02-08T10:51:00Z">
        <w:r w:rsidR="004A1077" w:rsidRPr="004A1077" w:rsidDel="00A50C6A">
          <w:delText xml:space="preserve"> </w:delText>
        </w:r>
      </w:del>
      <w:r w:rsidR="004A1077">
        <w:t>Sample</w:t>
      </w:r>
      <w:ins w:id="6375" w:author="msammartano" w:date="2014-02-08T10:51:00Z">
        <w:r w:rsidR="00A50C6A">
          <w:t>_</w:t>
        </w:r>
      </w:ins>
      <w:del w:id="6376" w:author="msammartano" w:date="2014-02-08T10:51:00Z">
        <w:r w:rsidR="004A1077" w:rsidDel="00A50C6A">
          <w:delText xml:space="preserve"> </w:delText>
        </w:r>
      </w:del>
      <w:r w:rsidR="004A1077">
        <w:t>Program</w:t>
      </w:r>
      <w:ins w:id="6377" w:author="msammartano" w:date="2014-02-08T10:51:00Z">
        <w:r w:rsidR="00A50C6A">
          <w:t>s</w:t>
        </w:r>
      </w:ins>
      <w:del w:id="6378" w:author="msammartano" w:date="2014-02-08T10:51:00Z">
        <w:r w:rsidR="004A1077" w:rsidDel="00A50C6A">
          <w:delText xml:space="preserve"> </w:delText>
        </w:r>
      </w:del>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6379" w:name="_Toc379672081"/>
      <w:r>
        <w:lastRenderedPageBreak/>
        <w:t>Appendix C – Launcher Short</w:t>
      </w:r>
      <w:r w:rsidR="00F4023C">
        <w:t>c</w:t>
      </w:r>
      <w:r>
        <w:t>ut Tutorial</w:t>
      </w:r>
      <w:bookmarkEnd w:id="6379"/>
    </w:p>
    <w:p w:rsidR="003A734C" w:rsidRDefault="003A734C" w:rsidP="00EB1F62">
      <w:pPr>
        <w:pStyle w:val="Heading2"/>
      </w:pPr>
      <w:bookmarkStart w:id="6380" w:name="_Toc379672082"/>
      <w:r>
        <w:t>Introduction</w:t>
      </w:r>
      <w:bookmarkEnd w:id="6380"/>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del w:id="6381" w:author="msammartano" w:date="2014-02-07T17:36:00Z">
        <w:r w:rsidDel="00EF3D97">
          <w:delText xml:space="preserve"> Android Market</w:delText>
        </w:r>
      </w:del>
      <w:ins w:id="6382" w:author="msammartano" w:date="2014-02-07T17:36:00Z">
        <w:r w:rsidR="00EF3D97">
          <w:t>Google Play Store</w:t>
        </w:r>
      </w:ins>
      <w:r>
        <w:t xml:space="preserve">. </w:t>
      </w:r>
      <w:r w:rsidR="003F0EED">
        <w:t xml:space="preserve"> See Appendix D.</w:t>
      </w:r>
    </w:p>
    <w:p w:rsidR="003A734C" w:rsidRDefault="00093D70" w:rsidP="00EB1F62">
      <w:pPr>
        <w:pStyle w:val="Heading2"/>
      </w:pPr>
      <w:bookmarkStart w:id="6383" w:name="_Toc379672083"/>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6383"/>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5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602EDE">
      <w:pPr>
        <w:pStyle w:val="ListParagraph"/>
        <w:numPr>
          <w:ilvl w:val="0"/>
          <w:numId w:val="46"/>
        </w:numPr>
        <w:spacing w:after="0"/>
      </w:pPr>
      <w:r>
        <w:t>The Program File Name is Sample_Programs/f13_animations.bas</w:t>
      </w:r>
    </w:p>
    <w:p w:rsidR="00602EDE" w:rsidRDefault="00602EDE" w:rsidP="00602EDE">
      <w:pPr>
        <w:pStyle w:val="ListParagraph"/>
        <w:numPr>
          <w:ilvl w:val="0"/>
          <w:numId w:val="46"/>
        </w:numPr>
        <w:spacing w:after="0"/>
      </w:pPr>
      <w:r>
        <w:t>The Icon File Name is cartman.png</w:t>
      </w:r>
    </w:p>
    <w:p w:rsidR="00602EDE" w:rsidRDefault="00602EDE" w:rsidP="00602EDE">
      <w:pPr>
        <w:pStyle w:val="ListParagraph"/>
        <w:numPr>
          <w:ilvl w:val="0"/>
          <w:numId w:val="46"/>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6384" w:name="_Toc379672084"/>
      <w:r>
        <w:t>How to Make</w:t>
      </w:r>
      <w:r w:rsidR="00850B97" w:rsidRPr="00850B97">
        <w:t xml:space="preserve"> a Shortcut Application (newer versions of Android—Android 4.0 and later)</w:t>
      </w:r>
      <w:bookmarkEnd w:id="6384"/>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6385" w:name="_Toc379672085"/>
      <w:r>
        <w:t>What you need to know</w:t>
      </w:r>
      <w:bookmarkEnd w:id="6385"/>
    </w:p>
    <w:p w:rsidR="006A646F" w:rsidRDefault="003A734C" w:rsidP="006A646F">
      <w:pPr>
        <w:pStyle w:val="ListParagraph"/>
        <w:numPr>
          <w:ilvl w:val="0"/>
          <w:numId w:val="19"/>
        </w:numPr>
      </w:pPr>
      <w:r>
        <w:t>The icon image file must be located in the "</w:t>
      </w:r>
      <w:del w:id="6386" w:author="msammartano" w:date="2014-02-08T10:51:00Z">
        <w:r w:rsidR="005F4916" w:rsidDel="00A50C6A">
          <w:delText>/</w:delText>
        </w:r>
      </w:del>
      <w:r w:rsidR="005F4916">
        <w:t>&lt;pref base drive&gt;/</w:t>
      </w:r>
      <w:r>
        <w:t>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r>
      <w:ins w:id="6387" w:author="msammartano" w:date="2014-02-08T10:52:00Z">
        <w:r w:rsidR="00A50C6A">
          <w:t>_</w:t>
        </w:r>
      </w:ins>
      <w:del w:id="6388" w:author="msammartano" w:date="2014-02-08T10:52:00Z">
        <w:r w:rsidR="004A1077" w:rsidDel="00A50C6A">
          <w:delText>s</w:delText>
        </w:r>
      </w:del>
      <w:r w:rsidR="004A1077">
        <w:t>Program</w:t>
      </w:r>
      <w:ins w:id="6389" w:author="msammartano" w:date="2014-02-08T10:52:00Z">
        <w:r w:rsidR="00A50C6A">
          <w:t>s</w:t>
        </w:r>
      </w:ins>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w:t>
      </w:r>
      <w:del w:id="6390" w:author="msammartano" w:date="2014-02-08T10:52:00Z">
        <w:r w:rsidDel="00A50C6A">
          <w:delText xml:space="preserve"> </w:delText>
        </w:r>
      </w:del>
      <w:r>
        <w:t xml:space="preserve">"rfo-basic/data" on the </w:t>
      </w:r>
      <w:r w:rsidR="008209F2">
        <w:t>SD card</w:t>
      </w:r>
      <w:r>
        <w:t>.</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6391" w:name="_Toc379672086"/>
      <w:r>
        <w:lastRenderedPageBreak/>
        <w:t>Appendix D – Building a Standalone Application</w:t>
      </w:r>
      <w:bookmarkEnd w:id="6391"/>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833AAE" w:rsidP="006A646F">
            <w:pPr>
              <w:spacing w:after="200"/>
              <w:ind w:left="720"/>
            </w:pPr>
            <w:hyperlink r:id="rId60"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833AAE" w:rsidP="00646A5F">
            <w:pPr>
              <w:ind w:left="720"/>
            </w:pPr>
            <w:hyperlink r:id="rId61"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6392" w:name="_Toc379672087"/>
      <w:r>
        <w:t>Introduction</w:t>
      </w:r>
      <w:bookmarkEnd w:id="6392"/>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ins w:id="6393" w:author="msammartano" w:date="2014-02-07T17:09:00Z">
        <w:r w:rsidR="00692E70">
          <w:t>icon</w:t>
        </w:r>
      </w:ins>
      <w:del w:id="6394" w:author="msammartano" w:date="2014-02-07T17:09:00Z">
        <w:r w:rsidDel="00692E70">
          <w:delText>ICON</w:delText>
        </w:r>
      </w:del>
      <w:r>
        <w:t xml:space="preserve">. It may be distributed in the </w:t>
      </w:r>
      <w:del w:id="6395" w:author="msammartano" w:date="2014-02-07T17:37:00Z">
        <w:r w:rsidDel="00EF3D97">
          <w:delText>Android Market</w:delText>
        </w:r>
      </w:del>
      <w:ins w:id="6396" w:author="msammartano" w:date="2014-02-07T17:37:00Z">
        <w:r w:rsidR="00EF3D97">
          <w:t>Google Play Store</w:t>
        </w:r>
      </w:ins>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6397" w:name="_Toc379672088"/>
      <w:r>
        <w:t>License Information</w:t>
      </w:r>
      <w:bookmarkEnd w:id="6397"/>
    </w:p>
    <w:p w:rsidR="008B0429" w:rsidRDefault="008B0429" w:rsidP="00646A5F">
      <w:r>
        <w:t xml:space="preserve">BASIC! is distributed under the terms of the </w:t>
      </w:r>
      <w:hyperlink r:id="rId62"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6398" w:name="_Toc379672089"/>
      <w:r>
        <w:t>Before You Start</w:t>
      </w:r>
      <w:bookmarkEnd w:id="6398"/>
    </w:p>
    <w:p w:rsidR="008B0429" w:rsidRDefault="008B0429" w:rsidP="00646A5F">
      <w:r>
        <w:t xml:space="preserve">Run the </w:t>
      </w:r>
      <w:ins w:id="6399" w:author="msammartano" w:date="2014-02-08T10:53:00Z">
        <w:r w:rsidR="00A50C6A">
          <w:t>s</w:t>
        </w:r>
      </w:ins>
      <w:del w:id="6400" w:author="msammartano" w:date="2014-02-08T10:53:00Z">
        <w:r w:rsidDel="00A50C6A">
          <w:delText>S</w:delText>
        </w:r>
      </w:del>
      <w:r>
        <w:t xml:space="preserve">ample </w:t>
      </w:r>
      <w:del w:id="6401" w:author="msammartano" w:date="2014-02-08T10:53:00Z">
        <w:r w:rsidDel="00A50C6A">
          <w:delText>P</w:delText>
        </w:r>
      </w:del>
      <w:r>
        <w:t xml:space="preserve">rogram, </w:t>
      </w:r>
      <w:ins w:id="6402" w:author="msammartano" w:date="2014-02-08T10:54:00Z">
        <w:r w:rsidR="00A50C6A">
          <w:t>source/</w:t>
        </w:r>
      </w:ins>
      <w:del w:id="6403" w:author="msammartano" w:date="2014-02-07T17:10:00Z">
        <w:r w:rsidDel="00692E70">
          <w:delText>f99_</w:delText>
        </w:r>
      </w:del>
      <w:r w:rsidRPr="00692E7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6404" w:name="_Toc379672090"/>
      <w:r>
        <w:t>Setting Up the Development Environment</w:t>
      </w:r>
      <w:bookmarkEnd w:id="6404"/>
    </w:p>
    <w:p w:rsidR="008B0429" w:rsidRDefault="008B0429" w:rsidP="00646A5F">
      <w:pPr>
        <w:pStyle w:val="ListParagraph"/>
        <w:numPr>
          <w:ilvl w:val="0"/>
          <w:numId w:val="22"/>
        </w:numPr>
      </w:pPr>
      <w:r>
        <w:t>Download and install the latest version of the Java Development Kit (JDK). Find this by Go</w:t>
      </w:r>
      <w:ins w:id="6405" w:author="msammartano" w:date="2014-02-07T17:10:00Z">
        <w:r w:rsidR="00692E70">
          <w:t>o</w:t>
        </w:r>
      </w:ins>
      <w:del w:id="6406" w:author="msammartano" w:date="2014-02-07T17:10:00Z">
        <w:r w:rsidDel="00692E70">
          <w:delText>g</w:delText>
        </w:r>
      </w:del>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3" w:history="1">
        <w:r>
          <w:rPr>
            <w:rStyle w:val="Hyperlink"/>
          </w:rPr>
          <w:t>http://developer.android.com/sdk/index.html</w:t>
        </w:r>
      </w:hyperlink>
    </w:p>
    <w:p w:rsidR="008B0429" w:rsidRDefault="008B0429" w:rsidP="00646A5F">
      <w:pPr>
        <w:pStyle w:val="ListParagraph"/>
        <w:numPr>
          <w:ilvl w:val="0"/>
          <w:numId w:val="22"/>
        </w:numPr>
      </w:pPr>
      <w:r>
        <w:lastRenderedPageBreak/>
        <w:t xml:space="preserve">Continue with: </w:t>
      </w:r>
      <w:hyperlink r:id="rId64"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 xml:space="preserve">(Windows: If you get messages saying that nothing was installed: close the SDK Manager. Go to </w:t>
      </w:r>
      <w:r w:rsidRPr="00692E70">
        <w:rPr>
          <w:b/>
        </w:rPr>
        <w:t>Start-&gt;All Programs-&gt;Android SDK Tools</w:t>
      </w:r>
      <w:r>
        <w:t>.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5" w:history="1">
        <w:r w:rsidRPr="00300D96">
          <w:rPr>
            <w:rStyle w:val="Hyperlink"/>
          </w:rPr>
          <w:t>http://laughton.com/basic/eclipse</w:t>
        </w:r>
      </w:hyperlink>
      <w:r>
        <w:t>. Choose the 32</w:t>
      </w:r>
      <w:ins w:id="6407" w:author="msammartano" w:date="2014-02-07T17:11:00Z">
        <w:r w:rsidR="00692E70">
          <w:t>-</w:t>
        </w:r>
      </w:ins>
      <w:del w:id="6408" w:author="msammartano" w:date="2014-02-07T17:11:00Z">
        <w:r w:rsidDel="00692E70">
          <w:delText xml:space="preserve"> </w:delText>
        </w:r>
      </w:del>
      <w:r>
        <w:t>bit or 64</w:t>
      </w:r>
      <w:ins w:id="6409" w:author="msammartano" w:date="2014-02-07T17:11:00Z">
        <w:r w:rsidR="00692E70">
          <w:t>-</w:t>
        </w:r>
      </w:ins>
      <w:del w:id="6410" w:author="msammartano" w:date="2014-02-07T17:11:00Z">
        <w:r w:rsidDel="00692E70">
          <w:delText xml:space="preserve"> </w:delText>
        </w:r>
      </w:del>
      <w:r>
        <w:t>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6"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del w:id="6411" w:author="msammartano" w:date="2014-02-07T17:18:00Z">
        <w:r w:rsidR="00F5651B" w:rsidDel="00704176">
          <w:delText>"</w:delText>
        </w:r>
      </w:del>
      <w:r w:rsidRPr="00704176">
        <w:rPr>
          <w:b/>
        </w:rPr>
        <w:t>Configure the ADT</w:t>
      </w:r>
      <w:r>
        <w:t>.</w:t>
      </w:r>
      <w:del w:id="6412" w:author="msammartano" w:date="2014-02-07T17:19:00Z">
        <w:r w:rsidR="00F5651B" w:rsidDel="00704176">
          <w:delText>"</w:delText>
        </w:r>
      </w:del>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del w:id="6413" w:author="msammartano" w:date="2014-02-07T17:19:00Z">
        <w:r w:rsidR="00F5651B" w:rsidDel="00704176">
          <w:delText>"</w:delText>
        </w:r>
      </w:del>
      <w:r w:rsidRPr="00704176">
        <w:rPr>
          <w:b/>
        </w:rPr>
        <w:t>Updating the ADT</w:t>
      </w:r>
      <w:del w:id="6414" w:author="msammartano" w:date="2014-02-07T17:19:00Z">
        <w:r w:rsidR="00F5651B" w:rsidDel="00704176">
          <w:delText>"</w:delText>
        </w:r>
      </w:del>
      <w:r>
        <w:t xml:space="preserve"> and the rest of the page. </w:t>
      </w:r>
    </w:p>
    <w:p w:rsidR="008B0429" w:rsidRDefault="008B0429" w:rsidP="00646A5F">
      <w:pPr>
        <w:pStyle w:val="ListParagraph"/>
        <w:numPr>
          <w:ilvl w:val="0"/>
          <w:numId w:val="22"/>
        </w:numPr>
        <w:spacing w:after="240"/>
      </w:pPr>
      <w:r>
        <w:t xml:space="preserve">Change API level checking from Error to </w:t>
      </w:r>
      <w:del w:id="6415" w:author="msammartano" w:date="2014-02-07T17:12:00Z">
        <w:r w:rsidDel="00692E70">
          <w:delText>w</w:delText>
        </w:r>
      </w:del>
      <w:ins w:id="6416" w:author="msammartano" w:date="2014-02-07T17:12:00Z">
        <w:r w:rsidR="00692E70">
          <w:t>W</w:t>
        </w:r>
      </w:ins>
      <w:r>
        <w:t>arning:</w:t>
      </w:r>
    </w:p>
    <w:p w:rsidR="008B0429" w:rsidRDefault="008B0429" w:rsidP="00646A5F">
      <w:pPr>
        <w:pStyle w:val="ListParagraph"/>
        <w:numPr>
          <w:ilvl w:val="1"/>
          <w:numId w:val="22"/>
        </w:numPr>
        <w:spacing w:after="0"/>
      </w:pPr>
      <w:r>
        <w:t xml:space="preserve">Select </w:t>
      </w:r>
      <w:r w:rsidRPr="00704176">
        <w:rPr>
          <w:b/>
        </w:rPr>
        <w:t>Window-&gt;Preferences-&gt;Android-&gt;Li</w:t>
      </w:r>
      <w:r w:rsidR="00AF673E" w:rsidRPr="00704176">
        <w:rPr>
          <w:b/>
        </w:rPr>
        <w:t>s</w:t>
      </w:r>
      <w:r w:rsidRPr="00704176">
        <w:rPr>
          <w:b/>
        </w:rPr>
        <w:t>t Error Checking</w:t>
      </w:r>
    </w:p>
    <w:p w:rsidR="008B0429" w:rsidRDefault="008B0429" w:rsidP="00646A5F">
      <w:pPr>
        <w:pStyle w:val="ListParagraph"/>
        <w:numPr>
          <w:ilvl w:val="1"/>
          <w:numId w:val="22"/>
        </w:numPr>
        <w:spacing w:after="0"/>
      </w:pPr>
      <w:r>
        <w:t xml:space="preserve">Find </w:t>
      </w:r>
      <w:del w:id="6417" w:author="msammartano" w:date="2014-02-07T17:19:00Z">
        <w:r w:rsidDel="00704176">
          <w:delText>"</w:delText>
        </w:r>
      </w:del>
      <w:r w:rsidRPr="00704176">
        <w:rPr>
          <w:b/>
        </w:rPr>
        <w:t>NewAp</w:t>
      </w:r>
      <w:ins w:id="6418" w:author="msammartano" w:date="2014-02-07T17:12:00Z">
        <w:r w:rsidR="00692E70" w:rsidRPr="00704176">
          <w:rPr>
            <w:b/>
          </w:rPr>
          <w:t>i</w:t>
        </w:r>
      </w:ins>
      <w:del w:id="6419" w:author="msammartano" w:date="2014-02-07T17:12:00Z">
        <w:r w:rsidDel="00692E70">
          <w:delText>I</w:delText>
        </w:r>
      </w:del>
      <w:del w:id="6420" w:author="msammartano" w:date="2014-02-07T17:19:00Z">
        <w:r w:rsidDel="00704176">
          <w:delText>"</w:delText>
        </w:r>
      </w:del>
      <w:r>
        <w:t xml:space="preserve"> and click on it.</w:t>
      </w:r>
    </w:p>
    <w:p w:rsidR="008B0429" w:rsidRDefault="008B0429" w:rsidP="00646A5F">
      <w:pPr>
        <w:pStyle w:val="ListParagraph"/>
        <w:numPr>
          <w:ilvl w:val="1"/>
          <w:numId w:val="22"/>
        </w:numPr>
        <w:spacing w:after="0"/>
      </w:pPr>
      <w:r>
        <w:t xml:space="preserve">In the dropdown list, change the Severity from Error to </w:t>
      </w:r>
      <w:del w:id="6421" w:author="msammartano" w:date="2014-02-07T17:12:00Z">
        <w:r w:rsidDel="00692E70">
          <w:delText>w</w:delText>
        </w:r>
      </w:del>
      <w:ins w:id="6422" w:author="msammartano" w:date="2014-02-07T17:12:00Z">
        <w:r w:rsidR="00692E70">
          <w:t>W</w:t>
        </w:r>
      </w:ins>
      <w:r>
        <w:t>arning.</w:t>
      </w:r>
    </w:p>
    <w:p w:rsidR="008B0429" w:rsidRDefault="008B0429" w:rsidP="00646A5F">
      <w:pPr>
        <w:pStyle w:val="ListParagraph"/>
        <w:numPr>
          <w:ilvl w:val="1"/>
          <w:numId w:val="22"/>
        </w:numPr>
        <w:spacing w:after="0"/>
      </w:pPr>
      <w:del w:id="6423" w:author="msammartano" w:date="2014-02-07T17:13:00Z">
        <w:r w:rsidDel="00692E70">
          <w:delText>Tap</w:delText>
        </w:r>
      </w:del>
      <w:ins w:id="6424" w:author="msammartano" w:date="2014-02-07T17:13:00Z">
        <w:r w:rsidR="00692E70">
          <w:t>Click</w:t>
        </w:r>
      </w:ins>
      <w:r>
        <w:t xml:space="preserve"> </w:t>
      </w:r>
      <w:r w:rsidRPr="00704176">
        <w:rPr>
          <w:b/>
        </w:rPr>
        <w:t>Apply</w:t>
      </w:r>
    </w:p>
    <w:p w:rsidR="00692E70" w:rsidRDefault="00692E70" w:rsidP="00692E70">
      <w:pPr>
        <w:pStyle w:val="Heading2"/>
        <w:rPr>
          <w:ins w:id="6425" w:author="msammartano" w:date="2014-02-07T17:13:00Z"/>
        </w:rPr>
      </w:pPr>
      <w:bookmarkStart w:id="6426" w:name="_Toc379672091"/>
      <w:ins w:id="6427" w:author="msammartano" w:date="2014-02-07T17:13:00Z">
        <w:r>
          <w:t>Download the BASIC! Source Code from the GitHub Repository</w:t>
        </w:r>
        <w:bookmarkEnd w:id="6426"/>
      </w:ins>
    </w:p>
    <w:p w:rsidR="00692E70" w:rsidRDefault="00692E70" w:rsidP="00692E70">
      <w:pPr>
        <w:pStyle w:val="ListParagraph"/>
        <w:numPr>
          <w:ilvl w:val="0"/>
          <w:numId w:val="47"/>
        </w:numPr>
        <w:rPr>
          <w:ins w:id="6428" w:author="msammartano" w:date="2014-02-07T17:13:00Z"/>
        </w:rPr>
      </w:pPr>
      <w:ins w:id="6429" w:author="msammartano" w:date="2014-02-07T17:13:00Z">
        <w:r>
          <w:t xml:space="preserve">Go to: </w:t>
        </w:r>
        <w:r w:rsidR="00833AAE">
          <w:fldChar w:fldCharType="begin"/>
        </w:r>
        <w:r>
          <w:instrText>HYPERLINK "https://github.com/RFO-BASIC/Basic"</w:instrText>
        </w:r>
        <w:r w:rsidR="00833AAE">
          <w:fldChar w:fldCharType="separate"/>
        </w:r>
        <w:r w:rsidRPr="005A2BCC">
          <w:rPr>
            <w:rStyle w:val="Hyperlink"/>
          </w:rPr>
          <w:t>https://github.com/RFO-BASIC/Basic</w:t>
        </w:r>
        <w:r w:rsidR="00833AAE">
          <w:fldChar w:fldCharType="end"/>
        </w:r>
        <w:r>
          <w:t>.</w:t>
        </w:r>
      </w:ins>
    </w:p>
    <w:p w:rsidR="00692E70" w:rsidRDefault="00692E70" w:rsidP="00692E70">
      <w:pPr>
        <w:pStyle w:val="ListParagraph"/>
        <w:numPr>
          <w:ilvl w:val="0"/>
          <w:numId w:val="47"/>
        </w:numPr>
        <w:rPr>
          <w:ins w:id="6430" w:author="msammartano" w:date="2014-02-07T17:13:00Z"/>
        </w:rPr>
      </w:pPr>
      <w:ins w:id="6431" w:author="msammartano" w:date="2014-02-07T17:13:00Z">
        <w:r>
          <w:t>Find the branch/tag selection button:</w:t>
        </w:r>
        <w:r w:rsidR="000B4495">
          <w:rPr>
            <w:noProof/>
          </w:rPr>
          <w:drawing>
            <wp:inline distT="0" distB="0" distL="0" distR="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t>to select the tagged release version you want. If you do not select a tag, you will get the source for the latest development build. The latest development is not guaranteed to be stable.</w:t>
        </w:r>
      </w:ins>
    </w:p>
    <w:p w:rsidR="00692E70" w:rsidRDefault="00692E70" w:rsidP="00692E70">
      <w:pPr>
        <w:pStyle w:val="ListParagraph"/>
        <w:numPr>
          <w:ilvl w:val="0"/>
          <w:numId w:val="47"/>
        </w:numPr>
        <w:rPr>
          <w:ins w:id="6432" w:author="msammartano" w:date="2014-02-07T17:13:00Z"/>
        </w:rPr>
      </w:pPr>
      <w:ins w:id="6433" w:author="msammartano" w:date="2014-02-07T17:13:00Z">
        <w:r>
          <w:t xml:space="preserve">Click the </w:t>
        </w:r>
      </w:ins>
      <w:ins w:id="6434" w:author="msammartano" w:date="2014-02-07T18:06:00Z">
        <w:r w:rsidR="007E28D7">
          <w:t>"</w:t>
        </w:r>
      </w:ins>
      <w:ins w:id="6435" w:author="msammartano" w:date="2014-02-07T17:13:00Z">
        <w:r>
          <w:t>Download ZIP</w:t>
        </w:r>
      </w:ins>
      <w:ins w:id="6436" w:author="msammartano" w:date="2014-02-07T18:06:00Z">
        <w:r w:rsidR="007E28D7">
          <w:t>"</w:t>
        </w:r>
      </w:ins>
      <w:ins w:id="6437" w:author="msammartano" w:date="2014-02-07T17:13:00Z">
        <w:r>
          <w:t xml:space="preserve"> button:</w:t>
        </w:r>
        <w:r w:rsidR="000B4495">
          <w:rPr>
            <w:noProof/>
          </w:rPr>
          <w:drawing>
            <wp:inline distT="0" distB="0" distL="0" distR="0">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The name of the downloaded ZIP file depends on which tag you selected in the previous step.</w:t>
        </w:r>
      </w:ins>
    </w:p>
    <w:p w:rsidR="00692E70" w:rsidRPr="007D4868" w:rsidRDefault="00692E70" w:rsidP="00692E70">
      <w:pPr>
        <w:pStyle w:val="ListParagraph"/>
        <w:numPr>
          <w:ilvl w:val="0"/>
          <w:numId w:val="47"/>
        </w:numPr>
        <w:rPr>
          <w:ins w:id="6438" w:author="msammartano" w:date="2014-02-07T17:13:00Z"/>
        </w:rPr>
      </w:pPr>
      <w:ins w:id="6439" w:author="msammartano" w:date="2014-02-07T17:13:00Z">
        <w:r>
          <w:t xml:space="preserve">Put the unzipped source files into a folder.  For this exercise, name the folder </w:t>
        </w:r>
      </w:ins>
      <w:ins w:id="6440" w:author="msammartano" w:date="2014-02-07T18:06:00Z">
        <w:r w:rsidR="007E28D7">
          <w:t>"</w:t>
        </w:r>
      </w:ins>
      <w:ins w:id="6441" w:author="msammartano" w:date="2014-02-07T17:13:00Z">
        <w:r>
          <w:t>Cats</w:t>
        </w:r>
      </w:ins>
      <w:ins w:id="6442" w:author="msammartano" w:date="2014-02-07T18:06:00Z">
        <w:r w:rsidR="007E28D7">
          <w:t>"</w:t>
        </w:r>
      </w:ins>
      <w:ins w:id="6443" w:author="msammartano" w:date="2014-02-07T17:13:00Z">
        <w:r>
          <w:t>.  You should use a different folder for each new APK that you create.</w:t>
        </w:r>
      </w:ins>
    </w:p>
    <w:p w:rsidR="00692E70" w:rsidRPr="00027274" w:rsidRDefault="00692E70" w:rsidP="00692E70">
      <w:pPr>
        <w:jc w:val="center"/>
        <w:rPr>
          <w:ins w:id="6444" w:author="msammartano" w:date="2014-02-07T17:13:00Z"/>
          <w:rFonts w:asciiTheme="majorHAnsi" w:hAnsiTheme="majorHAnsi"/>
          <w:sz w:val="24"/>
          <w:szCs w:val="24"/>
        </w:rPr>
      </w:pPr>
      <w:ins w:id="6445" w:author="msammartano" w:date="2014-02-07T17:13:00Z">
        <w:r w:rsidRPr="00027274">
          <w:rPr>
            <w:rFonts w:asciiTheme="majorHAnsi" w:hAnsiTheme="majorHAnsi"/>
            <w:sz w:val="24"/>
            <w:szCs w:val="24"/>
          </w:rPr>
          <w:t>– OR –</w:t>
        </w:r>
      </w:ins>
    </w:p>
    <w:p w:rsidR="00692E70" w:rsidRDefault="00692E70" w:rsidP="00692E70">
      <w:pPr>
        <w:pStyle w:val="Heading2"/>
        <w:rPr>
          <w:ins w:id="6446" w:author="msammartano" w:date="2014-02-07T17:13:00Z"/>
        </w:rPr>
      </w:pPr>
      <w:bookmarkStart w:id="6447" w:name="_Toc379672092"/>
      <w:ins w:id="6448" w:author="msammartano" w:date="2014-02-07T17:13:00Z">
        <w:r>
          <w:t>Download the BASIC! Source Code from the Legacy Archive</w:t>
        </w:r>
        <w:bookmarkEnd w:id="6447"/>
      </w:ins>
    </w:p>
    <w:p w:rsidR="008B0429" w:rsidDel="00692E70" w:rsidRDefault="008B0429" w:rsidP="00EB1F62">
      <w:pPr>
        <w:pStyle w:val="Heading2"/>
        <w:rPr>
          <w:del w:id="6449" w:author="msammartano" w:date="2014-02-07T17:13:00Z"/>
        </w:rPr>
      </w:pPr>
      <w:del w:id="6450" w:author="msammartano" w:date="2014-02-07T17:13:00Z">
        <w:r w:rsidDel="00692E70">
          <w:delText>Download the BASIC! Source Code</w:delText>
        </w:r>
      </w:del>
    </w:p>
    <w:p w:rsidR="008B0429" w:rsidRDefault="008B0429" w:rsidP="00F52744">
      <w:pPr>
        <w:pStyle w:val="ListParagraph"/>
        <w:numPr>
          <w:ilvl w:val="0"/>
          <w:numId w:val="24"/>
        </w:numPr>
      </w:pPr>
      <w:r>
        <w:t xml:space="preserve">Go to: </w:t>
      </w:r>
      <w:hyperlink r:id="rId69"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lastRenderedPageBreak/>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Del="00692E70" w:rsidRDefault="008B0429" w:rsidP="00F52744">
      <w:pPr>
        <w:pStyle w:val="ListParagraph"/>
        <w:numPr>
          <w:ilvl w:val="0"/>
          <w:numId w:val="24"/>
        </w:numPr>
        <w:rPr>
          <w:del w:id="6451" w:author="msammartano" w:date="2014-02-07T17:16:00Z"/>
        </w:rPr>
      </w:pPr>
      <w:del w:id="6452" w:author="msammartano" w:date="2014-02-07T17:16:00Z">
        <w:r w:rsidDel="00692E70">
          <w:delText>Unzip this file into a folder named, for example, CatsApp.  You should use a different folder for each new APK that you create from Basic.zip.</w:delText>
        </w:r>
      </w:del>
    </w:p>
    <w:p w:rsidR="00692E70" w:rsidRDefault="00692E70" w:rsidP="00692E70">
      <w:pPr>
        <w:pStyle w:val="ListParagraph"/>
        <w:numPr>
          <w:ilvl w:val="0"/>
          <w:numId w:val="24"/>
        </w:numPr>
        <w:rPr>
          <w:ins w:id="6453" w:author="msammartano" w:date="2014-02-07T17:16:00Z"/>
        </w:rPr>
      </w:pPr>
      <w:ins w:id="6454" w:author="msammartano" w:date="2014-02-07T17:16:00Z">
        <w:r>
          <w:t>Older versions of this file contain only the BASIC! source code.  More recent versions also contain a copy of the Android-loadable Basic.apk file and a copy of this manual.</w:t>
        </w:r>
      </w:ins>
    </w:p>
    <w:p w:rsidR="00692E70" w:rsidRDefault="00692E70" w:rsidP="00692E70">
      <w:pPr>
        <w:pStyle w:val="ListParagraph"/>
        <w:numPr>
          <w:ilvl w:val="0"/>
          <w:numId w:val="24"/>
        </w:numPr>
        <w:rPr>
          <w:ins w:id="6455" w:author="msammartano" w:date="2014-02-07T17:16:00Z"/>
        </w:rPr>
      </w:pPr>
      <w:ins w:id="6456" w:author="msammartano" w:date="2014-02-07T17:16:00Z">
        <w:r>
          <w:t xml:space="preserve">Put the unzipped source files into a folder.  For this exercise, name the folder </w:t>
        </w:r>
      </w:ins>
      <w:ins w:id="6457" w:author="msammartano" w:date="2014-02-07T18:06:00Z">
        <w:r w:rsidR="007E28D7">
          <w:t>"</w:t>
        </w:r>
      </w:ins>
      <w:ins w:id="6458" w:author="msammartano" w:date="2014-02-07T17:16:00Z">
        <w:r>
          <w:t>Cats</w:t>
        </w:r>
      </w:ins>
      <w:ins w:id="6459" w:author="msammartano" w:date="2014-02-07T18:06:00Z">
        <w:r w:rsidR="007E28D7">
          <w:t>"</w:t>
        </w:r>
      </w:ins>
      <w:ins w:id="6460" w:author="msammartano" w:date="2014-02-07T17:16:00Z">
        <w:r>
          <w:t>.  You should use a different folder for each new APK that you create.</w:t>
        </w:r>
      </w:ins>
    </w:p>
    <w:p w:rsidR="00692E70" w:rsidRPr="004F733A" w:rsidRDefault="00692E70" w:rsidP="00692E70">
      <w:pPr>
        <w:ind w:left="360"/>
        <w:rPr>
          <w:ins w:id="6461" w:author="msammartano" w:date="2014-02-07T17:16:00Z"/>
        </w:rPr>
      </w:pPr>
      <w:ins w:id="6462" w:author="msammartano" w:date="2014-02-07T17:16:00Z">
        <w:r>
          <w:t xml:space="preserve">Note: In the remainder of this tutorial, we assume our application is about cats, thus we are using the name "Cats".  </w:t>
        </w:r>
      </w:ins>
      <w:ins w:id="6463" w:author="msammartano" w:date="2014-02-07T17:17:00Z">
        <w:r>
          <w:t>For</w:t>
        </w:r>
      </w:ins>
      <w:ins w:id="6464" w:author="msammartano" w:date="2014-02-07T17:16:00Z">
        <w:r>
          <w:t xml:space="preserve"> you</w:t>
        </w:r>
      </w:ins>
      <w:ins w:id="6465" w:author="msammartano" w:date="2014-02-07T17:17:00Z">
        <w:r>
          <w:t>r</w:t>
        </w:r>
      </w:ins>
      <w:ins w:id="6466" w:author="msammartano" w:date="2014-02-07T17:16:00Z">
        <w:r>
          <w:t xml:space="preserve"> own APK, </w:t>
        </w:r>
      </w:ins>
      <w:ins w:id="6467" w:author="msammartano" w:date="2014-02-07T17:17:00Z">
        <w:r>
          <w:t xml:space="preserve">you should </w:t>
        </w:r>
      </w:ins>
      <w:ins w:id="6468" w:author="msammartano" w:date="2014-02-07T17:16:00Z">
        <w:r>
          <w:t>choose a name that matches your application.</w:t>
        </w:r>
      </w:ins>
    </w:p>
    <w:p w:rsidR="008B0429" w:rsidRDefault="008B0429" w:rsidP="00EB1F62">
      <w:pPr>
        <w:pStyle w:val="Heading2"/>
      </w:pPr>
      <w:bookmarkStart w:id="6469" w:name="_Toc379672093"/>
      <w:r>
        <w:t>Create a New Project in Eclipse</w:t>
      </w:r>
      <w:bookmarkEnd w:id="6469"/>
    </w:p>
    <w:p w:rsidR="00704176" w:rsidRDefault="00704176" w:rsidP="00704176">
      <w:pPr>
        <w:pStyle w:val="ListParagraph"/>
        <w:numPr>
          <w:ilvl w:val="0"/>
          <w:numId w:val="25"/>
        </w:numPr>
        <w:rPr>
          <w:ins w:id="6470" w:author="msammartano" w:date="2014-02-07T17:24:00Z"/>
        </w:rPr>
      </w:pPr>
      <w:ins w:id="6471" w:author="msammartano" w:date="2014-02-07T17:24:00Z">
        <w:r>
          <w:t xml:space="preserve">Select: </w:t>
        </w:r>
        <w:r w:rsidRPr="00754F08">
          <w:rPr>
            <w:b/>
          </w:rPr>
          <w:t>File -&gt; New -&gt; Project…-&gt;Android-&gt;Android Project from Existing Code</w:t>
        </w:r>
        <w:r>
          <w:t>.</w:t>
        </w:r>
      </w:ins>
    </w:p>
    <w:p w:rsidR="00704176" w:rsidRDefault="00704176" w:rsidP="00704176">
      <w:pPr>
        <w:pStyle w:val="ListParagraph"/>
        <w:numPr>
          <w:ilvl w:val="0"/>
          <w:numId w:val="25"/>
        </w:numPr>
        <w:rPr>
          <w:ins w:id="6472" w:author="msammartano" w:date="2014-02-07T17:24:00Z"/>
        </w:rPr>
      </w:pPr>
      <w:ins w:id="6473" w:author="msammartano" w:date="2014-02-07T17:24:00Z">
        <w:r>
          <w:t xml:space="preserve">In the </w:t>
        </w:r>
        <w:r w:rsidRPr="00754F08">
          <w:rPr>
            <w:b/>
          </w:rPr>
          <w:t>Import Projects</w:t>
        </w:r>
        <w:r>
          <w:t xml:space="preserve"> dialog box, browse to the folder where you put the BASIC! source files.</w:t>
        </w:r>
      </w:ins>
    </w:p>
    <w:p w:rsidR="00704176" w:rsidRDefault="00704176" w:rsidP="00704176">
      <w:pPr>
        <w:pStyle w:val="ListParagraph"/>
        <w:numPr>
          <w:ilvl w:val="0"/>
          <w:numId w:val="25"/>
        </w:numPr>
        <w:rPr>
          <w:ins w:id="6474" w:author="msammartano" w:date="2014-02-07T17:24:00Z"/>
        </w:rPr>
      </w:pPr>
      <w:ins w:id="6475" w:author="msammartano" w:date="2014-02-07T17:24:00Z">
        <w:r>
          <w:t xml:space="preserve">Under </w:t>
        </w:r>
        <w:r w:rsidRPr="00754F08">
          <w:rPr>
            <w:b/>
          </w:rPr>
          <w:t>Projects to Import</w:t>
        </w:r>
        <w:r>
          <w:t>, click the project you are importing.  Make sure it is checked.</w:t>
        </w:r>
      </w:ins>
    </w:p>
    <w:p w:rsidR="00704176" w:rsidRDefault="00704176" w:rsidP="00704176">
      <w:pPr>
        <w:pStyle w:val="ListParagraph"/>
        <w:numPr>
          <w:ilvl w:val="0"/>
          <w:numId w:val="25"/>
        </w:numPr>
        <w:rPr>
          <w:ins w:id="6476" w:author="msammartano" w:date="2014-02-07T17:24:00Z"/>
        </w:rPr>
      </w:pPr>
      <w:ins w:id="6477" w:author="msammartano" w:date="2014-02-07T17:24:00Z">
        <w:r>
          <w:t xml:space="preserve">Under </w:t>
        </w:r>
        <w:r w:rsidRPr="00754F08">
          <w:rPr>
            <w:b/>
          </w:rPr>
          <w:t>New Project Name</w:t>
        </w:r>
        <w:r>
          <w:t xml:space="preserve">, change the project name from </w:t>
        </w:r>
      </w:ins>
      <w:ins w:id="6478" w:author="msammartano" w:date="2014-02-07T18:06:00Z">
        <w:r w:rsidR="007E28D7">
          <w:t>"</w:t>
        </w:r>
      </w:ins>
      <w:ins w:id="6479" w:author="msammartano" w:date="2014-02-07T17:24:00Z">
        <w:r>
          <w:t>Basic</w:t>
        </w:r>
      </w:ins>
      <w:ins w:id="6480" w:author="msammartano" w:date="2014-02-07T18:06:00Z">
        <w:r w:rsidR="007E28D7">
          <w:t>"</w:t>
        </w:r>
      </w:ins>
      <w:ins w:id="6481" w:author="msammartano" w:date="2014-02-07T17:24:00Z">
        <w:r>
          <w:t xml:space="preserve"> to </w:t>
        </w:r>
      </w:ins>
      <w:ins w:id="6482" w:author="msammartano" w:date="2014-02-07T18:06:00Z">
        <w:r w:rsidR="007E28D7">
          <w:t>"</w:t>
        </w:r>
      </w:ins>
      <w:ins w:id="6483" w:author="msammartano" w:date="2014-02-07T17:24:00Z">
        <w:r>
          <w:t>Cats</w:t>
        </w:r>
      </w:ins>
      <w:ins w:id="6484" w:author="msammartano" w:date="2014-02-07T18:06:00Z">
        <w:r w:rsidR="007E28D7">
          <w:t>"</w:t>
        </w:r>
      </w:ins>
      <w:ins w:id="6485" w:author="msammartano" w:date="2014-02-07T17:24:00Z">
        <w:r>
          <w:t xml:space="preserve">.  Click </w:t>
        </w:r>
        <w:r w:rsidRPr="00754F08">
          <w:rPr>
            <w:b/>
          </w:rPr>
          <w:t>Finish</w:t>
        </w:r>
        <w:r>
          <w:t>.</w:t>
        </w:r>
      </w:ins>
    </w:p>
    <w:p w:rsidR="00704176" w:rsidRDefault="00704176" w:rsidP="00704176">
      <w:pPr>
        <w:pStyle w:val="ListParagraph"/>
        <w:numPr>
          <w:ilvl w:val="0"/>
          <w:numId w:val="25"/>
        </w:numPr>
        <w:rPr>
          <w:ins w:id="6486" w:author="msammartano" w:date="2014-02-07T17:24:00Z"/>
        </w:rPr>
      </w:pPr>
      <w:ins w:id="6487" w:author="msammartano" w:date="2014-02-07T17:24:00Z">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ins>
    </w:p>
    <w:p w:rsidR="00704176" w:rsidRDefault="00704176" w:rsidP="00704176">
      <w:pPr>
        <w:pStyle w:val="ListParagraph"/>
        <w:numPr>
          <w:ilvl w:val="0"/>
          <w:numId w:val="25"/>
        </w:numPr>
        <w:rPr>
          <w:ins w:id="6488" w:author="msammartano" w:date="2014-02-07T17:24:00Z"/>
        </w:rPr>
      </w:pPr>
      <w:ins w:id="6489" w:author="msammartano" w:date="2014-02-07T17:24:00Z">
        <w:r>
          <w:t xml:space="preserve">In the Properties dialog box, select </w:t>
        </w:r>
        <w:r w:rsidRPr="00754F08">
          <w:rPr>
            <w:b/>
          </w:rPr>
          <w:t>Android</w:t>
        </w:r>
        <w:r>
          <w:t>:</w:t>
        </w:r>
        <w:r w:rsidRPr="007E338C">
          <w:t xml:space="preserve"> </w:t>
        </w:r>
        <w:r w:rsidR="000B4495">
          <w:rPr>
            <w:noProof/>
          </w:rPr>
          <w:drawing>
            <wp:inline distT="0" distB="0" distL="0" distR="0">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ins>
    </w:p>
    <w:p w:rsidR="00704176" w:rsidRDefault="00704176" w:rsidP="00704176">
      <w:pPr>
        <w:pStyle w:val="ListParagraph"/>
        <w:numPr>
          <w:ilvl w:val="0"/>
          <w:numId w:val="25"/>
        </w:numPr>
        <w:rPr>
          <w:ins w:id="6490" w:author="msammartano" w:date="2014-02-07T17:24:00Z"/>
        </w:rPr>
      </w:pPr>
      <w:ins w:id="6491" w:author="msammartano" w:date="2014-02-07T17:24:00Z">
        <w:r>
          <w:t>Check the highest level of the Android OS available in this list. Do this without regard to the level of OS in your device(s).</w:t>
        </w:r>
      </w:ins>
    </w:p>
    <w:p w:rsidR="00704176" w:rsidRDefault="00704176" w:rsidP="00704176">
      <w:pPr>
        <w:pStyle w:val="ListParagraph"/>
        <w:numPr>
          <w:ilvl w:val="0"/>
          <w:numId w:val="25"/>
        </w:numPr>
        <w:spacing w:after="240"/>
        <w:rPr>
          <w:ins w:id="6492" w:author="msammartano" w:date="2014-02-07T17:24:00Z"/>
        </w:rPr>
      </w:pPr>
      <w:ins w:id="6493" w:author="msammartano" w:date="2014-02-07T17:24:00Z">
        <w:r>
          <w:t xml:space="preserve">Click </w:t>
        </w:r>
        <w:r w:rsidRPr="00754F08">
          <w:rPr>
            <w:b/>
          </w:rPr>
          <w:t>Apply</w:t>
        </w:r>
        <w:r>
          <w:t xml:space="preserve"> then </w:t>
        </w:r>
        <w:r w:rsidRPr="00754F08">
          <w:rPr>
            <w:b/>
          </w:rPr>
          <w:t>OK</w:t>
        </w:r>
        <w:r>
          <w:t>.</w:t>
        </w:r>
      </w:ins>
    </w:p>
    <w:p w:rsidR="00704176" w:rsidRDefault="00704176" w:rsidP="00704176">
      <w:pPr>
        <w:pStyle w:val="ListParagraph"/>
        <w:numPr>
          <w:ilvl w:val="0"/>
          <w:numId w:val="25"/>
        </w:numPr>
        <w:spacing w:after="240"/>
        <w:rPr>
          <w:ins w:id="6494" w:author="msammartano" w:date="2014-02-07T17:24:00Z"/>
        </w:rPr>
      </w:pPr>
      <w:ins w:id="6495" w:author="msammartano" w:date="2014-02-07T17:24:00Z">
        <w:r>
          <w:t xml:space="preserve">From the menu, select: </w:t>
        </w:r>
        <w:r w:rsidRPr="00754F08">
          <w:rPr>
            <w:b/>
          </w:rPr>
          <w:t>Project-&gt;Clean</w:t>
        </w:r>
        <w:r>
          <w:t>.</w:t>
        </w:r>
      </w:ins>
    </w:p>
    <w:p w:rsidR="00704176" w:rsidRDefault="00704176" w:rsidP="00704176">
      <w:pPr>
        <w:pStyle w:val="ListParagraph"/>
        <w:numPr>
          <w:ilvl w:val="0"/>
          <w:numId w:val="25"/>
        </w:numPr>
        <w:spacing w:after="240"/>
        <w:rPr>
          <w:ins w:id="6496" w:author="msammartano" w:date="2014-02-07T17:24:00Z"/>
        </w:rPr>
      </w:pPr>
      <w:ins w:id="6497" w:author="msammartano" w:date="2014-02-07T17:24:00Z">
        <w:r>
          <w:t xml:space="preserve">Check </w:t>
        </w:r>
        <w:r w:rsidRPr="00754F08">
          <w:rPr>
            <w:b/>
          </w:rPr>
          <w:t>Cats</w:t>
        </w:r>
        <w:r>
          <w:t>.</w:t>
        </w:r>
      </w:ins>
    </w:p>
    <w:p w:rsidR="00704176" w:rsidRDefault="00704176" w:rsidP="00704176">
      <w:pPr>
        <w:pStyle w:val="ListParagraph"/>
        <w:numPr>
          <w:ilvl w:val="0"/>
          <w:numId w:val="25"/>
        </w:numPr>
        <w:spacing w:after="240"/>
        <w:rPr>
          <w:ins w:id="6498" w:author="msammartano" w:date="2014-02-07T17:24:00Z"/>
        </w:rPr>
      </w:pPr>
      <w:ins w:id="6499" w:author="msammartano" w:date="2014-02-07T17:24:00Z">
        <w:r>
          <w:t xml:space="preserve">Click </w:t>
        </w:r>
        <w:r w:rsidRPr="00754F08">
          <w:rPr>
            <w:b/>
          </w:rPr>
          <w:t>OK</w:t>
        </w:r>
        <w:r>
          <w:t>.</w:t>
        </w:r>
      </w:ins>
    </w:p>
    <w:p w:rsidR="008B0429" w:rsidDel="00704176" w:rsidRDefault="008B0429" w:rsidP="00F52744">
      <w:pPr>
        <w:pStyle w:val="ListParagraph"/>
        <w:numPr>
          <w:ilvl w:val="0"/>
          <w:numId w:val="25"/>
        </w:numPr>
        <w:rPr>
          <w:del w:id="6500" w:author="msammartano" w:date="2014-02-07T17:23:00Z"/>
        </w:rPr>
      </w:pPr>
      <w:del w:id="6501" w:author="msammartano" w:date="2014-02-07T17:23:00Z">
        <w:r w:rsidDel="00704176">
          <w:delText>Select: File -&gt; New -&gt; Project…-&gt;Android-&gt;Android Project from Existing Code</w:delText>
        </w:r>
      </w:del>
    </w:p>
    <w:p w:rsidR="008B0429" w:rsidDel="00704176" w:rsidRDefault="008B0429" w:rsidP="00F52744">
      <w:pPr>
        <w:pStyle w:val="ListParagraph"/>
        <w:numPr>
          <w:ilvl w:val="0"/>
          <w:numId w:val="25"/>
        </w:numPr>
        <w:rPr>
          <w:del w:id="6502" w:author="msammartano" w:date="2014-02-07T17:23:00Z"/>
        </w:rPr>
      </w:pPr>
      <w:del w:id="6503" w:author="msammartano" w:date="2014-02-07T17:23:00Z">
        <w:r w:rsidDel="00704176">
          <w:delText>In the Import Projects dialog box, browse to the CatsApp folder(directory) than contains the unzipped Basic folder.</w:delText>
        </w:r>
      </w:del>
    </w:p>
    <w:p w:rsidR="008B0429" w:rsidDel="00704176" w:rsidRDefault="008B0429" w:rsidP="00F52744">
      <w:pPr>
        <w:pStyle w:val="ListParagraph"/>
        <w:numPr>
          <w:ilvl w:val="0"/>
          <w:numId w:val="25"/>
        </w:numPr>
        <w:rPr>
          <w:del w:id="6504" w:author="msammartano" w:date="2014-02-07T17:23:00Z"/>
        </w:rPr>
      </w:pPr>
      <w:del w:id="6505" w:author="msammartano" w:date="2014-02-07T17:23:00Z">
        <w:r w:rsidDel="00704176">
          <w:delText>Check the project: com.rfo.myapp.Basic. Do not check any other boxes. Click Finish.</w:delText>
        </w:r>
      </w:del>
    </w:p>
    <w:p w:rsidR="008B0429" w:rsidDel="00704176" w:rsidRDefault="008B0429" w:rsidP="00F52744">
      <w:pPr>
        <w:pStyle w:val="ListParagraph"/>
        <w:numPr>
          <w:ilvl w:val="0"/>
          <w:numId w:val="25"/>
        </w:numPr>
        <w:rPr>
          <w:del w:id="6506" w:author="msammartano" w:date="2014-02-07T17:23:00Z"/>
        </w:rPr>
      </w:pPr>
      <w:del w:id="6507" w:author="msammartano" w:date="2014-02-07T17:23:00Z">
        <w:r w:rsidDel="00704176">
          <w:delText xml:space="preserve">In the Package Explorer window on the left, right click on com.rfo.basic.Basic.  </w:delText>
        </w:r>
      </w:del>
    </w:p>
    <w:p w:rsidR="008B0429" w:rsidDel="00704176" w:rsidRDefault="008B0429" w:rsidP="00F52744">
      <w:pPr>
        <w:pStyle w:val="ListParagraph"/>
        <w:numPr>
          <w:ilvl w:val="0"/>
          <w:numId w:val="25"/>
        </w:numPr>
        <w:rPr>
          <w:del w:id="6508" w:author="msammartano" w:date="2014-02-07T17:23:00Z"/>
        </w:rPr>
      </w:pPr>
      <w:del w:id="6509" w:author="msammartano" w:date="2014-02-07T17:23:00Z">
        <w:r w:rsidDel="00704176">
          <w:delText>Select Properties (at the bottom of the list).</w:delText>
        </w:r>
      </w:del>
    </w:p>
    <w:p w:rsidR="008B0429" w:rsidDel="00704176" w:rsidRDefault="000B4495" w:rsidP="00F52744">
      <w:pPr>
        <w:spacing w:after="240"/>
        <w:ind w:left="360"/>
        <w:rPr>
          <w:del w:id="6510" w:author="msammartano" w:date="2014-02-07T17:23:00Z"/>
        </w:rPr>
      </w:pPr>
      <w:del w:id="6511" w:author="msammartano" w:date="2014-02-07T17:23:00Z">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del>
    </w:p>
    <w:p w:rsidR="008B0429" w:rsidDel="00704176" w:rsidRDefault="008B0429" w:rsidP="00F52744">
      <w:pPr>
        <w:pStyle w:val="ListParagraph"/>
        <w:numPr>
          <w:ilvl w:val="0"/>
          <w:numId w:val="29"/>
        </w:numPr>
        <w:spacing w:after="240"/>
        <w:rPr>
          <w:del w:id="6512" w:author="msammartano" w:date="2014-02-07T17:23:00Z"/>
        </w:rPr>
      </w:pPr>
      <w:del w:id="6513" w:author="msammartano" w:date="2014-02-07T17:23:00Z">
        <w:r w:rsidDel="00704176">
          <w:delText>Check the highest level of the Android OS available in this list. Do this without regard to the level of OS in your device(s).</w:delText>
        </w:r>
      </w:del>
    </w:p>
    <w:p w:rsidR="008B0429" w:rsidDel="00704176" w:rsidRDefault="008B0429" w:rsidP="00F52744">
      <w:pPr>
        <w:pStyle w:val="ListParagraph"/>
        <w:numPr>
          <w:ilvl w:val="0"/>
          <w:numId w:val="29"/>
        </w:numPr>
        <w:spacing w:after="240"/>
        <w:rPr>
          <w:del w:id="6514" w:author="msammartano" w:date="2014-02-07T17:23:00Z"/>
        </w:rPr>
      </w:pPr>
      <w:del w:id="6515" w:author="msammartano" w:date="2014-02-07T17:23:00Z">
        <w:r w:rsidDel="00704176">
          <w:delText>Click Apply then OK.</w:delText>
        </w:r>
      </w:del>
    </w:p>
    <w:p w:rsidR="008B0429" w:rsidDel="00704176" w:rsidRDefault="008B0429" w:rsidP="00F52744">
      <w:pPr>
        <w:pStyle w:val="ListParagraph"/>
        <w:numPr>
          <w:ilvl w:val="0"/>
          <w:numId w:val="29"/>
        </w:numPr>
        <w:spacing w:after="240"/>
        <w:rPr>
          <w:del w:id="6516" w:author="msammartano" w:date="2014-02-07T17:23:00Z"/>
        </w:rPr>
      </w:pPr>
      <w:del w:id="6517" w:author="msammartano" w:date="2014-02-07T17:23:00Z">
        <w:r w:rsidDel="00704176">
          <w:delText xml:space="preserve">From the menu, Select: Project-&gt;Clean. </w:delText>
        </w:r>
      </w:del>
    </w:p>
    <w:p w:rsidR="008B0429" w:rsidDel="00704176" w:rsidRDefault="008B0429" w:rsidP="00F52744">
      <w:pPr>
        <w:pStyle w:val="ListParagraph"/>
        <w:numPr>
          <w:ilvl w:val="0"/>
          <w:numId w:val="29"/>
        </w:numPr>
        <w:spacing w:after="240"/>
        <w:rPr>
          <w:del w:id="6518" w:author="msammartano" w:date="2014-02-07T17:23:00Z"/>
        </w:rPr>
      </w:pPr>
      <w:del w:id="6519" w:author="msammartano" w:date="2014-02-07T17:23:00Z">
        <w:r w:rsidDel="00704176">
          <w:delText xml:space="preserve">Check </w:delText>
        </w:r>
        <w:r w:rsidR="00F5651B" w:rsidDel="00704176">
          <w:delText>"</w:delText>
        </w:r>
        <w:r w:rsidDel="00704176">
          <w:delText>com.rfo.basic.Basic</w:delText>
        </w:r>
        <w:r w:rsidR="00F5651B" w:rsidDel="00704176">
          <w:delText>"</w:delText>
        </w:r>
      </w:del>
    </w:p>
    <w:p w:rsidR="008B0429" w:rsidDel="00704176" w:rsidRDefault="008B0429" w:rsidP="00F52744">
      <w:pPr>
        <w:pStyle w:val="ListParagraph"/>
        <w:numPr>
          <w:ilvl w:val="0"/>
          <w:numId w:val="29"/>
        </w:numPr>
        <w:spacing w:after="240"/>
        <w:rPr>
          <w:del w:id="6520" w:author="msammartano" w:date="2014-02-07T17:23:00Z"/>
        </w:rPr>
      </w:pPr>
      <w:del w:id="6521" w:author="msammartano" w:date="2014-02-07T17:23:00Z">
        <w:r w:rsidDel="00704176">
          <w:delText>Tap Ok.</w:delText>
        </w:r>
      </w:del>
    </w:p>
    <w:p w:rsidR="008B0429" w:rsidRDefault="008B0429" w:rsidP="008B0429">
      <w:pPr>
        <w:spacing w:after="240"/>
      </w:pPr>
      <w:r>
        <w:t>The Basic source is now ready for making an APK.</w:t>
      </w:r>
    </w:p>
    <w:p w:rsidR="008B0429" w:rsidRDefault="008B0429" w:rsidP="00EB1F62">
      <w:pPr>
        <w:pStyle w:val="Heading2"/>
      </w:pPr>
      <w:bookmarkStart w:id="6522" w:name="_Toc379672094"/>
      <w:r>
        <w:t>Rename the package</w:t>
      </w:r>
      <w:bookmarkEnd w:id="6522"/>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704176" w:rsidRDefault="00704176" w:rsidP="00704176">
      <w:pPr>
        <w:rPr>
          <w:ins w:id="6523" w:author="msammartano" w:date="2014-02-07T17:27:00Z"/>
        </w:rPr>
      </w:pPr>
      <w:ins w:id="6524" w:author="msammartano" w:date="2014-02-07T17:27:00Z">
        <w:r>
          <w:lastRenderedPageBreak/>
          <w:t>There is an Android tool that does most of the work for you:</w:t>
        </w:r>
      </w:ins>
    </w:p>
    <w:p w:rsidR="00704176" w:rsidRDefault="00704176" w:rsidP="00704176">
      <w:pPr>
        <w:pStyle w:val="ListParagraph"/>
        <w:numPr>
          <w:ilvl w:val="0"/>
          <w:numId w:val="48"/>
        </w:numPr>
        <w:rPr>
          <w:ins w:id="6525" w:author="msammartano" w:date="2014-02-07T17:27:00Z"/>
        </w:rPr>
      </w:pPr>
      <w:ins w:id="6526" w:author="msammartano" w:date="2014-02-07T17:27:00Z">
        <w:r>
          <w:t xml:space="preserve">In the </w:t>
        </w:r>
        <w:r w:rsidRPr="00754F08">
          <w:rPr>
            <w:b/>
          </w:rPr>
          <w:t>Package Explorer</w:t>
        </w:r>
        <w:r>
          <w:t xml:space="preserve">, right-click on </w:t>
        </w:r>
        <w:r w:rsidRPr="00754F08">
          <w:rPr>
            <w:b/>
          </w:rPr>
          <w:t>Cats</w:t>
        </w:r>
        <w:r>
          <w:t xml:space="preserve"> and select</w:t>
        </w:r>
        <w:r>
          <w:br/>
        </w:r>
        <w:r w:rsidRPr="00754F08">
          <w:rPr>
            <w:b/>
          </w:rPr>
          <w:t>Android Tools -&gt; Rename Application Package</w:t>
        </w:r>
        <w:r>
          <w:t>.</w:t>
        </w:r>
      </w:ins>
    </w:p>
    <w:p w:rsidR="00704176" w:rsidRDefault="00704176" w:rsidP="00704176">
      <w:pPr>
        <w:pStyle w:val="ListParagraph"/>
        <w:numPr>
          <w:ilvl w:val="0"/>
          <w:numId w:val="48"/>
        </w:numPr>
        <w:rPr>
          <w:ins w:id="6527" w:author="msammartano" w:date="2014-02-07T17:27:00Z"/>
        </w:rPr>
      </w:pPr>
      <w:ins w:id="6528" w:author="msammartano" w:date="2014-02-07T17:27:00Z">
        <w:r>
          <w:t xml:space="preserve">Under </w:t>
        </w:r>
        <w:r w:rsidRPr="00754F08">
          <w:rPr>
            <w:b/>
          </w:rPr>
          <w:t>Enter new package name:</w:t>
        </w:r>
        <w:r>
          <w:t xml:space="preserve"> change </w:t>
        </w:r>
      </w:ins>
      <w:ins w:id="6529" w:author="msammartano" w:date="2014-02-07T18:06:00Z">
        <w:r w:rsidR="007E28D7">
          <w:t>"</w:t>
        </w:r>
      </w:ins>
      <w:ins w:id="6530" w:author="msammartano" w:date="2014-02-07T17:27:00Z">
        <w:r>
          <w:t>com.rfo.basic</w:t>
        </w:r>
      </w:ins>
      <w:ins w:id="6531" w:author="msammartano" w:date="2014-02-07T18:06:00Z">
        <w:r w:rsidR="007E28D7">
          <w:t>"</w:t>
        </w:r>
      </w:ins>
      <w:ins w:id="6532" w:author="msammartano" w:date="2014-02-07T17:27:00Z">
        <w:r>
          <w:t xml:space="preserve"> to </w:t>
        </w:r>
      </w:ins>
      <w:ins w:id="6533" w:author="msammartano" w:date="2014-02-07T18:06:00Z">
        <w:r w:rsidR="007E28D7">
          <w:t>"</w:t>
        </w:r>
      </w:ins>
      <w:ins w:id="6534" w:author="msammartano" w:date="2014-02-07T17:27:00Z">
        <w:r>
          <w:t>com.rfo.cats</w:t>
        </w:r>
      </w:ins>
      <w:ins w:id="6535" w:author="msammartano" w:date="2014-02-07T18:06:00Z">
        <w:r w:rsidR="007E28D7">
          <w:t>"</w:t>
        </w:r>
      </w:ins>
      <w:ins w:id="6536" w:author="msammartano" w:date="2014-02-07T17:27:00Z">
        <w:r>
          <w:t>.</w:t>
        </w:r>
      </w:ins>
    </w:p>
    <w:p w:rsidR="00704176" w:rsidRDefault="00704176" w:rsidP="00704176">
      <w:pPr>
        <w:pStyle w:val="ListParagraph"/>
        <w:numPr>
          <w:ilvl w:val="0"/>
          <w:numId w:val="48"/>
        </w:numPr>
        <w:rPr>
          <w:ins w:id="6537" w:author="msammartano" w:date="2014-02-07T17:27:00Z"/>
        </w:rPr>
      </w:pPr>
      <w:ins w:id="6538" w:author="msammartano" w:date="2014-02-07T17:27:00Z">
        <w:r>
          <w:t xml:space="preserve">A </w:t>
        </w:r>
        <w:r w:rsidRPr="00754F08">
          <w:rPr>
            <w:b/>
          </w:rPr>
          <w:t>Refactoring</w:t>
        </w:r>
        <w:r>
          <w:t xml:space="preserve"> window opens.  Click </w:t>
        </w:r>
        <w:r w:rsidRPr="00754F08">
          <w:rPr>
            <w:b/>
          </w:rPr>
          <w:t>Finish</w:t>
        </w:r>
        <w:r>
          <w:t>.</w:t>
        </w:r>
      </w:ins>
    </w:p>
    <w:p w:rsidR="00704176" w:rsidRDefault="00704176" w:rsidP="00704176">
      <w:pPr>
        <w:pStyle w:val="ListParagraph"/>
        <w:numPr>
          <w:ilvl w:val="0"/>
          <w:numId w:val="48"/>
        </w:numPr>
        <w:rPr>
          <w:ins w:id="6539" w:author="msammartano" w:date="2014-02-07T17:27:00Z"/>
        </w:rPr>
      </w:pPr>
      <w:ins w:id="6540" w:author="msammartano" w:date="2014-02-07T17:27:00Z">
        <w:r>
          <w:t xml:space="preserve">A </w:t>
        </w:r>
        <w:r w:rsidRPr="00754F08">
          <w:rPr>
            <w:b/>
          </w:rPr>
          <w:t>Launch Configuration Change</w:t>
        </w:r>
        <w:r>
          <w:t xml:space="preserve"> dialog box is displayed.  Click </w:t>
        </w:r>
        <w:r w:rsidRPr="00754F08">
          <w:rPr>
            <w:b/>
          </w:rPr>
          <w:t>Yes</w:t>
        </w:r>
        <w:r>
          <w:t>.</w:t>
        </w:r>
      </w:ins>
    </w:p>
    <w:p w:rsidR="00704176" w:rsidRDefault="00704176" w:rsidP="00704176">
      <w:pPr>
        <w:rPr>
          <w:ins w:id="6541" w:author="msammartano" w:date="2014-02-07T17:27:00Z"/>
        </w:rPr>
      </w:pPr>
      <w:ins w:id="6542" w:author="msammartano" w:date="2014-02-07T17:27:00Z">
        <w:r>
          <w:t xml:space="preserve">You still need to manually change some things the Android tool missed.  First, tell Eclipse about the package change. </w:t>
        </w:r>
      </w:ins>
    </w:p>
    <w:p w:rsidR="00704176" w:rsidRDefault="00704176" w:rsidP="00704176">
      <w:pPr>
        <w:pStyle w:val="ListParagraph"/>
        <w:numPr>
          <w:ilvl w:val="0"/>
          <w:numId w:val="48"/>
        </w:numPr>
        <w:rPr>
          <w:ins w:id="6543" w:author="msammartano" w:date="2014-02-07T17:27:00Z"/>
        </w:rPr>
      </w:pPr>
      <w:ins w:id="6544" w:author="msammartano" w:date="2014-02-07T17:27:00Z">
        <w:r>
          <w:t xml:space="preserve">In the </w:t>
        </w:r>
        <w:r w:rsidRPr="00754F08">
          <w:rPr>
            <w:b/>
          </w:rPr>
          <w:t>Package Explorer</w:t>
        </w:r>
        <w:r>
          <w:t xml:space="preserve">, click and open the </w:t>
        </w:r>
        <w:r w:rsidRPr="00754F08">
          <w:rPr>
            <w:b/>
          </w:rPr>
          <w:t>Cats -&gt; src</w:t>
        </w:r>
        <w:r>
          <w:t xml:space="preserve"> hierarchy as shown below.</w:t>
        </w:r>
      </w:ins>
    </w:p>
    <w:p w:rsidR="00704176" w:rsidRDefault="00704176" w:rsidP="00704176">
      <w:pPr>
        <w:pStyle w:val="ListParagraph"/>
        <w:numPr>
          <w:ilvl w:val="0"/>
          <w:numId w:val="48"/>
        </w:numPr>
        <w:rPr>
          <w:ins w:id="6545" w:author="msammartano" w:date="2014-02-07T17:27:00Z"/>
        </w:rPr>
      </w:pPr>
      <w:ins w:id="6546" w:author="msammartano" w:date="2014-02-07T17:27:00Z">
        <w:r>
          <w:t xml:space="preserve">Select the </w:t>
        </w:r>
        <w:r w:rsidRPr="00754F08">
          <w:rPr>
            <w:b/>
          </w:rPr>
          <w:t>com.rfo.basic</w:t>
        </w:r>
        <w:r>
          <w:t xml:space="preserve"> package.</w:t>
        </w:r>
      </w:ins>
    </w:p>
    <w:p w:rsidR="00704176" w:rsidRDefault="00704176" w:rsidP="00704176">
      <w:pPr>
        <w:pStyle w:val="ListParagraph"/>
        <w:numPr>
          <w:ilvl w:val="0"/>
          <w:numId w:val="48"/>
        </w:numPr>
        <w:rPr>
          <w:ins w:id="6547" w:author="msammartano" w:date="2014-02-07T17:27:00Z"/>
        </w:rPr>
      </w:pPr>
      <w:ins w:id="6548" w:author="msammartano" w:date="2014-02-07T17:27:00Z">
        <w:r>
          <w:t xml:space="preserve">From the Menu Bar, select </w:t>
        </w:r>
        <w:r w:rsidRPr="00754F08">
          <w:rPr>
            <w:b/>
          </w:rPr>
          <w:t>File-&gt;Rename</w:t>
        </w:r>
        <w:r>
          <w:t xml:space="preserve"> to open the </w:t>
        </w:r>
        <w:r w:rsidRPr="00754F08">
          <w:rPr>
            <w:b/>
          </w:rPr>
          <w:t>Rename Package</w:t>
        </w:r>
        <w:r>
          <w:t xml:space="preserve"> dialog.</w:t>
        </w:r>
      </w:ins>
    </w:p>
    <w:p w:rsidR="00704176" w:rsidRDefault="00704176" w:rsidP="00704176">
      <w:pPr>
        <w:pStyle w:val="ListParagraph"/>
        <w:numPr>
          <w:ilvl w:val="0"/>
          <w:numId w:val="48"/>
        </w:numPr>
        <w:rPr>
          <w:ins w:id="6549" w:author="msammartano" w:date="2014-02-07T17:27:00Z"/>
        </w:rPr>
      </w:pPr>
      <w:ins w:id="6550" w:author="msammartano" w:date="2014-02-07T17:27:00Z">
        <w:r>
          <w:t xml:space="preserve">In the </w:t>
        </w:r>
        <w:r>
          <w:rPr>
            <w:b/>
          </w:rPr>
          <w:t>New name:</w:t>
        </w:r>
        <w:r>
          <w:t xml:space="preserve"> field, enter </w:t>
        </w:r>
      </w:ins>
      <w:ins w:id="6551" w:author="msammartano" w:date="2014-02-07T18:06:00Z">
        <w:r w:rsidR="007E28D7">
          <w:t>"</w:t>
        </w:r>
      </w:ins>
      <w:ins w:id="6552" w:author="msammartano" w:date="2014-02-07T17:27:00Z">
        <w:r>
          <w:t>com.rfo.cats</w:t>
        </w:r>
      </w:ins>
      <w:ins w:id="6553" w:author="msammartano" w:date="2014-02-07T18:06:00Z">
        <w:r w:rsidR="007E28D7">
          <w:t>"</w:t>
        </w:r>
      </w:ins>
      <w:ins w:id="6554" w:author="msammartano" w:date="2014-02-07T17:27:00Z">
        <w:r>
          <w:t xml:space="preserve">. </w:t>
        </w:r>
      </w:ins>
    </w:p>
    <w:p w:rsidR="00704176" w:rsidRDefault="00704176" w:rsidP="00704176">
      <w:pPr>
        <w:pStyle w:val="ListParagraph"/>
        <w:numPr>
          <w:ilvl w:val="0"/>
          <w:numId w:val="48"/>
        </w:numPr>
        <w:rPr>
          <w:ins w:id="6555" w:author="msammartano" w:date="2014-02-07T17:27:00Z"/>
        </w:rPr>
      </w:pPr>
      <w:ins w:id="6556" w:author="msammartano" w:date="2014-02-07T17:27:00Z">
        <w:r>
          <w:t xml:space="preserve">Make sure the </w:t>
        </w:r>
        <w:r>
          <w:rPr>
            <w:b/>
          </w:rPr>
          <w:t>Update r</w:t>
        </w:r>
        <w:r w:rsidRPr="00754F08">
          <w:rPr>
            <w:b/>
          </w:rPr>
          <w:t>eferences</w:t>
        </w:r>
        <w:r>
          <w:t xml:space="preserve"> box is checked and click </w:t>
        </w:r>
        <w:r w:rsidRPr="00754F08">
          <w:rPr>
            <w:b/>
          </w:rPr>
          <w:t>OK</w:t>
        </w:r>
        <w:r>
          <w:t>.</w:t>
        </w:r>
        <w:r>
          <w:br/>
        </w:r>
        <w:r w:rsidR="000B4495">
          <w:rPr>
            <w:noProof/>
          </w:rPr>
          <w:drawing>
            <wp:inline distT="0" distB="0" distL="0" distR="0">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ins>
    </w:p>
    <w:p w:rsidR="00704176" w:rsidRDefault="00704176" w:rsidP="00704176">
      <w:pPr>
        <w:pStyle w:val="ListParagraph"/>
        <w:numPr>
          <w:ilvl w:val="0"/>
          <w:numId w:val="48"/>
        </w:numPr>
        <w:rPr>
          <w:ins w:id="6557" w:author="msammartano" w:date="2014-02-07T17:27:00Z"/>
        </w:rPr>
      </w:pPr>
      <w:ins w:id="6558" w:author="msammartano" w:date="2014-02-07T17:27:00Z">
        <w:r>
          <w:t xml:space="preserve">You may see a warning that the package already exists in folder ‘gen’. Click </w:t>
        </w:r>
        <w:r w:rsidRPr="008732E5">
          <w:rPr>
            <w:b/>
          </w:rPr>
          <w:t>Continue</w:t>
        </w:r>
        <w:r>
          <w:t>.</w:t>
        </w:r>
      </w:ins>
    </w:p>
    <w:p w:rsidR="00704176" w:rsidRDefault="00704176" w:rsidP="00704176">
      <w:pPr>
        <w:pStyle w:val="ListParagraph"/>
        <w:numPr>
          <w:ilvl w:val="0"/>
          <w:numId w:val="48"/>
        </w:numPr>
        <w:spacing w:after="240"/>
        <w:rPr>
          <w:ins w:id="6559" w:author="msammartano" w:date="2014-02-07T17:27:00Z"/>
        </w:rPr>
      </w:pPr>
      <w:ins w:id="6560" w:author="msammartano" w:date="2014-02-07T17:27:00Z">
        <w:r>
          <w:t xml:space="preserve">From the menu, select: </w:t>
        </w:r>
        <w:r w:rsidRPr="008732E5">
          <w:rPr>
            <w:b/>
          </w:rPr>
          <w:t>Project-&gt;Clean</w:t>
        </w:r>
        <w:r>
          <w:t>.</w:t>
        </w:r>
      </w:ins>
    </w:p>
    <w:p w:rsidR="00704176" w:rsidRDefault="00704176" w:rsidP="00704176">
      <w:pPr>
        <w:pStyle w:val="ListParagraph"/>
        <w:numPr>
          <w:ilvl w:val="0"/>
          <w:numId w:val="48"/>
        </w:numPr>
        <w:spacing w:after="240"/>
        <w:rPr>
          <w:ins w:id="6561" w:author="msammartano" w:date="2014-02-07T17:27:00Z"/>
        </w:rPr>
      </w:pPr>
      <w:ins w:id="6562" w:author="msammartano" w:date="2014-02-07T17:27:00Z">
        <w:r>
          <w:t xml:space="preserve">Check </w:t>
        </w:r>
        <w:r w:rsidRPr="008732E5">
          <w:rPr>
            <w:b/>
          </w:rPr>
          <w:t>Cats</w:t>
        </w:r>
        <w:r>
          <w:t xml:space="preserve"> and click </w:t>
        </w:r>
        <w:r w:rsidRPr="008732E5">
          <w:rPr>
            <w:b/>
          </w:rPr>
          <w:t>OK</w:t>
        </w:r>
        <w:r>
          <w:t>.</w:t>
        </w:r>
      </w:ins>
    </w:p>
    <w:p w:rsidR="00704176" w:rsidRDefault="00704176" w:rsidP="00704176">
      <w:pPr>
        <w:spacing w:after="240"/>
        <w:rPr>
          <w:ins w:id="6563" w:author="msammartano" w:date="2014-02-07T17:27:00Z"/>
        </w:rPr>
      </w:pPr>
      <w:ins w:id="6564" w:author="msammartano" w:date="2014-02-07T17:27:00Z">
        <w:r>
          <w:t>Finally, use the search-and-replace dialog to update any remaining internal references to the package name.</w:t>
        </w:r>
      </w:ins>
    </w:p>
    <w:p w:rsidR="00704176" w:rsidRDefault="00704176" w:rsidP="00704176">
      <w:pPr>
        <w:pStyle w:val="ListParagraph"/>
        <w:numPr>
          <w:ilvl w:val="0"/>
          <w:numId w:val="48"/>
        </w:numPr>
        <w:rPr>
          <w:ins w:id="6565" w:author="msammartano" w:date="2014-02-07T17:27:00Z"/>
        </w:rPr>
      </w:pPr>
      <w:ins w:id="6566" w:author="msammartano" w:date="2014-02-07T17:27:00Z">
        <w:r>
          <w:t xml:space="preserve">From the Menu Bar, select: </w:t>
        </w:r>
        <w:r w:rsidRPr="008732E5">
          <w:rPr>
            <w:b/>
          </w:rPr>
          <w:t>Search-&gt;File</w:t>
        </w:r>
        <w:r>
          <w:t>.</w:t>
        </w:r>
      </w:ins>
    </w:p>
    <w:p w:rsidR="00704176" w:rsidRDefault="00704176" w:rsidP="00704176">
      <w:pPr>
        <w:pStyle w:val="ListParagraph"/>
        <w:numPr>
          <w:ilvl w:val="0"/>
          <w:numId w:val="48"/>
        </w:numPr>
        <w:rPr>
          <w:ins w:id="6567" w:author="msammartano" w:date="2014-02-07T17:27:00Z"/>
        </w:rPr>
      </w:pPr>
      <w:ins w:id="6568" w:author="msammartano" w:date="2014-02-07T17:27:00Z">
        <w:r>
          <w:lastRenderedPageBreak/>
          <w:t>Fill in the dialog like this:</w:t>
        </w:r>
        <w:r>
          <w:br/>
        </w:r>
        <w:r w:rsidR="000B4495">
          <w:rPr>
            <w:noProof/>
          </w:rPr>
          <w:drawing>
            <wp:inline distT="0" distB="0" distL="0" distR="0">
              <wp:extent cx="3477006" cy="2928366"/>
              <wp:effectExtent l="19050" t="0" r="9144"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ins>
    </w:p>
    <w:p w:rsidR="00704176" w:rsidRDefault="00704176" w:rsidP="00704176">
      <w:pPr>
        <w:pStyle w:val="ListParagraph"/>
        <w:numPr>
          <w:ilvl w:val="0"/>
          <w:numId w:val="48"/>
        </w:numPr>
        <w:rPr>
          <w:ins w:id="6569" w:author="msammartano" w:date="2014-02-07T17:27:00Z"/>
        </w:rPr>
      </w:pPr>
      <w:ins w:id="6570" w:author="msammartano" w:date="2014-02-07T17:27:00Z">
        <w:r>
          <w:t xml:space="preserve">Click </w:t>
        </w:r>
        <w:r w:rsidRPr="00160DB7">
          <w:rPr>
            <w:b/>
          </w:rPr>
          <w:t>Replace</w:t>
        </w:r>
        <w:r>
          <w:t>. The Replace Text Matches Dialog Box opens.</w:t>
        </w:r>
      </w:ins>
    </w:p>
    <w:p w:rsidR="00704176" w:rsidRDefault="00704176" w:rsidP="00704176">
      <w:pPr>
        <w:pStyle w:val="ListParagraph"/>
        <w:numPr>
          <w:ilvl w:val="0"/>
          <w:numId w:val="48"/>
        </w:numPr>
        <w:rPr>
          <w:ins w:id="6571" w:author="msammartano" w:date="2014-02-07T17:27:00Z"/>
        </w:rPr>
      </w:pPr>
      <w:ins w:id="6572" w:author="msammartano" w:date="2014-02-07T17:27:00Z">
        <w:r>
          <w:t xml:space="preserve">Enter </w:t>
        </w:r>
      </w:ins>
      <w:ins w:id="6573" w:author="msammartano" w:date="2014-02-07T18:07:00Z">
        <w:r w:rsidR="007E28D7">
          <w:t>"</w:t>
        </w:r>
      </w:ins>
      <w:ins w:id="6574" w:author="msammartano" w:date="2014-02-07T17:27:00Z">
        <w:r>
          <w:t>com.rfo.cats</w:t>
        </w:r>
      </w:ins>
      <w:ins w:id="6575" w:author="msammartano" w:date="2014-02-07T18:07:00Z">
        <w:r w:rsidR="007E28D7">
          <w:t>"</w:t>
        </w:r>
      </w:ins>
      <w:ins w:id="6576" w:author="msammartano" w:date="2014-02-07T17:27:00Z">
        <w:r>
          <w:t xml:space="preserve"> in the </w:t>
        </w:r>
        <w:r w:rsidRPr="00160DB7">
          <w:rPr>
            <w:b/>
          </w:rPr>
          <w:t>With:</w:t>
        </w:r>
        <w:r>
          <w:t xml:space="preserve"> field, and click </w:t>
        </w:r>
        <w:r w:rsidRPr="00160DB7">
          <w:rPr>
            <w:b/>
          </w:rPr>
          <w:t>OK</w:t>
        </w:r>
        <w:r>
          <w:t>.</w:t>
        </w:r>
      </w:ins>
    </w:p>
    <w:p w:rsidR="00526823" w:rsidDel="00704176" w:rsidRDefault="00704176" w:rsidP="00704176">
      <w:pPr>
        <w:pStyle w:val="ListParagraph"/>
        <w:numPr>
          <w:ilvl w:val="0"/>
          <w:numId w:val="32"/>
        </w:numPr>
        <w:rPr>
          <w:del w:id="6577" w:author="msammartano" w:date="2014-02-07T17:27:00Z"/>
        </w:rPr>
      </w:pPr>
      <w:ins w:id="6578" w:author="msammartano" w:date="2014-02-07T17:27:00Z">
        <w:r>
          <w:t>The project should build automatically. At this point the package has been successfully renamed.</w:t>
        </w:r>
      </w:ins>
      <w:del w:id="6579" w:author="msammartano" w:date="2014-02-07T17:27:00Z">
        <w:r w:rsidR="008B0429" w:rsidDel="00704176">
          <w:delText xml:space="preserve">In the Package Explorer at the left side of the page tap the name </w:delText>
        </w:r>
        <w:r w:rsidR="00F5651B" w:rsidDel="00704176">
          <w:delText>"</w:delText>
        </w:r>
        <w:r w:rsidR="008B0429" w:rsidDel="00704176">
          <w:delText>rfo.com.basic.BASIC</w:delText>
        </w:r>
        <w:r w:rsidR="00F5651B" w:rsidDel="00704176">
          <w:delText>"</w:delText>
        </w:r>
        <w:r w:rsidR="008B0429" w:rsidDel="00704176">
          <w:delText>.</w:delText>
        </w:r>
      </w:del>
    </w:p>
    <w:p w:rsidR="00526823" w:rsidDel="00704176" w:rsidRDefault="00526823" w:rsidP="00526823">
      <w:pPr>
        <w:pStyle w:val="ListParagraph"/>
        <w:numPr>
          <w:ilvl w:val="0"/>
          <w:numId w:val="32"/>
        </w:numPr>
        <w:rPr>
          <w:del w:id="6580" w:author="msammartano" w:date="2014-02-07T17:27:00Z"/>
        </w:rPr>
      </w:pPr>
      <w:del w:id="6581" w:author="msammartano" w:date="2014-02-07T17:27:00Z">
        <w:r w:rsidDel="00704176">
          <w:delText>Next Select: File-&gt;Rename.</w:delText>
        </w:r>
      </w:del>
    </w:p>
    <w:p w:rsidR="008B0429" w:rsidDel="00704176" w:rsidRDefault="008B0429" w:rsidP="00526823">
      <w:pPr>
        <w:pStyle w:val="ListParagraph"/>
        <w:numPr>
          <w:ilvl w:val="0"/>
          <w:numId w:val="32"/>
        </w:numPr>
        <w:rPr>
          <w:del w:id="6582" w:author="msammartano" w:date="2014-02-07T17:27:00Z"/>
        </w:rPr>
      </w:pPr>
      <w:del w:id="6583" w:author="msammartano" w:date="2014-02-07T17:27:00Z">
        <w:r w:rsidDel="00704176">
          <w:delText xml:space="preserve">Note: In the remainder of this tutorial, we are assuming are application is about cats thus we are using the name </w:delText>
        </w:r>
        <w:r w:rsidR="00F5651B" w:rsidDel="00704176">
          <w:delText>"</w:delText>
        </w:r>
        <w:r w:rsidDel="00704176">
          <w:delText>com.rfo.cats</w:delText>
        </w:r>
        <w:r w:rsidR="00F5651B" w:rsidDel="00704176">
          <w:delText>"</w:delText>
        </w:r>
        <w:r w:rsidDel="00704176">
          <w:delText xml:space="preserve"> You should, for you own APK, choose a name that matches your application(s).</w:delText>
        </w:r>
      </w:del>
    </w:p>
    <w:p w:rsidR="008B0429" w:rsidDel="00704176" w:rsidRDefault="008B0429" w:rsidP="00526823">
      <w:pPr>
        <w:pStyle w:val="ListParagraph"/>
        <w:numPr>
          <w:ilvl w:val="0"/>
          <w:numId w:val="32"/>
        </w:numPr>
        <w:rPr>
          <w:del w:id="6584" w:author="msammartano" w:date="2014-02-07T17:27:00Z"/>
        </w:rPr>
      </w:pPr>
      <w:del w:id="6585" w:author="msammartano" w:date="2014-02-07T17:27:00Z">
        <w:r w:rsidDel="00704176">
          <w:delText xml:space="preserve">Enter the new name for the package. Let’s assume that your application will be named </w:delText>
        </w:r>
        <w:r w:rsidR="00F5651B" w:rsidDel="00704176">
          <w:delText>"</w:delText>
        </w:r>
        <w:r w:rsidDel="00704176">
          <w:delText>cats.</w:delText>
        </w:r>
        <w:r w:rsidR="00F5651B" w:rsidDel="00704176">
          <w:delText>"</w:delText>
        </w:r>
        <w:r w:rsidDel="00704176">
          <w:delText xml:space="preserve"> Change the name of the package to </w:delText>
        </w:r>
        <w:r w:rsidR="00F5651B" w:rsidDel="00704176">
          <w:delText>"</w:delText>
        </w:r>
        <w:r w:rsidDel="00704176">
          <w:delText>rfo.com.cats.BASIC</w:delText>
        </w:r>
        <w:r w:rsidR="00F5651B" w:rsidDel="00704176">
          <w:delText>"</w:delText>
        </w:r>
      </w:del>
    </w:p>
    <w:p w:rsidR="008B0429" w:rsidDel="00704176" w:rsidRDefault="008B0429" w:rsidP="00526823">
      <w:pPr>
        <w:pStyle w:val="ListParagraph"/>
        <w:numPr>
          <w:ilvl w:val="0"/>
          <w:numId w:val="32"/>
        </w:numPr>
        <w:rPr>
          <w:del w:id="6586" w:author="msammartano" w:date="2014-02-07T17:27:00Z"/>
        </w:rPr>
      </w:pPr>
      <w:del w:id="6587" w:author="msammartano" w:date="2014-02-07T17:27:00Z">
        <w:r w:rsidDel="00704176">
          <w:delText>Make sure the Update References check box is checked.</w:delText>
        </w:r>
      </w:del>
    </w:p>
    <w:p w:rsidR="008B0429" w:rsidDel="00704176" w:rsidRDefault="008B0429" w:rsidP="00526823">
      <w:pPr>
        <w:pStyle w:val="ListParagraph"/>
        <w:numPr>
          <w:ilvl w:val="0"/>
          <w:numId w:val="32"/>
        </w:numPr>
        <w:rPr>
          <w:del w:id="6588" w:author="msammartano" w:date="2014-02-07T17:27:00Z"/>
        </w:rPr>
      </w:pPr>
      <w:del w:id="6589" w:author="msammartano" w:date="2014-02-07T17:27:00Z">
        <w:r w:rsidDel="00704176">
          <w:delText>Tap OK.</w:delText>
        </w:r>
      </w:del>
    </w:p>
    <w:p w:rsidR="008B0429" w:rsidDel="00704176" w:rsidRDefault="008B0429" w:rsidP="00526823">
      <w:pPr>
        <w:pStyle w:val="ListParagraph"/>
        <w:numPr>
          <w:ilvl w:val="0"/>
          <w:numId w:val="32"/>
        </w:numPr>
        <w:rPr>
          <w:del w:id="6590" w:author="msammartano" w:date="2014-02-07T17:27:00Z"/>
        </w:rPr>
      </w:pPr>
      <w:del w:id="6591" w:author="msammartano" w:date="2014-02-07T17:27:00Z">
        <w:r w:rsidDel="00704176">
          <w:delText xml:space="preserve">In the package explorer, click and open the </w:delText>
        </w:r>
        <w:r w:rsidR="00F5651B" w:rsidDel="00704176">
          <w:delText>"</w:delText>
        </w:r>
        <w:r w:rsidDel="00704176">
          <w:delText>src</w:delText>
        </w:r>
        <w:r w:rsidR="00F5651B" w:rsidDel="00704176">
          <w:delText>"</w:delText>
        </w:r>
        <w:r w:rsidDel="00704176">
          <w:delText xml:space="preserve"> hierarchy as shown:</w:delText>
        </w:r>
      </w:del>
    </w:p>
    <w:p w:rsidR="008B0429" w:rsidDel="00704176" w:rsidRDefault="000B4495" w:rsidP="00526823">
      <w:pPr>
        <w:spacing w:after="240"/>
        <w:ind w:left="360"/>
        <w:rPr>
          <w:del w:id="6592" w:author="msammartano" w:date="2014-02-07T17:27:00Z"/>
        </w:rPr>
      </w:pPr>
      <w:del w:id="6593" w:author="msammartano" w:date="2014-02-07T17:27:00Z">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del>
    </w:p>
    <w:p w:rsidR="008B0429" w:rsidDel="00704176" w:rsidRDefault="008B0429" w:rsidP="00526823">
      <w:pPr>
        <w:pStyle w:val="ListParagraph"/>
        <w:numPr>
          <w:ilvl w:val="0"/>
          <w:numId w:val="36"/>
        </w:numPr>
        <w:rPr>
          <w:del w:id="6594" w:author="msammartano" w:date="2014-02-07T17:27:00Z"/>
        </w:rPr>
      </w:pPr>
      <w:del w:id="6595" w:author="msammartano" w:date="2014-02-07T17:27:00Z">
        <w:r w:rsidDel="00704176">
          <w:delText xml:space="preserve">Select the </w:delText>
        </w:r>
        <w:r w:rsidR="00F5651B" w:rsidDel="00704176">
          <w:delText>"</w:delText>
        </w:r>
        <w:r w:rsidDel="00704176">
          <w:delText>com.rfo.basic</w:delText>
        </w:r>
        <w:r w:rsidR="00F5651B" w:rsidDel="00704176">
          <w:delText>"</w:delText>
        </w:r>
        <w:r w:rsidDel="00704176">
          <w:delText xml:space="preserve"> as shown.</w:delText>
        </w:r>
      </w:del>
    </w:p>
    <w:p w:rsidR="008B0429" w:rsidDel="00704176" w:rsidRDefault="008B0429" w:rsidP="00526823">
      <w:pPr>
        <w:pStyle w:val="ListParagraph"/>
        <w:numPr>
          <w:ilvl w:val="0"/>
          <w:numId w:val="36"/>
        </w:numPr>
        <w:rPr>
          <w:del w:id="6596" w:author="msammartano" w:date="2014-02-07T17:27:00Z"/>
        </w:rPr>
      </w:pPr>
      <w:del w:id="6597" w:author="msammartano" w:date="2014-02-07T17:27:00Z">
        <w:r w:rsidDel="00704176">
          <w:delText xml:space="preserve">Select File-&gt;Rename and rename it to </w:delText>
        </w:r>
        <w:r w:rsidR="00F5651B" w:rsidDel="00704176">
          <w:delText>"</w:delText>
        </w:r>
        <w:r w:rsidDel="00704176">
          <w:delText>com.rfo.cats</w:delText>
        </w:r>
        <w:r w:rsidR="00F5651B" w:rsidDel="00704176">
          <w:delText>"</w:delText>
        </w:r>
        <w:r w:rsidDel="00704176">
          <w:delText>. Make sure the Update References box is checked.</w:delText>
        </w:r>
      </w:del>
    </w:p>
    <w:p w:rsidR="008B0429" w:rsidDel="00704176" w:rsidRDefault="008B0429" w:rsidP="00526823">
      <w:pPr>
        <w:pStyle w:val="ListParagraph"/>
        <w:numPr>
          <w:ilvl w:val="0"/>
          <w:numId w:val="36"/>
        </w:numPr>
        <w:rPr>
          <w:del w:id="6598" w:author="msammartano" w:date="2014-02-07T17:27:00Z"/>
        </w:rPr>
      </w:pPr>
      <w:del w:id="6599" w:author="msammartano" w:date="2014-02-07T17:27:00Z">
        <w:r w:rsidDel="00704176">
          <w:delText>From the Menu Bar, select: Search-&gt;File.</w:delText>
        </w:r>
      </w:del>
    </w:p>
    <w:p w:rsidR="008B0429" w:rsidDel="00704176" w:rsidRDefault="008B0429" w:rsidP="00526823">
      <w:pPr>
        <w:pStyle w:val="ListParagraph"/>
        <w:numPr>
          <w:ilvl w:val="0"/>
          <w:numId w:val="36"/>
        </w:numPr>
        <w:rPr>
          <w:del w:id="6600" w:author="msammartano" w:date="2014-02-07T17:27:00Z"/>
        </w:rPr>
      </w:pPr>
      <w:del w:id="6601" w:author="msammartano" w:date="2014-02-07T17:27:00Z">
        <w:r w:rsidDel="00704176">
          <w:delText>Fill in the dialog like this:</w:delText>
        </w:r>
      </w:del>
    </w:p>
    <w:p w:rsidR="008B0429" w:rsidDel="00704176" w:rsidRDefault="000B4495" w:rsidP="00526823">
      <w:pPr>
        <w:spacing w:after="240"/>
        <w:ind w:left="360"/>
        <w:rPr>
          <w:del w:id="6602" w:author="msammartano" w:date="2014-02-07T17:27:00Z"/>
        </w:rPr>
      </w:pPr>
      <w:del w:id="6603" w:author="msammartano" w:date="2014-02-07T17:27:00Z">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del>
    </w:p>
    <w:p w:rsidR="00526823" w:rsidDel="00704176" w:rsidRDefault="008B0429" w:rsidP="000C7BD1">
      <w:pPr>
        <w:pStyle w:val="ListParagraph"/>
        <w:numPr>
          <w:ilvl w:val="0"/>
          <w:numId w:val="22"/>
        </w:numPr>
        <w:rPr>
          <w:del w:id="6604" w:author="msammartano" w:date="2014-02-07T17:27:00Z"/>
        </w:rPr>
      </w:pPr>
      <w:del w:id="6605" w:author="msammartano" w:date="2014-02-07T17:27:00Z">
        <w:r w:rsidDel="00704176">
          <w:delText>Tap Replace.</w:delText>
        </w:r>
      </w:del>
    </w:p>
    <w:p w:rsidR="00526823" w:rsidDel="00704176" w:rsidRDefault="008B0429" w:rsidP="000C7BD1">
      <w:pPr>
        <w:pStyle w:val="ListParagraph"/>
        <w:numPr>
          <w:ilvl w:val="0"/>
          <w:numId w:val="22"/>
        </w:numPr>
        <w:rPr>
          <w:del w:id="6606" w:author="msammartano" w:date="2014-02-07T17:27:00Z"/>
        </w:rPr>
      </w:pPr>
      <w:del w:id="6607" w:author="msammartano" w:date="2014-02-07T17:27:00Z">
        <w:r w:rsidDel="00704176">
          <w:delText>The Replace Text Ma</w:delText>
        </w:r>
        <w:r w:rsidR="00526823" w:rsidDel="00704176">
          <w:delText>tches Dialog Box will be shown.</w:delText>
        </w:r>
      </w:del>
    </w:p>
    <w:p w:rsidR="00526823" w:rsidDel="00704176" w:rsidRDefault="008B0429" w:rsidP="000C7BD1">
      <w:pPr>
        <w:pStyle w:val="ListParagraph"/>
        <w:numPr>
          <w:ilvl w:val="0"/>
          <w:numId w:val="22"/>
        </w:numPr>
        <w:rPr>
          <w:del w:id="6608" w:author="msammartano" w:date="2014-02-07T17:27:00Z"/>
        </w:rPr>
      </w:pPr>
      <w:del w:id="6609" w:author="msammartano" w:date="2014-02-07T17:27:00Z">
        <w:r w:rsidDel="00704176">
          <w:delText xml:space="preserve">Enter </w:delText>
        </w:r>
        <w:r w:rsidR="00F5651B" w:rsidDel="00704176">
          <w:delText>"</w:delText>
        </w:r>
        <w:r w:rsidDel="00704176">
          <w:delText>com.rfo.cats</w:delText>
        </w:r>
        <w:r w:rsidR="00F5651B" w:rsidDel="00704176">
          <w:delText>"</w:delText>
        </w:r>
        <w:r w:rsidDel="00704176">
          <w:delText xml:space="preserve"> in the </w:delText>
        </w:r>
        <w:r w:rsidR="00F5651B" w:rsidDel="00704176">
          <w:delText>"</w:delText>
        </w:r>
        <w:r w:rsidDel="00704176">
          <w:delText>With:</w:delText>
        </w:r>
        <w:r w:rsidR="00F5651B" w:rsidDel="00704176">
          <w:delText>"</w:delText>
        </w:r>
        <w:r w:rsidR="00526823" w:rsidDel="00704176">
          <w:delText xml:space="preserve"> field.</w:delText>
        </w:r>
      </w:del>
    </w:p>
    <w:p w:rsidR="008B0429" w:rsidDel="00704176" w:rsidRDefault="008B0429" w:rsidP="000C7BD1">
      <w:pPr>
        <w:pStyle w:val="ListParagraph"/>
        <w:numPr>
          <w:ilvl w:val="0"/>
          <w:numId w:val="22"/>
        </w:numPr>
        <w:rPr>
          <w:del w:id="6610" w:author="msammartano" w:date="2014-02-07T17:27:00Z"/>
        </w:rPr>
      </w:pPr>
      <w:del w:id="6611" w:author="msammartano" w:date="2014-02-07T17:27:00Z">
        <w:r w:rsidDel="00704176">
          <w:rPr>
            <w:noProof/>
          </w:rPr>
          <w:delText>Tap Ok</w:delText>
        </w:r>
      </w:del>
    </w:p>
    <w:p w:rsidR="000C7BD1" w:rsidDel="00704176" w:rsidRDefault="008B0429" w:rsidP="000C7BD1">
      <w:pPr>
        <w:pStyle w:val="ListParagraph"/>
        <w:numPr>
          <w:ilvl w:val="0"/>
          <w:numId w:val="22"/>
        </w:numPr>
        <w:rPr>
          <w:del w:id="6612" w:author="msammartano" w:date="2014-02-07T17:27:00Z"/>
        </w:rPr>
      </w:pPr>
      <w:del w:id="6613" w:author="msammartano" w:date="2014-02-07T17:27:00Z">
        <w:r w:rsidDel="00704176">
          <w:delText>A Launch Configuration Change dialog box will be displayed. Tap Yes.</w:delText>
        </w:r>
      </w:del>
    </w:p>
    <w:p w:rsidR="000C7BD1" w:rsidDel="00704176" w:rsidRDefault="008B0429" w:rsidP="000C7BD1">
      <w:pPr>
        <w:pStyle w:val="ListParagraph"/>
        <w:numPr>
          <w:ilvl w:val="0"/>
          <w:numId w:val="22"/>
        </w:numPr>
        <w:rPr>
          <w:del w:id="6614" w:author="msammartano" w:date="2014-02-07T17:27:00Z"/>
        </w:rPr>
      </w:pPr>
      <w:del w:id="6615" w:author="msammartano" w:date="2014-02-07T17:27:00Z">
        <w:r w:rsidDel="00704176">
          <w:delText>Fi</w:delText>
        </w:r>
        <w:r w:rsidR="000C7BD1" w:rsidDel="00704176">
          <w:delText>nally, Select: Project -&gt; Clean</w:delText>
        </w:r>
      </w:del>
    </w:p>
    <w:p w:rsidR="000C7BD1" w:rsidDel="00704176" w:rsidRDefault="000C7BD1" w:rsidP="000C7BD1">
      <w:pPr>
        <w:pStyle w:val="ListParagraph"/>
        <w:numPr>
          <w:ilvl w:val="0"/>
          <w:numId w:val="22"/>
        </w:numPr>
        <w:rPr>
          <w:del w:id="6616" w:author="msammartano" w:date="2014-02-07T17:27:00Z"/>
        </w:rPr>
      </w:pPr>
      <w:del w:id="6617" w:author="msammartano" w:date="2014-02-07T17:27:00Z">
        <w:r w:rsidDel="00704176">
          <w:delText>Tap OK on the Clean Dialog Box.</w:delText>
        </w:r>
      </w:del>
    </w:p>
    <w:p w:rsidR="008B0429" w:rsidRDefault="008B0429" w:rsidP="00526823">
      <w:del w:id="6618" w:author="msammartano" w:date="2014-02-07T17:27:00Z">
        <w:r w:rsidDel="00704176">
          <w:delText>At this point the package has been successfully renamed.</w:delText>
        </w:r>
      </w:del>
      <w:r>
        <w:t xml:space="preserve"> Next we will create a practice APK that you then use to make your own APK.</w:t>
      </w:r>
    </w:p>
    <w:p w:rsidR="00EF3D97" w:rsidRDefault="00EF3D97" w:rsidP="00EF3D97">
      <w:pPr>
        <w:pStyle w:val="Heading2"/>
        <w:rPr>
          <w:ins w:id="6619" w:author="msammartano" w:date="2014-02-07T17:29:00Z"/>
        </w:rPr>
      </w:pPr>
      <w:bookmarkStart w:id="6620" w:name="_Toc379672095"/>
      <w:ins w:id="6621" w:author="msammartano" w:date="2014-02-07T17:29:00Z">
        <w:r>
          <w:t>Modifications to setup.xml</w:t>
        </w:r>
        <w:bookmarkEnd w:id="6620"/>
      </w:ins>
    </w:p>
    <w:p w:rsidR="00EF3D97" w:rsidRDefault="00EF3D97" w:rsidP="00EF3D97">
      <w:pPr>
        <w:rPr>
          <w:ins w:id="6622" w:author="msammartano" w:date="2014-02-07T17:29:00Z"/>
        </w:rPr>
      </w:pPr>
      <w:ins w:id="6623" w:author="msammartano" w:date="2014-02-07T17:29:00Z">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The Eclipse Editor does not know how to modify all of the properties in this file, so click on the </w:t>
        </w:r>
        <w:r w:rsidRPr="00160DB7">
          <w:rPr>
            <w:b/>
          </w:rPr>
          <w:t>setup.xml</w:t>
        </w:r>
        <w:r>
          <w:t xml:space="preserve"> tab to display the actual XML text, as shown below.  In this view, you can also see the comments describing the values you can change for your application.</w:t>
        </w:r>
      </w:ins>
    </w:p>
    <w:p w:rsidR="00EF3D97" w:rsidRDefault="00EF3D97" w:rsidP="00EF3D97">
      <w:pPr>
        <w:rPr>
          <w:ins w:id="6624" w:author="msammartano" w:date="2014-02-07T17:29:00Z"/>
        </w:rPr>
      </w:pPr>
      <w:ins w:id="6625" w:author="msammartano" w:date="2014-02-07T17:29:00Z">
        <w:r>
          <w:t>Be sure you change only values, not names.  Names are shown as blue text in quotes.  Values are shown as black text with no quotation marks.  If you change a name, Java can not find the item to get its value.</w:t>
        </w:r>
      </w:ins>
    </w:p>
    <w:p w:rsidR="00EF3D97" w:rsidRDefault="00EF3D97" w:rsidP="00EF3D97">
      <w:pPr>
        <w:rPr>
          <w:ins w:id="6626" w:author="msammartano" w:date="2014-02-07T17:29:00Z"/>
        </w:rPr>
      </w:pPr>
      <w:ins w:id="6627" w:author="msammartano" w:date="2014-02-07T17:29:00Z">
        <w:r>
          <w:t xml:space="preserve">Change the value of </w:t>
        </w:r>
      </w:ins>
      <w:ins w:id="6628" w:author="msammartano" w:date="2014-02-07T18:07:00Z">
        <w:r w:rsidR="007E28D7">
          <w:t>"</w:t>
        </w:r>
      </w:ins>
      <w:ins w:id="6629" w:author="msammartano" w:date="2014-02-07T17:29:00Z">
        <w:r w:rsidRPr="005A60A1">
          <w:rPr>
            <w:b/>
          </w:rPr>
          <w:t>app_name</w:t>
        </w:r>
      </w:ins>
      <w:ins w:id="6630" w:author="msammartano" w:date="2014-02-07T18:07:00Z">
        <w:r w:rsidR="007E28D7">
          <w:t>"</w:t>
        </w:r>
      </w:ins>
      <w:ins w:id="6631" w:author="msammartano" w:date="2014-02-07T17:29:00Z">
        <w:r>
          <w:t xml:space="preserve"> from </w:t>
        </w:r>
        <w:r w:rsidRPr="005A60A1">
          <w:rPr>
            <w:b/>
          </w:rPr>
          <w:t>BASIC!</w:t>
        </w:r>
        <w:r>
          <w:t xml:space="preserve"> to </w:t>
        </w:r>
        <w:r w:rsidRPr="005A60A1">
          <w:rPr>
            <w:b/>
          </w:rPr>
          <w:t>Cats!</w:t>
        </w:r>
        <w:r>
          <w:t>.  This is the name of the application as it will appear on your Android device.</w:t>
        </w:r>
      </w:ins>
    </w:p>
    <w:p w:rsidR="00EF3D97" w:rsidRDefault="00EF3D97" w:rsidP="00EF3D97">
      <w:pPr>
        <w:rPr>
          <w:ins w:id="6632" w:author="msammartano" w:date="2014-02-07T17:29:00Z"/>
        </w:rPr>
      </w:pPr>
      <w:ins w:id="6633" w:author="msammartano" w:date="2014-02-07T17:29:00Z">
        <w:r>
          <w:t xml:space="preserve">The VERSION$() function gets its value from the item named </w:t>
        </w:r>
      </w:ins>
      <w:ins w:id="6634" w:author="msammartano" w:date="2014-02-07T18:07:00Z">
        <w:r w:rsidR="007E28D7">
          <w:t>"</w:t>
        </w:r>
      </w:ins>
      <w:ins w:id="6635" w:author="msammartano" w:date="2014-02-07T17:29:00Z">
        <w:r w:rsidRPr="005A60A1">
          <w:rPr>
            <w:b/>
          </w:rPr>
          <w:t>version</w:t>
        </w:r>
      </w:ins>
      <w:ins w:id="6636" w:author="msammartano" w:date="2014-02-07T18:07:00Z">
        <w:r w:rsidR="007E28D7">
          <w:t>"</w:t>
        </w:r>
      </w:ins>
      <w:ins w:id="6637" w:author="msammartano" w:date="2014-02-07T17:29:00Z">
        <w:r>
          <w:t>.  If your application uses VERSION$(), this is where you set the value you want it to return.</w:t>
        </w:r>
      </w:ins>
    </w:p>
    <w:p w:rsidR="00EF3D97" w:rsidRDefault="00EF3D97" w:rsidP="00EF3D97">
      <w:pPr>
        <w:rPr>
          <w:ins w:id="6638" w:author="msammartano" w:date="2014-02-07T17:29:00Z"/>
        </w:rPr>
      </w:pPr>
      <w:ins w:id="6639" w:author="msammartano" w:date="2014-02-07T17:29:00Z">
        <w:r>
          <w:t xml:space="preserve">Change the value of </w:t>
        </w:r>
      </w:ins>
      <w:ins w:id="6640" w:author="msammartano" w:date="2014-02-07T18:07:00Z">
        <w:r w:rsidR="007E28D7">
          <w:t>"</w:t>
        </w:r>
      </w:ins>
      <w:ins w:id="6641" w:author="msammartano" w:date="2014-02-07T17:29:00Z">
        <w:r w:rsidRPr="005A60A1">
          <w:rPr>
            <w:b/>
          </w:rPr>
          <w:t>app_path</w:t>
        </w:r>
      </w:ins>
      <w:ins w:id="6642" w:author="msammartano" w:date="2014-02-07T18:07:00Z">
        <w:r w:rsidR="007E28D7">
          <w:t>"</w:t>
        </w:r>
      </w:ins>
      <w:ins w:id="6643" w:author="msammartano" w:date="2014-02-07T17:29:00Z">
        <w:r>
          <w:t xml:space="preserve"> to </w:t>
        </w:r>
        <w:r w:rsidRPr="005A60A1">
          <w:rPr>
            <w:b/>
          </w:rPr>
          <w:t>rfo-cats</w:t>
        </w:r>
        <w:r>
          <w:t>.  This will be the directory on the SD</w:t>
        </w:r>
      </w:ins>
      <w:ins w:id="6644" w:author="msammartano" w:date="2014-02-07T17:42:00Z">
        <w:r w:rsidR="00282CCE">
          <w:t xml:space="preserve"> card</w:t>
        </w:r>
      </w:ins>
      <w:ins w:id="6645" w:author="msammartano" w:date="2014-02-07T17:29:00Z">
        <w:r>
          <w:t xml:space="preserve"> where your files are stored, if you choose to have a directory for files for your application.  Make this change even if you do not choose to create directories for your application.  It has implications in other parts of the code.</w:t>
        </w:r>
      </w:ins>
    </w:p>
    <w:p w:rsidR="00EF3D97" w:rsidRDefault="00EF3D97" w:rsidP="00EF3D97">
      <w:pPr>
        <w:rPr>
          <w:ins w:id="6646" w:author="msammartano" w:date="2014-02-07T17:29:00Z"/>
        </w:rPr>
      </w:pPr>
      <w:ins w:id="6647" w:author="msammartano" w:date="2014-02-07T17:29:00Z">
        <w:r>
          <w:t xml:space="preserve">Change the value of </w:t>
        </w:r>
      </w:ins>
      <w:ins w:id="6648" w:author="msammartano" w:date="2014-02-07T18:07:00Z">
        <w:r w:rsidR="007E28D7">
          <w:t>"</w:t>
        </w:r>
      </w:ins>
      <w:ins w:id="6649" w:author="msammartano" w:date="2014-02-07T17:29:00Z">
        <w:r w:rsidRPr="005A60A1">
          <w:rPr>
            <w:b/>
          </w:rPr>
          <w:t>is_apk</w:t>
        </w:r>
      </w:ins>
      <w:ins w:id="6650" w:author="msammartano" w:date="2014-02-07T18:07:00Z">
        <w:r w:rsidR="007E28D7">
          <w:t>"</w:t>
        </w:r>
      </w:ins>
      <w:ins w:id="6651" w:author="msammartano" w:date="2014-02-07T17:29:00Z">
        <w:r>
          <w:t xml:space="preserve"> to </w:t>
        </w:r>
        <w:r w:rsidRPr="005A60A1">
          <w:rPr>
            <w:b/>
          </w:rPr>
          <w:t>true</w:t>
        </w:r>
        <w:r>
          <w:t>.</w:t>
        </w:r>
      </w:ins>
    </w:p>
    <w:p w:rsidR="00EF3D97" w:rsidRDefault="00EF3D97" w:rsidP="00EF3D97">
      <w:pPr>
        <w:rPr>
          <w:ins w:id="6652" w:author="msammartano" w:date="2014-02-07T17:29:00Z"/>
        </w:rPr>
      </w:pPr>
      <w:ins w:id="6653" w:author="msammartano" w:date="2014-02-07T17:29:00Z">
        <w:r>
          <w:lastRenderedPageBreak/>
          <w:t xml:space="preserve">The items </w:t>
        </w:r>
      </w:ins>
      <w:ins w:id="6654" w:author="msammartano" w:date="2014-02-07T18:07:00Z">
        <w:r w:rsidR="007E28D7">
          <w:t>"</w:t>
        </w:r>
      </w:ins>
      <w:ins w:id="6655" w:author="msammartano" w:date="2014-02-07T17:29:00Z">
        <w:r w:rsidRPr="005A60A1">
          <w:rPr>
            <w:b/>
          </w:rPr>
          <w:t>apk_create_data_dir</w:t>
        </w:r>
      </w:ins>
      <w:ins w:id="6656" w:author="msammartano" w:date="2014-02-07T18:07:00Z">
        <w:r w:rsidR="007E28D7">
          <w:t>"</w:t>
        </w:r>
      </w:ins>
      <w:ins w:id="6657" w:author="msammartano" w:date="2014-02-07T17:29:00Z">
        <w:r>
          <w:t xml:space="preserve"> and </w:t>
        </w:r>
      </w:ins>
      <w:ins w:id="6658" w:author="msammartano" w:date="2014-02-07T18:07:00Z">
        <w:r w:rsidR="007E28D7">
          <w:t>"</w:t>
        </w:r>
      </w:ins>
      <w:ins w:id="6659" w:author="msammartano" w:date="2014-02-07T17:29:00Z">
        <w:r w:rsidRPr="005A60A1">
          <w:rPr>
            <w:b/>
          </w:rPr>
          <w:t>apk_create_database_dir</w:t>
        </w:r>
      </w:ins>
      <w:ins w:id="6660" w:author="msammartano" w:date="2014-02-07T18:07:00Z">
        <w:r w:rsidR="007E28D7">
          <w:t>"</w:t>
        </w:r>
      </w:ins>
      <w:ins w:id="6661" w:author="msammartano" w:date="2014-02-07T17:29:00Z">
        <w:r>
          <w:t xml:space="preserve"> are flags that control whether directories are created under </w:t>
        </w:r>
      </w:ins>
      <w:ins w:id="6662" w:author="msammartano" w:date="2014-02-07T18:07:00Z">
        <w:r w:rsidR="007E28D7">
          <w:t>"</w:t>
        </w:r>
      </w:ins>
      <w:ins w:id="6663" w:author="msammartano" w:date="2014-02-07T17:29:00Z">
        <w:r w:rsidRPr="005A60A1">
          <w:rPr>
            <w:b/>
          </w:rPr>
          <w:t>app_path</w:t>
        </w:r>
      </w:ins>
      <w:ins w:id="6664" w:author="msammartano" w:date="2014-02-07T18:07:00Z">
        <w:r w:rsidR="007E28D7">
          <w:t>"</w:t>
        </w:r>
      </w:ins>
      <w:ins w:id="6665" w:author="msammartano" w:date="2014-02-07T17:29:00Z">
        <w:r>
          <w:t xml:space="preserve"> for your application’s files.  Since this practice application does not need any directories, change the values of both to </w:t>
        </w:r>
        <w:r w:rsidRPr="005A60A1">
          <w:rPr>
            <w:b/>
          </w:rPr>
          <w:t>false</w:t>
        </w:r>
        <w:r>
          <w:t>.</w:t>
        </w:r>
      </w:ins>
    </w:p>
    <w:p w:rsidR="00EF3D97" w:rsidRDefault="00EF3D97" w:rsidP="00EF3D97">
      <w:pPr>
        <w:rPr>
          <w:ins w:id="6666" w:author="msammartano" w:date="2014-02-07T17:29:00Z"/>
        </w:rPr>
      </w:pPr>
      <w:ins w:id="6667" w:author="msammartano" w:date="2014-02-07T17:29:00Z">
        <w:r>
          <w:t xml:space="preserve">The item </w:t>
        </w:r>
      </w:ins>
      <w:ins w:id="6668" w:author="msammartano" w:date="2014-02-07T18:07:00Z">
        <w:r w:rsidR="007E28D7">
          <w:t>"</w:t>
        </w:r>
      </w:ins>
      <w:ins w:id="6669" w:author="msammartano" w:date="2014-02-07T17:29:00Z">
        <w:r w:rsidRPr="00350D44">
          <w:rPr>
            <w:b/>
          </w:rPr>
          <w:t>load_file_names</w:t>
        </w:r>
      </w:ins>
      <w:ins w:id="6670" w:author="msammartano" w:date="2014-02-07T18:07:00Z">
        <w:r w:rsidR="007E28D7">
          <w:t>"</w:t>
        </w:r>
      </w:ins>
      <w:ins w:id="6671" w:author="msammartano" w:date="2014-02-07T17:29:00Z">
        <w:r>
          <w:t xml:space="preserve"> is a list of files that you want loaded to the SD</w:t>
        </w:r>
      </w:ins>
      <w:ins w:id="6672" w:author="msammartano" w:date="2014-02-07T17:42:00Z">
        <w:r w:rsidR="00282CCE">
          <w:t xml:space="preserve"> card</w:t>
        </w:r>
      </w:ins>
      <w:ins w:id="6673" w:author="msammartano" w:date="2014-02-07T17:29:00Z">
        <w:r>
          <w:t xml:space="preserve">.  This practice application uses the sound clip </w:t>
        </w:r>
        <w:r w:rsidRPr="009D21C5">
          <w:rPr>
            <w:b/>
          </w:rPr>
          <w:t>meow.wav</w:t>
        </w:r>
        <w:r>
          <w:t>.  Running under standard BASIC!, the program would use the file rfo-basic/data/meow.wav.  As a standalone application, it can use a file image built into APK.  Since the practice application is not using a real file, you can leave the</w:t>
        </w:r>
        <w:r w:rsidRPr="009D21C5">
          <w:t xml:space="preserve"> </w:t>
        </w:r>
      </w:ins>
      <w:ins w:id="6674" w:author="msammartano" w:date="2014-02-07T18:08:00Z">
        <w:r w:rsidR="007E28D7">
          <w:t>"</w:t>
        </w:r>
      </w:ins>
      <w:ins w:id="6675" w:author="msammartano" w:date="2014-02-07T17:29:00Z">
        <w:r w:rsidRPr="00350D44">
          <w:rPr>
            <w:b/>
          </w:rPr>
          <w:t>load_file_names</w:t>
        </w:r>
      </w:ins>
      <w:ins w:id="6676" w:author="msammartano" w:date="2014-02-07T18:08:00Z">
        <w:r w:rsidR="007E28D7">
          <w:t>"</w:t>
        </w:r>
      </w:ins>
      <w:ins w:id="6677" w:author="msammartano" w:date="2014-02-07T17:29:00Z">
        <w:r>
          <w:t xml:space="preserve"> list empty.</w:t>
        </w:r>
      </w:ins>
    </w:p>
    <w:p w:rsidR="00EF3D97" w:rsidRPr="00695D58" w:rsidRDefault="00EF3D97" w:rsidP="00EF3D97">
      <w:pPr>
        <w:rPr>
          <w:ins w:id="6678" w:author="msammartano" w:date="2014-02-07T17:29:00Z"/>
        </w:rPr>
      </w:pPr>
      <w:ins w:id="6679" w:author="msammartano" w:date="2014-02-07T17:29:00Z">
        <w:r>
          <w:t xml:space="preserve">The item </w:t>
        </w:r>
      </w:ins>
      <w:ins w:id="6680" w:author="msammartano" w:date="2014-02-07T18:07:00Z">
        <w:r w:rsidR="007E28D7">
          <w:t>"</w:t>
        </w:r>
      </w:ins>
      <w:ins w:id="6681" w:author="msammartano" w:date="2014-02-07T17:29:00Z">
        <w:r>
          <w:rPr>
            <w:b/>
          </w:rPr>
          <w:t>my_program</w:t>
        </w:r>
      </w:ins>
      <w:ins w:id="6682" w:author="msammartano" w:date="2014-02-07T18:07:00Z">
        <w:r w:rsidR="007E28D7">
          <w:t>"</w:t>
        </w:r>
      </w:ins>
      <w:ins w:id="6683" w:author="msammartano" w:date="2014-02-07T17:29:00Z">
        <w:r>
          <w:t xml:space="preserve"> is the name of the BASIC! program you want your application to run. </w:t>
        </w:r>
        <w:r w:rsidRPr="00695D58">
          <w:t xml:space="preserve"> </w:t>
        </w:r>
        <w:r>
          <w:t>This will be explained in the next section.</w:t>
        </w:r>
      </w:ins>
    </w:p>
    <w:p w:rsidR="00EF3D97" w:rsidRDefault="00EF3D97" w:rsidP="00EF3D97">
      <w:pPr>
        <w:rPr>
          <w:ins w:id="6684" w:author="msammartano" w:date="2014-02-07T17:29:00Z"/>
        </w:rPr>
      </w:pPr>
      <w:ins w:id="6685" w:author="msammartano" w:date="2014-02-07T17:29:00Z">
        <w:r>
          <w:t xml:space="preserve">The item </w:t>
        </w:r>
      </w:ins>
      <w:ins w:id="6686" w:author="msammartano" w:date="2014-02-07T18:08:00Z">
        <w:r w:rsidR="007E28D7">
          <w:t>"</w:t>
        </w:r>
      </w:ins>
      <w:ins w:id="6687" w:author="msammartano" w:date="2014-02-07T17:29:00Z">
        <w:r>
          <w:rPr>
            <w:b/>
          </w:rPr>
          <w:t>run_name</w:t>
        </w:r>
      </w:ins>
      <w:ins w:id="6688" w:author="msammartano" w:date="2014-02-07T18:08:00Z">
        <w:r w:rsidR="007E28D7">
          <w:t>"</w:t>
        </w:r>
      </w:ins>
      <w:ins w:id="6689" w:author="msammartano" w:date="2014-02-07T17:29:00Z">
        <w:r>
          <w:t xml:space="preserve"> is the default title of the Console.  Your program can set the Console title, but you may want to change the default title here.</w:t>
        </w:r>
      </w:ins>
    </w:p>
    <w:p w:rsidR="00EF3D97" w:rsidRDefault="00EF3D97" w:rsidP="00EF3D97">
      <w:pPr>
        <w:rPr>
          <w:ins w:id="6690" w:author="msammartano" w:date="2014-02-07T17:29:00Z"/>
        </w:rPr>
      </w:pPr>
      <w:ins w:id="6691" w:author="msammartano" w:date="2014-02-07T17:29:00Z">
        <w:r>
          <w:t>Save the changes to setup.xml.</w:t>
        </w:r>
        <w:r w:rsidRPr="00695D58">
          <w:t xml:space="preserve"> </w:t>
        </w:r>
        <w:r w:rsidR="000B4495">
          <w:rPr>
            <w:noProof/>
          </w:rPr>
          <w:drawing>
            <wp:inline distT="0" distB="0" distL="0" distR="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ins>
    </w:p>
    <w:p w:rsidR="00EF3D97" w:rsidRDefault="00EF3D97" w:rsidP="00EF3D97">
      <w:pPr>
        <w:rPr>
          <w:ins w:id="6692" w:author="msammartano" w:date="2014-02-07T17:29:00Z"/>
        </w:rPr>
      </w:pPr>
      <w:ins w:id="6693" w:author="msammartano" w:date="2014-02-07T17:29:00Z">
        <w:r>
          <w:t>Note: If you do want to load files to the SD</w:t>
        </w:r>
      </w:ins>
      <w:ins w:id="6694" w:author="msammartano" w:date="2014-02-07T17:42:00Z">
        <w:r w:rsidR="00282CCE">
          <w:t xml:space="preserve"> card</w:t>
        </w:r>
      </w:ins>
      <w:ins w:id="6695" w:author="msammartano" w:date="2014-02-07T17:29:00Z">
        <w:r>
          <w:t xml:space="preserve">, you must allow the creation of the data directory (set </w:t>
        </w:r>
      </w:ins>
      <w:ins w:id="6696" w:author="msammartano" w:date="2014-02-07T18:08:00Z">
        <w:r w:rsidR="007E28D7">
          <w:t>"</w:t>
        </w:r>
      </w:ins>
      <w:ins w:id="6697" w:author="msammartano" w:date="2014-02-07T17:29:00Z">
        <w:r>
          <w:rPr>
            <w:b/>
          </w:rPr>
          <w:t>apk_create_data_dir</w:t>
        </w:r>
      </w:ins>
      <w:ins w:id="6698" w:author="msammartano" w:date="2014-02-07T18:08:00Z">
        <w:r w:rsidR="007E28D7">
          <w:t>"</w:t>
        </w:r>
      </w:ins>
      <w:ins w:id="6699" w:author="msammartano" w:date="2014-02-07T17:29:00Z">
        <w:r w:rsidRPr="007C0965">
          <w:t xml:space="preserve"> to </w:t>
        </w:r>
        <w:r>
          <w:rPr>
            <w:b/>
          </w:rPr>
          <w:t>true</w:t>
        </w:r>
        <w:r>
          <w:t xml:space="preserve">) and put the file names in the </w:t>
        </w:r>
      </w:ins>
      <w:ins w:id="6700" w:author="msammartano" w:date="2014-02-07T18:08:00Z">
        <w:r w:rsidR="007E28D7">
          <w:t>"</w:t>
        </w:r>
      </w:ins>
      <w:ins w:id="6701" w:author="msammartano" w:date="2014-02-07T17:29:00Z">
        <w:r>
          <w:rPr>
            <w:b/>
          </w:rPr>
          <w:t>load_file_names</w:t>
        </w:r>
      </w:ins>
      <w:ins w:id="6702" w:author="msammartano" w:date="2014-02-07T18:08:00Z">
        <w:r w:rsidR="007E28D7">
          <w:t>"</w:t>
        </w:r>
      </w:ins>
      <w:ins w:id="6703" w:author="msammartano" w:date="2014-02-07T17:29:00Z">
        <w:r>
          <w:t xml:space="preserve"> list like this:</w:t>
        </w:r>
        <w:r w:rsidRPr="007C0965">
          <w:t xml:space="preserve"> </w:t>
        </w:r>
        <w:r w:rsidR="000B4495">
          <w:rPr>
            <w:noProof/>
          </w:rPr>
          <w:drawing>
            <wp:inline distT="0" distB="0" distL="0" distR="0">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ins>
    </w:p>
    <w:p w:rsidR="00EF3D97" w:rsidRDefault="00EF3D97" w:rsidP="00EF3D97">
      <w:pPr>
        <w:rPr>
          <w:ins w:id="6704" w:author="msammartano" w:date="2014-02-07T17:29:00Z"/>
        </w:rPr>
      </w:pPr>
      <w:ins w:id="6705" w:author="msammartano" w:date="2014-02-07T17:29:00Z">
        <w:r>
          <w:lastRenderedPageBreak/>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ins>
    </w:p>
    <w:p w:rsidR="00EF3D97" w:rsidRDefault="00EF3D97" w:rsidP="00EF3D97">
      <w:pPr>
        <w:pStyle w:val="Heading2"/>
        <w:rPr>
          <w:ins w:id="6706" w:author="msammartano" w:date="2014-02-07T17:29:00Z"/>
        </w:rPr>
      </w:pPr>
      <w:bookmarkStart w:id="6707" w:name="_Toc379672096"/>
      <w:ins w:id="6708" w:author="msammartano" w:date="2014-02-07T17:29:00Z">
        <w:r>
          <w:t>Files and Resources</w:t>
        </w:r>
        <w:bookmarkEnd w:id="6707"/>
      </w:ins>
    </w:p>
    <w:p w:rsidR="00EF3D97" w:rsidRDefault="00EF3D97" w:rsidP="00EF3D97">
      <w:pPr>
        <w:rPr>
          <w:ins w:id="6709" w:author="msammartano" w:date="2014-02-07T17:29:00Z"/>
        </w:rPr>
      </w:pPr>
      <w:ins w:id="6710" w:author="msammartano" w:date="2014-02-07T17:29:00Z">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ins>
      <w:ins w:id="6711" w:author="msammartano" w:date="2014-02-07T17:42:00Z">
        <w:r w:rsidR="00282CCE">
          <w:t xml:space="preserve"> card</w:t>
        </w:r>
      </w:ins>
      <w:ins w:id="6712" w:author="msammartano" w:date="2014-02-07T17:29:00Z">
        <w:r>
          <w:t>.</w:t>
        </w:r>
      </w:ins>
    </w:p>
    <w:p w:rsidR="00EF3D97" w:rsidRPr="00027274" w:rsidRDefault="00EF3D97" w:rsidP="00EF3D97">
      <w:pPr>
        <w:rPr>
          <w:ins w:id="6713" w:author="msammartano" w:date="2014-02-07T17:29:00Z"/>
        </w:rPr>
      </w:pPr>
      <w:ins w:id="6714" w:author="msammartano" w:date="2014-02-07T17:29:00Z">
        <w:r>
          <w:t xml:space="preserve">Your application uses the </w:t>
        </w:r>
        <w:r>
          <w:rPr>
            <w:b/>
          </w:rPr>
          <w:t>assets</w:t>
        </w:r>
        <w:r>
          <w:t xml:space="preserve"> folder, too.</w:t>
        </w:r>
      </w:ins>
    </w:p>
    <w:p w:rsidR="00EF3D97" w:rsidRDefault="00EF3D97" w:rsidP="00EF3D97">
      <w:pPr>
        <w:pStyle w:val="ListParagraph"/>
        <w:numPr>
          <w:ilvl w:val="0"/>
          <w:numId w:val="49"/>
        </w:numPr>
        <w:rPr>
          <w:ins w:id="6715" w:author="msammartano" w:date="2014-02-07T17:29:00Z"/>
        </w:rPr>
      </w:pPr>
      <w:ins w:id="6716" w:author="msammartano" w:date="2014-02-07T17:29:00Z">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ins>
    </w:p>
    <w:p w:rsidR="00EF3D97" w:rsidRDefault="00EF3D97" w:rsidP="00EF3D97">
      <w:pPr>
        <w:pStyle w:val="ListParagraph"/>
        <w:numPr>
          <w:ilvl w:val="0"/>
          <w:numId w:val="49"/>
        </w:numPr>
        <w:rPr>
          <w:ins w:id="6717" w:author="msammartano" w:date="2014-02-07T17:29:00Z"/>
        </w:rPr>
      </w:pPr>
      <w:ins w:id="6718" w:author="msammartano" w:date="2014-02-07T17:29:00Z">
        <w:r>
          <w:t xml:space="preserve">Right-click </w:t>
        </w:r>
        <w:r>
          <w:rPr>
            <w:b/>
          </w:rPr>
          <w:t>assets</w:t>
        </w:r>
        <w:r>
          <w:t xml:space="preserve"> and select </w:t>
        </w:r>
        <w:r>
          <w:rPr>
            <w:b/>
          </w:rPr>
          <w:t>New -&gt; Folder</w:t>
        </w:r>
        <w:r>
          <w:t>.</w:t>
        </w:r>
      </w:ins>
    </w:p>
    <w:p w:rsidR="00EF3D97" w:rsidRDefault="00EF3D97" w:rsidP="00EF3D97">
      <w:pPr>
        <w:pStyle w:val="ListParagraph"/>
        <w:numPr>
          <w:ilvl w:val="0"/>
          <w:numId w:val="49"/>
        </w:numPr>
        <w:rPr>
          <w:ins w:id="6719" w:author="msammartano" w:date="2014-02-07T17:29:00Z"/>
        </w:rPr>
      </w:pPr>
      <w:ins w:id="6720" w:author="msammartano" w:date="2014-02-07T17:29:00Z">
        <w:r>
          <w:t xml:space="preserve">In the </w:t>
        </w:r>
        <w:r>
          <w:rPr>
            <w:b/>
          </w:rPr>
          <w:t>Folder name:</w:t>
        </w:r>
        <w:r>
          <w:t xml:space="preserve"> field, enter </w:t>
        </w:r>
      </w:ins>
      <w:ins w:id="6721" w:author="msammartano" w:date="2014-02-07T18:08:00Z">
        <w:r w:rsidR="007E28D7">
          <w:t>"</w:t>
        </w:r>
      </w:ins>
      <w:ins w:id="6722" w:author="msammartano" w:date="2014-02-07T17:29:00Z">
        <w:r>
          <w:t>rfo-cats/data</w:t>
        </w:r>
      </w:ins>
      <w:ins w:id="6723" w:author="msammartano" w:date="2014-02-07T18:08:00Z">
        <w:r w:rsidR="007E28D7">
          <w:t>"</w:t>
        </w:r>
      </w:ins>
      <w:ins w:id="6724" w:author="msammartano" w:date="2014-02-07T17:29:00Z">
        <w:r>
          <w:t>.</w:t>
        </w:r>
      </w:ins>
    </w:p>
    <w:p w:rsidR="00EF3D97" w:rsidRDefault="00EF3D97" w:rsidP="00EF3D97">
      <w:pPr>
        <w:pStyle w:val="ListParagraph"/>
        <w:numPr>
          <w:ilvl w:val="0"/>
          <w:numId w:val="49"/>
        </w:numPr>
        <w:rPr>
          <w:ins w:id="6725" w:author="msammartano" w:date="2014-02-07T17:29:00Z"/>
        </w:rPr>
      </w:pPr>
      <w:ins w:id="6726" w:author="msammartano" w:date="2014-02-07T17:29:00Z">
        <w:r>
          <w:t xml:space="preserve">Click </w:t>
        </w:r>
        <w:r w:rsidRPr="00A01DE9">
          <w:rPr>
            <w:b/>
          </w:rPr>
          <w:t>Finish</w:t>
        </w:r>
        <w:r>
          <w:t>.</w:t>
        </w:r>
      </w:ins>
    </w:p>
    <w:p w:rsidR="00EF3D97" w:rsidRDefault="00EF3D97" w:rsidP="00EF3D97">
      <w:pPr>
        <w:pStyle w:val="ListParagraph"/>
        <w:numPr>
          <w:ilvl w:val="0"/>
          <w:numId w:val="49"/>
        </w:numPr>
        <w:rPr>
          <w:ins w:id="6727" w:author="msammartano" w:date="2014-02-07T17:29:00Z"/>
        </w:rPr>
      </w:pPr>
      <w:ins w:id="6728" w:author="msammartano" w:date="2014-02-07T17:29:00Z">
        <w:r>
          <w:t xml:space="preserve">In the same way, create </w:t>
        </w:r>
      </w:ins>
      <w:ins w:id="6729" w:author="msammartano" w:date="2014-02-07T18:08:00Z">
        <w:r w:rsidR="007E28D7">
          <w:t>"</w:t>
        </w:r>
      </w:ins>
      <w:ins w:id="6730" w:author="msammartano" w:date="2014-02-07T17:29:00Z">
        <w:r>
          <w:t>rfo-cats/source</w:t>
        </w:r>
      </w:ins>
      <w:ins w:id="6731" w:author="msammartano" w:date="2014-02-07T18:08:00Z">
        <w:r w:rsidR="007E28D7">
          <w:t>"</w:t>
        </w:r>
      </w:ins>
      <w:ins w:id="6732" w:author="msammartano" w:date="2014-02-07T17:29:00Z">
        <w:r>
          <w:t>.</w:t>
        </w:r>
      </w:ins>
    </w:p>
    <w:p w:rsidR="00EF3D97" w:rsidRDefault="00EF3D97" w:rsidP="00EF3D97">
      <w:pPr>
        <w:pStyle w:val="ListParagraph"/>
        <w:numPr>
          <w:ilvl w:val="0"/>
          <w:numId w:val="49"/>
        </w:numPr>
        <w:rPr>
          <w:ins w:id="6733" w:author="msammartano" w:date="2014-02-07T17:29:00Z"/>
        </w:rPr>
      </w:pPr>
      <w:ins w:id="6734" w:author="msammartano" w:date="2014-02-07T17:29:00Z">
        <w:r>
          <w:t xml:space="preserve">Drag </w:t>
        </w:r>
        <w:r>
          <w:rPr>
            <w:b/>
          </w:rPr>
          <w:t>assets/rfo-basic/data/meow.wav</w:t>
        </w:r>
        <w:r>
          <w:t xml:space="preserve"> to </w:t>
        </w:r>
        <w:r>
          <w:rPr>
            <w:b/>
          </w:rPr>
          <w:t>assets/rfo-cats/data/</w:t>
        </w:r>
        <w:r>
          <w:t>.</w:t>
        </w:r>
      </w:ins>
    </w:p>
    <w:p w:rsidR="00EF3D97" w:rsidRDefault="00EF3D97" w:rsidP="00EF3D97">
      <w:pPr>
        <w:pStyle w:val="ListParagraph"/>
        <w:numPr>
          <w:ilvl w:val="0"/>
          <w:numId w:val="49"/>
        </w:numPr>
        <w:rPr>
          <w:ins w:id="6735" w:author="msammartano" w:date="2014-02-07T17:29:00Z"/>
        </w:rPr>
      </w:pPr>
      <w:ins w:id="6736" w:author="msammartano" w:date="2014-02-07T17:29:00Z">
        <w:r>
          <w:t xml:space="preserve">Drag </w:t>
        </w:r>
        <w:r>
          <w:rPr>
            <w:b/>
          </w:rPr>
          <w:t>assets/rfo-basic/source/my_program.bas</w:t>
        </w:r>
        <w:r>
          <w:t xml:space="preserve"> to </w:t>
        </w:r>
        <w:r>
          <w:rPr>
            <w:b/>
          </w:rPr>
          <w:t>assets/rfo-cats/source/</w:t>
        </w:r>
        <w:r>
          <w:t>.</w:t>
        </w:r>
      </w:ins>
    </w:p>
    <w:p w:rsidR="00EF3D97" w:rsidRPr="00CD4F5D" w:rsidRDefault="00EF3D97" w:rsidP="00EF3D97">
      <w:pPr>
        <w:ind w:left="360"/>
        <w:rPr>
          <w:ins w:id="6737" w:author="msammartano" w:date="2014-02-07T17:29:00Z"/>
        </w:rPr>
      </w:pPr>
      <w:ins w:id="6738" w:author="msammartano" w:date="2014-02-07T17:29:00Z">
        <w:r>
          <w:t xml:space="preserve">Note: the top folder in </w:t>
        </w:r>
        <w:r>
          <w:rPr>
            <w:b/>
          </w:rPr>
          <w:t>assets</w:t>
        </w:r>
        <w:r>
          <w:t xml:space="preserve"> must exactly match what you put in the </w:t>
        </w:r>
      </w:ins>
      <w:ins w:id="6739" w:author="msammartano" w:date="2014-02-07T18:08:00Z">
        <w:r w:rsidR="007E28D7">
          <w:t>"</w:t>
        </w:r>
      </w:ins>
      <w:ins w:id="6740" w:author="msammartano" w:date="2014-02-07T17:29:00Z">
        <w:r>
          <w:rPr>
            <w:b/>
          </w:rPr>
          <w:t>app_path</w:t>
        </w:r>
      </w:ins>
      <w:ins w:id="6741" w:author="msammartano" w:date="2014-02-07T18:08:00Z">
        <w:r w:rsidR="007E28D7">
          <w:t>"</w:t>
        </w:r>
      </w:ins>
      <w:ins w:id="6742" w:author="msammartano" w:date="2014-02-07T17:29:00Z">
        <w:r>
          <w:t xml:space="preserve"> item in </w:t>
        </w:r>
        <w:r>
          <w:rPr>
            <w:b/>
          </w:rPr>
          <w:t>res/values/setup.xml</w:t>
        </w:r>
        <w:r>
          <w:t xml:space="preserve">.  For this practice program, it is </w:t>
        </w:r>
        <w:r>
          <w:rPr>
            <w:b/>
          </w:rPr>
          <w:t>rfo-cats</w:t>
        </w:r>
        <w:r>
          <w:t>.</w:t>
        </w:r>
      </w:ins>
    </w:p>
    <w:p w:rsidR="00EF3D97" w:rsidRPr="007563A1" w:rsidRDefault="00EF3D97" w:rsidP="00EF3D97">
      <w:pPr>
        <w:ind w:left="360"/>
        <w:rPr>
          <w:ins w:id="6743" w:author="msammartano" w:date="2014-02-07T17:29:00Z"/>
        </w:rPr>
      </w:pPr>
      <w:ins w:id="6744" w:author="msammartano" w:date="2014-02-07T17:29:00Z">
        <w:r>
          <w:t xml:space="preserve">If you expand your new folders, your </w:t>
        </w:r>
        <w:r w:rsidRPr="007563A1">
          <w:rPr>
            <w:b/>
          </w:rPr>
          <w:t>Package Explorer</w:t>
        </w:r>
        <w:r>
          <w:t xml:space="preserve"> should look like this:</w:t>
        </w:r>
      </w:ins>
    </w:p>
    <w:p w:rsidR="00EF3D97" w:rsidRDefault="000B4495" w:rsidP="00EF3D97">
      <w:pPr>
        <w:pStyle w:val="ListParagraph"/>
        <w:rPr>
          <w:ins w:id="6745" w:author="msammartano" w:date="2014-02-07T17:29:00Z"/>
        </w:rPr>
      </w:pPr>
      <w:ins w:id="6746" w:author="msammartano" w:date="2014-02-07T17:29:00Z">
        <w:r>
          <w:rPr>
            <w:noProof/>
          </w:rPr>
          <w:drawing>
            <wp:inline distT="0" distB="0" distL="0" distR="0">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ins>
    </w:p>
    <w:p w:rsidR="00EF3D97" w:rsidRDefault="00EF3D97" w:rsidP="00EF3D97">
      <w:pPr>
        <w:rPr>
          <w:ins w:id="6747" w:author="msammartano" w:date="2014-02-07T17:29:00Z"/>
        </w:rPr>
      </w:pPr>
      <w:ins w:id="6748" w:author="msammartano" w:date="2014-02-07T17:29:00Z">
        <w:r>
          <w:t xml:space="preserve">Your APK does not need anything in </w:t>
        </w:r>
        <w:r w:rsidRPr="007563A1">
          <w:rPr>
            <w:b/>
          </w:rPr>
          <w:t>assets/rfo-basic</w:t>
        </w:r>
        <w:r>
          <w:t>.  Delete the entire folder:</w:t>
        </w:r>
      </w:ins>
    </w:p>
    <w:p w:rsidR="00EF3D97" w:rsidRDefault="00EF3D97" w:rsidP="00EF3D97">
      <w:pPr>
        <w:pStyle w:val="ListParagraph"/>
        <w:numPr>
          <w:ilvl w:val="0"/>
          <w:numId w:val="49"/>
        </w:numPr>
        <w:rPr>
          <w:ins w:id="6749" w:author="msammartano" w:date="2014-02-07T17:29:00Z"/>
        </w:rPr>
      </w:pPr>
      <w:ins w:id="6750" w:author="msammartano" w:date="2014-02-07T17:29:00Z">
        <w:r>
          <w:lastRenderedPageBreak/>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ins>
    </w:p>
    <w:p w:rsidR="00EF3D97" w:rsidRDefault="00EF3D97" w:rsidP="00EF3D97">
      <w:pPr>
        <w:pStyle w:val="ListParagraph"/>
        <w:numPr>
          <w:ilvl w:val="0"/>
          <w:numId w:val="49"/>
        </w:numPr>
        <w:rPr>
          <w:ins w:id="6751" w:author="msammartano" w:date="2014-02-07T17:29:00Z"/>
        </w:rPr>
      </w:pPr>
      <w:ins w:id="6752" w:author="msammartano" w:date="2014-02-07T17:29:00Z">
        <w:r>
          <w:t xml:space="preserve">In the confirmation window that appears, click </w:t>
        </w:r>
        <w:r>
          <w:rPr>
            <w:b/>
          </w:rPr>
          <w:t>OK</w:t>
        </w:r>
        <w:r>
          <w:t>.</w:t>
        </w:r>
      </w:ins>
    </w:p>
    <w:p w:rsidR="00EF3D97" w:rsidRPr="007563A1" w:rsidRDefault="00EF3D97" w:rsidP="00EF3D97">
      <w:pPr>
        <w:pStyle w:val="ListParagraph"/>
        <w:numPr>
          <w:ilvl w:val="0"/>
          <w:numId w:val="49"/>
        </w:numPr>
        <w:rPr>
          <w:ins w:id="6753" w:author="msammartano" w:date="2014-02-07T17:29:00Z"/>
        </w:rPr>
      </w:pPr>
      <w:ins w:id="6754" w:author="msammartano" w:date="2014-02-07T17:29:00Z">
        <w:r>
          <w:t xml:space="preserve">  You are done making changes!  It wouldn’t hurt to do another </w:t>
        </w:r>
        <w:r>
          <w:rPr>
            <w:b/>
          </w:rPr>
          <w:t>Project-&gt;Clean</w:t>
        </w:r>
        <w:r>
          <w:t xml:space="preserve"> here.</w:t>
        </w:r>
      </w:ins>
    </w:p>
    <w:p w:rsidR="008B0429" w:rsidDel="00EF3D97" w:rsidRDefault="008B0429" w:rsidP="00EB1F62">
      <w:pPr>
        <w:pStyle w:val="Heading2"/>
        <w:rPr>
          <w:del w:id="6755" w:author="msammartano" w:date="2014-02-07T17:29:00Z"/>
        </w:rPr>
      </w:pPr>
      <w:del w:id="6756" w:author="msammartano" w:date="2014-02-07T17:29:00Z">
        <w:r w:rsidDel="00EF3D97">
          <w:delText>Modifications to Basic.java</w:delText>
        </w:r>
      </w:del>
    </w:p>
    <w:p w:rsidR="008B0429" w:rsidDel="00EF3D97" w:rsidRDefault="008B0429" w:rsidP="000C7BD1">
      <w:pPr>
        <w:rPr>
          <w:del w:id="6757" w:author="msammartano" w:date="2014-02-07T17:29:00Z"/>
        </w:rPr>
      </w:pPr>
      <w:del w:id="6758" w:author="msammartano" w:date="2014-02-07T17:29:00Z">
        <w:r w:rsidDel="00EF3D97">
          <w:delText xml:space="preserve">In the Package Explorer, Expand </w:delText>
        </w:r>
        <w:r w:rsidR="00F5651B" w:rsidDel="00EF3D97">
          <w:delText>"</w:delText>
        </w:r>
        <w:r w:rsidDel="00EF3D97">
          <w:delText>com.rfo.cats</w:delText>
        </w:r>
        <w:r w:rsidR="00F5651B" w:rsidDel="00EF3D97">
          <w:delText>"</w:delText>
        </w:r>
        <w:r w:rsidDel="00EF3D97">
          <w:delText xml:space="preserve"> and then double click on Basic.java. Basic.java will be opened in the window on the right.</w:delText>
        </w:r>
      </w:del>
    </w:p>
    <w:p w:rsidR="008B0429" w:rsidDel="00EF3D97" w:rsidRDefault="000B4495" w:rsidP="008B0429">
      <w:pPr>
        <w:rPr>
          <w:del w:id="6759" w:author="msammartano" w:date="2014-02-07T17:29:00Z"/>
        </w:rPr>
      </w:pPr>
      <w:del w:id="6760" w:author="msammartano" w:date="2014-02-07T17:29:00Z">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del>
    </w:p>
    <w:p w:rsidR="008B0429" w:rsidDel="00EF3D97" w:rsidRDefault="008B0429" w:rsidP="000C7BD1">
      <w:pPr>
        <w:rPr>
          <w:del w:id="6761" w:author="msammartano" w:date="2014-02-07T17:29:00Z"/>
        </w:rPr>
      </w:pPr>
      <w:del w:id="6762" w:author="msammartano" w:date="2014-02-07T17:29:00Z">
        <w:r w:rsidDel="00EF3D97">
          <w:delText xml:space="preserve">Change: AppPath = </w:delText>
        </w:r>
        <w:r w:rsidR="00F5651B" w:rsidDel="00EF3D97">
          <w:delText>"</w:delText>
        </w:r>
        <w:r w:rsidDel="00EF3D97">
          <w:delText>rfo-basic</w:delText>
        </w:r>
        <w:r w:rsidR="00F5651B" w:rsidDel="00EF3D97">
          <w:delText>"</w:delText>
        </w:r>
        <w:r w:rsidDel="00EF3D97">
          <w:delText xml:space="preserve">  to:  AppPath = </w:delText>
        </w:r>
        <w:r w:rsidR="00F5651B" w:rsidDel="00EF3D97">
          <w:delText>"</w:delText>
        </w:r>
        <w:r w:rsidDel="00EF3D97">
          <w:delText>rfo-cats</w:delText>
        </w:r>
        <w:r w:rsidR="00F5651B" w:rsidDel="00EF3D97">
          <w:delText>"</w:delText>
        </w:r>
        <w:r w:rsidDel="00EF3D97">
          <w:delText xml:space="preserve"> </w:delText>
        </w:r>
      </w:del>
    </w:p>
    <w:p w:rsidR="008B0429" w:rsidDel="00EF3D97" w:rsidRDefault="00F5651B" w:rsidP="000C7BD1">
      <w:pPr>
        <w:rPr>
          <w:del w:id="6763" w:author="msammartano" w:date="2014-02-07T17:29:00Z"/>
        </w:rPr>
      </w:pPr>
      <w:del w:id="6764" w:author="msammartano" w:date="2014-02-07T17:29:00Z">
        <w:r w:rsidDel="00EF3D97">
          <w:delText>"</w:delText>
        </w:r>
        <w:r w:rsidR="008B0429" w:rsidDel="00EF3D97">
          <w:delText>rfo-cats</w:delText>
        </w:r>
        <w:r w:rsidDel="00EF3D97">
          <w:delText>"</w:delText>
        </w:r>
        <w:r w:rsidR="008B0429" w:rsidDel="00EF3D97">
          <w:delTex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delText>
        </w:r>
      </w:del>
    </w:p>
    <w:p w:rsidR="008B0429" w:rsidDel="00EF3D97" w:rsidRDefault="008B0429" w:rsidP="000C7BD1">
      <w:pPr>
        <w:rPr>
          <w:del w:id="6765" w:author="msammartano" w:date="2014-02-07T17:29:00Z"/>
        </w:rPr>
      </w:pPr>
      <w:del w:id="6766" w:author="msammartano" w:date="2014-02-07T17:29:00Z">
        <w:r w:rsidDel="00EF3D97">
          <w:delText xml:space="preserve">Change: </w:delText>
        </w:r>
        <w:r w:rsidRPr="003818DD" w:rsidDel="00EF3D97">
          <w:rPr>
            <w:i/>
            <w:iCs/>
          </w:rPr>
          <w:delText>isAPK</w:delText>
        </w:r>
        <w:r w:rsidRPr="003818DD" w:rsidDel="00EF3D97">
          <w:delText xml:space="preserve"> = </w:delText>
        </w:r>
        <w:r w:rsidRPr="003818DD" w:rsidDel="00EF3D97">
          <w:rPr>
            <w:b/>
            <w:bCs/>
          </w:rPr>
          <w:delText>false</w:delText>
        </w:r>
        <w:r w:rsidDel="00EF3D97">
          <w:rPr>
            <w:b/>
            <w:bCs/>
          </w:rPr>
          <w:delText xml:space="preserve"> </w:delText>
        </w:r>
        <w:r w:rsidDel="00EF3D97">
          <w:delText xml:space="preserve">to: </w:delText>
        </w:r>
        <w:r w:rsidRPr="006906E6" w:rsidDel="00EF3D97">
          <w:rPr>
            <w:i/>
            <w:iCs/>
          </w:rPr>
          <w:delText>isAPK</w:delText>
        </w:r>
        <w:r w:rsidRPr="006906E6" w:rsidDel="00EF3D97">
          <w:delText xml:space="preserve"> = </w:delText>
        </w:r>
        <w:r w:rsidDel="00EF3D97">
          <w:rPr>
            <w:b/>
            <w:bCs/>
          </w:rPr>
          <w:delText>true</w:delText>
        </w:r>
        <w:r w:rsidDel="00EF3D97">
          <w:delText>;</w:delText>
        </w:r>
      </w:del>
    </w:p>
    <w:p w:rsidR="008B0429" w:rsidDel="00EF3D97" w:rsidRDefault="008B0429" w:rsidP="000C7BD1">
      <w:pPr>
        <w:rPr>
          <w:del w:id="6767" w:author="msammartano" w:date="2014-02-07T17:29:00Z"/>
        </w:rPr>
      </w:pPr>
      <w:del w:id="6768" w:author="msammartano" w:date="2014-02-07T17:29:00Z">
        <w:r w:rsidDel="00EF3D97">
          <w:delText>Since this practice application does not need any directories, change:</w:delText>
        </w:r>
      </w:del>
    </w:p>
    <w:p w:rsidR="008B0429" w:rsidDel="00EF3D97" w:rsidRDefault="008B0429" w:rsidP="000C7BD1">
      <w:pPr>
        <w:ind w:left="720"/>
        <w:rPr>
          <w:del w:id="6769" w:author="msammartano" w:date="2014-02-07T17:29:00Z"/>
        </w:rPr>
      </w:pPr>
      <w:del w:id="6770" w:author="msammartano" w:date="2014-02-07T17:29:00Z">
        <w:r w:rsidRPr="003818DD" w:rsidDel="00EF3D97">
          <w:rPr>
            <w:i/>
            <w:iCs/>
          </w:rPr>
          <w:delText>apkCreateDataDir</w:delText>
        </w:r>
        <w:r w:rsidRPr="003818DD" w:rsidDel="00EF3D97">
          <w:delText xml:space="preserve"> = </w:delText>
        </w:r>
        <w:r w:rsidRPr="003818DD" w:rsidDel="00EF3D97">
          <w:rPr>
            <w:b/>
            <w:bCs/>
          </w:rPr>
          <w:delText>true</w:delText>
        </w:r>
        <w:r w:rsidRPr="003818DD" w:rsidDel="00EF3D97">
          <w:delText>;</w:delText>
        </w:r>
        <w:r w:rsidDel="00EF3D97">
          <w:delText xml:space="preserve">  -&gt; </w:delText>
        </w:r>
        <w:r w:rsidRPr="003818DD" w:rsidDel="00EF3D97">
          <w:rPr>
            <w:i/>
            <w:iCs/>
          </w:rPr>
          <w:delText>apkCreateDataDir</w:delText>
        </w:r>
        <w:r w:rsidRPr="003818DD" w:rsidDel="00EF3D97">
          <w:delText xml:space="preserve"> = </w:delText>
        </w:r>
        <w:r w:rsidDel="00EF3D97">
          <w:rPr>
            <w:b/>
            <w:bCs/>
          </w:rPr>
          <w:delText>false</w:delText>
        </w:r>
        <w:r w:rsidRPr="003818DD" w:rsidDel="00EF3D97">
          <w:delText>;</w:delText>
        </w:r>
      </w:del>
    </w:p>
    <w:p w:rsidR="008B0429" w:rsidDel="00EF3D97" w:rsidRDefault="008B0429" w:rsidP="000C7BD1">
      <w:pPr>
        <w:ind w:left="720"/>
        <w:rPr>
          <w:del w:id="6771" w:author="msammartano" w:date="2014-02-07T17:29:00Z"/>
        </w:rPr>
      </w:pPr>
      <w:del w:id="6772" w:author="msammartano" w:date="2014-02-07T17:29:00Z">
        <w:r w:rsidRPr="003818DD" w:rsidDel="00EF3D97">
          <w:rPr>
            <w:i/>
            <w:iCs/>
          </w:rPr>
          <w:delText>apkCreateDataBaseDir</w:delText>
        </w:r>
        <w:r w:rsidRPr="003818DD" w:rsidDel="00EF3D97">
          <w:delText xml:space="preserve"> = </w:delText>
        </w:r>
        <w:r w:rsidRPr="003818DD" w:rsidDel="00EF3D97">
          <w:rPr>
            <w:b/>
            <w:bCs/>
          </w:rPr>
          <w:delText>true</w:delText>
        </w:r>
        <w:r w:rsidRPr="003818DD" w:rsidDel="00EF3D97">
          <w:delText>;</w:delText>
        </w:r>
        <w:r w:rsidDel="00EF3D97">
          <w:delText xml:space="preserve"> -&gt; </w:delText>
        </w:r>
        <w:r w:rsidRPr="003818DD" w:rsidDel="00EF3D97">
          <w:rPr>
            <w:i/>
            <w:iCs/>
          </w:rPr>
          <w:delText>apkCreateDataBaseDir</w:delText>
        </w:r>
        <w:r w:rsidRPr="003818DD" w:rsidDel="00EF3D97">
          <w:delText xml:space="preserve"> = </w:delText>
        </w:r>
        <w:r w:rsidDel="00EF3D97">
          <w:rPr>
            <w:b/>
            <w:bCs/>
          </w:rPr>
          <w:delText>false</w:delText>
        </w:r>
        <w:r w:rsidRPr="003818DD" w:rsidDel="00EF3D97">
          <w:delText>;</w:delText>
        </w:r>
      </w:del>
    </w:p>
    <w:p w:rsidR="008B0429" w:rsidDel="00EF3D97" w:rsidRDefault="008B0429" w:rsidP="000C7BD1">
      <w:pPr>
        <w:rPr>
          <w:del w:id="6773" w:author="msammartano" w:date="2014-02-07T17:29:00Z"/>
        </w:rPr>
      </w:pPr>
      <w:del w:id="6774" w:author="msammartano" w:date="2014-02-07T17:29:00Z">
        <w:r w:rsidDel="00EF3D97">
          <w:delText xml:space="preserve">Finally, we need to change the files to be loaded onto the SDCARD. Our practice application uses the file </w:delText>
        </w:r>
        <w:r w:rsidR="00F5651B" w:rsidDel="00EF3D97">
          <w:delText>"</w:delText>
        </w:r>
        <w:r w:rsidDel="00EF3D97">
          <w:delText>meow.wav.</w:delText>
        </w:r>
        <w:r w:rsidR="00F5651B" w:rsidDel="00EF3D97">
          <w:delText>"</w:delText>
        </w:r>
        <w:r w:rsidDel="00EF3D97">
          <w:delTex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delText>
        </w:r>
      </w:del>
    </w:p>
    <w:p w:rsidR="008B0429" w:rsidDel="00EF3D97" w:rsidRDefault="000B4495" w:rsidP="000C7BD1">
      <w:pPr>
        <w:rPr>
          <w:del w:id="6775" w:author="msammartano" w:date="2014-02-07T17:29:00Z"/>
        </w:rPr>
      </w:pPr>
      <w:del w:id="6776" w:author="msammartano" w:date="2014-02-07T17:29:00Z">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del>
    </w:p>
    <w:p w:rsidR="008B0429" w:rsidDel="00EF3D97" w:rsidRDefault="008B0429" w:rsidP="000C7BD1">
      <w:pPr>
        <w:rPr>
          <w:del w:id="6777" w:author="msammartano" w:date="2014-02-07T17:29:00Z"/>
        </w:rPr>
      </w:pPr>
      <w:del w:id="6778" w:author="msammartano" w:date="2014-02-07T17:29:00Z">
        <w:r w:rsidDel="00EF3D97">
          <w:delText>If your APK actually needs files to be loaded to the SDCARD, name them here. Be sure to allow the creation of the Data directory.</w:delText>
        </w:r>
      </w:del>
    </w:p>
    <w:p w:rsidR="008B0429" w:rsidDel="00EF3D97" w:rsidRDefault="008B0429" w:rsidP="000C7BD1">
      <w:pPr>
        <w:rPr>
          <w:del w:id="6779" w:author="msammartano" w:date="2014-02-07T17:29:00Z"/>
        </w:rPr>
      </w:pPr>
      <w:del w:id="6780" w:author="msammartano" w:date="2014-02-07T17:29:00Z">
        <w:r w:rsidDel="00EF3D97">
          <w:delText xml:space="preserve">Files with the extension </w:delText>
        </w:r>
        <w:r w:rsidR="00F5651B" w:rsidDel="00EF3D97">
          <w:delText>"</w:delText>
        </w:r>
        <w:r w:rsidDel="00EF3D97">
          <w:delText>.db</w:delText>
        </w:r>
        <w:r w:rsidR="00F5651B" w:rsidDel="00EF3D97">
          <w:delText>"</w:delText>
        </w:r>
        <w:r w:rsidDel="00EF3D97">
          <w:delText xml:space="preserve"> will be loaded into the /databases/ directory.</w:delText>
        </w:r>
      </w:del>
    </w:p>
    <w:p w:rsidR="008B0429" w:rsidDel="00EF3D97" w:rsidRDefault="008B0429" w:rsidP="000C7BD1">
      <w:pPr>
        <w:rPr>
          <w:del w:id="6781" w:author="msammartano" w:date="2014-02-07T17:29:00Z"/>
        </w:rPr>
      </w:pPr>
      <w:del w:id="6782" w:author="msammartano" w:date="2014-02-07T17:29:00Z">
        <w:r w:rsidDel="00EF3D97">
          <w:delText>Save the changes to Basic.java.</w:delText>
        </w:r>
      </w:del>
    </w:p>
    <w:p w:rsidR="008B0429" w:rsidDel="00EF3D97" w:rsidRDefault="008B0429" w:rsidP="00EB1F62">
      <w:pPr>
        <w:pStyle w:val="Heading2"/>
        <w:rPr>
          <w:del w:id="6783" w:author="msammartano" w:date="2014-02-07T17:29:00Z"/>
        </w:rPr>
      </w:pPr>
      <w:del w:id="6784" w:author="msammartano" w:date="2014-02-07T17:29:00Z">
        <w:r w:rsidDel="00EF3D97">
          <w:delText>Changing the APK Name</w:delText>
        </w:r>
      </w:del>
    </w:p>
    <w:p w:rsidR="008B0429" w:rsidDel="00EF3D97" w:rsidRDefault="008B0429" w:rsidP="000C7BD1">
      <w:pPr>
        <w:rPr>
          <w:del w:id="6785" w:author="msammartano" w:date="2014-02-07T17:29:00Z"/>
        </w:rPr>
      </w:pPr>
      <w:del w:id="6786" w:author="msammartano" w:date="2014-02-07T17:29:00Z">
        <w:r w:rsidDel="00EF3D97">
          <w:delText>We are now going to change the name of the Application as it will appear on your Android device. Expand res.values and double click on strings.xml.</w:delText>
        </w:r>
      </w:del>
    </w:p>
    <w:p w:rsidR="008B0429" w:rsidDel="00EF3D97" w:rsidRDefault="000B4495" w:rsidP="008B0429">
      <w:pPr>
        <w:rPr>
          <w:del w:id="6787" w:author="msammartano" w:date="2014-02-07T17:29:00Z"/>
        </w:rPr>
      </w:pPr>
      <w:del w:id="6788" w:author="msammartano" w:date="2014-02-07T17:29:00Z">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del>
    </w:p>
    <w:p w:rsidR="008B0429" w:rsidDel="00EF3D97" w:rsidRDefault="008B0429" w:rsidP="000C7BD1">
      <w:pPr>
        <w:rPr>
          <w:del w:id="6789" w:author="msammartano" w:date="2014-02-07T17:29:00Z"/>
        </w:rPr>
      </w:pPr>
      <w:del w:id="6790" w:author="msammartano" w:date="2014-02-07T17:29:00Z">
        <w:r w:rsidDel="00EF3D97">
          <w:delText xml:space="preserve">Change: </w:delText>
        </w:r>
        <w:r w:rsidRPr="001C4CF6" w:rsidDel="00EF3D97">
          <w:delText>&lt;string name=</w:delText>
        </w:r>
        <w:r w:rsidRPr="001C4CF6" w:rsidDel="00EF3D97">
          <w:rPr>
            <w:i/>
            <w:iCs/>
          </w:rPr>
          <w:delText>"app_name"</w:delText>
        </w:r>
        <w:r w:rsidRPr="001C4CF6" w:rsidDel="00EF3D97">
          <w:delText>&gt;BASIC!&lt;/string&gt;</w:delText>
        </w:r>
        <w:r w:rsidDel="00EF3D97">
          <w:delText xml:space="preserve"> </w:delText>
        </w:r>
      </w:del>
    </w:p>
    <w:p w:rsidR="008B0429" w:rsidDel="00EF3D97" w:rsidRDefault="008B0429" w:rsidP="000C7BD1">
      <w:pPr>
        <w:rPr>
          <w:del w:id="6791" w:author="msammartano" w:date="2014-02-07T17:29:00Z"/>
        </w:rPr>
      </w:pPr>
      <w:del w:id="6792" w:author="msammartano" w:date="2014-02-07T17:29:00Z">
        <w:r w:rsidDel="00EF3D97">
          <w:delText xml:space="preserve">To: </w:delText>
        </w:r>
        <w:r w:rsidRPr="001C4CF6" w:rsidDel="00EF3D97">
          <w:delText>&lt;string name=</w:delText>
        </w:r>
        <w:r w:rsidRPr="001C4CF6" w:rsidDel="00EF3D97">
          <w:rPr>
            <w:i/>
            <w:iCs/>
          </w:rPr>
          <w:delText>"app_name"</w:delText>
        </w:r>
        <w:r w:rsidRPr="001C4CF6" w:rsidDel="00EF3D97">
          <w:delText>&gt;</w:delText>
        </w:r>
        <w:r w:rsidDel="00EF3D97">
          <w:delText>Cats</w:delText>
        </w:r>
        <w:r w:rsidRPr="001C4CF6" w:rsidDel="00EF3D97">
          <w:delText>&lt;/string&gt;</w:delText>
        </w:r>
      </w:del>
    </w:p>
    <w:p w:rsidR="008B0429" w:rsidDel="00EF3D97" w:rsidRDefault="008B0429" w:rsidP="000C7BD1">
      <w:pPr>
        <w:rPr>
          <w:del w:id="6793" w:author="msammartano" w:date="2014-02-07T17:29:00Z"/>
        </w:rPr>
      </w:pPr>
      <w:del w:id="6794" w:author="msammartano" w:date="2014-02-07T17:29:00Z">
        <w:r w:rsidDel="00EF3D97">
          <w:delText>Note: If you application uses the version$() function, this is where that function gets that value.</w:delText>
        </w:r>
      </w:del>
    </w:p>
    <w:p w:rsidR="008B0429" w:rsidDel="00EF3D97" w:rsidRDefault="008B0429" w:rsidP="000C7BD1">
      <w:pPr>
        <w:rPr>
          <w:del w:id="6795" w:author="msammartano" w:date="2014-02-07T17:29:00Z"/>
        </w:rPr>
      </w:pPr>
      <w:del w:id="6796" w:author="msammartano" w:date="2014-02-07T17:29:00Z">
        <w:r w:rsidDel="00EF3D97">
          <w:delText>Save the changes.</w:delText>
        </w:r>
      </w:del>
    </w:p>
    <w:p w:rsidR="008B0429" w:rsidRDefault="008B0429" w:rsidP="00EB1F62">
      <w:pPr>
        <w:pStyle w:val="Heading2"/>
      </w:pPr>
      <w:bookmarkStart w:id="6797" w:name="_Toc379672097"/>
      <w:r>
        <w:t>Testing the APK</w:t>
      </w:r>
      <w:bookmarkEnd w:id="6797"/>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833AAE" w:rsidP="000C7BD1">
      <w:pPr>
        <w:ind w:left="720"/>
      </w:pPr>
      <w:hyperlink r:id="rId82" w:history="1">
        <w:r w:rsidR="008B0429" w:rsidRPr="000C7BD1">
          <w:rPr>
            <w:rStyle w:val="Hyperlink"/>
          </w:rPr>
          <w:t>http://developer.android.com/tools/publishing/app-signing.html</w:t>
        </w:r>
      </w:hyperlink>
    </w:p>
    <w:p w:rsidR="00EF3D97" w:rsidRDefault="00EF3D97" w:rsidP="00EF3D97">
      <w:pPr>
        <w:pStyle w:val="ListParagraph"/>
        <w:numPr>
          <w:ilvl w:val="0"/>
          <w:numId w:val="38"/>
        </w:numPr>
        <w:rPr>
          <w:ins w:id="6798" w:author="msammartano" w:date="2014-02-07T17:30:00Z"/>
        </w:rPr>
      </w:pPr>
      <w:ins w:id="6799" w:author="msammartano" w:date="2014-02-07T17:30:00Z">
        <w:r>
          <w:t xml:space="preserve">In the </w:t>
        </w:r>
        <w:r w:rsidRPr="00160DB7">
          <w:rPr>
            <w:b/>
          </w:rPr>
          <w:t>Package Explorer</w:t>
        </w:r>
        <w:r>
          <w:t xml:space="preserve">, right-click </w:t>
        </w:r>
        <w:r w:rsidRPr="00160DB7">
          <w:rPr>
            <w:b/>
          </w:rPr>
          <w:t>Cats</w:t>
        </w:r>
        <w:r>
          <w:t>.</w:t>
        </w:r>
      </w:ins>
    </w:p>
    <w:p w:rsidR="00EF3D97" w:rsidRDefault="00EF3D97" w:rsidP="00EF3D97">
      <w:pPr>
        <w:pStyle w:val="ListParagraph"/>
        <w:numPr>
          <w:ilvl w:val="0"/>
          <w:numId w:val="38"/>
        </w:numPr>
        <w:rPr>
          <w:ins w:id="6800" w:author="msammartano" w:date="2014-02-07T17:30:00Z"/>
        </w:rPr>
      </w:pPr>
      <w:ins w:id="6801" w:author="msammartano" w:date="2014-02-07T17:30:00Z">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ins>
    </w:p>
    <w:p w:rsidR="00EF3D97" w:rsidRDefault="00EF3D97" w:rsidP="00EF3D97">
      <w:pPr>
        <w:pStyle w:val="ListParagraph"/>
        <w:numPr>
          <w:ilvl w:val="0"/>
          <w:numId w:val="38"/>
        </w:numPr>
        <w:rPr>
          <w:ins w:id="6802" w:author="msammartano" w:date="2014-02-07T17:30:00Z"/>
        </w:rPr>
      </w:pPr>
      <w:ins w:id="6803" w:author="msammartano" w:date="2014-02-07T17:30:00Z">
        <w:r>
          <w:t xml:space="preserve">In the </w:t>
        </w:r>
        <w:r w:rsidRPr="00695D58">
          <w:rPr>
            <w:b/>
          </w:rPr>
          <w:t>Project Checks</w:t>
        </w:r>
        <w:r>
          <w:t xml:space="preserve"> dialog box click </w:t>
        </w:r>
        <w:r>
          <w:rPr>
            <w:b/>
          </w:rPr>
          <w:t>Next</w:t>
        </w:r>
        <w:r>
          <w:t>.</w:t>
        </w:r>
      </w:ins>
    </w:p>
    <w:p w:rsidR="00EF3D97" w:rsidRDefault="00EF3D97" w:rsidP="00EF3D97">
      <w:pPr>
        <w:pStyle w:val="ListParagraph"/>
        <w:numPr>
          <w:ilvl w:val="0"/>
          <w:numId w:val="38"/>
        </w:numPr>
        <w:rPr>
          <w:ins w:id="6804" w:author="msammartano" w:date="2014-02-07T17:30:00Z"/>
        </w:rPr>
      </w:pPr>
      <w:ins w:id="6805" w:author="msammartano" w:date="2014-02-07T17:30:00Z">
        <w:r>
          <w:t xml:space="preserve">Select </w:t>
        </w:r>
        <w:r w:rsidRPr="00695D58">
          <w:rPr>
            <w:b/>
          </w:rPr>
          <w:t>Create New Keystore</w:t>
        </w:r>
        <w:r>
          <w:t xml:space="preserve">. </w:t>
        </w:r>
      </w:ins>
    </w:p>
    <w:p w:rsidR="00EF3D97" w:rsidRDefault="00EF3D97" w:rsidP="00EF3D97">
      <w:pPr>
        <w:pStyle w:val="ListParagraph"/>
        <w:numPr>
          <w:ilvl w:val="1"/>
          <w:numId w:val="38"/>
        </w:numPr>
        <w:rPr>
          <w:ins w:id="6806" w:author="msammartano" w:date="2014-02-07T17:30:00Z"/>
        </w:rPr>
      </w:pPr>
      <w:ins w:id="6807" w:author="msammartano" w:date="2014-02-07T17:30:00Z">
        <w:r>
          <w:t>Provide a name and location for the Keystore.</w:t>
        </w:r>
      </w:ins>
    </w:p>
    <w:p w:rsidR="00EF3D97" w:rsidRDefault="00EF3D97" w:rsidP="00EF3D97">
      <w:pPr>
        <w:pStyle w:val="ListParagraph"/>
        <w:numPr>
          <w:ilvl w:val="1"/>
          <w:numId w:val="38"/>
        </w:numPr>
        <w:rPr>
          <w:ins w:id="6808" w:author="msammartano" w:date="2014-02-07T17:30:00Z"/>
        </w:rPr>
      </w:pPr>
      <w:ins w:id="6809" w:author="msammartano" w:date="2014-02-07T17:30:00Z">
        <w:r>
          <w:t>Provide a password and confirm it.</w:t>
        </w:r>
      </w:ins>
    </w:p>
    <w:p w:rsidR="00EF3D97" w:rsidRDefault="00EF3D97" w:rsidP="00EF3D97">
      <w:pPr>
        <w:pStyle w:val="ListParagraph"/>
        <w:numPr>
          <w:ilvl w:val="1"/>
          <w:numId w:val="38"/>
        </w:numPr>
        <w:rPr>
          <w:ins w:id="6810" w:author="msammartano" w:date="2014-02-07T17:30:00Z"/>
        </w:rPr>
      </w:pPr>
      <w:ins w:id="6811" w:author="msammartano" w:date="2014-02-07T17:30:00Z">
        <w:r>
          <w:t xml:space="preserve">Click </w:t>
        </w:r>
        <w:r>
          <w:rPr>
            <w:b/>
          </w:rPr>
          <w:t>Ne</w:t>
        </w:r>
        <w:r w:rsidRPr="00695D58">
          <w:rPr>
            <w:b/>
          </w:rPr>
          <w:t>xt</w:t>
        </w:r>
        <w:r>
          <w:t>.</w:t>
        </w:r>
      </w:ins>
    </w:p>
    <w:p w:rsidR="00EF3D97" w:rsidRDefault="00EF3D97" w:rsidP="00EF3D97">
      <w:pPr>
        <w:pStyle w:val="ListParagraph"/>
        <w:numPr>
          <w:ilvl w:val="0"/>
          <w:numId w:val="38"/>
        </w:numPr>
        <w:rPr>
          <w:ins w:id="6812" w:author="msammartano" w:date="2014-02-07T17:30:00Z"/>
        </w:rPr>
      </w:pPr>
      <w:ins w:id="6813" w:author="msammartano" w:date="2014-02-07T17:30:00Z">
        <w:r>
          <w:t xml:space="preserve">Fill out the </w:t>
        </w:r>
        <w:r w:rsidRPr="00695D58">
          <w:rPr>
            <w:b/>
          </w:rPr>
          <w:t>Key Creation</w:t>
        </w:r>
        <w:r>
          <w:t xml:space="preserve"> dialog.</w:t>
        </w:r>
      </w:ins>
    </w:p>
    <w:p w:rsidR="00EF3D97" w:rsidRDefault="00EF3D97" w:rsidP="00EF3D97">
      <w:pPr>
        <w:pStyle w:val="ListParagraph"/>
        <w:numPr>
          <w:ilvl w:val="1"/>
          <w:numId w:val="38"/>
        </w:numPr>
        <w:rPr>
          <w:ins w:id="6814" w:author="msammartano" w:date="2014-02-07T17:30:00Z"/>
        </w:rPr>
      </w:pPr>
      <w:ins w:id="6815" w:author="msammartano" w:date="2014-02-07T17:30:00Z">
        <w:r>
          <w:t>Pick any name for an Alias.</w:t>
        </w:r>
      </w:ins>
    </w:p>
    <w:p w:rsidR="00EF3D97" w:rsidRDefault="00EF3D97" w:rsidP="00EF3D97">
      <w:pPr>
        <w:pStyle w:val="ListParagraph"/>
        <w:numPr>
          <w:ilvl w:val="1"/>
          <w:numId w:val="38"/>
        </w:numPr>
        <w:rPr>
          <w:ins w:id="6816" w:author="msammartano" w:date="2014-02-07T17:30:00Z"/>
        </w:rPr>
      </w:pPr>
      <w:ins w:id="6817" w:author="msammartano" w:date="2014-02-07T17:30:00Z">
        <w:r>
          <w:t>Enter 25 for Validity (Years)</w:t>
        </w:r>
      </w:ins>
    </w:p>
    <w:p w:rsidR="00EF3D97" w:rsidRDefault="00EF3D97" w:rsidP="00EF3D97">
      <w:pPr>
        <w:pStyle w:val="ListParagraph"/>
        <w:numPr>
          <w:ilvl w:val="1"/>
          <w:numId w:val="38"/>
        </w:numPr>
        <w:rPr>
          <w:ins w:id="6818" w:author="msammartano" w:date="2014-02-07T17:30:00Z"/>
        </w:rPr>
      </w:pPr>
      <w:ins w:id="6819" w:author="msammartano" w:date="2014-02-07T17:30:00Z">
        <w:r>
          <w:t>Click next.</w:t>
        </w:r>
      </w:ins>
    </w:p>
    <w:p w:rsidR="00EF3D97" w:rsidRDefault="00EF3D97" w:rsidP="00EF3D97">
      <w:pPr>
        <w:pStyle w:val="ListParagraph"/>
        <w:numPr>
          <w:ilvl w:val="0"/>
          <w:numId w:val="38"/>
        </w:numPr>
        <w:rPr>
          <w:ins w:id="6820" w:author="msammartano" w:date="2014-02-07T17:30:00Z"/>
        </w:rPr>
      </w:pPr>
      <w:ins w:id="6821" w:author="msammartano" w:date="2014-02-07T17:30:00Z">
        <w:r>
          <w:t xml:space="preserve">In the </w:t>
        </w:r>
        <w:r w:rsidRPr="00695D58">
          <w:rPr>
            <w:b/>
          </w:rPr>
          <w:t>Destination and Key/Certificate Checks</w:t>
        </w:r>
        <w:r>
          <w:t xml:space="preserve"> dialog, </w:t>
        </w:r>
      </w:ins>
    </w:p>
    <w:p w:rsidR="00EF3D97" w:rsidRDefault="00EF3D97" w:rsidP="00EF3D97">
      <w:pPr>
        <w:pStyle w:val="ListParagraph"/>
        <w:numPr>
          <w:ilvl w:val="1"/>
          <w:numId w:val="38"/>
        </w:numPr>
        <w:rPr>
          <w:ins w:id="6822" w:author="msammartano" w:date="2014-02-07T17:30:00Z"/>
        </w:rPr>
      </w:pPr>
      <w:ins w:id="6823" w:author="msammartano" w:date="2014-02-07T17:30:00Z">
        <w:r>
          <w:t xml:space="preserve">Browse to the folder where you want to put the APK. </w:t>
        </w:r>
      </w:ins>
    </w:p>
    <w:p w:rsidR="00EF3D97" w:rsidRDefault="00EF3D97" w:rsidP="00EF3D97">
      <w:pPr>
        <w:pStyle w:val="ListParagraph"/>
        <w:numPr>
          <w:ilvl w:val="1"/>
          <w:numId w:val="38"/>
        </w:numPr>
        <w:rPr>
          <w:ins w:id="6824" w:author="msammartano" w:date="2014-02-07T17:30:00Z"/>
        </w:rPr>
      </w:pPr>
      <w:ins w:id="6825" w:author="msammartano" w:date="2014-02-07T17:30:00Z">
        <w:r>
          <w:t>Name the APK "Cats.apk"</w:t>
        </w:r>
      </w:ins>
    </w:p>
    <w:p w:rsidR="00EF3D97" w:rsidRDefault="00EF3D97" w:rsidP="00EF3D97">
      <w:pPr>
        <w:pStyle w:val="ListParagraph"/>
        <w:numPr>
          <w:ilvl w:val="1"/>
          <w:numId w:val="38"/>
        </w:numPr>
        <w:rPr>
          <w:ins w:id="6826" w:author="msammartano" w:date="2014-02-07T17:30:00Z"/>
        </w:rPr>
      </w:pPr>
      <w:ins w:id="6827" w:author="msammartano" w:date="2014-02-07T17:30:00Z">
        <w:r>
          <w:t>Click next.</w:t>
        </w:r>
      </w:ins>
    </w:p>
    <w:p w:rsidR="00EF3D97" w:rsidRDefault="00EF3D97" w:rsidP="00EF3D97">
      <w:pPr>
        <w:pStyle w:val="ListParagraph"/>
        <w:numPr>
          <w:ilvl w:val="0"/>
          <w:numId w:val="38"/>
        </w:numPr>
        <w:rPr>
          <w:ins w:id="6828" w:author="msammartano" w:date="2014-02-07T17:30:00Z"/>
        </w:rPr>
      </w:pPr>
      <w:ins w:id="6829" w:author="msammartano" w:date="2014-02-07T17:30:00Z">
        <w:r>
          <w:t>Now, install and run Cats.apk</w:t>
        </w:r>
      </w:ins>
    </w:p>
    <w:p w:rsidR="000F306B" w:rsidDel="00EF3D97" w:rsidRDefault="008B0429" w:rsidP="000F306B">
      <w:pPr>
        <w:pStyle w:val="ListParagraph"/>
        <w:numPr>
          <w:ilvl w:val="0"/>
          <w:numId w:val="38"/>
        </w:numPr>
        <w:rPr>
          <w:del w:id="6830" w:author="msammartano" w:date="2014-02-07T17:30:00Z"/>
        </w:rPr>
      </w:pPr>
      <w:del w:id="6831" w:author="msammartano" w:date="2014-02-07T17:30:00Z">
        <w:r w:rsidDel="00EF3D97">
          <w:delText xml:space="preserve">On the left hand side of the screen, right click on </w:delText>
        </w:r>
        <w:r w:rsidR="00F5651B" w:rsidDel="00EF3D97">
          <w:delText>"</w:delText>
        </w:r>
        <w:r w:rsidDel="00EF3D97">
          <w:delText>com.rfo.cats.Basic</w:delText>
        </w:r>
        <w:r w:rsidR="00F5651B" w:rsidDel="00EF3D97">
          <w:delText>"</w:delText>
        </w:r>
      </w:del>
    </w:p>
    <w:p w:rsidR="000F306B" w:rsidDel="00EF3D97" w:rsidRDefault="008B0429" w:rsidP="000F306B">
      <w:pPr>
        <w:pStyle w:val="ListParagraph"/>
        <w:numPr>
          <w:ilvl w:val="0"/>
          <w:numId w:val="38"/>
        </w:numPr>
        <w:rPr>
          <w:del w:id="6832" w:author="msammartano" w:date="2014-02-07T17:30:00Z"/>
        </w:rPr>
      </w:pPr>
      <w:del w:id="6833" w:author="msammartano" w:date="2014-02-07T17:30:00Z">
        <w:r w:rsidDel="00EF3D97">
          <w:delText>Select: Android Tools-&gt;Export Signed Application Package</w:delText>
        </w:r>
      </w:del>
    </w:p>
    <w:p w:rsidR="000F306B" w:rsidDel="00EF3D97" w:rsidRDefault="008B0429" w:rsidP="000F306B">
      <w:pPr>
        <w:pStyle w:val="ListParagraph"/>
        <w:numPr>
          <w:ilvl w:val="0"/>
          <w:numId w:val="38"/>
        </w:numPr>
        <w:rPr>
          <w:del w:id="6834" w:author="msammartano" w:date="2014-02-07T17:30:00Z"/>
        </w:rPr>
      </w:pPr>
      <w:del w:id="6835" w:author="msammartano" w:date="2014-02-07T17:30:00Z">
        <w:r w:rsidDel="00EF3D97">
          <w:delText>Select Next in the Project Checks dialog box.</w:delText>
        </w:r>
      </w:del>
    </w:p>
    <w:p w:rsidR="008B0429" w:rsidDel="00EF3D97" w:rsidRDefault="008B0429" w:rsidP="000F306B">
      <w:pPr>
        <w:pStyle w:val="ListParagraph"/>
        <w:numPr>
          <w:ilvl w:val="0"/>
          <w:numId w:val="38"/>
        </w:numPr>
        <w:rPr>
          <w:del w:id="6836" w:author="msammartano" w:date="2014-02-07T17:30:00Z"/>
        </w:rPr>
      </w:pPr>
      <w:del w:id="6837" w:author="msammartano" w:date="2014-02-07T17:30:00Z">
        <w:r w:rsidDel="00EF3D97">
          <w:delText xml:space="preserve">Select </w:delText>
        </w:r>
        <w:r w:rsidR="00F5651B" w:rsidDel="00EF3D97">
          <w:delText>"</w:delText>
        </w:r>
        <w:r w:rsidDel="00EF3D97">
          <w:delText>Create New Keystore.</w:delText>
        </w:r>
        <w:r w:rsidR="00F5651B" w:rsidDel="00EF3D97">
          <w:delText>"</w:delText>
        </w:r>
        <w:r w:rsidDel="00EF3D97">
          <w:delText xml:space="preserve"> </w:delText>
        </w:r>
      </w:del>
    </w:p>
    <w:p w:rsidR="008B0429" w:rsidDel="00EF3D97" w:rsidRDefault="008B0429" w:rsidP="000F306B">
      <w:pPr>
        <w:pStyle w:val="ListParagraph"/>
        <w:numPr>
          <w:ilvl w:val="1"/>
          <w:numId w:val="38"/>
        </w:numPr>
        <w:rPr>
          <w:del w:id="6838" w:author="msammartano" w:date="2014-02-07T17:30:00Z"/>
        </w:rPr>
      </w:pPr>
      <w:del w:id="6839" w:author="msammartano" w:date="2014-02-07T17:30:00Z">
        <w:r w:rsidDel="00EF3D97">
          <w:delText>Provide a name and location for the Keystore.</w:delText>
        </w:r>
      </w:del>
    </w:p>
    <w:p w:rsidR="008B0429" w:rsidDel="00EF3D97" w:rsidRDefault="008B0429" w:rsidP="000F306B">
      <w:pPr>
        <w:pStyle w:val="ListParagraph"/>
        <w:numPr>
          <w:ilvl w:val="1"/>
          <w:numId w:val="38"/>
        </w:numPr>
        <w:rPr>
          <w:del w:id="6840" w:author="msammartano" w:date="2014-02-07T17:30:00Z"/>
        </w:rPr>
      </w:pPr>
      <w:del w:id="6841" w:author="msammartano" w:date="2014-02-07T17:30:00Z">
        <w:r w:rsidDel="00EF3D97">
          <w:delText>Provide a pass word and confirm it.</w:delText>
        </w:r>
      </w:del>
    </w:p>
    <w:p w:rsidR="008B0429" w:rsidDel="00EF3D97" w:rsidRDefault="008B0429" w:rsidP="000F306B">
      <w:pPr>
        <w:pStyle w:val="ListParagraph"/>
        <w:numPr>
          <w:ilvl w:val="1"/>
          <w:numId w:val="38"/>
        </w:numPr>
        <w:rPr>
          <w:del w:id="6842" w:author="msammartano" w:date="2014-02-07T17:30:00Z"/>
        </w:rPr>
      </w:pPr>
      <w:del w:id="6843" w:author="msammartano" w:date="2014-02-07T17:30:00Z">
        <w:r w:rsidDel="00EF3D97">
          <w:delText>Click next.</w:delText>
        </w:r>
      </w:del>
    </w:p>
    <w:p w:rsidR="008B0429" w:rsidDel="00EF3D97" w:rsidRDefault="008B0429" w:rsidP="000F306B">
      <w:pPr>
        <w:pStyle w:val="ListParagraph"/>
        <w:numPr>
          <w:ilvl w:val="0"/>
          <w:numId w:val="38"/>
        </w:numPr>
        <w:rPr>
          <w:del w:id="6844" w:author="msammartano" w:date="2014-02-07T17:30:00Z"/>
        </w:rPr>
      </w:pPr>
      <w:del w:id="6845" w:author="msammartano" w:date="2014-02-07T17:30:00Z">
        <w:r w:rsidDel="00EF3D97">
          <w:delText>Fill out the Key Creation dialog.</w:delText>
        </w:r>
      </w:del>
    </w:p>
    <w:p w:rsidR="008B0429" w:rsidDel="00EF3D97" w:rsidRDefault="008B0429" w:rsidP="000F306B">
      <w:pPr>
        <w:pStyle w:val="ListParagraph"/>
        <w:numPr>
          <w:ilvl w:val="1"/>
          <w:numId w:val="38"/>
        </w:numPr>
        <w:rPr>
          <w:del w:id="6846" w:author="msammartano" w:date="2014-02-07T17:30:00Z"/>
        </w:rPr>
      </w:pPr>
      <w:del w:id="6847" w:author="msammartano" w:date="2014-02-07T17:30:00Z">
        <w:r w:rsidDel="00EF3D97">
          <w:delText>Pick any name for an Alias.</w:delText>
        </w:r>
      </w:del>
    </w:p>
    <w:p w:rsidR="008B0429" w:rsidDel="00EF3D97" w:rsidRDefault="008B0429" w:rsidP="000F306B">
      <w:pPr>
        <w:pStyle w:val="ListParagraph"/>
        <w:numPr>
          <w:ilvl w:val="1"/>
          <w:numId w:val="38"/>
        </w:numPr>
        <w:rPr>
          <w:del w:id="6848" w:author="msammartano" w:date="2014-02-07T17:30:00Z"/>
        </w:rPr>
      </w:pPr>
      <w:del w:id="6849" w:author="msammartano" w:date="2014-02-07T17:30:00Z">
        <w:r w:rsidDel="00EF3D97">
          <w:delText>Enter 25 for Validity (Years)</w:delText>
        </w:r>
      </w:del>
    </w:p>
    <w:p w:rsidR="00084947" w:rsidDel="00EF3D97" w:rsidRDefault="008B0429" w:rsidP="000F306B">
      <w:pPr>
        <w:pStyle w:val="ListParagraph"/>
        <w:numPr>
          <w:ilvl w:val="1"/>
          <w:numId w:val="38"/>
        </w:numPr>
        <w:rPr>
          <w:del w:id="6850" w:author="msammartano" w:date="2014-02-07T17:30:00Z"/>
        </w:rPr>
      </w:pPr>
      <w:del w:id="6851" w:author="msammartano" w:date="2014-02-07T17:30:00Z">
        <w:r w:rsidDel="00EF3D97">
          <w:delText xml:space="preserve">Click </w:delText>
        </w:r>
        <w:r w:rsidR="00084947" w:rsidDel="00EF3D97">
          <w:delText>n</w:delText>
        </w:r>
        <w:r w:rsidDel="00EF3D97">
          <w:delText>ext</w:delText>
        </w:r>
        <w:r w:rsidR="00084947" w:rsidDel="00EF3D97">
          <w:delText>.</w:delText>
        </w:r>
      </w:del>
    </w:p>
    <w:p w:rsidR="008B0429" w:rsidDel="00EF3D97" w:rsidRDefault="008B0429" w:rsidP="000F306B">
      <w:pPr>
        <w:pStyle w:val="ListParagraph"/>
        <w:numPr>
          <w:ilvl w:val="0"/>
          <w:numId w:val="38"/>
        </w:numPr>
        <w:rPr>
          <w:del w:id="6852" w:author="msammartano" w:date="2014-02-07T17:30:00Z"/>
        </w:rPr>
      </w:pPr>
      <w:del w:id="6853" w:author="msammartano" w:date="2014-02-07T17:30:00Z">
        <w:r w:rsidDel="00EF3D97">
          <w:delText xml:space="preserve">In the Destination and Key/Certificate Checks dialog, </w:delText>
        </w:r>
      </w:del>
    </w:p>
    <w:p w:rsidR="008B0429" w:rsidDel="00EF3D97" w:rsidRDefault="008B0429" w:rsidP="000F306B">
      <w:pPr>
        <w:pStyle w:val="ListParagraph"/>
        <w:numPr>
          <w:ilvl w:val="1"/>
          <w:numId w:val="38"/>
        </w:numPr>
        <w:rPr>
          <w:del w:id="6854" w:author="msammartano" w:date="2014-02-07T17:30:00Z"/>
        </w:rPr>
      </w:pPr>
      <w:del w:id="6855" w:author="msammartano" w:date="2014-02-07T17:30:00Z">
        <w:r w:rsidDel="00EF3D97">
          <w:delText xml:space="preserve">browse to the folder where you want to put the APK. </w:delText>
        </w:r>
      </w:del>
    </w:p>
    <w:p w:rsidR="008B0429" w:rsidDel="00EF3D97" w:rsidRDefault="008B0429" w:rsidP="000F306B">
      <w:pPr>
        <w:pStyle w:val="ListParagraph"/>
        <w:numPr>
          <w:ilvl w:val="1"/>
          <w:numId w:val="38"/>
        </w:numPr>
        <w:rPr>
          <w:del w:id="6856" w:author="msammartano" w:date="2014-02-07T17:30:00Z"/>
        </w:rPr>
      </w:pPr>
      <w:del w:id="6857" w:author="msammartano" w:date="2014-02-07T17:30:00Z">
        <w:r w:rsidDel="00EF3D97">
          <w:delText xml:space="preserve">Name the APK </w:delText>
        </w:r>
        <w:r w:rsidR="00F5651B" w:rsidDel="00EF3D97">
          <w:delText>"</w:delText>
        </w:r>
        <w:r w:rsidDel="00EF3D97">
          <w:delText>Cats.apk</w:delText>
        </w:r>
        <w:r w:rsidR="00F5651B" w:rsidDel="00EF3D97">
          <w:delText>"</w:delText>
        </w:r>
      </w:del>
    </w:p>
    <w:p w:rsidR="00084947" w:rsidDel="00EF3D97" w:rsidRDefault="00084947" w:rsidP="000F306B">
      <w:pPr>
        <w:pStyle w:val="ListParagraph"/>
        <w:numPr>
          <w:ilvl w:val="1"/>
          <w:numId w:val="38"/>
        </w:numPr>
        <w:rPr>
          <w:del w:id="6858" w:author="msammartano" w:date="2014-02-07T17:30:00Z"/>
        </w:rPr>
      </w:pPr>
      <w:del w:id="6859" w:author="msammartano" w:date="2014-02-07T17:30:00Z">
        <w:r w:rsidDel="00EF3D97">
          <w:delText>Click next.</w:delText>
        </w:r>
      </w:del>
    </w:p>
    <w:p w:rsidR="008B0429" w:rsidDel="00EF3D97" w:rsidRDefault="008B0429" w:rsidP="000F306B">
      <w:pPr>
        <w:pStyle w:val="ListParagraph"/>
        <w:numPr>
          <w:ilvl w:val="0"/>
          <w:numId w:val="38"/>
        </w:numPr>
        <w:rPr>
          <w:del w:id="6860" w:author="msammartano" w:date="2014-02-07T17:30:00Z"/>
        </w:rPr>
      </w:pPr>
      <w:del w:id="6861" w:author="msammartano" w:date="2014-02-07T17:30:00Z">
        <w:r w:rsidDel="00EF3D97">
          <w:delText>Now, install and run Cats.apk</w:delText>
        </w:r>
      </w:del>
    </w:p>
    <w:p w:rsidR="008B0429" w:rsidRDefault="008B0429" w:rsidP="000F306B">
      <w:r>
        <w:t xml:space="preserve">The APK will have the BASIC! icon. The name below the icon </w:t>
      </w:r>
      <w:ins w:id="6862" w:author="msammartano" w:date="2014-02-07T17:30:00Z">
        <w:r w:rsidR="00EF3D97">
          <w:t xml:space="preserve">on </w:t>
        </w:r>
      </w:ins>
      <w:r>
        <w:t xml:space="preserve">your device will be </w:t>
      </w:r>
      <w:ins w:id="6863" w:author="msammartano" w:date="2014-02-07T18:09:00Z">
        <w:r w:rsidR="007E28D7">
          <w:t>"</w:t>
        </w:r>
      </w:ins>
      <w:r>
        <w:t>Cats</w:t>
      </w:r>
      <w:ins w:id="6864" w:author="msammartano" w:date="2014-02-07T18:09:00Z">
        <w:r w:rsidR="007E28D7">
          <w:t>!"</w:t>
        </w:r>
      </w:ins>
      <w:r>
        <w:t xml:space="preserve">. Double click </w:t>
      </w:r>
      <w:del w:id="6865" w:author="msammartano" w:date="2014-02-07T17:30:00Z">
        <w:r w:rsidDel="00EF3D97">
          <w:delText xml:space="preserve">Cats </w:delText>
        </w:r>
      </w:del>
      <w:ins w:id="6866" w:author="msammartano" w:date="2014-02-07T17:30:00Z">
        <w:r w:rsidR="00EF3D97">
          <w:t xml:space="preserve">the icon </w:t>
        </w:r>
      </w:ins>
      <w:r>
        <w:t xml:space="preserve">to run </w:t>
      </w:r>
      <w:del w:id="6867" w:author="msammartano" w:date="2014-02-07T17:31:00Z">
        <w:r w:rsidDel="00EF3D97">
          <w:delText>it</w:delText>
        </w:r>
      </w:del>
      <w:ins w:id="6868" w:author="msammartano" w:date="2014-02-07T17:31:00Z">
        <w:r w:rsidR="00EF3D97">
          <w:t>your application</w:t>
        </w:r>
      </w:ins>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6869" w:name="_Toc379672098"/>
      <w:r>
        <w:t xml:space="preserve">Installing </w:t>
      </w:r>
      <w:del w:id="6870" w:author="msammartano" w:date="2014-02-07T17:33:00Z">
        <w:r w:rsidDel="00EF3D97">
          <w:delText>A</w:delText>
        </w:r>
      </w:del>
      <w:ins w:id="6871" w:author="msammartano" w:date="2014-02-07T17:33:00Z">
        <w:r w:rsidR="00EF3D97">
          <w:t>a</w:t>
        </w:r>
      </w:ins>
      <w:r>
        <w:t xml:space="preserve"> BASIC! Program </w:t>
      </w:r>
      <w:del w:id="6872" w:author="msammartano" w:date="2014-02-07T17:31:00Z">
        <w:r w:rsidDel="00EF3D97">
          <w:delText>I</w:delText>
        </w:r>
      </w:del>
      <w:ins w:id="6873" w:author="msammartano" w:date="2014-02-07T17:31:00Z">
        <w:r w:rsidR="00EF3D97">
          <w:t>i</w:t>
        </w:r>
      </w:ins>
      <w:r>
        <w:t>nto the Application</w:t>
      </w:r>
      <w:bookmarkEnd w:id="6869"/>
    </w:p>
    <w:p w:rsidR="00EF3D97" w:rsidRPr="00FD2D85" w:rsidRDefault="00EF3D97" w:rsidP="00EF3D97">
      <w:pPr>
        <w:rPr>
          <w:ins w:id="6874" w:author="msammartano" w:date="2014-02-07T17:33:00Z"/>
        </w:rPr>
      </w:pPr>
      <w:ins w:id="6875" w:author="msammartano" w:date="2014-02-07T17:33:00Z">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ins>
      <w:ins w:id="6876" w:author="msammartano" w:date="2014-02-07T18:09:00Z">
        <w:r w:rsidR="007E28D7">
          <w:t>"</w:t>
        </w:r>
      </w:ins>
      <w:ins w:id="6877" w:author="msammartano" w:date="2014-02-07T17:33:00Z">
        <w:r>
          <w:rPr>
            <w:b/>
          </w:rPr>
          <w:t>&lt;your-app&gt;</w:t>
        </w:r>
      </w:ins>
      <w:ins w:id="6878" w:author="msammartano" w:date="2014-02-07T18:09:00Z">
        <w:r w:rsidR="007E28D7">
          <w:t>"</w:t>
        </w:r>
      </w:ins>
      <w:ins w:id="6879" w:author="msammartano" w:date="2014-02-07T17:33:00Z">
        <w:r>
          <w:t xml:space="preserve"> is the path you named in the </w:t>
        </w:r>
        <w:r>
          <w:rPr>
            <w:b/>
          </w:rPr>
          <w:t>setup.xml</w:t>
        </w:r>
        <w:r>
          <w:t xml:space="preserve"> item </w:t>
        </w:r>
      </w:ins>
      <w:ins w:id="6880" w:author="msammartano" w:date="2014-02-07T18:09:00Z">
        <w:r w:rsidR="007E28D7">
          <w:t>"</w:t>
        </w:r>
      </w:ins>
      <w:ins w:id="6881" w:author="msammartano" w:date="2014-02-07T17:33:00Z">
        <w:r>
          <w:rPr>
            <w:b/>
          </w:rPr>
          <w:t>app_path</w:t>
        </w:r>
      </w:ins>
      <w:ins w:id="6882" w:author="msammartano" w:date="2014-02-07T18:09:00Z">
        <w:r w:rsidR="007E28D7">
          <w:t>"</w:t>
        </w:r>
      </w:ins>
      <w:ins w:id="6883" w:author="msammartano" w:date="2014-02-07T17:33:00Z">
        <w:r>
          <w:t>.</w:t>
        </w:r>
      </w:ins>
    </w:p>
    <w:p w:rsidR="00EF3D97" w:rsidRDefault="00EF3D97" w:rsidP="00EF3D97">
      <w:pPr>
        <w:pStyle w:val="ListParagraph"/>
        <w:numPr>
          <w:ilvl w:val="0"/>
          <w:numId w:val="39"/>
        </w:numPr>
        <w:rPr>
          <w:ins w:id="6884" w:author="msammartano" w:date="2014-02-07T17:33:00Z"/>
        </w:rPr>
      </w:pPr>
      <w:ins w:id="6885" w:author="msammartano" w:date="2014-02-07T17:33:00Z">
        <w:r>
          <w:lastRenderedPageBreak/>
          <w:t xml:space="preserve">In the Eclipse </w:t>
        </w:r>
        <w:r>
          <w:rPr>
            <w:b/>
          </w:rPr>
          <w:t>Package Explorer</w:t>
        </w:r>
        <w:r>
          <w:t xml:space="preserve">, expand the </w:t>
        </w:r>
        <w:r>
          <w:rPr>
            <w:b/>
          </w:rPr>
          <w:t>assets</w:t>
        </w:r>
        <w:r>
          <w:t xml:space="preserve"> folder.</w:t>
        </w:r>
      </w:ins>
    </w:p>
    <w:p w:rsidR="00EF3D97" w:rsidRDefault="00EF3D97" w:rsidP="00EF3D97">
      <w:pPr>
        <w:pStyle w:val="ListParagraph"/>
        <w:numPr>
          <w:ilvl w:val="0"/>
          <w:numId w:val="39"/>
        </w:numPr>
        <w:rPr>
          <w:ins w:id="6886" w:author="msammartano" w:date="2014-02-07T17:33:00Z"/>
        </w:rPr>
      </w:pPr>
      <w:ins w:id="6887" w:author="msammartano" w:date="2014-02-07T17:33:00Z">
        <w:r>
          <w:t xml:space="preserve">Double-click </w:t>
        </w:r>
        <w:r>
          <w:rPr>
            <w:b/>
          </w:rPr>
          <w:t>assets/&lt;your-app&gt;/source/my_program.bas</w:t>
        </w:r>
        <w:r>
          <w:t>.</w:t>
        </w:r>
      </w:ins>
    </w:p>
    <w:p w:rsidR="00EF3D97" w:rsidRDefault="00EF3D97" w:rsidP="00EF3D97">
      <w:pPr>
        <w:pStyle w:val="ListParagraph"/>
        <w:numPr>
          <w:ilvl w:val="0"/>
          <w:numId w:val="39"/>
        </w:numPr>
        <w:rPr>
          <w:ins w:id="6888" w:author="msammartano" w:date="2014-02-07T17:33:00Z"/>
        </w:rPr>
      </w:pPr>
      <w:ins w:id="6889" w:author="msammartano" w:date="2014-02-07T17:33:00Z">
        <w:r>
          <w:t>The file will open in the edit window to the right:</w:t>
        </w:r>
        <w:r w:rsidRPr="000A7F33">
          <w:t xml:space="preserve"> </w:t>
        </w:r>
        <w:r w:rsidR="000B4495">
          <w:rPr>
            <w:noProof/>
          </w:rPr>
          <w:drawing>
            <wp:inline distT="0" distB="0" distL="0" distR="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ins>
    </w:p>
    <w:p w:rsidR="00EF3D97" w:rsidRPr="00C448A0" w:rsidRDefault="00EF3D97" w:rsidP="00EF3D97">
      <w:pPr>
        <w:rPr>
          <w:ins w:id="6890" w:author="msammartano" w:date="2014-02-07T17:33:00Z"/>
        </w:rPr>
      </w:pPr>
      <w:ins w:id="6891" w:author="msammartano" w:date="2014-02-07T17:33:00Z">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B4495">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ins>
    </w:p>
    <w:p w:rsidR="00EF3D97" w:rsidRPr="000A7F33" w:rsidRDefault="00EF3D97" w:rsidP="00EF3D97">
      <w:pPr>
        <w:rPr>
          <w:ins w:id="6892" w:author="msammartano" w:date="2014-02-07T17:33:00Z"/>
        </w:rPr>
      </w:pPr>
      <w:ins w:id="6893" w:author="msammartano" w:date="2014-02-07T17:33:00Z">
        <w:r>
          <w:t>For more complex projects, here is another way to do it.</w:t>
        </w:r>
      </w:ins>
    </w:p>
    <w:p w:rsidR="00EF3D97" w:rsidRDefault="00EF3D97" w:rsidP="00EF3D97">
      <w:pPr>
        <w:pStyle w:val="ListParagraph"/>
        <w:numPr>
          <w:ilvl w:val="0"/>
          <w:numId w:val="50"/>
        </w:numPr>
        <w:rPr>
          <w:ins w:id="6894" w:author="msammartano" w:date="2014-02-07T17:33:00Z"/>
        </w:rPr>
      </w:pPr>
      <w:ins w:id="6895" w:author="msammartano" w:date="2014-02-07T17:33:00Z">
        <w:r>
          <w:t xml:space="preserve">In the Eclipse </w:t>
        </w:r>
        <w:r>
          <w:rPr>
            <w:b/>
          </w:rPr>
          <w:t>Package Explorer</w:t>
        </w:r>
        <w:r>
          <w:t xml:space="preserve">, expand your program’s </w:t>
        </w:r>
        <w:r>
          <w:rPr>
            <w:b/>
          </w:rPr>
          <w:t>assets</w:t>
        </w:r>
        <w:r>
          <w:t xml:space="preserve"> folder.</w:t>
        </w:r>
      </w:ins>
    </w:p>
    <w:p w:rsidR="00EF3D97" w:rsidRDefault="00EF3D97" w:rsidP="00EF3D97">
      <w:pPr>
        <w:pStyle w:val="ListParagraph"/>
        <w:numPr>
          <w:ilvl w:val="0"/>
          <w:numId w:val="50"/>
        </w:numPr>
        <w:rPr>
          <w:ins w:id="6896" w:author="msammartano" w:date="2014-02-07T17:33:00Z"/>
        </w:rPr>
      </w:pPr>
      <w:ins w:id="6897" w:author="msammartano" w:date="2014-02-07T17:33:00Z">
        <w:r>
          <w:t xml:space="preserve">If you have a </w:t>
        </w:r>
        <w:r>
          <w:rPr>
            <w:b/>
          </w:rPr>
          <w:t>my_program.bas</w:t>
        </w:r>
        <w:r>
          <w:t xml:space="preserve"> in your </w:t>
        </w:r>
        <w:r>
          <w:rPr>
            <w:b/>
          </w:rPr>
          <w:t>assets</w:t>
        </w:r>
        <w:r>
          <w:t xml:space="preserve"> folder, delete it.</w:t>
        </w:r>
      </w:ins>
    </w:p>
    <w:p w:rsidR="00EF3D97" w:rsidRDefault="00EF3D97" w:rsidP="00EF3D97">
      <w:pPr>
        <w:pStyle w:val="ListParagraph"/>
        <w:numPr>
          <w:ilvl w:val="0"/>
          <w:numId w:val="50"/>
        </w:numPr>
        <w:rPr>
          <w:ins w:id="6898" w:author="msammartano" w:date="2014-02-07T17:33:00Z"/>
        </w:rPr>
      </w:pPr>
      <w:ins w:id="6899" w:author="msammartano" w:date="2014-02-07T17:33:00Z">
        <w:r>
          <w:t>In a file browser, browse to the file containing your program.</w:t>
        </w:r>
      </w:ins>
    </w:p>
    <w:p w:rsidR="00EF3D97" w:rsidRDefault="00EF3D97" w:rsidP="00EF3D97">
      <w:pPr>
        <w:pStyle w:val="ListParagraph"/>
        <w:numPr>
          <w:ilvl w:val="0"/>
          <w:numId w:val="50"/>
        </w:numPr>
        <w:rPr>
          <w:ins w:id="6900" w:author="msammartano" w:date="2014-02-07T17:33:00Z"/>
        </w:rPr>
      </w:pPr>
      <w:ins w:id="6901" w:author="msammartano" w:date="2014-02-07T17:33:00Z">
        <w:r>
          <w:t xml:space="preserve">Drag your program from your file browser to your </w:t>
        </w:r>
        <w:r>
          <w:rPr>
            <w:b/>
          </w:rPr>
          <w:t>assets/&lt;your-app&gt;/source</w:t>
        </w:r>
        <w:r>
          <w:t xml:space="preserve"> folder in Eclipse.</w:t>
        </w:r>
      </w:ins>
    </w:p>
    <w:p w:rsidR="00EF3D97" w:rsidRDefault="00EF3D97" w:rsidP="00EF3D97">
      <w:pPr>
        <w:pStyle w:val="ListParagraph"/>
        <w:numPr>
          <w:ilvl w:val="0"/>
          <w:numId w:val="50"/>
        </w:numPr>
        <w:rPr>
          <w:ins w:id="6902" w:author="msammartano" w:date="2014-02-07T17:33:00Z"/>
        </w:rPr>
      </w:pPr>
      <w:ins w:id="6903" w:author="msammartano" w:date="2014-02-07T17:33:00Z">
        <w:r>
          <w:t xml:space="preserve">If your program uses INCLUDE files, drag them to the </w:t>
        </w:r>
        <w:r>
          <w:rPr>
            <w:b/>
          </w:rPr>
          <w:t>source</w:t>
        </w:r>
        <w:r>
          <w:t xml:space="preserve"> folder, too.</w:t>
        </w:r>
      </w:ins>
    </w:p>
    <w:p w:rsidR="00EF3D97" w:rsidRPr="00FD2D85" w:rsidRDefault="00EF3D97" w:rsidP="00EF3D97">
      <w:pPr>
        <w:rPr>
          <w:ins w:id="6904" w:author="msammartano" w:date="2014-02-07T17:33:00Z"/>
        </w:rPr>
      </w:pPr>
      <w:ins w:id="6905" w:author="msammartano" w:date="2014-02-07T17:33:00Z">
        <w:r>
          <w:t xml:space="preserve">With either method, you now have a program to run.  If your program uses graphics, audio files, or other resources, you must put them in your Android </w:t>
        </w:r>
        <w:r>
          <w:rPr>
            <w:b/>
          </w:rPr>
          <w:t>assets</w:t>
        </w:r>
        <w:r>
          <w:t xml:space="preserve"> folder, too. </w:t>
        </w:r>
      </w:ins>
    </w:p>
    <w:p w:rsidR="00EF3D97" w:rsidRDefault="00EF3D97" w:rsidP="00EF3D97">
      <w:pPr>
        <w:rPr>
          <w:ins w:id="6906" w:author="msammartano" w:date="2014-02-07T17:33:00Z"/>
        </w:rPr>
      </w:pPr>
      <w:ins w:id="6907" w:author="msammartano" w:date="2014-02-07T17:33:00Z">
        <w:r>
          <w:t xml:space="preserve">If your program uses data files, drag them to your </w:t>
        </w:r>
        <w:r w:rsidRPr="00FD2D85">
          <w:rPr>
            <w:b/>
          </w:rPr>
          <w:t>assets/&lt;your-app&gt;/data</w:t>
        </w:r>
        <w:r>
          <w:t xml:space="preserve"> folder.</w:t>
        </w:r>
      </w:ins>
    </w:p>
    <w:p w:rsidR="00EF3D97" w:rsidRDefault="00EF3D97" w:rsidP="00EF3D97">
      <w:pPr>
        <w:rPr>
          <w:ins w:id="6908" w:author="msammartano" w:date="2014-02-07T17:33:00Z"/>
        </w:rPr>
      </w:pPr>
      <w:ins w:id="6909" w:author="msammartano" w:date="2014-02-07T17:33:00Z">
        <w:r>
          <w:t xml:space="preserve">If your program uses data base files with the </w:t>
        </w:r>
      </w:ins>
      <w:ins w:id="6910" w:author="msammartano" w:date="2014-02-07T18:09:00Z">
        <w:r w:rsidR="007E28D7">
          <w:t>"</w:t>
        </w:r>
      </w:ins>
      <w:ins w:id="6911" w:author="msammartano" w:date="2014-02-07T17:33:00Z">
        <w:r>
          <w:t>.db</w:t>
        </w:r>
      </w:ins>
      <w:ins w:id="6912" w:author="msammartano" w:date="2014-02-07T18:09:00Z">
        <w:r w:rsidR="007E28D7">
          <w:t>"</w:t>
        </w:r>
      </w:ins>
      <w:ins w:id="6913" w:author="msammartano" w:date="2014-02-07T17:33:00Z">
        <w:r>
          <w:t xml:space="preserve"> extension, create a new folder for them called </w:t>
        </w:r>
        <w:r w:rsidRPr="00FD2D85">
          <w:rPr>
            <w:b/>
          </w:rPr>
          <w:t>assets/&lt;your-app&gt;/databases</w:t>
        </w:r>
        <w:r>
          <w:t xml:space="preserve"> and drag your file into the new folder.</w:t>
        </w:r>
      </w:ins>
    </w:p>
    <w:p w:rsidR="00EF3D97" w:rsidRDefault="00EF3D97" w:rsidP="00EF3D97">
      <w:pPr>
        <w:rPr>
          <w:ins w:id="6914" w:author="msammartano" w:date="2014-02-07T17:33:00Z"/>
        </w:rPr>
      </w:pPr>
      <w:ins w:id="6915" w:author="msammartano" w:date="2014-02-07T17:33:00Z">
        <w:r>
          <w:t>The result might look something like this:</w:t>
        </w:r>
      </w:ins>
    </w:p>
    <w:p w:rsidR="00EF3D97" w:rsidRDefault="00EF3D97" w:rsidP="00EF3D97">
      <w:pPr>
        <w:rPr>
          <w:ins w:id="6916" w:author="msammartano" w:date="2014-02-07T17:33:00Z"/>
        </w:rPr>
      </w:pPr>
      <w:ins w:id="6917" w:author="msammartano" w:date="2014-02-07T17:33:00Z">
        <w:r w:rsidRPr="00364ADD">
          <w:lastRenderedPageBreak/>
          <w:t xml:space="preserve"> </w:t>
        </w:r>
        <w:r w:rsidR="000B4495">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ins>
    </w:p>
    <w:p w:rsidR="00EF3D97" w:rsidRPr="000A7F33" w:rsidRDefault="00EF3D97" w:rsidP="00EF3D97">
      <w:pPr>
        <w:rPr>
          <w:ins w:id="6918" w:author="msammartano" w:date="2014-02-07T17:33:00Z"/>
        </w:rPr>
      </w:pPr>
      <w:ins w:id="6919" w:author="msammartano" w:date="2014-02-07T17:33:00Z">
        <w:r>
          <w:t xml:space="preserve">Notice that the top folder in </w:t>
        </w:r>
        <w:r>
          <w:rPr>
            <w:b/>
          </w:rPr>
          <w:t>assets</w:t>
        </w:r>
        <w:r>
          <w:t xml:space="preserve"> matches the </w:t>
        </w:r>
      </w:ins>
      <w:ins w:id="6920" w:author="msammartano" w:date="2014-02-07T18:10:00Z">
        <w:r w:rsidR="007E28D7">
          <w:t>"</w:t>
        </w:r>
      </w:ins>
      <w:ins w:id="6921" w:author="msammartano" w:date="2014-02-07T17:33:00Z">
        <w:r>
          <w:rPr>
            <w:b/>
          </w:rPr>
          <w:t>app_path</w:t>
        </w:r>
      </w:ins>
      <w:ins w:id="6922" w:author="msammartano" w:date="2014-02-07T18:10:00Z">
        <w:r w:rsidR="007E28D7">
          <w:t>"</w:t>
        </w:r>
      </w:ins>
      <w:ins w:id="6923" w:author="msammartano" w:date="2014-02-07T17:33:00Z">
        <w:r>
          <w:t xml:space="preserve"> value, and there is a program in its </w:t>
        </w:r>
        <w:r>
          <w:rPr>
            <w:b/>
          </w:rPr>
          <w:t>source</w:t>
        </w:r>
        <w:r>
          <w:t xml:space="preserve"> folder named the same as the </w:t>
        </w:r>
      </w:ins>
      <w:ins w:id="6924" w:author="msammartano" w:date="2014-02-07T18:10:00Z">
        <w:r w:rsidR="007E28D7">
          <w:t>"</w:t>
        </w:r>
      </w:ins>
      <w:ins w:id="6925" w:author="msammartano" w:date="2014-02-07T17:33:00Z">
        <w:r>
          <w:rPr>
            <w:b/>
          </w:rPr>
          <w:t>my_program</w:t>
        </w:r>
      </w:ins>
      <w:ins w:id="6926" w:author="msammartano" w:date="2014-02-07T18:10:00Z">
        <w:r w:rsidR="007E28D7">
          <w:t>"</w:t>
        </w:r>
      </w:ins>
      <w:ins w:id="6927" w:author="msammartano" w:date="2014-02-07T17:33:00Z">
        <w:r>
          <w:t xml:space="preserve"> value.</w:t>
        </w:r>
      </w:ins>
    </w:p>
    <w:p w:rsidR="000F306B" w:rsidDel="00EF3D97" w:rsidRDefault="008B0429" w:rsidP="000F306B">
      <w:pPr>
        <w:rPr>
          <w:del w:id="6928" w:author="msammartano" w:date="2014-02-07T17:33:00Z"/>
        </w:rPr>
      </w:pPr>
      <w:del w:id="6929" w:author="msammartano" w:date="2014-02-07T17:33:00Z">
        <w:r w:rsidDel="00EF3D97">
          <w:delText>Outside of Eclipse</w:delText>
        </w:r>
      </w:del>
    </w:p>
    <w:p w:rsidR="000F306B" w:rsidDel="00EF3D97" w:rsidRDefault="008B0429" w:rsidP="000F306B">
      <w:pPr>
        <w:pStyle w:val="ListParagraph"/>
        <w:numPr>
          <w:ilvl w:val="0"/>
          <w:numId w:val="39"/>
        </w:numPr>
        <w:rPr>
          <w:del w:id="6930" w:author="msammartano" w:date="2014-02-07T17:33:00Z"/>
        </w:rPr>
      </w:pPr>
      <w:del w:id="6931" w:author="msammartano" w:date="2014-02-07T17:33:00Z">
        <w:r w:rsidDel="00EF3D97">
          <w:delText>Open you</w:delText>
        </w:r>
        <w:r w:rsidR="000F306B" w:rsidDel="00EF3D97">
          <w:delText>r</w:delText>
        </w:r>
        <w:r w:rsidDel="00EF3D97">
          <w:delText xml:space="preserve"> BASIC! program in a text editor</w:delText>
        </w:r>
        <w:r w:rsidR="000F306B" w:rsidDel="00EF3D97">
          <w:delText>.</w:delText>
        </w:r>
      </w:del>
    </w:p>
    <w:p w:rsidR="000F306B" w:rsidDel="00EF3D97" w:rsidRDefault="008B0429" w:rsidP="000F306B">
      <w:pPr>
        <w:pStyle w:val="ListParagraph"/>
        <w:numPr>
          <w:ilvl w:val="0"/>
          <w:numId w:val="39"/>
        </w:numPr>
        <w:rPr>
          <w:del w:id="6932" w:author="msammartano" w:date="2014-02-07T17:33:00Z"/>
        </w:rPr>
      </w:pPr>
      <w:del w:id="6933" w:author="msammartano" w:date="2014-02-07T17:33:00Z">
        <w:r w:rsidDel="00EF3D97">
          <w:delText>If your program uses INCLUDE files, you should text-merge the included files into a single text file.</w:delText>
        </w:r>
      </w:del>
    </w:p>
    <w:p w:rsidR="00393119" w:rsidDel="00EF3D97" w:rsidRDefault="008B0429" w:rsidP="000F306B">
      <w:pPr>
        <w:pStyle w:val="ListParagraph"/>
        <w:numPr>
          <w:ilvl w:val="0"/>
          <w:numId w:val="39"/>
        </w:numPr>
        <w:rPr>
          <w:del w:id="6934" w:author="msammartano" w:date="2014-02-07T17:33:00Z"/>
        </w:rPr>
      </w:pPr>
      <w:del w:id="6935" w:author="msammartano" w:date="2014-02-07T17:33:00Z">
        <w:r w:rsidDel="00EF3D97">
          <w:delText>Copy the entire program into the Clipboard</w:delText>
        </w:r>
        <w:r w:rsidR="00084947" w:rsidDel="00EF3D97">
          <w:delText>.</w:delText>
        </w:r>
      </w:del>
    </w:p>
    <w:p w:rsidR="000F306B" w:rsidDel="00EF3D97" w:rsidRDefault="008B0429" w:rsidP="008B0429">
      <w:pPr>
        <w:spacing w:after="240"/>
        <w:rPr>
          <w:del w:id="6936" w:author="msammartano" w:date="2014-02-07T17:33:00Z"/>
        </w:rPr>
      </w:pPr>
      <w:del w:id="6937" w:author="msammartano" w:date="2014-02-07T17:33:00Z">
        <w:r w:rsidDel="00EF3D97">
          <w:delText>In the Package Explorer on the left side</w:delText>
        </w:r>
      </w:del>
    </w:p>
    <w:p w:rsidR="000F306B" w:rsidDel="00EF3D97" w:rsidRDefault="008B0429" w:rsidP="000F306B">
      <w:pPr>
        <w:pStyle w:val="ListParagraph"/>
        <w:numPr>
          <w:ilvl w:val="0"/>
          <w:numId w:val="40"/>
        </w:numPr>
        <w:spacing w:after="240"/>
        <w:rPr>
          <w:del w:id="6938" w:author="msammartano" w:date="2014-02-07T17:33:00Z"/>
        </w:rPr>
      </w:pPr>
      <w:del w:id="6939" w:author="msammartano" w:date="2014-02-07T17:33:00Z">
        <w:r w:rsidDel="00EF3D97">
          <w:delText>Open res</w:delText>
        </w:r>
        <w:r w:rsidR="000F306B" w:rsidDel="00EF3D97">
          <w:delText>.</w:delText>
        </w:r>
      </w:del>
    </w:p>
    <w:p w:rsidR="000F306B" w:rsidDel="00EF3D97" w:rsidRDefault="008B0429" w:rsidP="000F306B">
      <w:pPr>
        <w:pStyle w:val="ListParagraph"/>
        <w:numPr>
          <w:ilvl w:val="0"/>
          <w:numId w:val="40"/>
        </w:numPr>
        <w:spacing w:after="240"/>
        <w:rPr>
          <w:del w:id="6940" w:author="msammartano" w:date="2014-02-07T17:33:00Z"/>
        </w:rPr>
      </w:pPr>
      <w:del w:id="6941" w:author="msammartano" w:date="2014-02-07T17:33:00Z">
        <w:r w:rsidDel="00EF3D97">
          <w:delText>Open raw</w:delText>
        </w:r>
        <w:r w:rsidR="000F306B" w:rsidDel="00EF3D97">
          <w:delText>.</w:delText>
        </w:r>
      </w:del>
    </w:p>
    <w:p w:rsidR="000F306B" w:rsidDel="00EF3D97" w:rsidRDefault="008B0429" w:rsidP="000F306B">
      <w:pPr>
        <w:pStyle w:val="ListParagraph"/>
        <w:numPr>
          <w:ilvl w:val="0"/>
          <w:numId w:val="40"/>
        </w:numPr>
        <w:spacing w:after="240"/>
        <w:rPr>
          <w:del w:id="6942" w:author="msammartano" w:date="2014-02-07T17:33:00Z"/>
        </w:rPr>
      </w:pPr>
      <w:del w:id="6943" w:author="msammartano" w:date="2014-02-07T17:33:00Z">
        <w:r w:rsidDel="00EF3D97">
          <w:delText>Double click on f99_my_program</w:delText>
        </w:r>
        <w:r w:rsidR="000F306B" w:rsidDel="00EF3D97">
          <w:delText>.</w:delText>
        </w:r>
      </w:del>
    </w:p>
    <w:p w:rsidR="00393119" w:rsidDel="00EF3D97" w:rsidRDefault="008B0429" w:rsidP="008B0429">
      <w:pPr>
        <w:spacing w:after="240"/>
        <w:rPr>
          <w:del w:id="6944" w:author="msammartano" w:date="2014-02-07T17:33:00Z"/>
        </w:rPr>
      </w:pPr>
      <w:del w:id="6945" w:author="msammartano" w:date="2014-02-07T17:33:00Z">
        <w:r w:rsidDel="00EF3D97">
          <w:delText>The file will be opened</w:delText>
        </w:r>
      </w:del>
    </w:p>
    <w:p w:rsidR="000F306B" w:rsidDel="00EF3D97" w:rsidRDefault="000B4495" w:rsidP="000F306B">
      <w:pPr>
        <w:rPr>
          <w:del w:id="6946" w:author="msammartano" w:date="2014-02-07T17:33:00Z"/>
        </w:rPr>
      </w:pPr>
      <w:del w:id="6947" w:author="msammartano" w:date="2014-02-07T17:33:00Z">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rsidR="008B0429" w:rsidDel="00EF3D97">
          <w:br/>
        </w:r>
      </w:del>
    </w:p>
    <w:p w:rsidR="008C6887" w:rsidDel="00EF3D97" w:rsidRDefault="008B0429" w:rsidP="008C6887">
      <w:pPr>
        <w:pStyle w:val="ListParagraph"/>
        <w:numPr>
          <w:ilvl w:val="0"/>
          <w:numId w:val="41"/>
        </w:numPr>
        <w:rPr>
          <w:del w:id="6948" w:author="msammartano" w:date="2014-02-07T17:33:00Z"/>
        </w:rPr>
      </w:pPr>
      <w:del w:id="6949" w:author="msammartano" w:date="2014-02-07T17:33:00Z">
        <w:r w:rsidRPr="000F306B" w:rsidDel="00EF3D97">
          <w:delText>Tap inside the window on the right.</w:delText>
        </w:r>
      </w:del>
    </w:p>
    <w:p w:rsidR="008C6887" w:rsidDel="00EF3D97" w:rsidRDefault="008B0429" w:rsidP="008C6887">
      <w:pPr>
        <w:pStyle w:val="ListParagraph"/>
        <w:numPr>
          <w:ilvl w:val="0"/>
          <w:numId w:val="41"/>
        </w:numPr>
        <w:rPr>
          <w:del w:id="6950" w:author="msammartano" w:date="2014-02-07T17:33:00Z"/>
        </w:rPr>
      </w:pPr>
      <w:del w:id="6951" w:author="msammartano" w:date="2014-02-07T17:33:00Z">
        <w:r w:rsidRPr="000F306B" w:rsidDel="00EF3D97">
          <w:delText>Tap Edit - &gt; Select All</w:delText>
        </w:r>
      </w:del>
    </w:p>
    <w:p w:rsidR="008C6887" w:rsidDel="00EF3D97" w:rsidRDefault="008B0429" w:rsidP="008C6887">
      <w:pPr>
        <w:pStyle w:val="ListParagraph"/>
        <w:numPr>
          <w:ilvl w:val="0"/>
          <w:numId w:val="41"/>
        </w:numPr>
        <w:rPr>
          <w:del w:id="6952" w:author="msammartano" w:date="2014-02-07T17:33:00Z"/>
        </w:rPr>
      </w:pPr>
      <w:del w:id="6953" w:author="msammartano" w:date="2014-02-07T17:33:00Z">
        <w:r w:rsidRPr="000F306B" w:rsidDel="00EF3D97">
          <w:delText>Tap Edit -&gt; Paste</w:delText>
        </w:r>
      </w:del>
    </w:p>
    <w:p w:rsidR="008C6887" w:rsidDel="00EF3D97" w:rsidRDefault="008B0429" w:rsidP="008C6887">
      <w:pPr>
        <w:pStyle w:val="ListParagraph"/>
        <w:numPr>
          <w:ilvl w:val="0"/>
          <w:numId w:val="41"/>
        </w:numPr>
        <w:rPr>
          <w:del w:id="6954" w:author="msammartano" w:date="2014-02-07T17:33:00Z"/>
        </w:rPr>
      </w:pPr>
      <w:del w:id="6955" w:author="msammartano" w:date="2014-02-07T17:33:00Z">
        <w:r w:rsidRPr="000F306B" w:rsidDel="00EF3D97">
          <w:delText>Tap the "X" on the f99_my_program tab to close the file.</w:delText>
        </w:r>
      </w:del>
    </w:p>
    <w:p w:rsidR="008B0429" w:rsidRPr="000F306B" w:rsidDel="00EF3D97" w:rsidRDefault="008B0429" w:rsidP="008C6887">
      <w:pPr>
        <w:pStyle w:val="ListParagraph"/>
        <w:numPr>
          <w:ilvl w:val="0"/>
          <w:numId w:val="41"/>
        </w:numPr>
        <w:rPr>
          <w:del w:id="6956" w:author="msammartano" w:date="2014-02-07T17:33:00Z"/>
        </w:rPr>
      </w:pPr>
      <w:del w:id="6957" w:author="msammartano" w:date="2014-02-07T17:33:00Z">
        <w:r w:rsidRPr="000F306B" w:rsidDel="00EF3D97">
          <w:delText>Tap "Yes" on the Save Resource dialog box.</w:delText>
        </w:r>
      </w:del>
    </w:p>
    <w:p w:rsidR="008B0429" w:rsidDel="00EF3D97" w:rsidRDefault="008B0429" w:rsidP="005F4916">
      <w:pPr>
        <w:pStyle w:val="Heading3"/>
        <w:rPr>
          <w:del w:id="6958" w:author="msammartano" w:date="2014-02-07T17:33:00Z"/>
        </w:rPr>
      </w:pPr>
      <w:del w:id="6959" w:author="msammartano" w:date="2014-02-07T17:33:00Z">
        <w:r w:rsidDel="00EF3D97">
          <w:delText>Adding Your Image and Audio Files</w:delText>
        </w:r>
      </w:del>
    </w:p>
    <w:p w:rsidR="008B0429" w:rsidDel="00EF3D97" w:rsidRDefault="008B0429" w:rsidP="008C6887">
      <w:pPr>
        <w:rPr>
          <w:del w:id="6960" w:author="msammartano" w:date="2014-02-07T17:33:00Z"/>
        </w:rPr>
      </w:pPr>
      <w:del w:id="6961" w:author="msammartano" w:date="2014-02-07T17:33:00Z">
        <w:r w:rsidDel="00EF3D97">
          <w:delTex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delText>
        </w:r>
      </w:del>
    </w:p>
    <w:p w:rsidR="008B0429" w:rsidDel="00EF3D97" w:rsidRDefault="008B0429" w:rsidP="008C6887">
      <w:pPr>
        <w:rPr>
          <w:del w:id="6962" w:author="msammartano" w:date="2014-02-07T17:33:00Z"/>
        </w:rPr>
      </w:pPr>
      <w:del w:id="6963" w:author="msammartano" w:date="2014-02-07T17:33:00Z">
        <w:r w:rsidDel="00EF3D97">
          <w:delText>You can now proceed to add your application specific image, audio or other files.</w:delText>
        </w:r>
      </w:del>
    </w:p>
    <w:p w:rsidR="008C6887" w:rsidDel="00EF3D97" w:rsidRDefault="008B0429" w:rsidP="008C6887">
      <w:pPr>
        <w:pStyle w:val="ListParagraph"/>
        <w:numPr>
          <w:ilvl w:val="0"/>
          <w:numId w:val="42"/>
        </w:numPr>
        <w:rPr>
          <w:del w:id="6964" w:author="msammartano" w:date="2014-02-07T17:33:00Z"/>
        </w:rPr>
      </w:pPr>
      <w:del w:id="6965" w:author="msammartano" w:date="2014-02-07T17:33:00Z">
        <w:r w:rsidDel="00EF3D97">
          <w:delText>Outside of Eclipse</w:delText>
        </w:r>
        <w:r w:rsidR="008C6887" w:rsidDel="00EF3D97">
          <w:delText>, r</w:delText>
        </w:r>
        <w:r w:rsidDel="00EF3D97">
          <w:delText>ight click on the file you want import</w:delText>
        </w:r>
      </w:del>
    </w:p>
    <w:p w:rsidR="008C6887" w:rsidDel="00EF3D97" w:rsidRDefault="008B0429" w:rsidP="008C6887">
      <w:pPr>
        <w:pStyle w:val="ListParagraph"/>
        <w:numPr>
          <w:ilvl w:val="0"/>
          <w:numId w:val="42"/>
        </w:numPr>
        <w:rPr>
          <w:del w:id="6966" w:author="msammartano" w:date="2014-02-07T17:33:00Z"/>
        </w:rPr>
      </w:pPr>
      <w:del w:id="6967" w:author="msammartano" w:date="2014-02-07T17:33:00Z">
        <w:r w:rsidDel="00EF3D97">
          <w:delText>Select copy</w:delText>
        </w:r>
      </w:del>
    </w:p>
    <w:p w:rsidR="008C6887" w:rsidDel="00EF3D97" w:rsidRDefault="008B0429" w:rsidP="008C6887">
      <w:pPr>
        <w:pStyle w:val="ListParagraph"/>
        <w:numPr>
          <w:ilvl w:val="0"/>
          <w:numId w:val="42"/>
        </w:numPr>
        <w:rPr>
          <w:del w:id="6968" w:author="msammartano" w:date="2014-02-07T17:33:00Z"/>
        </w:rPr>
      </w:pPr>
      <w:del w:id="6969" w:author="msammartano" w:date="2014-02-07T17:33:00Z">
        <w:r w:rsidDel="00EF3D97">
          <w:delText>Back in Eclipse, right click on raw.</w:delText>
        </w:r>
      </w:del>
    </w:p>
    <w:p w:rsidR="008C6887" w:rsidDel="00EF3D97" w:rsidRDefault="008B0429" w:rsidP="008C6887">
      <w:pPr>
        <w:pStyle w:val="ListParagraph"/>
        <w:numPr>
          <w:ilvl w:val="0"/>
          <w:numId w:val="42"/>
        </w:numPr>
        <w:rPr>
          <w:del w:id="6970" w:author="msammartano" w:date="2014-02-07T17:33:00Z"/>
        </w:rPr>
      </w:pPr>
      <w:del w:id="6971" w:author="msammartano" w:date="2014-02-07T17:33:00Z">
        <w:r w:rsidDel="00EF3D97">
          <w:delText xml:space="preserve">Select paste. </w:delText>
        </w:r>
      </w:del>
    </w:p>
    <w:p w:rsidR="008B0429" w:rsidRPr="00832A00" w:rsidDel="00EF3D97" w:rsidRDefault="008B0429" w:rsidP="008C6887">
      <w:pPr>
        <w:rPr>
          <w:del w:id="6972" w:author="msammartano" w:date="2014-02-07T17:33:00Z"/>
        </w:rPr>
      </w:pPr>
      <w:del w:id="6973" w:author="msammartano" w:date="2014-02-07T17:33:00Z">
        <w:r w:rsidDel="00EF3D97">
          <w:delText xml:space="preserve">The file is now installed in your APK. When you open the file in your program, it will be read directly from res.raw. </w:delText>
        </w:r>
      </w:del>
    </w:p>
    <w:p w:rsidR="008B0429" w:rsidRDefault="008B0429" w:rsidP="00EB1F62">
      <w:pPr>
        <w:pStyle w:val="Heading2"/>
      </w:pPr>
      <w:bookmarkStart w:id="6974" w:name="_Toc379672099"/>
      <w:r>
        <w:t>Application I</w:t>
      </w:r>
      <w:del w:id="6975" w:author="msammartano" w:date="2014-02-07T17:33:00Z">
        <w:r w:rsidDel="00EF3D97">
          <w:delText>CON</w:delText>
        </w:r>
      </w:del>
      <w:ins w:id="6976" w:author="msammartano" w:date="2014-02-07T17:33:00Z">
        <w:r w:rsidR="00EF3D97">
          <w:t>con</w:t>
        </w:r>
      </w:ins>
      <w:r>
        <w:t>s</w:t>
      </w:r>
      <w:bookmarkEnd w:id="6974"/>
    </w:p>
    <w:p w:rsidR="00393119" w:rsidRDefault="008B0429" w:rsidP="008C6887">
      <w:r>
        <w:t>Android specifies that Application icons must be provided in three specific sizes: low dpi (36x36 pixels), medium dpi (48x48 pixels)</w:t>
      </w:r>
      <w:ins w:id="6977" w:author="msammartano" w:date="2014-02-07T17:34:00Z">
        <w:r w:rsidR="00EF3D97">
          <w:t>,</w:t>
        </w:r>
      </w:ins>
      <w:del w:id="6978" w:author="msammartano" w:date="2014-02-07T17:34:00Z">
        <w:r w:rsidDel="00EF3D97">
          <w:delText xml:space="preserve"> and</w:delText>
        </w:r>
      </w:del>
      <w:r>
        <w:t xml:space="preserve"> high dpi (72x72</w:t>
      </w:r>
      <w:del w:id="6979" w:author="msammartano" w:date="2014-02-07T17:34:00Z">
        <w:r w:rsidDel="00EF3D97">
          <w:delText xml:space="preserve"> pixels</w:delText>
        </w:r>
      </w:del>
      <w:r>
        <w:t>)</w:t>
      </w:r>
      <w:ins w:id="6980" w:author="msammartano" w:date="2014-02-07T17:34:00Z">
        <w:r w:rsidR="00EF3D97">
          <w:t>, x-high dpi (96x96), and so on</w:t>
        </w:r>
      </w:ins>
      <w:r>
        <w:t xml:space="preserve">. The icons must </w:t>
      </w:r>
      <w:del w:id="6981" w:author="msammartano" w:date="2014-02-07T17:35:00Z">
        <w:r w:rsidDel="00EF3D97">
          <w:delText xml:space="preserve">also </w:delText>
        </w:r>
      </w:del>
      <w:r>
        <w:t xml:space="preserve">be .png files. There are tens of thousands of free icons available on the web. Most image editing programs can be used to re-sample the icons to the proper sizes and to save them as .png files. If you are not going to put your application on the </w:t>
      </w:r>
      <w:del w:id="6982" w:author="msammartano" w:date="2014-02-07T17:37:00Z">
        <w:r w:rsidDel="00EF3D97">
          <w:delText>Android market</w:delText>
        </w:r>
      </w:del>
      <w:ins w:id="6983" w:author="msammartano" w:date="2014-02-07T17:37:00Z">
        <w:r w:rsidR="00EF3D97">
          <w:t>Google Play Store</w:t>
        </w:r>
      </w:ins>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 xml:space="preserve">In Eclipse, right click on the appropriate </w:t>
      </w:r>
      <w:r w:rsidRPr="00EF3D97">
        <w:rPr>
          <w:b/>
        </w:rPr>
        <w:t>drawable-</w:t>
      </w:r>
      <w:r>
        <w:t xml:space="preserve"> for the copied icon's size</w:t>
      </w:r>
    </w:p>
    <w:p w:rsidR="00AF673E" w:rsidRDefault="008B0429" w:rsidP="008C6887">
      <w:pPr>
        <w:pStyle w:val="ListParagraph"/>
        <w:numPr>
          <w:ilvl w:val="0"/>
          <w:numId w:val="43"/>
        </w:numPr>
        <w:spacing w:after="240"/>
      </w:pPr>
      <w:r>
        <w:t xml:space="preserve">Select </w:t>
      </w:r>
      <w:r w:rsidRPr="00EF3D97">
        <w:rPr>
          <w:b/>
        </w:rPr>
        <w:t>Paste</w:t>
      </w:r>
    </w:p>
    <w:p w:rsidR="00AF673E" w:rsidRDefault="008B0429" w:rsidP="008C6887">
      <w:pPr>
        <w:pStyle w:val="ListParagraph"/>
        <w:numPr>
          <w:ilvl w:val="0"/>
          <w:numId w:val="43"/>
        </w:numPr>
        <w:spacing w:after="240"/>
      </w:pPr>
      <w:r>
        <w:lastRenderedPageBreak/>
        <w:t xml:space="preserve">Right click on </w:t>
      </w:r>
      <w:r w:rsidR="00AF673E">
        <w:t>the icon.png file and delete it</w:t>
      </w:r>
    </w:p>
    <w:p w:rsidR="00393119" w:rsidRDefault="008B0429" w:rsidP="008C6887">
      <w:pPr>
        <w:pStyle w:val="ListParagraph"/>
        <w:numPr>
          <w:ilvl w:val="0"/>
          <w:numId w:val="4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8B0429" w:rsidRDefault="008B0429" w:rsidP="00EB1F62">
      <w:pPr>
        <w:pStyle w:val="Heading2"/>
      </w:pPr>
      <w:bookmarkStart w:id="6984" w:name="_Toc379672100"/>
      <w:r>
        <w:t xml:space="preserve">Setting </w:t>
      </w:r>
      <w:del w:id="6985" w:author="msammartano" w:date="2014-02-07T17:36:00Z">
        <w:r w:rsidDel="00EF3D97">
          <w:delText>T</w:delText>
        </w:r>
      </w:del>
      <w:ins w:id="6986" w:author="msammartano" w:date="2014-02-07T17:36:00Z">
        <w:r w:rsidR="00EF3D97">
          <w:t>t</w:t>
        </w:r>
      </w:ins>
      <w:r>
        <w:t>he Version Number and Version Name</w:t>
      </w:r>
      <w:bookmarkEnd w:id="6984"/>
    </w:p>
    <w:p w:rsidR="00393119" w:rsidRDefault="008B0429" w:rsidP="008C6887">
      <w:r>
        <w:t xml:space="preserve">If you are going to put the application on the </w:t>
      </w:r>
      <w:del w:id="6987" w:author="msammartano" w:date="2014-02-07T17:38:00Z">
        <w:r w:rsidDel="00EF3D97">
          <w:delText>Android Market</w:delText>
        </w:r>
      </w:del>
      <w:ins w:id="6988" w:author="msammartano" w:date="2014-02-07T17:38:00Z">
        <w:r w:rsidR="00EF3D97">
          <w:t>Google Play Store</w:t>
        </w:r>
      </w:ins>
      <w:r>
        <w:t>, you will need to change the version number and name for each new release</w:t>
      </w:r>
      <w:ins w:id="6989" w:author="msammartano" w:date="2014-02-07T17:36:00Z">
        <w:r w:rsidR="00EF3D97">
          <w:t>.</w:t>
        </w:r>
      </w:ins>
    </w:p>
    <w:p w:rsidR="00393119" w:rsidRDefault="008B0429" w:rsidP="008C6887">
      <w:r>
        <w:t xml:space="preserve">Change the Versions information by double clicking on the </w:t>
      </w:r>
      <w:r w:rsidRPr="00282CCE">
        <w:rPr>
          <w:b/>
        </w:rPr>
        <w:t>AndroidManifest.xml</w:t>
      </w:r>
      <w:r>
        <w:t xml:space="preserve">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 xml:space="preserve">Make the appropriate changes to </w:t>
      </w:r>
      <w:r w:rsidRPr="00EF3D97">
        <w:rPr>
          <w:b/>
        </w:rPr>
        <w:t>android:versionCode</w:t>
      </w:r>
      <w:r>
        <w:t xml:space="preserve"> and </w:t>
      </w:r>
      <w:r w:rsidRPr="00EF3D97">
        <w:rPr>
          <w:b/>
        </w:rPr>
        <w:t>android:versionName</w:t>
      </w:r>
      <w:r>
        <w:t xml:space="preserve">, click the </w:t>
      </w:r>
      <w:r w:rsidRPr="00EF3D97">
        <w:rPr>
          <w:b/>
        </w:rPr>
        <w:t>X</w:t>
      </w:r>
      <w:r>
        <w:t xml:space="preserve"> in the tab to close and save the changes.</w:t>
      </w:r>
    </w:p>
    <w:p w:rsidR="008C6887" w:rsidRDefault="008B0429" w:rsidP="008C6887">
      <w:r>
        <w:t xml:space="preserve">If you want to use the BASIC! </w:t>
      </w:r>
      <w:del w:id="6990" w:author="msammartano" w:date="2014-02-07T17:39:00Z">
        <w:r w:rsidRPr="00282CCE" w:rsidDel="00282CCE">
          <w:rPr>
            <w:b/>
          </w:rPr>
          <w:delText>version</w:delText>
        </w:r>
      </w:del>
      <w:ins w:id="6991" w:author="msammartano" w:date="2014-02-07T17:39:00Z">
        <w:r w:rsidR="00282CCE">
          <w:rPr>
            <w:b/>
          </w:rPr>
          <w:t>VERSION</w:t>
        </w:r>
      </w:ins>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B1F62">
      <w:pPr>
        <w:pStyle w:val="Heading2"/>
      </w:pPr>
      <w:bookmarkStart w:id="6992" w:name="_Toc379672101"/>
      <w:r>
        <w:t>Permissions</w:t>
      </w:r>
      <w:bookmarkEnd w:id="6992"/>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Pr="00282CCE">
        <w:rPr>
          <w:b/>
        </w:rPr>
        <w:t>AndroidManiest.xml</w:t>
      </w:r>
      <w:r>
        <w:t>.</w:t>
      </w:r>
    </w:p>
    <w:p w:rsidR="008B0429" w:rsidRDefault="008B0429" w:rsidP="008C6887">
      <w:r>
        <w:t>The permission notifications look like:</w:t>
      </w:r>
    </w:p>
    <w:p w:rsidR="008B0429" w:rsidRDefault="008B0429" w:rsidP="008B0429">
      <w:r>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w:t>
      </w:r>
      <w:ins w:id="6993" w:author="msammartano" w:date="2014-02-07T17:42:00Z">
        <w:r w:rsidR="00282CCE">
          <w:t xml:space="preserve"> card</w:t>
        </w:r>
      </w:ins>
      <w:del w:id="6994" w:author="msammartano" w:date="2014-02-07T17:42:00Z">
        <w:r w:rsidDel="00282CCE">
          <w:delText>CARD</w:delText>
        </w:r>
      </w:del>
      <w:r>
        <w:t>, do not comment out:</w:t>
      </w:r>
    </w:p>
    <w:p w:rsidR="008B0429" w:rsidRDefault="008B0429" w:rsidP="00362F15">
      <w:pPr>
        <w:ind w:left="720"/>
      </w:pPr>
      <w:r w:rsidRPr="007E04B8">
        <w:lastRenderedPageBreak/>
        <w:t>&lt;uses-permission android:name="android.permission.WRITE_EXTERNAL_STORAGE" /&gt;</w:t>
      </w:r>
    </w:p>
    <w:p w:rsidR="008B0429" w:rsidRDefault="008B0429" w:rsidP="008C6887">
      <w:r>
        <w:t xml:space="preserve">Be sure to test your APK after </w:t>
      </w:r>
      <w:del w:id="6995" w:author="msammartano" w:date="2014-02-07T17:43:00Z">
        <w:r w:rsidDel="00282CCE">
          <w:delText xml:space="preserve">doing </w:delText>
        </w:r>
      </w:del>
      <w:r>
        <w:t>changing permission</w:t>
      </w:r>
      <w:ins w:id="6996" w:author="msammartano" w:date="2014-02-07T17:43:00Z">
        <w:r w:rsidR="00282CCE">
          <w:t>s</w:t>
        </w:r>
      </w:ins>
      <w:r>
        <w:t>.</w:t>
      </w:r>
    </w:p>
    <w:p w:rsidR="00E6715F" w:rsidRDefault="00E6715F" w:rsidP="00E6715F">
      <w:pPr>
        <w:pStyle w:val="Heading2"/>
      </w:pPr>
      <w:bookmarkStart w:id="6997" w:name="_Toc379672102"/>
      <w:r>
        <w:t>Preferences</w:t>
      </w:r>
      <w:bookmarkEnd w:id="6997"/>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lastRenderedPageBreak/>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t>Note: Be sure to test your application with your chosen preferences before burning them into the APK here.</w:t>
      </w:r>
    </w:p>
    <w:p w:rsidR="008B0429" w:rsidRDefault="008B0429" w:rsidP="00EB1F62">
      <w:pPr>
        <w:pStyle w:val="Heading2"/>
      </w:pPr>
      <w:bookmarkStart w:id="6998" w:name="_Toc379672103"/>
      <w:r>
        <w:lastRenderedPageBreak/>
        <w:t>Launch at device boot</w:t>
      </w:r>
      <w:bookmarkEnd w:id="6998"/>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6999" w:name="_Toc379672104"/>
      <w:r>
        <w:t>Finished</w:t>
      </w:r>
      <w:bookmarkEnd w:id="6999"/>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7000" w:name="_Toc379672105"/>
      <w:r>
        <w:lastRenderedPageBreak/>
        <w:t xml:space="preserve">Appendix E – </w:t>
      </w:r>
      <w:r w:rsidR="003B2F76">
        <w:t>BASIC! Distribution License</w:t>
      </w:r>
      <w:bookmarkEnd w:id="7000"/>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7001" w:name="_Toc379672106"/>
      <w:r>
        <w:rPr>
          <w:rFonts w:eastAsia="Times New Roman"/>
        </w:rPr>
        <w:lastRenderedPageBreak/>
        <w:t>Apache Commons</w:t>
      </w:r>
      <w:bookmarkEnd w:id="7001"/>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6E7104">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3D94" w:rsidRDefault="00A93D94" w:rsidP="000A0539">
      <w:pPr>
        <w:spacing w:after="0" w:line="240" w:lineRule="auto"/>
      </w:pPr>
      <w:r>
        <w:separator/>
      </w:r>
    </w:p>
  </w:endnote>
  <w:endnote w:type="continuationSeparator" w:id="0">
    <w:p w:rsidR="00A93D94" w:rsidRDefault="00A93D94"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sig w:usb0="00000000" w:usb1="00000000" w:usb2="00000000" w:usb3="00000000" w:csb0="00000000"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495" w:rsidRPr="00D14B43" w:rsidRDefault="000B4495">
    <w:pPr>
      <w:pStyle w:val="Footer"/>
      <w:rPr>
        <w:sz w:val="16"/>
        <w:szCs w:val="16"/>
      </w:rPr>
    </w:pPr>
    <w:r>
      <w:rPr>
        <w:sz w:val="16"/>
        <w:szCs w:val="16"/>
      </w:rPr>
      <w:t>C</w:t>
    </w:r>
    <w:r w:rsidRPr="00D14B43">
      <w:rPr>
        <w:sz w:val="16"/>
        <w:szCs w:val="16"/>
      </w:rPr>
      <w:t>opyright</w:t>
    </w:r>
    <w:r>
      <w:rPr>
        <w:rFonts w:cstheme="minorHAnsi"/>
        <w:sz w:val="16"/>
        <w:szCs w:val="16"/>
      </w:rPr>
      <w:t>© Paul Laughton, 2011</w:t>
    </w:r>
    <w:del w:id="4639" w:author="msammartano" w:date="2014-02-07T12:53:00Z">
      <w:r w:rsidDel="00DC2F2C">
        <w:rPr>
          <w:rFonts w:cstheme="minorHAnsi"/>
          <w:sz w:val="16"/>
          <w:szCs w:val="16"/>
        </w:rPr>
        <w:delText>, 2012,</w:delText>
      </w:r>
    </w:del>
    <w:ins w:id="4640" w:author="msammartano" w:date="2014-02-07T12:53:00Z">
      <w:r>
        <w:rPr>
          <w:rFonts w:cstheme="minorHAnsi"/>
          <w:sz w:val="16"/>
          <w:szCs w:val="16"/>
        </w:rPr>
        <w:t xml:space="preserve"> -</w:t>
      </w:r>
    </w:ins>
    <w:r>
      <w:rPr>
        <w:rFonts w:cstheme="minorHAnsi"/>
        <w:sz w:val="16"/>
        <w:szCs w:val="16"/>
      </w:rPr>
      <w:t xml:space="preserve"> 201</w:t>
    </w:r>
    <w:ins w:id="4641" w:author="msammartano" w:date="2014-02-07T12:53:00Z">
      <w:r>
        <w:rPr>
          <w:rFonts w:cstheme="minorHAnsi"/>
          <w:sz w:val="16"/>
          <w:szCs w:val="16"/>
        </w:rPr>
        <w:t>4</w:t>
      </w:r>
    </w:ins>
    <w:del w:id="4642" w:author="msammartano" w:date="2014-02-07T12:53:00Z">
      <w:r w:rsidDel="00DC2F2C">
        <w:rPr>
          <w:rFonts w:cstheme="minorHAnsi"/>
          <w:sz w:val="16"/>
          <w:szCs w:val="16"/>
        </w:rPr>
        <w:delText>3</w:delText>
      </w:r>
    </w:del>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EB125A">
      <w:rPr>
        <w:noProof/>
        <w:sz w:val="16"/>
        <w:szCs w:val="16"/>
      </w:rPr>
      <w:t>129</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3D94" w:rsidRDefault="00A93D94" w:rsidP="000A0539">
      <w:pPr>
        <w:spacing w:after="0" w:line="240" w:lineRule="auto"/>
      </w:pPr>
      <w:r>
        <w:separator/>
      </w:r>
    </w:p>
  </w:footnote>
  <w:footnote w:type="continuationSeparator" w:id="0">
    <w:p w:rsidR="00A93D94" w:rsidRDefault="00A93D94"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0"/>
  </w:num>
  <w:num w:numId="3">
    <w:abstractNumId w:val="32"/>
  </w:num>
  <w:num w:numId="4">
    <w:abstractNumId w:val="26"/>
  </w:num>
  <w:num w:numId="5">
    <w:abstractNumId w:val="17"/>
  </w:num>
  <w:num w:numId="6">
    <w:abstractNumId w:val="36"/>
  </w:num>
  <w:num w:numId="7">
    <w:abstractNumId w:val="7"/>
  </w:num>
  <w:num w:numId="8">
    <w:abstractNumId w:val="31"/>
  </w:num>
  <w:num w:numId="9">
    <w:abstractNumId w:val="48"/>
  </w:num>
  <w:num w:numId="10">
    <w:abstractNumId w:val="29"/>
  </w:num>
  <w:num w:numId="11">
    <w:abstractNumId w:val="16"/>
  </w:num>
  <w:num w:numId="12">
    <w:abstractNumId w:val="41"/>
  </w:num>
  <w:num w:numId="13">
    <w:abstractNumId w:val="19"/>
  </w:num>
  <w:num w:numId="14">
    <w:abstractNumId w:val="37"/>
  </w:num>
  <w:num w:numId="15">
    <w:abstractNumId w:val="15"/>
  </w:num>
  <w:num w:numId="16">
    <w:abstractNumId w:val="49"/>
  </w:num>
  <w:num w:numId="17">
    <w:abstractNumId w:val="5"/>
  </w:num>
  <w:num w:numId="18">
    <w:abstractNumId w:val="2"/>
  </w:num>
  <w:num w:numId="19">
    <w:abstractNumId w:val="6"/>
  </w:num>
  <w:num w:numId="20">
    <w:abstractNumId w:val="24"/>
  </w:num>
  <w:num w:numId="21">
    <w:abstractNumId w:val="3"/>
  </w:num>
  <w:num w:numId="22">
    <w:abstractNumId w:val="43"/>
  </w:num>
  <w:num w:numId="23">
    <w:abstractNumId w:val="21"/>
  </w:num>
  <w:num w:numId="24">
    <w:abstractNumId w:val="10"/>
  </w:num>
  <w:num w:numId="25">
    <w:abstractNumId w:val="1"/>
  </w:num>
  <w:num w:numId="26">
    <w:abstractNumId w:val="23"/>
  </w:num>
  <w:num w:numId="27">
    <w:abstractNumId w:val="46"/>
  </w:num>
  <w:num w:numId="28">
    <w:abstractNumId w:val="8"/>
  </w:num>
  <w:num w:numId="29">
    <w:abstractNumId w:val="33"/>
  </w:num>
  <w:num w:numId="30">
    <w:abstractNumId w:val="4"/>
  </w:num>
  <w:num w:numId="31">
    <w:abstractNumId w:val="44"/>
  </w:num>
  <w:num w:numId="32">
    <w:abstractNumId w:val="9"/>
  </w:num>
  <w:num w:numId="33">
    <w:abstractNumId w:val="34"/>
  </w:num>
  <w:num w:numId="34">
    <w:abstractNumId w:val="40"/>
  </w:num>
  <w:num w:numId="35">
    <w:abstractNumId w:val="20"/>
  </w:num>
  <w:num w:numId="36">
    <w:abstractNumId w:val="42"/>
  </w:num>
  <w:num w:numId="37">
    <w:abstractNumId w:val="35"/>
  </w:num>
  <w:num w:numId="38">
    <w:abstractNumId w:val="11"/>
  </w:num>
  <w:num w:numId="39">
    <w:abstractNumId w:val="27"/>
  </w:num>
  <w:num w:numId="40">
    <w:abstractNumId w:val="22"/>
  </w:num>
  <w:num w:numId="41">
    <w:abstractNumId w:val="28"/>
  </w:num>
  <w:num w:numId="42">
    <w:abstractNumId w:val="47"/>
  </w:num>
  <w:num w:numId="43">
    <w:abstractNumId w:val="30"/>
  </w:num>
  <w:num w:numId="44">
    <w:abstractNumId w:val="14"/>
  </w:num>
  <w:num w:numId="45">
    <w:abstractNumId w:val="25"/>
  </w:num>
  <w:num w:numId="46">
    <w:abstractNumId w:val="45"/>
  </w:num>
  <w:num w:numId="47">
    <w:abstractNumId w:val="39"/>
  </w:num>
  <w:num w:numId="48">
    <w:abstractNumId w:val="12"/>
  </w:num>
  <w:num w:numId="49">
    <w:abstractNumId w:val="13"/>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hideSpellingErrors/>
  <w:trackRevisions/>
  <w:doNotTrackFormatting/>
  <w:defaultTabStop w:val="720"/>
  <w:characterSpacingControl w:val="doNotCompress"/>
  <w:hdrShapeDefaults>
    <o:shapedefaults v:ext="edit" spidmax="158722"/>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F1"/>
    <w:rsid w:val="0004686C"/>
    <w:rsid w:val="00046AB1"/>
    <w:rsid w:val="00050E75"/>
    <w:rsid w:val="00054246"/>
    <w:rsid w:val="00055A1F"/>
    <w:rsid w:val="00056418"/>
    <w:rsid w:val="00056996"/>
    <w:rsid w:val="00060496"/>
    <w:rsid w:val="00060733"/>
    <w:rsid w:val="00061E3E"/>
    <w:rsid w:val="000631F6"/>
    <w:rsid w:val="00063781"/>
    <w:rsid w:val="0006445F"/>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C021A"/>
    <w:rsid w:val="000C029E"/>
    <w:rsid w:val="000C0A8B"/>
    <w:rsid w:val="000C1636"/>
    <w:rsid w:val="000C3162"/>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5AD9"/>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54E"/>
    <w:rsid w:val="001326D6"/>
    <w:rsid w:val="0013618F"/>
    <w:rsid w:val="001370F6"/>
    <w:rsid w:val="00137E1C"/>
    <w:rsid w:val="001415E3"/>
    <w:rsid w:val="00144076"/>
    <w:rsid w:val="00145104"/>
    <w:rsid w:val="0014550A"/>
    <w:rsid w:val="001500C8"/>
    <w:rsid w:val="001505BE"/>
    <w:rsid w:val="00151127"/>
    <w:rsid w:val="001512CC"/>
    <w:rsid w:val="00153A52"/>
    <w:rsid w:val="00154AF8"/>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44F"/>
    <w:rsid w:val="0018696B"/>
    <w:rsid w:val="00187C33"/>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40A5"/>
    <w:rsid w:val="001C5330"/>
    <w:rsid w:val="001C58D9"/>
    <w:rsid w:val="001C72B7"/>
    <w:rsid w:val="001D287F"/>
    <w:rsid w:val="001D3E5F"/>
    <w:rsid w:val="001D4752"/>
    <w:rsid w:val="001D5B38"/>
    <w:rsid w:val="001D6E52"/>
    <w:rsid w:val="001D70BF"/>
    <w:rsid w:val="001D7C02"/>
    <w:rsid w:val="001D7F4D"/>
    <w:rsid w:val="001E2549"/>
    <w:rsid w:val="001E31F1"/>
    <w:rsid w:val="001E34A3"/>
    <w:rsid w:val="001E3A07"/>
    <w:rsid w:val="001E42B4"/>
    <w:rsid w:val="001E7317"/>
    <w:rsid w:val="001E734D"/>
    <w:rsid w:val="001E7DA4"/>
    <w:rsid w:val="001E7F77"/>
    <w:rsid w:val="001F0D63"/>
    <w:rsid w:val="001F1EBC"/>
    <w:rsid w:val="001F367C"/>
    <w:rsid w:val="001F36BF"/>
    <w:rsid w:val="001F4026"/>
    <w:rsid w:val="001F51F1"/>
    <w:rsid w:val="001F59AD"/>
    <w:rsid w:val="001F65EF"/>
    <w:rsid w:val="0020159D"/>
    <w:rsid w:val="002019FC"/>
    <w:rsid w:val="00201E5E"/>
    <w:rsid w:val="0020579D"/>
    <w:rsid w:val="00205BD9"/>
    <w:rsid w:val="0021122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BC"/>
    <w:rsid w:val="002A5A6E"/>
    <w:rsid w:val="002A5E04"/>
    <w:rsid w:val="002A6170"/>
    <w:rsid w:val="002A6636"/>
    <w:rsid w:val="002A6C21"/>
    <w:rsid w:val="002B4842"/>
    <w:rsid w:val="002B560F"/>
    <w:rsid w:val="002C2065"/>
    <w:rsid w:val="002C23DC"/>
    <w:rsid w:val="002C2F4B"/>
    <w:rsid w:val="002C2F6D"/>
    <w:rsid w:val="002C2FB8"/>
    <w:rsid w:val="002D13C1"/>
    <w:rsid w:val="002D1505"/>
    <w:rsid w:val="002D4A72"/>
    <w:rsid w:val="002D53A8"/>
    <w:rsid w:val="002D664A"/>
    <w:rsid w:val="002E0AAF"/>
    <w:rsid w:val="002E10EB"/>
    <w:rsid w:val="002E1B0B"/>
    <w:rsid w:val="002E4DA7"/>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9B0"/>
    <w:rsid w:val="00312D7E"/>
    <w:rsid w:val="00313354"/>
    <w:rsid w:val="00313FAE"/>
    <w:rsid w:val="0031554D"/>
    <w:rsid w:val="003158FC"/>
    <w:rsid w:val="00316323"/>
    <w:rsid w:val="003170DA"/>
    <w:rsid w:val="00317ABB"/>
    <w:rsid w:val="003219BC"/>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64E7"/>
    <w:rsid w:val="00337950"/>
    <w:rsid w:val="00340EF7"/>
    <w:rsid w:val="00343D5E"/>
    <w:rsid w:val="00344264"/>
    <w:rsid w:val="003445ED"/>
    <w:rsid w:val="0034592D"/>
    <w:rsid w:val="00345956"/>
    <w:rsid w:val="00345C7F"/>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7509"/>
    <w:rsid w:val="003F797C"/>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9F7"/>
    <w:rsid w:val="00434DB6"/>
    <w:rsid w:val="00434FE2"/>
    <w:rsid w:val="004373C7"/>
    <w:rsid w:val="00437A97"/>
    <w:rsid w:val="00437CCD"/>
    <w:rsid w:val="004411C1"/>
    <w:rsid w:val="004414D8"/>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4F5E"/>
    <w:rsid w:val="004776BD"/>
    <w:rsid w:val="004815F0"/>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1E88"/>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5E7"/>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27ED"/>
    <w:rsid w:val="005E30CF"/>
    <w:rsid w:val="005E44EA"/>
    <w:rsid w:val="005E5E50"/>
    <w:rsid w:val="005E6325"/>
    <w:rsid w:val="005E6CBA"/>
    <w:rsid w:val="005F02D1"/>
    <w:rsid w:val="005F0C14"/>
    <w:rsid w:val="005F1E43"/>
    <w:rsid w:val="005F25C5"/>
    <w:rsid w:val="005F2846"/>
    <w:rsid w:val="005F4916"/>
    <w:rsid w:val="005F59F6"/>
    <w:rsid w:val="005F6213"/>
    <w:rsid w:val="005F642A"/>
    <w:rsid w:val="005F7072"/>
    <w:rsid w:val="00600B90"/>
    <w:rsid w:val="00600C80"/>
    <w:rsid w:val="00602EDE"/>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6E9"/>
    <w:rsid w:val="00674A65"/>
    <w:rsid w:val="006768ED"/>
    <w:rsid w:val="0068082F"/>
    <w:rsid w:val="00681F3F"/>
    <w:rsid w:val="00682711"/>
    <w:rsid w:val="00682E19"/>
    <w:rsid w:val="00684A31"/>
    <w:rsid w:val="00684C04"/>
    <w:rsid w:val="006873CE"/>
    <w:rsid w:val="00692E70"/>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41B2"/>
    <w:rsid w:val="006C5B85"/>
    <w:rsid w:val="006C6C99"/>
    <w:rsid w:val="006C745C"/>
    <w:rsid w:val="006D0694"/>
    <w:rsid w:val="006D1DC1"/>
    <w:rsid w:val="006D2052"/>
    <w:rsid w:val="006D2F28"/>
    <w:rsid w:val="006D5A04"/>
    <w:rsid w:val="006D5A5D"/>
    <w:rsid w:val="006D5FF3"/>
    <w:rsid w:val="006D722E"/>
    <w:rsid w:val="006E0666"/>
    <w:rsid w:val="006E12C4"/>
    <w:rsid w:val="006E2392"/>
    <w:rsid w:val="006E47CD"/>
    <w:rsid w:val="006E4A87"/>
    <w:rsid w:val="006E5563"/>
    <w:rsid w:val="006E564F"/>
    <w:rsid w:val="006E6122"/>
    <w:rsid w:val="006E7104"/>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176"/>
    <w:rsid w:val="007046EB"/>
    <w:rsid w:val="00704EC1"/>
    <w:rsid w:val="00705290"/>
    <w:rsid w:val="00705F7B"/>
    <w:rsid w:val="0070786A"/>
    <w:rsid w:val="00707F46"/>
    <w:rsid w:val="007145BC"/>
    <w:rsid w:val="00714C04"/>
    <w:rsid w:val="00714DB8"/>
    <w:rsid w:val="00716A29"/>
    <w:rsid w:val="00716E6B"/>
    <w:rsid w:val="007202D6"/>
    <w:rsid w:val="00720670"/>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963"/>
    <w:rsid w:val="00734B95"/>
    <w:rsid w:val="00736FB7"/>
    <w:rsid w:val="0073725A"/>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2716"/>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AE"/>
    <w:rsid w:val="00833AC2"/>
    <w:rsid w:val="00833CF8"/>
    <w:rsid w:val="00833D3B"/>
    <w:rsid w:val="00835055"/>
    <w:rsid w:val="00836C5B"/>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4F38"/>
    <w:rsid w:val="008651CB"/>
    <w:rsid w:val="008669AA"/>
    <w:rsid w:val="008670CB"/>
    <w:rsid w:val="008673E0"/>
    <w:rsid w:val="00872619"/>
    <w:rsid w:val="008731B4"/>
    <w:rsid w:val="00874F49"/>
    <w:rsid w:val="0087549C"/>
    <w:rsid w:val="0087624E"/>
    <w:rsid w:val="00877B00"/>
    <w:rsid w:val="00880906"/>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5C0C"/>
    <w:rsid w:val="009D713D"/>
    <w:rsid w:val="009D74D2"/>
    <w:rsid w:val="009E51FC"/>
    <w:rsid w:val="009E5397"/>
    <w:rsid w:val="009E6E85"/>
    <w:rsid w:val="009F2833"/>
    <w:rsid w:val="009F4516"/>
    <w:rsid w:val="009F4DB6"/>
    <w:rsid w:val="009F502C"/>
    <w:rsid w:val="009F52BA"/>
    <w:rsid w:val="009F592B"/>
    <w:rsid w:val="009F6789"/>
    <w:rsid w:val="009F67DA"/>
    <w:rsid w:val="009F6EC7"/>
    <w:rsid w:val="00A00D1B"/>
    <w:rsid w:val="00A02B75"/>
    <w:rsid w:val="00A02EF2"/>
    <w:rsid w:val="00A0337C"/>
    <w:rsid w:val="00A0434D"/>
    <w:rsid w:val="00A049E1"/>
    <w:rsid w:val="00A06668"/>
    <w:rsid w:val="00A079D6"/>
    <w:rsid w:val="00A10646"/>
    <w:rsid w:val="00A1178A"/>
    <w:rsid w:val="00A11E66"/>
    <w:rsid w:val="00A1543D"/>
    <w:rsid w:val="00A164CE"/>
    <w:rsid w:val="00A17391"/>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0C6A"/>
    <w:rsid w:val="00A51E9C"/>
    <w:rsid w:val="00A530A7"/>
    <w:rsid w:val="00A53E10"/>
    <w:rsid w:val="00A54D46"/>
    <w:rsid w:val="00A5506D"/>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3D94"/>
    <w:rsid w:val="00A949F6"/>
    <w:rsid w:val="00A95D01"/>
    <w:rsid w:val="00A97E8E"/>
    <w:rsid w:val="00AA02A7"/>
    <w:rsid w:val="00AA340D"/>
    <w:rsid w:val="00AA48C9"/>
    <w:rsid w:val="00AA4C05"/>
    <w:rsid w:val="00AA613B"/>
    <w:rsid w:val="00AA6933"/>
    <w:rsid w:val="00AA7E21"/>
    <w:rsid w:val="00AB342F"/>
    <w:rsid w:val="00AB45B0"/>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D7A8B"/>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692"/>
    <w:rsid w:val="00B11CF4"/>
    <w:rsid w:val="00B1329E"/>
    <w:rsid w:val="00B13E03"/>
    <w:rsid w:val="00B1453F"/>
    <w:rsid w:val="00B15941"/>
    <w:rsid w:val="00B15EF3"/>
    <w:rsid w:val="00B166AB"/>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77A1C"/>
    <w:rsid w:val="00B8105E"/>
    <w:rsid w:val="00B81B2B"/>
    <w:rsid w:val="00B81F40"/>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590"/>
    <w:rsid w:val="00BC0606"/>
    <w:rsid w:val="00BC3859"/>
    <w:rsid w:val="00BC48B2"/>
    <w:rsid w:val="00BC53EF"/>
    <w:rsid w:val="00BC658A"/>
    <w:rsid w:val="00BD0007"/>
    <w:rsid w:val="00BD2420"/>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16F"/>
    <w:rsid w:val="00C22987"/>
    <w:rsid w:val="00C230AC"/>
    <w:rsid w:val="00C260E1"/>
    <w:rsid w:val="00C26502"/>
    <w:rsid w:val="00C26A3D"/>
    <w:rsid w:val="00C26CF4"/>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2D82"/>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56D0"/>
    <w:rsid w:val="00C964AD"/>
    <w:rsid w:val="00C96B2B"/>
    <w:rsid w:val="00CA0B83"/>
    <w:rsid w:val="00CA12D0"/>
    <w:rsid w:val="00CA2891"/>
    <w:rsid w:val="00CA49F0"/>
    <w:rsid w:val="00CA4A29"/>
    <w:rsid w:val="00CA52C6"/>
    <w:rsid w:val="00CA6B41"/>
    <w:rsid w:val="00CA704B"/>
    <w:rsid w:val="00CB062B"/>
    <w:rsid w:val="00CB0B57"/>
    <w:rsid w:val="00CB2049"/>
    <w:rsid w:val="00CB38D0"/>
    <w:rsid w:val="00CB3C97"/>
    <w:rsid w:val="00CB4A75"/>
    <w:rsid w:val="00CB6C9C"/>
    <w:rsid w:val="00CC0439"/>
    <w:rsid w:val="00CC214D"/>
    <w:rsid w:val="00CC374E"/>
    <w:rsid w:val="00CC430B"/>
    <w:rsid w:val="00CC6246"/>
    <w:rsid w:val="00CC7B72"/>
    <w:rsid w:val="00CD065B"/>
    <w:rsid w:val="00CD101B"/>
    <w:rsid w:val="00CD109B"/>
    <w:rsid w:val="00CD1BF3"/>
    <w:rsid w:val="00CD2EA5"/>
    <w:rsid w:val="00CD4428"/>
    <w:rsid w:val="00CD4C66"/>
    <w:rsid w:val="00CD4CCB"/>
    <w:rsid w:val="00CD538C"/>
    <w:rsid w:val="00CD5746"/>
    <w:rsid w:val="00CD79D5"/>
    <w:rsid w:val="00CD7EDC"/>
    <w:rsid w:val="00CE1878"/>
    <w:rsid w:val="00CE1B26"/>
    <w:rsid w:val="00CE36CF"/>
    <w:rsid w:val="00CE4175"/>
    <w:rsid w:val="00CE468C"/>
    <w:rsid w:val="00CE4EFE"/>
    <w:rsid w:val="00CE663E"/>
    <w:rsid w:val="00CE7D00"/>
    <w:rsid w:val="00CF189D"/>
    <w:rsid w:val="00CF2328"/>
    <w:rsid w:val="00CF31FA"/>
    <w:rsid w:val="00CF3DD2"/>
    <w:rsid w:val="00CF525A"/>
    <w:rsid w:val="00D011F5"/>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3DA8"/>
    <w:rsid w:val="00D4463D"/>
    <w:rsid w:val="00D44917"/>
    <w:rsid w:val="00D4588D"/>
    <w:rsid w:val="00D50FDC"/>
    <w:rsid w:val="00D51188"/>
    <w:rsid w:val="00D51BD5"/>
    <w:rsid w:val="00D5379A"/>
    <w:rsid w:val="00D53FEF"/>
    <w:rsid w:val="00D54187"/>
    <w:rsid w:val="00D542AF"/>
    <w:rsid w:val="00D54788"/>
    <w:rsid w:val="00D5729C"/>
    <w:rsid w:val="00D573D4"/>
    <w:rsid w:val="00D575F9"/>
    <w:rsid w:val="00D57CCE"/>
    <w:rsid w:val="00D60878"/>
    <w:rsid w:val="00D62ADE"/>
    <w:rsid w:val="00D64583"/>
    <w:rsid w:val="00D64840"/>
    <w:rsid w:val="00D6500D"/>
    <w:rsid w:val="00D653A8"/>
    <w:rsid w:val="00D65DA8"/>
    <w:rsid w:val="00D663E0"/>
    <w:rsid w:val="00D67B9F"/>
    <w:rsid w:val="00D70E1E"/>
    <w:rsid w:val="00D720A5"/>
    <w:rsid w:val="00D73535"/>
    <w:rsid w:val="00D749F4"/>
    <w:rsid w:val="00D76563"/>
    <w:rsid w:val="00D81E53"/>
    <w:rsid w:val="00D82586"/>
    <w:rsid w:val="00D85978"/>
    <w:rsid w:val="00D87AB5"/>
    <w:rsid w:val="00D87F5A"/>
    <w:rsid w:val="00D91C25"/>
    <w:rsid w:val="00D924F1"/>
    <w:rsid w:val="00D93423"/>
    <w:rsid w:val="00D9387A"/>
    <w:rsid w:val="00D94528"/>
    <w:rsid w:val="00D94677"/>
    <w:rsid w:val="00D96D26"/>
    <w:rsid w:val="00D96F1A"/>
    <w:rsid w:val="00D97A25"/>
    <w:rsid w:val="00DA02A4"/>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6C"/>
    <w:rsid w:val="00DF6D7A"/>
    <w:rsid w:val="00DF73EB"/>
    <w:rsid w:val="00DF7A4D"/>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7345"/>
    <w:rsid w:val="00E17B2D"/>
    <w:rsid w:val="00E21AE0"/>
    <w:rsid w:val="00E2240E"/>
    <w:rsid w:val="00E22843"/>
    <w:rsid w:val="00E22A9C"/>
    <w:rsid w:val="00E22E92"/>
    <w:rsid w:val="00E268A7"/>
    <w:rsid w:val="00E26F8B"/>
    <w:rsid w:val="00E303B0"/>
    <w:rsid w:val="00E33967"/>
    <w:rsid w:val="00E343D8"/>
    <w:rsid w:val="00E348D5"/>
    <w:rsid w:val="00E34BE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93B"/>
    <w:rsid w:val="00E61B17"/>
    <w:rsid w:val="00E61DD6"/>
    <w:rsid w:val="00E623E8"/>
    <w:rsid w:val="00E65154"/>
    <w:rsid w:val="00E6715F"/>
    <w:rsid w:val="00E71DB6"/>
    <w:rsid w:val="00E720A8"/>
    <w:rsid w:val="00E721FC"/>
    <w:rsid w:val="00E72B35"/>
    <w:rsid w:val="00E75EEE"/>
    <w:rsid w:val="00E76F75"/>
    <w:rsid w:val="00E80BE0"/>
    <w:rsid w:val="00E8419A"/>
    <w:rsid w:val="00E87F5A"/>
    <w:rsid w:val="00E91DD5"/>
    <w:rsid w:val="00E93A29"/>
    <w:rsid w:val="00E93BA0"/>
    <w:rsid w:val="00E94276"/>
    <w:rsid w:val="00E94815"/>
    <w:rsid w:val="00E95069"/>
    <w:rsid w:val="00E95C98"/>
    <w:rsid w:val="00EA12D7"/>
    <w:rsid w:val="00EA1508"/>
    <w:rsid w:val="00EA16FA"/>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D0992"/>
    <w:rsid w:val="00ED4488"/>
    <w:rsid w:val="00ED51AB"/>
    <w:rsid w:val="00ED67F0"/>
    <w:rsid w:val="00EE0F26"/>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50C4"/>
    <w:rsid w:val="00F25E63"/>
    <w:rsid w:val="00F27766"/>
    <w:rsid w:val="00F32DA3"/>
    <w:rsid w:val="00F34946"/>
    <w:rsid w:val="00F37427"/>
    <w:rsid w:val="00F374C1"/>
    <w:rsid w:val="00F378FD"/>
    <w:rsid w:val="00F4023C"/>
    <w:rsid w:val="00F4028D"/>
    <w:rsid w:val="00F41579"/>
    <w:rsid w:val="00F4272F"/>
    <w:rsid w:val="00F42897"/>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4791"/>
    <w:rsid w:val="00F94E33"/>
    <w:rsid w:val="00F95C23"/>
    <w:rsid w:val="00FA0AFC"/>
    <w:rsid w:val="00FA2CDF"/>
    <w:rsid w:val="00FA5027"/>
    <w:rsid w:val="00FA6327"/>
    <w:rsid w:val="00FA6D79"/>
    <w:rsid w:val="00FA7A2F"/>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C5885"/>
    <w:rsid w:val="00FD054B"/>
    <w:rsid w:val="00FD44C0"/>
    <w:rsid w:val="00FD6B3C"/>
    <w:rsid w:val="00FD71A8"/>
    <w:rsid w:val="00FD7CB8"/>
    <w:rsid w:val="00FE1E1B"/>
    <w:rsid w:val="00FE31BE"/>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8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get" TargetMode="External"/><Relationship Id="rId26" Type="http://schemas.openxmlformats.org/officeDocument/2006/relationships/hyperlink" Target="file:///C:\sdcard\" TargetMode="External"/><Relationship Id="rId39" Type="http://schemas.openxmlformats.org/officeDocument/2006/relationships/hyperlink" Target="http://www.sqlite.org/" TargetMode="External"/><Relationship Id="rId21" Type="http://schemas.openxmlformats.org/officeDocument/2006/relationships/hyperlink" Target="ftp://ftp.rename" TargetMode="External"/><Relationship Id="rId34" Type="http://schemas.openxmlformats.org/officeDocument/2006/relationships/hyperlink" Target="http://www.sqlite.org/selfcontained.html" TargetMode="External"/><Relationship Id="rId42" Type="http://schemas.openxmlformats.org/officeDocument/2006/relationships/hyperlink" Target="http://www.sqlite.org/lang_expr.html"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footer" Target="footer1.xml"/><Relationship Id="rId63" Type="http://schemas.openxmlformats.org/officeDocument/2006/relationships/hyperlink" Target="http://developer.android.com/sdk/index.html" TargetMode="External"/><Relationship Id="rId68" Type="http://schemas.openxmlformats.org/officeDocument/2006/relationships/image" Target="media/image20.png"/><Relationship Id="rId76" Type="http://schemas.openxmlformats.org/officeDocument/2006/relationships/image" Target="media/image27.png"/><Relationship Id="rId84" Type="http://schemas.openxmlformats.org/officeDocument/2006/relationships/image" Target="media/image34.png"/><Relationship Id="rId89"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tp://ftp.laughton.com"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laughton.com/basic/" TargetMode="External"/><Relationship Id="rId24" Type="http://schemas.openxmlformats.org/officeDocument/2006/relationships/hyperlink" Target="ftp://ftp.mkdir" TargetMode="External"/><Relationship Id="rId32" Type="http://schemas.openxmlformats.org/officeDocument/2006/relationships/image" Target="media/image4.png"/><Relationship Id="rId37" Type="http://schemas.openxmlformats.org/officeDocument/2006/relationships/hyperlink" Target="http://www.sqlite.org/transactional.html" TargetMode="External"/><Relationship Id="rId40" Type="http://schemas.openxmlformats.org/officeDocument/2006/relationships/hyperlink" Target="http://www.sqlite.org/"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developer.android.com/sdk/installing/installing-adt.html" TargetMode="External"/><Relationship Id="rId74" Type="http://schemas.openxmlformats.org/officeDocument/2006/relationships/image" Target="media/image25.jpeg"/><Relationship Id="rId79" Type="http://schemas.openxmlformats.org/officeDocument/2006/relationships/image" Target="media/image30.jpeg"/><Relationship Id="rId87" Type="http://schemas.openxmlformats.org/officeDocument/2006/relationships/image" Target="media/image37.jpeg"/><Relationship Id="rId5" Type="http://schemas.openxmlformats.org/officeDocument/2006/relationships/webSettings" Target="webSettings.xml"/><Relationship Id="rId61" Type="http://schemas.openxmlformats.org/officeDocument/2006/relationships/hyperlink" Target="http://rfobasic.freeforums.org/rfo-basic-app-builder-f20.html" TargetMode="External"/><Relationship Id="rId82" Type="http://schemas.openxmlformats.org/officeDocument/2006/relationships/hyperlink" Target="http://developer.android.com/tools/publishing/app-signing.html" TargetMode="External"/><Relationship Id="rId90" Type="http://schemas.openxmlformats.org/officeDocument/2006/relationships/image" Target="media/image40.jpeg"/><Relationship Id="rId19" Type="http://schemas.openxmlformats.org/officeDocument/2006/relationships/hyperlink" Target="ftp://ftp.dir" TargetMode="External"/><Relationship Id="rId14" Type="http://schemas.openxmlformats.org/officeDocument/2006/relationships/hyperlink" Target="http://automation.whatismyip.com/n09230945.asp" TargetMode="External"/><Relationship Id="rId22" Type="http://schemas.openxmlformats.org/officeDocument/2006/relationships/hyperlink" Target="ftp://ftp.delete" TargetMode="External"/><Relationship Id="rId27" Type="http://schemas.openxmlformats.org/officeDocument/2006/relationships/hyperlink" Target="http://developer.android.com/reference/java/util/regex/Pattern.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serverless.html" TargetMode="External"/><Relationship Id="rId43" Type="http://schemas.openxmlformats.org/officeDocument/2006/relationships/image" Target="media/image6.jpe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developer.android.com/sdk/installing/index.html" TargetMode="External"/><Relationship Id="rId69" Type="http://schemas.openxmlformats.org/officeDocument/2006/relationships/hyperlink" Target="http://laughton.com/basic/versions/index.html" TargetMode="External"/><Relationship Id="rId77"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image" Target="media/image23.png"/><Relationship Id="rId80" Type="http://schemas.openxmlformats.org/officeDocument/2006/relationships/image" Target="media/image31.jpeg"/><Relationship Id="rId85" Type="http://schemas.openxmlformats.org/officeDocument/2006/relationships/image" Target="media/image3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ftp://ftp.put" TargetMode="External"/><Relationship Id="rId25" Type="http://schemas.openxmlformats.org/officeDocument/2006/relationships/hyperlink" Target="http://farwestab.wordpress.com/2011/02/05/some-tips-on-android-and-bluetooth/" TargetMode="External"/><Relationship Id="rId33" Type="http://schemas.openxmlformats.org/officeDocument/2006/relationships/image" Target="media/image5.jpeg"/><Relationship Id="rId38" Type="http://schemas.openxmlformats.org/officeDocument/2006/relationships/hyperlink" Target="http://www.sqlite.org/mostdeployed.html" TargetMode="External"/><Relationship Id="rId46" Type="http://schemas.openxmlformats.org/officeDocument/2006/relationships/image" Target="media/image9.png"/><Relationship Id="rId59" Type="http://schemas.openxmlformats.org/officeDocument/2006/relationships/image" Target="media/image18.png"/><Relationship Id="rId67" Type="http://schemas.openxmlformats.org/officeDocument/2006/relationships/image" Target="media/image19.png"/><Relationship Id="rId20" Type="http://schemas.openxmlformats.org/officeDocument/2006/relationships/hyperlink" Target="ftp://ftp.cd" TargetMode="External"/><Relationship Id="rId41" Type="http://schemas.openxmlformats.org/officeDocument/2006/relationships/hyperlink" Target="http://www.w3schools.com/sql/default.asp" TargetMode="External"/><Relationship Id="rId54" Type="http://schemas.openxmlformats.org/officeDocument/2006/relationships/hyperlink" Target="http://developer.android.com/reference/android/hardware/SensorEvent.html" TargetMode="External"/><Relationship Id="rId62" Type="http://schemas.openxmlformats.org/officeDocument/2006/relationships/hyperlink" Target="http://laughton.com/basic/license.html" TargetMode="External"/><Relationship Id="rId70" Type="http://schemas.openxmlformats.org/officeDocument/2006/relationships/image" Target="media/image21.png"/><Relationship Id="rId75" Type="http://schemas.openxmlformats.org/officeDocument/2006/relationships/image" Target="media/image26.jpeg"/><Relationship Id="rId83" Type="http://schemas.openxmlformats.org/officeDocument/2006/relationships/image" Target="media/image33.png"/><Relationship Id="rId88" Type="http://schemas.openxmlformats.org/officeDocument/2006/relationships/image" Target="media/image38.jpeg"/><Relationship Id="rId91"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open" TargetMode="External"/><Relationship Id="rId23" Type="http://schemas.openxmlformats.org/officeDocument/2006/relationships/hyperlink" Target="ftp://ftp.rm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zeroconf.html" TargetMode="External"/><Relationship Id="rId49" Type="http://schemas.openxmlformats.org/officeDocument/2006/relationships/image" Target="media/image12.png"/><Relationship Id="rId57" Type="http://schemas.openxmlformats.org/officeDocument/2006/relationships/image" Target="media/image16.png"/><Relationship Id="rId10" Type="http://schemas.openxmlformats.org/officeDocument/2006/relationships/hyperlink" Target="http://rfobasic.freeforums.org/suggestions-for-improving-the-manual-f9.html" TargetMode="External"/><Relationship Id="rId31" Type="http://schemas.openxmlformats.org/officeDocument/2006/relationships/hyperlink" Target="http://developer.android.com/reference/android/os/PowerManager.html" TargetMode="External"/><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mougino.free.fr/rfo-basic-app-builder.zip" TargetMode="External"/><Relationship Id="rId65" Type="http://schemas.openxmlformats.org/officeDocument/2006/relationships/hyperlink" Target="http://laughton.com/basic/eclipse"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jpeg"/><Relationship Id="rId86" Type="http://schemas.openxmlformats.org/officeDocument/2006/relationships/image" Target="media/image36.jpeg"/><Relationship Id="rId9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A4EE7-A59A-4552-A102-2A16F8CD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50724</TotalTime>
  <Pages>168</Pages>
  <Words>59347</Words>
  <Characters>338282</Characters>
  <Application>Microsoft Office Word</Application>
  <DocSecurity>0</DocSecurity>
  <Lines>2819</Lines>
  <Paragraphs>793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396836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msammartano</cp:lastModifiedBy>
  <cp:revision>203</cp:revision>
  <cp:lastPrinted>2012-09-30T10:27:00Z</cp:lastPrinted>
  <dcterms:created xsi:type="dcterms:W3CDTF">2012-08-24T05:42:00Z</dcterms:created>
  <dcterms:modified xsi:type="dcterms:W3CDTF">2014-02-09T08:00:00Z</dcterms:modified>
</cp:coreProperties>
</file>