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1" w:author="Sammartano, Marc (BIC USA)" w:date="2015-05-06T11:57:00Z">
        <w:r w:rsidR="00F618F8">
          <w:rPr>
            <w:sz w:val="36"/>
            <w:szCs w:val="36"/>
          </w:rPr>
          <w:t>8</w:t>
        </w:r>
      </w:ins>
      <w:del w:id="2" w:author="Sammartano, Marc (BIC USA)" w:date="2015-05-06T11:57:00Z">
        <w:r w:rsidR="00A26C48" w:rsidDel="00F618F8">
          <w:rPr>
            <w:sz w:val="36"/>
            <w:szCs w:val="36"/>
          </w:rPr>
          <w:delText>7</w:delText>
        </w:r>
      </w:del>
    </w:p>
    <w:p w:rsidR="00C21152" w:rsidRDefault="005375B8" w:rsidP="00935006">
      <w:pPr>
        <w:pStyle w:val="Subtitle"/>
        <w:jc w:val="center"/>
        <w:rPr>
          <w:rStyle w:val="SubtleEmphasis"/>
        </w:rPr>
      </w:pPr>
      <w:del w:id="3" w:author="Sammartano, Marc (BIC USA)" w:date="2015-05-06T11:57:00Z">
        <w:r w:rsidDel="00F618F8">
          <w:rPr>
            <w:rStyle w:val="SubtleEmphasis"/>
          </w:rPr>
          <w:delText>April</w:delText>
        </w:r>
      </w:del>
      <w:ins w:id="4" w:author="Sammartano, Marc (BIC USA)" w:date="2015-08-05T17:51:00Z">
        <w:r w:rsidR="001D5142">
          <w:rPr>
            <w:rStyle w:val="SubtleEmphasis"/>
          </w:rPr>
          <w:t>A</w:t>
        </w:r>
      </w:ins>
      <w:ins w:id="5" w:author="Sammartano, Marc (BIC USA)" w:date="2015-05-06T11:57:00Z">
        <w:r w:rsidR="00F618F8">
          <w:rPr>
            <w:rStyle w:val="SubtleEmphasis"/>
          </w:rPr>
          <w:t>u</w:t>
        </w:r>
      </w:ins>
      <w:ins w:id="6" w:author="Sammartano, Marc (BIC USA)" w:date="2015-08-05T17:51:00Z">
        <w:r w:rsidR="001D5142">
          <w:rPr>
            <w:rStyle w:val="SubtleEmphasis"/>
          </w:rPr>
          <w:t>gust</w:t>
        </w:r>
      </w:ins>
      <w:r w:rsidR="005F6753">
        <w:rPr>
          <w:rStyle w:val="SubtleEmphasis"/>
        </w:rPr>
        <w:t xml:space="preserve"> </w:t>
      </w:r>
      <w:ins w:id="7" w:author="Sammartano, Marc (BIC USA)" w:date="2015-08-16T17:08:00Z">
        <w:r w:rsidR="00633430">
          <w:rPr>
            <w:rStyle w:val="SubtleEmphasis"/>
          </w:rPr>
          <w:t>16</w:t>
        </w:r>
      </w:ins>
      <w:del w:id="8" w:author="Sammartano, Marc (BIC USA)" w:date="2015-05-06T11:57:00Z">
        <w:r w:rsidR="00A60E92" w:rsidDel="00F618F8">
          <w:rPr>
            <w:rStyle w:val="SubtleEmphasis"/>
          </w:rPr>
          <w:delText>28</w:delText>
        </w:r>
      </w:del>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216"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33430" w:rsidRDefault="00520661">
          <w:pPr>
            <w:pStyle w:val="TOC1"/>
            <w:tabs>
              <w:tab w:val="right" w:leader="dot" w:pos="9350"/>
            </w:tabs>
            <w:rPr>
              <w:ins w:id="9" w:author="Sammartano, Marc (BIC USA)" w:date="2015-08-16T17:09:00Z"/>
              <w:rFonts w:eastAsiaTheme="minorEastAsia"/>
              <w:noProof/>
            </w:rPr>
          </w:pPr>
          <w:r>
            <w:fldChar w:fldCharType="begin"/>
          </w:r>
          <w:r w:rsidR="00CD5746">
            <w:instrText xml:space="preserve"> TOC \o "1-3" \h \z \u </w:instrText>
          </w:r>
          <w:r>
            <w:fldChar w:fldCharType="separate"/>
          </w:r>
          <w:ins w:id="10" w:author="Sammartano, Marc (BIC USA)" w:date="2015-08-16T17:09:00Z">
            <w:r w:rsidR="00633430" w:rsidRPr="000A4A1C">
              <w:rPr>
                <w:rStyle w:val="Hyperlink"/>
                <w:noProof/>
              </w:rPr>
              <w:fldChar w:fldCharType="begin"/>
            </w:r>
            <w:r w:rsidR="00633430" w:rsidRPr="000A4A1C">
              <w:rPr>
                <w:rStyle w:val="Hyperlink"/>
                <w:noProof/>
              </w:rPr>
              <w:instrText xml:space="preserve"> </w:instrText>
            </w:r>
            <w:r w:rsidR="00633430">
              <w:rPr>
                <w:noProof/>
              </w:rPr>
              <w:instrText>HYPERLINK \l "_Toc427508314"</w:instrText>
            </w:r>
            <w:r w:rsidR="00633430" w:rsidRPr="000A4A1C">
              <w:rPr>
                <w:rStyle w:val="Hyperlink"/>
                <w:noProof/>
              </w:rPr>
              <w:instrText xml:space="preserve"> </w:instrText>
            </w:r>
            <w:r w:rsidR="00633430" w:rsidRPr="000A4A1C">
              <w:rPr>
                <w:rStyle w:val="Hyperlink"/>
                <w:noProof/>
              </w:rPr>
            </w:r>
            <w:r w:rsidR="00633430" w:rsidRPr="000A4A1C">
              <w:rPr>
                <w:rStyle w:val="Hyperlink"/>
                <w:noProof/>
              </w:rPr>
              <w:fldChar w:fldCharType="separate"/>
            </w:r>
            <w:r w:rsidR="00633430" w:rsidRPr="000A4A1C">
              <w:rPr>
                <w:rStyle w:val="Hyperlink"/>
                <w:noProof/>
              </w:rPr>
              <w:t>Changes in this Version</w:t>
            </w:r>
            <w:r w:rsidR="00633430">
              <w:rPr>
                <w:noProof/>
                <w:webHidden/>
              </w:rPr>
              <w:tab/>
            </w:r>
            <w:r w:rsidR="00633430">
              <w:rPr>
                <w:noProof/>
                <w:webHidden/>
              </w:rPr>
              <w:fldChar w:fldCharType="begin"/>
            </w:r>
            <w:r w:rsidR="00633430">
              <w:rPr>
                <w:noProof/>
                <w:webHidden/>
              </w:rPr>
              <w:instrText xml:space="preserve"> PAGEREF _Toc427508314 \h </w:instrText>
            </w:r>
            <w:r w:rsidR="00633430">
              <w:rPr>
                <w:noProof/>
                <w:webHidden/>
              </w:rPr>
            </w:r>
          </w:ins>
          <w:r w:rsidR="00633430">
            <w:rPr>
              <w:noProof/>
              <w:webHidden/>
            </w:rPr>
            <w:fldChar w:fldCharType="separate"/>
          </w:r>
          <w:ins w:id="11" w:author="Sammartano, Marc (BIC USA)" w:date="2015-08-16T17:11:00Z">
            <w:r w:rsidR="00633430">
              <w:rPr>
                <w:noProof/>
                <w:webHidden/>
              </w:rPr>
              <w:t>23</w:t>
            </w:r>
          </w:ins>
          <w:ins w:id="12" w:author="Sammartano, Marc (BIC USA)" w:date="2015-08-16T17:09:00Z">
            <w:r w:rsidR="00633430">
              <w:rPr>
                <w:noProof/>
                <w:webHidden/>
              </w:rPr>
              <w:fldChar w:fldCharType="end"/>
            </w:r>
            <w:r w:rsidR="00633430" w:rsidRPr="000A4A1C">
              <w:rPr>
                <w:rStyle w:val="Hyperlink"/>
                <w:noProof/>
              </w:rPr>
              <w:fldChar w:fldCharType="end"/>
            </w:r>
          </w:ins>
        </w:p>
        <w:p w:rsidR="00633430" w:rsidRDefault="00633430">
          <w:pPr>
            <w:pStyle w:val="TOC1"/>
            <w:tabs>
              <w:tab w:val="right" w:leader="dot" w:pos="9350"/>
            </w:tabs>
            <w:rPr>
              <w:ins w:id="13" w:author="Sammartano, Marc (BIC USA)" w:date="2015-08-16T17:09:00Z"/>
              <w:rFonts w:eastAsiaTheme="minorEastAsia"/>
              <w:noProof/>
            </w:rPr>
          </w:pPr>
          <w:ins w:id="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About the Title, De Re BASIC!</w:t>
            </w:r>
            <w:r>
              <w:rPr>
                <w:noProof/>
                <w:webHidden/>
              </w:rPr>
              <w:tab/>
            </w:r>
            <w:r>
              <w:rPr>
                <w:noProof/>
                <w:webHidden/>
              </w:rPr>
              <w:fldChar w:fldCharType="begin"/>
            </w:r>
            <w:r>
              <w:rPr>
                <w:noProof/>
                <w:webHidden/>
              </w:rPr>
              <w:instrText xml:space="preserve"> PAGEREF _Toc427508315 \h </w:instrText>
            </w:r>
            <w:r>
              <w:rPr>
                <w:noProof/>
                <w:webHidden/>
              </w:rPr>
            </w:r>
          </w:ins>
          <w:r>
            <w:rPr>
              <w:noProof/>
              <w:webHidden/>
            </w:rPr>
            <w:fldChar w:fldCharType="separate"/>
          </w:r>
          <w:ins w:id="15" w:author="Sammartano, Marc (BIC USA)" w:date="2015-08-16T17:11:00Z">
            <w:r>
              <w:rPr>
                <w:noProof/>
                <w:webHidden/>
              </w:rPr>
              <w:t>24</w:t>
            </w:r>
          </w:ins>
          <w:ins w:id="1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7" w:author="Sammartano, Marc (BIC USA)" w:date="2015-08-16T17:09:00Z"/>
              <w:rFonts w:eastAsiaTheme="minorEastAsia"/>
              <w:noProof/>
            </w:rPr>
          </w:pPr>
          <w:ins w:id="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About the Cover Art</w:t>
            </w:r>
            <w:r>
              <w:rPr>
                <w:noProof/>
                <w:webHidden/>
              </w:rPr>
              <w:tab/>
            </w:r>
            <w:r>
              <w:rPr>
                <w:noProof/>
                <w:webHidden/>
              </w:rPr>
              <w:fldChar w:fldCharType="begin"/>
            </w:r>
            <w:r>
              <w:rPr>
                <w:noProof/>
                <w:webHidden/>
              </w:rPr>
              <w:instrText xml:space="preserve"> PAGEREF _Toc427508316 \h </w:instrText>
            </w:r>
            <w:r>
              <w:rPr>
                <w:noProof/>
                <w:webHidden/>
              </w:rPr>
            </w:r>
          </w:ins>
          <w:r>
            <w:rPr>
              <w:noProof/>
              <w:webHidden/>
            </w:rPr>
            <w:fldChar w:fldCharType="separate"/>
          </w:r>
          <w:ins w:id="19" w:author="Sammartano, Marc (BIC USA)" w:date="2015-08-16T17:11:00Z">
            <w:r>
              <w:rPr>
                <w:noProof/>
                <w:webHidden/>
              </w:rPr>
              <w:t>24</w:t>
            </w:r>
          </w:ins>
          <w:ins w:id="2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1" w:author="Sammartano, Marc (BIC USA)" w:date="2015-08-16T17:09:00Z"/>
              <w:rFonts w:eastAsiaTheme="minorEastAsia"/>
              <w:noProof/>
            </w:rPr>
          </w:pPr>
          <w:ins w:id="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Technical Editor</w:t>
            </w:r>
            <w:r>
              <w:rPr>
                <w:noProof/>
                <w:webHidden/>
              </w:rPr>
              <w:tab/>
            </w:r>
            <w:r>
              <w:rPr>
                <w:noProof/>
                <w:webHidden/>
              </w:rPr>
              <w:fldChar w:fldCharType="begin"/>
            </w:r>
            <w:r>
              <w:rPr>
                <w:noProof/>
                <w:webHidden/>
              </w:rPr>
              <w:instrText xml:space="preserve"> PAGEREF _Toc427508317 \h </w:instrText>
            </w:r>
            <w:r>
              <w:rPr>
                <w:noProof/>
                <w:webHidden/>
              </w:rPr>
            </w:r>
          </w:ins>
          <w:r>
            <w:rPr>
              <w:noProof/>
              <w:webHidden/>
            </w:rPr>
            <w:fldChar w:fldCharType="separate"/>
          </w:r>
          <w:ins w:id="23" w:author="Sammartano, Marc (BIC USA)" w:date="2015-08-16T17:11:00Z">
            <w:r>
              <w:rPr>
                <w:noProof/>
                <w:webHidden/>
              </w:rPr>
              <w:t>24</w:t>
            </w:r>
          </w:ins>
          <w:ins w:id="2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5" w:author="Sammartano, Marc (BIC USA)" w:date="2015-08-16T17:09:00Z"/>
              <w:rFonts w:eastAsiaTheme="minorEastAsia"/>
              <w:noProof/>
            </w:rPr>
          </w:pPr>
          <w:ins w:id="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Getting BASIC!</w:t>
            </w:r>
            <w:r>
              <w:rPr>
                <w:noProof/>
                <w:webHidden/>
              </w:rPr>
              <w:tab/>
            </w:r>
            <w:r>
              <w:rPr>
                <w:noProof/>
                <w:webHidden/>
              </w:rPr>
              <w:fldChar w:fldCharType="begin"/>
            </w:r>
            <w:r>
              <w:rPr>
                <w:noProof/>
                <w:webHidden/>
              </w:rPr>
              <w:instrText xml:space="preserve"> PAGEREF _Toc427508318 \h </w:instrText>
            </w:r>
            <w:r>
              <w:rPr>
                <w:noProof/>
                <w:webHidden/>
              </w:rPr>
            </w:r>
          </w:ins>
          <w:r>
            <w:rPr>
              <w:noProof/>
              <w:webHidden/>
            </w:rPr>
            <w:fldChar w:fldCharType="separate"/>
          </w:r>
          <w:ins w:id="27" w:author="Sammartano, Marc (BIC USA)" w:date="2015-08-16T17:11:00Z">
            <w:r>
              <w:rPr>
                <w:noProof/>
                <w:webHidden/>
              </w:rPr>
              <w:t>24</w:t>
            </w:r>
          </w:ins>
          <w:ins w:id="2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9" w:author="Sammartano, Marc (BIC USA)" w:date="2015-08-16T17:09:00Z"/>
              <w:rFonts w:eastAsiaTheme="minorEastAsia"/>
              <w:noProof/>
            </w:rPr>
          </w:pPr>
          <w:ins w:id="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BASIC! Forum</w:t>
            </w:r>
            <w:r>
              <w:rPr>
                <w:noProof/>
                <w:webHidden/>
              </w:rPr>
              <w:tab/>
            </w:r>
            <w:r>
              <w:rPr>
                <w:noProof/>
                <w:webHidden/>
              </w:rPr>
              <w:fldChar w:fldCharType="begin"/>
            </w:r>
            <w:r>
              <w:rPr>
                <w:noProof/>
                <w:webHidden/>
              </w:rPr>
              <w:instrText xml:space="preserve"> PAGEREF _Toc427508319 \h </w:instrText>
            </w:r>
            <w:r>
              <w:rPr>
                <w:noProof/>
                <w:webHidden/>
              </w:rPr>
            </w:r>
          </w:ins>
          <w:r>
            <w:rPr>
              <w:noProof/>
              <w:webHidden/>
            </w:rPr>
            <w:fldChar w:fldCharType="separate"/>
          </w:r>
          <w:ins w:id="31" w:author="Sammartano, Marc (BIC USA)" w:date="2015-08-16T17:11:00Z">
            <w:r>
              <w:rPr>
                <w:noProof/>
                <w:webHidden/>
              </w:rPr>
              <w:t>24</w:t>
            </w:r>
          </w:ins>
          <w:ins w:id="3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33" w:author="Sammartano, Marc (BIC USA)" w:date="2015-08-16T17:09:00Z"/>
              <w:rFonts w:eastAsiaTheme="minorEastAsia"/>
              <w:noProof/>
            </w:rPr>
          </w:pPr>
          <w:ins w:id="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BASIC! Tutorial</w:t>
            </w:r>
            <w:r>
              <w:rPr>
                <w:noProof/>
                <w:webHidden/>
              </w:rPr>
              <w:tab/>
            </w:r>
            <w:r>
              <w:rPr>
                <w:noProof/>
                <w:webHidden/>
              </w:rPr>
              <w:fldChar w:fldCharType="begin"/>
            </w:r>
            <w:r>
              <w:rPr>
                <w:noProof/>
                <w:webHidden/>
              </w:rPr>
              <w:instrText xml:space="preserve"> PAGEREF _Toc427508320 \h </w:instrText>
            </w:r>
            <w:r>
              <w:rPr>
                <w:noProof/>
                <w:webHidden/>
              </w:rPr>
            </w:r>
          </w:ins>
          <w:r>
            <w:rPr>
              <w:noProof/>
              <w:webHidden/>
            </w:rPr>
            <w:fldChar w:fldCharType="separate"/>
          </w:r>
          <w:ins w:id="35" w:author="Sammartano, Marc (BIC USA)" w:date="2015-08-16T17:11:00Z">
            <w:r>
              <w:rPr>
                <w:noProof/>
                <w:webHidden/>
              </w:rPr>
              <w:t>24</w:t>
            </w:r>
          </w:ins>
          <w:ins w:id="3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37" w:author="Sammartano, Marc (BIC USA)" w:date="2015-08-16T17:09:00Z"/>
              <w:rFonts w:eastAsiaTheme="minorEastAsia"/>
              <w:noProof/>
            </w:rPr>
          </w:pPr>
          <w:ins w:id="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BASIC! Operation</w:t>
            </w:r>
            <w:r>
              <w:rPr>
                <w:noProof/>
                <w:webHidden/>
              </w:rPr>
              <w:tab/>
            </w:r>
            <w:r>
              <w:rPr>
                <w:noProof/>
                <w:webHidden/>
              </w:rPr>
              <w:fldChar w:fldCharType="begin"/>
            </w:r>
            <w:r>
              <w:rPr>
                <w:noProof/>
                <w:webHidden/>
              </w:rPr>
              <w:instrText xml:space="preserve"> PAGEREF _Toc427508321 \h </w:instrText>
            </w:r>
            <w:r>
              <w:rPr>
                <w:noProof/>
                <w:webHidden/>
              </w:rPr>
            </w:r>
          </w:ins>
          <w:r>
            <w:rPr>
              <w:noProof/>
              <w:webHidden/>
            </w:rPr>
            <w:fldChar w:fldCharType="separate"/>
          </w:r>
          <w:ins w:id="39" w:author="Sammartano, Marc (BIC USA)" w:date="2015-08-16T17:11:00Z">
            <w:r>
              <w:rPr>
                <w:noProof/>
                <w:webHidden/>
              </w:rPr>
              <w:t>25</w:t>
            </w:r>
          </w:ins>
          <w:ins w:id="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1" w:author="Sammartano, Marc (BIC USA)" w:date="2015-08-16T17:09:00Z"/>
              <w:rFonts w:eastAsiaTheme="minorEastAsia"/>
              <w:noProof/>
            </w:rPr>
          </w:pPr>
          <w:ins w:id="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Permissions</w:t>
            </w:r>
            <w:r>
              <w:rPr>
                <w:noProof/>
                <w:webHidden/>
              </w:rPr>
              <w:tab/>
            </w:r>
            <w:r>
              <w:rPr>
                <w:noProof/>
                <w:webHidden/>
              </w:rPr>
              <w:fldChar w:fldCharType="begin"/>
            </w:r>
            <w:r>
              <w:rPr>
                <w:noProof/>
                <w:webHidden/>
              </w:rPr>
              <w:instrText xml:space="preserve"> PAGEREF _Toc427508322 \h </w:instrText>
            </w:r>
            <w:r>
              <w:rPr>
                <w:noProof/>
                <w:webHidden/>
              </w:rPr>
            </w:r>
          </w:ins>
          <w:r>
            <w:rPr>
              <w:noProof/>
              <w:webHidden/>
            </w:rPr>
            <w:fldChar w:fldCharType="separate"/>
          </w:r>
          <w:ins w:id="43" w:author="Sammartano, Marc (BIC USA)" w:date="2015-08-16T17:11:00Z">
            <w:r>
              <w:rPr>
                <w:noProof/>
                <w:webHidden/>
              </w:rPr>
              <w:t>25</w:t>
            </w:r>
          </w:ins>
          <w:ins w:id="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5" w:author="Sammartano, Marc (BIC USA)" w:date="2015-08-16T17:09:00Z"/>
              <w:rFonts w:eastAsiaTheme="minorEastAsia"/>
              <w:noProof/>
            </w:rPr>
          </w:pPr>
          <w:ins w:id="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Editor</w:t>
            </w:r>
            <w:r>
              <w:rPr>
                <w:noProof/>
                <w:webHidden/>
              </w:rPr>
              <w:tab/>
            </w:r>
            <w:r>
              <w:rPr>
                <w:noProof/>
                <w:webHidden/>
              </w:rPr>
              <w:fldChar w:fldCharType="begin"/>
            </w:r>
            <w:r>
              <w:rPr>
                <w:noProof/>
                <w:webHidden/>
              </w:rPr>
              <w:instrText xml:space="preserve"> PAGEREF _Toc427508323 \h </w:instrText>
            </w:r>
            <w:r>
              <w:rPr>
                <w:noProof/>
                <w:webHidden/>
              </w:rPr>
            </w:r>
          </w:ins>
          <w:r>
            <w:rPr>
              <w:noProof/>
              <w:webHidden/>
            </w:rPr>
            <w:fldChar w:fldCharType="separate"/>
          </w:r>
          <w:ins w:id="47" w:author="Sammartano, Marc (BIC USA)" w:date="2015-08-16T17:11:00Z">
            <w:r>
              <w:rPr>
                <w:noProof/>
                <w:webHidden/>
              </w:rPr>
              <w:t>25</w:t>
            </w:r>
          </w:ins>
          <w:ins w:id="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49" w:author="Sammartano, Marc (BIC USA)" w:date="2015-08-16T17:09:00Z"/>
              <w:rFonts w:eastAsiaTheme="minorEastAsia"/>
              <w:noProof/>
            </w:rPr>
          </w:pPr>
          <w:ins w:id="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Editing the Program</w:t>
            </w:r>
            <w:r>
              <w:rPr>
                <w:noProof/>
                <w:webHidden/>
              </w:rPr>
              <w:tab/>
            </w:r>
            <w:r>
              <w:rPr>
                <w:noProof/>
                <w:webHidden/>
              </w:rPr>
              <w:fldChar w:fldCharType="begin"/>
            </w:r>
            <w:r>
              <w:rPr>
                <w:noProof/>
                <w:webHidden/>
              </w:rPr>
              <w:instrText xml:space="preserve"> PAGEREF _Toc427508324 \h </w:instrText>
            </w:r>
            <w:r>
              <w:rPr>
                <w:noProof/>
                <w:webHidden/>
              </w:rPr>
            </w:r>
          </w:ins>
          <w:r>
            <w:rPr>
              <w:noProof/>
              <w:webHidden/>
            </w:rPr>
            <w:fldChar w:fldCharType="separate"/>
          </w:r>
          <w:ins w:id="51" w:author="Sammartano, Marc (BIC USA)" w:date="2015-08-16T17:11:00Z">
            <w:r>
              <w:rPr>
                <w:noProof/>
                <w:webHidden/>
              </w:rPr>
              <w:t>25</w:t>
            </w:r>
          </w:ins>
          <w:ins w:id="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53" w:author="Sammartano, Marc (BIC USA)" w:date="2015-08-16T17:09:00Z"/>
              <w:rFonts w:eastAsiaTheme="minorEastAsia"/>
              <w:noProof/>
            </w:rPr>
          </w:pPr>
          <w:ins w:id="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Multiple Commands on a Line</w:t>
            </w:r>
            <w:r>
              <w:rPr>
                <w:noProof/>
                <w:webHidden/>
              </w:rPr>
              <w:tab/>
            </w:r>
            <w:r>
              <w:rPr>
                <w:noProof/>
                <w:webHidden/>
              </w:rPr>
              <w:fldChar w:fldCharType="begin"/>
            </w:r>
            <w:r>
              <w:rPr>
                <w:noProof/>
                <w:webHidden/>
              </w:rPr>
              <w:instrText xml:space="preserve"> PAGEREF _Toc427508325 \h </w:instrText>
            </w:r>
            <w:r>
              <w:rPr>
                <w:noProof/>
                <w:webHidden/>
              </w:rPr>
            </w:r>
          </w:ins>
          <w:r>
            <w:rPr>
              <w:noProof/>
              <w:webHidden/>
            </w:rPr>
            <w:fldChar w:fldCharType="separate"/>
          </w:r>
          <w:ins w:id="55" w:author="Sammartano, Marc (BIC USA)" w:date="2015-08-16T17:11:00Z">
            <w:r>
              <w:rPr>
                <w:noProof/>
                <w:webHidden/>
              </w:rPr>
              <w:t>26</w:t>
            </w:r>
          </w:ins>
          <w:ins w:id="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57" w:author="Sammartano, Marc (BIC USA)" w:date="2015-08-16T17:09:00Z"/>
              <w:rFonts w:eastAsiaTheme="minorEastAsia"/>
              <w:noProof/>
            </w:rPr>
          </w:pPr>
          <w:ins w:id="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Line Continuation</w:t>
            </w:r>
            <w:r>
              <w:rPr>
                <w:noProof/>
                <w:webHidden/>
              </w:rPr>
              <w:tab/>
            </w:r>
            <w:r>
              <w:rPr>
                <w:noProof/>
                <w:webHidden/>
              </w:rPr>
              <w:fldChar w:fldCharType="begin"/>
            </w:r>
            <w:r>
              <w:rPr>
                <w:noProof/>
                <w:webHidden/>
              </w:rPr>
              <w:instrText xml:space="preserve"> PAGEREF _Toc427508326 \h </w:instrText>
            </w:r>
            <w:r>
              <w:rPr>
                <w:noProof/>
                <w:webHidden/>
              </w:rPr>
            </w:r>
          </w:ins>
          <w:r>
            <w:rPr>
              <w:noProof/>
              <w:webHidden/>
            </w:rPr>
            <w:fldChar w:fldCharType="separate"/>
          </w:r>
          <w:ins w:id="59" w:author="Sammartano, Marc (BIC USA)" w:date="2015-08-16T17:11:00Z">
            <w:r>
              <w:rPr>
                <w:noProof/>
                <w:webHidden/>
              </w:rPr>
              <w:t>26</w:t>
            </w:r>
          </w:ins>
          <w:ins w:id="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1" w:author="Sammartano, Marc (BIC USA)" w:date="2015-08-16T17:09:00Z"/>
              <w:rFonts w:eastAsiaTheme="minorEastAsia"/>
              <w:noProof/>
            </w:rPr>
          </w:pPr>
          <w:ins w:id="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 Format Line</w:t>
            </w:r>
            <w:r>
              <w:rPr>
                <w:noProof/>
                <w:webHidden/>
              </w:rPr>
              <w:tab/>
            </w:r>
            <w:r>
              <w:rPr>
                <w:noProof/>
                <w:webHidden/>
              </w:rPr>
              <w:fldChar w:fldCharType="begin"/>
            </w:r>
            <w:r>
              <w:rPr>
                <w:noProof/>
                <w:webHidden/>
              </w:rPr>
              <w:instrText xml:space="preserve"> PAGEREF _Toc427508327 \h </w:instrText>
            </w:r>
            <w:r>
              <w:rPr>
                <w:noProof/>
                <w:webHidden/>
              </w:rPr>
            </w:r>
          </w:ins>
          <w:r>
            <w:rPr>
              <w:noProof/>
              <w:webHidden/>
            </w:rPr>
            <w:fldChar w:fldCharType="separate"/>
          </w:r>
          <w:ins w:id="63" w:author="Sammartano, Marc (BIC USA)" w:date="2015-08-16T17:11:00Z">
            <w:r>
              <w:rPr>
                <w:noProof/>
                <w:webHidden/>
              </w:rPr>
              <w:t>26</w:t>
            </w:r>
          </w:ins>
          <w:ins w:id="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5" w:author="Sammartano, Marc (BIC USA)" w:date="2015-08-16T17:09:00Z"/>
              <w:rFonts w:eastAsiaTheme="minorEastAsia"/>
              <w:noProof/>
            </w:rPr>
          </w:pPr>
          <w:ins w:id="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Menus</w:t>
            </w:r>
            <w:r>
              <w:rPr>
                <w:noProof/>
                <w:webHidden/>
              </w:rPr>
              <w:tab/>
            </w:r>
            <w:r>
              <w:rPr>
                <w:noProof/>
                <w:webHidden/>
              </w:rPr>
              <w:fldChar w:fldCharType="begin"/>
            </w:r>
            <w:r>
              <w:rPr>
                <w:noProof/>
                <w:webHidden/>
              </w:rPr>
              <w:instrText xml:space="preserve"> PAGEREF _Toc427508328 \h </w:instrText>
            </w:r>
            <w:r>
              <w:rPr>
                <w:noProof/>
                <w:webHidden/>
              </w:rPr>
            </w:r>
          </w:ins>
          <w:r>
            <w:rPr>
              <w:noProof/>
              <w:webHidden/>
            </w:rPr>
            <w:fldChar w:fldCharType="separate"/>
          </w:r>
          <w:ins w:id="67" w:author="Sammartano, Marc (BIC USA)" w:date="2015-08-16T17:11:00Z">
            <w:r>
              <w:rPr>
                <w:noProof/>
                <w:webHidden/>
              </w:rPr>
              <w:t>26</w:t>
            </w:r>
          </w:ins>
          <w:ins w:id="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9" w:author="Sammartano, Marc (BIC USA)" w:date="2015-08-16T17:09:00Z"/>
              <w:rFonts w:eastAsiaTheme="minorEastAsia"/>
              <w:noProof/>
            </w:rPr>
          </w:pPr>
          <w:ins w:id="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Run</w:t>
            </w:r>
            <w:r>
              <w:rPr>
                <w:noProof/>
                <w:webHidden/>
              </w:rPr>
              <w:tab/>
            </w:r>
            <w:r>
              <w:rPr>
                <w:noProof/>
                <w:webHidden/>
              </w:rPr>
              <w:fldChar w:fldCharType="begin"/>
            </w:r>
            <w:r>
              <w:rPr>
                <w:noProof/>
                <w:webHidden/>
              </w:rPr>
              <w:instrText xml:space="preserve"> PAGEREF _Toc427508329 \h </w:instrText>
            </w:r>
            <w:r>
              <w:rPr>
                <w:noProof/>
                <w:webHidden/>
              </w:rPr>
            </w:r>
          </w:ins>
          <w:r>
            <w:rPr>
              <w:noProof/>
              <w:webHidden/>
            </w:rPr>
            <w:fldChar w:fldCharType="separate"/>
          </w:r>
          <w:ins w:id="71" w:author="Sammartano, Marc (BIC USA)" w:date="2015-08-16T17:11:00Z">
            <w:r>
              <w:rPr>
                <w:noProof/>
                <w:webHidden/>
              </w:rPr>
              <w:t>33</w:t>
            </w:r>
          </w:ins>
          <w:ins w:id="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3" w:author="Sammartano, Marc (BIC USA)" w:date="2015-08-16T17:09:00Z"/>
              <w:rFonts w:eastAsiaTheme="minorEastAsia"/>
              <w:noProof/>
            </w:rPr>
          </w:pPr>
          <w:ins w:id="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Menu</w:t>
            </w:r>
            <w:r>
              <w:rPr>
                <w:noProof/>
                <w:webHidden/>
              </w:rPr>
              <w:tab/>
            </w:r>
            <w:r>
              <w:rPr>
                <w:noProof/>
                <w:webHidden/>
              </w:rPr>
              <w:fldChar w:fldCharType="begin"/>
            </w:r>
            <w:r>
              <w:rPr>
                <w:noProof/>
                <w:webHidden/>
              </w:rPr>
              <w:instrText xml:space="preserve"> PAGEREF _Toc427508330 \h </w:instrText>
            </w:r>
            <w:r>
              <w:rPr>
                <w:noProof/>
                <w:webHidden/>
              </w:rPr>
            </w:r>
          </w:ins>
          <w:r>
            <w:rPr>
              <w:noProof/>
              <w:webHidden/>
            </w:rPr>
            <w:fldChar w:fldCharType="separate"/>
          </w:r>
          <w:ins w:id="75" w:author="Sammartano, Marc (BIC USA)" w:date="2015-08-16T17:11:00Z">
            <w:r>
              <w:rPr>
                <w:noProof/>
                <w:webHidden/>
              </w:rPr>
              <w:t>33</w:t>
            </w:r>
          </w:ins>
          <w:ins w:id="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7" w:author="Sammartano, Marc (BIC USA)" w:date="2015-08-16T17:09:00Z"/>
              <w:rFonts w:eastAsiaTheme="minorEastAsia"/>
              <w:noProof/>
            </w:rPr>
          </w:pPr>
          <w:ins w:id="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Crashes</w:t>
            </w:r>
            <w:r>
              <w:rPr>
                <w:noProof/>
                <w:webHidden/>
              </w:rPr>
              <w:tab/>
            </w:r>
            <w:r>
              <w:rPr>
                <w:noProof/>
                <w:webHidden/>
              </w:rPr>
              <w:fldChar w:fldCharType="begin"/>
            </w:r>
            <w:r>
              <w:rPr>
                <w:noProof/>
                <w:webHidden/>
              </w:rPr>
              <w:instrText xml:space="preserve"> PAGEREF _Toc427508331 \h </w:instrText>
            </w:r>
            <w:r>
              <w:rPr>
                <w:noProof/>
                <w:webHidden/>
              </w:rPr>
            </w:r>
          </w:ins>
          <w:r>
            <w:rPr>
              <w:noProof/>
              <w:webHidden/>
            </w:rPr>
            <w:fldChar w:fldCharType="separate"/>
          </w:r>
          <w:ins w:id="79" w:author="Sammartano, Marc (BIC USA)" w:date="2015-08-16T17:11:00Z">
            <w:r>
              <w:rPr>
                <w:noProof/>
                <w:webHidden/>
              </w:rPr>
              <w:t>34</w:t>
            </w:r>
          </w:ins>
          <w:ins w:id="8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81" w:author="Sammartano, Marc (BIC USA)" w:date="2015-08-16T17:09:00Z"/>
              <w:rFonts w:eastAsiaTheme="minorEastAsia"/>
              <w:noProof/>
            </w:rPr>
          </w:pPr>
          <w:ins w:id="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 BASIC! Program</w:t>
            </w:r>
            <w:r>
              <w:rPr>
                <w:noProof/>
                <w:webHidden/>
              </w:rPr>
              <w:tab/>
            </w:r>
            <w:r>
              <w:rPr>
                <w:noProof/>
                <w:webHidden/>
              </w:rPr>
              <w:fldChar w:fldCharType="begin"/>
            </w:r>
            <w:r>
              <w:rPr>
                <w:noProof/>
                <w:webHidden/>
              </w:rPr>
              <w:instrText xml:space="preserve"> PAGEREF _Toc427508332 \h </w:instrText>
            </w:r>
            <w:r>
              <w:rPr>
                <w:noProof/>
                <w:webHidden/>
              </w:rPr>
            </w:r>
          </w:ins>
          <w:r>
            <w:rPr>
              <w:noProof/>
              <w:webHidden/>
            </w:rPr>
            <w:fldChar w:fldCharType="separate"/>
          </w:r>
          <w:ins w:id="83" w:author="Sammartano, Marc (BIC USA)" w:date="2015-08-16T17:11:00Z">
            <w:r>
              <w:rPr>
                <w:noProof/>
                <w:webHidden/>
              </w:rPr>
              <w:t>34</w:t>
            </w:r>
          </w:ins>
          <w:ins w:id="8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85" w:author="Sammartano, Marc (BIC USA)" w:date="2015-08-16T17:09:00Z"/>
              <w:rFonts w:eastAsiaTheme="minorEastAsia"/>
              <w:noProof/>
            </w:rPr>
          </w:pPr>
          <w:ins w:id="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 Description Syntax</w:t>
            </w:r>
            <w:r>
              <w:rPr>
                <w:noProof/>
                <w:webHidden/>
              </w:rPr>
              <w:tab/>
            </w:r>
            <w:r>
              <w:rPr>
                <w:noProof/>
                <w:webHidden/>
              </w:rPr>
              <w:fldChar w:fldCharType="begin"/>
            </w:r>
            <w:r>
              <w:rPr>
                <w:noProof/>
                <w:webHidden/>
              </w:rPr>
              <w:instrText xml:space="preserve"> PAGEREF _Toc427508333 \h </w:instrText>
            </w:r>
            <w:r>
              <w:rPr>
                <w:noProof/>
                <w:webHidden/>
              </w:rPr>
            </w:r>
          </w:ins>
          <w:r>
            <w:rPr>
              <w:noProof/>
              <w:webHidden/>
            </w:rPr>
            <w:fldChar w:fldCharType="separate"/>
          </w:r>
          <w:ins w:id="87" w:author="Sammartano, Marc (BIC USA)" w:date="2015-08-16T17:11:00Z">
            <w:r>
              <w:rPr>
                <w:noProof/>
                <w:webHidden/>
              </w:rPr>
              <w:t>34</w:t>
            </w:r>
          </w:ins>
          <w:ins w:id="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9" w:author="Sammartano, Marc (BIC USA)" w:date="2015-08-16T17:09:00Z"/>
              <w:rFonts w:eastAsiaTheme="minorEastAsia"/>
              <w:noProof/>
            </w:rPr>
          </w:pPr>
          <w:ins w:id="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Upper and Lower Case</w:t>
            </w:r>
            <w:r>
              <w:rPr>
                <w:noProof/>
                <w:webHidden/>
              </w:rPr>
              <w:tab/>
            </w:r>
            <w:r>
              <w:rPr>
                <w:noProof/>
                <w:webHidden/>
              </w:rPr>
              <w:fldChar w:fldCharType="begin"/>
            </w:r>
            <w:r>
              <w:rPr>
                <w:noProof/>
                <w:webHidden/>
              </w:rPr>
              <w:instrText xml:space="preserve"> PAGEREF _Toc427508334 \h </w:instrText>
            </w:r>
            <w:r>
              <w:rPr>
                <w:noProof/>
                <w:webHidden/>
              </w:rPr>
            </w:r>
          </w:ins>
          <w:r>
            <w:rPr>
              <w:noProof/>
              <w:webHidden/>
            </w:rPr>
            <w:fldChar w:fldCharType="separate"/>
          </w:r>
          <w:ins w:id="91" w:author="Sammartano, Marc (BIC USA)" w:date="2015-08-16T17:11:00Z">
            <w:r>
              <w:rPr>
                <w:noProof/>
                <w:webHidden/>
              </w:rPr>
              <w:t>34</w:t>
            </w:r>
          </w:ins>
          <w:ins w:id="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3" w:author="Sammartano, Marc (BIC USA)" w:date="2015-08-16T17:09:00Z"/>
              <w:rFonts w:eastAsiaTheme="minorEastAsia"/>
              <w:noProof/>
            </w:rPr>
          </w:pPr>
          <w:ins w:id="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&lt;nexp&gt;, &lt;sexp&gt; and &lt;lexp&gt;</w:t>
            </w:r>
            <w:r>
              <w:rPr>
                <w:noProof/>
                <w:webHidden/>
              </w:rPr>
              <w:tab/>
            </w:r>
            <w:r>
              <w:rPr>
                <w:noProof/>
                <w:webHidden/>
              </w:rPr>
              <w:fldChar w:fldCharType="begin"/>
            </w:r>
            <w:r>
              <w:rPr>
                <w:noProof/>
                <w:webHidden/>
              </w:rPr>
              <w:instrText xml:space="preserve"> PAGEREF _Toc427508335 \h </w:instrText>
            </w:r>
            <w:r>
              <w:rPr>
                <w:noProof/>
                <w:webHidden/>
              </w:rPr>
            </w:r>
          </w:ins>
          <w:r>
            <w:rPr>
              <w:noProof/>
              <w:webHidden/>
            </w:rPr>
            <w:fldChar w:fldCharType="separate"/>
          </w:r>
          <w:ins w:id="95" w:author="Sammartano, Marc (BIC USA)" w:date="2015-08-16T17:11:00Z">
            <w:r>
              <w:rPr>
                <w:noProof/>
                <w:webHidden/>
              </w:rPr>
              <w:t>34</w:t>
            </w:r>
          </w:ins>
          <w:ins w:id="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7" w:author="Sammartano, Marc (BIC USA)" w:date="2015-08-16T17:09:00Z"/>
              <w:rFonts w:eastAsiaTheme="minorEastAsia"/>
              <w:noProof/>
            </w:rPr>
          </w:pPr>
          <w:ins w:id="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&lt;nvar&gt;, &lt;svar&gt; and &lt;lvar&gt;</w:t>
            </w:r>
            <w:r>
              <w:rPr>
                <w:noProof/>
                <w:webHidden/>
              </w:rPr>
              <w:tab/>
            </w:r>
            <w:r>
              <w:rPr>
                <w:noProof/>
                <w:webHidden/>
              </w:rPr>
              <w:fldChar w:fldCharType="begin"/>
            </w:r>
            <w:r>
              <w:rPr>
                <w:noProof/>
                <w:webHidden/>
              </w:rPr>
              <w:instrText xml:space="preserve"> PAGEREF _Toc427508336 \h </w:instrText>
            </w:r>
            <w:r>
              <w:rPr>
                <w:noProof/>
                <w:webHidden/>
              </w:rPr>
            </w:r>
          </w:ins>
          <w:r>
            <w:rPr>
              <w:noProof/>
              <w:webHidden/>
            </w:rPr>
            <w:fldChar w:fldCharType="separate"/>
          </w:r>
          <w:ins w:id="99" w:author="Sammartano, Marc (BIC USA)" w:date="2015-08-16T17:11:00Z">
            <w:r>
              <w:rPr>
                <w:noProof/>
                <w:webHidden/>
              </w:rPr>
              <w:t>34</w:t>
            </w:r>
          </w:ins>
          <w:ins w:id="1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1" w:author="Sammartano, Marc (BIC USA)" w:date="2015-08-16T17:09:00Z"/>
              <w:rFonts w:eastAsiaTheme="minorEastAsia"/>
              <w:noProof/>
            </w:rPr>
          </w:pPr>
          <w:ins w:id="1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Array[] and Array$[]</w:t>
            </w:r>
            <w:r>
              <w:rPr>
                <w:noProof/>
                <w:webHidden/>
              </w:rPr>
              <w:tab/>
            </w:r>
            <w:r>
              <w:rPr>
                <w:noProof/>
                <w:webHidden/>
              </w:rPr>
              <w:fldChar w:fldCharType="begin"/>
            </w:r>
            <w:r>
              <w:rPr>
                <w:noProof/>
                <w:webHidden/>
              </w:rPr>
              <w:instrText xml:space="preserve"> PAGEREF _Toc427508337 \h </w:instrText>
            </w:r>
            <w:r>
              <w:rPr>
                <w:noProof/>
                <w:webHidden/>
              </w:rPr>
            </w:r>
          </w:ins>
          <w:r>
            <w:rPr>
              <w:noProof/>
              <w:webHidden/>
            </w:rPr>
            <w:fldChar w:fldCharType="separate"/>
          </w:r>
          <w:ins w:id="103" w:author="Sammartano, Marc (BIC USA)" w:date="2015-08-16T17:11:00Z">
            <w:r>
              <w:rPr>
                <w:noProof/>
                <w:webHidden/>
              </w:rPr>
              <w:t>34</w:t>
            </w:r>
          </w:ins>
          <w:ins w:id="1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5" w:author="Sammartano, Marc (BIC USA)" w:date="2015-08-16T17:09:00Z"/>
              <w:rFonts w:eastAsiaTheme="minorEastAsia"/>
              <w:noProof/>
            </w:rPr>
          </w:pPr>
          <w:ins w:id="1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_Toc427508338 \h </w:instrText>
            </w:r>
            <w:r>
              <w:rPr>
                <w:noProof/>
                <w:webHidden/>
              </w:rPr>
            </w:r>
          </w:ins>
          <w:r>
            <w:rPr>
              <w:noProof/>
              <w:webHidden/>
            </w:rPr>
            <w:fldChar w:fldCharType="separate"/>
          </w:r>
          <w:ins w:id="107" w:author="Sammartano, Marc (BIC USA)" w:date="2015-08-16T17:11:00Z">
            <w:r>
              <w:rPr>
                <w:noProof/>
                <w:webHidden/>
              </w:rPr>
              <w:t>35</w:t>
            </w:r>
          </w:ins>
          <w:ins w:id="1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9" w:author="Sammartano, Marc (BIC USA)" w:date="2015-08-16T17:09:00Z"/>
              <w:rFonts w:eastAsiaTheme="minorEastAsia"/>
              <w:noProof/>
            </w:rPr>
          </w:pPr>
          <w:ins w:id="1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{something}</w:t>
            </w:r>
            <w:r>
              <w:rPr>
                <w:noProof/>
                <w:webHidden/>
              </w:rPr>
              <w:tab/>
            </w:r>
            <w:r>
              <w:rPr>
                <w:noProof/>
                <w:webHidden/>
              </w:rPr>
              <w:fldChar w:fldCharType="begin"/>
            </w:r>
            <w:r>
              <w:rPr>
                <w:noProof/>
                <w:webHidden/>
              </w:rPr>
              <w:instrText xml:space="preserve"> PAGEREF _Toc427508339 \h </w:instrText>
            </w:r>
            <w:r>
              <w:rPr>
                <w:noProof/>
                <w:webHidden/>
              </w:rPr>
            </w:r>
          </w:ins>
          <w:r>
            <w:rPr>
              <w:noProof/>
              <w:webHidden/>
            </w:rPr>
            <w:fldChar w:fldCharType="separate"/>
          </w:r>
          <w:ins w:id="111" w:author="Sammartano, Marc (BIC USA)" w:date="2015-08-16T17:11:00Z">
            <w:r>
              <w:rPr>
                <w:noProof/>
                <w:webHidden/>
              </w:rPr>
              <w:t>35</w:t>
            </w:r>
          </w:ins>
          <w:ins w:id="1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3" w:author="Sammartano, Marc (BIC USA)" w:date="2015-08-16T17:09:00Z"/>
              <w:rFonts w:eastAsiaTheme="minorEastAsia"/>
              <w:noProof/>
            </w:rPr>
          </w:pPr>
          <w:ins w:id="1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A | B |C }</w:t>
            </w:r>
            <w:r>
              <w:rPr>
                <w:noProof/>
                <w:webHidden/>
              </w:rPr>
              <w:tab/>
            </w:r>
            <w:r>
              <w:rPr>
                <w:noProof/>
                <w:webHidden/>
              </w:rPr>
              <w:fldChar w:fldCharType="begin"/>
            </w:r>
            <w:r>
              <w:rPr>
                <w:noProof/>
                <w:webHidden/>
              </w:rPr>
              <w:instrText xml:space="preserve"> PAGEREF _Toc427508340 \h </w:instrText>
            </w:r>
            <w:r>
              <w:rPr>
                <w:noProof/>
                <w:webHidden/>
              </w:rPr>
            </w:r>
          </w:ins>
          <w:r>
            <w:rPr>
              <w:noProof/>
              <w:webHidden/>
            </w:rPr>
            <w:fldChar w:fldCharType="separate"/>
          </w:r>
          <w:ins w:id="115" w:author="Sammartano, Marc (BIC USA)" w:date="2015-08-16T17:11:00Z">
            <w:r>
              <w:rPr>
                <w:noProof/>
                <w:webHidden/>
              </w:rPr>
              <w:t>35</w:t>
            </w:r>
          </w:ins>
          <w:ins w:id="1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7" w:author="Sammartano, Marc (BIC USA)" w:date="2015-08-16T17:09:00Z"/>
              <w:rFonts w:eastAsiaTheme="minorEastAsia"/>
              <w:noProof/>
            </w:rPr>
          </w:pPr>
          <w:ins w:id="1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X, ...</w:t>
            </w:r>
            <w:r>
              <w:rPr>
                <w:noProof/>
                <w:webHidden/>
              </w:rPr>
              <w:tab/>
            </w:r>
            <w:r>
              <w:rPr>
                <w:noProof/>
                <w:webHidden/>
              </w:rPr>
              <w:fldChar w:fldCharType="begin"/>
            </w:r>
            <w:r>
              <w:rPr>
                <w:noProof/>
                <w:webHidden/>
              </w:rPr>
              <w:instrText xml:space="preserve"> PAGEREF _Toc427508341 \h </w:instrText>
            </w:r>
            <w:r>
              <w:rPr>
                <w:noProof/>
                <w:webHidden/>
              </w:rPr>
            </w:r>
          </w:ins>
          <w:r>
            <w:rPr>
              <w:noProof/>
              <w:webHidden/>
            </w:rPr>
            <w:fldChar w:fldCharType="separate"/>
          </w:r>
          <w:ins w:id="119" w:author="Sammartano, Marc (BIC USA)" w:date="2015-08-16T17:11:00Z">
            <w:r>
              <w:rPr>
                <w:noProof/>
                <w:webHidden/>
              </w:rPr>
              <w:t>35</w:t>
            </w:r>
          </w:ins>
          <w:ins w:id="1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21" w:author="Sammartano, Marc (BIC USA)" w:date="2015-08-16T17:09:00Z"/>
              <w:rFonts w:eastAsiaTheme="minorEastAsia"/>
              <w:noProof/>
            </w:rPr>
          </w:pPr>
          <w:ins w:id="1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 ...</w:t>
            </w:r>
            <w:r>
              <w:rPr>
                <w:noProof/>
                <w:webHidden/>
              </w:rPr>
              <w:tab/>
            </w:r>
            <w:r>
              <w:rPr>
                <w:noProof/>
                <w:webHidden/>
              </w:rPr>
              <w:fldChar w:fldCharType="begin"/>
            </w:r>
            <w:r>
              <w:rPr>
                <w:noProof/>
                <w:webHidden/>
              </w:rPr>
              <w:instrText xml:space="preserve"> PAGEREF _Toc427508342 \h </w:instrText>
            </w:r>
            <w:r>
              <w:rPr>
                <w:noProof/>
                <w:webHidden/>
              </w:rPr>
            </w:r>
          </w:ins>
          <w:r>
            <w:rPr>
              <w:noProof/>
              <w:webHidden/>
            </w:rPr>
            <w:fldChar w:fldCharType="separate"/>
          </w:r>
          <w:ins w:id="123" w:author="Sammartano, Marc (BIC USA)" w:date="2015-08-16T17:11:00Z">
            <w:r>
              <w:rPr>
                <w:noProof/>
                <w:webHidden/>
              </w:rPr>
              <w:t>35</w:t>
            </w:r>
          </w:ins>
          <w:ins w:id="1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25" w:author="Sammartano, Marc (BIC USA)" w:date="2015-08-16T17:09:00Z"/>
              <w:rFonts w:eastAsiaTheme="minorEastAsia"/>
              <w:noProof/>
            </w:rPr>
          </w:pPr>
          <w:ins w:id="1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&lt;statement&gt;</w:t>
            </w:r>
            <w:r>
              <w:rPr>
                <w:noProof/>
                <w:webHidden/>
              </w:rPr>
              <w:tab/>
            </w:r>
            <w:r>
              <w:rPr>
                <w:noProof/>
                <w:webHidden/>
              </w:rPr>
              <w:fldChar w:fldCharType="begin"/>
            </w:r>
            <w:r>
              <w:rPr>
                <w:noProof/>
                <w:webHidden/>
              </w:rPr>
              <w:instrText xml:space="preserve"> PAGEREF _Toc427508343 \h </w:instrText>
            </w:r>
            <w:r>
              <w:rPr>
                <w:noProof/>
                <w:webHidden/>
              </w:rPr>
            </w:r>
          </w:ins>
          <w:r>
            <w:rPr>
              <w:noProof/>
              <w:webHidden/>
            </w:rPr>
            <w:fldChar w:fldCharType="separate"/>
          </w:r>
          <w:ins w:id="127" w:author="Sammartano, Marc (BIC USA)" w:date="2015-08-16T17:11:00Z">
            <w:r>
              <w:rPr>
                <w:noProof/>
                <w:webHidden/>
              </w:rPr>
              <w:t>35</w:t>
            </w:r>
          </w:ins>
          <w:ins w:id="12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29" w:author="Sammartano, Marc (BIC USA)" w:date="2015-08-16T17:09:00Z"/>
              <w:rFonts w:eastAsiaTheme="minorEastAsia"/>
              <w:noProof/>
            </w:rPr>
          </w:pPr>
          <w:ins w:id="130"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"_Toc427508344"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Numbers</w:t>
            </w:r>
            <w:r>
              <w:rPr>
                <w:noProof/>
                <w:webHidden/>
              </w:rPr>
              <w:tab/>
            </w:r>
            <w:r>
              <w:rPr>
                <w:noProof/>
                <w:webHidden/>
              </w:rPr>
              <w:fldChar w:fldCharType="begin"/>
            </w:r>
            <w:r>
              <w:rPr>
                <w:noProof/>
                <w:webHidden/>
              </w:rPr>
              <w:instrText xml:space="preserve"> PAGEREF _Toc427508344 \h </w:instrText>
            </w:r>
            <w:r>
              <w:rPr>
                <w:noProof/>
                <w:webHidden/>
              </w:rPr>
            </w:r>
          </w:ins>
          <w:r>
            <w:rPr>
              <w:noProof/>
              <w:webHidden/>
            </w:rPr>
            <w:fldChar w:fldCharType="separate"/>
          </w:r>
          <w:ins w:id="131" w:author="Sammartano, Marc (BIC USA)" w:date="2015-08-16T17:11:00Z">
            <w:r>
              <w:rPr>
                <w:noProof/>
                <w:webHidden/>
              </w:rPr>
              <w:t>35</w:t>
            </w:r>
          </w:ins>
          <w:ins w:id="13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33" w:author="Sammartano, Marc (BIC USA)" w:date="2015-08-16T17:09:00Z"/>
              <w:rFonts w:eastAsiaTheme="minorEastAsia"/>
              <w:noProof/>
            </w:rPr>
          </w:pPr>
          <w:ins w:id="1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Strings</w:t>
            </w:r>
            <w:r>
              <w:rPr>
                <w:noProof/>
                <w:webHidden/>
              </w:rPr>
              <w:tab/>
            </w:r>
            <w:r>
              <w:rPr>
                <w:noProof/>
                <w:webHidden/>
              </w:rPr>
              <w:fldChar w:fldCharType="begin"/>
            </w:r>
            <w:r>
              <w:rPr>
                <w:noProof/>
                <w:webHidden/>
              </w:rPr>
              <w:instrText xml:space="preserve"> PAGEREF _Toc427508345 \h </w:instrText>
            </w:r>
            <w:r>
              <w:rPr>
                <w:noProof/>
                <w:webHidden/>
              </w:rPr>
            </w:r>
          </w:ins>
          <w:r>
            <w:rPr>
              <w:noProof/>
              <w:webHidden/>
            </w:rPr>
            <w:fldChar w:fldCharType="separate"/>
          </w:r>
          <w:ins w:id="135" w:author="Sammartano, Marc (BIC USA)" w:date="2015-08-16T17:11:00Z">
            <w:r>
              <w:rPr>
                <w:noProof/>
                <w:webHidden/>
              </w:rPr>
              <w:t>36</w:t>
            </w:r>
          </w:ins>
          <w:ins w:id="13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37" w:author="Sammartano, Marc (BIC USA)" w:date="2015-08-16T17:09:00Z"/>
              <w:rFonts w:eastAsiaTheme="minorEastAsia"/>
              <w:noProof/>
            </w:rPr>
          </w:pPr>
          <w:ins w:id="1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Variables</w:t>
            </w:r>
            <w:r>
              <w:rPr>
                <w:noProof/>
                <w:webHidden/>
              </w:rPr>
              <w:tab/>
            </w:r>
            <w:r>
              <w:rPr>
                <w:noProof/>
                <w:webHidden/>
              </w:rPr>
              <w:fldChar w:fldCharType="begin"/>
            </w:r>
            <w:r>
              <w:rPr>
                <w:noProof/>
                <w:webHidden/>
              </w:rPr>
              <w:instrText xml:space="preserve"> PAGEREF _Toc427508346 \h </w:instrText>
            </w:r>
            <w:r>
              <w:rPr>
                <w:noProof/>
                <w:webHidden/>
              </w:rPr>
            </w:r>
          </w:ins>
          <w:r>
            <w:rPr>
              <w:noProof/>
              <w:webHidden/>
            </w:rPr>
            <w:fldChar w:fldCharType="separate"/>
          </w:r>
          <w:ins w:id="139" w:author="Sammartano, Marc (BIC USA)" w:date="2015-08-16T17:11:00Z">
            <w:r>
              <w:rPr>
                <w:noProof/>
                <w:webHidden/>
              </w:rPr>
              <w:t>36</w:t>
            </w:r>
          </w:ins>
          <w:ins w:id="1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1" w:author="Sammartano, Marc (BIC USA)" w:date="2015-08-16T17:09:00Z"/>
              <w:rFonts w:eastAsiaTheme="minorEastAsia"/>
              <w:noProof/>
            </w:rPr>
          </w:pPr>
          <w:ins w:id="1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Variable Names</w:t>
            </w:r>
            <w:r>
              <w:rPr>
                <w:noProof/>
                <w:webHidden/>
              </w:rPr>
              <w:tab/>
            </w:r>
            <w:r>
              <w:rPr>
                <w:noProof/>
                <w:webHidden/>
              </w:rPr>
              <w:fldChar w:fldCharType="begin"/>
            </w:r>
            <w:r>
              <w:rPr>
                <w:noProof/>
                <w:webHidden/>
              </w:rPr>
              <w:instrText xml:space="preserve"> PAGEREF _Toc427508347 \h </w:instrText>
            </w:r>
            <w:r>
              <w:rPr>
                <w:noProof/>
                <w:webHidden/>
              </w:rPr>
            </w:r>
          </w:ins>
          <w:r>
            <w:rPr>
              <w:noProof/>
              <w:webHidden/>
            </w:rPr>
            <w:fldChar w:fldCharType="separate"/>
          </w:r>
          <w:ins w:id="143" w:author="Sammartano, Marc (BIC USA)" w:date="2015-08-16T17:11:00Z">
            <w:r>
              <w:rPr>
                <w:noProof/>
                <w:webHidden/>
              </w:rPr>
              <w:t>37</w:t>
            </w:r>
          </w:ins>
          <w:ins w:id="1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5" w:author="Sammartano, Marc (BIC USA)" w:date="2015-08-16T17:09:00Z"/>
              <w:rFonts w:eastAsiaTheme="minorEastAsia"/>
              <w:noProof/>
            </w:rPr>
          </w:pPr>
          <w:ins w:id="1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Variable Types</w:t>
            </w:r>
            <w:r>
              <w:rPr>
                <w:noProof/>
                <w:webHidden/>
              </w:rPr>
              <w:tab/>
            </w:r>
            <w:r>
              <w:rPr>
                <w:noProof/>
                <w:webHidden/>
              </w:rPr>
              <w:fldChar w:fldCharType="begin"/>
            </w:r>
            <w:r>
              <w:rPr>
                <w:noProof/>
                <w:webHidden/>
              </w:rPr>
              <w:instrText xml:space="preserve"> PAGEREF _Toc427508348 \h </w:instrText>
            </w:r>
            <w:r>
              <w:rPr>
                <w:noProof/>
                <w:webHidden/>
              </w:rPr>
            </w:r>
          </w:ins>
          <w:r>
            <w:rPr>
              <w:noProof/>
              <w:webHidden/>
            </w:rPr>
            <w:fldChar w:fldCharType="separate"/>
          </w:r>
          <w:ins w:id="147" w:author="Sammartano, Marc (BIC USA)" w:date="2015-08-16T17:11:00Z">
            <w:r>
              <w:rPr>
                <w:noProof/>
                <w:webHidden/>
              </w:rPr>
              <w:t>37</w:t>
            </w:r>
          </w:ins>
          <w:ins w:id="1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9" w:author="Sammartano, Marc (BIC USA)" w:date="2015-08-16T17:09:00Z"/>
              <w:rFonts w:eastAsiaTheme="minorEastAsia"/>
              <w:noProof/>
            </w:rPr>
          </w:pPr>
          <w:ins w:id="1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Scalar and Array Variables</w:t>
            </w:r>
            <w:r>
              <w:rPr>
                <w:noProof/>
                <w:webHidden/>
              </w:rPr>
              <w:tab/>
            </w:r>
            <w:r>
              <w:rPr>
                <w:noProof/>
                <w:webHidden/>
              </w:rPr>
              <w:fldChar w:fldCharType="begin"/>
            </w:r>
            <w:r>
              <w:rPr>
                <w:noProof/>
                <w:webHidden/>
              </w:rPr>
              <w:instrText xml:space="preserve"> PAGEREF _Toc427508349 \h </w:instrText>
            </w:r>
            <w:r>
              <w:rPr>
                <w:noProof/>
                <w:webHidden/>
              </w:rPr>
            </w:r>
          </w:ins>
          <w:r>
            <w:rPr>
              <w:noProof/>
              <w:webHidden/>
            </w:rPr>
            <w:fldChar w:fldCharType="separate"/>
          </w:r>
          <w:ins w:id="151" w:author="Sammartano, Marc (BIC USA)" w:date="2015-08-16T17:11:00Z">
            <w:r>
              <w:rPr>
                <w:noProof/>
                <w:webHidden/>
              </w:rPr>
              <w:t>37</w:t>
            </w:r>
          </w:ins>
          <w:ins w:id="1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3" w:author="Sammartano, Marc (BIC USA)" w:date="2015-08-16T17:09:00Z"/>
              <w:rFonts w:eastAsiaTheme="minorEastAsia"/>
              <w:noProof/>
            </w:rPr>
          </w:pPr>
          <w:ins w:id="1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Scalars</w:t>
            </w:r>
            <w:r>
              <w:rPr>
                <w:noProof/>
                <w:webHidden/>
              </w:rPr>
              <w:tab/>
            </w:r>
            <w:r>
              <w:rPr>
                <w:noProof/>
                <w:webHidden/>
              </w:rPr>
              <w:fldChar w:fldCharType="begin"/>
            </w:r>
            <w:r>
              <w:rPr>
                <w:noProof/>
                <w:webHidden/>
              </w:rPr>
              <w:instrText xml:space="preserve"> PAGEREF _Toc427508350 \h </w:instrText>
            </w:r>
            <w:r>
              <w:rPr>
                <w:noProof/>
                <w:webHidden/>
              </w:rPr>
            </w:r>
          </w:ins>
          <w:r>
            <w:rPr>
              <w:noProof/>
              <w:webHidden/>
            </w:rPr>
            <w:fldChar w:fldCharType="separate"/>
          </w:r>
          <w:ins w:id="155" w:author="Sammartano, Marc (BIC USA)" w:date="2015-08-16T17:11:00Z">
            <w:r>
              <w:rPr>
                <w:noProof/>
                <w:webHidden/>
              </w:rPr>
              <w:t>37</w:t>
            </w:r>
          </w:ins>
          <w:ins w:id="1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7" w:author="Sammartano, Marc (BIC USA)" w:date="2015-08-16T17:09:00Z"/>
              <w:rFonts w:eastAsiaTheme="minorEastAsia"/>
              <w:noProof/>
            </w:rPr>
          </w:pPr>
          <w:ins w:id="1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Arrays</w:t>
            </w:r>
            <w:r>
              <w:rPr>
                <w:noProof/>
                <w:webHidden/>
              </w:rPr>
              <w:tab/>
            </w:r>
            <w:r>
              <w:rPr>
                <w:noProof/>
                <w:webHidden/>
              </w:rPr>
              <w:fldChar w:fldCharType="begin"/>
            </w:r>
            <w:r>
              <w:rPr>
                <w:noProof/>
                <w:webHidden/>
              </w:rPr>
              <w:instrText xml:space="preserve"> PAGEREF _Toc427508351 \h </w:instrText>
            </w:r>
            <w:r>
              <w:rPr>
                <w:noProof/>
                <w:webHidden/>
              </w:rPr>
            </w:r>
          </w:ins>
          <w:r>
            <w:rPr>
              <w:noProof/>
              <w:webHidden/>
            </w:rPr>
            <w:fldChar w:fldCharType="separate"/>
          </w:r>
          <w:ins w:id="159" w:author="Sammartano, Marc (BIC USA)" w:date="2015-08-16T17:11:00Z">
            <w:r>
              <w:rPr>
                <w:noProof/>
                <w:webHidden/>
              </w:rPr>
              <w:t>37</w:t>
            </w:r>
          </w:ins>
          <w:ins w:id="1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1" w:author="Sammartano, Marc (BIC USA)" w:date="2015-08-16T17:09:00Z"/>
              <w:rFonts w:eastAsiaTheme="minorEastAsia"/>
              <w:noProof/>
            </w:rPr>
          </w:pPr>
          <w:ins w:id="1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Array Segments</w:t>
            </w:r>
            <w:r>
              <w:rPr>
                <w:noProof/>
                <w:webHidden/>
              </w:rPr>
              <w:tab/>
            </w:r>
            <w:r>
              <w:rPr>
                <w:noProof/>
                <w:webHidden/>
              </w:rPr>
              <w:fldChar w:fldCharType="begin"/>
            </w:r>
            <w:r>
              <w:rPr>
                <w:noProof/>
                <w:webHidden/>
              </w:rPr>
              <w:instrText xml:space="preserve"> PAGEREF _Toc427508352 \h </w:instrText>
            </w:r>
            <w:r>
              <w:rPr>
                <w:noProof/>
                <w:webHidden/>
              </w:rPr>
            </w:r>
          </w:ins>
          <w:r>
            <w:rPr>
              <w:noProof/>
              <w:webHidden/>
            </w:rPr>
            <w:fldChar w:fldCharType="separate"/>
          </w:r>
          <w:ins w:id="163" w:author="Sammartano, Marc (BIC USA)" w:date="2015-08-16T17:11:00Z">
            <w:r>
              <w:rPr>
                <w:noProof/>
                <w:webHidden/>
              </w:rPr>
              <w:t>38</w:t>
            </w:r>
          </w:ins>
          <w:ins w:id="1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5" w:author="Sammartano, Marc (BIC USA)" w:date="2015-08-16T17:09:00Z"/>
              <w:rFonts w:eastAsiaTheme="minorEastAsia"/>
              <w:noProof/>
            </w:rPr>
          </w:pPr>
          <w:ins w:id="1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Array Commands</w:t>
            </w:r>
            <w:r>
              <w:rPr>
                <w:noProof/>
                <w:webHidden/>
              </w:rPr>
              <w:tab/>
            </w:r>
            <w:r>
              <w:rPr>
                <w:noProof/>
                <w:webHidden/>
              </w:rPr>
              <w:fldChar w:fldCharType="begin"/>
            </w:r>
            <w:r>
              <w:rPr>
                <w:noProof/>
                <w:webHidden/>
              </w:rPr>
              <w:instrText xml:space="preserve"> PAGEREF _Toc427508353 \h </w:instrText>
            </w:r>
            <w:r>
              <w:rPr>
                <w:noProof/>
                <w:webHidden/>
              </w:rPr>
            </w:r>
          </w:ins>
          <w:r>
            <w:rPr>
              <w:noProof/>
              <w:webHidden/>
            </w:rPr>
            <w:fldChar w:fldCharType="separate"/>
          </w:r>
          <w:ins w:id="167" w:author="Sammartano, Marc (BIC USA)" w:date="2015-08-16T17:11:00Z">
            <w:r>
              <w:rPr>
                <w:noProof/>
                <w:webHidden/>
              </w:rPr>
              <w:t>38</w:t>
            </w:r>
          </w:ins>
          <w:ins w:id="16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69" w:author="Sammartano, Marc (BIC USA)" w:date="2015-08-16T17:09:00Z"/>
              <w:rFonts w:eastAsiaTheme="minorEastAsia"/>
              <w:noProof/>
            </w:rPr>
          </w:pPr>
          <w:ins w:id="1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Data Structures and Pointers in BASIC!</w:t>
            </w:r>
            <w:r>
              <w:rPr>
                <w:noProof/>
                <w:webHidden/>
              </w:rPr>
              <w:tab/>
            </w:r>
            <w:r>
              <w:rPr>
                <w:noProof/>
                <w:webHidden/>
              </w:rPr>
              <w:fldChar w:fldCharType="begin"/>
            </w:r>
            <w:r>
              <w:rPr>
                <w:noProof/>
                <w:webHidden/>
              </w:rPr>
              <w:instrText xml:space="preserve"> PAGEREF _Toc427508354 \h </w:instrText>
            </w:r>
            <w:r>
              <w:rPr>
                <w:noProof/>
                <w:webHidden/>
              </w:rPr>
            </w:r>
          </w:ins>
          <w:r>
            <w:rPr>
              <w:noProof/>
              <w:webHidden/>
            </w:rPr>
            <w:fldChar w:fldCharType="separate"/>
          </w:r>
          <w:ins w:id="171" w:author="Sammartano, Marc (BIC USA)" w:date="2015-08-16T17:11:00Z">
            <w:r>
              <w:rPr>
                <w:noProof/>
                <w:webHidden/>
              </w:rPr>
              <w:t>41</w:t>
            </w:r>
          </w:ins>
          <w:ins w:id="1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73" w:author="Sammartano, Marc (BIC USA)" w:date="2015-08-16T17:09:00Z"/>
              <w:rFonts w:eastAsiaTheme="minorEastAsia"/>
              <w:noProof/>
            </w:rPr>
          </w:pPr>
          <w:ins w:id="1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What is a Pointer</w:t>
            </w:r>
            <w:r>
              <w:rPr>
                <w:noProof/>
                <w:webHidden/>
              </w:rPr>
              <w:tab/>
            </w:r>
            <w:r>
              <w:rPr>
                <w:noProof/>
                <w:webHidden/>
              </w:rPr>
              <w:fldChar w:fldCharType="begin"/>
            </w:r>
            <w:r>
              <w:rPr>
                <w:noProof/>
                <w:webHidden/>
              </w:rPr>
              <w:instrText xml:space="preserve"> PAGEREF _Toc427508355 \h </w:instrText>
            </w:r>
            <w:r>
              <w:rPr>
                <w:noProof/>
                <w:webHidden/>
              </w:rPr>
            </w:r>
          </w:ins>
          <w:r>
            <w:rPr>
              <w:noProof/>
              <w:webHidden/>
            </w:rPr>
            <w:fldChar w:fldCharType="separate"/>
          </w:r>
          <w:ins w:id="175" w:author="Sammartano, Marc (BIC USA)" w:date="2015-08-16T17:11:00Z">
            <w:r>
              <w:rPr>
                <w:noProof/>
                <w:webHidden/>
              </w:rPr>
              <w:t>41</w:t>
            </w:r>
          </w:ins>
          <w:ins w:id="1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77" w:author="Sammartano, Marc (BIC USA)" w:date="2015-08-16T17:09:00Z"/>
              <w:rFonts w:eastAsiaTheme="minorEastAsia"/>
              <w:noProof/>
            </w:rPr>
          </w:pPr>
          <w:ins w:id="1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Lists</w:t>
            </w:r>
            <w:r>
              <w:rPr>
                <w:noProof/>
                <w:webHidden/>
              </w:rPr>
              <w:tab/>
            </w:r>
            <w:r>
              <w:rPr>
                <w:noProof/>
                <w:webHidden/>
              </w:rPr>
              <w:fldChar w:fldCharType="begin"/>
            </w:r>
            <w:r>
              <w:rPr>
                <w:noProof/>
                <w:webHidden/>
              </w:rPr>
              <w:instrText xml:space="preserve"> PAGEREF _Toc427508356 \h </w:instrText>
            </w:r>
            <w:r>
              <w:rPr>
                <w:noProof/>
                <w:webHidden/>
              </w:rPr>
            </w:r>
          </w:ins>
          <w:r>
            <w:rPr>
              <w:noProof/>
              <w:webHidden/>
            </w:rPr>
            <w:fldChar w:fldCharType="separate"/>
          </w:r>
          <w:ins w:id="179" w:author="Sammartano, Marc (BIC USA)" w:date="2015-08-16T17:11:00Z">
            <w:r>
              <w:rPr>
                <w:noProof/>
                <w:webHidden/>
              </w:rPr>
              <w:t>42</w:t>
            </w:r>
          </w:ins>
          <w:ins w:id="1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1" w:author="Sammartano, Marc (BIC USA)" w:date="2015-08-16T17:09:00Z"/>
              <w:rFonts w:eastAsiaTheme="minorEastAsia"/>
              <w:noProof/>
            </w:rPr>
          </w:pPr>
          <w:ins w:id="1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List Commands</w:t>
            </w:r>
            <w:r>
              <w:rPr>
                <w:noProof/>
                <w:webHidden/>
              </w:rPr>
              <w:tab/>
            </w:r>
            <w:r>
              <w:rPr>
                <w:noProof/>
                <w:webHidden/>
              </w:rPr>
              <w:fldChar w:fldCharType="begin"/>
            </w:r>
            <w:r>
              <w:rPr>
                <w:noProof/>
                <w:webHidden/>
              </w:rPr>
              <w:instrText xml:space="preserve"> PAGEREF _Toc427508357 \h </w:instrText>
            </w:r>
            <w:r>
              <w:rPr>
                <w:noProof/>
                <w:webHidden/>
              </w:rPr>
            </w:r>
          </w:ins>
          <w:r>
            <w:rPr>
              <w:noProof/>
              <w:webHidden/>
            </w:rPr>
            <w:fldChar w:fldCharType="separate"/>
          </w:r>
          <w:ins w:id="183" w:author="Sammartano, Marc (BIC USA)" w:date="2015-08-16T17:11:00Z">
            <w:r>
              <w:rPr>
                <w:noProof/>
                <w:webHidden/>
              </w:rPr>
              <w:t>43</w:t>
            </w:r>
          </w:ins>
          <w:ins w:id="1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85" w:author="Sammartano, Marc (BIC USA)" w:date="2015-08-16T17:09:00Z"/>
              <w:rFonts w:eastAsiaTheme="minorEastAsia"/>
              <w:noProof/>
            </w:rPr>
          </w:pPr>
          <w:ins w:id="1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Bundles</w:t>
            </w:r>
            <w:r>
              <w:rPr>
                <w:noProof/>
                <w:webHidden/>
              </w:rPr>
              <w:tab/>
            </w:r>
            <w:r>
              <w:rPr>
                <w:noProof/>
                <w:webHidden/>
              </w:rPr>
              <w:fldChar w:fldCharType="begin"/>
            </w:r>
            <w:r>
              <w:rPr>
                <w:noProof/>
                <w:webHidden/>
              </w:rPr>
              <w:instrText xml:space="preserve"> PAGEREF _Toc427508358 \h </w:instrText>
            </w:r>
            <w:r>
              <w:rPr>
                <w:noProof/>
                <w:webHidden/>
              </w:rPr>
            </w:r>
          </w:ins>
          <w:r>
            <w:rPr>
              <w:noProof/>
              <w:webHidden/>
            </w:rPr>
            <w:fldChar w:fldCharType="separate"/>
          </w:r>
          <w:ins w:id="187" w:author="Sammartano, Marc (BIC USA)" w:date="2015-08-16T17:11:00Z">
            <w:r>
              <w:rPr>
                <w:noProof/>
                <w:webHidden/>
              </w:rPr>
              <w:t>45</w:t>
            </w:r>
          </w:ins>
          <w:ins w:id="1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9" w:author="Sammartano, Marc (BIC USA)" w:date="2015-08-16T17:09:00Z"/>
              <w:rFonts w:eastAsiaTheme="minorEastAsia"/>
              <w:noProof/>
            </w:rPr>
          </w:pPr>
          <w:ins w:id="1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Bundle Auto-Create</w:t>
            </w:r>
            <w:r>
              <w:rPr>
                <w:noProof/>
                <w:webHidden/>
              </w:rPr>
              <w:tab/>
            </w:r>
            <w:r>
              <w:rPr>
                <w:noProof/>
                <w:webHidden/>
              </w:rPr>
              <w:fldChar w:fldCharType="begin"/>
            </w:r>
            <w:r>
              <w:rPr>
                <w:noProof/>
                <w:webHidden/>
              </w:rPr>
              <w:instrText xml:space="preserve"> PAGEREF _Toc427508359 \h </w:instrText>
            </w:r>
            <w:r>
              <w:rPr>
                <w:noProof/>
                <w:webHidden/>
              </w:rPr>
            </w:r>
          </w:ins>
          <w:r>
            <w:rPr>
              <w:noProof/>
              <w:webHidden/>
            </w:rPr>
            <w:fldChar w:fldCharType="separate"/>
          </w:r>
          <w:ins w:id="191" w:author="Sammartano, Marc (BIC USA)" w:date="2015-08-16T17:11:00Z">
            <w:r>
              <w:rPr>
                <w:noProof/>
                <w:webHidden/>
              </w:rPr>
              <w:t>45</w:t>
            </w:r>
          </w:ins>
          <w:ins w:id="1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3" w:author="Sammartano, Marc (BIC USA)" w:date="2015-08-16T17:09:00Z"/>
              <w:rFonts w:eastAsiaTheme="minorEastAsia"/>
              <w:noProof/>
            </w:rPr>
          </w:pPr>
          <w:ins w:id="1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Bundle Commands</w:t>
            </w:r>
            <w:r>
              <w:rPr>
                <w:noProof/>
                <w:webHidden/>
              </w:rPr>
              <w:tab/>
            </w:r>
            <w:r>
              <w:rPr>
                <w:noProof/>
                <w:webHidden/>
              </w:rPr>
              <w:fldChar w:fldCharType="begin"/>
            </w:r>
            <w:r>
              <w:rPr>
                <w:noProof/>
                <w:webHidden/>
              </w:rPr>
              <w:instrText xml:space="preserve"> PAGEREF _Toc427508360 \h </w:instrText>
            </w:r>
            <w:r>
              <w:rPr>
                <w:noProof/>
                <w:webHidden/>
              </w:rPr>
            </w:r>
          </w:ins>
          <w:r>
            <w:rPr>
              <w:noProof/>
              <w:webHidden/>
            </w:rPr>
            <w:fldChar w:fldCharType="separate"/>
          </w:r>
          <w:ins w:id="195" w:author="Sammartano, Marc (BIC USA)" w:date="2015-08-16T17:11:00Z">
            <w:r>
              <w:rPr>
                <w:noProof/>
                <w:webHidden/>
              </w:rPr>
              <w:t>46</w:t>
            </w:r>
          </w:ins>
          <w:ins w:id="1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97" w:author="Sammartano, Marc (BIC USA)" w:date="2015-08-16T17:09:00Z"/>
              <w:rFonts w:eastAsiaTheme="minorEastAsia"/>
              <w:noProof/>
            </w:rPr>
          </w:pPr>
          <w:ins w:id="1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Stacks</w:t>
            </w:r>
            <w:r>
              <w:rPr>
                <w:noProof/>
                <w:webHidden/>
              </w:rPr>
              <w:tab/>
            </w:r>
            <w:r>
              <w:rPr>
                <w:noProof/>
                <w:webHidden/>
              </w:rPr>
              <w:fldChar w:fldCharType="begin"/>
            </w:r>
            <w:r>
              <w:rPr>
                <w:noProof/>
                <w:webHidden/>
              </w:rPr>
              <w:instrText xml:space="preserve"> PAGEREF _Toc427508361 \h </w:instrText>
            </w:r>
            <w:r>
              <w:rPr>
                <w:noProof/>
                <w:webHidden/>
              </w:rPr>
            </w:r>
          </w:ins>
          <w:r>
            <w:rPr>
              <w:noProof/>
              <w:webHidden/>
            </w:rPr>
            <w:fldChar w:fldCharType="separate"/>
          </w:r>
          <w:ins w:id="199" w:author="Sammartano, Marc (BIC USA)" w:date="2015-08-16T17:11:00Z">
            <w:r>
              <w:rPr>
                <w:noProof/>
                <w:webHidden/>
              </w:rPr>
              <w:t>48</w:t>
            </w:r>
          </w:ins>
          <w:ins w:id="2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1" w:author="Sammartano, Marc (BIC USA)" w:date="2015-08-16T17:09:00Z"/>
              <w:rFonts w:eastAsiaTheme="minorEastAsia"/>
              <w:noProof/>
            </w:rPr>
          </w:pPr>
          <w:ins w:id="2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Stack Commands</w:t>
            </w:r>
            <w:r>
              <w:rPr>
                <w:noProof/>
                <w:webHidden/>
              </w:rPr>
              <w:tab/>
            </w:r>
            <w:r>
              <w:rPr>
                <w:noProof/>
                <w:webHidden/>
              </w:rPr>
              <w:fldChar w:fldCharType="begin"/>
            </w:r>
            <w:r>
              <w:rPr>
                <w:noProof/>
                <w:webHidden/>
              </w:rPr>
              <w:instrText xml:space="preserve"> PAGEREF _Toc427508362 \h </w:instrText>
            </w:r>
            <w:r>
              <w:rPr>
                <w:noProof/>
                <w:webHidden/>
              </w:rPr>
            </w:r>
          </w:ins>
          <w:r>
            <w:rPr>
              <w:noProof/>
              <w:webHidden/>
            </w:rPr>
            <w:fldChar w:fldCharType="separate"/>
          </w:r>
          <w:ins w:id="203" w:author="Sammartano, Marc (BIC USA)" w:date="2015-08-16T17:11:00Z">
            <w:r>
              <w:rPr>
                <w:noProof/>
                <w:webHidden/>
              </w:rPr>
              <w:t>48</w:t>
            </w:r>
          </w:ins>
          <w:ins w:id="2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05" w:author="Sammartano, Marc (BIC USA)" w:date="2015-08-16T17:09:00Z"/>
              <w:rFonts w:eastAsiaTheme="minorEastAsia"/>
              <w:noProof/>
            </w:rPr>
          </w:pPr>
          <w:ins w:id="2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Queues</w:t>
            </w:r>
            <w:r>
              <w:rPr>
                <w:noProof/>
                <w:webHidden/>
              </w:rPr>
              <w:tab/>
            </w:r>
            <w:r>
              <w:rPr>
                <w:noProof/>
                <w:webHidden/>
              </w:rPr>
              <w:fldChar w:fldCharType="begin"/>
            </w:r>
            <w:r>
              <w:rPr>
                <w:noProof/>
                <w:webHidden/>
              </w:rPr>
              <w:instrText xml:space="preserve"> PAGEREF _Toc427508363 \h </w:instrText>
            </w:r>
            <w:r>
              <w:rPr>
                <w:noProof/>
                <w:webHidden/>
              </w:rPr>
            </w:r>
          </w:ins>
          <w:r>
            <w:rPr>
              <w:noProof/>
              <w:webHidden/>
            </w:rPr>
            <w:fldChar w:fldCharType="separate"/>
          </w:r>
          <w:ins w:id="207" w:author="Sammartano, Marc (BIC USA)" w:date="2015-08-16T17:11:00Z">
            <w:r>
              <w:rPr>
                <w:noProof/>
                <w:webHidden/>
              </w:rPr>
              <w:t>49</w:t>
            </w:r>
          </w:ins>
          <w:ins w:id="20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09" w:author="Sammartano, Marc (BIC USA)" w:date="2015-08-16T17:09:00Z"/>
              <w:rFonts w:eastAsiaTheme="minorEastAsia"/>
              <w:noProof/>
            </w:rPr>
          </w:pPr>
          <w:ins w:id="2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Comments</w:t>
            </w:r>
            <w:r>
              <w:rPr>
                <w:noProof/>
                <w:webHidden/>
              </w:rPr>
              <w:tab/>
            </w:r>
            <w:r>
              <w:rPr>
                <w:noProof/>
                <w:webHidden/>
              </w:rPr>
              <w:fldChar w:fldCharType="begin"/>
            </w:r>
            <w:r>
              <w:rPr>
                <w:noProof/>
                <w:webHidden/>
              </w:rPr>
              <w:instrText xml:space="preserve"> PAGEREF _Toc427508364 \h </w:instrText>
            </w:r>
            <w:r>
              <w:rPr>
                <w:noProof/>
                <w:webHidden/>
              </w:rPr>
            </w:r>
          </w:ins>
          <w:r>
            <w:rPr>
              <w:noProof/>
              <w:webHidden/>
            </w:rPr>
            <w:fldChar w:fldCharType="separate"/>
          </w:r>
          <w:ins w:id="211" w:author="Sammartano, Marc (BIC USA)" w:date="2015-08-16T17:11:00Z">
            <w:r>
              <w:rPr>
                <w:noProof/>
                <w:webHidden/>
              </w:rPr>
              <w:t>50</w:t>
            </w:r>
          </w:ins>
          <w:ins w:id="2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13" w:author="Sammartano, Marc (BIC USA)" w:date="2015-08-16T17:09:00Z"/>
              <w:rFonts w:eastAsiaTheme="minorEastAsia"/>
              <w:noProof/>
            </w:rPr>
          </w:pPr>
          <w:ins w:id="2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 Single Line Comment</w:t>
            </w:r>
            <w:r>
              <w:rPr>
                <w:noProof/>
                <w:webHidden/>
              </w:rPr>
              <w:tab/>
            </w:r>
            <w:r>
              <w:rPr>
                <w:noProof/>
                <w:webHidden/>
              </w:rPr>
              <w:fldChar w:fldCharType="begin"/>
            </w:r>
            <w:r>
              <w:rPr>
                <w:noProof/>
                <w:webHidden/>
              </w:rPr>
              <w:instrText xml:space="preserve"> PAGEREF _Toc427508365 \h </w:instrText>
            </w:r>
            <w:r>
              <w:rPr>
                <w:noProof/>
                <w:webHidden/>
              </w:rPr>
            </w:r>
          </w:ins>
          <w:r>
            <w:rPr>
              <w:noProof/>
              <w:webHidden/>
            </w:rPr>
            <w:fldChar w:fldCharType="separate"/>
          </w:r>
          <w:ins w:id="215" w:author="Sammartano, Marc (BIC USA)" w:date="2015-08-16T17:11:00Z">
            <w:r>
              <w:rPr>
                <w:noProof/>
                <w:webHidden/>
              </w:rPr>
              <w:t>50</w:t>
            </w:r>
          </w:ins>
          <w:ins w:id="2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17" w:author="Sammartano, Marc (BIC USA)" w:date="2015-08-16T17:09:00Z"/>
              <w:rFonts w:eastAsiaTheme="minorEastAsia"/>
              <w:noProof/>
            </w:rPr>
          </w:pPr>
          <w:ins w:id="2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Rem - Single Line Comment (legacy)</w:t>
            </w:r>
            <w:r>
              <w:rPr>
                <w:noProof/>
                <w:webHidden/>
              </w:rPr>
              <w:tab/>
            </w:r>
            <w:r>
              <w:rPr>
                <w:noProof/>
                <w:webHidden/>
              </w:rPr>
              <w:fldChar w:fldCharType="begin"/>
            </w:r>
            <w:r>
              <w:rPr>
                <w:noProof/>
                <w:webHidden/>
              </w:rPr>
              <w:instrText xml:space="preserve"> PAGEREF _Toc427508366 \h </w:instrText>
            </w:r>
            <w:r>
              <w:rPr>
                <w:noProof/>
                <w:webHidden/>
              </w:rPr>
            </w:r>
          </w:ins>
          <w:r>
            <w:rPr>
              <w:noProof/>
              <w:webHidden/>
            </w:rPr>
            <w:fldChar w:fldCharType="separate"/>
          </w:r>
          <w:ins w:id="219" w:author="Sammartano, Marc (BIC USA)" w:date="2015-08-16T17:11:00Z">
            <w:r>
              <w:rPr>
                <w:noProof/>
                <w:webHidden/>
              </w:rPr>
              <w:t>50</w:t>
            </w:r>
          </w:ins>
          <w:ins w:id="2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21" w:author="Sammartano, Marc (BIC USA)" w:date="2015-08-16T17:09:00Z"/>
              <w:rFonts w:eastAsiaTheme="minorEastAsia"/>
              <w:noProof/>
            </w:rPr>
          </w:pPr>
          <w:ins w:id="2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 Block Comment</w:t>
            </w:r>
            <w:r>
              <w:rPr>
                <w:noProof/>
                <w:webHidden/>
              </w:rPr>
              <w:tab/>
            </w:r>
            <w:r>
              <w:rPr>
                <w:noProof/>
                <w:webHidden/>
              </w:rPr>
              <w:fldChar w:fldCharType="begin"/>
            </w:r>
            <w:r>
              <w:rPr>
                <w:noProof/>
                <w:webHidden/>
              </w:rPr>
              <w:instrText xml:space="preserve"> PAGEREF _Toc427508367 \h </w:instrText>
            </w:r>
            <w:r>
              <w:rPr>
                <w:noProof/>
                <w:webHidden/>
              </w:rPr>
            </w:r>
          </w:ins>
          <w:r>
            <w:rPr>
              <w:noProof/>
              <w:webHidden/>
            </w:rPr>
            <w:fldChar w:fldCharType="separate"/>
          </w:r>
          <w:ins w:id="223" w:author="Sammartano, Marc (BIC USA)" w:date="2015-08-16T17:11:00Z">
            <w:r>
              <w:rPr>
                <w:noProof/>
                <w:webHidden/>
              </w:rPr>
              <w:t>50</w:t>
            </w:r>
          </w:ins>
          <w:ins w:id="2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25" w:author="Sammartano, Marc (BIC USA)" w:date="2015-08-16T17:09:00Z"/>
              <w:rFonts w:eastAsiaTheme="minorEastAsia"/>
              <w:noProof/>
            </w:rPr>
          </w:pPr>
          <w:ins w:id="2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 Middle of Line Comment</w:t>
            </w:r>
            <w:r>
              <w:rPr>
                <w:noProof/>
                <w:webHidden/>
              </w:rPr>
              <w:tab/>
            </w:r>
            <w:r>
              <w:rPr>
                <w:noProof/>
                <w:webHidden/>
              </w:rPr>
              <w:fldChar w:fldCharType="begin"/>
            </w:r>
            <w:r>
              <w:rPr>
                <w:noProof/>
                <w:webHidden/>
              </w:rPr>
              <w:instrText xml:space="preserve"> PAGEREF _Toc427508368 \h </w:instrText>
            </w:r>
            <w:r>
              <w:rPr>
                <w:noProof/>
                <w:webHidden/>
              </w:rPr>
            </w:r>
          </w:ins>
          <w:r>
            <w:rPr>
              <w:noProof/>
              <w:webHidden/>
            </w:rPr>
            <w:fldChar w:fldCharType="separate"/>
          </w:r>
          <w:ins w:id="227" w:author="Sammartano, Marc (BIC USA)" w:date="2015-08-16T17:11:00Z">
            <w:r>
              <w:rPr>
                <w:noProof/>
                <w:webHidden/>
              </w:rPr>
              <w:t>50</w:t>
            </w:r>
          </w:ins>
          <w:ins w:id="22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29" w:author="Sammartano, Marc (BIC USA)" w:date="2015-08-16T17:09:00Z"/>
              <w:rFonts w:eastAsiaTheme="minorEastAsia"/>
              <w:noProof/>
            </w:rPr>
          </w:pPr>
          <w:ins w:id="2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Expressions</w:t>
            </w:r>
            <w:r>
              <w:rPr>
                <w:noProof/>
                <w:webHidden/>
              </w:rPr>
              <w:tab/>
            </w:r>
            <w:r>
              <w:rPr>
                <w:noProof/>
                <w:webHidden/>
              </w:rPr>
              <w:fldChar w:fldCharType="begin"/>
            </w:r>
            <w:r>
              <w:rPr>
                <w:noProof/>
                <w:webHidden/>
              </w:rPr>
              <w:instrText xml:space="preserve"> PAGEREF _Toc427508369 \h </w:instrText>
            </w:r>
            <w:r>
              <w:rPr>
                <w:noProof/>
                <w:webHidden/>
              </w:rPr>
            </w:r>
          </w:ins>
          <w:r>
            <w:rPr>
              <w:noProof/>
              <w:webHidden/>
            </w:rPr>
            <w:fldChar w:fldCharType="separate"/>
          </w:r>
          <w:ins w:id="231" w:author="Sammartano, Marc (BIC USA)" w:date="2015-08-16T17:11:00Z">
            <w:r>
              <w:rPr>
                <w:noProof/>
                <w:webHidden/>
              </w:rPr>
              <w:t>50</w:t>
            </w:r>
          </w:ins>
          <w:ins w:id="2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33" w:author="Sammartano, Marc (BIC USA)" w:date="2015-08-16T17:09:00Z"/>
              <w:rFonts w:eastAsiaTheme="minorEastAsia"/>
              <w:noProof/>
            </w:rPr>
          </w:pPr>
          <w:ins w:id="2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Numeric Expression &lt;nexp&gt;</w:t>
            </w:r>
            <w:r>
              <w:rPr>
                <w:noProof/>
                <w:webHidden/>
              </w:rPr>
              <w:tab/>
            </w:r>
            <w:r>
              <w:rPr>
                <w:noProof/>
                <w:webHidden/>
              </w:rPr>
              <w:fldChar w:fldCharType="begin"/>
            </w:r>
            <w:r>
              <w:rPr>
                <w:noProof/>
                <w:webHidden/>
              </w:rPr>
              <w:instrText xml:space="preserve"> PAGEREF _Toc427508370 \h </w:instrText>
            </w:r>
            <w:r>
              <w:rPr>
                <w:noProof/>
                <w:webHidden/>
              </w:rPr>
            </w:r>
          </w:ins>
          <w:r>
            <w:rPr>
              <w:noProof/>
              <w:webHidden/>
            </w:rPr>
            <w:fldChar w:fldCharType="separate"/>
          </w:r>
          <w:ins w:id="235" w:author="Sammartano, Marc (BIC USA)" w:date="2015-08-16T17:11:00Z">
            <w:r>
              <w:rPr>
                <w:noProof/>
                <w:webHidden/>
              </w:rPr>
              <w:t>50</w:t>
            </w:r>
          </w:ins>
          <w:ins w:id="2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7" w:author="Sammartano, Marc (BIC USA)" w:date="2015-08-16T17:09:00Z"/>
              <w:rFonts w:eastAsiaTheme="minorEastAsia"/>
              <w:noProof/>
            </w:rPr>
          </w:pPr>
          <w:ins w:id="2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Numeric Operators &lt;noperator&gt;</w:t>
            </w:r>
            <w:r>
              <w:rPr>
                <w:noProof/>
                <w:webHidden/>
              </w:rPr>
              <w:tab/>
            </w:r>
            <w:r>
              <w:rPr>
                <w:noProof/>
                <w:webHidden/>
              </w:rPr>
              <w:fldChar w:fldCharType="begin"/>
            </w:r>
            <w:r>
              <w:rPr>
                <w:noProof/>
                <w:webHidden/>
              </w:rPr>
              <w:instrText xml:space="preserve"> PAGEREF _Toc427508371 \h </w:instrText>
            </w:r>
            <w:r>
              <w:rPr>
                <w:noProof/>
                <w:webHidden/>
              </w:rPr>
            </w:r>
          </w:ins>
          <w:r>
            <w:rPr>
              <w:noProof/>
              <w:webHidden/>
            </w:rPr>
            <w:fldChar w:fldCharType="separate"/>
          </w:r>
          <w:ins w:id="239" w:author="Sammartano, Marc (BIC USA)" w:date="2015-08-16T17:11:00Z">
            <w:r>
              <w:rPr>
                <w:noProof/>
                <w:webHidden/>
              </w:rPr>
              <w:t>50</w:t>
            </w:r>
          </w:ins>
          <w:ins w:id="2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1" w:author="Sammartano, Marc (BIC USA)" w:date="2015-08-16T17:09:00Z"/>
              <w:rFonts w:eastAsiaTheme="minorEastAsia"/>
              <w:noProof/>
            </w:rPr>
          </w:pPr>
          <w:ins w:id="2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Numeric Expression Examples</w:t>
            </w:r>
            <w:r>
              <w:rPr>
                <w:noProof/>
                <w:webHidden/>
              </w:rPr>
              <w:tab/>
            </w:r>
            <w:r>
              <w:rPr>
                <w:noProof/>
                <w:webHidden/>
              </w:rPr>
              <w:fldChar w:fldCharType="begin"/>
            </w:r>
            <w:r>
              <w:rPr>
                <w:noProof/>
                <w:webHidden/>
              </w:rPr>
              <w:instrText xml:space="preserve"> PAGEREF _Toc427508372 \h </w:instrText>
            </w:r>
            <w:r>
              <w:rPr>
                <w:noProof/>
                <w:webHidden/>
              </w:rPr>
            </w:r>
          </w:ins>
          <w:r>
            <w:rPr>
              <w:noProof/>
              <w:webHidden/>
            </w:rPr>
            <w:fldChar w:fldCharType="separate"/>
          </w:r>
          <w:ins w:id="243" w:author="Sammartano, Marc (BIC USA)" w:date="2015-08-16T17:11:00Z">
            <w:r>
              <w:rPr>
                <w:noProof/>
                <w:webHidden/>
              </w:rPr>
              <w:t>50</w:t>
            </w:r>
          </w:ins>
          <w:ins w:id="2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5" w:author="Sammartano, Marc (BIC USA)" w:date="2015-08-16T17:09:00Z"/>
              <w:rFonts w:eastAsiaTheme="minorEastAsia"/>
              <w:noProof/>
            </w:rPr>
          </w:pPr>
          <w:ins w:id="2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Pre- and Post-Increment Operators</w:t>
            </w:r>
            <w:r>
              <w:rPr>
                <w:noProof/>
                <w:webHidden/>
              </w:rPr>
              <w:tab/>
            </w:r>
            <w:r>
              <w:rPr>
                <w:noProof/>
                <w:webHidden/>
              </w:rPr>
              <w:fldChar w:fldCharType="begin"/>
            </w:r>
            <w:r>
              <w:rPr>
                <w:noProof/>
                <w:webHidden/>
              </w:rPr>
              <w:instrText xml:space="preserve"> PAGEREF _Toc427508373 \h </w:instrText>
            </w:r>
            <w:r>
              <w:rPr>
                <w:noProof/>
                <w:webHidden/>
              </w:rPr>
            </w:r>
          </w:ins>
          <w:r>
            <w:rPr>
              <w:noProof/>
              <w:webHidden/>
            </w:rPr>
            <w:fldChar w:fldCharType="separate"/>
          </w:r>
          <w:ins w:id="247" w:author="Sammartano, Marc (BIC USA)" w:date="2015-08-16T17:11:00Z">
            <w:r>
              <w:rPr>
                <w:noProof/>
                <w:webHidden/>
              </w:rPr>
              <w:t>50</w:t>
            </w:r>
          </w:ins>
          <w:ins w:id="2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9" w:author="Sammartano, Marc (BIC USA)" w:date="2015-08-16T17:09:00Z"/>
              <w:rFonts w:eastAsiaTheme="minorEastAsia"/>
              <w:noProof/>
            </w:rPr>
          </w:pPr>
          <w:ins w:id="2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String Expression &lt;sexp&gt;</w:t>
            </w:r>
            <w:r>
              <w:rPr>
                <w:noProof/>
                <w:webHidden/>
              </w:rPr>
              <w:tab/>
            </w:r>
            <w:r>
              <w:rPr>
                <w:noProof/>
                <w:webHidden/>
              </w:rPr>
              <w:fldChar w:fldCharType="begin"/>
            </w:r>
            <w:r>
              <w:rPr>
                <w:noProof/>
                <w:webHidden/>
              </w:rPr>
              <w:instrText xml:space="preserve"> PAGEREF _Toc427508374 \h </w:instrText>
            </w:r>
            <w:r>
              <w:rPr>
                <w:noProof/>
                <w:webHidden/>
              </w:rPr>
            </w:r>
          </w:ins>
          <w:r>
            <w:rPr>
              <w:noProof/>
              <w:webHidden/>
            </w:rPr>
            <w:fldChar w:fldCharType="separate"/>
          </w:r>
          <w:ins w:id="251" w:author="Sammartano, Marc (BIC USA)" w:date="2015-08-16T17:11:00Z">
            <w:r>
              <w:rPr>
                <w:noProof/>
                <w:webHidden/>
              </w:rPr>
              <w:t>51</w:t>
            </w:r>
          </w:ins>
          <w:ins w:id="2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3" w:author="Sammartano, Marc (BIC USA)" w:date="2015-08-16T17:09:00Z"/>
              <w:rFonts w:eastAsiaTheme="minorEastAsia"/>
              <w:noProof/>
            </w:rPr>
          </w:pPr>
          <w:ins w:id="2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Logical Expression &lt;lexp&gt;</w:t>
            </w:r>
            <w:r>
              <w:rPr>
                <w:noProof/>
                <w:webHidden/>
              </w:rPr>
              <w:tab/>
            </w:r>
            <w:r>
              <w:rPr>
                <w:noProof/>
                <w:webHidden/>
              </w:rPr>
              <w:fldChar w:fldCharType="begin"/>
            </w:r>
            <w:r>
              <w:rPr>
                <w:noProof/>
                <w:webHidden/>
              </w:rPr>
              <w:instrText xml:space="preserve"> PAGEREF _Toc427508375 \h </w:instrText>
            </w:r>
            <w:r>
              <w:rPr>
                <w:noProof/>
                <w:webHidden/>
              </w:rPr>
            </w:r>
          </w:ins>
          <w:r>
            <w:rPr>
              <w:noProof/>
              <w:webHidden/>
            </w:rPr>
            <w:fldChar w:fldCharType="separate"/>
          </w:r>
          <w:ins w:id="255" w:author="Sammartano, Marc (BIC USA)" w:date="2015-08-16T17:11:00Z">
            <w:r>
              <w:rPr>
                <w:noProof/>
                <w:webHidden/>
              </w:rPr>
              <w:t>51</w:t>
            </w:r>
          </w:ins>
          <w:ins w:id="2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57" w:author="Sammartano, Marc (BIC USA)" w:date="2015-08-16T17:09:00Z"/>
              <w:rFonts w:eastAsiaTheme="minorEastAsia"/>
              <w:noProof/>
            </w:rPr>
          </w:pPr>
          <w:ins w:id="25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"_Toc427508376"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Logical Operators</w:t>
            </w:r>
            <w:r>
              <w:rPr>
                <w:noProof/>
                <w:webHidden/>
              </w:rPr>
              <w:tab/>
            </w:r>
            <w:r>
              <w:rPr>
                <w:noProof/>
                <w:webHidden/>
              </w:rPr>
              <w:fldChar w:fldCharType="begin"/>
            </w:r>
            <w:r>
              <w:rPr>
                <w:noProof/>
                <w:webHidden/>
              </w:rPr>
              <w:instrText xml:space="preserve"> PAGEREF _Toc427508376 \h </w:instrText>
            </w:r>
            <w:r>
              <w:rPr>
                <w:noProof/>
                <w:webHidden/>
              </w:rPr>
            </w:r>
          </w:ins>
          <w:r>
            <w:rPr>
              <w:noProof/>
              <w:webHidden/>
            </w:rPr>
            <w:fldChar w:fldCharType="separate"/>
          </w:r>
          <w:ins w:id="259" w:author="Sammartano, Marc (BIC USA)" w:date="2015-08-16T17:11:00Z">
            <w:r>
              <w:rPr>
                <w:noProof/>
                <w:webHidden/>
              </w:rPr>
              <w:t>51</w:t>
            </w:r>
          </w:ins>
          <w:ins w:id="2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61" w:author="Sammartano, Marc (BIC USA)" w:date="2015-08-16T17:09:00Z"/>
              <w:rFonts w:eastAsiaTheme="minorEastAsia"/>
              <w:noProof/>
            </w:rPr>
          </w:pPr>
          <w:ins w:id="2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Examples of Logical Expressions</w:t>
            </w:r>
            <w:r>
              <w:rPr>
                <w:noProof/>
                <w:webHidden/>
              </w:rPr>
              <w:tab/>
            </w:r>
            <w:r>
              <w:rPr>
                <w:noProof/>
                <w:webHidden/>
              </w:rPr>
              <w:fldChar w:fldCharType="begin"/>
            </w:r>
            <w:r>
              <w:rPr>
                <w:noProof/>
                <w:webHidden/>
              </w:rPr>
              <w:instrText xml:space="preserve"> PAGEREF _Toc427508377 \h </w:instrText>
            </w:r>
            <w:r>
              <w:rPr>
                <w:noProof/>
                <w:webHidden/>
              </w:rPr>
            </w:r>
          </w:ins>
          <w:r>
            <w:rPr>
              <w:noProof/>
              <w:webHidden/>
            </w:rPr>
            <w:fldChar w:fldCharType="separate"/>
          </w:r>
          <w:ins w:id="263" w:author="Sammartano, Marc (BIC USA)" w:date="2015-08-16T17:11:00Z">
            <w:r>
              <w:rPr>
                <w:noProof/>
                <w:webHidden/>
              </w:rPr>
              <w:t>52</w:t>
            </w:r>
          </w:ins>
          <w:ins w:id="2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65" w:author="Sammartano, Marc (BIC USA)" w:date="2015-08-16T17:09:00Z"/>
              <w:rFonts w:eastAsiaTheme="minorEastAsia"/>
              <w:noProof/>
            </w:rPr>
          </w:pPr>
          <w:ins w:id="2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Parentheses</w:t>
            </w:r>
            <w:r>
              <w:rPr>
                <w:noProof/>
                <w:webHidden/>
              </w:rPr>
              <w:tab/>
            </w:r>
            <w:r>
              <w:rPr>
                <w:noProof/>
                <w:webHidden/>
              </w:rPr>
              <w:fldChar w:fldCharType="begin"/>
            </w:r>
            <w:r>
              <w:rPr>
                <w:noProof/>
                <w:webHidden/>
              </w:rPr>
              <w:instrText xml:space="preserve"> PAGEREF _Toc427508378 \h </w:instrText>
            </w:r>
            <w:r>
              <w:rPr>
                <w:noProof/>
                <w:webHidden/>
              </w:rPr>
            </w:r>
          </w:ins>
          <w:r>
            <w:rPr>
              <w:noProof/>
              <w:webHidden/>
            </w:rPr>
            <w:fldChar w:fldCharType="separate"/>
          </w:r>
          <w:ins w:id="267" w:author="Sammartano, Marc (BIC USA)" w:date="2015-08-16T17:11:00Z">
            <w:r>
              <w:rPr>
                <w:noProof/>
                <w:webHidden/>
              </w:rPr>
              <w:t>52</w:t>
            </w:r>
          </w:ins>
          <w:ins w:id="26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69" w:author="Sammartano, Marc (BIC USA)" w:date="2015-08-16T17:09:00Z"/>
              <w:rFonts w:eastAsiaTheme="minorEastAsia"/>
              <w:noProof/>
            </w:rPr>
          </w:pPr>
          <w:ins w:id="2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Assignment Operations</w:t>
            </w:r>
            <w:r>
              <w:rPr>
                <w:noProof/>
                <w:webHidden/>
              </w:rPr>
              <w:tab/>
            </w:r>
            <w:r>
              <w:rPr>
                <w:noProof/>
                <w:webHidden/>
              </w:rPr>
              <w:fldChar w:fldCharType="begin"/>
            </w:r>
            <w:r>
              <w:rPr>
                <w:noProof/>
                <w:webHidden/>
              </w:rPr>
              <w:instrText xml:space="preserve"> PAGEREF _Toc427508379 \h </w:instrText>
            </w:r>
            <w:r>
              <w:rPr>
                <w:noProof/>
                <w:webHidden/>
              </w:rPr>
            </w:r>
          </w:ins>
          <w:r>
            <w:rPr>
              <w:noProof/>
              <w:webHidden/>
            </w:rPr>
            <w:fldChar w:fldCharType="separate"/>
          </w:r>
          <w:ins w:id="271" w:author="Sammartano, Marc (BIC USA)" w:date="2015-08-16T17:11:00Z">
            <w:r>
              <w:rPr>
                <w:noProof/>
                <w:webHidden/>
              </w:rPr>
              <w:t>52</w:t>
            </w:r>
          </w:ins>
          <w:ins w:id="2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73" w:author="Sammartano, Marc (BIC USA)" w:date="2015-08-16T17:09:00Z"/>
              <w:rFonts w:eastAsiaTheme="minorEastAsia"/>
              <w:noProof/>
            </w:rPr>
          </w:pPr>
          <w:ins w:id="2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Let</w:t>
            </w:r>
            <w:r>
              <w:rPr>
                <w:noProof/>
                <w:webHidden/>
              </w:rPr>
              <w:tab/>
            </w:r>
            <w:r>
              <w:rPr>
                <w:noProof/>
                <w:webHidden/>
              </w:rPr>
              <w:fldChar w:fldCharType="begin"/>
            </w:r>
            <w:r>
              <w:rPr>
                <w:noProof/>
                <w:webHidden/>
              </w:rPr>
              <w:instrText xml:space="preserve"> PAGEREF _Toc427508380 \h </w:instrText>
            </w:r>
            <w:r>
              <w:rPr>
                <w:noProof/>
                <w:webHidden/>
              </w:rPr>
            </w:r>
          </w:ins>
          <w:r>
            <w:rPr>
              <w:noProof/>
              <w:webHidden/>
            </w:rPr>
            <w:fldChar w:fldCharType="separate"/>
          </w:r>
          <w:ins w:id="275" w:author="Sammartano, Marc (BIC USA)" w:date="2015-08-16T17:11:00Z">
            <w:r>
              <w:rPr>
                <w:noProof/>
                <w:webHidden/>
              </w:rPr>
              <w:t>52</w:t>
            </w:r>
          </w:ins>
          <w:ins w:id="2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77" w:author="Sammartano, Marc (BIC USA)" w:date="2015-08-16T17:09:00Z"/>
              <w:rFonts w:eastAsiaTheme="minorEastAsia"/>
              <w:noProof/>
            </w:rPr>
          </w:pPr>
          <w:ins w:id="2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OpEqual Assignment Operations</w:t>
            </w:r>
            <w:r>
              <w:rPr>
                <w:noProof/>
                <w:webHidden/>
              </w:rPr>
              <w:tab/>
            </w:r>
            <w:r>
              <w:rPr>
                <w:noProof/>
                <w:webHidden/>
              </w:rPr>
              <w:fldChar w:fldCharType="begin"/>
            </w:r>
            <w:r>
              <w:rPr>
                <w:noProof/>
                <w:webHidden/>
              </w:rPr>
              <w:instrText xml:space="preserve"> PAGEREF _Toc427508381 \h </w:instrText>
            </w:r>
            <w:r>
              <w:rPr>
                <w:noProof/>
                <w:webHidden/>
              </w:rPr>
            </w:r>
          </w:ins>
          <w:r>
            <w:rPr>
              <w:noProof/>
              <w:webHidden/>
            </w:rPr>
            <w:fldChar w:fldCharType="separate"/>
          </w:r>
          <w:ins w:id="279" w:author="Sammartano, Marc (BIC USA)" w:date="2015-08-16T17:11:00Z">
            <w:r>
              <w:rPr>
                <w:noProof/>
                <w:webHidden/>
              </w:rPr>
              <w:t>53</w:t>
            </w:r>
          </w:ins>
          <w:ins w:id="28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81" w:author="Sammartano, Marc (BIC USA)" w:date="2015-08-16T17:09:00Z"/>
              <w:rFonts w:eastAsiaTheme="minorEastAsia"/>
              <w:noProof/>
            </w:rPr>
          </w:pPr>
          <w:ins w:id="2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Math Functions</w:t>
            </w:r>
            <w:r>
              <w:rPr>
                <w:noProof/>
                <w:webHidden/>
              </w:rPr>
              <w:tab/>
            </w:r>
            <w:r>
              <w:rPr>
                <w:noProof/>
                <w:webHidden/>
              </w:rPr>
              <w:fldChar w:fldCharType="begin"/>
            </w:r>
            <w:r>
              <w:rPr>
                <w:noProof/>
                <w:webHidden/>
              </w:rPr>
              <w:instrText xml:space="preserve"> PAGEREF _Toc427508382 \h </w:instrText>
            </w:r>
            <w:r>
              <w:rPr>
                <w:noProof/>
                <w:webHidden/>
              </w:rPr>
            </w:r>
          </w:ins>
          <w:r>
            <w:rPr>
              <w:noProof/>
              <w:webHidden/>
            </w:rPr>
            <w:fldChar w:fldCharType="separate"/>
          </w:r>
          <w:ins w:id="283" w:author="Sammartano, Marc (BIC USA)" w:date="2015-08-16T17:11:00Z">
            <w:r>
              <w:rPr>
                <w:noProof/>
                <w:webHidden/>
              </w:rPr>
              <w:t>53</w:t>
            </w:r>
          </w:ins>
          <w:ins w:id="2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85" w:author="Sammartano, Marc (BIC USA)" w:date="2015-08-16T17:09:00Z"/>
              <w:rFonts w:eastAsiaTheme="minorEastAsia"/>
              <w:noProof/>
            </w:rPr>
          </w:pPr>
          <w:ins w:id="2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BOR(&lt;nexp1&gt;, &lt;nexp2&gt;)</w:t>
            </w:r>
            <w:r>
              <w:rPr>
                <w:noProof/>
                <w:webHidden/>
              </w:rPr>
              <w:tab/>
            </w:r>
            <w:r>
              <w:rPr>
                <w:noProof/>
                <w:webHidden/>
              </w:rPr>
              <w:fldChar w:fldCharType="begin"/>
            </w:r>
            <w:r>
              <w:rPr>
                <w:noProof/>
                <w:webHidden/>
              </w:rPr>
              <w:instrText xml:space="preserve"> PAGEREF _Toc427508383 \h </w:instrText>
            </w:r>
            <w:r>
              <w:rPr>
                <w:noProof/>
                <w:webHidden/>
              </w:rPr>
            </w:r>
          </w:ins>
          <w:r>
            <w:rPr>
              <w:noProof/>
              <w:webHidden/>
            </w:rPr>
            <w:fldChar w:fldCharType="separate"/>
          </w:r>
          <w:ins w:id="287" w:author="Sammartano, Marc (BIC USA)" w:date="2015-08-16T17:11:00Z">
            <w:r>
              <w:rPr>
                <w:noProof/>
                <w:webHidden/>
              </w:rPr>
              <w:t>53</w:t>
            </w:r>
          </w:ins>
          <w:ins w:id="2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89" w:author="Sammartano, Marc (BIC USA)" w:date="2015-08-16T17:09:00Z"/>
              <w:rFonts w:eastAsiaTheme="minorEastAsia"/>
              <w:noProof/>
            </w:rPr>
          </w:pPr>
          <w:ins w:id="2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BAND(&lt;nexp1&gt;, &lt;nexp2&gt;)</w:t>
            </w:r>
            <w:r>
              <w:rPr>
                <w:noProof/>
                <w:webHidden/>
              </w:rPr>
              <w:tab/>
            </w:r>
            <w:r>
              <w:rPr>
                <w:noProof/>
                <w:webHidden/>
              </w:rPr>
              <w:fldChar w:fldCharType="begin"/>
            </w:r>
            <w:r>
              <w:rPr>
                <w:noProof/>
                <w:webHidden/>
              </w:rPr>
              <w:instrText xml:space="preserve"> PAGEREF _Toc427508384 \h </w:instrText>
            </w:r>
            <w:r>
              <w:rPr>
                <w:noProof/>
                <w:webHidden/>
              </w:rPr>
            </w:r>
          </w:ins>
          <w:r>
            <w:rPr>
              <w:noProof/>
              <w:webHidden/>
            </w:rPr>
            <w:fldChar w:fldCharType="separate"/>
          </w:r>
          <w:ins w:id="291" w:author="Sammartano, Marc (BIC USA)" w:date="2015-08-16T17:11:00Z">
            <w:r>
              <w:rPr>
                <w:noProof/>
                <w:webHidden/>
              </w:rPr>
              <w:t>54</w:t>
            </w:r>
          </w:ins>
          <w:ins w:id="2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93" w:author="Sammartano, Marc (BIC USA)" w:date="2015-08-16T17:09:00Z"/>
              <w:rFonts w:eastAsiaTheme="minorEastAsia"/>
              <w:noProof/>
            </w:rPr>
          </w:pPr>
          <w:ins w:id="2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BXOR(&lt;nexp1&gt;, &lt;nexp2&gt;)</w:t>
            </w:r>
            <w:r>
              <w:rPr>
                <w:noProof/>
                <w:webHidden/>
              </w:rPr>
              <w:tab/>
            </w:r>
            <w:r>
              <w:rPr>
                <w:noProof/>
                <w:webHidden/>
              </w:rPr>
              <w:fldChar w:fldCharType="begin"/>
            </w:r>
            <w:r>
              <w:rPr>
                <w:noProof/>
                <w:webHidden/>
              </w:rPr>
              <w:instrText xml:space="preserve"> PAGEREF _Toc427508385 \h </w:instrText>
            </w:r>
            <w:r>
              <w:rPr>
                <w:noProof/>
                <w:webHidden/>
              </w:rPr>
            </w:r>
          </w:ins>
          <w:r>
            <w:rPr>
              <w:noProof/>
              <w:webHidden/>
            </w:rPr>
            <w:fldChar w:fldCharType="separate"/>
          </w:r>
          <w:ins w:id="295" w:author="Sammartano, Marc (BIC USA)" w:date="2015-08-16T17:11:00Z">
            <w:r>
              <w:rPr>
                <w:noProof/>
                <w:webHidden/>
              </w:rPr>
              <w:t>54</w:t>
            </w:r>
          </w:ins>
          <w:ins w:id="2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97" w:author="Sammartano, Marc (BIC USA)" w:date="2015-08-16T17:09:00Z"/>
              <w:rFonts w:eastAsiaTheme="minorEastAsia"/>
              <w:noProof/>
            </w:rPr>
          </w:pPr>
          <w:ins w:id="2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BNOT(&lt;nexp&gt;)</w:t>
            </w:r>
            <w:r>
              <w:rPr>
                <w:noProof/>
                <w:webHidden/>
              </w:rPr>
              <w:tab/>
            </w:r>
            <w:r>
              <w:rPr>
                <w:noProof/>
                <w:webHidden/>
              </w:rPr>
              <w:fldChar w:fldCharType="begin"/>
            </w:r>
            <w:r>
              <w:rPr>
                <w:noProof/>
                <w:webHidden/>
              </w:rPr>
              <w:instrText xml:space="preserve"> PAGEREF _Toc427508386 \h </w:instrText>
            </w:r>
            <w:r>
              <w:rPr>
                <w:noProof/>
                <w:webHidden/>
              </w:rPr>
            </w:r>
          </w:ins>
          <w:r>
            <w:rPr>
              <w:noProof/>
              <w:webHidden/>
            </w:rPr>
            <w:fldChar w:fldCharType="separate"/>
          </w:r>
          <w:ins w:id="299" w:author="Sammartano, Marc (BIC USA)" w:date="2015-08-16T17:11:00Z">
            <w:r>
              <w:rPr>
                <w:noProof/>
                <w:webHidden/>
              </w:rPr>
              <w:t>54</w:t>
            </w:r>
          </w:ins>
          <w:ins w:id="3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01" w:author="Sammartano, Marc (BIC USA)" w:date="2015-08-16T17:09:00Z"/>
              <w:rFonts w:eastAsiaTheme="minorEastAsia"/>
              <w:noProof/>
            </w:rPr>
          </w:pPr>
          <w:ins w:id="3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ABS(&lt;nexp&gt;)</w:t>
            </w:r>
            <w:r>
              <w:rPr>
                <w:noProof/>
                <w:webHidden/>
              </w:rPr>
              <w:tab/>
            </w:r>
            <w:r>
              <w:rPr>
                <w:noProof/>
                <w:webHidden/>
              </w:rPr>
              <w:fldChar w:fldCharType="begin"/>
            </w:r>
            <w:r>
              <w:rPr>
                <w:noProof/>
                <w:webHidden/>
              </w:rPr>
              <w:instrText xml:space="preserve"> PAGEREF _Toc427508387 \h </w:instrText>
            </w:r>
            <w:r>
              <w:rPr>
                <w:noProof/>
                <w:webHidden/>
              </w:rPr>
            </w:r>
          </w:ins>
          <w:r>
            <w:rPr>
              <w:noProof/>
              <w:webHidden/>
            </w:rPr>
            <w:fldChar w:fldCharType="separate"/>
          </w:r>
          <w:ins w:id="303" w:author="Sammartano, Marc (BIC USA)" w:date="2015-08-16T17:11:00Z">
            <w:r>
              <w:rPr>
                <w:noProof/>
                <w:webHidden/>
              </w:rPr>
              <w:t>54</w:t>
            </w:r>
          </w:ins>
          <w:ins w:id="3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05" w:author="Sammartano, Marc (BIC USA)" w:date="2015-08-16T17:09:00Z"/>
              <w:rFonts w:eastAsiaTheme="minorEastAsia"/>
              <w:noProof/>
            </w:rPr>
          </w:pPr>
          <w:ins w:id="3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SGN(&lt;nexp&gt;)</w:t>
            </w:r>
            <w:r>
              <w:rPr>
                <w:noProof/>
                <w:webHidden/>
              </w:rPr>
              <w:tab/>
            </w:r>
            <w:r>
              <w:rPr>
                <w:noProof/>
                <w:webHidden/>
              </w:rPr>
              <w:fldChar w:fldCharType="begin"/>
            </w:r>
            <w:r>
              <w:rPr>
                <w:noProof/>
                <w:webHidden/>
              </w:rPr>
              <w:instrText xml:space="preserve"> PAGEREF _Toc427508388 \h </w:instrText>
            </w:r>
            <w:r>
              <w:rPr>
                <w:noProof/>
                <w:webHidden/>
              </w:rPr>
            </w:r>
          </w:ins>
          <w:r>
            <w:rPr>
              <w:noProof/>
              <w:webHidden/>
            </w:rPr>
            <w:fldChar w:fldCharType="separate"/>
          </w:r>
          <w:ins w:id="307" w:author="Sammartano, Marc (BIC USA)" w:date="2015-08-16T17:11:00Z">
            <w:r>
              <w:rPr>
                <w:noProof/>
                <w:webHidden/>
              </w:rPr>
              <w:t>54</w:t>
            </w:r>
          </w:ins>
          <w:ins w:id="3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09" w:author="Sammartano, Marc (BIC USA)" w:date="2015-08-16T17:09:00Z"/>
              <w:rFonts w:eastAsiaTheme="minorEastAsia"/>
              <w:noProof/>
            </w:rPr>
          </w:pPr>
          <w:ins w:id="3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RANDOMIZE(&lt;nexp&gt;)</w:t>
            </w:r>
            <w:r>
              <w:rPr>
                <w:noProof/>
                <w:webHidden/>
              </w:rPr>
              <w:tab/>
            </w:r>
            <w:r>
              <w:rPr>
                <w:noProof/>
                <w:webHidden/>
              </w:rPr>
              <w:fldChar w:fldCharType="begin"/>
            </w:r>
            <w:r>
              <w:rPr>
                <w:noProof/>
                <w:webHidden/>
              </w:rPr>
              <w:instrText xml:space="preserve"> PAGEREF _Toc427508389 \h </w:instrText>
            </w:r>
            <w:r>
              <w:rPr>
                <w:noProof/>
                <w:webHidden/>
              </w:rPr>
            </w:r>
          </w:ins>
          <w:r>
            <w:rPr>
              <w:noProof/>
              <w:webHidden/>
            </w:rPr>
            <w:fldChar w:fldCharType="separate"/>
          </w:r>
          <w:ins w:id="311" w:author="Sammartano, Marc (BIC USA)" w:date="2015-08-16T17:11:00Z">
            <w:r>
              <w:rPr>
                <w:noProof/>
                <w:webHidden/>
              </w:rPr>
              <w:t>54</w:t>
            </w:r>
          </w:ins>
          <w:ins w:id="3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13" w:author="Sammartano, Marc (BIC USA)" w:date="2015-08-16T17:09:00Z"/>
              <w:rFonts w:eastAsiaTheme="minorEastAsia"/>
              <w:noProof/>
            </w:rPr>
          </w:pPr>
          <w:ins w:id="3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RND()</w:t>
            </w:r>
            <w:r>
              <w:rPr>
                <w:noProof/>
                <w:webHidden/>
              </w:rPr>
              <w:tab/>
            </w:r>
            <w:r>
              <w:rPr>
                <w:noProof/>
                <w:webHidden/>
              </w:rPr>
              <w:fldChar w:fldCharType="begin"/>
            </w:r>
            <w:r>
              <w:rPr>
                <w:noProof/>
                <w:webHidden/>
              </w:rPr>
              <w:instrText xml:space="preserve"> PAGEREF _Toc427508390 \h </w:instrText>
            </w:r>
            <w:r>
              <w:rPr>
                <w:noProof/>
                <w:webHidden/>
              </w:rPr>
            </w:r>
          </w:ins>
          <w:r>
            <w:rPr>
              <w:noProof/>
              <w:webHidden/>
            </w:rPr>
            <w:fldChar w:fldCharType="separate"/>
          </w:r>
          <w:ins w:id="315" w:author="Sammartano, Marc (BIC USA)" w:date="2015-08-16T17:11:00Z">
            <w:r>
              <w:rPr>
                <w:noProof/>
                <w:webHidden/>
              </w:rPr>
              <w:t>55</w:t>
            </w:r>
          </w:ins>
          <w:ins w:id="3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17" w:author="Sammartano, Marc (BIC USA)" w:date="2015-08-16T17:09:00Z"/>
              <w:rFonts w:eastAsiaTheme="minorEastAsia"/>
              <w:noProof/>
            </w:rPr>
          </w:pPr>
          <w:ins w:id="3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MAX(&lt;nexp&gt;, &lt;nexp&gt;)</w:t>
            </w:r>
            <w:r>
              <w:rPr>
                <w:noProof/>
                <w:webHidden/>
              </w:rPr>
              <w:tab/>
            </w:r>
            <w:r>
              <w:rPr>
                <w:noProof/>
                <w:webHidden/>
              </w:rPr>
              <w:fldChar w:fldCharType="begin"/>
            </w:r>
            <w:r>
              <w:rPr>
                <w:noProof/>
                <w:webHidden/>
              </w:rPr>
              <w:instrText xml:space="preserve"> PAGEREF _Toc427508391 \h </w:instrText>
            </w:r>
            <w:r>
              <w:rPr>
                <w:noProof/>
                <w:webHidden/>
              </w:rPr>
            </w:r>
          </w:ins>
          <w:r>
            <w:rPr>
              <w:noProof/>
              <w:webHidden/>
            </w:rPr>
            <w:fldChar w:fldCharType="separate"/>
          </w:r>
          <w:ins w:id="319" w:author="Sammartano, Marc (BIC USA)" w:date="2015-08-16T17:11:00Z">
            <w:r>
              <w:rPr>
                <w:noProof/>
                <w:webHidden/>
              </w:rPr>
              <w:t>55</w:t>
            </w:r>
          </w:ins>
          <w:ins w:id="3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21" w:author="Sammartano, Marc (BIC USA)" w:date="2015-08-16T17:09:00Z"/>
              <w:rFonts w:eastAsiaTheme="minorEastAsia"/>
              <w:noProof/>
            </w:rPr>
          </w:pPr>
          <w:ins w:id="3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MIN(&lt;nexp&gt;, &lt;nexp&gt;)</w:t>
            </w:r>
            <w:r>
              <w:rPr>
                <w:noProof/>
                <w:webHidden/>
              </w:rPr>
              <w:tab/>
            </w:r>
            <w:r>
              <w:rPr>
                <w:noProof/>
                <w:webHidden/>
              </w:rPr>
              <w:fldChar w:fldCharType="begin"/>
            </w:r>
            <w:r>
              <w:rPr>
                <w:noProof/>
                <w:webHidden/>
              </w:rPr>
              <w:instrText xml:space="preserve"> PAGEREF _Toc427508392 \h </w:instrText>
            </w:r>
            <w:r>
              <w:rPr>
                <w:noProof/>
                <w:webHidden/>
              </w:rPr>
            </w:r>
          </w:ins>
          <w:r>
            <w:rPr>
              <w:noProof/>
              <w:webHidden/>
            </w:rPr>
            <w:fldChar w:fldCharType="separate"/>
          </w:r>
          <w:ins w:id="323" w:author="Sammartano, Marc (BIC USA)" w:date="2015-08-16T17:11:00Z">
            <w:r>
              <w:rPr>
                <w:noProof/>
                <w:webHidden/>
              </w:rPr>
              <w:t>55</w:t>
            </w:r>
          </w:ins>
          <w:ins w:id="3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25" w:author="Sammartano, Marc (BIC USA)" w:date="2015-08-16T17:09:00Z"/>
              <w:rFonts w:eastAsiaTheme="minorEastAsia"/>
              <w:noProof/>
            </w:rPr>
          </w:pPr>
          <w:ins w:id="3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CEIL(&lt;nexp&gt;)</w:t>
            </w:r>
            <w:r>
              <w:rPr>
                <w:noProof/>
                <w:webHidden/>
              </w:rPr>
              <w:tab/>
            </w:r>
            <w:r>
              <w:rPr>
                <w:noProof/>
                <w:webHidden/>
              </w:rPr>
              <w:fldChar w:fldCharType="begin"/>
            </w:r>
            <w:r>
              <w:rPr>
                <w:noProof/>
                <w:webHidden/>
              </w:rPr>
              <w:instrText xml:space="preserve"> PAGEREF _Toc427508393 \h </w:instrText>
            </w:r>
            <w:r>
              <w:rPr>
                <w:noProof/>
                <w:webHidden/>
              </w:rPr>
            </w:r>
          </w:ins>
          <w:r>
            <w:rPr>
              <w:noProof/>
              <w:webHidden/>
            </w:rPr>
            <w:fldChar w:fldCharType="separate"/>
          </w:r>
          <w:ins w:id="327" w:author="Sammartano, Marc (BIC USA)" w:date="2015-08-16T17:11:00Z">
            <w:r>
              <w:rPr>
                <w:noProof/>
                <w:webHidden/>
              </w:rPr>
              <w:t>55</w:t>
            </w:r>
          </w:ins>
          <w:ins w:id="3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29" w:author="Sammartano, Marc (BIC USA)" w:date="2015-08-16T17:09:00Z"/>
              <w:rFonts w:eastAsiaTheme="minorEastAsia"/>
              <w:noProof/>
            </w:rPr>
          </w:pPr>
          <w:ins w:id="3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FLOOR(&lt;nexp&gt;)</w:t>
            </w:r>
            <w:r>
              <w:rPr>
                <w:noProof/>
                <w:webHidden/>
              </w:rPr>
              <w:tab/>
            </w:r>
            <w:r>
              <w:rPr>
                <w:noProof/>
                <w:webHidden/>
              </w:rPr>
              <w:fldChar w:fldCharType="begin"/>
            </w:r>
            <w:r>
              <w:rPr>
                <w:noProof/>
                <w:webHidden/>
              </w:rPr>
              <w:instrText xml:space="preserve"> PAGEREF _Toc427508394 \h </w:instrText>
            </w:r>
            <w:r>
              <w:rPr>
                <w:noProof/>
                <w:webHidden/>
              </w:rPr>
            </w:r>
          </w:ins>
          <w:r>
            <w:rPr>
              <w:noProof/>
              <w:webHidden/>
            </w:rPr>
            <w:fldChar w:fldCharType="separate"/>
          </w:r>
          <w:ins w:id="331" w:author="Sammartano, Marc (BIC USA)" w:date="2015-08-16T17:11:00Z">
            <w:r>
              <w:rPr>
                <w:noProof/>
                <w:webHidden/>
              </w:rPr>
              <w:t>55</w:t>
            </w:r>
          </w:ins>
          <w:ins w:id="3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33" w:author="Sammartano, Marc (BIC USA)" w:date="2015-08-16T17:09:00Z"/>
              <w:rFonts w:eastAsiaTheme="minorEastAsia"/>
              <w:noProof/>
            </w:rPr>
          </w:pPr>
          <w:ins w:id="3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INT(&lt;nexp&gt;)</w:t>
            </w:r>
            <w:r>
              <w:rPr>
                <w:noProof/>
                <w:webHidden/>
              </w:rPr>
              <w:tab/>
            </w:r>
            <w:r>
              <w:rPr>
                <w:noProof/>
                <w:webHidden/>
              </w:rPr>
              <w:fldChar w:fldCharType="begin"/>
            </w:r>
            <w:r>
              <w:rPr>
                <w:noProof/>
                <w:webHidden/>
              </w:rPr>
              <w:instrText xml:space="preserve"> PAGEREF _Toc427508395 \h </w:instrText>
            </w:r>
            <w:r>
              <w:rPr>
                <w:noProof/>
                <w:webHidden/>
              </w:rPr>
            </w:r>
          </w:ins>
          <w:r>
            <w:rPr>
              <w:noProof/>
              <w:webHidden/>
            </w:rPr>
            <w:fldChar w:fldCharType="separate"/>
          </w:r>
          <w:ins w:id="335" w:author="Sammartano, Marc (BIC USA)" w:date="2015-08-16T17:11:00Z">
            <w:r>
              <w:rPr>
                <w:noProof/>
                <w:webHidden/>
              </w:rPr>
              <w:t>55</w:t>
            </w:r>
          </w:ins>
          <w:ins w:id="3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37" w:author="Sammartano, Marc (BIC USA)" w:date="2015-08-16T17:09:00Z"/>
              <w:rFonts w:eastAsiaTheme="minorEastAsia"/>
              <w:noProof/>
            </w:rPr>
          </w:pPr>
          <w:ins w:id="3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FRAC(&lt;nexp&gt;)</w:t>
            </w:r>
            <w:r>
              <w:rPr>
                <w:noProof/>
                <w:webHidden/>
              </w:rPr>
              <w:tab/>
            </w:r>
            <w:r>
              <w:rPr>
                <w:noProof/>
                <w:webHidden/>
              </w:rPr>
              <w:fldChar w:fldCharType="begin"/>
            </w:r>
            <w:r>
              <w:rPr>
                <w:noProof/>
                <w:webHidden/>
              </w:rPr>
              <w:instrText xml:space="preserve"> PAGEREF _Toc427508396 \h </w:instrText>
            </w:r>
            <w:r>
              <w:rPr>
                <w:noProof/>
                <w:webHidden/>
              </w:rPr>
            </w:r>
          </w:ins>
          <w:r>
            <w:rPr>
              <w:noProof/>
              <w:webHidden/>
            </w:rPr>
            <w:fldChar w:fldCharType="separate"/>
          </w:r>
          <w:ins w:id="339" w:author="Sammartano, Marc (BIC USA)" w:date="2015-08-16T17:11:00Z">
            <w:r>
              <w:rPr>
                <w:noProof/>
                <w:webHidden/>
              </w:rPr>
              <w:t>55</w:t>
            </w:r>
          </w:ins>
          <w:ins w:id="3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41" w:author="Sammartano, Marc (BIC USA)" w:date="2015-08-16T17:09:00Z"/>
              <w:rFonts w:eastAsiaTheme="minorEastAsia"/>
              <w:noProof/>
            </w:rPr>
          </w:pPr>
          <w:ins w:id="3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MOD(&lt;nexp1&gt;, &lt;nexp2&gt;)</w:t>
            </w:r>
            <w:r>
              <w:rPr>
                <w:noProof/>
                <w:webHidden/>
              </w:rPr>
              <w:tab/>
            </w:r>
            <w:r>
              <w:rPr>
                <w:noProof/>
                <w:webHidden/>
              </w:rPr>
              <w:fldChar w:fldCharType="begin"/>
            </w:r>
            <w:r>
              <w:rPr>
                <w:noProof/>
                <w:webHidden/>
              </w:rPr>
              <w:instrText xml:space="preserve"> PAGEREF _Toc427508397 \h </w:instrText>
            </w:r>
            <w:r>
              <w:rPr>
                <w:noProof/>
                <w:webHidden/>
              </w:rPr>
            </w:r>
          </w:ins>
          <w:r>
            <w:rPr>
              <w:noProof/>
              <w:webHidden/>
            </w:rPr>
            <w:fldChar w:fldCharType="separate"/>
          </w:r>
          <w:ins w:id="343" w:author="Sammartano, Marc (BIC USA)" w:date="2015-08-16T17:11:00Z">
            <w:r>
              <w:rPr>
                <w:noProof/>
                <w:webHidden/>
              </w:rPr>
              <w:t>55</w:t>
            </w:r>
          </w:ins>
          <w:ins w:id="3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45" w:author="Sammartano, Marc (BIC USA)" w:date="2015-08-16T17:09:00Z"/>
              <w:rFonts w:eastAsiaTheme="minorEastAsia"/>
              <w:noProof/>
            </w:rPr>
          </w:pPr>
          <w:ins w:id="3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ROUND(&lt;value_nexp&gt;{, &lt;count_nexp&gt;{, &lt;mode_sexp&gt;}})</w:t>
            </w:r>
            <w:r>
              <w:rPr>
                <w:noProof/>
                <w:webHidden/>
              </w:rPr>
              <w:tab/>
            </w:r>
            <w:r>
              <w:rPr>
                <w:noProof/>
                <w:webHidden/>
              </w:rPr>
              <w:fldChar w:fldCharType="begin"/>
            </w:r>
            <w:r>
              <w:rPr>
                <w:noProof/>
                <w:webHidden/>
              </w:rPr>
              <w:instrText xml:space="preserve"> PAGEREF _Toc427508398 \h </w:instrText>
            </w:r>
            <w:r>
              <w:rPr>
                <w:noProof/>
                <w:webHidden/>
              </w:rPr>
            </w:r>
          </w:ins>
          <w:r>
            <w:rPr>
              <w:noProof/>
              <w:webHidden/>
            </w:rPr>
            <w:fldChar w:fldCharType="separate"/>
          </w:r>
          <w:ins w:id="347" w:author="Sammartano, Marc (BIC USA)" w:date="2015-08-16T17:11:00Z">
            <w:r>
              <w:rPr>
                <w:noProof/>
                <w:webHidden/>
              </w:rPr>
              <w:t>55</w:t>
            </w:r>
          </w:ins>
          <w:ins w:id="3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49" w:author="Sammartano, Marc (BIC USA)" w:date="2015-08-16T17:09:00Z"/>
              <w:rFonts w:eastAsiaTheme="minorEastAsia"/>
              <w:noProof/>
            </w:rPr>
          </w:pPr>
          <w:ins w:id="3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"_Toc427508399"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SQR(&lt;nexp&gt;)</w:t>
            </w:r>
            <w:r>
              <w:rPr>
                <w:noProof/>
                <w:webHidden/>
              </w:rPr>
              <w:tab/>
            </w:r>
            <w:r>
              <w:rPr>
                <w:noProof/>
                <w:webHidden/>
              </w:rPr>
              <w:fldChar w:fldCharType="begin"/>
            </w:r>
            <w:r>
              <w:rPr>
                <w:noProof/>
                <w:webHidden/>
              </w:rPr>
              <w:instrText xml:space="preserve"> PAGEREF _Toc427508399 \h </w:instrText>
            </w:r>
            <w:r>
              <w:rPr>
                <w:noProof/>
                <w:webHidden/>
              </w:rPr>
            </w:r>
          </w:ins>
          <w:r>
            <w:rPr>
              <w:noProof/>
              <w:webHidden/>
            </w:rPr>
            <w:fldChar w:fldCharType="separate"/>
          </w:r>
          <w:ins w:id="351" w:author="Sammartano, Marc (BIC USA)" w:date="2015-08-16T17:11:00Z">
            <w:r>
              <w:rPr>
                <w:noProof/>
                <w:webHidden/>
              </w:rPr>
              <w:t>56</w:t>
            </w:r>
          </w:ins>
          <w:ins w:id="3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53" w:author="Sammartano, Marc (BIC USA)" w:date="2015-08-16T17:09:00Z"/>
              <w:rFonts w:eastAsiaTheme="minorEastAsia"/>
              <w:noProof/>
            </w:rPr>
          </w:pPr>
          <w:ins w:id="3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CBRT(&lt;nexp&gt;)</w:t>
            </w:r>
            <w:r>
              <w:rPr>
                <w:noProof/>
                <w:webHidden/>
              </w:rPr>
              <w:tab/>
            </w:r>
            <w:r>
              <w:rPr>
                <w:noProof/>
                <w:webHidden/>
              </w:rPr>
              <w:fldChar w:fldCharType="begin"/>
            </w:r>
            <w:r>
              <w:rPr>
                <w:noProof/>
                <w:webHidden/>
              </w:rPr>
              <w:instrText xml:space="preserve"> PAGEREF _Toc427508400 \h </w:instrText>
            </w:r>
            <w:r>
              <w:rPr>
                <w:noProof/>
                <w:webHidden/>
              </w:rPr>
            </w:r>
          </w:ins>
          <w:r>
            <w:rPr>
              <w:noProof/>
              <w:webHidden/>
            </w:rPr>
            <w:fldChar w:fldCharType="separate"/>
          </w:r>
          <w:ins w:id="355" w:author="Sammartano, Marc (BIC USA)" w:date="2015-08-16T17:11:00Z">
            <w:r>
              <w:rPr>
                <w:noProof/>
                <w:webHidden/>
              </w:rPr>
              <w:t>56</w:t>
            </w:r>
          </w:ins>
          <w:ins w:id="3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57" w:author="Sammartano, Marc (BIC USA)" w:date="2015-08-16T17:09:00Z"/>
              <w:rFonts w:eastAsiaTheme="minorEastAsia"/>
              <w:noProof/>
            </w:rPr>
          </w:pPr>
          <w:ins w:id="3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LOG(&lt;nexp&gt;)</w:t>
            </w:r>
            <w:r>
              <w:rPr>
                <w:noProof/>
                <w:webHidden/>
              </w:rPr>
              <w:tab/>
            </w:r>
            <w:r>
              <w:rPr>
                <w:noProof/>
                <w:webHidden/>
              </w:rPr>
              <w:fldChar w:fldCharType="begin"/>
            </w:r>
            <w:r>
              <w:rPr>
                <w:noProof/>
                <w:webHidden/>
              </w:rPr>
              <w:instrText xml:space="preserve"> PAGEREF _Toc427508401 \h </w:instrText>
            </w:r>
            <w:r>
              <w:rPr>
                <w:noProof/>
                <w:webHidden/>
              </w:rPr>
            </w:r>
          </w:ins>
          <w:r>
            <w:rPr>
              <w:noProof/>
              <w:webHidden/>
            </w:rPr>
            <w:fldChar w:fldCharType="separate"/>
          </w:r>
          <w:ins w:id="359" w:author="Sammartano, Marc (BIC USA)" w:date="2015-08-16T17:11:00Z">
            <w:r>
              <w:rPr>
                <w:noProof/>
                <w:webHidden/>
              </w:rPr>
              <w:t>56</w:t>
            </w:r>
          </w:ins>
          <w:ins w:id="3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61" w:author="Sammartano, Marc (BIC USA)" w:date="2015-08-16T17:09:00Z"/>
              <w:rFonts w:eastAsiaTheme="minorEastAsia"/>
              <w:noProof/>
            </w:rPr>
          </w:pPr>
          <w:ins w:id="3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LOG10(&lt;nexp&gt;)</w:t>
            </w:r>
            <w:r>
              <w:rPr>
                <w:noProof/>
                <w:webHidden/>
              </w:rPr>
              <w:tab/>
            </w:r>
            <w:r>
              <w:rPr>
                <w:noProof/>
                <w:webHidden/>
              </w:rPr>
              <w:fldChar w:fldCharType="begin"/>
            </w:r>
            <w:r>
              <w:rPr>
                <w:noProof/>
                <w:webHidden/>
              </w:rPr>
              <w:instrText xml:space="preserve"> PAGEREF _Toc427508402 \h </w:instrText>
            </w:r>
            <w:r>
              <w:rPr>
                <w:noProof/>
                <w:webHidden/>
              </w:rPr>
            </w:r>
          </w:ins>
          <w:r>
            <w:rPr>
              <w:noProof/>
              <w:webHidden/>
            </w:rPr>
            <w:fldChar w:fldCharType="separate"/>
          </w:r>
          <w:ins w:id="363" w:author="Sammartano, Marc (BIC USA)" w:date="2015-08-16T17:11:00Z">
            <w:r>
              <w:rPr>
                <w:noProof/>
                <w:webHidden/>
              </w:rPr>
              <w:t>56</w:t>
            </w:r>
          </w:ins>
          <w:ins w:id="3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65" w:author="Sammartano, Marc (BIC USA)" w:date="2015-08-16T17:09:00Z"/>
              <w:rFonts w:eastAsiaTheme="minorEastAsia"/>
              <w:noProof/>
            </w:rPr>
          </w:pPr>
          <w:ins w:id="3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EXP(&lt;nexp&gt;)</w:t>
            </w:r>
            <w:r>
              <w:rPr>
                <w:noProof/>
                <w:webHidden/>
              </w:rPr>
              <w:tab/>
            </w:r>
            <w:r>
              <w:rPr>
                <w:noProof/>
                <w:webHidden/>
              </w:rPr>
              <w:fldChar w:fldCharType="begin"/>
            </w:r>
            <w:r>
              <w:rPr>
                <w:noProof/>
                <w:webHidden/>
              </w:rPr>
              <w:instrText xml:space="preserve"> PAGEREF _Toc427508403 \h </w:instrText>
            </w:r>
            <w:r>
              <w:rPr>
                <w:noProof/>
                <w:webHidden/>
              </w:rPr>
            </w:r>
          </w:ins>
          <w:r>
            <w:rPr>
              <w:noProof/>
              <w:webHidden/>
            </w:rPr>
            <w:fldChar w:fldCharType="separate"/>
          </w:r>
          <w:ins w:id="367" w:author="Sammartano, Marc (BIC USA)" w:date="2015-08-16T17:11:00Z">
            <w:r>
              <w:rPr>
                <w:noProof/>
                <w:webHidden/>
              </w:rPr>
              <w:t>56</w:t>
            </w:r>
          </w:ins>
          <w:ins w:id="3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69" w:author="Sammartano, Marc (BIC USA)" w:date="2015-08-16T17:09:00Z"/>
              <w:rFonts w:eastAsiaTheme="minorEastAsia"/>
              <w:noProof/>
            </w:rPr>
          </w:pPr>
          <w:ins w:id="3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POW(&lt;nexp1&gt;, &lt;nexp2&gt;)</w:t>
            </w:r>
            <w:r>
              <w:rPr>
                <w:noProof/>
                <w:webHidden/>
              </w:rPr>
              <w:tab/>
            </w:r>
            <w:r>
              <w:rPr>
                <w:noProof/>
                <w:webHidden/>
              </w:rPr>
              <w:fldChar w:fldCharType="begin"/>
            </w:r>
            <w:r>
              <w:rPr>
                <w:noProof/>
                <w:webHidden/>
              </w:rPr>
              <w:instrText xml:space="preserve"> PAGEREF _Toc427508404 \h </w:instrText>
            </w:r>
            <w:r>
              <w:rPr>
                <w:noProof/>
                <w:webHidden/>
              </w:rPr>
            </w:r>
          </w:ins>
          <w:r>
            <w:rPr>
              <w:noProof/>
              <w:webHidden/>
            </w:rPr>
            <w:fldChar w:fldCharType="separate"/>
          </w:r>
          <w:ins w:id="371" w:author="Sammartano, Marc (BIC USA)" w:date="2015-08-16T17:11:00Z">
            <w:r>
              <w:rPr>
                <w:noProof/>
                <w:webHidden/>
              </w:rPr>
              <w:t>57</w:t>
            </w:r>
          </w:ins>
          <w:ins w:id="3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73" w:author="Sammartano, Marc (BIC USA)" w:date="2015-08-16T17:09:00Z"/>
              <w:rFonts w:eastAsiaTheme="minorEastAsia"/>
              <w:noProof/>
            </w:rPr>
          </w:pPr>
          <w:ins w:id="3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HYPOT(&lt;nexp_x&gt;, &lt;nexp_y)</w:t>
            </w:r>
            <w:r>
              <w:rPr>
                <w:noProof/>
                <w:webHidden/>
              </w:rPr>
              <w:tab/>
            </w:r>
            <w:r>
              <w:rPr>
                <w:noProof/>
                <w:webHidden/>
              </w:rPr>
              <w:fldChar w:fldCharType="begin"/>
            </w:r>
            <w:r>
              <w:rPr>
                <w:noProof/>
                <w:webHidden/>
              </w:rPr>
              <w:instrText xml:space="preserve"> PAGEREF _Toc427508405 \h </w:instrText>
            </w:r>
            <w:r>
              <w:rPr>
                <w:noProof/>
                <w:webHidden/>
              </w:rPr>
            </w:r>
          </w:ins>
          <w:r>
            <w:rPr>
              <w:noProof/>
              <w:webHidden/>
            </w:rPr>
            <w:fldChar w:fldCharType="separate"/>
          </w:r>
          <w:ins w:id="375" w:author="Sammartano, Marc (BIC USA)" w:date="2015-08-16T17:11:00Z">
            <w:r>
              <w:rPr>
                <w:noProof/>
                <w:webHidden/>
              </w:rPr>
              <w:t>57</w:t>
            </w:r>
          </w:ins>
          <w:ins w:id="3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77" w:author="Sammartano, Marc (BIC USA)" w:date="2015-08-16T17:09:00Z"/>
              <w:rFonts w:eastAsiaTheme="minorEastAsia"/>
              <w:noProof/>
            </w:rPr>
          </w:pPr>
          <w:ins w:id="3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PI()</w:t>
            </w:r>
            <w:r>
              <w:rPr>
                <w:noProof/>
                <w:webHidden/>
              </w:rPr>
              <w:tab/>
            </w:r>
            <w:r>
              <w:rPr>
                <w:noProof/>
                <w:webHidden/>
              </w:rPr>
              <w:fldChar w:fldCharType="begin"/>
            </w:r>
            <w:r>
              <w:rPr>
                <w:noProof/>
                <w:webHidden/>
              </w:rPr>
              <w:instrText xml:space="preserve"> PAGEREF _Toc427508406 \h </w:instrText>
            </w:r>
            <w:r>
              <w:rPr>
                <w:noProof/>
                <w:webHidden/>
              </w:rPr>
            </w:r>
          </w:ins>
          <w:r>
            <w:rPr>
              <w:noProof/>
              <w:webHidden/>
            </w:rPr>
            <w:fldChar w:fldCharType="separate"/>
          </w:r>
          <w:ins w:id="379" w:author="Sammartano, Marc (BIC USA)" w:date="2015-08-16T17:11:00Z">
            <w:r>
              <w:rPr>
                <w:noProof/>
                <w:webHidden/>
              </w:rPr>
              <w:t>57</w:t>
            </w:r>
          </w:ins>
          <w:ins w:id="3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81" w:author="Sammartano, Marc (BIC USA)" w:date="2015-08-16T17:09:00Z"/>
              <w:rFonts w:eastAsiaTheme="minorEastAsia"/>
              <w:noProof/>
            </w:rPr>
          </w:pPr>
          <w:ins w:id="3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SIN(&lt;nexp&gt;)</w:t>
            </w:r>
            <w:r>
              <w:rPr>
                <w:noProof/>
                <w:webHidden/>
              </w:rPr>
              <w:tab/>
            </w:r>
            <w:r>
              <w:rPr>
                <w:noProof/>
                <w:webHidden/>
              </w:rPr>
              <w:fldChar w:fldCharType="begin"/>
            </w:r>
            <w:r>
              <w:rPr>
                <w:noProof/>
                <w:webHidden/>
              </w:rPr>
              <w:instrText xml:space="preserve"> PAGEREF _Toc427508407 \h </w:instrText>
            </w:r>
            <w:r>
              <w:rPr>
                <w:noProof/>
                <w:webHidden/>
              </w:rPr>
            </w:r>
          </w:ins>
          <w:r>
            <w:rPr>
              <w:noProof/>
              <w:webHidden/>
            </w:rPr>
            <w:fldChar w:fldCharType="separate"/>
          </w:r>
          <w:ins w:id="383" w:author="Sammartano, Marc (BIC USA)" w:date="2015-08-16T17:11:00Z">
            <w:r>
              <w:rPr>
                <w:noProof/>
                <w:webHidden/>
              </w:rPr>
              <w:t>57</w:t>
            </w:r>
          </w:ins>
          <w:ins w:id="3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85" w:author="Sammartano, Marc (BIC USA)" w:date="2015-08-16T17:09:00Z"/>
              <w:rFonts w:eastAsiaTheme="minorEastAsia"/>
              <w:noProof/>
            </w:rPr>
          </w:pPr>
          <w:ins w:id="386"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"_Toc427508408"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COS(&lt;nexp&gt;)</w:t>
            </w:r>
            <w:r>
              <w:rPr>
                <w:noProof/>
                <w:webHidden/>
              </w:rPr>
              <w:tab/>
            </w:r>
            <w:r>
              <w:rPr>
                <w:noProof/>
                <w:webHidden/>
              </w:rPr>
              <w:fldChar w:fldCharType="begin"/>
            </w:r>
            <w:r>
              <w:rPr>
                <w:noProof/>
                <w:webHidden/>
              </w:rPr>
              <w:instrText xml:space="preserve"> PAGEREF _Toc427508408 \h </w:instrText>
            </w:r>
            <w:r>
              <w:rPr>
                <w:noProof/>
                <w:webHidden/>
              </w:rPr>
            </w:r>
          </w:ins>
          <w:r>
            <w:rPr>
              <w:noProof/>
              <w:webHidden/>
            </w:rPr>
            <w:fldChar w:fldCharType="separate"/>
          </w:r>
          <w:ins w:id="387" w:author="Sammartano, Marc (BIC USA)" w:date="2015-08-16T17:11:00Z">
            <w:r>
              <w:rPr>
                <w:noProof/>
                <w:webHidden/>
              </w:rPr>
              <w:t>57</w:t>
            </w:r>
          </w:ins>
          <w:ins w:id="3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89" w:author="Sammartano, Marc (BIC USA)" w:date="2015-08-16T17:09:00Z"/>
              <w:rFonts w:eastAsiaTheme="minorEastAsia"/>
              <w:noProof/>
            </w:rPr>
          </w:pPr>
          <w:ins w:id="3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TAN(&lt;nexp&gt;)</w:t>
            </w:r>
            <w:r>
              <w:rPr>
                <w:noProof/>
                <w:webHidden/>
              </w:rPr>
              <w:tab/>
            </w:r>
            <w:r>
              <w:rPr>
                <w:noProof/>
                <w:webHidden/>
              </w:rPr>
              <w:fldChar w:fldCharType="begin"/>
            </w:r>
            <w:r>
              <w:rPr>
                <w:noProof/>
                <w:webHidden/>
              </w:rPr>
              <w:instrText xml:space="preserve"> PAGEREF _Toc427508409 \h </w:instrText>
            </w:r>
            <w:r>
              <w:rPr>
                <w:noProof/>
                <w:webHidden/>
              </w:rPr>
            </w:r>
          </w:ins>
          <w:r>
            <w:rPr>
              <w:noProof/>
              <w:webHidden/>
            </w:rPr>
            <w:fldChar w:fldCharType="separate"/>
          </w:r>
          <w:ins w:id="391" w:author="Sammartano, Marc (BIC USA)" w:date="2015-08-16T17:11:00Z">
            <w:r>
              <w:rPr>
                <w:noProof/>
                <w:webHidden/>
              </w:rPr>
              <w:t>57</w:t>
            </w:r>
          </w:ins>
          <w:ins w:id="3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93" w:author="Sammartano, Marc (BIC USA)" w:date="2015-08-16T17:09:00Z"/>
              <w:rFonts w:eastAsiaTheme="minorEastAsia"/>
              <w:noProof/>
            </w:rPr>
          </w:pPr>
          <w:ins w:id="3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SINH(&lt;nexp&gt;)</w:t>
            </w:r>
            <w:r>
              <w:rPr>
                <w:noProof/>
                <w:webHidden/>
              </w:rPr>
              <w:tab/>
            </w:r>
            <w:r>
              <w:rPr>
                <w:noProof/>
                <w:webHidden/>
              </w:rPr>
              <w:fldChar w:fldCharType="begin"/>
            </w:r>
            <w:r>
              <w:rPr>
                <w:noProof/>
                <w:webHidden/>
              </w:rPr>
              <w:instrText xml:space="preserve"> PAGEREF _Toc427508410 \h </w:instrText>
            </w:r>
            <w:r>
              <w:rPr>
                <w:noProof/>
                <w:webHidden/>
              </w:rPr>
            </w:r>
          </w:ins>
          <w:r>
            <w:rPr>
              <w:noProof/>
              <w:webHidden/>
            </w:rPr>
            <w:fldChar w:fldCharType="separate"/>
          </w:r>
          <w:ins w:id="395" w:author="Sammartano, Marc (BIC USA)" w:date="2015-08-16T17:11:00Z">
            <w:r>
              <w:rPr>
                <w:noProof/>
                <w:webHidden/>
              </w:rPr>
              <w:t>57</w:t>
            </w:r>
          </w:ins>
          <w:ins w:id="3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397" w:author="Sammartano, Marc (BIC USA)" w:date="2015-08-16T17:09:00Z"/>
              <w:rFonts w:eastAsiaTheme="minorEastAsia"/>
              <w:noProof/>
            </w:rPr>
          </w:pPr>
          <w:ins w:id="3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COSH(&lt;nexp&gt;)</w:t>
            </w:r>
            <w:r>
              <w:rPr>
                <w:noProof/>
                <w:webHidden/>
              </w:rPr>
              <w:tab/>
            </w:r>
            <w:r>
              <w:rPr>
                <w:noProof/>
                <w:webHidden/>
              </w:rPr>
              <w:fldChar w:fldCharType="begin"/>
            </w:r>
            <w:r>
              <w:rPr>
                <w:noProof/>
                <w:webHidden/>
              </w:rPr>
              <w:instrText xml:space="preserve"> PAGEREF _Toc427508411 \h </w:instrText>
            </w:r>
            <w:r>
              <w:rPr>
                <w:noProof/>
                <w:webHidden/>
              </w:rPr>
            </w:r>
          </w:ins>
          <w:r>
            <w:rPr>
              <w:noProof/>
              <w:webHidden/>
            </w:rPr>
            <w:fldChar w:fldCharType="separate"/>
          </w:r>
          <w:ins w:id="399" w:author="Sammartano, Marc (BIC USA)" w:date="2015-08-16T17:11:00Z">
            <w:r>
              <w:rPr>
                <w:noProof/>
                <w:webHidden/>
              </w:rPr>
              <w:t>57</w:t>
            </w:r>
          </w:ins>
          <w:ins w:id="4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01" w:author="Sammartano, Marc (BIC USA)" w:date="2015-08-16T17:09:00Z"/>
              <w:rFonts w:eastAsiaTheme="minorEastAsia"/>
              <w:noProof/>
            </w:rPr>
          </w:pPr>
          <w:ins w:id="4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ASIN(&lt;nexp&gt;)</w:t>
            </w:r>
            <w:r>
              <w:rPr>
                <w:noProof/>
                <w:webHidden/>
              </w:rPr>
              <w:tab/>
            </w:r>
            <w:r>
              <w:rPr>
                <w:noProof/>
                <w:webHidden/>
              </w:rPr>
              <w:fldChar w:fldCharType="begin"/>
            </w:r>
            <w:r>
              <w:rPr>
                <w:noProof/>
                <w:webHidden/>
              </w:rPr>
              <w:instrText xml:space="preserve"> PAGEREF _Toc427508412 \h </w:instrText>
            </w:r>
            <w:r>
              <w:rPr>
                <w:noProof/>
                <w:webHidden/>
              </w:rPr>
            </w:r>
          </w:ins>
          <w:r>
            <w:rPr>
              <w:noProof/>
              <w:webHidden/>
            </w:rPr>
            <w:fldChar w:fldCharType="separate"/>
          </w:r>
          <w:ins w:id="403" w:author="Sammartano, Marc (BIC USA)" w:date="2015-08-16T17:11:00Z">
            <w:r>
              <w:rPr>
                <w:noProof/>
                <w:webHidden/>
              </w:rPr>
              <w:t>57</w:t>
            </w:r>
          </w:ins>
          <w:ins w:id="4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05" w:author="Sammartano, Marc (BIC USA)" w:date="2015-08-16T17:09:00Z"/>
              <w:rFonts w:eastAsiaTheme="minorEastAsia"/>
              <w:noProof/>
            </w:rPr>
          </w:pPr>
          <w:ins w:id="4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ACOS(&lt;nexp&gt;)</w:t>
            </w:r>
            <w:r>
              <w:rPr>
                <w:noProof/>
                <w:webHidden/>
              </w:rPr>
              <w:tab/>
            </w:r>
            <w:r>
              <w:rPr>
                <w:noProof/>
                <w:webHidden/>
              </w:rPr>
              <w:fldChar w:fldCharType="begin"/>
            </w:r>
            <w:r>
              <w:rPr>
                <w:noProof/>
                <w:webHidden/>
              </w:rPr>
              <w:instrText xml:space="preserve"> PAGEREF _Toc427508413 \h </w:instrText>
            </w:r>
            <w:r>
              <w:rPr>
                <w:noProof/>
                <w:webHidden/>
              </w:rPr>
            </w:r>
          </w:ins>
          <w:r>
            <w:rPr>
              <w:noProof/>
              <w:webHidden/>
            </w:rPr>
            <w:fldChar w:fldCharType="separate"/>
          </w:r>
          <w:ins w:id="407" w:author="Sammartano, Marc (BIC USA)" w:date="2015-08-16T17:11:00Z">
            <w:r>
              <w:rPr>
                <w:noProof/>
                <w:webHidden/>
              </w:rPr>
              <w:t>57</w:t>
            </w:r>
          </w:ins>
          <w:ins w:id="4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09" w:author="Sammartano, Marc (BIC USA)" w:date="2015-08-16T17:09:00Z"/>
              <w:rFonts w:eastAsiaTheme="minorEastAsia"/>
              <w:noProof/>
            </w:rPr>
          </w:pPr>
          <w:ins w:id="4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ATAN(&lt;nexp&gt;)</w:t>
            </w:r>
            <w:r>
              <w:rPr>
                <w:noProof/>
                <w:webHidden/>
              </w:rPr>
              <w:tab/>
            </w:r>
            <w:r>
              <w:rPr>
                <w:noProof/>
                <w:webHidden/>
              </w:rPr>
              <w:fldChar w:fldCharType="begin"/>
            </w:r>
            <w:r>
              <w:rPr>
                <w:noProof/>
                <w:webHidden/>
              </w:rPr>
              <w:instrText xml:space="preserve"> PAGEREF _Toc427508414 \h </w:instrText>
            </w:r>
            <w:r>
              <w:rPr>
                <w:noProof/>
                <w:webHidden/>
              </w:rPr>
            </w:r>
          </w:ins>
          <w:r>
            <w:rPr>
              <w:noProof/>
              <w:webHidden/>
            </w:rPr>
            <w:fldChar w:fldCharType="separate"/>
          </w:r>
          <w:ins w:id="411" w:author="Sammartano, Marc (BIC USA)" w:date="2015-08-16T17:11:00Z">
            <w:r>
              <w:rPr>
                <w:noProof/>
                <w:webHidden/>
              </w:rPr>
              <w:t>57</w:t>
            </w:r>
          </w:ins>
          <w:ins w:id="4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13" w:author="Sammartano, Marc (BIC USA)" w:date="2015-08-16T17:09:00Z"/>
              <w:rFonts w:eastAsiaTheme="minorEastAsia"/>
              <w:noProof/>
            </w:rPr>
          </w:pPr>
          <w:ins w:id="4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ATAN2(&lt;nexp_y&gt;, &lt;nexp_x&gt;)</w:t>
            </w:r>
            <w:r>
              <w:rPr>
                <w:noProof/>
                <w:webHidden/>
              </w:rPr>
              <w:tab/>
            </w:r>
            <w:r>
              <w:rPr>
                <w:noProof/>
                <w:webHidden/>
              </w:rPr>
              <w:fldChar w:fldCharType="begin"/>
            </w:r>
            <w:r>
              <w:rPr>
                <w:noProof/>
                <w:webHidden/>
              </w:rPr>
              <w:instrText xml:space="preserve"> PAGEREF _Toc427508415 \h </w:instrText>
            </w:r>
            <w:r>
              <w:rPr>
                <w:noProof/>
                <w:webHidden/>
              </w:rPr>
            </w:r>
          </w:ins>
          <w:r>
            <w:rPr>
              <w:noProof/>
              <w:webHidden/>
            </w:rPr>
            <w:fldChar w:fldCharType="separate"/>
          </w:r>
          <w:ins w:id="415" w:author="Sammartano, Marc (BIC USA)" w:date="2015-08-16T17:11:00Z">
            <w:r>
              <w:rPr>
                <w:noProof/>
                <w:webHidden/>
              </w:rPr>
              <w:t>57</w:t>
            </w:r>
          </w:ins>
          <w:ins w:id="4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17" w:author="Sammartano, Marc (BIC USA)" w:date="2015-08-16T17:09:00Z"/>
              <w:rFonts w:eastAsiaTheme="minorEastAsia"/>
              <w:noProof/>
            </w:rPr>
          </w:pPr>
          <w:ins w:id="4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TODEGREES(&lt;nexp&gt;)</w:t>
            </w:r>
            <w:r>
              <w:rPr>
                <w:noProof/>
                <w:webHidden/>
              </w:rPr>
              <w:tab/>
            </w:r>
            <w:r>
              <w:rPr>
                <w:noProof/>
                <w:webHidden/>
              </w:rPr>
              <w:fldChar w:fldCharType="begin"/>
            </w:r>
            <w:r>
              <w:rPr>
                <w:noProof/>
                <w:webHidden/>
              </w:rPr>
              <w:instrText xml:space="preserve"> PAGEREF _Toc427508416 \h </w:instrText>
            </w:r>
            <w:r>
              <w:rPr>
                <w:noProof/>
                <w:webHidden/>
              </w:rPr>
            </w:r>
          </w:ins>
          <w:r>
            <w:rPr>
              <w:noProof/>
              <w:webHidden/>
            </w:rPr>
            <w:fldChar w:fldCharType="separate"/>
          </w:r>
          <w:ins w:id="419" w:author="Sammartano, Marc (BIC USA)" w:date="2015-08-16T17:11:00Z">
            <w:r>
              <w:rPr>
                <w:noProof/>
                <w:webHidden/>
              </w:rPr>
              <w:t>58</w:t>
            </w:r>
          </w:ins>
          <w:ins w:id="4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21" w:author="Sammartano, Marc (BIC USA)" w:date="2015-08-16T17:09:00Z"/>
              <w:rFonts w:eastAsiaTheme="minorEastAsia"/>
              <w:noProof/>
            </w:rPr>
          </w:pPr>
          <w:ins w:id="4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TORADIANS(&lt;nexp&gt;)</w:t>
            </w:r>
            <w:r>
              <w:rPr>
                <w:noProof/>
                <w:webHidden/>
              </w:rPr>
              <w:tab/>
            </w:r>
            <w:r>
              <w:rPr>
                <w:noProof/>
                <w:webHidden/>
              </w:rPr>
              <w:fldChar w:fldCharType="begin"/>
            </w:r>
            <w:r>
              <w:rPr>
                <w:noProof/>
                <w:webHidden/>
              </w:rPr>
              <w:instrText xml:space="preserve"> PAGEREF _Toc427508417 \h </w:instrText>
            </w:r>
            <w:r>
              <w:rPr>
                <w:noProof/>
                <w:webHidden/>
              </w:rPr>
            </w:r>
          </w:ins>
          <w:r>
            <w:rPr>
              <w:noProof/>
              <w:webHidden/>
            </w:rPr>
            <w:fldChar w:fldCharType="separate"/>
          </w:r>
          <w:ins w:id="423" w:author="Sammartano, Marc (BIC USA)" w:date="2015-08-16T17:11:00Z">
            <w:r>
              <w:rPr>
                <w:noProof/>
                <w:webHidden/>
              </w:rPr>
              <w:t>58</w:t>
            </w:r>
          </w:ins>
          <w:ins w:id="4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25" w:author="Sammartano, Marc (BIC USA)" w:date="2015-08-16T17:09:00Z"/>
              <w:rFonts w:eastAsiaTheme="minorEastAsia"/>
              <w:noProof/>
            </w:rPr>
          </w:pPr>
          <w:ins w:id="4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VAL(&lt;sexp&gt;)</w:t>
            </w:r>
            <w:r>
              <w:rPr>
                <w:noProof/>
                <w:webHidden/>
              </w:rPr>
              <w:tab/>
            </w:r>
            <w:r>
              <w:rPr>
                <w:noProof/>
                <w:webHidden/>
              </w:rPr>
              <w:fldChar w:fldCharType="begin"/>
            </w:r>
            <w:r>
              <w:rPr>
                <w:noProof/>
                <w:webHidden/>
              </w:rPr>
              <w:instrText xml:space="preserve"> PAGEREF _Toc427508418 \h </w:instrText>
            </w:r>
            <w:r>
              <w:rPr>
                <w:noProof/>
                <w:webHidden/>
              </w:rPr>
            </w:r>
          </w:ins>
          <w:r>
            <w:rPr>
              <w:noProof/>
              <w:webHidden/>
            </w:rPr>
            <w:fldChar w:fldCharType="separate"/>
          </w:r>
          <w:ins w:id="427" w:author="Sammartano, Marc (BIC USA)" w:date="2015-08-16T17:11:00Z">
            <w:r>
              <w:rPr>
                <w:noProof/>
                <w:webHidden/>
              </w:rPr>
              <w:t>58</w:t>
            </w:r>
          </w:ins>
          <w:ins w:id="4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29" w:author="Sammartano, Marc (BIC USA)" w:date="2015-08-16T17:09:00Z"/>
              <w:rFonts w:eastAsiaTheme="minorEastAsia"/>
              <w:noProof/>
            </w:rPr>
          </w:pPr>
          <w:ins w:id="4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LEN(&lt;sexp&gt;)</w:t>
            </w:r>
            <w:r>
              <w:rPr>
                <w:noProof/>
                <w:webHidden/>
              </w:rPr>
              <w:tab/>
            </w:r>
            <w:r>
              <w:rPr>
                <w:noProof/>
                <w:webHidden/>
              </w:rPr>
              <w:fldChar w:fldCharType="begin"/>
            </w:r>
            <w:r>
              <w:rPr>
                <w:noProof/>
                <w:webHidden/>
              </w:rPr>
              <w:instrText xml:space="preserve"> PAGEREF _Toc427508419 \h </w:instrText>
            </w:r>
            <w:r>
              <w:rPr>
                <w:noProof/>
                <w:webHidden/>
              </w:rPr>
            </w:r>
          </w:ins>
          <w:r>
            <w:rPr>
              <w:noProof/>
              <w:webHidden/>
            </w:rPr>
            <w:fldChar w:fldCharType="separate"/>
          </w:r>
          <w:ins w:id="431" w:author="Sammartano, Marc (BIC USA)" w:date="2015-08-16T17:11:00Z">
            <w:r>
              <w:rPr>
                <w:noProof/>
                <w:webHidden/>
              </w:rPr>
              <w:t>58</w:t>
            </w:r>
          </w:ins>
          <w:ins w:id="4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33" w:author="Sammartano, Marc (BIC USA)" w:date="2015-08-16T17:09:00Z"/>
              <w:rFonts w:eastAsiaTheme="minorEastAsia"/>
              <w:noProof/>
            </w:rPr>
          </w:pPr>
          <w:ins w:id="4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HEX(&lt;sexp&gt;)</w:t>
            </w:r>
            <w:r>
              <w:rPr>
                <w:noProof/>
                <w:webHidden/>
              </w:rPr>
              <w:tab/>
            </w:r>
            <w:r>
              <w:rPr>
                <w:noProof/>
                <w:webHidden/>
              </w:rPr>
              <w:fldChar w:fldCharType="begin"/>
            </w:r>
            <w:r>
              <w:rPr>
                <w:noProof/>
                <w:webHidden/>
              </w:rPr>
              <w:instrText xml:space="preserve"> PAGEREF _Toc427508420 \h </w:instrText>
            </w:r>
            <w:r>
              <w:rPr>
                <w:noProof/>
                <w:webHidden/>
              </w:rPr>
            </w:r>
          </w:ins>
          <w:r>
            <w:rPr>
              <w:noProof/>
              <w:webHidden/>
            </w:rPr>
            <w:fldChar w:fldCharType="separate"/>
          </w:r>
          <w:ins w:id="435" w:author="Sammartano, Marc (BIC USA)" w:date="2015-08-16T17:11:00Z">
            <w:r>
              <w:rPr>
                <w:noProof/>
                <w:webHidden/>
              </w:rPr>
              <w:t>58</w:t>
            </w:r>
          </w:ins>
          <w:ins w:id="4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37" w:author="Sammartano, Marc (BIC USA)" w:date="2015-08-16T17:09:00Z"/>
              <w:rFonts w:eastAsiaTheme="minorEastAsia"/>
              <w:noProof/>
            </w:rPr>
          </w:pPr>
          <w:ins w:id="4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OCT(&lt;sexp&gt;)</w:t>
            </w:r>
            <w:r>
              <w:rPr>
                <w:noProof/>
                <w:webHidden/>
              </w:rPr>
              <w:tab/>
            </w:r>
            <w:r>
              <w:rPr>
                <w:noProof/>
                <w:webHidden/>
              </w:rPr>
              <w:fldChar w:fldCharType="begin"/>
            </w:r>
            <w:r>
              <w:rPr>
                <w:noProof/>
                <w:webHidden/>
              </w:rPr>
              <w:instrText xml:space="preserve"> PAGEREF _Toc427508421 \h </w:instrText>
            </w:r>
            <w:r>
              <w:rPr>
                <w:noProof/>
                <w:webHidden/>
              </w:rPr>
            </w:r>
          </w:ins>
          <w:r>
            <w:rPr>
              <w:noProof/>
              <w:webHidden/>
            </w:rPr>
            <w:fldChar w:fldCharType="separate"/>
          </w:r>
          <w:ins w:id="439" w:author="Sammartano, Marc (BIC USA)" w:date="2015-08-16T17:11:00Z">
            <w:r>
              <w:rPr>
                <w:noProof/>
                <w:webHidden/>
              </w:rPr>
              <w:t>58</w:t>
            </w:r>
          </w:ins>
          <w:ins w:id="4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41" w:author="Sammartano, Marc (BIC USA)" w:date="2015-08-16T17:09:00Z"/>
              <w:rFonts w:eastAsiaTheme="minorEastAsia"/>
              <w:noProof/>
            </w:rPr>
          </w:pPr>
          <w:ins w:id="4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BIN(&lt;sexp&gt;)</w:t>
            </w:r>
            <w:r>
              <w:rPr>
                <w:noProof/>
                <w:webHidden/>
              </w:rPr>
              <w:tab/>
            </w:r>
            <w:r>
              <w:rPr>
                <w:noProof/>
                <w:webHidden/>
              </w:rPr>
              <w:fldChar w:fldCharType="begin"/>
            </w:r>
            <w:r>
              <w:rPr>
                <w:noProof/>
                <w:webHidden/>
              </w:rPr>
              <w:instrText xml:space="preserve"> PAGEREF _Toc427508422 \h </w:instrText>
            </w:r>
            <w:r>
              <w:rPr>
                <w:noProof/>
                <w:webHidden/>
              </w:rPr>
            </w:r>
          </w:ins>
          <w:r>
            <w:rPr>
              <w:noProof/>
              <w:webHidden/>
            </w:rPr>
            <w:fldChar w:fldCharType="separate"/>
          </w:r>
          <w:ins w:id="443" w:author="Sammartano, Marc (BIC USA)" w:date="2015-08-16T17:11:00Z">
            <w:r>
              <w:rPr>
                <w:noProof/>
                <w:webHidden/>
              </w:rPr>
              <w:t>58</w:t>
            </w:r>
          </w:ins>
          <w:ins w:id="4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45" w:author="Sammartano, Marc (BIC USA)" w:date="2015-08-16T17:09:00Z"/>
              <w:rFonts w:eastAsiaTheme="minorEastAsia"/>
              <w:noProof/>
            </w:rPr>
          </w:pPr>
          <w:ins w:id="4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SHIFT(&lt;value_nexp&gt;, &lt;bits_nexp&gt;)</w:t>
            </w:r>
            <w:r>
              <w:rPr>
                <w:noProof/>
                <w:webHidden/>
              </w:rPr>
              <w:tab/>
            </w:r>
            <w:r>
              <w:rPr>
                <w:noProof/>
                <w:webHidden/>
              </w:rPr>
              <w:fldChar w:fldCharType="begin"/>
            </w:r>
            <w:r>
              <w:rPr>
                <w:noProof/>
                <w:webHidden/>
              </w:rPr>
              <w:instrText xml:space="preserve"> PAGEREF _Toc427508423 \h </w:instrText>
            </w:r>
            <w:r>
              <w:rPr>
                <w:noProof/>
                <w:webHidden/>
              </w:rPr>
            </w:r>
          </w:ins>
          <w:r>
            <w:rPr>
              <w:noProof/>
              <w:webHidden/>
            </w:rPr>
            <w:fldChar w:fldCharType="separate"/>
          </w:r>
          <w:ins w:id="447" w:author="Sammartano, Marc (BIC USA)" w:date="2015-08-16T17:11:00Z">
            <w:r>
              <w:rPr>
                <w:noProof/>
                <w:webHidden/>
              </w:rPr>
              <w:t>58</w:t>
            </w:r>
          </w:ins>
          <w:ins w:id="4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49" w:author="Sammartano, Marc (BIC USA)" w:date="2015-08-16T17:09:00Z"/>
              <w:rFonts w:eastAsiaTheme="minorEastAsia"/>
              <w:noProof/>
            </w:rPr>
          </w:pPr>
          <w:ins w:id="4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ASCII(&lt;sexp&gt;{, &lt;index_nexp&gt;})</w:t>
            </w:r>
            <w:r>
              <w:rPr>
                <w:noProof/>
                <w:webHidden/>
              </w:rPr>
              <w:tab/>
            </w:r>
            <w:r>
              <w:rPr>
                <w:noProof/>
                <w:webHidden/>
              </w:rPr>
              <w:fldChar w:fldCharType="begin"/>
            </w:r>
            <w:r>
              <w:rPr>
                <w:noProof/>
                <w:webHidden/>
              </w:rPr>
              <w:instrText xml:space="preserve"> PAGEREF _Toc427508424 \h </w:instrText>
            </w:r>
            <w:r>
              <w:rPr>
                <w:noProof/>
                <w:webHidden/>
              </w:rPr>
            </w:r>
          </w:ins>
          <w:r>
            <w:rPr>
              <w:noProof/>
              <w:webHidden/>
            </w:rPr>
            <w:fldChar w:fldCharType="separate"/>
          </w:r>
          <w:ins w:id="451" w:author="Sammartano, Marc (BIC USA)" w:date="2015-08-16T17:11:00Z">
            <w:r>
              <w:rPr>
                <w:noProof/>
                <w:webHidden/>
              </w:rPr>
              <w:t>58</w:t>
            </w:r>
          </w:ins>
          <w:ins w:id="4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53" w:author="Sammartano, Marc (BIC USA)" w:date="2015-08-16T17:09:00Z"/>
              <w:rFonts w:eastAsiaTheme="minorEastAsia"/>
              <w:noProof/>
            </w:rPr>
          </w:pPr>
          <w:ins w:id="4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UCODE(&lt;sexp&gt;{, &lt;index_nexp&gt;})</w:t>
            </w:r>
            <w:r>
              <w:rPr>
                <w:noProof/>
                <w:webHidden/>
              </w:rPr>
              <w:tab/>
            </w:r>
            <w:r>
              <w:rPr>
                <w:noProof/>
                <w:webHidden/>
              </w:rPr>
              <w:fldChar w:fldCharType="begin"/>
            </w:r>
            <w:r>
              <w:rPr>
                <w:noProof/>
                <w:webHidden/>
              </w:rPr>
              <w:instrText xml:space="preserve"> PAGEREF _Toc427508425 \h </w:instrText>
            </w:r>
            <w:r>
              <w:rPr>
                <w:noProof/>
                <w:webHidden/>
              </w:rPr>
            </w:r>
          </w:ins>
          <w:r>
            <w:rPr>
              <w:noProof/>
              <w:webHidden/>
            </w:rPr>
            <w:fldChar w:fldCharType="separate"/>
          </w:r>
          <w:ins w:id="455" w:author="Sammartano, Marc (BIC USA)" w:date="2015-08-16T17:11:00Z">
            <w:r>
              <w:rPr>
                <w:noProof/>
                <w:webHidden/>
              </w:rPr>
              <w:t>58</w:t>
            </w:r>
          </w:ins>
          <w:ins w:id="4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57" w:author="Sammartano, Marc (BIC USA)" w:date="2015-08-16T17:09:00Z"/>
              <w:rFonts w:eastAsiaTheme="minorEastAsia"/>
              <w:noProof/>
            </w:rPr>
          </w:pPr>
          <w:ins w:id="4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IS_IN(&lt;sub</w:t>
            </w:r>
            <w:r w:rsidRPr="000A4A1C">
              <w:rPr>
                <w:rStyle w:val="Hyperlink"/>
                <w:noProof/>
              </w:rPr>
              <w:t>_sexp&gt;</w:t>
            </w:r>
            <w:r w:rsidRPr="000A4A1C">
              <w:rPr>
                <w:rStyle w:val="Hyperlink"/>
                <w:rFonts w:eastAsia="Times New Roman"/>
                <w:noProof/>
              </w:rPr>
              <w:t>, &lt;base</w:t>
            </w:r>
            <w:r w:rsidRPr="000A4A1C">
              <w:rPr>
                <w:rStyle w:val="Hyperlink"/>
                <w:noProof/>
              </w:rPr>
              <w:t>_sexp&gt;{, &lt;start_nexp&gt;})</w:t>
            </w:r>
            <w:r>
              <w:rPr>
                <w:noProof/>
                <w:webHidden/>
              </w:rPr>
              <w:tab/>
            </w:r>
            <w:r>
              <w:rPr>
                <w:noProof/>
                <w:webHidden/>
              </w:rPr>
              <w:fldChar w:fldCharType="begin"/>
            </w:r>
            <w:r>
              <w:rPr>
                <w:noProof/>
                <w:webHidden/>
              </w:rPr>
              <w:instrText xml:space="preserve"> PAGEREF _Toc427508426 \h </w:instrText>
            </w:r>
            <w:r>
              <w:rPr>
                <w:noProof/>
                <w:webHidden/>
              </w:rPr>
            </w:r>
          </w:ins>
          <w:r>
            <w:rPr>
              <w:noProof/>
              <w:webHidden/>
            </w:rPr>
            <w:fldChar w:fldCharType="separate"/>
          </w:r>
          <w:ins w:id="459" w:author="Sammartano, Marc (BIC USA)" w:date="2015-08-16T17:11:00Z">
            <w:r>
              <w:rPr>
                <w:noProof/>
                <w:webHidden/>
              </w:rPr>
              <w:t>59</w:t>
            </w:r>
          </w:ins>
          <w:ins w:id="4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61" w:author="Sammartano, Marc (BIC USA)" w:date="2015-08-16T17:09:00Z"/>
              <w:rFonts w:eastAsiaTheme="minorEastAsia"/>
              <w:noProof/>
            </w:rPr>
          </w:pPr>
          <w:ins w:id="4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_Toc427508427 \h </w:instrText>
            </w:r>
            <w:r>
              <w:rPr>
                <w:noProof/>
                <w:webHidden/>
              </w:rPr>
            </w:r>
          </w:ins>
          <w:r>
            <w:rPr>
              <w:noProof/>
              <w:webHidden/>
            </w:rPr>
            <w:fldChar w:fldCharType="separate"/>
          </w:r>
          <w:ins w:id="463" w:author="Sammartano, Marc (BIC USA)" w:date="2015-08-16T17:11:00Z">
            <w:r>
              <w:rPr>
                <w:noProof/>
                <w:webHidden/>
              </w:rPr>
              <w:t>59</w:t>
            </w:r>
          </w:ins>
          <w:ins w:id="4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65" w:author="Sammartano, Marc (BIC USA)" w:date="2015-08-16T17:09:00Z"/>
              <w:rFonts w:eastAsiaTheme="minorEastAsia"/>
              <w:noProof/>
            </w:rPr>
          </w:pPr>
          <w:ins w:id="4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ENDS_WITH(&lt;sub_sexp&gt;, &lt;base_sexp&gt;)</w:t>
            </w:r>
            <w:r>
              <w:rPr>
                <w:noProof/>
                <w:webHidden/>
              </w:rPr>
              <w:tab/>
            </w:r>
            <w:r>
              <w:rPr>
                <w:noProof/>
                <w:webHidden/>
              </w:rPr>
              <w:fldChar w:fldCharType="begin"/>
            </w:r>
            <w:r>
              <w:rPr>
                <w:noProof/>
                <w:webHidden/>
              </w:rPr>
              <w:instrText xml:space="preserve"> PAGEREF _Toc427508428 \h </w:instrText>
            </w:r>
            <w:r>
              <w:rPr>
                <w:noProof/>
                <w:webHidden/>
              </w:rPr>
            </w:r>
          </w:ins>
          <w:r>
            <w:rPr>
              <w:noProof/>
              <w:webHidden/>
            </w:rPr>
            <w:fldChar w:fldCharType="separate"/>
          </w:r>
          <w:ins w:id="467" w:author="Sammartano, Marc (BIC USA)" w:date="2015-08-16T17:11:00Z">
            <w:r>
              <w:rPr>
                <w:noProof/>
                <w:webHidden/>
              </w:rPr>
              <w:t>59</w:t>
            </w:r>
          </w:ins>
          <w:ins w:id="4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69" w:author="Sammartano, Marc (BIC USA)" w:date="2015-08-16T17:09:00Z"/>
              <w:rFonts w:eastAsiaTheme="minorEastAsia"/>
              <w:noProof/>
            </w:rPr>
          </w:pPr>
          <w:ins w:id="4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GR_COLLISION(&lt;object_1_nvar&gt;, &lt;object_2_nvar&gt;)</w:t>
            </w:r>
            <w:r>
              <w:rPr>
                <w:noProof/>
                <w:webHidden/>
              </w:rPr>
              <w:tab/>
            </w:r>
            <w:r>
              <w:rPr>
                <w:noProof/>
                <w:webHidden/>
              </w:rPr>
              <w:fldChar w:fldCharType="begin"/>
            </w:r>
            <w:r>
              <w:rPr>
                <w:noProof/>
                <w:webHidden/>
              </w:rPr>
              <w:instrText xml:space="preserve"> PAGEREF _Toc427508429 \h </w:instrText>
            </w:r>
            <w:r>
              <w:rPr>
                <w:noProof/>
                <w:webHidden/>
              </w:rPr>
            </w:r>
          </w:ins>
          <w:r>
            <w:rPr>
              <w:noProof/>
              <w:webHidden/>
            </w:rPr>
            <w:fldChar w:fldCharType="separate"/>
          </w:r>
          <w:ins w:id="471" w:author="Sammartano, Marc (BIC USA)" w:date="2015-08-16T17:11:00Z">
            <w:r>
              <w:rPr>
                <w:noProof/>
                <w:webHidden/>
              </w:rPr>
              <w:t>59</w:t>
            </w:r>
          </w:ins>
          <w:ins w:id="4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73" w:author="Sammartano, Marc (BIC USA)" w:date="2015-08-16T17:09:00Z"/>
              <w:rFonts w:eastAsiaTheme="minorEastAsia"/>
              <w:noProof/>
            </w:rPr>
          </w:pPr>
          <w:ins w:id="4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BACKGROUND()</w:t>
            </w:r>
            <w:r>
              <w:rPr>
                <w:noProof/>
                <w:webHidden/>
              </w:rPr>
              <w:tab/>
            </w:r>
            <w:r>
              <w:rPr>
                <w:noProof/>
                <w:webHidden/>
              </w:rPr>
              <w:fldChar w:fldCharType="begin"/>
            </w:r>
            <w:r>
              <w:rPr>
                <w:noProof/>
                <w:webHidden/>
              </w:rPr>
              <w:instrText xml:space="preserve"> PAGEREF _Toc427508430 \h </w:instrText>
            </w:r>
            <w:r>
              <w:rPr>
                <w:noProof/>
                <w:webHidden/>
              </w:rPr>
            </w:r>
          </w:ins>
          <w:r>
            <w:rPr>
              <w:noProof/>
              <w:webHidden/>
            </w:rPr>
            <w:fldChar w:fldCharType="separate"/>
          </w:r>
          <w:ins w:id="475" w:author="Sammartano, Marc (BIC USA)" w:date="2015-08-16T17:11:00Z">
            <w:r>
              <w:rPr>
                <w:noProof/>
                <w:webHidden/>
              </w:rPr>
              <w:t>60</w:t>
            </w:r>
          </w:ins>
          <w:ins w:id="47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477" w:author="Sammartano, Marc (BIC USA)" w:date="2015-08-16T17:09:00Z"/>
              <w:rFonts w:eastAsiaTheme="minorEastAsia"/>
              <w:noProof/>
            </w:rPr>
          </w:pPr>
          <w:ins w:id="4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 Functions</w:t>
            </w:r>
            <w:r>
              <w:rPr>
                <w:noProof/>
                <w:webHidden/>
              </w:rPr>
              <w:tab/>
            </w:r>
            <w:r>
              <w:rPr>
                <w:noProof/>
                <w:webHidden/>
              </w:rPr>
              <w:fldChar w:fldCharType="begin"/>
            </w:r>
            <w:r>
              <w:rPr>
                <w:noProof/>
                <w:webHidden/>
              </w:rPr>
              <w:instrText xml:space="preserve"> PAGEREF _Toc427508431 \h </w:instrText>
            </w:r>
            <w:r>
              <w:rPr>
                <w:noProof/>
                <w:webHidden/>
              </w:rPr>
            </w:r>
          </w:ins>
          <w:r>
            <w:rPr>
              <w:noProof/>
              <w:webHidden/>
            </w:rPr>
            <w:fldChar w:fldCharType="separate"/>
          </w:r>
          <w:ins w:id="479" w:author="Sammartano, Marc (BIC USA)" w:date="2015-08-16T17:11:00Z">
            <w:r>
              <w:rPr>
                <w:noProof/>
                <w:webHidden/>
              </w:rPr>
              <w:t>60</w:t>
            </w:r>
          </w:ins>
          <w:ins w:id="4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81" w:author="Sammartano, Marc (BIC USA)" w:date="2015-08-16T17:09:00Z"/>
              <w:rFonts w:eastAsiaTheme="minorEastAsia"/>
              <w:noProof/>
            </w:rPr>
          </w:pPr>
          <w:ins w:id="4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CLOCK()</w:t>
            </w:r>
            <w:r>
              <w:rPr>
                <w:noProof/>
                <w:webHidden/>
              </w:rPr>
              <w:tab/>
            </w:r>
            <w:r>
              <w:rPr>
                <w:noProof/>
                <w:webHidden/>
              </w:rPr>
              <w:fldChar w:fldCharType="begin"/>
            </w:r>
            <w:r>
              <w:rPr>
                <w:noProof/>
                <w:webHidden/>
              </w:rPr>
              <w:instrText xml:space="preserve"> PAGEREF _Toc427508432 \h </w:instrText>
            </w:r>
            <w:r>
              <w:rPr>
                <w:noProof/>
                <w:webHidden/>
              </w:rPr>
            </w:r>
          </w:ins>
          <w:r>
            <w:rPr>
              <w:noProof/>
              <w:webHidden/>
            </w:rPr>
            <w:fldChar w:fldCharType="separate"/>
          </w:r>
          <w:ins w:id="483" w:author="Sammartano, Marc (BIC USA)" w:date="2015-08-16T17:11:00Z">
            <w:r>
              <w:rPr>
                <w:noProof/>
                <w:webHidden/>
              </w:rPr>
              <w:t>60</w:t>
            </w:r>
          </w:ins>
          <w:ins w:id="4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85" w:author="Sammartano, Marc (BIC USA)" w:date="2015-08-16T17:09:00Z"/>
              <w:rFonts w:eastAsiaTheme="minorEastAsia"/>
              <w:noProof/>
            </w:rPr>
          </w:pPr>
          <w:ins w:id="4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w:t>
            </w:r>
            <w:r>
              <w:rPr>
                <w:noProof/>
                <w:webHidden/>
              </w:rPr>
              <w:tab/>
            </w:r>
            <w:r>
              <w:rPr>
                <w:noProof/>
                <w:webHidden/>
              </w:rPr>
              <w:fldChar w:fldCharType="begin"/>
            </w:r>
            <w:r>
              <w:rPr>
                <w:noProof/>
                <w:webHidden/>
              </w:rPr>
              <w:instrText xml:space="preserve"> PAGEREF _Toc427508433 \h </w:instrText>
            </w:r>
            <w:r>
              <w:rPr>
                <w:noProof/>
                <w:webHidden/>
              </w:rPr>
            </w:r>
          </w:ins>
          <w:r>
            <w:rPr>
              <w:noProof/>
              <w:webHidden/>
            </w:rPr>
            <w:fldChar w:fldCharType="separate"/>
          </w:r>
          <w:ins w:id="487" w:author="Sammartano, Marc (BIC USA)" w:date="2015-08-16T17:11:00Z">
            <w:r>
              <w:rPr>
                <w:noProof/>
                <w:webHidden/>
              </w:rPr>
              <w:t>60</w:t>
            </w:r>
          </w:ins>
          <w:ins w:id="4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89" w:author="Sammartano, Marc (BIC USA)" w:date="2015-08-16T17:09:00Z"/>
              <w:rFonts w:eastAsiaTheme="minorEastAsia"/>
              <w:noProof/>
            </w:rPr>
          </w:pPr>
          <w:ins w:id="4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_Toc427508434 \h </w:instrText>
            </w:r>
            <w:r>
              <w:rPr>
                <w:noProof/>
                <w:webHidden/>
              </w:rPr>
            </w:r>
          </w:ins>
          <w:r>
            <w:rPr>
              <w:noProof/>
              <w:webHidden/>
            </w:rPr>
            <w:fldChar w:fldCharType="separate"/>
          </w:r>
          <w:ins w:id="491" w:author="Sammartano, Marc (BIC USA)" w:date="2015-08-16T17:11:00Z">
            <w:r>
              <w:rPr>
                <w:noProof/>
                <w:webHidden/>
              </w:rPr>
              <w:t>60</w:t>
            </w:r>
          </w:ins>
          <w:ins w:id="49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493" w:author="Sammartano, Marc (BIC USA)" w:date="2015-08-16T17:09:00Z"/>
              <w:rFonts w:eastAsiaTheme="minorEastAsia"/>
              <w:noProof/>
            </w:rPr>
          </w:pPr>
          <w:ins w:id="4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String Functions</w:t>
            </w:r>
            <w:r>
              <w:rPr>
                <w:noProof/>
                <w:webHidden/>
              </w:rPr>
              <w:tab/>
            </w:r>
            <w:r>
              <w:rPr>
                <w:noProof/>
                <w:webHidden/>
              </w:rPr>
              <w:fldChar w:fldCharType="begin"/>
            </w:r>
            <w:r>
              <w:rPr>
                <w:noProof/>
                <w:webHidden/>
              </w:rPr>
              <w:instrText xml:space="preserve"> PAGEREF _Toc427508435 \h </w:instrText>
            </w:r>
            <w:r>
              <w:rPr>
                <w:noProof/>
                <w:webHidden/>
              </w:rPr>
            </w:r>
          </w:ins>
          <w:r>
            <w:rPr>
              <w:noProof/>
              <w:webHidden/>
            </w:rPr>
            <w:fldChar w:fldCharType="separate"/>
          </w:r>
          <w:ins w:id="495" w:author="Sammartano, Marc (BIC USA)" w:date="2015-08-16T17:11:00Z">
            <w:r>
              <w:rPr>
                <w:noProof/>
                <w:webHidden/>
              </w:rPr>
              <w:t>61</w:t>
            </w:r>
          </w:ins>
          <w:ins w:id="4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497" w:author="Sammartano, Marc (BIC USA)" w:date="2015-08-16T17:09:00Z"/>
              <w:rFonts w:eastAsiaTheme="minorEastAsia"/>
              <w:noProof/>
            </w:rPr>
          </w:pPr>
          <w:ins w:id="4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GETERROR$()</w:t>
            </w:r>
            <w:r>
              <w:rPr>
                <w:noProof/>
                <w:webHidden/>
              </w:rPr>
              <w:tab/>
            </w:r>
            <w:r>
              <w:rPr>
                <w:noProof/>
                <w:webHidden/>
              </w:rPr>
              <w:fldChar w:fldCharType="begin"/>
            </w:r>
            <w:r>
              <w:rPr>
                <w:noProof/>
                <w:webHidden/>
              </w:rPr>
              <w:instrText xml:space="preserve"> PAGEREF _Toc427508436 \h </w:instrText>
            </w:r>
            <w:r>
              <w:rPr>
                <w:noProof/>
                <w:webHidden/>
              </w:rPr>
            </w:r>
          </w:ins>
          <w:r>
            <w:rPr>
              <w:noProof/>
              <w:webHidden/>
            </w:rPr>
            <w:fldChar w:fldCharType="separate"/>
          </w:r>
          <w:ins w:id="499" w:author="Sammartano, Marc (BIC USA)" w:date="2015-08-16T17:11:00Z">
            <w:r>
              <w:rPr>
                <w:noProof/>
                <w:webHidden/>
              </w:rPr>
              <w:t>61</w:t>
            </w:r>
          </w:ins>
          <w:ins w:id="5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01" w:author="Sammartano, Marc (BIC USA)" w:date="2015-08-16T17:09:00Z"/>
              <w:rFonts w:eastAsiaTheme="minorEastAsia"/>
              <w:noProof/>
            </w:rPr>
          </w:pPr>
          <w:ins w:id="5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CHR$(&lt;nexp&gt;, ...)</w:t>
            </w:r>
            <w:r>
              <w:rPr>
                <w:noProof/>
                <w:webHidden/>
              </w:rPr>
              <w:tab/>
            </w:r>
            <w:r>
              <w:rPr>
                <w:noProof/>
                <w:webHidden/>
              </w:rPr>
              <w:fldChar w:fldCharType="begin"/>
            </w:r>
            <w:r>
              <w:rPr>
                <w:noProof/>
                <w:webHidden/>
              </w:rPr>
              <w:instrText xml:space="preserve"> PAGEREF _Toc427508437 \h </w:instrText>
            </w:r>
            <w:r>
              <w:rPr>
                <w:noProof/>
                <w:webHidden/>
              </w:rPr>
            </w:r>
          </w:ins>
          <w:r>
            <w:rPr>
              <w:noProof/>
              <w:webHidden/>
            </w:rPr>
            <w:fldChar w:fldCharType="separate"/>
          </w:r>
          <w:ins w:id="503" w:author="Sammartano, Marc (BIC USA)" w:date="2015-08-16T17:11:00Z">
            <w:r>
              <w:rPr>
                <w:noProof/>
                <w:webHidden/>
              </w:rPr>
              <w:t>61</w:t>
            </w:r>
          </w:ins>
          <w:ins w:id="5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05" w:author="Sammartano, Marc (BIC USA)" w:date="2015-08-16T17:09:00Z"/>
              <w:rFonts w:eastAsiaTheme="minorEastAsia"/>
              <w:noProof/>
            </w:rPr>
          </w:pPr>
          <w:ins w:id="5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 xml:space="preserve">LEFT$(&lt;sexp&gt;, </w:t>
            </w:r>
            <w:r w:rsidRPr="000A4A1C">
              <w:rPr>
                <w:rStyle w:val="Hyperlink"/>
                <w:noProof/>
              </w:rPr>
              <w:t>&lt;count_nexp&gt;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_Toc427508438 \h </w:instrText>
            </w:r>
            <w:r>
              <w:rPr>
                <w:noProof/>
                <w:webHidden/>
              </w:rPr>
            </w:r>
          </w:ins>
          <w:r>
            <w:rPr>
              <w:noProof/>
              <w:webHidden/>
            </w:rPr>
            <w:fldChar w:fldCharType="separate"/>
          </w:r>
          <w:ins w:id="507" w:author="Sammartano, Marc (BIC USA)" w:date="2015-08-16T17:11:00Z">
            <w:r>
              <w:rPr>
                <w:noProof/>
                <w:webHidden/>
              </w:rPr>
              <w:t>61</w:t>
            </w:r>
          </w:ins>
          <w:ins w:id="5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09" w:author="Sammartano, Marc (BIC USA)" w:date="2015-08-16T17:09:00Z"/>
              <w:rFonts w:eastAsiaTheme="minorEastAsia"/>
              <w:noProof/>
            </w:rPr>
          </w:pPr>
          <w:ins w:id="5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 xml:space="preserve">MID$(&lt;sexp&gt;, </w:t>
            </w:r>
            <w:r w:rsidRPr="000A4A1C">
              <w:rPr>
                <w:rStyle w:val="Hyperlink"/>
                <w:noProof/>
              </w:rPr>
              <w:t>&lt;start_nexp&gt;{, &lt;count_nexp&gt;}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_Toc427508439 \h </w:instrText>
            </w:r>
            <w:r>
              <w:rPr>
                <w:noProof/>
                <w:webHidden/>
              </w:rPr>
            </w:r>
          </w:ins>
          <w:r>
            <w:rPr>
              <w:noProof/>
              <w:webHidden/>
            </w:rPr>
            <w:fldChar w:fldCharType="separate"/>
          </w:r>
          <w:ins w:id="511" w:author="Sammartano, Marc (BIC USA)" w:date="2015-08-16T17:11:00Z">
            <w:r>
              <w:rPr>
                <w:noProof/>
                <w:webHidden/>
              </w:rPr>
              <w:t>61</w:t>
            </w:r>
          </w:ins>
          <w:ins w:id="5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13" w:author="Sammartano, Marc (BIC USA)" w:date="2015-08-16T17:09:00Z"/>
              <w:rFonts w:eastAsiaTheme="minorEastAsia"/>
              <w:noProof/>
            </w:rPr>
          </w:pPr>
          <w:ins w:id="514"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"_Toc427508440"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RIGHT$(</w:t>
            </w:r>
            <w:r w:rsidRPr="000A4A1C">
              <w:rPr>
                <w:rStyle w:val="Hyperlink"/>
                <w:noProof/>
              </w:rPr>
              <w:t>&lt;sexp&gt;, &lt;count_nexp&gt;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_Toc427508440 \h </w:instrText>
            </w:r>
            <w:r>
              <w:rPr>
                <w:noProof/>
                <w:webHidden/>
              </w:rPr>
            </w:r>
          </w:ins>
          <w:r>
            <w:rPr>
              <w:noProof/>
              <w:webHidden/>
            </w:rPr>
            <w:fldChar w:fldCharType="separate"/>
          </w:r>
          <w:ins w:id="515" w:author="Sammartano, Marc (BIC USA)" w:date="2015-08-16T17:11:00Z">
            <w:r>
              <w:rPr>
                <w:noProof/>
                <w:webHidden/>
              </w:rPr>
              <w:t>62</w:t>
            </w:r>
          </w:ins>
          <w:ins w:id="5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17" w:author="Sammartano, Marc (BIC USA)" w:date="2015-08-16T17:09:00Z"/>
              <w:rFonts w:eastAsiaTheme="minorEastAsia"/>
              <w:noProof/>
            </w:rPr>
          </w:pPr>
          <w:ins w:id="5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_Toc427508441 \h </w:instrText>
            </w:r>
            <w:r>
              <w:rPr>
                <w:noProof/>
                <w:webHidden/>
              </w:rPr>
            </w:r>
          </w:ins>
          <w:r>
            <w:rPr>
              <w:noProof/>
              <w:webHidden/>
            </w:rPr>
            <w:fldChar w:fldCharType="separate"/>
          </w:r>
          <w:ins w:id="519" w:author="Sammartano, Marc (BIC USA)" w:date="2015-08-16T17:11:00Z">
            <w:r>
              <w:rPr>
                <w:noProof/>
                <w:webHidden/>
              </w:rPr>
              <w:t>62</w:t>
            </w:r>
          </w:ins>
          <w:ins w:id="5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21" w:author="Sammartano, Marc (BIC USA)" w:date="2015-08-16T17:09:00Z"/>
              <w:rFonts w:eastAsiaTheme="minorEastAsia"/>
              <w:noProof/>
            </w:rPr>
          </w:pPr>
          <w:ins w:id="5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TRIM$(&lt;sexp&gt;{, &lt;test_sexp&gt;})</w:t>
            </w:r>
            <w:r>
              <w:rPr>
                <w:noProof/>
                <w:webHidden/>
              </w:rPr>
              <w:tab/>
            </w:r>
            <w:r>
              <w:rPr>
                <w:noProof/>
                <w:webHidden/>
              </w:rPr>
              <w:fldChar w:fldCharType="begin"/>
            </w:r>
            <w:r>
              <w:rPr>
                <w:noProof/>
                <w:webHidden/>
              </w:rPr>
              <w:instrText xml:space="preserve"> PAGEREF _Toc427508442 \h </w:instrText>
            </w:r>
            <w:r>
              <w:rPr>
                <w:noProof/>
                <w:webHidden/>
              </w:rPr>
            </w:r>
          </w:ins>
          <w:r>
            <w:rPr>
              <w:noProof/>
              <w:webHidden/>
            </w:rPr>
            <w:fldChar w:fldCharType="separate"/>
          </w:r>
          <w:ins w:id="523" w:author="Sammartano, Marc (BIC USA)" w:date="2015-08-16T17:11:00Z">
            <w:r>
              <w:rPr>
                <w:noProof/>
                <w:webHidden/>
              </w:rPr>
              <w:t>62</w:t>
            </w:r>
          </w:ins>
          <w:ins w:id="5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25" w:author="Sammartano, Marc (BIC USA)" w:date="2015-08-16T17:09:00Z"/>
              <w:rFonts w:eastAsiaTheme="minorEastAsia"/>
              <w:noProof/>
            </w:rPr>
          </w:pPr>
          <w:ins w:id="5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LTRIM$(&lt;sexp&gt;{, &lt;test_sexp&gt;})</w:t>
            </w:r>
            <w:r>
              <w:rPr>
                <w:noProof/>
                <w:webHidden/>
              </w:rPr>
              <w:tab/>
            </w:r>
            <w:r>
              <w:rPr>
                <w:noProof/>
                <w:webHidden/>
              </w:rPr>
              <w:fldChar w:fldCharType="begin"/>
            </w:r>
            <w:r>
              <w:rPr>
                <w:noProof/>
                <w:webHidden/>
              </w:rPr>
              <w:instrText xml:space="preserve"> PAGEREF _Toc427508443 \h </w:instrText>
            </w:r>
            <w:r>
              <w:rPr>
                <w:noProof/>
                <w:webHidden/>
              </w:rPr>
            </w:r>
          </w:ins>
          <w:r>
            <w:rPr>
              <w:noProof/>
              <w:webHidden/>
            </w:rPr>
            <w:fldChar w:fldCharType="separate"/>
          </w:r>
          <w:ins w:id="527" w:author="Sammartano, Marc (BIC USA)" w:date="2015-08-16T17:11:00Z">
            <w:r>
              <w:rPr>
                <w:noProof/>
                <w:webHidden/>
              </w:rPr>
              <w:t>62</w:t>
            </w:r>
          </w:ins>
          <w:ins w:id="5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29" w:author="Sammartano, Marc (BIC USA)" w:date="2015-08-16T17:09:00Z"/>
              <w:rFonts w:eastAsiaTheme="minorEastAsia"/>
              <w:noProof/>
            </w:rPr>
          </w:pPr>
          <w:ins w:id="5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RTRIM$(&lt;sexp&gt;{, &lt;test_sexp&gt;})</w:t>
            </w:r>
            <w:r>
              <w:rPr>
                <w:noProof/>
                <w:webHidden/>
              </w:rPr>
              <w:tab/>
            </w:r>
            <w:r>
              <w:rPr>
                <w:noProof/>
                <w:webHidden/>
              </w:rPr>
              <w:fldChar w:fldCharType="begin"/>
            </w:r>
            <w:r>
              <w:rPr>
                <w:noProof/>
                <w:webHidden/>
              </w:rPr>
              <w:instrText xml:space="preserve"> PAGEREF _Toc427508444 \h </w:instrText>
            </w:r>
            <w:r>
              <w:rPr>
                <w:noProof/>
                <w:webHidden/>
              </w:rPr>
            </w:r>
          </w:ins>
          <w:r>
            <w:rPr>
              <w:noProof/>
              <w:webHidden/>
            </w:rPr>
            <w:fldChar w:fldCharType="separate"/>
          </w:r>
          <w:ins w:id="531" w:author="Sammartano, Marc (BIC USA)" w:date="2015-08-16T17:11:00Z">
            <w:r>
              <w:rPr>
                <w:noProof/>
                <w:webHidden/>
              </w:rPr>
              <w:t>62</w:t>
            </w:r>
          </w:ins>
          <w:ins w:id="5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33" w:author="Sammartano, Marc (BIC USA)" w:date="2015-08-16T17:09:00Z"/>
              <w:rFonts w:eastAsiaTheme="minorEastAsia"/>
              <w:noProof/>
            </w:rPr>
          </w:pPr>
          <w:ins w:id="5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_Toc427508445 \h </w:instrText>
            </w:r>
            <w:r>
              <w:rPr>
                <w:noProof/>
                <w:webHidden/>
              </w:rPr>
            </w:r>
          </w:ins>
          <w:r>
            <w:rPr>
              <w:noProof/>
              <w:webHidden/>
            </w:rPr>
            <w:fldChar w:fldCharType="separate"/>
          </w:r>
          <w:ins w:id="535" w:author="Sammartano, Marc (BIC USA)" w:date="2015-08-16T17:11:00Z">
            <w:r>
              <w:rPr>
                <w:noProof/>
                <w:webHidden/>
              </w:rPr>
              <w:t>62</w:t>
            </w:r>
          </w:ins>
          <w:ins w:id="5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37" w:author="Sammartano, Marc (BIC USA)" w:date="2015-08-16T17:09:00Z"/>
              <w:rFonts w:eastAsiaTheme="minorEastAsia"/>
              <w:noProof/>
            </w:rPr>
          </w:pPr>
          <w:ins w:id="5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_Toc427508446 \h </w:instrText>
            </w:r>
            <w:r>
              <w:rPr>
                <w:noProof/>
                <w:webHidden/>
              </w:rPr>
            </w:r>
          </w:ins>
          <w:r>
            <w:rPr>
              <w:noProof/>
              <w:webHidden/>
            </w:rPr>
            <w:fldChar w:fldCharType="separate"/>
          </w:r>
          <w:ins w:id="539" w:author="Sammartano, Marc (BIC USA)" w:date="2015-08-16T17:11:00Z">
            <w:r>
              <w:rPr>
                <w:noProof/>
                <w:webHidden/>
              </w:rPr>
              <w:t>63</w:t>
            </w:r>
          </w:ins>
          <w:ins w:id="5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41" w:author="Sammartano, Marc (BIC USA)" w:date="2015-08-16T17:09:00Z"/>
              <w:rFonts w:eastAsiaTheme="minorEastAsia"/>
              <w:noProof/>
            </w:rPr>
          </w:pPr>
          <w:ins w:id="5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_Toc427508447 \h </w:instrText>
            </w:r>
            <w:r>
              <w:rPr>
                <w:noProof/>
                <w:webHidden/>
              </w:rPr>
            </w:r>
          </w:ins>
          <w:r>
            <w:rPr>
              <w:noProof/>
              <w:webHidden/>
            </w:rPr>
            <w:fldChar w:fldCharType="separate"/>
          </w:r>
          <w:ins w:id="543" w:author="Sammartano, Marc (BIC USA)" w:date="2015-08-16T17:11:00Z">
            <w:r>
              <w:rPr>
                <w:noProof/>
                <w:webHidden/>
              </w:rPr>
              <w:t>64</w:t>
            </w:r>
          </w:ins>
          <w:ins w:id="5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45" w:author="Sammartano, Marc (BIC USA)" w:date="2015-08-16T17:09:00Z"/>
              <w:rFonts w:eastAsiaTheme="minorEastAsia"/>
              <w:noProof/>
            </w:rPr>
          </w:pPr>
          <w:ins w:id="5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ENCODE$(&lt;charset_sexp&gt;, &lt;source_sexp&gt;)</w:t>
            </w:r>
            <w:r>
              <w:rPr>
                <w:noProof/>
                <w:webHidden/>
              </w:rPr>
              <w:tab/>
            </w:r>
            <w:r>
              <w:rPr>
                <w:noProof/>
                <w:webHidden/>
              </w:rPr>
              <w:fldChar w:fldCharType="begin"/>
            </w:r>
            <w:r>
              <w:rPr>
                <w:noProof/>
                <w:webHidden/>
              </w:rPr>
              <w:instrText xml:space="preserve"> PAGEREF _Toc427508448 \h </w:instrText>
            </w:r>
            <w:r>
              <w:rPr>
                <w:noProof/>
                <w:webHidden/>
              </w:rPr>
            </w:r>
          </w:ins>
          <w:r>
            <w:rPr>
              <w:noProof/>
              <w:webHidden/>
            </w:rPr>
            <w:fldChar w:fldCharType="separate"/>
          </w:r>
          <w:ins w:id="547" w:author="Sammartano, Marc (BIC USA)" w:date="2015-08-16T17:11:00Z">
            <w:r>
              <w:rPr>
                <w:noProof/>
                <w:webHidden/>
              </w:rPr>
              <w:t>65</w:t>
            </w:r>
          </w:ins>
          <w:ins w:id="5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49" w:author="Sammartano, Marc (BIC USA)" w:date="2015-08-16T17:09:00Z"/>
              <w:rFonts w:eastAsiaTheme="minorEastAsia"/>
              <w:noProof/>
            </w:rPr>
          </w:pPr>
          <w:ins w:id="5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DECODE$(&lt;charset_sexp&gt;, &lt;buffer_sexp&gt;)</w:t>
            </w:r>
            <w:r>
              <w:rPr>
                <w:noProof/>
                <w:webHidden/>
              </w:rPr>
              <w:tab/>
            </w:r>
            <w:r>
              <w:rPr>
                <w:noProof/>
                <w:webHidden/>
              </w:rPr>
              <w:fldChar w:fldCharType="begin"/>
            </w:r>
            <w:r>
              <w:rPr>
                <w:noProof/>
                <w:webHidden/>
              </w:rPr>
              <w:instrText xml:space="preserve"> PAGEREF _Toc427508449 \h </w:instrText>
            </w:r>
            <w:r>
              <w:rPr>
                <w:noProof/>
                <w:webHidden/>
              </w:rPr>
            </w:r>
          </w:ins>
          <w:r>
            <w:rPr>
              <w:noProof/>
              <w:webHidden/>
            </w:rPr>
            <w:fldChar w:fldCharType="separate"/>
          </w:r>
          <w:ins w:id="551" w:author="Sammartano, Marc (BIC USA)" w:date="2015-08-16T17:11:00Z">
            <w:r>
              <w:rPr>
                <w:noProof/>
                <w:webHidden/>
              </w:rPr>
              <w:t>65</w:t>
            </w:r>
          </w:ins>
          <w:ins w:id="5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53" w:author="Sammartano, Marc (BIC USA)" w:date="2015-08-16T17:09:00Z"/>
              <w:rFonts w:eastAsiaTheme="minorEastAsia"/>
              <w:noProof/>
            </w:rPr>
          </w:pPr>
          <w:ins w:id="5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STR$(</w:t>
            </w:r>
            <w:r w:rsidRPr="000A4A1C">
              <w:rPr>
                <w:rStyle w:val="Hyperlink"/>
                <w:noProof/>
              </w:rPr>
              <w:t>&lt;nexp&gt;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_Toc427508450 \h </w:instrText>
            </w:r>
            <w:r>
              <w:rPr>
                <w:noProof/>
                <w:webHidden/>
              </w:rPr>
            </w:r>
          </w:ins>
          <w:r>
            <w:rPr>
              <w:noProof/>
              <w:webHidden/>
            </w:rPr>
            <w:fldChar w:fldCharType="separate"/>
          </w:r>
          <w:ins w:id="555" w:author="Sammartano, Marc (BIC USA)" w:date="2015-08-16T17:11:00Z">
            <w:r>
              <w:rPr>
                <w:noProof/>
                <w:webHidden/>
              </w:rPr>
              <w:t>65</w:t>
            </w:r>
          </w:ins>
          <w:ins w:id="5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57" w:author="Sammartano, Marc (BIC USA)" w:date="2015-08-16T17:09:00Z"/>
              <w:rFonts w:eastAsiaTheme="minorEastAsia"/>
              <w:noProof/>
            </w:rPr>
          </w:pPr>
          <w:ins w:id="5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LOWER$(</w:t>
            </w:r>
            <w:r w:rsidRPr="000A4A1C">
              <w:rPr>
                <w:rStyle w:val="Hyperlink"/>
                <w:noProof/>
              </w:rPr>
              <w:t>&lt;sexp&gt;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_Toc427508451 \h </w:instrText>
            </w:r>
            <w:r>
              <w:rPr>
                <w:noProof/>
                <w:webHidden/>
              </w:rPr>
            </w:r>
          </w:ins>
          <w:r>
            <w:rPr>
              <w:noProof/>
              <w:webHidden/>
            </w:rPr>
            <w:fldChar w:fldCharType="separate"/>
          </w:r>
          <w:ins w:id="559" w:author="Sammartano, Marc (BIC USA)" w:date="2015-08-16T17:11:00Z">
            <w:r>
              <w:rPr>
                <w:noProof/>
                <w:webHidden/>
              </w:rPr>
              <w:t>65</w:t>
            </w:r>
          </w:ins>
          <w:ins w:id="5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61" w:author="Sammartano, Marc (BIC USA)" w:date="2015-08-16T17:09:00Z"/>
              <w:rFonts w:eastAsiaTheme="minorEastAsia"/>
              <w:noProof/>
            </w:rPr>
          </w:pPr>
          <w:ins w:id="5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UPPER$(</w:t>
            </w:r>
            <w:r w:rsidRPr="000A4A1C">
              <w:rPr>
                <w:rStyle w:val="Hyperlink"/>
                <w:noProof/>
              </w:rPr>
              <w:t>&lt;sexp&gt;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_Toc427508452 \h </w:instrText>
            </w:r>
            <w:r>
              <w:rPr>
                <w:noProof/>
                <w:webHidden/>
              </w:rPr>
            </w:r>
          </w:ins>
          <w:r>
            <w:rPr>
              <w:noProof/>
              <w:webHidden/>
            </w:rPr>
            <w:fldChar w:fldCharType="separate"/>
          </w:r>
          <w:ins w:id="563" w:author="Sammartano, Marc (BIC USA)" w:date="2015-08-16T17:11:00Z">
            <w:r>
              <w:rPr>
                <w:noProof/>
                <w:webHidden/>
              </w:rPr>
              <w:t>66</w:t>
            </w:r>
          </w:ins>
          <w:ins w:id="5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65" w:author="Sammartano, Marc (BIC USA)" w:date="2015-08-16T17:09:00Z"/>
              <w:rFonts w:eastAsiaTheme="minorEastAsia"/>
              <w:noProof/>
            </w:rPr>
          </w:pPr>
          <w:ins w:id="5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VERSION$()</w:t>
            </w:r>
            <w:r>
              <w:rPr>
                <w:noProof/>
                <w:webHidden/>
              </w:rPr>
              <w:tab/>
            </w:r>
            <w:r>
              <w:rPr>
                <w:noProof/>
                <w:webHidden/>
              </w:rPr>
              <w:fldChar w:fldCharType="begin"/>
            </w:r>
            <w:r>
              <w:rPr>
                <w:noProof/>
                <w:webHidden/>
              </w:rPr>
              <w:instrText xml:space="preserve"> PAGEREF _Toc427508453 \h </w:instrText>
            </w:r>
            <w:r>
              <w:rPr>
                <w:noProof/>
                <w:webHidden/>
              </w:rPr>
            </w:r>
          </w:ins>
          <w:r>
            <w:rPr>
              <w:noProof/>
              <w:webHidden/>
            </w:rPr>
            <w:fldChar w:fldCharType="separate"/>
          </w:r>
          <w:ins w:id="567" w:author="Sammartano, Marc (BIC USA)" w:date="2015-08-16T17:11:00Z">
            <w:r>
              <w:rPr>
                <w:noProof/>
                <w:webHidden/>
              </w:rPr>
              <w:t>66</w:t>
            </w:r>
          </w:ins>
          <w:ins w:id="5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69" w:author="Sammartano, Marc (BIC USA)" w:date="2015-08-16T17:09:00Z"/>
              <w:rFonts w:eastAsiaTheme="minorEastAsia"/>
              <w:noProof/>
            </w:rPr>
          </w:pPr>
          <w:ins w:id="5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INT$(&lt;nexp&gt;)</w:t>
            </w:r>
            <w:r>
              <w:rPr>
                <w:noProof/>
                <w:webHidden/>
              </w:rPr>
              <w:tab/>
            </w:r>
            <w:r>
              <w:rPr>
                <w:noProof/>
                <w:webHidden/>
              </w:rPr>
              <w:fldChar w:fldCharType="begin"/>
            </w:r>
            <w:r>
              <w:rPr>
                <w:noProof/>
                <w:webHidden/>
              </w:rPr>
              <w:instrText xml:space="preserve"> PAGEREF _Toc427508454 \h </w:instrText>
            </w:r>
            <w:r>
              <w:rPr>
                <w:noProof/>
                <w:webHidden/>
              </w:rPr>
            </w:r>
          </w:ins>
          <w:r>
            <w:rPr>
              <w:noProof/>
              <w:webHidden/>
            </w:rPr>
            <w:fldChar w:fldCharType="separate"/>
          </w:r>
          <w:ins w:id="571" w:author="Sammartano, Marc (BIC USA)" w:date="2015-08-16T17:11:00Z">
            <w:r>
              <w:rPr>
                <w:noProof/>
                <w:webHidden/>
              </w:rPr>
              <w:t>66</w:t>
            </w:r>
          </w:ins>
          <w:ins w:id="5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73" w:author="Sammartano, Marc (BIC USA)" w:date="2015-08-16T17:09:00Z"/>
              <w:rFonts w:eastAsiaTheme="minorEastAsia"/>
              <w:noProof/>
            </w:rPr>
          </w:pPr>
          <w:ins w:id="5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HEX$(&lt;nexp&gt;)</w:t>
            </w:r>
            <w:r>
              <w:rPr>
                <w:noProof/>
                <w:webHidden/>
              </w:rPr>
              <w:tab/>
            </w:r>
            <w:r>
              <w:rPr>
                <w:noProof/>
                <w:webHidden/>
              </w:rPr>
              <w:fldChar w:fldCharType="begin"/>
            </w:r>
            <w:r>
              <w:rPr>
                <w:noProof/>
                <w:webHidden/>
              </w:rPr>
              <w:instrText xml:space="preserve"> PAGEREF _Toc427508455 \h </w:instrText>
            </w:r>
            <w:r>
              <w:rPr>
                <w:noProof/>
                <w:webHidden/>
              </w:rPr>
            </w:r>
          </w:ins>
          <w:r>
            <w:rPr>
              <w:noProof/>
              <w:webHidden/>
            </w:rPr>
            <w:fldChar w:fldCharType="separate"/>
          </w:r>
          <w:ins w:id="575" w:author="Sammartano, Marc (BIC USA)" w:date="2015-08-16T17:11:00Z">
            <w:r>
              <w:rPr>
                <w:noProof/>
                <w:webHidden/>
              </w:rPr>
              <w:t>66</w:t>
            </w:r>
          </w:ins>
          <w:ins w:id="5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77" w:author="Sammartano, Marc (BIC USA)" w:date="2015-08-16T17:09:00Z"/>
              <w:rFonts w:eastAsiaTheme="minorEastAsia"/>
              <w:noProof/>
            </w:rPr>
          </w:pPr>
          <w:ins w:id="5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OCT$(&lt;nexp&gt;)</w:t>
            </w:r>
            <w:r>
              <w:rPr>
                <w:noProof/>
                <w:webHidden/>
              </w:rPr>
              <w:tab/>
            </w:r>
            <w:r>
              <w:rPr>
                <w:noProof/>
                <w:webHidden/>
              </w:rPr>
              <w:fldChar w:fldCharType="begin"/>
            </w:r>
            <w:r>
              <w:rPr>
                <w:noProof/>
                <w:webHidden/>
              </w:rPr>
              <w:instrText xml:space="preserve"> PAGEREF _Toc427508456 \h </w:instrText>
            </w:r>
            <w:r>
              <w:rPr>
                <w:noProof/>
                <w:webHidden/>
              </w:rPr>
            </w:r>
          </w:ins>
          <w:r>
            <w:rPr>
              <w:noProof/>
              <w:webHidden/>
            </w:rPr>
            <w:fldChar w:fldCharType="separate"/>
          </w:r>
          <w:ins w:id="579" w:author="Sammartano, Marc (BIC USA)" w:date="2015-08-16T17:11:00Z">
            <w:r>
              <w:rPr>
                <w:noProof/>
                <w:webHidden/>
              </w:rPr>
              <w:t>66</w:t>
            </w:r>
          </w:ins>
          <w:ins w:id="5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81" w:author="Sammartano, Marc (BIC USA)" w:date="2015-08-16T17:09:00Z"/>
              <w:rFonts w:eastAsiaTheme="minorEastAsia"/>
              <w:noProof/>
            </w:rPr>
          </w:pPr>
          <w:ins w:id="5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BIN$(&lt;nexp&gt;)</w:t>
            </w:r>
            <w:r>
              <w:rPr>
                <w:noProof/>
                <w:webHidden/>
              </w:rPr>
              <w:tab/>
            </w:r>
            <w:r>
              <w:rPr>
                <w:noProof/>
                <w:webHidden/>
              </w:rPr>
              <w:fldChar w:fldCharType="begin"/>
            </w:r>
            <w:r>
              <w:rPr>
                <w:noProof/>
                <w:webHidden/>
              </w:rPr>
              <w:instrText xml:space="preserve"> PAGEREF _Toc427508457 \h </w:instrText>
            </w:r>
            <w:r>
              <w:rPr>
                <w:noProof/>
                <w:webHidden/>
              </w:rPr>
            </w:r>
          </w:ins>
          <w:r>
            <w:rPr>
              <w:noProof/>
              <w:webHidden/>
            </w:rPr>
            <w:fldChar w:fldCharType="separate"/>
          </w:r>
          <w:ins w:id="583" w:author="Sammartano, Marc (BIC USA)" w:date="2015-08-16T17:11:00Z">
            <w:r>
              <w:rPr>
                <w:noProof/>
                <w:webHidden/>
              </w:rPr>
              <w:t>66</w:t>
            </w:r>
          </w:ins>
          <w:ins w:id="5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585" w:author="Sammartano, Marc (BIC USA)" w:date="2015-08-16T17:09:00Z"/>
              <w:rFonts w:eastAsiaTheme="minorEastAsia"/>
              <w:noProof/>
            </w:rPr>
          </w:pPr>
          <w:ins w:id="5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USING$({&lt;locale_sexp&gt;} , &lt;format_sexp&gt; { , &lt;exp&gt;}...)</w:t>
            </w:r>
            <w:r>
              <w:rPr>
                <w:noProof/>
                <w:webHidden/>
              </w:rPr>
              <w:tab/>
            </w:r>
            <w:r>
              <w:rPr>
                <w:noProof/>
                <w:webHidden/>
              </w:rPr>
              <w:fldChar w:fldCharType="begin"/>
            </w:r>
            <w:r>
              <w:rPr>
                <w:noProof/>
                <w:webHidden/>
              </w:rPr>
              <w:instrText xml:space="preserve"> PAGEREF _Toc427508458 \h </w:instrText>
            </w:r>
            <w:r>
              <w:rPr>
                <w:noProof/>
                <w:webHidden/>
              </w:rPr>
            </w:r>
          </w:ins>
          <w:r>
            <w:rPr>
              <w:noProof/>
              <w:webHidden/>
            </w:rPr>
            <w:fldChar w:fldCharType="separate"/>
          </w:r>
          <w:ins w:id="587" w:author="Sammartano, Marc (BIC USA)" w:date="2015-08-16T17:11:00Z">
            <w:r>
              <w:rPr>
                <w:noProof/>
                <w:webHidden/>
              </w:rPr>
              <w:t>66</w:t>
            </w:r>
          </w:ins>
          <w:ins w:id="5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589" w:author="Sammartano, Marc (BIC USA)" w:date="2015-08-16T17:09:00Z"/>
              <w:rFonts w:eastAsiaTheme="minorEastAsia"/>
              <w:noProof/>
            </w:rPr>
          </w:pPr>
          <w:ins w:id="5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Locale expression</w:t>
            </w:r>
            <w:r>
              <w:rPr>
                <w:noProof/>
                <w:webHidden/>
              </w:rPr>
              <w:tab/>
            </w:r>
            <w:r>
              <w:rPr>
                <w:noProof/>
                <w:webHidden/>
              </w:rPr>
              <w:fldChar w:fldCharType="begin"/>
            </w:r>
            <w:r>
              <w:rPr>
                <w:noProof/>
                <w:webHidden/>
              </w:rPr>
              <w:instrText xml:space="preserve"> PAGEREF _Toc427508459 \h </w:instrText>
            </w:r>
            <w:r>
              <w:rPr>
                <w:noProof/>
                <w:webHidden/>
              </w:rPr>
            </w:r>
          </w:ins>
          <w:r>
            <w:rPr>
              <w:noProof/>
              <w:webHidden/>
            </w:rPr>
            <w:fldChar w:fldCharType="separate"/>
          </w:r>
          <w:ins w:id="591" w:author="Sammartano, Marc (BIC USA)" w:date="2015-08-16T17:11:00Z">
            <w:r>
              <w:rPr>
                <w:noProof/>
                <w:webHidden/>
              </w:rPr>
              <w:t>66</w:t>
            </w:r>
          </w:ins>
          <w:ins w:id="5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593" w:author="Sammartano, Marc (BIC USA)" w:date="2015-08-16T17:09:00Z"/>
              <w:rFonts w:eastAsiaTheme="minorEastAsia"/>
              <w:noProof/>
            </w:rPr>
          </w:pPr>
          <w:ins w:id="5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Format expression</w:t>
            </w:r>
            <w:r>
              <w:rPr>
                <w:noProof/>
                <w:webHidden/>
              </w:rPr>
              <w:tab/>
            </w:r>
            <w:r>
              <w:rPr>
                <w:noProof/>
                <w:webHidden/>
              </w:rPr>
              <w:fldChar w:fldCharType="begin"/>
            </w:r>
            <w:r>
              <w:rPr>
                <w:noProof/>
                <w:webHidden/>
              </w:rPr>
              <w:instrText xml:space="preserve"> PAGEREF _Toc427508460 \h </w:instrText>
            </w:r>
            <w:r>
              <w:rPr>
                <w:noProof/>
                <w:webHidden/>
              </w:rPr>
            </w:r>
          </w:ins>
          <w:r>
            <w:rPr>
              <w:noProof/>
              <w:webHidden/>
            </w:rPr>
            <w:fldChar w:fldCharType="separate"/>
          </w:r>
          <w:ins w:id="595" w:author="Sammartano, Marc (BIC USA)" w:date="2015-08-16T17:11:00Z">
            <w:r>
              <w:rPr>
                <w:noProof/>
                <w:webHidden/>
              </w:rPr>
              <w:t>67</w:t>
            </w:r>
          </w:ins>
          <w:ins w:id="5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597" w:author="Sammartano, Marc (BIC USA)" w:date="2015-08-16T17:09:00Z"/>
              <w:rFonts w:eastAsiaTheme="minorEastAsia"/>
              <w:noProof/>
            </w:rPr>
          </w:pPr>
          <w:ins w:id="5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Integer values</w:t>
            </w:r>
            <w:r>
              <w:rPr>
                <w:noProof/>
                <w:webHidden/>
              </w:rPr>
              <w:tab/>
            </w:r>
            <w:r>
              <w:rPr>
                <w:noProof/>
                <w:webHidden/>
              </w:rPr>
              <w:fldChar w:fldCharType="begin"/>
            </w:r>
            <w:r>
              <w:rPr>
                <w:noProof/>
                <w:webHidden/>
              </w:rPr>
              <w:instrText xml:space="preserve"> PAGEREF _Toc427508461 \h </w:instrText>
            </w:r>
            <w:r>
              <w:rPr>
                <w:noProof/>
                <w:webHidden/>
              </w:rPr>
            </w:r>
          </w:ins>
          <w:r>
            <w:rPr>
              <w:noProof/>
              <w:webHidden/>
            </w:rPr>
            <w:fldChar w:fldCharType="separate"/>
          </w:r>
          <w:ins w:id="599" w:author="Sammartano, Marc (BIC USA)" w:date="2015-08-16T17:11:00Z">
            <w:r>
              <w:rPr>
                <w:noProof/>
                <w:webHidden/>
              </w:rPr>
              <w:t>70</w:t>
            </w:r>
          </w:ins>
          <w:ins w:id="6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01" w:author="Sammartano, Marc (BIC USA)" w:date="2015-08-16T17:09:00Z"/>
              <w:rFonts w:eastAsiaTheme="minorEastAsia"/>
              <w:noProof/>
            </w:rPr>
          </w:pPr>
          <w:ins w:id="6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_Toc427508462 \h </w:instrText>
            </w:r>
            <w:r>
              <w:rPr>
                <w:noProof/>
                <w:webHidden/>
              </w:rPr>
            </w:r>
          </w:ins>
          <w:r>
            <w:rPr>
              <w:noProof/>
              <w:webHidden/>
            </w:rPr>
            <w:fldChar w:fldCharType="separate"/>
          </w:r>
          <w:ins w:id="603" w:author="Sammartano, Marc (BIC USA)" w:date="2015-08-16T17:11:00Z">
            <w:r>
              <w:rPr>
                <w:noProof/>
                <w:webHidden/>
              </w:rPr>
              <w:t>70</w:t>
            </w:r>
          </w:ins>
          <w:ins w:id="6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05" w:author="Sammartano, Marc (BIC USA)" w:date="2015-08-16T17:09:00Z"/>
              <w:rFonts w:eastAsiaTheme="minorEastAsia"/>
              <w:noProof/>
            </w:rPr>
          </w:pPr>
          <w:ins w:id="6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FORMAT$(</w:t>
            </w:r>
            <w:r w:rsidRPr="000A4A1C">
              <w:rPr>
                <w:rStyle w:val="Hyperlink"/>
                <w:noProof/>
              </w:rPr>
              <w:t>&lt;pattern_sexp&gt;</w:t>
            </w:r>
            <w:r w:rsidRPr="000A4A1C">
              <w:rPr>
                <w:rStyle w:val="Hyperlink"/>
                <w:rFonts w:eastAsia="Times New Roman"/>
                <w:noProof/>
              </w:rPr>
              <w:t xml:space="preserve">, </w:t>
            </w:r>
            <w:r w:rsidRPr="000A4A1C">
              <w:rPr>
                <w:rStyle w:val="Hyperlink"/>
                <w:noProof/>
              </w:rPr>
              <w:t>&lt;nexp&gt;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_Toc427508463 \h </w:instrText>
            </w:r>
            <w:r>
              <w:rPr>
                <w:noProof/>
                <w:webHidden/>
              </w:rPr>
            </w:r>
          </w:ins>
          <w:r>
            <w:rPr>
              <w:noProof/>
              <w:webHidden/>
            </w:rPr>
            <w:fldChar w:fldCharType="separate"/>
          </w:r>
          <w:ins w:id="607" w:author="Sammartano, Marc (BIC USA)" w:date="2015-08-16T17:11:00Z">
            <w:r>
              <w:rPr>
                <w:noProof/>
                <w:webHidden/>
              </w:rPr>
              <w:t>70</w:t>
            </w:r>
          </w:ins>
          <w:ins w:id="6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09" w:author="Sammartano, Marc (BIC USA)" w:date="2015-08-16T17:09:00Z"/>
              <w:rFonts w:eastAsiaTheme="minorEastAsia"/>
              <w:noProof/>
            </w:rPr>
          </w:pPr>
          <w:ins w:id="6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Notes</w:t>
            </w:r>
            <w:r>
              <w:rPr>
                <w:noProof/>
                <w:webHidden/>
              </w:rPr>
              <w:tab/>
            </w:r>
            <w:r>
              <w:rPr>
                <w:noProof/>
                <w:webHidden/>
              </w:rPr>
              <w:fldChar w:fldCharType="begin"/>
            </w:r>
            <w:r>
              <w:rPr>
                <w:noProof/>
                <w:webHidden/>
              </w:rPr>
              <w:instrText xml:space="preserve"> PAGEREF _Toc427508464 \h </w:instrText>
            </w:r>
            <w:r>
              <w:rPr>
                <w:noProof/>
                <w:webHidden/>
              </w:rPr>
            </w:r>
          </w:ins>
          <w:r>
            <w:rPr>
              <w:noProof/>
              <w:webHidden/>
            </w:rPr>
            <w:fldChar w:fldCharType="separate"/>
          </w:r>
          <w:ins w:id="611" w:author="Sammartano, Marc (BIC USA)" w:date="2015-08-16T17:11:00Z">
            <w:r>
              <w:rPr>
                <w:noProof/>
                <w:webHidden/>
              </w:rPr>
              <w:t>71</w:t>
            </w:r>
          </w:ins>
          <w:ins w:id="6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13" w:author="Sammartano, Marc (BIC USA)" w:date="2015-08-16T17:09:00Z"/>
              <w:rFonts w:eastAsiaTheme="minorEastAsia"/>
              <w:noProof/>
            </w:rPr>
          </w:pPr>
          <w:ins w:id="6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Examples</w:t>
            </w:r>
            <w:r>
              <w:rPr>
                <w:noProof/>
                <w:webHidden/>
              </w:rPr>
              <w:tab/>
            </w:r>
            <w:r>
              <w:rPr>
                <w:noProof/>
                <w:webHidden/>
              </w:rPr>
              <w:fldChar w:fldCharType="begin"/>
            </w:r>
            <w:r>
              <w:rPr>
                <w:noProof/>
                <w:webHidden/>
              </w:rPr>
              <w:instrText xml:space="preserve"> PAGEREF _Toc427508465 \h </w:instrText>
            </w:r>
            <w:r>
              <w:rPr>
                <w:noProof/>
                <w:webHidden/>
              </w:rPr>
            </w:r>
          </w:ins>
          <w:r>
            <w:rPr>
              <w:noProof/>
              <w:webHidden/>
            </w:rPr>
            <w:fldChar w:fldCharType="separate"/>
          </w:r>
          <w:ins w:id="615" w:author="Sammartano, Marc (BIC USA)" w:date="2015-08-16T17:11:00Z">
            <w:r>
              <w:rPr>
                <w:noProof/>
                <w:webHidden/>
              </w:rPr>
              <w:t>71</w:t>
            </w:r>
          </w:ins>
          <w:ins w:id="61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617" w:author="Sammartano, Marc (BIC USA)" w:date="2015-08-16T17:09:00Z"/>
              <w:rFonts w:eastAsiaTheme="minorEastAsia"/>
              <w:noProof/>
            </w:rPr>
          </w:pPr>
          <w:ins w:id="6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User-Defined Functions</w:t>
            </w:r>
            <w:r>
              <w:rPr>
                <w:noProof/>
                <w:webHidden/>
              </w:rPr>
              <w:tab/>
            </w:r>
            <w:r>
              <w:rPr>
                <w:noProof/>
                <w:webHidden/>
              </w:rPr>
              <w:fldChar w:fldCharType="begin"/>
            </w:r>
            <w:r>
              <w:rPr>
                <w:noProof/>
                <w:webHidden/>
              </w:rPr>
              <w:instrText xml:space="preserve"> PAGEREF _Toc427508466 \h </w:instrText>
            </w:r>
            <w:r>
              <w:rPr>
                <w:noProof/>
                <w:webHidden/>
              </w:rPr>
            </w:r>
          </w:ins>
          <w:r>
            <w:rPr>
              <w:noProof/>
              <w:webHidden/>
            </w:rPr>
            <w:fldChar w:fldCharType="separate"/>
          </w:r>
          <w:ins w:id="619" w:author="Sammartano, Marc (BIC USA)" w:date="2015-08-16T17:11:00Z">
            <w:r>
              <w:rPr>
                <w:noProof/>
                <w:webHidden/>
              </w:rPr>
              <w:t>72</w:t>
            </w:r>
          </w:ins>
          <w:ins w:id="6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21" w:author="Sammartano, Marc (BIC USA)" w:date="2015-08-16T17:09:00Z"/>
              <w:rFonts w:eastAsiaTheme="minorEastAsia"/>
              <w:noProof/>
            </w:rPr>
          </w:pPr>
          <w:ins w:id="6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Variable Scope</w:t>
            </w:r>
            <w:r>
              <w:rPr>
                <w:noProof/>
                <w:webHidden/>
              </w:rPr>
              <w:tab/>
            </w:r>
            <w:r>
              <w:rPr>
                <w:noProof/>
                <w:webHidden/>
              </w:rPr>
              <w:fldChar w:fldCharType="begin"/>
            </w:r>
            <w:r>
              <w:rPr>
                <w:noProof/>
                <w:webHidden/>
              </w:rPr>
              <w:instrText xml:space="preserve"> PAGEREF _Toc427508467 \h </w:instrText>
            </w:r>
            <w:r>
              <w:rPr>
                <w:noProof/>
                <w:webHidden/>
              </w:rPr>
            </w:r>
          </w:ins>
          <w:r>
            <w:rPr>
              <w:noProof/>
              <w:webHidden/>
            </w:rPr>
            <w:fldChar w:fldCharType="separate"/>
          </w:r>
          <w:ins w:id="623" w:author="Sammartano, Marc (BIC USA)" w:date="2015-08-16T17:11:00Z">
            <w:r>
              <w:rPr>
                <w:noProof/>
                <w:webHidden/>
              </w:rPr>
              <w:t>72</w:t>
            </w:r>
          </w:ins>
          <w:ins w:id="6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25" w:author="Sammartano, Marc (BIC USA)" w:date="2015-08-16T17:09:00Z"/>
              <w:rFonts w:eastAsiaTheme="minorEastAsia"/>
              <w:noProof/>
            </w:rPr>
          </w:pPr>
          <w:ins w:id="6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Data Structures in User-Defined Functions</w:t>
            </w:r>
            <w:r>
              <w:rPr>
                <w:noProof/>
                <w:webHidden/>
              </w:rPr>
              <w:tab/>
            </w:r>
            <w:r>
              <w:rPr>
                <w:noProof/>
                <w:webHidden/>
              </w:rPr>
              <w:fldChar w:fldCharType="begin"/>
            </w:r>
            <w:r>
              <w:rPr>
                <w:noProof/>
                <w:webHidden/>
              </w:rPr>
              <w:instrText xml:space="preserve"> PAGEREF _Toc427508468 \h </w:instrText>
            </w:r>
            <w:r>
              <w:rPr>
                <w:noProof/>
                <w:webHidden/>
              </w:rPr>
            </w:r>
          </w:ins>
          <w:r>
            <w:rPr>
              <w:noProof/>
              <w:webHidden/>
            </w:rPr>
            <w:fldChar w:fldCharType="separate"/>
          </w:r>
          <w:ins w:id="627" w:author="Sammartano, Marc (BIC USA)" w:date="2015-08-16T17:11:00Z">
            <w:r>
              <w:rPr>
                <w:noProof/>
                <w:webHidden/>
              </w:rPr>
              <w:t>72</w:t>
            </w:r>
          </w:ins>
          <w:ins w:id="6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29" w:author="Sammartano, Marc (BIC USA)" w:date="2015-08-16T17:09:00Z"/>
              <w:rFonts w:eastAsiaTheme="minorEastAsia"/>
              <w:noProof/>
            </w:rPr>
          </w:pPr>
          <w:ins w:id="6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Commands</w:t>
            </w:r>
            <w:r>
              <w:rPr>
                <w:noProof/>
                <w:webHidden/>
              </w:rPr>
              <w:tab/>
            </w:r>
            <w:r>
              <w:rPr>
                <w:noProof/>
                <w:webHidden/>
              </w:rPr>
              <w:fldChar w:fldCharType="begin"/>
            </w:r>
            <w:r>
              <w:rPr>
                <w:noProof/>
                <w:webHidden/>
              </w:rPr>
              <w:instrText xml:space="preserve"> PAGEREF _Toc427508469 \h </w:instrText>
            </w:r>
            <w:r>
              <w:rPr>
                <w:noProof/>
                <w:webHidden/>
              </w:rPr>
            </w:r>
          </w:ins>
          <w:r>
            <w:rPr>
              <w:noProof/>
              <w:webHidden/>
            </w:rPr>
            <w:fldChar w:fldCharType="separate"/>
          </w:r>
          <w:ins w:id="631" w:author="Sammartano, Marc (BIC USA)" w:date="2015-08-16T17:11:00Z">
            <w:r>
              <w:rPr>
                <w:noProof/>
                <w:webHidden/>
              </w:rPr>
              <w:t>73</w:t>
            </w:r>
          </w:ins>
          <w:ins w:id="6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33" w:author="Sammartano, Marc (BIC USA)" w:date="2015-08-16T17:09:00Z"/>
              <w:rFonts w:eastAsiaTheme="minorEastAsia"/>
              <w:noProof/>
            </w:rPr>
          </w:pPr>
          <w:ins w:id="6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_Toc427508470 \h </w:instrText>
            </w:r>
            <w:r>
              <w:rPr>
                <w:noProof/>
                <w:webHidden/>
              </w:rPr>
            </w:r>
          </w:ins>
          <w:r>
            <w:rPr>
              <w:noProof/>
              <w:webHidden/>
            </w:rPr>
            <w:fldChar w:fldCharType="separate"/>
          </w:r>
          <w:ins w:id="635" w:author="Sammartano, Marc (BIC USA)" w:date="2015-08-16T17:11:00Z">
            <w:r>
              <w:rPr>
                <w:noProof/>
                <w:webHidden/>
              </w:rPr>
              <w:t>73</w:t>
            </w:r>
          </w:ins>
          <w:ins w:id="6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37" w:author="Sammartano, Marc (BIC USA)" w:date="2015-08-16T17:09:00Z"/>
              <w:rFonts w:eastAsiaTheme="minorEastAsia"/>
              <w:noProof/>
            </w:rPr>
          </w:pPr>
          <w:ins w:id="6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Fn.rtn &lt;sexp&gt;|&lt;nexp&gt;</w:t>
            </w:r>
            <w:r>
              <w:rPr>
                <w:noProof/>
                <w:webHidden/>
              </w:rPr>
              <w:tab/>
            </w:r>
            <w:r>
              <w:rPr>
                <w:noProof/>
                <w:webHidden/>
              </w:rPr>
              <w:fldChar w:fldCharType="begin"/>
            </w:r>
            <w:r>
              <w:rPr>
                <w:noProof/>
                <w:webHidden/>
              </w:rPr>
              <w:instrText xml:space="preserve"> PAGEREF _Toc427508471 \h </w:instrText>
            </w:r>
            <w:r>
              <w:rPr>
                <w:noProof/>
                <w:webHidden/>
              </w:rPr>
            </w:r>
          </w:ins>
          <w:r>
            <w:rPr>
              <w:noProof/>
              <w:webHidden/>
            </w:rPr>
            <w:fldChar w:fldCharType="separate"/>
          </w:r>
          <w:ins w:id="639" w:author="Sammartano, Marc (BIC USA)" w:date="2015-08-16T17:11:00Z">
            <w:r>
              <w:rPr>
                <w:noProof/>
                <w:webHidden/>
              </w:rPr>
              <w:t>74</w:t>
            </w:r>
          </w:ins>
          <w:ins w:id="6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41" w:author="Sammartano, Marc (BIC USA)" w:date="2015-08-16T17:09:00Z"/>
              <w:rFonts w:eastAsiaTheme="minorEastAsia"/>
              <w:noProof/>
            </w:rPr>
          </w:pPr>
          <w:ins w:id="642"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"_Toc427508472"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Fn.end</w:t>
            </w:r>
            <w:r>
              <w:rPr>
                <w:noProof/>
                <w:webHidden/>
              </w:rPr>
              <w:tab/>
            </w:r>
            <w:r>
              <w:rPr>
                <w:noProof/>
                <w:webHidden/>
              </w:rPr>
              <w:fldChar w:fldCharType="begin"/>
            </w:r>
            <w:r>
              <w:rPr>
                <w:noProof/>
                <w:webHidden/>
              </w:rPr>
              <w:instrText xml:space="preserve"> PAGEREF _Toc427508472 \h </w:instrText>
            </w:r>
            <w:r>
              <w:rPr>
                <w:noProof/>
                <w:webHidden/>
              </w:rPr>
            </w:r>
          </w:ins>
          <w:r>
            <w:rPr>
              <w:noProof/>
              <w:webHidden/>
            </w:rPr>
            <w:fldChar w:fldCharType="separate"/>
          </w:r>
          <w:ins w:id="643" w:author="Sammartano, Marc (BIC USA)" w:date="2015-08-16T17:11:00Z">
            <w:r>
              <w:rPr>
                <w:noProof/>
                <w:webHidden/>
              </w:rPr>
              <w:t>74</w:t>
            </w:r>
          </w:ins>
          <w:ins w:id="6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645" w:author="Sammartano, Marc (BIC USA)" w:date="2015-08-16T17:09:00Z"/>
              <w:rFonts w:eastAsiaTheme="minorEastAsia"/>
              <w:noProof/>
            </w:rPr>
          </w:pPr>
          <w:ins w:id="6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Call &lt;user_defined_function&gt;</w:t>
            </w:r>
            <w:r>
              <w:rPr>
                <w:noProof/>
                <w:webHidden/>
              </w:rPr>
              <w:tab/>
            </w:r>
            <w:r>
              <w:rPr>
                <w:noProof/>
                <w:webHidden/>
              </w:rPr>
              <w:fldChar w:fldCharType="begin"/>
            </w:r>
            <w:r>
              <w:rPr>
                <w:noProof/>
                <w:webHidden/>
              </w:rPr>
              <w:instrText xml:space="preserve"> PAGEREF _Toc427508473 \h </w:instrText>
            </w:r>
            <w:r>
              <w:rPr>
                <w:noProof/>
                <w:webHidden/>
              </w:rPr>
            </w:r>
          </w:ins>
          <w:r>
            <w:rPr>
              <w:noProof/>
              <w:webHidden/>
            </w:rPr>
            <w:fldChar w:fldCharType="separate"/>
          </w:r>
          <w:ins w:id="647" w:author="Sammartano, Marc (BIC USA)" w:date="2015-08-16T17:11:00Z">
            <w:r>
              <w:rPr>
                <w:noProof/>
                <w:webHidden/>
              </w:rPr>
              <w:t>74</w:t>
            </w:r>
          </w:ins>
          <w:ins w:id="64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649" w:author="Sammartano, Marc (BIC USA)" w:date="2015-08-16T17:09:00Z"/>
              <w:rFonts w:eastAsiaTheme="minorEastAsia"/>
              <w:noProof/>
            </w:rPr>
          </w:pPr>
          <w:ins w:id="6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Program Control Commands</w:t>
            </w:r>
            <w:r>
              <w:rPr>
                <w:noProof/>
                <w:webHidden/>
              </w:rPr>
              <w:tab/>
            </w:r>
            <w:r>
              <w:rPr>
                <w:noProof/>
                <w:webHidden/>
              </w:rPr>
              <w:fldChar w:fldCharType="begin"/>
            </w:r>
            <w:r>
              <w:rPr>
                <w:noProof/>
                <w:webHidden/>
              </w:rPr>
              <w:instrText xml:space="preserve"> PAGEREF _Toc427508474 \h </w:instrText>
            </w:r>
            <w:r>
              <w:rPr>
                <w:noProof/>
                <w:webHidden/>
              </w:rPr>
            </w:r>
          </w:ins>
          <w:r>
            <w:rPr>
              <w:noProof/>
              <w:webHidden/>
            </w:rPr>
            <w:fldChar w:fldCharType="separate"/>
          </w:r>
          <w:ins w:id="651" w:author="Sammartano, Marc (BIC USA)" w:date="2015-08-16T17:11:00Z">
            <w:r>
              <w:rPr>
                <w:noProof/>
                <w:webHidden/>
              </w:rPr>
              <w:t>75</w:t>
            </w:r>
          </w:ins>
          <w:ins w:id="6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53" w:author="Sammartano, Marc (BIC USA)" w:date="2015-08-16T17:09:00Z"/>
              <w:rFonts w:eastAsiaTheme="minorEastAsia"/>
              <w:noProof/>
            </w:rPr>
          </w:pPr>
          <w:ins w:id="6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If / Then / Else / Elseif / Endif</w:t>
            </w:r>
            <w:r>
              <w:rPr>
                <w:noProof/>
                <w:webHidden/>
              </w:rPr>
              <w:tab/>
            </w:r>
            <w:r>
              <w:rPr>
                <w:noProof/>
                <w:webHidden/>
              </w:rPr>
              <w:fldChar w:fldCharType="begin"/>
            </w:r>
            <w:r>
              <w:rPr>
                <w:noProof/>
                <w:webHidden/>
              </w:rPr>
              <w:instrText xml:space="preserve"> PAGEREF _Toc427508475 \h </w:instrText>
            </w:r>
            <w:r>
              <w:rPr>
                <w:noProof/>
                <w:webHidden/>
              </w:rPr>
            </w:r>
          </w:ins>
          <w:r>
            <w:rPr>
              <w:noProof/>
              <w:webHidden/>
            </w:rPr>
            <w:fldChar w:fldCharType="separate"/>
          </w:r>
          <w:ins w:id="655" w:author="Sammartano, Marc (BIC USA)" w:date="2015-08-16T17:11:00Z">
            <w:r>
              <w:rPr>
                <w:noProof/>
                <w:webHidden/>
              </w:rPr>
              <w:t>75</w:t>
            </w:r>
          </w:ins>
          <w:ins w:id="6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57" w:author="Sammartano, Marc (BIC USA)" w:date="2015-08-16T17:09:00Z"/>
              <w:rFonts w:eastAsiaTheme="minorEastAsia"/>
              <w:noProof/>
            </w:rPr>
          </w:pPr>
          <w:ins w:id="6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If / Then / Else</w:t>
            </w:r>
            <w:r>
              <w:rPr>
                <w:noProof/>
                <w:webHidden/>
              </w:rPr>
              <w:tab/>
            </w:r>
            <w:r>
              <w:rPr>
                <w:noProof/>
                <w:webHidden/>
              </w:rPr>
              <w:fldChar w:fldCharType="begin"/>
            </w:r>
            <w:r>
              <w:rPr>
                <w:noProof/>
                <w:webHidden/>
              </w:rPr>
              <w:instrText xml:space="preserve"> PAGEREF _Toc427508476 \h </w:instrText>
            </w:r>
            <w:r>
              <w:rPr>
                <w:noProof/>
                <w:webHidden/>
              </w:rPr>
            </w:r>
          </w:ins>
          <w:r>
            <w:rPr>
              <w:noProof/>
              <w:webHidden/>
            </w:rPr>
            <w:fldChar w:fldCharType="separate"/>
          </w:r>
          <w:ins w:id="659" w:author="Sammartano, Marc (BIC USA)" w:date="2015-08-16T17:11:00Z">
            <w:r>
              <w:rPr>
                <w:noProof/>
                <w:webHidden/>
              </w:rPr>
              <w:t>75</w:t>
            </w:r>
          </w:ins>
          <w:ins w:id="6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61" w:author="Sammartano, Marc (BIC USA)" w:date="2015-08-16T17:09:00Z"/>
              <w:rFonts w:eastAsiaTheme="minorEastAsia"/>
              <w:noProof/>
            </w:rPr>
          </w:pPr>
          <w:ins w:id="6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For - To - Step / Next</w:t>
            </w:r>
            <w:r>
              <w:rPr>
                <w:noProof/>
                <w:webHidden/>
              </w:rPr>
              <w:tab/>
            </w:r>
            <w:r>
              <w:rPr>
                <w:noProof/>
                <w:webHidden/>
              </w:rPr>
              <w:fldChar w:fldCharType="begin"/>
            </w:r>
            <w:r>
              <w:rPr>
                <w:noProof/>
                <w:webHidden/>
              </w:rPr>
              <w:instrText xml:space="preserve"> PAGEREF _Toc427508477 \h </w:instrText>
            </w:r>
            <w:r>
              <w:rPr>
                <w:noProof/>
                <w:webHidden/>
              </w:rPr>
            </w:r>
          </w:ins>
          <w:r>
            <w:rPr>
              <w:noProof/>
              <w:webHidden/>
            </w:rPr>
            <w:fldChar w:fldCharType="separate"/>
          </w:r>
          <w:ins w:id="663" w:author="Sammartano, Marc (BIC USA)" w:date="2015-08-16T17:11:00Z">
            <w:r>
              <w:rPr>
                <w:noProof/>
                <w:webHidden/>
              </w:rPr>
              <w:t>76</w:t>
            </w:r>
          </w:ins>
          <w:ins w:id="6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65" w:author="Sammartano, Marc (BIC USA)" w:date="2015-08-16T17:09:00Z"/>
              <w:rFonts w:eastAsiaTheme="minorEastAsia"/>
              <w:noProof/>
            </w:rPr>
          </w:pPr>
          <w:ins w:id="6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F_N.continue</w:t>
            </w:r>
            <w:r>
              <w:rPr>
                <w:noProof/>
                <w:webHidden/>
              </w:rPr>
              <w:tab/>
            </w:r>
            <w:r>
              <w:rPr>
                <w:noProof/>
                <w:webHidden/>
              </w:rPr>
              <w:fldChar w:fldCharType="begin"/>
            </w:r>
            <w:r>
              <w:rPr>
                <w:noProof/>
                <w:webHidden/>
              </w:rPr>
              <w:instrText xml:space="preserve"> PAGEREF _Toc427508478 \h </w:instrText>
            </w:r>
            <w:r>
              <w:rPr>
                <w:noProof/>
                <w:webHidden/>
              </w:rPr>
            </w:r>
          </w:ins>
          <w:r>
            <w:rPr>
              <w:noProof/>
              <w:webHidden/>
            </w:rPr>
            <w:fldChar w:fldCharType="separate"/>
          </w:r>
          <w:ins w:id="667" w:author="Sammartano, Marc (BIC USA)" w:date="2015-08-16T17:11:00Z">
            <w:r>
              <w:rPr>
                <w:noProof/>
                <w:webHidden/>
              </w:rPr>
              <w:t>77</w:t>
            </w:r>
          </w:ins>
          <w:ins w:id="6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69" w:author="Sammartano, Marc (BIC USA)" w:date="2015-08-16T17:09:00Z"/>
              <w:rFonts w:eastAsiaTheme="minorEastAsia"/>
              <w:noProof/>
            </w:rPr>
          </w:pPr>
          <w:ins w:id="6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F_N.break</w:t>
            </w:r>
            <w:r>
              <w:rPr>
                <w:noProof/>
                <w:webHidden/>
              </w:rPr>
              <w:tab/>
            </w:r>
            <w:r>
              <w:rPr>
                <w:noProof/>
                <w:webHidden/>
              </w:rPr>
              <w:fldChar w:fldCharType="begin"/>
            </w:r>
            <w:r>
              <w:rPr>
                <w:noProof/>
                <w:webHidden/>
              </w:rPr>
              <w:instrText xml:space="preserve"> PAGEREF _Toc427508479 \h </w:instrText>
            </w:r>
            <w:r>
              <w:rPr>
                <w:noProof/>
                <w:webHidden/>
              </w:rPr>
            </w:r>
          </w:ins>
          <w:r>
            <w:rPr>
              <w:noProof/>
              <w:webHidden/>
            </w:rPr>
            <w:fldChar w:fldCharType="separate"/>
          </w:r>
          <w:ins w:id="671" w:author="Sammartano, Marc (BIC USA)" w:date="2015-08-16T17:11:00Z">
            <w:r>
              <w:rPr>
                <w:noProof/>
                <w:webHidden/>
              </w:rPr>
              <w:t>77</w:t>
            </w:r>
          </w:ins>
          <w:ins w:id="6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73" w:author="Sammartano, Marc (BIC USA)" w:date="2015-08-16T17:09:00Z"/>
              <w:rFonts w:eastAsiaTheme="minorEastAsia"/>
              <w:noProof/>
            </w:rPr>
          </w:pPr>
          <w:ins w:id="6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While &lt;lexp&gt; / Repeat</w:t>
            </w:r>
            <w:r>
              <w:rPr>
                <w:noProof/>
                <w:webHidden/>
              </w:rPr>
              <w:tab/>
            </w:r>
            <w:r>
              <w:rPr>
                <w:noProof/>
                <w:webHidden/>
              </w:rPr>
              <w:fldChar w:fldCharType="begin"/>
            </w:r>
            <w:r>
              <w:rPr>
                <w:noProof/>
                <w:webHidden/>
              </w:rPr>
              <w:instrText xml:space="preserve"> PAGEREF _Toc427508480 \h </w:instrText>
            </w:r>
            <w:r>
              <w:rPr>
                <w:noProof/>
                <w:webHidden/>
              </w:rPr>
            </w:r>
          </w:ins>
          <w:r>
            <w:rPr>
              <w:noProof/>
              <w:webHidden/>
            </w:rPr>
            <w:fldChar w:fldCharType="separate"/>
          </w:r>
          <w:ins w:id="675" w:author="Sammartano, Marc (BIC USA)" w:date="2015-08-16T17:11:00Z">
            <w:r>
              <w:rPr>
                <w:noProof/>
                <w:webHidden/>
              </w:rPr>
              <w:t>77</w:t>
            </w:r>
          </w:ins>
          <w:ins w:id="6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77" w:author="Sammartano, Marc (BIC USA)" w:date="2015-08-16T17:09:00Z"/>
              <w:rFonts w:eastAsiaTheme="minorEastAsia"/>
              <w:noProof/>
            </w:rPr>
          </w:pPr>
          <w:ins w:id="6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W_R.continue</w:t>
            </w:r>
            <w:r>
              <w:rPr>
                <w:noProof/>
                <w:webHidden/>
              </w:rPr>
              <w:tab/>
            </w:r>
            <w:r>
              <w:rPr>
                <w:noProof/>
                <w:webHidden/>
              </w:rPr>
              <w:fldChar w:fldCharType="begin"/>
            </w:r>
            <w:r>
              <w:rPr>
                <w:noProof/>
                <w:webHidden/>
              </w:rPr>
              <w:instrText xml:space="preserve"> PAGEREF _Toc427508481 \h </w:instrText>
            </w:r>
            <w:r>
              <w:rPr>
                <w:noProof/>
                <w:webHidden/>
              </w:rPr>
            </w:r>
          </w:ins>
          <w:r>
            <w:rPr>
              <w:noProof/>
              <w:webHidden/>
            </w:rPr>
            <w:fldChar w:fldCharType="separate"/>
          </w:r>
          <w:ins w:id="679" w:author="Sammartano, Marc (BIC USA)" w:date="2015-08-16T17:11:00Z">
            <w:r>
              <w:rPr>
                <w:noProof/>
                <w:webHidden/>
              </w:rPr>
              <w:t>77</w:t>
            </w:r>
          </w:ins>
          <w:ins w:id="6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81" w:author="Sammartano, Marc (BIC USA)" w:date="2015-08-16T17:09:00Z"/>
              <w:rFonts w:eastAsiaTheme="minorEastAsia"/>
              <w:noProof/>
            </w:rPr>
          </w:pPr>
          <w:ins w:id="6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W_R.break</w:t>
            </w:r>
            <w:r>
              <w:rPr>
                <w:noProof/>
                <w:webHidden/>
              </w:rPr>
              <w:tab/>
            </w:r>
            <w:r>
              <w:rPr>
                <w:noProof/>
                <w:webHidden/>
              </w:rPr>
              <w:fldChar w:fldCharType="begin"/>
            </w:r>
            <w:r>
              <w:rPr>
                <w:noProof/>
                <w:webHidden/>
              </w:rPr>
              <w:instrText xml:space="preserve"> PAGEREF _Toc427508482 \h </w:instrText>
            </w:r>
            <w:r>
              <w:rPr>
                <w:noProof/>
                <w:webHidden/>
              </w:rPr>
            </w:r>
          </w:ins>
          <w:r>
            <w:rPr>
              <w:noProof/>
              <w:webHidden/>
            </w:rPr>
            <w:fldChar w:fldCharType="separate"/>
          </w:r>
          <w:ins w:id="683" w:author="Sammartano, Marc (BIC USA)" w:date="2015-08-16T17:11:00Z">
            <w:r>
              <w:rPr>
                <w:noProof/>
                <w:webHidden/>
              </w:rPr>
              <w:t>77</w:t>
            </w:r>
          </w:ins>
          <w:ins w:id="6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85" w:author="Sammartano, Marc (BIC USA)" w:date="2015-08-16T17:09:00Z"/>
              <w:rFonts w:eastAsiaTheme="minorEastAsia"/>
              <w:noProof/>
            </w:rPr>
          </w:pPr>
          <w:ins w:id="6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Do / Until &lt;lexp&gt;</w:t>
            </w:r>
            <w:r>
              <w:rPr>
                <w:noProof/>
                <w:webHidden/>
              </w:rPr>
              <w:tab/>
            </w:r>
            <w:r>
              <w:rPr>
                <w:noProof/>
                <w:webHidden/>
              </w:rPr>
              <w:fldChar w:fldCharType="begin"/>
            </w:r>
            <w:r>
              <w:rPr>
                <w:noProof/>
                <w:webHidden/>
              </w:rPr>
              <w:instrText xml:space="preserve"> PAGEREF _Toc427508483 \h </w:instrText>
            </w:r>
            <w:r>
              <w:rPr>
                <w:noProof/>
                <w:webHidden/>
              </w:rPr>
            </w:r>
          </w:ins>
          <w:r>
            <w:rPr>
              <w:noProof/>
              <w:webHidden/>
            </w:rPr>
            <w:fldChar w:fldCharType="separate"/>
          </w:r>
          <w:ins w:id="687" w:author="Sammartano, Marc (BIC USA)" w:date="2015-08-16T17:11:00Z">
            <w:r>
              <w:rPr>
                <w:noProof/>
                <w:webHidden/>
              </w:rPr>
              <w:t>77</w:t>
            </w:r>
          </w:ins>
          <w:ins w:id="6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89" w:author="Sammartano, Marc (BIC USA)" w:date="2015-08-16T17:09:00Z"/>
              <w:rFonts w:eastAsiaTheme="minorEastAsia"/>
              <w:noProof/>
            </w:rPr>
          </w:pPr>
          <w:ins w:id="6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D_U.continue</w:t>
            </w:r>
            <w:r>
              <w:rPr>
                <w:noProof/>
                <w:webHidden/>
              </w:rPr>
              <w:tab/>
            </w:r>
            <w:r>
              <w:rPr>
                <w:noProof/>
                <w:webHidden/>
              </w:rPr>
              <w:fldChar w:fldCharType="begin"/>
            </w:r>
            <w:r>
              <w:rPr>
                <w:noProof/>
                <w:webHidden/>
              </w:rPr>
              <w:instrText xml:space="preserve"> PAGEREF _Toc427508484 \h </w:instrText>
            </w:r>
            <w:r>
              <w:rPr>
                <w:noProof/>
                <w:webHidden/>
              </w:rPr>
            </w:r>
          </w:ins>
          <w:r>
            <w:rPr>
              <w:noProof/>
              <w:webHidden/>
            </w:rPr>
            <w:fldChar w:fldCharType="separate"/>
          </w:r>
          <w:ins w:id="691" w:author="Sammartano, Marc (BIC USA)" w:date="2015-08-16T17:11:00Z">
            <w:r>
              <w:rPr>
                <w:noProof/>
                <w:webHidden/>
              </w:rPr>
              <w:t>78</w:t>
            </w:r>
          </w:ins>
          <w:ins w:id="6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93" w:author="Sammartano, Marc (BIC USA)" w:date="2015-08-16T17:09:00Z"/>
              <w:rFonts w:eastAsiaTheme="minorEastAsia"/>
              <w:noProof/>
            </w:rPr>
          </w:pPr>
          <w:ins w:id="6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D_U.break</w:t>
            </w:r>
            <w:r>
              <w:rPr>
                <w:noProof/>
                <w:webHidden/>
              </w:rPr>
              <w:tab/>
            </w:r>
            <w:r>
              <w:rPr>
                <w:noProof/>
                <w:webHidden/>
              </w:rPr>
              <w:fldChar w:fldCharType="begin"/>
            </w:r>
            <w:r>
              <w:rPr>
                <w:noProof/>
                <w:webHidden/>
              </w:rPr>
              <w:instrText xml:space="preserve"> PAGEREF _Toc427508485 \h </w:instrText>
            </w:r>
            <w:r>
              <w:rPr>
                <w:noProof/>
                <w:webHidden/>
              </w:rPr>
            </w:r>
          </w:ins>
          <w:r>
            <w:rPr>
              <w:noProof/>
              <w:webHidden/>
            </w:rPr>
            <w:fldChar w:fldCharType="separate"/>
          </w:r>
          <w:ins w:id="695" w:author="Sammartano, Marc (BIC USA)" w:date="2015-08-16T17:11:00Z">
            <w:r>
              <w:rPr>
                <w:noProof/>
                <w:webHidden/>
              </w:rPr>
              <w:t>78</w:t>
            </w:r>
          </w:ins>
          <w:ins w:id="6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697" w:author="Sammartano, Marc (BIC USA)" w:date="2015-08-16T17:09:00Z"/>
              <w:rFonts w:eastAsiaTheme="minorEastAsia"/>
              <w:noProof/>
            </w:rPr>
          </w:pPr>
          <w:ins w:id="6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Labels, GOTO, GOSUB, and RETURN: Traditional BASIC</w:t>
            </w:r>
            <w:r>
              <w:rPr>
                <w:noProof/>
                <w:webHidden/>
              </w:rPr>
              <w:tab/>
            </w:r>
            <w:r>
              <w:rPr>
                <w:noProof/>
                <w:webHidden/>
              </w:rPr>
              <w:fldChar w:fldCharType="begin"/>
            </w:r>
            <w:r>
              <w:rPr>
                <w:noProof/>
                <w:webHidden/>
              </w:rPr>
              <w:instrText xml:space="preserve"> PAGEREF _Toc427508486 \h </w:instrText>
            </w:r>
            <w:r>
              <w:rPr>
                <w:noProof/>
                <w:webHidden/>
              </w:rPr>
            </w:r>
          </w:ins>
          <w:r>
            <w:rPr>
              <w:noProof/>
              <w:webHidden/>
            </w:rPr>
            <w:fldChar w:fldCharType="separate"/>
          </w:r>
          <w:ins w:id="699" w:author="Sammartano, Marc (BIC USA)" w:date="2015-08-16T17:11:00Z">
            <w:r>
              <w:rPr>
                <w:noProof/>
                <w:webHidden/>
              </w:rPr>
              <w:t>78</w:t>
            </w:r>
          </w:ins>
          <w:ins w:id="7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01" w:author="Sammartano, Marc (BIC USA)" w:date="2015-08-16T17:09:00Z"/>
              <w:rFonts w:eastAsiaTheme="minorEastAsia"/>
              <w:noProof/>
            </w:rPr>
          </w:pPr>
          <w:ins w:id="7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Label</w:t>
            </w:r>
            <w:r>
              <w:rPr>
                <w:noProof/>
                <w:webHidden/>
              </w:rPr>
              <w:tab/>
            </w:r>
            <w:r>
              <w:rPr>
                <w:noProof/>
                <w:webHidden/>
              </w:rPr>
              <w:fldChar w:fldCharType="begin"/>
            </w:r>
            <w:r>
              <w:rPr>
                <w:noProof/>
                <w:webHidden/>
              </w:rPr>
              <w:instrText xml:space="preserve"> PAGEREF _Toc427508487 \h </w:instrText>
            </w:r>
            <w:r>
              <w:rPr>
                <w:noProof/>
                <w:webHidden/>
              </w:rPr>
            </w:r>
          </w:ins>
          <w:r>
            <w:rPr>
              <w:noProof/>
              <w:webHidden/>
            </w:rPr>
            <w:fldChar w:fldCharType="separate"/>
          </w:r>
          <w:ins w:id="703" w:author="Sammartano, Marc (BIC USA)" w:date="2015-08-16T17:11:00Z">
            <w:r>
              <w:rPr>
                <w:noProof/>
                <w:webHidden/>
              </w:rPr>
              <w:t>78</w:t>
            </w:r>
          </w:ins>
          <w:ins w:id="7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05" w:author="Sammartano, Marc (BIC USA)" w:date="2015-08-16T17:09:00Z"/>
              <w:rFonts w:eastAsiaTheme="minorEastAsia"/>
              <w:noProof/>
            </w:rPr>
          </w:pPr>
          <w:ins w:id="7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GoTo &lt;label&gt;</w:t>
            </w:r>
            <w:r>
              <w:rPr>
                <w:noProof/>
                <w:webHidden/>
              </w:rPr>
              <w:tab/>
            </w:r>
            <w:r>
              <w:rPr>
                <w:noProof/>
                <w:webHidden/>
              </w:rPr>
              <w:fldChar w:fldCharType="begin"/>
            </w:r>
            <w:r>
              <w:rPr>
                <w:noProof/>
                <w:webHidden/>
              </w:rPr>
              <w:instrText xml:space="preserve"> PAGEREF _Toc427508488 \h </w:instrText>
            </w:r>
            <w:r>
              <w:rPr>
                <w:noProof/>
                <w:webHidden/>
              </w:rPr>
            </w:r>
          </w:ins>
          <w:r>
            <w:rPr>
              <w:noProof/>
              <w:webHidden/>
            </w:rPr>
            <w:fldChar w:fldCharType="separate"/>
          </w:r>
          <w:ins w:id="707" w:author="Sammartano, Marc (BIC USA)" w:date="2015-08-16T17:11:00Z">
            <w:r>
              <w:rPr>
                <w:noProof/>
                <w:webHidden/>
              </w:rPr>
              <w:t>79</w:t>
            </w:r>
          </w:ins>
          <w:ins w:id="7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09" w:author="Sammartano, Marc (BIC USA)" w:date="2015-08-16T17:09:00Z"/>
              <w:rFonts w:eastAsiaTheme="minorEastAsia"/>
              <w:noProof/>
            </w:rPr>
          </w:pPr>
          <w:ins w:id="7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GoTo &lt;index_nexp&gt;, &lt;label&gt;...</w:t>
            </w:r>
            <w:r>
              <w:rPr>
                <w:noProof/>
                <w:webHidden/>
              </w:rPr>
              <w:tab/>
            </w:r>
            <w:r>
              <w:rPr>
                <w:noProof/>
                <w:webHidden/>
              </w:rPr>
              <w:fldChar w:fldCharType="begin"/>
            </w:r>
            <w:r>
              <w:rPr>
                <w:noProof/>
                <w:webHidden/>
              </w:rPr>
              <w:instrText xml:space="preserve"> PAGEREF _Toc427508489 \h </w:instrText>
            </w:r>
            <w:r>
              <w:rPr>
                <w:noProof/>
                <w:webHidden/>
              </w:rPr>
            </w:r>
          </w:ins>
          <w:r>
            <w:rPr>
              <w:noProof/>
              <w:webHidden/>
            </w:rPr>
            <w:fldChar w:fldCharType="separate"/>
          </w:r>
          <w:ins w:id="711" w:author="Sammartano, Marc (BIC USA)" w:date="2015-08-16T17:11:00Z">
            <w:r>
              <w:rPr>
                <w:noProof/>
                <w:webHidden/>
              </w:rPr>
              <w:t>79</w:t>
            </w:r>
          </w:ins>
          <w:ins w:id="7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13" w:author="Sammartano, Marc (BIC USA)" w:date="2015-08-16T17:09:00Z"/>
              <w:rFonts w:eastAsiaTheme="minorEastAsia"/>
              <w:noProof/>
            </w:rPr>
          </w:pPr>
          <w:ins w:id="7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GoSub &lt;label&gt; / Return</w:t>
            </w:r>
            <w:r>
              <w:rPr>
                <w:noProof/>
                <w:webHidden/>
              </w:rPr>
              <w:tab/>
            </w:r>
            <w:r>
              <w:rPr>
                <w:noProof/>
                <w:webHidden/>
              </w:rPr>
              <w:fldChar w:fldCharType="begin"/>
            </w:r>
            <w:r>
              <w:rPr>
                <w:noProof/>
                <w:webHidden/>
              </w:rPr>
              <w:instrText xml:space="preserve"> PAGEREF _Toc427508490 \h </w:instrText>
            </w:r>
            <w:r>
              <w:rPr>
                <w:noProof/>
                <w:webHidden/>
              </w:rPr>
            </w:r>
          </w:ins>
          <w:r>
            <w:rPr>
              <w:noProof/>
              <w:webHidden/>
            </w:rPr>
            <w:fldChar w:fldCharType="separate"/>
          </w:r>
          <w:ins w:id="715" w:author="Sammartano, Marc (BIC USA)" w:date="2015-08-16T17:11:00Z">
            <w:r>
              <w:rPr>
                <w:noProof/>
                <w:webHidden/>
              </w:rPr>
              <w:t>79</w:t>
            </w:r>
          </w:ins>
          <w:ins w:id="7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17" w:author="Sammartano, Marc (BIC USA)" w:date="2015-08-16T17:09:00Z"/>
              <w:rFonts w:eastAsiaTheme="minorEastAsia"/>
              <w:noProof/>
            </w:rPr>
          </w:pPr>
          <w:ins w:id="7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GoSub &lt;index_nexp&gt;, &lt;label&gt;... / Return</w:t>
            </w:r>
            <w:r>
              <w:rPr>
                <w:noProof/>
                <w:webHidden/>
              </w:rPr>
              <w:tab/>
            </w:r>
            <w:r>
              <w:rPr>
                <w:noProof/>
                <w:webHidden/>
              </w:rPr>
              <w:fldChar w:fldCharType="begin"/>
            </w:r>
            <w:r>
              <w:rPr>
                <w:noProof/>
                <w:webHidden/>
              </w:rPr>
              <w:instrText xml:space="preserve"> PAGEREF _Toc427508491 \h </w:instrText>
            </w:r>
            <w:r>
              <w:rPr>
                <w:noProof/>
                <w:webHidden/>
              </w:rPr>
            </w:r>
          </w:ins>
          <w:r>
            <w:rPr>
              <w:noProof/>
              <w:webHidden/>
            </w:rPr>
            <w:fldChar w:fldCharType="separate"/>
          </w:r>
          <w:ins w:id="719" w:author="Sammartano, Marc (BIC USA)" w:date="2015-08-16T17:11:00Z">
            <w:r>
              <w:rPr>
                <w:noProof/>
                <w:webHidden/>
              </w:rPr>
              <w:t>80</w:t>
            </w:r>
          </w:ins>
          <w:ins w:id="7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21" w:author="Sammartano, Marc (BIC USA)" w:date="2015-08-16T17:09:00Z"/>
              <w:rFonts w:eastAsiaTheme="minorEastAsia"/>
              <w:noProof/>
            </w:rPr>
          </w:pPr>
          <w:ins w:id="7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Using Source Code from Multiple Files</w:t>
            </w:r>
            <w:r>
              <w:rPr>
                <w:noProof/>
                <w:webHidden/>
              </w:rPr>
              <w:tab/>
            </w:r>
            <w:r>
              <w:rPr>
                <w:noProof/>
                <w:webHidden/>
              </w:rPr>
              <w:fldChar w:fldCharType="begin"/>
            </w:r>
            <w:r>
              <w:rPr>
                <w:noProof/>
                <w:webHidden/>
              </w:rPr>
              <w:instrText xml:space="preserve"> PAGEREF _Toc427508492 \h </w:instrText>
            </w:r>
            <w:r>
              <w:rPr>
                <w:noProof/>
                <w:webHidden/>
              </w:rPr>
            </w:r>
          </w:ins>
          <w:r>
            <w:rPr>
              <w:noProof/>
              <w:webHidden/>
            </w:rPr>
            <w:fldChar w:fldCharType="separate"/>
          </w:r>
          <w:ins w:id="723" w:author="Sammartano, Marc (BIC USA)" w:date="2015-08-16T17:11:00Z">
            <w:r>
              <w:rPr>
                <w:noProof/>
                <w:webHidden/>
              </w:rPr>
              <w:t>80</w:t>
            </w:r>
          </w:ins>
          <w:ins w:id="7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25" w:author="Sammartano, Marc (BIC USA)" w:date="2015-08-16T17:09:00Z"/>
              <w:rFonts w:eastAsiaTheme="minorEastAsia"/>
              <w:noProof/>
            </w:rPr>
          </w:pPr>
          <w:ins w:id="7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Include FilePath</w:t>
            </w:r>
            <w:r>
              <w:rPr>
                <w:noProof/>
                <w:webHidden/>
              </w:rPr>
              <w:tab/>
            </w:r>
            <w:r>
              <w:rPr>
                <w:noProof/>
                <w:webHidden/>
              </w:rPr>
              <w:fldChar w:fldCharType="begin"/>
            </w:r>
            <w:r>
              <w:rPr>
                <w:noProof/>
                <w:webHidden/>
              </w:rPr>
              <w:instrText xml:space="preserve"> PAGEREF _Toc427508493 \h </w:instrText>
            </w:r>
            <w:r>
              <w:rPr>
                <w:noProof/>
                <w:webHidden/>
              </w:rPr>
            </w:r>
          </w:ins>
          <w:r>
            <w:rPr>
              <w:noProof/>
              <w:webHidden/>
            </w:rPr>
            <w:fldChar w:fldCharType="separate"/>
          </w:r>
          <w:ins w:id="727" w:author="Sammartano, Marc (BIC USA)" w:date="2015-08-16T17:11:00Z">
            <w:r>
              <w:rPr>
                <w:noProof/>
                <w:webHidden/>
              </w:rPr>
              <w:t>80</w:t>
            </w:r>
          </w:ins>
          <w:ins w:id="7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29" w:author="Sammartano, Marc (BIC USA)" w:date="2015-08-16T17:09:00Z"/>
              <w:rFonts w:eastAsiaTheme="minorEastAsia"/>
              <w:noProof/>
            </w:rPr>
          </w:pPr>
          <w:ins w:id="7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Run &lt;filename_sexp&gt; {, &lt;data_sexp&gt;}</w:t>
            </w:r>
            <w:r>
              <w:rPr>
                <w:noProof/>
                <w:webHidden/>
              </w:rPr>
              <w:tab/>
            </w:r>
            <w:r>
              <w:rPr>
                <w:noProof/>
                <w:webHidden/>
              </w:rPr>
              <w:fldChar w:fldCharType="begin"/>
            </w:r>
            <w:r>
              <w:rPr>
                <w:noProof/>
                <w:webHidden/>
              </w:rPr>
              <w:instrText xml:space="preserve"> PAGEREF _Toc427508494 \h </w:instrText>
            </w:r>
            <w:r>
              <w:rPr>
                <w:noProof/>
                <w:webHidden/>
              </w:rPr>
            </w:r>
          </w:ins>
          <w:r>
            <w:rPr>
              <w:noProof/>
              <w:webHidden/>
            </w:rPr>
            <w:fldChar w:fldCharType="separate"/>
          </w:r>
          <w:ins w:id="731" w:author="Sammartano, Marc (BIC USA)" w:date="2015-08-16T17:11:00Z">
            <w:r>
              <w:rPr>
                <w:noProof/>
                <w:webHidden/>
              </w:rPr>
              <w:t>81</w:t>
            </w:r>
          </w:ins>
          <w:ins w:id="7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33" w:author="Sammartano, Marc (BIC USA)" w:date="2015-08-16T17:09:00Z"/>
              <w:rFonts w:eastAsiaTheme="minorEastAsia"/>
              <w:noProof/>
            </w:rPr>
          </w:pPr>
          <w:ins w:id="7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Switch Commands</w:t>
            </w:r>
            <w:r>
              <w:rPr>
                <w:noProof/>
                <w:webHidden/>
              </w:rPr>
              <w:tab/>
            </w:r>
            <w:r>
              <w:rPr>
                <w:noProof/>
                <w:webHidden/>
              </w:rPr>
              <w:fldChar w:fldCharType="begin"/>
            </w:r>
            <w:r>
              <w:rPr>
                <w:noProof/>
                <w:webHidden/>
              </w:rPr>
              <w:instrText xml:space="preserve"> PAGEREF _Toc427508495 \h </w:instrText>
            </w:r>
            <w:r>
              <w:rPr>
                <w:noProof/>
                <w:webHidden/>
              </w:rPr>
            </w:r>
          </w:ins>
          <w:r>
            <w:rPr>
              <w:noProof/>
              <w:webHidden/>
            </w:rPr>
            <w:fldChar w:fldCharType="separate"/>
          </w:r>
          <w:ins w:id="735" w:author="Sammartano, Marc (BIC USA)" w:date="2015-08-16T17:11:00Z">
            <w:r>
              <w:rPr>
                <w:noProof/>
                <w:webHidden/>
              </w:rPr>
              <w:t>81</w:t>
            </w:r>
          </w:ins>
          <w:ins w:id="7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37" w:author="Sammartano, Marc (BIC USA)" w:date="2015-08-16T17:09:00Z"/>
              <w:rFonts w:eastAsiaTheme="minorEastAsia"/>
              <w:noProof/>
            </w:rPr>
          </w:pPr>
          <w:ins w:id="7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Nesting Switch Operations</w:t>
            </w:r>
            <w:r>
              <w:rPr>
                <w:noProof/>
                <w:webHidden/>
              </w:rPr>
              <w:tab/>
            </w:r>
            <w:r>
              <w:rPr>
                <w:noProof/>
                <w:webHidden/>
              </w:rPr>
              <w:fldChar w:fldCharType="begin"/>
            </w:r>
            <w:r>
              <w:rPr>
                <w:noProof/>
                <w:webHidden/>
              </w:rPr>
              <w:instrText xml:space="preserve"> PAGEREF _Toc427508496 \h </w:instrText>
            </w:r>
            <w:r>
              <w:rPr>
                <w:noProof/>
                <w:webHidden/>
              </w:rPr>
            </w:r>
          </w:ins>
          <w:r>
            <w:rPr>
              <w:noProof/>
              <w:webHidden/>
            </w:rPr>
            <w:fldChar w:fldCharType="separate"/>
          </w:r>
          <w:ins w:id="739" w:author="Sammartano, Marc (BIC USA)" w:date="2015-08-16T17:11:00Z">
            <w:r>
              <w:rPr>
                <w:noProof/>
                <w:webHidden/>
              </w:rPr>
              <w:t>81</w:t>
            </w:r>
          </w:ins>
          <w:ins w:id="7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41" w:author="Sammartano, Marc (BIC USA)" w:date="2015-08-16T17:09:00Z"/>
              <w:rFonts w:eastAsiaTheme="minorEastAsia"/>
              <w:noProof/>
            </w:rPr>
          </w:pPr>
          <w:ins w:id="7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Sw.begin &lt;nexp&gt;|&lt;sexp&gt;</w:t>
            </w:r>
            <w:r>
              <w:rPr>
                <w:noProof/>
                <w:webHidden/>
              </w:rPr>
              <w:tab/>
            </w:r>
            <w:r>
              <w:rPr>
                <w:noProof/>
                <w:webHidden/>
              </w:rPr>
              <w:fldChar w:fldCharType="begin"/>
            </w:r>
            <w:r>
              <w:rPr>
                <w:noProof/>
                <w:webHidden/>
              </w:rPr>
              <w:instrText xml:space="preserve"> PAGEREF _Toc427508497 \h </w:instrText>
            </w:r>
            <w:r>
              <w:rPr>
                <w:noProof/>
                <w:webHidden/>
              </w:rPr>
            </w:r>
          </w:ins>
          <w:r>
            <w:rPr>
              <w:noProof/>
              <w:webHidden/>
            </w:rPr>
            <w:fldChar w:fldCharType="separate"/>
          </w:r>
          <w:ins w:id="743" w:author="Sammartano, Marc (BIC USA)" w:date="2015-08-16T17:11:00Z">
            <w:r>
              <w:rPr>
                <w:noProof/>
                <w:webHidden/>
              </w:rPr>
              <w:t>82</w:t>
            </w:r>
          </w:ins>
          <w:ins w:id="7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45" w:author="Sammartano, Marc (BIC USA)" w:date="2015-08-16T17:09:00Z"/>
              <w:rFonts w:eastAsiaTheme="minorEastAsia"/>
              <w:noProof/>
            </w:rPr>
          </w:pPr>
          <w:ins w:id="7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Sw.case &lt;nexp&gt;|&lt;sexp&gt;</w:t>
            </w:r>
            <w:r>
              <w:rPr>
                <w:noProof/>
                <w:webHidden/>
              </w:rPr>
              <w:tab/>
            </w:r>
            <w:r>
              <w:rPr>
                <w:noProof/>
                <w:webHidden/>
              </w:rPr>
              <w:fldChar w:fldCharType="begin"/>
            </w:r>
            <w:r>
              <w:rPr>
                <w:noProof/>
                <w:webHidden/>
              </w:rPr>
              <w:instrText xml:space="preserve"> PAGEREF _Toc427508498 \h </w:instrText>
            </w:r>
            <w:r>
              <w:rPr>
                <w:noProof/>
                <w:webHidden/>
              </w:rPr>
            </w:r>
          </w:ins>
          <w:r>
            <w:rPr>
              <w:noProof/>
              <w:webHidden/>
            </w:rPr>
            <w:fldChar w:fldCharType="separate"/>
          </w:r>
          <w:ins w:id="747" w:author="Sammartano, Marc (BIC USA)" w:date="2015-08-16T17:11:00Z">
            <w:r>
              <w:rPr>
                <w:noProof/>
                <w:webHidden/>
              </w:rPr>
              <w:t>82</w:t>
            </w:r>
          </w:ins>
          <w:ins w:id="7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49" w:author="Sammartano, Marc (BIC USA)" w:date="2015-08-16T17:09:00Z"/>
              <w:rFonts w:eastAsiaTheme="minorEastAsia"/>
              <w:noProof/>
            </w:rPr>
          </w:pPr>
          <w:ins w:id="7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"_Toc427508499"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Sw.break</w:t>
            </w:r>
            <w:r>
              <w:rPr>
                <w:noProof/>
                <w:webHidden/>
              </w:rPr>
              <w:tab/>
            </w:r>
            <w:r>
              <w:rPr>
                <w:noProof/>
                <w:webHidden/>
              </w:rPr>
              <w:fldChar w:fldCharType="begin"/>
            </w:r>
            <w:r>
              <w:rPr>
                <w:noProof/>
                <w:webHidden/>
              </w:rPr>
              <w:instrText xml:space="preserve"> PAGEREF _Toc427508499 \h </w:instrText>
            </w:r>
            <w:r>
              <w:rPr>
                <w:noProof/>
                <w:webHidden/>
              </w:rPr>
            </w:r>
          </w:ins>
          <w:r>
            <w:rPr>
              <w:noProof/>
              <w:webHidden/>
            </w:rPr>
            <w:fldChar w:fldCharType="separate"/>
          </w:r>
          <w:ins w:id="751" w:author="Sammartano, Marc (BIC USA)" w:date="2015-08-16T17:11:00Z">
            <w:r>
              <w:rPr>
                <w:noProof/>
                <w:webHidden/>
              </w:rPr>
              <w:t>82</w:t>
            </w:r>
          </w:ins>
          <w:ins w:id="7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53" w:author="Sammartano, Marc (BIC USA)" w:date="2015-08-16T17:09:00Z"/>
              <w:rFonts w:eastAsiaTheme="minorEastAsia"/>
              <w:noProof/>
            </w:rPr>
          </w:pPr>
          <w:ins w:id="7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Sw.default</w:t>
            </w:r>
            <w:r>
              <w:rPr>
                <w:noProof/>
                <w:webHidden/>
              </w:rPr>
              <w:tab/>
            </w:r>
            <w:r>
              <w:rPr>
                <w:noProof/>
                <w:webHidden/>
              </w:rPr>
              <w:fldChar w:fldCharType="begin"/>
            </w:r>
            <w:r>
              <w:rPr>
                <w:noProof/>
                <w:webHidden/>
              </w:rPr>
              <w:instrText xml:space="preserve"> PAGEREF _Toc427508500 \h </w:instrText>
            </w:r>
            <w:r>
              <w:rPr>
                <w:noProof/>
                <w:webHidden/>
              </w:rPr>
            </w:r>
          </w:ins>
          <w:r>
            <w:rPr>
              <w:noProof/>
              <w:webHidden/>
            </w:rPr>
            <w:fldChar w:fldCharType="separate"/>
          </w:r>
          <w:ins w:id="755" w:author="Sammartano, Marc (BIC USA)" w:date="2015-08-16T17:11:00Z">
            <w:r>
              <w:rPr>
                <w:noProof/>
                <w:webHidden/>
              </w:rPr>
              <w:t>82</w:t>
            </w:r>
          </w:ins>
          <w:ins w:id="7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57" w:author="Sammartano, Marc (BIC USA)" w:date="2015-08-16T17:09:00Z"/>
              <w:rFonts w:eastAsiaTheme="minorEastAsia"/>
              <w:noProof/>
            </w:rPr>
          </w:pPr>
          <w:ins w:id="7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Sw.end</w:t>
            </w:r>
            <w:r>
              <w:rPr>
                <w:noProof/>
                <w:webHidden/>
              </w:rPr>
              <w:tab/>
            </w:r>
            <w:r>
              <w:rPr>
                <w:noProof/>
                <w:webHidden/>
              </w:rPr>
              <w:fldChar w:fldCharType="begin"/>
            </w:r>
            <w:r>
              <w:rPr>
                <w:noProof/>
                <w:webHidden/>
              </w:rPr>
              <w:instrText xml:space="preserve"> PAGEREF _Toc427508501 \h </w:instrText>
            </w:r>
            <w:r>
              <w:rPr>
                <w:noProof/>
                <w:webHidden/>
              </w:rPr>
            </w:r>
          </w:ins>
          <w:r>
            <w:rPr>
              <w:noProof/>
              <w:webHidden/>
            </w:rPr>
            <w:fldChar w:fldCharType="separate"/>
          </w:r>
          <w:ins w:id="759" w:author="Sammartano, Marc (BIC USA)" w:date="2015-08-16T17:11:00Z">
            <w:r>
              <w:rPr>
                <w:noProof/>
                <w:webHidden/>
              </w:rPr>
              <w:t>82</w:t>
            </w:r>
          </w:ins>
          <w:ins w:id="7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61" w:author="Sammartano, Marc (BIC USA)" w:date="2015-08-16T17:09:00Z"/>
              <w:rFonts w:eastAsiaTheme="minorEastAsia"/>
              <w:noProof/>
            </w:rPr>
          </w:pPr>
          <w:ins w:id="7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OnError:</w:t>
            </w:r>
            <w:r>
              <w:rPr>
                <w:noProof/>
                <w:webHidden/>
              </w:rPr>
              <w:tab/>
            </w:r>
            <w:r>
              <w:rPr>
                <w:noProof/>
                <w:webHidden/>
              </w:rPr>
              <w:fldChar w:fldCharType="begin"/>
            </w:r>
            <w:r>
              <w:rPr>
                <w:noProof/>
                <w:webHidden/>
              </w:rPr>
              <w:instrText xml:space="preserve"> PAGEREF _Toc427508502 \h </w:instrText>
            </w:r>
            <w:r>
              <w:rPr>
                <w:noProof/>
                <w:webHidden/>
              </w:rPr>
            </w:r>
          </w:ins>
          <w:r>
            <w:rPr>
              <w:noProof/>
              <w:webHidden/>
            </w:rPr>
            <w:fldChar w:fldCharType="separate"/>
          </w:r>
          <w:ins w:id="763" w:author="Sammartano, Marc (BIC USA)" w:date="2015-08-16T17:11:00Z">
            <w:r>
              <w:rPr>
                <w:noProof/>
                <w:webHidden/>
              </w:rPr>
              <w:t>82</w:t>
            </w:r>
          </w:ins>
          <w:ins w:id="7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65" w:author="Sammartano, Marc (BIC USA)" w:date="2015-08-16T17:09:00Z"/>
              <w:rFonts w:eastAsiaTheme="minorEastAsia"/>
              <w:noProof/>
            </w:rPr>
          </w:pPr>
          <w:ins w:id="7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OnConsoleTouch:</w:t>
            </w:r>
            <w:r>
              <w:rPr>
                <w:noProof/>
                <w:webHidden/>
              </w:rPr>
              <w:tab/>
            </w:r>
            <w:r>
              <w:rPr>
                <w:noProof/>
                <w:webHidden/>
              </w:rPr>
              <w:fldChar w:fldCharType="begin"/>
            </w:r>
            <w:r>
              <w:rPr>
                <w:noProof/>
                <w:webHidden/>
              </w:rPr>
              <w:instrText xml:space="preserve"> PAGEREF _Toc427508503 \h </w:instrText>
            </w:r>
            <w:r>
              <w:rPr>
                <w:noProof/>
                <w:webHidden/>
              </w:rPr>
            </w:r>
          </w:ins>
          <w:r>
            <w:rPr>
              <w:noProof/>
              <w:webHidden/>
            </w:rPr>
            <w:fldChar w:fldCharType="separate"/>
          </w:r>
          <w:ins w:id="767" w:author="Sammartano, Marc (BIC USA)" w:date="2015-08-16T17:11:00Z">
            <w:r>
              <w:rPr>
                <w:noProof/>
                <w:webHidden/>
              </w:rPr>
              <w:t>83</w:t>
            </w:r>
          </w:ins>
          <w:ins w:id="7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69" w:author="Sammartano, Marc (BIC USA)" w:date="2015-08-16T17:09:00Z"/>
              <w:rFonts w:eastAsiaTheme="minorEastAsia"/>
              <w:noProof/>
            </w:rPr>
          </w:pPr>
          <w:ins w:id="770"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"_Toc427508504"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ConsoleTouch.resume</w:t>
            </w:r>
            <w:r>
              <w:rPr>
                <w:noProof/>
                <w:webHidden/>
              </w:rPr>
              <w:tab/>
            </w:r>
            <w:r>
              <w:rPr>
                <w:noProof/>
                <w:webHidden/>
              </w:rPr>
              <w:fldChar w:fldCharType="begin"/>
            </w:r>
            <w:r>
              <w:rPr>
                <w:noProof/>
                <w:webHidden/>
              </w:rPr>
              <w:instrText xml:space="preserve"> PAGEREF _Toc427508504 \h </w:instrText>
            </w:r>
            <w:r>
              <w:rPr>
                <w:noProof/>
                <w:webHidden/>
              </w:rPr>
            </w:r>
          </w:ins>
          <w:r>
            <w:rPr>
              <w:noProof/>
              <w:webHidden/>
            </w:rPr>
            <w:fldChar w:fldCharType="separate"/>
          </w:r>
          <w:ins w:id="771" w:author="Sammartano, Marc (BIC USA)" w:date="2015-08-16T17:11:00Z">
            <w:r>
              <w:rPr>
                <w:noProof/>
                <w:webHidden/>
              </w:rPr>
              <w:t>83</w:t>
            </w:r>
          </w:ins>
          <w:ins w:id="7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73" w:author="Sammartano, Marc (BIC USA)" w:date="2015-08-16T17:09:00Z"/>
              <w:rFonts w:eastAsiaTheme="minorEastAsia"/>
              <w:noProof/>
            </w:rPr>
          </w:pPr>
          <w:ins w:id="7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OnBackKey:</w:t>
            </w:r>
            <w:r>
              <w:rPr>
                <w:noProof/>
                <w:webHidden/>
              </w:rPr>
              <w:tab/>
            </w:r>
            <w:r>
              <w:rPr>
                <w:noProof/>
                <w:webHidden/>
              </w:rPr>
              <w:fldChar w:fldCharType="begin"/>
            </w:r>
            <w:r>
              <w:rPr>
                <w:noProof/>
                <w:webHidden/>
              </w:rPr>
              <w:instrText xml:space="preserve"> PAGEREF _Toc427508505 \h </w:instrText>
            </w:r>
            <w:r>
              <w:rPr>
                <w:noProof/>
                <w:webHidden/>
              </w:rPr>
            </w:r>
          </w:ins>
          <w:r>
            <w:rPr>
              <w:noProof/>
              <w:webHidden/>
            </w:rPr>
            <w:fldChar w:fldCharType="separate"/>
          </w:r>
          <w:ins w:id="775" w:author="Sammartano, Marc (BIC USA)" w:date="2015-08-16T17:11:00Z">
            <w:r>
              <w:rPr>
                <w:noProof/>
                <w:webHidden/>
              </w:rPr>
              <w:t>83</w:t>
            </w:r>
          </w:ins>
          <w:ins w:id="7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77" w:author="Sammartano, Marc (BIC USA)" w:date="2015-08-16T17:09:00Z"/>
              <w:rFonts w:eastAsiaTheme="minorEastAsia"/>
              <w:noProof/>
            </w:rPr>
          </w:pPr>
          <w:ins w:id="7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Back.resume</w:t>
            </w:r>
            <w:r>
              <w:rPr>
                <w:noProof/>
                <w:webHidden/>
              </w:rPr>
              <w:tab/>
            </w:r>
            <w:r>
              <w:rPr>
                <w:noProof/>
                <w:webHidden/>
              </w:rPr>
              <w:fldChar w:fldCharType="begin"/>
            </w:r>
            <w:r>
              <w:rPr>
                <w:noProof/>
                <w:webHidden/>
              </w:rPr>
              <w:instrText xml:space="preserve"> PAGEREF _Toc427508506 \h </w:instrText>
            </w:r>
            <w:r>
              <w:rPr>
                <w:noProof/>
                <w:webHidden/>
              </w:rPr>
            </w:r>
          </w:ins>
          <w:r>
            <w:rPr>
              <w:noProof/>
              <w:webHidden/>
            </w:rPr>
            <w:fldChar w:fldCharType="separate"/>
          </w:r>
          <w:ins w:id="779" w:author="Sammartano, Marc (BIC USA)" w:date="2015-08-16T17:11:00Z">
            <w:r>
              <w:rPr>
                <w:noProof/>
                <w:webHidden/>
              </w:rPr>
              <w:t>83</w:t>
            </w:r>
          </w:ins>
          <w:ins w:id="7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81" w:author="Sammartano, Marc (BIC USA)" w:date="2015-08-16T17:09:00Z"/>
              <w:rFonts w:eastAsiaTheme="minorEastAsia"/>
              <w:noProof/>
            </w:rPr>
          </w:pPr>
          <w:ins w:id="7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OnMenuKey:</w:t>
            </w:r>
            <w:r>
              <w:rPr>
                <w:noProof/>
                <w:webHidden/>
              </w:rPr>
              <w:tab/>
            </w:r>
            <w:r>
              <w:rPr>
                <w:noProof/>
                <w:webHidden/>
              </w:rPr>
              <w:fldChar w:fldCharType="begin"/>
            </w:r>
            <w:r>
              <w:rPr>
                <w:noProof/>
                <w:webHidden/>
              </w:rPr>
              <w:instrText xml:space="preserve"> PAGEREF _Toc427508507 \h </w:instrText>
            </w:r>
            <w:r>
              <w:rPr>
                <w:noProof/>
                <w:webHidden/>
              </w:rPr>
            </w:r>
          </w:ins>
          <w:r>
            <w:rPr>
              <w:noProof/>
              <w:webHidden/>
            </w:rPr>
            <w:fldChar w:fldCharType="separate"/>
          </w:r>
          <w:ins w:id="783" w:author="Sammartano, Marc (BIC USA)" w:date="2015-08-16T17:11:00Z">
            <w:r>
              <w:rPr>
                <w:noProof/>
                <w:webHidden/>
              </w:rPr>
              <w:t>83</w:t>
            </w:r>
          </w:ins>
          <w:ins w:id="7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85" w:author="Sammartano, Marc (BIC USA)" w:date="2015-08-16T17:09:00Z"/>
              <w:rFonts w:eastAsiaTheme="minorEastAsia"/>
              <w:noProof/>
            </w:rPr>
          </w:pPr>
          <w:ins w:id="7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MenuKey.resume</w:t>
            </w:r>
            <w:r>
              <w:rPr>
                <w:noProof/>
                <w:webHidden/>
              </w:rPr>
              <w:tab/>
            </w:r>
            <w:r>
              <w:rPr>
                <w:noProof/>
                <w:webHidden/>
              </w:rPr>
              <w:fldChar w:fldCharType="begin"/>
            </w:r>
            <w:r>
              <w:rPr>
                <w:noProof/>
                <w:webHidden/>
              </w:rPr>
              <w:instrText xml:space="preserve"> PAGEREF _Toc427508508 \h </w:instrText>
            </w:r>
            <w:r>
              <w:rPr>
                <w:noProof/>
                <w:webHidden/>
              </w:rPr>
            </w:r>
          </w:ins>
          <w:r>
            <w:rPr>
              <w:noProof/>
              <w:webHidden/>
            </w:rPr>
            <w:fldChar w:fldCharType="separate"/>
          </w:r>
          <w:ins w:id="787" w:author="Sammartano, Marc (BIC USA)" w:date="2015-08-16T17:11:00Z">
            <w:r>
              <w:rPr>
                <w:noProof/>
                <w:webHidden/>
              </w:rPr>
              <w:t>83</w:t>
            </w:r>
          </w:ins>
          <w:ins w:id="7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89" w:author="Sammartano, Marc (BIC USA)" w:date="2015-08-16T17:09:00Z"/>
              <w:rFonts w:eastAsiaTheme="minorEastAsia"/>
              <w:noProof/>
            </w:rPr>
          </w:pPr>
          <w:ins w:id="7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OnKeyPress:</w:t>
            </w:r>
            <w:r>
              <w:rPr>
                <w:noProof/>
                <w:webHidden/>
              </w:rPr>
              <w:tab/>
            </w:r>
            <w:r>
              <w:rPr>
                <w:noProof/>
                <w:webHidden/>
              </w:rPr>
              <w:fldChar w:fldCharType="begin"/>
            </w:r>
            <w:r>
              <w:rPr>
                <w:noProof/>
                <w:webHidden/>
              </w:rPr>
              <w:instrText xml:space="preserve"> PAGEREF _Toc427508509 \h </w:instrText>
            </w:r>
            <w:r>
              <w:rPr>
                <w:noProof/>
                <w:webHidden/>
              </w:rPr>
            </w:r>
          </w:ins>
          <w:r>
            <w:rPr>
              <w:noProof/>
              <w:webHidden/>
            </w:rPr>
            <w:fldChar w:fldCharType="separate"/>
          </w:r>
          <w:ins w:id="791" w:author="Sammartano, Marc (BIC USA)" w:date="2015-08-16T17:11:00Z">
            <w:r>
              <w:rPr>
                <w:noProof/>
                <w:webHidden/>
              </w:rPr>
              <w:t>83</w:t>
            </w:r>
          </w:ins>
          <w:ins w:id="7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793" w:author="Sammartano, Marc (BIC USA)" w:date="2015-08-16T17:09:00Z"/>
              <w:rFonts w:eastAsiaTheme="minorEastAsia"/>
              <w:noProof/>
            </w:rPr>
          </w:pPr>
          <w:ins w:id="7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Key.resume</w:t>
            </w:r>
            <w:r>
              <w:rPr>
                <w:noProof/>
                <w:webHidden/>
              </w:rPr>
              <w:tab/>
            </w:r>
            <w:r>
              <w:rPr>
                <w:noProof/>
                <w:webHidden/>
              </w:rPr>
              <w:fldChar w:fldCharType="begin"/>
            </w:r>
            <w:r>
              <w:rPr>
                <w:noProof/>
                <w:webHidden/>
              </w:rPr>
              <w:instrText xml:space="preserve"> PAGEREF _Toc427508510 \h </w:instrText>
            </w:r>
            <w:r>
              <w:rPr>
                <w:noProof/>
                <w:webHidden/>
              </w:rPr>
            </w:r>
          </w:ins>
          <w:r>
            <w:rPr>
              <w:noProof/>
              <w:webHidden/>
            </w:rPr>
            <w:fldChar w:fldCharType="separate"/>
          </w:r>
          <w:ins w:id="795" w:author="Sammartano, Marc (BIC USA)" w:date="2015-08-16T17:11:00Z">
            <w:r>
              <w:rPr>
                <w:noProof/>
                <w:webHidden/>
              </w:rPr>
              <w:t>84</w:t>
            </w:r>
          </w:ins>
          <w:ins w:id="7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797" w:author="Sammartano, Marc (BIC USA)" w:date="2015-08-16T17:09:00Z"/>
              <w:rFonts w:eastAsiaTheme="minorEastAsia"/>
              <w:noProof/>
            </w:rPr>
          </w:pPr>
          <w:ins w:id="7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End{ &lt;msg_sexp&gt;}</w:t>
            </w:r>
            <w:r>
              <w:rPr>
                <w:noProof/>
                <w:webHidden/>
              </w:rPr>
              <w:tab/>
            </w:r>
            <w:r>
              <w:rPr>
                <w:noProof/>
                <w:webHidden/>
              </w:rPr>
              <w:fldChar w:fldCharType="begin"/>
            </w:r>
            <w:r>
              <w:rPr>
                <w:noProof/>
                <w:webHidden/>
              </w:rPr>
              <w:instrText xml:space="preserve"> PAGEREF _Toc427508511 \h </w:instrText>
            </w:r>
            <w:r>
              <w:rPr>
                <w:noProof/>
                <w:webHidden/>
              </w:rPr>
            </w:r>
          </w:ins>
          <w:r>
            <w:rPr>
              <w:noProof/>
              <w:webHidden/>
            </w:rPr>
            <w:fldChar w:fldCharType="separate"/>
          </w:r>
          <w:ins w:id="799" w:author="Sammartano, Marc (BIC USA)" w:date="2015-08-16T17:11:00Z">
            <w:r>
              <w:rPr>
                <w:noProof/>
                <w:webHidden/>
              </w:rPr>
              <w:t>84</w:t>
            </w:r>
          </w:ins>
          <w:ins w:id="8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01" w:author="Sammartano, Marc (BIC USA)" w:date="2015-08-16T17:09:00Z"/>
              <w:rFonts w:eastAsiaTheme="minorEastAsia"/>
              <w:noProof/>
            </w:rPr>
          </w:pPr>
          <w:ins w:id="8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Exit</w:t>
            </w:r>
            <w:r>
              <w:rPr>
                <w:noProof/>
                <w:webHidden/>
              </w:rPr>
              <w:tab/>
            </w:r>
            <w:r>
              <w:rPr>
                <w:noProof/>
                <w:webHidden/>
              </w:rPr>
              <w:fldChar w:fldCharType="begin"/>
            </w:r>
            <w:r>
              <w:rPr>
                <w:noProof/>
                <w:webHidden/>
              </w:rPr>
              <w:instrText xml:space="preserve"> PAGEREF _Toc427508512 \h </w:instrText>
            </w:r>
            <w:r>
              <w:rPr>
                <w:noProof/>
                <w:webHidden/>
              </w:rPr>
            </w:r>
          </w:ins>
          <w:r>
            <w:rPr>
              <w:noProof/>
              <w:webHidden/>
            </w:rPr>
            <w:fldChar w:fldCharType="separate"/>
          </w:r>
          <w:ins w:id="803" w:author="Sammartano, Marc (BIC USA)" w:date="2015-08-16T17:11:00Z">
            <w:r>
              <w:rPr>
                <w:noProof/>
                <w:webHidden/>
              </w:rPr>
              <w:t>84</w:t>
            </w:r>
          </w:ins>
          <w:ins w:id="80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805" w:author="Sammartano, Marc (BIC USA)" w:date="2015-08-16T17:09:00Z"/>
              <w:rFonts w:eastAsiaTheme="minorEastAsia"/>
              <w:noProof/>
            </w:rPr>
          </w:pPr>
          <w:ins w:id="8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READ – DATA – RESTORE Commands</w:t>
            </w:r>
            <w:r>
              <w:rPr>
                <w:noProof/>
                <w:webHidden/>
              </w:rPr>
              <w:tab/>
            </w:r>
            <w:r>
              <w:rPr>
                <w:noProof/>
                <w:webHidden/>
              </w:rPr>
              <w:fldChar w:fldCharType="begin"/>
            </w:r>
            <w:r>
              <w:rPr>
                <w:noProof/>
                <w:webHidden/>
              </w:rPr>
              <w:instrText xml:space="preserve"> PAGEREF _Toc427508513 \h </w:instrText>
            </w:r>
            <w:r>
              <w:rPr>
                <w:noProof/>
                <w:webHidden/>
              </w:rPr>
            </w:r>
          </w:ins>
          <w:r>
            <w:rPr>
              <w:noProof/>
              <w:webHidden/>
            </w:rPr>
            <w:fldChar w:fldCharType="separate"/>
          </w:r>
          <w:ins w:id="807" w:author="Sammartano, Marc (BIC USA)" w:date="2015-08-16T17:11:00Z">
            <w:r>
              <w:rPr>
                <w:noProof/>
                <w:webHidden/>
              </w:rPr>
              <w:t>84</w:t>
            </w:r>
          </w:ins>
          <w:ins w:id="8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09" w:author="Sammartano, Marc (BIC USA)" w:date="2015-08-16T17:09:00Z"/>
              <w:rFonts w:eastAsiaTheme="minorEastAsia"/>
              <w:noProof/>
            </w:rPr>
          </w:pPr>
          <w:ins w:id="8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_Toc427508514 \h </w:instrText>
            </w:r>
            <w:r>
              <w:rPr>
                <w:noProof/>
                <w:webHidden/>
              </w:rPr>
            </w:r>
          </w:ins>
          <w:r>
            <w:rPr>
              <w:noProof/>
              <w:webHidden/>
            </w:rPr>
            <w:fldChar w:fldCharType="separate"/>
          </w:r>
          <w:ins w:id="811" w:author="Sammartano, Marc (BIC USA)" w:date="2015-08-16T17:11:00Z">
            <w:r>
              <w:rPr>
                <w:noProof/>
                <w:webHidden/>
              </w:rPr>
              <w:t>84</w:t>
            </w:r>
          </w:ins>
          <w:ins w:id="8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13" w:author="Sammartano, Marc (BIC USA)" w:date="2015-08-16T17:09:00Z"/>
              <w:rFonts w:eastAsiaTheme="minorEastAsia"/>
              <w:noProof/>
            </w:rPr>
          </w:pPr>
          <w:ins w:id="8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Read.next &lt;var&gt;, ...</w:t>
            </w:r>
            <w:r>
              <w:rPr>
                <w:noProof/>
                <w:webHidden/>
              </w:rPr>
              <w:tab/>
            </w:r>
            <w:r>
              <w:rPr>
                <w:noProof/>
                <w:webHidden/>
              </w:rPr>
              <w:fldChar w:fldCharType="begin"/>
            </w:r>
            <w:r>
              <w:rPr>
                <w:noProof/>
                <w:webHidden/>
              </w:rPr>
              <w:instrText xml:space="preserve"> PAGEREF _Toc427508515 \h </w:instrText>
            </w:r>
            <w:r>
              <w:rPr>
                <w:noProof/>
                <w:webHidden/>
              </w:rPr>
            </w:r>
          </w:ins>
          <w:r>
            <w:rPr>
              <w:noProof/>
              <w:webHidden/>
            </w:rPr>
            <w:fldChar w:fldCharType="separate"/>
          </w:r>
          <w:ins w:id="815" w:author="Sammartano, Marc (BIC USA)" w:date="2015-08-16T17:11:00Z">
            <w:r>
              <w:rPr>
                <w:noProof/>
                <w:webHidden/>
              </w:rPr>
              <w:t>84</w:t>
            </w:r>
          </w:ins>
          <w:ins w:id="8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17" w:author="Sammartano, Marc (BIC USA)" w:date="2015-08-16T17:09:00Z"/>
              <w:rFonts w:eastAsiaTheme="minorEastAsia"/>
              <w:noProof/>
            </w:rPr>
          </w:pPr>
          <w:ins w:id="8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Read.from &lt;nexp&gt;</w:t>
            </w:r>
            <w:r>
              <w:rPr>
                <w:noProof/>
                <w:webHidden/>
              </w:rPr>
              <w:tab/>
            </w:r>
            <w:r>
              <w:rPr>
                <w:noProof/>
                <w:webHidden/>
              </w:rPr>
              <w:fldChar w:fldCharType="begin"/>
            </w:r>
            <w:r>
              <w:rPr>
                <w:noProof/>
                <w:webHidden/>
              </w:rPr>
              <w:instrText xml:space="preserve"> PAGEREF _Toc427508516 \h </w:instrText>
            </w:r>
            <w:r>
              <w:rPr>
                <w:noProof/>
                <w:webHidden/>
              </w:rPr>
            </w:r>
          </w:ins>
          <w:r>
            <w:rPr>
              <w:noProof/>
              <w:webHidden/>
            </w:rPr>
            <w:fldChar w:fldCharType="separate"/>
          </w:r>
          <w:ins w:id="819" w:author="Sammartano, Marc (BIC USA)" w:date="2015-08-16T17:11:00Z">
            <w:r>
              <w:rPr>
                <w:noProof/>
                <w:webHidden/>
              </w:rPr>
              <w:t>85</w:t>
            </w:r>
          </w:ins>
          <w:ins w:id="82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821" w:author="Sammartano, Marc (BIC USA)" w:date="2015-08-16T17:09:00Z"/>
              <w:rFonts w:eastAsiaTheme="minorEastAsia"/>
              <w:noProof/>
            </w:rPr>
          </w:pPr>
          <w:ins w:id="8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 Commands</w:t>
            </w:r>
            <w:r>
              <w:rPr>
                <w:noProof/>
                <w:webHidden/>
              </w:rPr>
              <w:tab/>
            </w:r>
            <w:r>
              <w:rPr>
                <w:noProof/>
                <w:webHidden/>
              </w:rPr>
              <w:fldChar w:fldCharType="begin"/>
            </w:r>
            <w:r>
              <w:rPr>
                <w:noProof/>
                <w:webHidden/>
              </w:rPr>
              <w:instrText xml:space="preserve"> PAGEREF _Toc427508517 \h </w:instrText>
            </w:r>
            <w:r>
              <w:rPr>
                <w:noProof/>
                <w:webHidden/>
              </w:rPr>
            </w:r>
          </w:ins>
          <w:r>
            <w:rPr>
              <w:noProof/>
              <w:webHidden/>
            </w:rPr>
            <w:fldChar w:fldCharType="separate"/>
          </w:r>
          <w:ins w:id="823" w:author="Sammartano, Marc (BIC USA)" w:date="2015-08-16T17:11:00Z">
            <w:r>
              <w:rPr>
                <w:noProof/>
                <w:webHidden/>
              </w:rPr>
              <w:t>85</w:t>
            </w:r>
          </w:ins>
          <w:ins w:id="8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25" w:author="Sammartano, Marc (BIC USA)" w:date="2015-08-16T17:09:00Z"/>
              <w:rFonts w:eastAsiaTheme="minorEastAsia"/>
              <w:noProof/>
            </w:rPr>
          </w:pPr>
          <w:ins w:id="8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Debug.on</w:t>
            </w:r>
            <w:r>
              <w:rPr>
                <w:noProof/>
                <w:webHidden/>
              </w:rPr>
              <w:tab/>
            </w:r>
            <w:r>
              <w:rPr>
                <w:noProof/>
                <w:webHidden/>
              </w:rPr>
              <w:fldChar w:fldCharType="begin"/>
            </w:r>
            <w:r>
              <w:rPr>
                <w:noProof/>
                <w:webHidden/>
              </w:rPr>
              <w:instrText xml:space="preserve"> PAGEREF _Toc427508518 \h </w:instrText>
            </w:r>
            <w:r>
              <w:rPr>
                <w:noProof/>
                <w:webHidden/>
              </w:rPr>
            </w:r>
          </w:ins>
          <w:r>
            <w:rPr>
              <w:noProof/>
              <w:webHidden/>
            </w:rPr>
            <w:fldChar w:fldCharType="separate"/>
          </w:r>
          <w:ins w:id="827" w:author="Sammartano, Marc (BIC USA)" w:date="2015-08-16T17:11:00Z">
            <w:r>
              <w:rPr>
                <w:noProof/>
                <w:webHidden/>
              </w:rPr>
              <w:t>85</w:t>
            </w:r>
          </w:ins>
          <w:ins w:id="8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29" w:author="Sammartano, Marc (BIC USA)" w:date="2015-08-16T17:09:00Z"/>
              <w:rFonts w:eastAsiaTheme="minorEastAsia"/>
              <w:noProof/>
            </w:rPr>
          </w:pPr>
          <w:ins w:id="8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Debug.off</w:t>
            </w:r>
            <w:r>
              <w:rPr>
                <w:noProof/>
                <w:webHidden/>
              </w:rPr>
              <w:tab/>
            </w:r>
            <w:r>
              <w:rPr>
                <w:noProof/>
                <w:webHidden/>
              </w:rPr>
              <w:fldChar w:fldCharType="begin"/>
            </w:r>
            <w:r>
              <w:rPr>
                <w:noProof/>
                <w:webHidden/>
              </w:rPr>
              <w:instrText xml:space="preserve"> PAGEREF _Toc427508519 \h </w:instrText>
            </w:r>
            <w:r>
              <w:rPr>
                <w:noProof/>
                <w:webHidden/>
              </w:rPr>
            </w:r>
          </w:ins>
          <w:r>
            <w:rPr>
              <w:noProof/>
              <w:webHidden/>
            </w:rPr>
            <w:fldChar w:fldCharType="separate"/>
          </w:r>
          <w:ins w:id="831" w:author="Sammartano, Marc (BIC USA)" w:date="2015-08-16T17:11:00Z">
            <w:r>
              <w:rPr>
                <w:noProof/>
                <w:webHidden/>
              </w:rPr>
              <w:t>85</w:t>
            </w:r>
          </w:ins>
          <w:ins w:id="8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33" w:author="Sammartano, Marc (BIC USA)" w:date="2015-08-16T17:09:00Z"/>
              <w:rFonts w:eastAsiaTheme="minorEastAsia"/>
              <w:noProof/>
            </w:rPr>
          </w:pPr>
          <w:ins w:id="8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Debug.echo.on</w:t>
            </w:r>
            <w:r>
              <w:rPr>
                <w:noProof/>
                <w:webHidden/>
              </w:rPr>
              <w:tab/>
            </w:r>
            <w:r>
              <w:rPr>
                <w:noProof/>
                <w:webHidden/>
              </w:rPr>
              <w:fldChar w:fldCharType="begin"/>
            </w:r>
            <w:r>
              <w:rPr>
                <w:noProof/>
                <w:webHidden/>
              </w:rPr>
              <w:instrText xml:space="preserve"> PAGEREF _Toc427508520 \h </w:instrText>
            </w:r>
            <w:r>
              <w:rPr>
                <w:noProof/>
                <w:webHidden/>
              </w:rPr>
            </w:r>
          </w:ins>
          <w:r>
            <w:rPr>
              <w:noProof/>
              <w:webHidden/>
            </w:rPr>
            <w:fldChar w:fldCharType="separate"/>
          </w:r>
          <w:ins w:id="835" w:author="Sammartano, Marc (BIC USA)" w:date="2015-08-16T17:11:00Z">
            <w:r>
              <w:rPr>
                <w:noProof/>
                <w:webHidden/>
              </w:rPr>
              <w:t>85</w:t>
            </w:r>
          </w:ins>
          <w:ins w:id="8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37" w:author="Sammartano, Marc (BIC USA)" w:date="2015-08-16T17:09:00Z"/>
              <w:rFonts w:eastAsiaTheme="minorEastAsia"/>
              <w:noProof/>
            </w:rPr>
          </w:pPr>
          <w:ins w:id="8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Debug.echo.off</w:t>
            </w:r>
            <w:r>
              <w:rPr>
                <w:noProof/>
                <w:webHidden/>
              </w:rPr>
              <w:tab/>
            </w:r>
            <w:r>
              <w:rPr>
                <w:noProof/>
                <w:webHidden/>
              </w:rPr>
              <w:fldChar w:fldCharType="begin"/>
            </w:r>
            <w:r>
              <w:rPr>
                <w:noProof/>
                <w:webHidden/>
              </w:rPr>
              <w:instrText xml:space="preserve"> PAGEREF _Toc427508521 \h </w:instrText>
            </w:r>
            <w:r>
              <w:rPr>
                <w:noProof/>
                <w:webHidden/>
              </w:rPr>
            </w:r>
          </w:ins>
          <w:r>
            <w:rPr>
              <w:noProof/>
              <w:webHidden/>
            </w:rPr>
            <w:fldChar w:fldCharType="separate"/>
          </w:r>
          <w:ins w:id="839" w:author="Sammartano, Marc (BIC USA)" w:date="2015-08-16T17:11:00Z">
            <w:r>
              <w:rPr>
                <w:noProof/>
                <w:webHidden/>
              </w:rPr>
              <w:t>85</w:t>
            </w:r>
          </w:ins>
          <w:ins w:id="8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41" w:author="Sammartano, Marc (BIC USA)" w:date="2015-08-16T17:09:00Z"/>
              <w:rFonts w:eastAsiaTheme="minorEastAsia"/>
              <w:noProof/>
            </w:rPr>
          </w:pPr>
          <w:ins w:id="8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Debug.print</w:t>
            </w:r>
            <w:r>
              <w:rPr>
                <w:noProof/>
                <w:webHidden/>
              </w:rPr>
              <w:tab/>
            </w:r>
            <w:r>
              <w:rPr>
                <w:noProof/>
                <w:webHidden/>
              </w:rPr>
              <w:fldChar w:fldCharType="begin"/>
            </w:r>
            <w:r>
              <w:rPr>
                <w:noProof/>
                <w:webHidden/>
              </w:rPr>
              <w:instrText xml:space="preserve"> PAGEREF _Toc427508522 \h </w:instrText>
            </w:r>
            <w:r>
              <w:rPr>
                <w:noProof/>
                <w:webHidden/>
              </w:rPr>
            </w:r>
          </w:ins>
          <w:r>
            <w:rPr>
              <w:noProof/>
              <w:webHidden/>
            </w:rPr>
            <w:fldChar w:fldCharType="separate"/>
          </w:r>
          <w:ins w:id="843" w:author="Sammartano, Marc (BIC USA)" w:date="2015-08-16T17:11:00Z">
            <w:r>
              <w:rPr>
                <w:noProof/>
                <w:webHidden/>
              </w:rPr>
              <w:t>85</w:t>
            </w:r>
          </w:ins>
          <w:ins w:id="8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45" w:author="Sammartano, Marc (BIC USA)" w:date="2015-08-16T17:09:00Z"/>
              <w:rFonts w:eastAsiaTheme="minorEastAsia"/>
              <w:noProof/>
            </w:rPr>
          </w:pPr>
          <w:ins w:id="8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Debug.dump.scalars</w:t>
            </w:r>
            <w:r>
              <w:rPr>
                <w:noProof/>
                <w:webHidden/>
              </w:rPr>
              <w:tab/>
            </w:r>
            <w:r>
              <w:rPr>
                <w:noProof/>
                <w:webHidden/>
              </w:rPr>
              <w:fldChar w:fldCharType="begin"/>
            </w:r>
            <w:r>
              <w:rPr>
                <w:noProof/>
                <w:webHidden/>
              </w:rPr>
              <w:instrText xml:space="preserve"> PAGEREF _Toc427508523 \h </w:instrText>
            </w:r>
            <w:r>
              <w:rPr>
                <w:noProof/>
                <w:webHidden/>
              </w:rPr>
            </w:r>
          </w:ins>
          <w:r>
            <w:rPr>
              <w:noProof/>
              <w:webHidden/>
            </w:rPr>
            <w:fldChar w:fldCharType="separate"/>
          </w:r>
          <w:ins w:id="847" w:author="Sammartano, Marc (BIC USA)" w:date="2015-08-16T17:11:00Z">
            <w:r>
              <w:rPr>
                <w:noProof/>
                <w:webHidden/>
              </w:rPr>
              <w:t>85</w:t>
            </w:r>
          </w:ins>
          <w:ins w:id="8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49" w:author="Sammartano, Marc (BIC USA)" w:date="2015-08-16T17:09:00Z"/>
              <w:rFonts w:eastAsiaTheme="minorEastAsia"/>
              <w:noProof/>
            </w:rPr>
          </w:pPr>
          <w:ins w:id="8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Debug.dump.array Array[]</w:t>
            </w:r>
            <w:r>
              <w:rPr>
                <w:noProof/>
                <w:webHidden/>
              </w:rPr>
              <w:tab/>
            </w:r>
            <w:r>
              <w:rPr>
                <w:noProof/>
                <w:webHidden/>
              </w:rPr>
              <w:fldChar w:fldCharType="begin"/>
            </w:r>
            <w:r>
              <w:rPr>
                <w:noProof/>
                <w:webHidden/>
              </w:rPr>
              <w:instrText xml:space="preserve"> PAGEREF _Toc427508524 \h </w:instrText>
            </w:r>
            <w:r>
              <w:rPr>
                <w:noProof/>
                <w:webHidden/>
              </w:rPr>
            </w:r>
          </w:ins>
          <w:r>
            <w:rPr>
              <w:noProof/>
              <w:webHidden/>
            </w:rPr>
            <w:fldChar w:fldCharType="separate"/>
          </w:r>
          <w:ins w:id="851" w:author="Sammartano, Marc (BIC USA)" w:date="2015-08-16T17:11:00Z">
            <w:r>
              <w:rPr>
                <w:noProof/>
                <w:webHidden/>
              </w:rPr>
              <w:t>86</w:t>
            </w:r>
          </w:ins>
          <w:ins w:id="8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53" w:author="Sammartano, Marc (BIC USA)" w:date="2015-08-16T17:09:00Z"/>
              <w:rFonts w:eastAsiaTheme="minorEastAsia"/>
              <w:noProof/>
            </w:rPr>
          </w:pPr>
          <w:ins w:id="8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Debug.dump.bundle &lt;bundlePtr_nexp&gt;</w:t>
            </w:r>
            <w:r>
              <w:rPr>
                <w:noProof/>
                <w:webHidden/>
              </w:rPr>
              <w:tab/>
            </w:r>
            <w:r>
              <w:rPr>
                <w:noProof/>
                <w:webHidden/>
              </w:rPr>
              <w:fldChar w:fldCharType="begin"/>
            </w:r>
            <w:r>
              <w:rPr>
                <w:noProof/>
                <w:webHidden/>
              </w:rPr>
              <w:instrText xml:space="preserve"> PAGEREF _Toc427508525 \h </w:instrText>
            </w:r>
            <w:r>
              <w:rPr>
                <w:noProof/>
                <w:webHidden/>
              </w:rPr>
            </w:r>
          </w:ins>
          <w:r>
            <w:rPr>
              <w:noProof/>
              <w:webHidden/>
            </w:rPr>
            <w:fldChar w:fldCharType="separate"/>
          </w:r>
          <w:ins w:id="855" w:author="Sammartano, Marc (BIC USA)" w:date="2015-08-16T17:11:00Z">
            <w:r>
              <w:rPr>
                <w:noProof/>
                <w:webHidden/>
              </w:rPr>
              <w:t>86</w:t>
            </w:r>
          </w:ins>
          <w:ins w:id="8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57" w:author="Sammartano, Marc (BIC USA)" w:date="2015-08-16T17:09:00Z"/>
              <w:rFonts w:eastAsiaTheme="minorEastAsia"/>
              <w:noProof/>
            </w:rPr>
          </w:pPr>
          <w:ins w:id="8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Debug.dump.list &lt;listPtr_nexp&gt;</w:t>
            </w:r>
            <w:r>
              <w:rPr>
                <w:noProof/>
                <w:webHidden/>
              </w:rPr>
              <w:tab/>
            </w:r>
            <w:r>
              <w:rPr>
                <w:noProof/>
                <w:webHidden/>
              </w:rPr>
              <w:fldChar w:fldCharType="begin"/>
            </w:r>
            <w:r>
              <w:rPr>
                <w:noProof/>
                <w:webHidden/>
              </w:rPr>
              <w:instrText xml:space="preserve"> PAGEREF _Toc427508526 \h </w:instrText>
            </w:r>
            <w:r>
              <w:rPr>
                <w:noProof/>
                <w:webHidden/>
              </w:rPr>
            </w:r>
          </w:ins>
          <w:r>
            <w:rPr>
              <w:noProof/>
              <w:webHidden/>
            </w:rPr>
            <w:fldChar w:fldCharType="separate"/>
          </w:r>
          <w:ins w:id="859" w:author="Sammartano, Marc (BIC USA)" w:date="2015-08-16T17:11:00Z">
            <w:r>
              <w:rPr>
                <w:noProof/>
                <w:webHidden/>
              </w:rPr>
              <w:t>86</w:t>
            </w:r>
          </w:ins>
          <w:ins w:id="8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61" w:author="Sammartano, Marc (BIC USA)" w:date="2015-08-16T17:09:00Z"/>
              <w:rFonts w:eastAsiaTheme="minorEastAsia"/>
              <w:noProof/>
            </w:rPr>
          </w:pPr>
          <w:ins w:id="8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Debug.dump.stack &lt;stackPtr_nexp&gt;</w:t>
            </w:r>
            <w:r>
              <w:rPr>
                <w:noProof/>
                <w:webHidden/>
              </w:rPr>
              <w:tab/>
            </w:r>
            <w:r>
              <w:rPr>
                <w:noProof/>
                <w:webHidden/>
              </w:rPr>
              <w:fldChar w:fldCharType="begin"/>
            </w:r>
            <w:r>
              <w:rPr>
                <w:noProof/>
                <w:webHidden/>
              </w:rPr>
              <w:instrText xml:space="preserve"> PAGEREF _Toc427508527 \h </w:instrText>
            </w:r>
            <w:r>
              <w:rPr>
                <w:noProof/>
                <w:webHidden/>
              </w:rPr>
            </w:r>
          </w:ins>
          <w:r>
            <w:rPr>
              <w:noProof/>
              <w:webHidden/>
            </w:rPr>
            <w:fldChar w:fldCharType="separate"/>
          </w:r>
          <w:ins w:id="863" w:author="Sammartano, Marc (BIC USA)" w:date="2015-08-16T17:11:00Z">
            <w:r>
              <w:rPr>
                <w:noProof/>
                <w:webHidden/>
              </w:rPr>
              <w:t>86</w:t>
            </w:r>
          </w:ins>
          <w:ins w:id="8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65" w:author="Sammartano, Marc (BIC USA)" w:date="2015-08-16T17:09:00Z"/>
              <w:rFonts w:eastAsiaTheme="minorEastAsia"/>
              <w:noProof/>
            </w:rPr>
          </w:pPr>
          <w:ins w:id="8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Debug.show.scalars</w:t>
            </w:r>
            <w:r>
              <w:rPr>
                <w:noProof/>
                <w:webHidden/>
              </w:rPr>
              <w:tab/>
            </w:r>
            <w:r>
              <w:rPr>
                <w:noProof/>
                <w:webHidden/>
              </w:rPr>
              <w:fldChar w:fldCharType="begin"/>
            </w:r>
            <w:r>
              <w:rPr>
                <w:noProof/>
                <w:webHidden/>
              </w:rPr>
              <w:instrText xml:space="preserve"> PAGEREF _Toc427508528 \h </w:instrText>
            </w:r>
            <w:r>
              <w:rPr>
                <w:noProof/>
                <w:webHidden/>
              </w:rPr>
            </w:r>
          </w:ins>
          <w:r>
            <w:rPr>
              <w:noProof/>
              <w:webHidden/>
            </w:rPr>
            <w:fldChar w:fldCharType="separate"/>
          </w:r>
          <w:ins w:id="867" w:author="Sammartano, Marc (BIC USA)" w:date="2015-08-16T17:11:00Z">
            <w:r>
              <w:rPr>
                <w:noProof/>
                <w:webHidden/>
              </w:rPr>
              <w:t>86</w:t>
            </w:r>
          </w:ins>
          <w:ins w:id="8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69" w:author="Sammartano, Marc (BIC USA)" w:date="2015-08-16T17:09:00Z"/>
              <w:rFonts w:eastAsiaTheme="minorEastAsia"/>
              <w:noProof/>
            </w:rPr>
          </w:pPr>
          <w:ins w:id="8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Debug.show.array Array[]</w:t>
            </w:r>
            <w:r>
              <w:rPr>
                <w:noProof/>
                <w:webHidden/>
              </w:rPr>
              <w:tab/>
            </w:r>
            <w:r>
              <w:rPr>
                <w:noProof/>
                <w:webHidden/>
              </w:rPr>
              <w:fldChar w:fldCharType="begin"/>
            </w:r>
            <w:r>
              <w:rPr>
                <w:noProof/>
                <w:webHidden/>
              </w:rPr>
              <w:instrText xml:space="preserve"> PAGEREF _Toc427508529 \h </w:instrText>
            </w:r>
            <w:r>
              <w:rPr>
                <w:noProof/>
                <w:webHidden/>
              </w:rPr>
            </w:r>
          </w:ins>
          <w:r>
            <w:rPr>
              <w:noProof/>
              <w:webHidden/>
            </w:rPr>
            <w:fldChar w:fldCharType="separate"/>
          </w:r>
          <w:ins w:id="871" w:author="Sammartano, Marc (BIC USA)" w:date="2015-08-16T17:11:00Z">
            <w:r>
              <w:rPr>
                <w:noProof/>
                <w:webHidden/>
              </w:rPr>
              <w:t>86</w:t>
            </w:r>
          </w:ins>
          <w:ins w:id="8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73" w:author="Sammartano, Marc (BIC USA)" w:date="2015-08-16T17:09:00Z"/>
              <w:rFonts w:eastAsiaTheme="minorEastAsia"/>
              <w:noProof/>
            </w:rPr>
          </w:pPr>
          <w:ins w:id="8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Debug.show.bundle &lt;bundlePtr_nexp&gt;</w:t>
            </w:r>
            <w:r>
              <w:rPr>
                <w:noProof/>
                <w:webHidden/>
              </w:rPr>
              <w:tab/>
            </w:r>
            <w:r>
              <w:rPr>
                <w:noProof/>
                <w:webHidden/>
              </w:rPr>
              <w:fldChar w:fldCharType="begin"/>
            </w:r>
            <w:r>
              <w:rPr>
                <w:noProof/>
                <w:webHidden/>
              </w:rPr>
              <w:instrText xml:space="preserve"> PAGEREF _Toc427508530 \h </w:instrText>
            </w:r>
            <w:r>
              <w:rPr>
                <w:noProof/>
                <w:webHidden/>
              </w:rPr>
            </w:r>
          </w:ins>
          <w:r>
            <w:rPr>
              <w:noProof/>
              <w:webHidden/>
            </w:rPr>
            <w:fldChar w:fldCharType="separate"/>
          </w:r>
          <w:ins w:id="875" w:author="Sammartano, Marc (BIC USA)" w:date="2015-08-16T17:11:00Z">
            <w:r>
              <w:rPr>
                <w:noProof/>
                <w:webHidden/>
              </w:rPr>
              <w:t>86</w:t>
            </w:r>
          </w:ins>
          <w:ins w:id="8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77" w:author="Sammartano, Marc (BIC USA)" w:date="2015-08-16T17:09:00Z"/>
              <w:rFonts w:eastAsiaTheme="minorEastAsia"/>
              <w:noProof/>
            </w:rPr>
          </w:pPr>
          <w:ins w:id="8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Debug.show.list &lt;listPtr_nexp&gt;</w:t>
            </w:r>
            <w:r>
              <w:rPr>
                <w:noProof/>
                <w:webHidden/>
              </w:rPr>
              <w:tab/>
            </w:r>
            <w:r>
              <w:rPr>
                <w:noProof/>
                <w:webHidden/>
              </w:rPr>
              <w:fldChar w:fldCharType="begin"/>
            </w:r>
            <w:r>
              <w:rPr>
                <w:noProof/>
                <w:webHidden/>
              </w:rPr>
              <w:instrText xml:space="preserve"> PAGEREF _Toc427508531 \h </w:instrText>
            </w:r>
            <w:r>
              <w:rPr>
                <w:noProof/>
                <w:webHidden/>
              </w:rPr>
            </w:r>
          </w:ins>
          <w:r>
            <w:rPr>
              <w:noProof/>
              <w:webHidden/>
            </w:rPr>
            <w:fldChar w:fldCharType="separate"/>
          </w:r>
          <w:ins w:id="879" w:author="Sammartano, Marc (BIC USA)" w:date="2015-08-16T17:11:00Z">
            <w:r>
              <w:rPr>
                <w:noProof/>
                <w:webHidden/>
              </w:rPr>
              <w:t>86</w:t>
            </w:r>
          </w:ins>
          <w:ins w:id="8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81" w:author="Sammartano, Marc (BIC USA)" w:date="2015-08-16T17:09:00Z"/>
              <w:rFonts w:eastAsiaTheme="minorEastAsia"/>
              <w:noProof/>
            </w:rPr>
          </w:pPr>
          <w:ins w:id="8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Debug.show.stack &lt;stackPtr_nexp&gt;</w:t>
            </w:r>
            <w:r>
              <w:rPr>
                <w:noProof/>
                <w:webHidden/>
              </w:rPr>
              <w:tab/>
            </w:r>
            <w:r>
              <w:rPr>
                <w:noProof/>
                <w:webHidden/>
              </w:rPr>
              <w:fldChar w:fldCharType="begin"/>
            </w:r>
            <w:r>
              <w:rPr>
                <w:noProof/>
                <w:webHidden/>
              </w:rPr>
              <w:instrText xml:space="preserve"> PAGEREF _Toc427508532 \h </w:instrText>
            </w:r>
            <w:r>
              <w:rPr>
                <w:noProof/>
                <w:webHidden/>
              </w:rPr>
            </w:r>
          </w:ins>
          <w:r>
            <w:rPr>
              <w:noProof/>
              <w:webHidden/>
            </w:rPr>
            <w:fldChar w:fldCharType="separate"/>
          </w:r>
          <w:ins w:id="883" w:author="Sammartano, Marc (BIC USA)" w:date="2015-08-16T17:11:00Z">
            <w:r>
              <w:rPr>
                <w:noProof/>
                <w:webHidden/>
              </w:rPr>
              <w:t>87</w:t>
            </w:r>
          </w:ins>
          <w:ins w:id="8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85" w:author="Sammartano, Marc (BIC USA)" w:date="2015-08-16T17:09:00Z"/>
              <w:rFonts w:eastAsiaTheme="minorEastAsia"/>
              <w:noProof/>
            </w:rPr>
          </w:pPr>
          <w:ins w:id="8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Debug.watch var, ...</w:t>
            </w:r>
            <w:r>
              <w:rPr>
                <w:noProof/>
                <w:webHidden/>
              </w:rPr>
              <w:tab/>
            </w:r>
            <w:r>
              <w:rPr>
                <w:noProof/>
                <w:webHidden/>
              </w:rPr>
              <w:fldChar w:fldCharType="begin"/>
            </w:r>
            <w:r>
              <w:rPr>
                <w:noProof/>
                <w:webHidden/>
              </w:rPr>
              <w:instrText xml:space="preserve"> PAGEREF _Toc427508533 \h </w:instrText>
            </w:r>
            <w:r>
              <w:rPr>
                <w:noProof/>
                <w:webHidden/>
              </w:rPr>
            </w:r>
          </w:ins>
          <w:r>
            <w:rPr>
              <w:noProof/>
              <w:webHidden/>
            </w:rPr>
            <w:fldChar w:fldCharType="separate"/>
          </w:r>
          <w:ins w:id="887" w:author="Sammartano, Marc (BIC USA)" w:date="2015-08-16T17:11:00Z">
            <w:r>
              <w:rPr>
                <w:noProof/>
                <w:webHidden/>
              </w:rPr>
              <w:t>87</w:t>
            </w:r>
          </w:ins>
          <w:ins w:id="8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89" w:author="Sammartano, Marc (BIC USA)" w:date="2015-08-16T17:09:00Z"/>
              <w:rFonts w:eastAsiaTheme="minorEastAsia"/>
              <w:noProof/>
            </w:rPr>
          </w:pPr>
          <w:ins w:id="8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Debug.show.watch</w:t>
            </w:r>
            <w:r>
              <w:rPr>
                <w:noProof/>
                <w:webHidden/>
              </w:rPr>
              <w:tab/>
            </w:r>
            <w:r>
              <w:rPr>
                <w:noProof/>
                <w:webHidden/>
              </w:rPr>
              <w:fldChar w:fldCharType="begin"/>
            </w:r>
            <w:r>
              <w:rPr>
                <w:noProof/>
                <w:webHidden/>
              </w:rPr>
              <w:instrText xml:space="preserve"> PAGEREF _Toc427508534 \h </w:instrText>
            </w:r>
            <w:r>
              <w:rPr>
                <w:noProof/>
                <w:webHidden/>
              </w:rPr>
            </w:r>
          </w:ins>
          <w:r>
            <w:rPr>
              <w:noProof/>
              <w:webHidden/>
            </w:rPr>
            <w:fldChar w:fldCharType="separate"/>
          </w:r>
          <w:ins w:id="891" w:author="Sammartano, Marc (BIC USA)" w:date="2015-08-16T17:11:00Z">
            <w:r>
              <w:rPr>
                <w:noProof/>
                <w:webHidden/>
              </w:rPr>
              <w:t>87</w:t>
            </w:r>
          </w:ins>
          <w:ins w:id="8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93" w:author="Sammartano, Marc (BIC USA)" w:date="2015-08-16T17:09:00Z"/>
              <w:rFonts w:eastAsiaTheme="minorEastAsia"/>
              <w:noProof/>
            </w:rPr>
          </w:pPr>
          <w:ins w:id="8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Debug.show.program</w:t>
            </w:r>
            <w:r>
              <w:rPr>
                <w:noProof/>
                <w:webHidden/>
              </w:rPr>
              <w:tab/>
            </w:r>
            <w:r>
              <w:rPr>
                <w:noProof/>
                <w:webHidden/>
              </w:rPr>
              <w:fldChar w:fldCharType="begin"/>
            </w:r>
            <w:r>
              <w:rPr>
                <w:noProof/>
                <w:webHidden/>
              </w:rPr>
              <w:instrText xml:space="preserve"> PAGEREF _Toc427508535 \h </w:instrText>
            </w:r>
            <w:r>
              <w:rPr>
                <w:noProof/>
                <w:webHidden/>
              </w:rPr>
            </w:r>
          </w:ins>
          <w:r>
            <w:rPr>
              <w:noProof/>
              <w:webHidden/>
            </w:rPr>
            <w:fldChar w:fldCharType="separate"/>
          </w:r>
          <w:ins w:id="895" w:author="Sammartano, Marc (BIC USA)" w:date="2015-08-16T17:11:00Z">
            <w:r>
              <w:rPr>
                <w:noProof/>
                <w:webHidden/>
              </w:rPr>
              <w:t>87</w:t>
            </w:r>
          </w:ins>
          <w:ins w:id="8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897" w:author="Sammartano, Marc (BIC USA)" w:date="2015-08-16T17:09:00Z"/>
              <w:rFonts w:eastAsiaTheme="minorEastAsia"/>
              <w:noProof/>
            </w:rPr>
          </w:pPr>
          <w:ins w:id="89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"_Toc427508536"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Debug.show</w:t>
            </w:r>
            <w:r>
              <w:rPr>
                <w:noProof/>
                <w:webHidden/>
              </w:rPr>
              <w:tab/>
            </w:r>
            <w:r>
              <w:rPr>
                <w:noProof/>
                <w:webHidden/>
              </w:rPr>
              <w:fldChar w:fldCharType="begin"/>
            </w:r>
            <w:r>
              <w:rPr>
                <w:noProof/>
                <w:webHidden/>
              </w:rPr>
              <w:instrText xml:space="preserve"> PAGEREF _Toc427508536 \h </w:instrText>
            </w:r>
            <w:r>
              <w:rPr>
                <w:noProof/>
                <w:webHidden/>
              </w:rPr>
            </w:r>
          </w:ins>
          <w:r>
            <w:rPr>
              <w:noProof/>
              <w:webHidden/>
            </w:rPr>
            <w:fldChar w:fldCharType="separate"/>
          </w:r>
          <w:ins w:id="899" w:author="Sammartano, Marc (BIC USA)" w:date="2015-08-16T17:11:00Z">
            <w:r>
              <w:rPr>
                <w:noProof/>
                <w:webHidden/>
              </w:rPr>
              <w:t>87</w:t>
            </w:r>
          </w:ins>
          <w:ins w:id="90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901" w:author="Sammartano, Marc (BIC USA)" w:date="2015-08-16T17:09:00Z"/>
              <w:rFonts w:eastAsiaTheme="minorEastAsia"/>
              <w:noProof/>
            </w:rPr>
          </w:pPr>
          <w:ins w:id="9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Fonts</w:t>
            </w:r>
            <w:r>
              <w:rPr>
                <w:noProof/>
                <w:webHidden/>
              </w:rPr>
              <w:tab/>
            </w:r>
            <w:r>
              <w:rPr>
                <w:noProof/>
                <w:webHidden/>
              </w:rPr>
              <w:fldChar w:fldCharType="begin"/>
            </w:r>
            <w:r>
              <w:rPr>
                <w:noProof/>
                <w:webHidden/>
              </w:rPr>
              <w:instrText xml:space="preserve"> PAGEREF _Toc427508537 \h </w:instrText>
            </w:r>
            <w:r>
              <w:rPr>
                <w:noProof/>
                <w:webHidden/>
              </w:rPr>
            </w:r>
          </w:ins>
          <w:r>
            <w:rPr>
              <w:noProof/>
              <w:webHidden/>
            </w:rPr>
            <w:fldChar w:fldCharType="separate"/>
          </w:r>
          <w:ins w:id="903" w:author="Sammartano, Marc (BIC USA)" w:date="2015-08-16T17:11:00Z">
            <w:r>
              <w:rPr>
                <w:noProof/>
                <w:webHidden/>
              </w:rPr>
              <w:t>87</w:t>
            </w:r>
          </w:ins>
          <w:ins w:id="9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05" w:author="Sammartano, Marc (BIC USA)" w:date="2015-08-16T17:09:00Z"/>
              <w:rFonts w:eastAsiaTheme="minorEastAsia"/>
              <w:noProof/>
            </w:rPr>
          </w:pPr>
          <w:ins w:id="9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Font.load &lt;font_ptr_nvar&gt;, &lt;filename_sexp&gt;</w:t>
            </w:r>
            <w:r>
              <w:rPr>
                <w:noProof/>
                <w:webHidden/>
              </w:rPr>
              <w:tab/>
            </w:r>
            <w:r>
              <w:rPr>
                <w:noProof/>
                <w:webHidden/>
              </w:rPr>
              <w:fldChar w:fldCharType="begin"/>
            </w:r>
            <w:r>
              <w:rPr>
                <w:noProof/>
                <w:webHidden/>
              </w:rPr>
              <w:instrText xml:space="preserve"> PAGEREF _Toc427508538 \h </w:instrText>
            </w:r>
            <w:r>
              <w:rPr>
                <w:noProof/>
                <w:webHidden/>
              </w:rPr>
            </w:r>
          </w:ins>
          <w:r>
            <w:rPr>
              <w:noProof/>
              <w:webHidden/>
            </w:rPr>
            <w:fldChar w:fldCharType="separate"/>
          </w:r>
          <w:ins w:id="907" w:author="Sammartano, Marc (BIC USA)" w:date="2015-08-16T17:11:00Z">
            <w:r>
              <w:rPr>
                <w:noProof/>
                <w:webHidden/>
              </w:rPr>
              <w:t>88</w:t>
            </w:r>
          </w:ins>
          <w:ins w:id="9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09" w:author="Sammartano, Marc (BIC USA)" w:date="2015-08-16T17:09:00Z"/>
              <w:rFonts w:eastAsiaTheme="minorEastAsia"/>
              <w:noProof/>
            </w:rPr>
          </w:pPr>
          <w:ins w:id="9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Font.delete {&lt;font_ptr_nexp&gt;}</w:t>
            </w:r>
            <w:r>
              <w:rPr>
                <w:noProof/>
                <w:webHidden/>
              </w:rPr>
              <w:tab/>
            </w:r>
            <w:r>
              <w:rPr>
                <w:noProof/>
                <w:webHidden/>
              </w:rPr>
              <w:fldChar w:fldCharType="begin"/>
            </w:r>
            <w:r>
              <w:rPr>
                <w:noProof/>
                <w:webHidden/>
              </w:rPr>
              <w:instrText xml:space="preserve"> PAGEREF _Toc427508539 \h </w:instrText>
            </w:r>
            <w:r>
              <w:rPr>
                <w:noProof/>
                <w:webHidden/>
              </w:rPr>
            </w:r>
          </w:ins>
          <w:r>
            <w:rPr>
              <w:noProof/>
              <w:webHidden/>
            </w:rPr>
            <w:fldChar w:fldCharType="separate"/>
          </w:r>
          <w:ins w:id="911" w:author="Sammartano, Marc (BIC USA)" w:date="2015-08-16T17:11:00Z">
            <w:r>
              <w:rPr>
                <w:noProof/>
                <w:webHidden/>
              </w:rPr>
              <w:t>88</w:t>
            </w:r>
          </w:ins>
          <w:ins w:id="9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13" w:author="Sammartano, Marc (BIC USA)" w:date="2015-08-16T17:09:00Z"/>
              <w:rFonts w:eastAsiaTheme="minorEastAsia"/>
              <w:noProof/>
            </w:rPr>
          </w:pPr>
          <w:ins w:id="9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Font.clear</w:t>
            </w:r>
            <w:r>
              <w:rPr>
                <w:noProof/>
                <w:webHidden/>
              </w:rPr>
              <w:tab/>
            </w:r>
            <w:r>
              <w:rPr>
                <w:noProof/>
                <w:webHidden/>
              </w:rPr>
              <w:fldChar w:fldCharType="begin"/>
            </w:r>
            <w:r>
              <w:rPr>
                <w:noProof/>
                <w:webHidden/>
              </w:rPr>
              <w:instrText xml:space="preserve"> PAGEREF _Toc427508540 \h </w:instrText>
            </w:r>
            <w:r>
              <w:rPr>
                <w:noProof/>
                <w:webHidden/>
              </w:rPr>
            </w:r>
          </w:ins>
          <w:r>
            <w:rPr>
              <w:noProof/>
              <w:webHidden/>
            </w:rPr>
            <w:fldChar w:fldCharType="separate"/>
          </w:r>
          <w:ins w:id="915" w:author="Sammartano, Marc (BIC USA)" w:date="2015-08-16T17:11:00Z">
            <w:r>
              <w:rPr>
                <w:noProof/>
                <w:webHidden/>
              </w:rPr>
              <w:t>88</w:t>
            </w:r>
          </w:ins>
          <w:ins w:id="91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917" w:author="Sammartano, Marc (BIC USA)" w:date="2015-08-16T17:09:00Z"/>
              <w:rFonts w:eastAsiaTheme="minorEastAsia"/>
              <w:noProof/>
            </w:rPr>
          </w:pPr>
          <w:ins w:id="9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 I/O</w:t>
            </w:r>
            <w:r>
              <w:rPr>
                <w:noProof/>
                <w:webHidden/>
              </w:rPr>
              <w:tab/>
            </w:r>
            <w:r>
              <w:rPr>
                <w:noProof/>
                <w:webHidden/>
              </w:rPr>
              <w:fldChar w:fldCharType="begin"/>
            </w:r>
            <w:r>
              <w:rPr>
                <w:noProof/>
                <w:webHidden/>
              </w:rPr>
              <w:instrText xml:space="preserve"> PAGEREF _Toc427508541 \h </w:instrText>
            </w:r>
            <w:r>
              <w:rPr>
                <w:noProof/>
                <w:webHidden/>
              </w:rPr>
            </w:r>
          </w:ins>
          <w:r>
            <w:rPr>
              <w:noProof/>
              <w:webHidden/>
            </w:rPr>
            <w:fldChar w:fldCharType="separate"/>
          </w:r>
          <w:ins w:id="919" w:author="Sammartano, Marc (BIC USA)" w:date="2015-08-16T17:11:00Z">
            <w:r>
              <w:rPr>
                <w:noProof/>
                <w:webHidden/>
              </w:rPr>
              <w:t>88</w:t>
            </w:r>
          </w:ins>
          <w:ins w:id="9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21" w:author="Sammartano, Marc (BIC USA)" w:date="2015-08-16T17:09:00Z"/>
              <w:rFonts w:eastAsiaTheme="minorEastAsia"/>
              <w:noProof/>
            </w:rPr>
          </w:pPr>
          <w:ins w:id="9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Output Console</w:t>
            </w:r>
            <w:r>
              <w:rPr>
                <w:noProof/>
                <w:webHidden/>
              </w:rPr>
              <w:tab/>
            </w:r>
            <w:r>
              <w:rPr>
                <w:noProof/>
                <w:webHidden/>
              </w:rPr>
              <w:fldChar w:fldCharType="begin"/>
            </w:r>
            <w:r>
              <w:rPr>
                <w:noProof/>
                <w:webHidden/>
              </w:rPr>
              <w:instrText xml:space="preserve"> PAGEREF _Toc427508542 \h </w:instrText>
            </w:r>
            <w:r>
              <w:rPr>
                <w:noProof/>
                <w:webHidden/>
              </w:rPr>
            </w:r>
          </w:ins>
          <w:r>
            <w:rPr>
              <w:noProof/>
              <w:webHidden/>
            </w:rPr>
            <w:fldChar w:fldCharType="separate"/>
          </w:r>
          <w:ins w:id="923" w:author="Sammartano, Marc (BIC USA)" w:date="2015-08-16T17:11:00Z">
            <w:r>
              <w:rPr>
                <w:noProof/>
                <w:webHidden/>
              </w:rPr>
              <w:t>88</w:t>
            </w:r>
          </w:ins>
          <w:ins w:id="9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25" w:author="Sammartano, Marc (BIC USA)" w:date="2015-08-16T17:09:00Z"/>
              <w:rFonts w:eastAsiaTheme="minorEastAsia"/>
              <w:noProof/>
            </w:rPr>
          </w:pPr>
          <w:ins w:id="9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Console.title { &lt;title_sexp&gt;}</w:t>
            </w:r>
            <w:r>
              <w:rPr>
                <w:noProof/>
                <w:webHidden/>
              </w:rPr>
              <w:tab/>
            </w:r>
            <w:r>
              <w:rPr>
                <w:noProof/>
                <w:webHidden/>
              </w:rPr>
              <w:fldChar w:fldCharType="begin"/>
            </w:r>
            <w:r>
              <w:rPr>
                <w:noProof/>
                <w:webHidden/>
              </w:rPr>
              <w:instrText xml:space="preserve"> PAGEREF _Toc427508543 \h </w:instrText>
            </w:r>
            <w:r>
              <w:rPr>
                <w:noProof/>
                <w:webHidden/>
              </w:rPr>
            </w:r>
          </w:ins>
          <w:r>
            <w:rPr>
              <w:noProof/>
              <w:webHidden/>
            </w:rPr>
            <w:fldChar w:fldCharType="separate"/>
          </w:r>
          <w:ins w:id="927" w:author="Sammartano, Marc (BIC USA)" w:date="2015-08-16T17:11:00Z">
            <w:r>
              <w:rPr>
                <w:noProof/>
                <w:webHidden/>
              </w:rPr>
              <w:t>88</w:t>
            </w:r>
          </w:ins>
          <w:ins w:id="9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29" w:author="Sammartano, Marc (BIC USA)" w:date="2015-08-16T17:09:00Z"/>
              <w:rFonts w:eastAsiaTheme="minorEastAsia"/>
              <w:noProof/>
            </w:rPr>
          </w:pPr>
          <w:ins w:id="9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Cls</w:t>
            </w:r>
            <w:r>
              <w:rPr>
                <w:noProof/>
                <w:webHidden/>
              </w:rPr>
              <w:tab/>
            </w:r>
            <w:r>
              <w:rPr>
                <w:noProof/>
                <w:webHidden/>
              </w:rPr>
              <w:fldChar w:fldCharType="begin"/>
            </w:r>
            <w:r>
              <w:rPr>
                <w:noProof/>
                <w:webHidden/>
              </w:rPr>
              <w:instrText xml:space="preserve"> PAGEREF _Toc427508544 \h </w:instrText>
            </w:r>
            <w:r>
              <w:rPr>
                <w:noProof/>
                <w:webHidden/>
              </w:rPr>
            </w:r>
          </w:ins>
          <w:r>
            <w:rPr>
              <w:noProof/>
              <w:webHidden/>
            </w:rPr>
            <w:fldChar w:fldCharType="separate"/>
          </w:r>
          <w:ins w:id="931" w:author="Sammartano, Marc (BIC USA)" w:date="2015-08-16T17:11:00Z">
            <w:r>
              <w:rPr>
                <w:noProof/>
                <w:webHidden/>
              </w:rPr>
              <w:t>89</w:t>
            </w:r>
          </w:ins>
          <w:ins w:id="9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33" w:author="Sammartano, Marc (BIC USA)" w:date="2015-08-16T17:09:00Z"/>
              <w:rFonts w:eastAsiaTheme="minorEastAsia"/>
              <w:noProof/>
            </w:rPr>
          </w:pPr>
          <w:ins w:id="9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Print {&lt;exp&gt; {,|;}} ...</w:t>
            </w:r>
            <w:r>
              <w:rPr>
                <w:noProof/>
                <w:webHidden/>
              </w:rPr>
              <w:tab/>
            </w:r>
            <w:r>
              <w:rPr>
                <w:noProof/>
                <w:webHidden/>
              </w:rPr>
              <w:fldChar w:fldCharType="begin"/>
            </w:r>
            <w:r>
              <w:rPr>
                <w:noProof/>
                <w:webHidden/>
              </w:rPr>
              <w:instrText xml:space="preserve"> PAGEREF _Toc427508545 \h </w:instrText>
            </w:r>
            <w:r>
              <w:rPr>
                <w:noProof/>
                <w:webHidden/>
              </w:rPr>
            </w:r>
          </w:ins>
          <w:r>
            <w:rPr>
              <w:noProof/>
              <w:webHidden/>
            </w:rPr>
            <w:fldChar w:fldCharType="separate"/>
          </w:r>
          <w:ins w:id="935" w:author="Sammartano, Marc (BIC USA)" w:date="2015-08-16T17:11:00Z">
            <w:r>
              <w:rPr>
                <w:noProof/>
                <w:webHidden/>
              </w:rPr>
              <w:t>89</w:t>
            </w:r>
          </w:ins>
          <w:ins w:id="9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37" w:author="Sammartano, Marc (BIC USA)" w:date="2015-08-16T17:09:00Z"/>
              <w:rFonts w:eastAsiaTheme="minorEastAsia"/>
              <w:noProof/>
            </w:rPr>
          </w:pPr>
          <w:ins w:id="9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 {&lt;exp&gt; {,|;}} ...</w:t>
            </w:r>
            <w:r>
              <w:rPr>
                <w:noProof/>
                <w:webHidden/>
              </w:rPr>
              <w:tab/>
            </w:r>
            <w:r>
              <w:rPr>
                <w:noProof/>
                <w:webHidden/>
              </w:rPr>
              <w:fldChar w:fldCharType="begin"/>
            </w:r>
            <w:r>
              <w:rPr>
                <w:noProof/>
                <w:webHidden/>
              </w:rPr>
              <w:instrText xml:space="preserve"> PAGEREF _Toc427508546 \h </w:instrText>
            </w:r>
            <w:r>
              <w:rPr>
                <w:noProof/>
                <w:webHidden/>
              </w:rPr>
            </w:r>
          </w:ins>
          <w:r>
            <w:rPr>
              <w:noProof/>
              <w:webHidden/>
            </w:rPr>
            <w:fldChar w:fldCharType="separate"/>
          </w:r>
          <w:ins w:id="939" w:author="Sammartano, Marc (BIC USA)" w:date="2015-08-16T17:11:00Z">
            <w:r>
              <w:rPr>
                <w:noProof/>
                <w:webHidden/>
              </w:rPr>
              <w:t>89</w:t>
            </w:r>
          </w:ins>
          <w:ins w:id="9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41" w:author="Sammartano, Marc (BIC USA)" w:date="2015-08-16T17:09:00Z"/>
              <w:rFonts w:eastAsiaTheme="minorEastAsia"/>
              <w:noProof/>
            </w:rPr>
          </w:pPr>
          <w:ins w:id="9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Print with User-Defined Functions</w:t>
            </w:r>
            <w:r>
              <w:rPr>
                <w:noProof/>
                <w:webHidden/>
              </w:rPr>
              <w:tab/>
            </w:r>
            <w:r>
              <w:rPr>
                <w:noProof/>
                <w:webHidden/>
              </w:rPr>
              <w:fldChar w:fldCharType="begin"/>
            </w:r>
            <w:r>
              <w:rPr>
                <w:noProof/>
                <w:webHidden/>
              </w:rPr>
              <w:instrText xml:space="preserve"> PAGEREF _Toc427508547 \h </w:instrText>
            </w:r>
            <w:r>
              <w:rPr>
                <w:noProof/>
                <w:webHidden/>
              </w:rPr>
            </w:r>
          </w:ins>
          <w:r>
            <w:rPr>
              <w:noProof/>
              <w:webHidden/>
            </w:rPr>
            <w:fldChar w:fldCharType="separate"/>
          </w:r>
          <w:ins w:id="943" w:author="Sammartano, Marc (BIC USA)" w:date="2015-08-16T17:11:00Z">
            <w:r>
              <w:rPr>
                <w:noProof/>
                <w:webHidden/>
              </w:rPr>
              <w:t>89</w:t>
            </w:r>
          </w:ins>
          <w:ins w:id="9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45" w:author="Sammartano, Marc (BIC USA)" w:date="2015-08-16T17:09:00Z"/>
              <w:rFonts w:eastAsiaTheme="minorEastAsia"/>
              <w:noProof/>
            </w:rPr>
          </w:pPr>
          <w:ins w:id="9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Console.line.count &lt;count_nvar&gt;</w:t>
            </w:r>
            <w:r>
              <w:rPr>
                <w:noProof/>
                <w:webHidden/>
              </w:rPr>
              <w:tab/>
            </w:r>
            <w:r>
              <w:rPr>
                <w:noProof/>
                <w:webHidden/>
              </w:rPr>
              <w:fldChar w:fldCharType="begin"/>
            </w:r>
            <w:r>
              <w:rPr>
                <w:noProof/>
                <w:webHidden/>
              </w:rPr>
              <w:instrText xml:space="preserve"> PAGEREF _Toc427508548 \h </w:instrText>
            </w:r>
            <w:r>
              <w:rPr>
                <w:noProof/>
                <w:webHidden/>
              </w:rPr>
            </w:r>
          </w:ins>
          <w:r>
            <w:rPr>
              <w:noProof/>
              <w:webHidden/>
            </w:rPr>
            <w:fldChar w:fldCharType="separate"/>
          </w:r>
          <w:ins w:id="947" w:author="Sammartano, Marc (BIC USA)" w:date="2015-08-16T17:11:00Z">
            <w:r>
              <w:rPr>
                <w:noProof/>
                <w:webHidden/>
              </w:rPr>
              <w:t>90</w:t>
            </w:r>
          </w:ins>
          <w:ins w:id="9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49" w:author="Sammartano, Marc (BIC USA)" w:date="2015-08-16T17:09:00Z"/>
              <w:rFonts w:eastAsiaTheme="minorEastAsia"/>
              <w:noProof/>
            </w:rPr>
          </w:pPr>
          <w:ins w:id="9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Console.line.text &lt;line_nexp&gt;, &lt;text_svar&gt;</w:t>
            </w:r>
            <w:r>
              <w:rPr>
                <w:noProof/>
                <w:webHidden/>
              </w:rPr>
              <w:tab/>
            </w:r>
            <w:r>
              <w:rPr>
                <w:noProof/>
                <w:webHidden/>
              </w:rPr>
              <w:fldChar w:fldCharType="begin"/>
            </w:r>
            <w:r>
              <w:rPr>
                <w:noProof/>
                <w:webHidden/>
              </w:rPr>
              <w:instrText xml:space="preserve"> PAGEREF _Toc427508549 \h </w:instrText>
            </w:r>
            <w:r>
              <w:rPr>
                <w:noProof/>
                <w:webHidden/>
              </w:rPr>
            </w:r>
          </w:ins>
          <w:r>
            <w:rPr>
              <w:noProof/>
              <w:webHidden/>
            </w:rPr>
            <w:fldChar w:fldCharType="separate"/>
          </w:r>
          <w:ins w:id="951" w:author="Sammartano, Marc (BIC USA)" w:date="2015-08-16T17:11:00Z">
            <w:r>
              <w:rPr>
                <w:noProof/>
                <w:webHidden/>
              </w:rPr>
              <w:t>90</w:t>
            </w:r>
          </w:ins>
          <w:ins w:id="9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53" w:author="Sammartano, Marc (BIC USA)" w:date="2015-08-16T17:09:00Z"/>
              <w:rFonts w:eastAsiaTheme="minorEastAsia"/>
              <w:noProof/>
            </w:rPr>
          </w:pPr>
          <w:ins w:id="9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Console.line.touched &lt;line_nvar&gt; {, &lt;press_lvar&gt;}</w:t>
            </w:r>
            <w:r>
              <w:rPr>
                <w:noProof/>
                <w:webHidden/>
              </w:rPr>
              <w:tab/>
            </w:r>
            <w:r>
              <w:rPr>
                <w:noProof/>
                <w:webHidden/>
              </w:rPr>
              <w:fldChar w:fldCharType="begin"/>
            </w:r>
            <w:r>
              <w:rPr>
                <w:noProof/>
                <w:webHidden/>
              </w:rPr>
              <w:instrText xml:space="preserve"> PAGEREF _Toc427508550 \h </w:instrText>
            </w:r>
            <w:r>
              <w:rPr>
                <w:noProof/>
                <w:webHidden/>
              </w:rPr>
            </w:r>
          </w:ins>
          <w:r>
            <w:rPr>
              <w:noProof/>
              <w:webHidden/>
            </w:rPr>
            <w:fldChar w:fldCharType="separate"/>
          </w:r>
          <w:ins w:id="955" w:author="Sammartano, Marc (BIC USA)" w:date="2015-08-16T17:11:00Z">
            <w:r>
              <w:rPr>
                <w:noProof/>
                <w:webHidden/>
              </w:rPr>
              <w:t>90</w:t>
            </w:r>
          </w:ins>
          <w:ins w:id="9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57" w:author="Sammartano, Marc (BIC USA)" w:date="2015-08-16T17:09:00Z"/>
              <w:rFonts w:eastAsiaTheme="minorEastAsia"/>
              <w:noProof/>
            </w:rPr>
          </w:pPr>
          <w:ins w:id="9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Console.save &lt;filename_sexp&gt;</w:t>
            </w:r>
            <w:r>
              <w:rPr>
                <w:noProof/>
                <w:webHidden/>
              </w:rPr>
              <w:tab/>
            </w:r>
            <w:r>
              <w:rPr>
                <w:noProof/>
                <w:webHidden/>
              </w:rPr>
              <w:fldChar w:fldCharType="begin"/>
            </w:r>
            <w:r>
              <w:rPr>
                <w:noProof/>
                <w:webHidden/>
              </w:rPr>
              <w:instrText xml:space="preserve"> PAGEREF _Toc427508551 \h </w:instrText>
            </w:r>
            <w:r>
              <w:rPr>
                <w:noProof/>
                <w:webHidden/>
              </w:rPr>
            </w:r>
          </w:ins>
          <w:r>
            <w:rPr>
              <w:noProof/>
              <w:webHidden/>
            </w:rPr>
            <w:fldChar w:fldCharType="separate"/>
          </w:r>
          <w:ins w:id="959" w:author="Sammartano, Marc (BIC USA)" w:date="2015-08-16T17:11:00Z">
            <w:r>
              <w:rPr>
                <w:noProof/>
                <w:webHidden/>
              </w:rPr>
              <w:t>90</w:t>
            </w:r>
          </w:ins>
          <w:ins w:id="9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961" w:author="Sammartano, Marc (BIC USA)" w:date="2015-08-16T17:09:00Z"/>
              <w:rFonts w:eastAsiaTheme="minorEastAsia"/>
              <w:noProof/>
            </w:rPr>
          </w:pPr>
          <w:ins w:id="9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User Input and Interaction</w:t>
            </w:r>
            <w:r>
              <w:rPr>
                <w:noProof/>
                <w:webHidden/>
              </w:rPr>
              <w:tab/>
            </w:r>
            <w:r>
              <w:rPr>
                <w:noProof/>
                <w:webHidden/>
              </w:rPr>
              <w:fldChar w:fldCharType="begin"/>
            </w:r>
            <w:r>
              <w:rPr>
                <w:noProof/>
                <w:webHidden/>
              </w:rPr>
              <w:instrText xml:space="preserve"> PAGEREF _Toc427508552 \h </w:instrText>
            </w:r>
            <w:r>
              <w:rPr>
                <w:noProof/>
                <w:webHidden/>
              </w:rPr>
            </w:r>
          </w:ins>
          <w:r>
            <w:rPr>
              <w:noProof/>
              <w:webHidden/>
            </w:rPr>
            <w:fldChar w:fldCharType="separate"/>
          </w:r>
          <w:ins w:id="963" w:author="Sammartano, Marc (BIC USA)" w:date="2015-08-16T17:11:00Z">
            <w:r>
              <w:rPr>
                <w:noProof/>
                <w:webHidden/>
              </w:rPr>
              <w:t>90</w:t>
            </w:r>
          </w:ins>
          <w:ins w:id="9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65" w:author="Sammartano, Marc (BIC USA)" w:date="2015-08-16T17:09:00Z"/>
              <w:rFonts w:eastAsiaTheme="minorEastAsia"/>
              <w:noProof/>
            </w:rPr>
          </w:pPr>
          <w:ins w:id="9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_Toc427508553 \h </w:instrText>
            </w:r>
            <w:r>
              <w:rPr>
                <w:noProof/>
                <w:webHidden/>
              </w:rPr>
            </w:r>
          </w:ins>
          <w:r>
            <w:rPr>
              <w:noProof/>
              <w:webHidden/>
            </w:rPr>
            <w:fldChar w:fldCharType="separate"/>
          </w:r>
          <w:ins w:id="967" w:author="Sammartano, Marc (BIC USA)" w:date="2015-08-16T17:11:00Z">
            <w:r>
              <w:rPr>
                <w:noProof/>
                <w:webHidden/>
              </w:rPr>
              <w:t>91</w:t>
            </w:r>
          </w:ins>
          <w:ins w:id="9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69" w:author="Sammartano, Marc (BIC USA)" w:date="2015-08-16T17:09:00Z"/>
              <w:rFonts w:eastAsiaTheme="minorEastAsia"/>
              <w:noProof/>
            </w:rPr>
          </w:pPr>
          <w:ins w:id="9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_Toc427508554 \h </w:instrText>
            </w:r>
            <w:r>
              <w:rPr>
                <w:noProof/>
                <w:webHidden/>
              </w:rPr>
            </w:r>
          </w:ins>
          <w:r>
            <w:rPr>
              <w:noProof/>
              <w:webHidden/>
            </w:rPr>
            <w:fldChar w:fldCharType="separate"/>
          </w:r>
          <w:ins w:id="971" w:author="Sammartano, Marc (BIC USA)" w:date="2015-08-16T17:11:00Z">
            <w:r>
              <w:rPr>
                <w:noProof/>
                <w:webHidden/>
              </w:rPr>
              <w:t>91</w:t>
            </w:r>
          </w:ins>
          <w:ins w:id="9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73" w:author="Sammartano, Marc (BIC USA)" w:date="2015-08-16T17:09:00Z"/>
              <w:rFonts w:eastAsiaTheme="minorEastAsia"/>
              <w:noProof/>
            </w:rPr>
          </w:pPr>
          <w:ins w:id="9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_Toc427508555 \h </w:instrText>
            </w:r>
            <w:r>
              <w:rPr>
                <w:noProof/>
                <w:webHidden/>
              </w:rPr>
            </w:r>
          </w:ins>
          <w:r>
            <w:rPr>
              <w:noProof/>
              <w:webHidden/>
            </w:rPr>
            <w:fldChar w:fldCharType="separate"/>
          </w:r>
          <w:ins w:id="975" w:author="Sammartano, Marc (BIC USA)" w:date="2015-08-16T17:11:00Z">
            <w:r>
              <w:rPr>
                <w:noProof/>
                <w:webHidden/>
              </w:rPr>
              <w:t>92</w:t>
            </w:r>
          </w:ins>
          <w:ins w:id="9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77" w:author="Sammartano, Marc (BIC USA)" w:date="2015-08-16T17:09:00Z"/>
              <w:rFonts w:eastAsiaTheme="minorEastAsia"/>
              <w:noProof/>
            </w:rPr>
          </w:pPr>
          <w:ins w:id="9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Inkey$ &lt;svar&gt;</w:t>
            </w:r>
            <w:r>
              <w:rPr>
                <w:noProof/>
                <w:webHidden/>
              </w:rPr>
              <w:tab/>
            </w:r>
            <w:r>
              <w:rPr>
                <w:noProof/>
                <w:webHidden/>
              </w:rPr>
              <w:fldChar w:fldCharType="begin"/>
            </w:r>
            <w:r>
              <w:rPr>
                <w:noProof/>
                <w:webHidden/>
              </w:rPr>
              <w:instrText xml:space="preserve"> PAGEREF _Toc427508556 \h </w:instrText>
            </w:r>
            <w:r>
              <w:rPr>
                <w:noProof/>
                <w:webHidden/>
              </w:rPr>
            </w:r>
          </w:ins>
          <w:r>
            <w:rPr>
              <w:noProof/>
              <w:webHidden/>
            </w:rPr>
            <w:fldChar w:fldCharType="separate"/>
          </w:r>
          <w:ins w:id="979" w:author="Sammartano, Marc (BIC USA)" w:date="2015-08-16T17:11:00Z">
            <w:r>
              <w:rPr>
                <w:noProof/>
                <w:webHidden/>
              </w:rPr>
              <w:t>92</w:t>
            </w:r>
          </w:ins>
          <w:ins w:id="9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81" w:author="Sammartano, Marc (BIC USA)" w:date="2015-08-16T17:09:00Z"/>
              <w:rFonts w:eastAsiaTheme="minorEastAsia"/>
              <w:noProof/>
            </w:rPr>
          </w:pPr>
          <w:ins w:id="9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_Toc427508557 \h </w:instrText>
            </w:r>
            <w:r>
              <w:rPr>
                <w:noProof/>
                <w:webHidden/>
              </w:rPr>
            </w:r>
          </w:ins>
          <w:r>
            <w:rPr>
              <w:noProof/>
              <w:webHidden/>
            </w:rPr>
            <w:fldChar w:fldCharType="separate"/>
          </w:r>
          <w:ins w:id="983" w:author="Sammartano, Marc (BIC USA)" w:date="2015-08-16T17:11:00Z">
            <w:r>
              <w:rPr>
                <w:noProof/>
                <w:webHidden/>
              </w:rPr>
              <w:t>93</w:t>
            </w:r>
          </w:ins>
          <w:ins w:id="9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85" w:author="Sammartano, Marc (BIC USA)" w:date="2015-08-16T17:09:00Z"/>
              <w:rFonts w:eastAsiaTheme="minorEastAsia"/>
              <w:noProof/>
            </w:rPr>
          </w:pPr>
          <w:ins w:id="9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_Toc427508558 \h </w:instrText>
            </w:r>
            <w:r>
              <w:rPr>
                <w:noProof/>
                <w:webHidden/>
              </w:rPr>
            </w:r>
          </w:ins>
          <w:r>
            <w:rPr>
              <w:noProof/>
              <w:webHidden/>
            </w:rPr>
            <w:fldChar w:fldCharType="separate"/>
          </w:r>
          <w:ins w:id="987" w:author="Sammartano, Marc (BIC USA)" w:date="2015-08-16T17:11:00Z">
            <w:r>
              <w:rPr>
                <w:noProof/>
                <w:webHidden/>
              </w:rPr>
              <w:t>93</w:t>
            </w:r>
          </w:ins>
          <w:ins w:id="9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89" w:author="Sammartano, Marc (BIC USA)" w:date="2015-08-16T17:09:00Z"/>
              <w:rFonts w:eastAsiaTheme="minorEastAsia"/>
              <w:noProof/>
            </w:rPr>
          </w:pPr>
          <w:ins w:id="9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_Toc427508559 \h </w:instrText>
            </w:r>
            <w:r>
              <w:rPr>
                <w:noProof/>
                <w:webHidden/>
              </w:rPr>
            </w:r>
          </w:ins>
          <w:r>
            <w:rPr>
              <w:noProof/>
              <w:webHidden/>
            </w:rPr>
            <w:fldChar w:fldCharType="separate"/>
          </w:r>
          <w:ins w:id="991" w:author="Sammartano, Marc (BIC USA)" w:date="2015-08-16T17:11:00Z">
            <w:r>
              <w:rPr>
                <w:noProof/>
                <w:webHidden/>
              </w:rPr>
              <w:t>94</w:t>
            </w:r>
          </w:ins>
          <w:ins w:id="9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93" w:author="Sammartano, Marc (BIC USA)" w:date="2015-08-16T17:09:00Z"/>
              <w:rFonts w:eastAsiaTheme="minorEastAsia"/>
              <w:noProof/>
            </w:rPr>
          </w:pPr>
          <w:ins w:id="9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_Toc427508560 \h </w:instrText>
            </w:r>
            <w:r>
              <w:rPr>
                <w:noProof/>
                <w:webHidden/>
              </w:rPr>
            </w:r>
          </w:ins>
          <w:r>
            <w:rPr>
              <w:noProof/>
              <w:webHidden/>
            </w:rPr>
            <w:fldChar w:fldCharType="separate"/>
          </w:r>
          <w:ins w:id="995" w:author="Sammartano, Marc (BIC USA)" w:date="2015-08-16T17:11:00Z">
            <w:r>
              <w:rPr>
                <w:noProof/>
                <w:webHidden/>
              </w:rPr>
              <w:t>94</w:t>
            </w:r>
          </w:ins>
          <w:ins w:id="9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997" w:author="Sammartano, Marc (BIC USA)" w:date="2015-08-16T17:09:00Z"/>
              <w:rFonts w:eastAsiaTheme="minorEastAsia"/>
              <w:noProof/>
            </w:rPr>
          </w:pPr>
          <w:ins w:id="9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Kb.hide</w:t>
            </w:r>
            <w:r>
              <w:rPr>
                <w:noProof/>
                <w:webHidden/>
              </w:rPr>
              <w:tab/>
            </w:r>
            <w:r>
              <w:rPr>
                <w:noProof/>
                <w:webHidden/>
              </w:rPr>
              <w:fldChar w:fldCharType="begin"/>
            </w:r>
            <w:r>
              <w:rPr>
                <w:noProof/>
                <w:webHidden/>
              </w:rPr>
              <w:instrText xml:space="preserve"> PAGEREF _Toc427508561 \h </w:instrText>
            </w:r>
            <w:r>
              <w:rPr>
                <w:noProof/>
                <w:webHidden/>
              </w:rPr>
            </w:r>
          </w:ins>
          <w:r>
            <w:rPr>
              <w:noProof/>
              <w:webHidden/>
            </w:rPr>
            <w:fldChar w:fldCharType="separate"/>
          </w:r>
          <w:ins w:id="999" w:author="Sammartano, Marc (BIC USA)" w:date="2015-08-16T17:11:00Z">
            <w:r>
              <w:rPr>
                <w:noProof/>
                <w:webHidden/>
              </w:rPr>
              <w:t>94</w:t>
            </w:r>
          </w:ins>
          <w:ins w:id="10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01" w:author="Sammartano, Marc (BIC USA)" w:date="2015-08-16T17:09:00Z"/>
              <w:rFonts w:eastAsiaTheme="minorEastAsia"/>
              <w:noProof/>
            </w:rPr>
          </w:pPr>
          <w:ins w:id="10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Kb.show</w:t>
            </w:r>
            <w:r>
              <w:rPr>
                <w:noProof/>
                <w:webHidden/>
              </w:rPr>
              <w:tab/>
            </w:r>
            <w:r>
              <w:rPr>
                <w:noProof/>
                <w:webHidden/>
              </w:rPr>
              <w:fldChar w:fldCharType="begin"/>
            </w:r>
            <w:r>
              <w:rPr>
                <w:noProof/>
                <w:webHidden/>
              </w:rPr>
              <w:instrText xml:space="preserve"> PAGEREF _Toc427508562 \h </w:instrText>
            </w:r>
            <w:r>
              <w:rPr>
                <w:noProof/>
                <w:webHidden/>
              </w:rPr>
            </w:r>
          </w:ins>
          <w:r>
            <w:rPr>
              <w:noProof/>
              <w:webHidden/>
            </w:rPr>
            <w:fldChar w:fldCharType="separate"/>
          </w:r>
          <w:ins w:id="1003" w:author="Sammartano, Marc (BIC USA)" w:date="2015-08-16T17:11:00Z">
            <w:r>
              <w:rPr>
                <w:noProof/>
                <w:webHidden/>
              </w:rPr>
              <w:t>95</w:t>
            </w:r>
          </w:ins>
          <w:ins w:id="10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05" w:author="Sammartano, Marc (BIC USA)" w:date="2015-08-16T17:09:00Z"/>
              <w:rFonts w:eastAsiaTheme="minorEastAsia"/>
              <w:noProof/>
            </w:rPr>
          </w:pPr>
          <w:ins w:id="10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Kb.toggle</w:t>
            </w:r>
            <w:r>
              <w:rPr>
                <w:noProof/>
                <w:webHidden/>
              </w:rPr>
              <w:tab/>
            </w:r>
            <w:r>
              <w:rPr>
                <w:noProof/>
                <w:webHidden/>
              </w:rPr>
              <w:fldChar w:fldCharType="begin"/>
            </w:r>
            <w:r>
              <w:rPr>
                <w:noProof/>
                <w:webHidden/>
              </w:rPr>
              <w:instrText xml:space="preserve"> PAGEREF _Toc427508563 \h </w:instrText>
            </w:r>
            <w:r>
              <w:rPr>
                <w:noProof/>
                <w:webHidden/>
              </w:rPr>
            </w:r>
          </w:ins>
          <w:r>
            <w:rPr>
              <w:noProof/>
              <w:webHidden/>
            </w:rPr>
            <w:fldChar w:fldCharType="separate"/>
          </w:r>
          <w:ins w:id="1007" w:author="Sammartano, Marc (BIC USA)" w:date="2015-08-16T17:11:00Z">
            <w:r>
              <w:rPr>
                <w:noProof/>
                <w:webHidden/>
              </w:rPr>
              <w:t>95</w:t>
            </w:r>
          </w:ins>
          <w:ins w:id="10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09" w:author="Sammartano, Marc (BIC USA)" w:date="2015-08-16T17:09:00Z"/>
              <w:rFonts w:eastAsiaTheme="minorEastAsia"/>
              <w:noProof/>
            </w:rPr>
          </w:pPr>
          <w:ins w:id="10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Kb.showing &lt;lvar&gt;</w:t>
            </w:r>
            <w:r>
              <w:rPr>
                <w:noProof/>
                <w:webHidden/>
              </w:rPr>
              <w:tab/>
            </w:r>
            <w:r>
              <w:rPr>
                <w:noProof/>
                <w:webHidden/>
              </w:rPr>
              <w:fldChar w:fldCharType="begin"/>
            </w:r>
            <w:r>
              <w:rPr>
                <w:noProof/>
                <w:webHidden/>
              </w:rPr>
              <w:instrText xml:space="preserve"> PAGEREF _Toc427508564 \h </w:instrText>
            </w:r>
            <w:r>
              <w:rPr>
                <w:noProof/>
                <w:webHidden/>
              </w:rPr>
            </w:r>
          </w:ins>
          <w:r>
            <w:rPr>
              <w:noProof/>
              <w:webHidden/>
            </w:rPr>
            <w:fldChar w:fldCharType="separate"/>
          </w:r>
          <w:ins w:id="1011" w:author="Sammartano, Marc (BIC USA)" w:date="2015-08-16T17:11:00Z">
            <w:r>
              <w:rPr>
                <w:noProof/>
                <w:webHidden/>
              </w:rPr>
              <w:t>95</w:t>
            </w:r>
          </w:ins>
          <w:ins w:id="10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13" w:author="Sammartano, Marc (BIC USA)" w:date="2015-08-16T17:09:00Z"/>
              <w:rFonts w:eastAsiaTheme="minorEastAsia"/>
              <w:noProof/>
            </w:rPr>
          </w:pPr>
          <w:ins w:id="10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OnKbChange:</w:t>
            </w:r>
            <w:r>
              <w:rPr>
                <w:noProof/>
                <w:webHidden/>
              </w:rPr>
              <w:tab/>
            </w:r>
            <w:r>
              <w:rPr>
                <w:noProof/>
                <w:webHidden/>
              </w:rPr>
              <w:fldChar w:fldCharType="begin"/>
            </w:r>
            <w:r>
              <w:rPr>
                <w:noProof/>
                <w:webHidden/>
              </w:rPr>
              <w:instrText xml:space="preserve"> PAGEREF _Toc427508565 \h </w:instrText>
            </w:r>
            <w:r>
              <w:rPr>
                <w:noProof/>
                <w:webHidden/>
              </w:rPr>
            </w:r>
          </w:ins>
          <w:r>
            <w:rPr>
              <w:noProof/>
              <w:webHidden/>
            </w:rPr>
            <w:fldChar w:fldCharType="separate"/>
          </w:r>
          <w:ins w:id="1015" w:author="Sammartano, Marc (BIC USA)" w:date="2015-08-16T17:11:00Z">
            <w:r>
              <w:rPr>
                <w:noProof/>
                <w:webHidden/>
              </w:rPr>
              <w:t>95</w:t>
            </w:r>
          </w:ins>
          <w:ins w:id="10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17" w:author="Sammartano, Marc (BIC USA)" w:date="2015-08-16T17:09:00Z"/>
              <w:rFonts w:eastAsiaTheme="minorEastAsia"/>
              <w:noProof/>
            </w:rPr>
          </w:pPr>
          <w:ins w:id="101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"_Toc427508566"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Kb.resume</w:t>
            </w:r>
            <w:r>
              <w:rPr>
                <w:noProof/>
                <w:webHidden/>
              </w:rPr>
              <w:tab/>
            </w:r>
            <w:r>
              <w:rPr>
                <w:noProof/>
                <w:webHidden/>
              </w:rPr>
              <w:fldChar w:fldCharType="begin"/>
            </w:r>
            <w:r>
              <w:rPr>
                <w:noProof/>
                <w:webHidden/>
              </w:rPr>
              <w:instrText xml:space="preserve"> PAGEREF _Toc427508566 \h </w:instrText>
            </w:r>
            <w:r>
              <w:rPr>
                <w:noProof/>
                <w:webHidden/>
              </w:rPr>
            </w:r>
          </w:ins>
          <w:r>
            <w:rPr>
              <w:noProof/>
              <w:webHidden/>
            </w:rPr>
            <w:fldChar w:fldCharType="separate"/>
          </w:r>
          <w:ins w:id="1019" w:author="Sammartano, Marc (BIC USA)" w:date="2015-08-16T17:11:00Z">
            <w:r>
              <w:rPr>
                <w:noProof/>
                <w:webHidden/>
              </w:rPr>
              <w:t>95</w:t>
            </w:r>
          </w:ins>
          <w:ins w:id="10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021" w:author="Sammartano, Marc (BIC USA)" w:date="2015-08-16T17:09:00Z"/>
              <w:rFonts w:eastAsiaTheme="minorEastAsia"/>
              <w:noProof/>
            </w:rPr>
          </w:pPr>
          <w:ins w:id="10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The Soft Keyboard and the BACK Key</w:t>
            </w:r>
            <w:r>
              <w:rPr>
                <w:noProof/>
                <w:webHidden/>
              </w:rPr>
              <w:tab/>
            </w:r>
            <w:r>
              <w:rPr>
                <w:noProof/>
                <w:webHidden/>
              </w:rPr>
              <w:fldChar w:fldCharType="begin"/>
            </w:r>
            <w:r>
              <w:rPr>
                <w:noProof/>
                <w:webHidden/>
              </w:rPr>
              <w:instrText xml:space="preserve"> PAGEREF _Toc427508567 \h </w:instrText>
            </w:r>
            <w:r>
              <w:rPr>
                <w:noProof/>
                <w:webHidden/>
              </w:rPr>
            </w:r>
          </w:ins>
          <w:r>
            <w:rPr>
              <w:noProof/>
              <w:webHidden/>
            </w:rPr>
            <w:fldChar w:fldCharType="separate"/>
          </w:r>
          <w:ins w:id="1023" w:author="Sammartano, Marc (BIC USA)" w:date="2015-08-16T17:11:00Z">
            <w:r>
              <w:rPr>
                <w:noProof/>
                <w:webHidden/>
              </w:rPr>
              <w:t>96</w:t>
            </w:r>
          </w:ins>
          <w:ins w:id="102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025" w:author="Sammartano, Marc (BIC USA)" w:date="2015-08-16T17:09:00Z"/>
              <w:rFonts w:eastAsiaTheme="minorEastAsia"/>
              <w:noProof/>
            </w:rPr>
          </w:pPr>
          <w:ins w:id="10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Working with Files</w:t>
            </w:r>
            <w:r>
              <w:rPr>
                <w:noProof/>
                <w:webHidden/>
              </w:rPr>
              <w:tab/>
            </w:r>
            <w:r>
              <w:rPr>
                <w:noProof/>
                <w:webHidden/>
              </w:rPr>
              <w:fldChar w:fldCharType="begin"/>
            </w:r>
            <w:r>
              <w:rPr>
                <w:noProof/>
                <w:webHidden/>
              </w:rPr>
              <w:instrText xml:space="preserve"> PAGEREF _Toc427508568 \h </w:instrText>
            </w:r>
            <w:r>
              <w:rPr>
                <w:noProof/>
                <w:webHidden/>
              </w:rPr>
            </w:r>
          </w:ins>
          <w:r>
            <w:rPr>
              <w:noProof/>
              <w:webHidden/>
            </w:rPr>
            <w:fldChar w:fldCharType="separate"/>
          </w:r>
          <w:ins w:id="1027" w:author="Sammartano, Marc (BIC USA)" w:date="2015-08-16T17:11:00Z">
            <w:r>
              <w:rPr>
                <w:noProof/>
                <w:webHidden/>
              </w:rPr>
              <w:t>96</w:t>
            </w:r>
          </w:ins>
          <w:ins w:id="10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29" w:author="Sammartano, Marc (BIC USA)" w:date="2015-08-16T17:09:00Z"/>
              <w:rFonts w:eastAsiaTheme="minorEastAsia"/>
              <w:noProof/>
            </w:rPr>
          </w:pPr>
          <w:ins w:id="10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Paths Explained</w:t>
            </w:r>
            <w:r>
              <w:rPr>
                <w:noProof/>
                <w:webHidden/>
              </w:rPr>
              <w:tab/>
            </w:r>
            <w:r>
              <w:rPr>
                <w:noProof/>
                <w:webHidden/>
              </w:rPr>
              <w:fldChar w:fldCharType="begin"/>
            </w:r>
            <w:r>
              <w:rPr>
                <w:noProof/>
                <w:webHidden/>
              </w:rPr>
              <w:instrText xml:space="preserve"> PAGEREF _Toc427508569 \h </w:instrText>
            </w:r>
            <w:r>
              <w:rPr>
                <w:noProof/>
                <w:webHidden/>
              </w:rPr>
            </w:r>
          </w:ins>
          <w:r>
            <w:rPr>
              <w:noProof/>
              <w:webHidden/>
            </w:rPr>
            <w:fldChar w:fldCharType="separate"/>
          </w:r>
          <w:ins w:id="1031" w:author="Sammartano, Marc (BIC USA)" w:date="2015-08-16T17:11:00Z">
            <w:r>
              <w:rPr>
                <w:noProof/>
                <w:webHidden/>
              </w:rPr>
              <w:t>96</w:t>
            </w:r>
          </w:ins>
          <w:ins w:id="10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33" w:author="Sammartano, Marc (BIC USA)" w:date="2015-08-16T17:09:00Z"/>
              <w:rFonts w:eastAsiaTheme="minorEastAsia"/>
              <w:noProof/>
            </w:rPr>
          </w:pPr>
          <w:ins w:id="10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Paths and Case-sensitivity</w:t>
            </w:r>
            <w:r>
              <w:rPr>
                <w:noProof/>
                <w:webHidden/>
              </w:rPr>
              <w:tab/>
            </w:r>
            <w:r>
              <w:rPr>
                <w:noProof/>
                <w:webHidden/>
              </w:rPr>
              <w:fldChar w:fldCharType="begin"/>
            </w:r>
            <w:r>
              <w:rPr>
                <w:noProof/>
                <w:webHidden/>
              </w:rPr>
              <w:instrText xml:space="preserve"> PAGEREF _Toc427508570 \h </w:instrText>
            </w:r>
            <w:r>
              <w:rPr>
                <w:noProof/>
                <w:webHidden/>
              </w:rPr>
            </w:r>
          </w:ins>
          <w:r>
            <w:rPr>
              <w:noProof/>
              <w:webHidden/>
            </w:rPr>
            <w:fldChar w:fldCharType="separate"/>
          </w:r>
          <w:ins w:id="1035" w:author="Sammartano, Marc (BIC USA)" w:date="2015-08-16T17:11:00Z">
            <w:r>
              <w:rPr>
                <w:noProof/>
                <w:webHidden/>
              </w:rPr>
              <w:t>97</w:t>
            </w:r>
          </w:ins>
          <w:ins w:id="10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37" w:author="Sammartano, Marc (BIC USA)" w:date="2015-08-16T17:09:00Z"/>
              <w:rFonts w:eastAsiaTheme="minorEastAsia"/>
              <w:noProof/>
            </w:rPr>
          </w:pPr>
          <w:ins w:id="10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Mark and Mark Limit</w:t>
            </w:r>
            <w:r>
              <w:rPr>
                <w:noProof/>
                <w:webHidden/>
              </w:rPr>
              <w:tab/>
            </w:r>
            <w:r>
              <w:rPr>
                <w:noProof/>
                <w:webHidden/>
              </w:rPr>
              <w:fldChar w:fldCharType="begin"/>
            </w:r>
            <w:r>
              <w:rPr>
                <w:noProof/>
                <w:webHidden/>
              </w:rPr>
              <w:instrText xml:space="preserve"> PAGEREF _Toc427508571 \h </w:instrText>
            </w:r>
            <w:r>
              <w:rPr>
                <w:noProof/>
                <w:webHidden/>
              </w:rPr>
            </w:r>
          </w:ins>
          <w:r>
            <w:rPr>
              <w:noProof/>
              <w:webHidden/>
            </w:rPr>
            <w:fldChar w:fldCharType="separate"/>
          </w:r>
          <w:ins w:id="1039" w:author="Sammartano, Marc (BIC USA)" w:date="2015-08-16T17:11:00Z">
            <w:r>
              <w:rPr>
                <w:noProof/>
                <w:webHidden/>
              </w:rPr>
              <w:t>97</w:t>
            </w:r>
          </w:ins>
          <w:ins w:id="104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041" w:author="Sammartano, Marc (BIC USA)" w:date="2015-08-16T17:09:00Z"/>
              <w:rFonts w:eastAsiaTheme="minorEastAsia"/>
              <w:noProof/>
            </w:rPr>
          </w:pPr>
          <w:ins w:id="10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 Commands</w:t>
            </w:r>
            <w:r>
              <w:rPr>
                <w:noProof/>
                <w:webHidden/>
              </w:rPr>
              <w:tab/>
            </w:r>
            <w:r>
              <w:rPr>
                <w:noProof/>
                <w:webHidden/>
              </w:rPr>
              <w:fldChar w:fldCharType="begin"/>
            </w:r>
            <w:r>
              <w:rPr>
                <w:noProof/>
                <w:webHidden/>
              </w:rPr>
              <w:instrText xml:space="preserve"> PAGEREF _Toc427508572 \h </w:instrText>
            </w:r>
            <w:r>
              <w:rPr>
                <w:noProof/>
                <w:webHidden/>
              </w:rPr>
            </w:r>
          </w:ins>
          <w:r>
            <w:rPr>
              <w:noProof/>
              <w:webHidden/>
            </w:rPr>
            <w:fldChar w:fldCharType="separate"/>
          </w:r>
          <w:ins w:id="1043" w:author="Sammartano, Marc (BIC USA)" w:date="2015-08-16T17:11:00Z">
            <w:r>
              <w:rPr>
                <w:noProof/>
                <w:webHidden/>
              </w:rPr>
              <w:t>98</w:t>
            </w:r>
          </w:ins>
          <w:ins w:id="10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45" w:author="Sammartano, Marc (BIC USA)" w:date="2015-08-16T17:09:00Z"/>
              <w:rFonts w:eastAsiaTheme="minorEastAsia"/>
              <w:noProof/>
            </w:rPr>
          </w:pPr>
          <w:ins w:id="10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File.delete &lt;lvar&gt;, &lt;path_sexp&gt;</w:t>
            </w:r>
            <w:r>
              <w:rPr>
                <w:noProof/>
                <w:webHidden/>
              </w:rPr>
              <w:tab/>
            </w:r>
            <w:r>
              <w:rPr>
                <w:noProof/>
                <w:webHidden/>
              </w:rPr>
              <w:fldChar w:fldCharType="begin"/>
            </w:r>
            <w:r>
              <w:rPr>
                <w:noProof/>
                <w:webHidden/>
              </w:rPr>
              <w:instrText xml:space="preserve"> PAGEREF _Toc427508573 \h </w:instrText>
            </w:r>
            <w:r>
              <w:rPr>
                <w:noProof/>
                <w:webHidden/>
              </w:rPr>
            </w:r>
          </w:ins>
          <w:r>
            <w:rPr>
              <w:noProof/>
              <w:webHidden/>
            </w:rPr>
            <w:fldChar w:fldCharType="separate"/>
          </w:r>
          <w:ins w:id="1047" w:author="Sammartano, Marc (BIC USA)" w:date="2015-08-16T17:11:00Z">
            <w:r>
              <w:rPr>
                <w:noProof/>
                <w:webHidden/>
              </w:rPr>
              <w:t>98</w:t>
            </w:r>
          </w:ins>
          <w:ins w:id="10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49" w:author="Sammartano, Marc (BIC USA)" w:date="2015-08-16T17:09:00Z"/>
              <w:rFonts w:eastAsiaTheme="minorEastAsia"/>
              <w:noProof/>
            </w:rPr>
          </w:pPr>
          <w:ins w:id="10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File.dir &lt;path_sexp&gt;, Array$[] {,&lt;dirmark_sexp&gt;}</w:t>
            </w:r>
            <w:r>
              <w:rPr>
                <w:noProof/>
                <w:webHidden/>
              </w:rPr>
              <w:tab/>
            </w:r>
            <w:r>
              <w:rPr>
                <w:noProof/>
                <w:webHidden/>
              </w:rPr>
              <w:fldChar w:fldCharType="begin"/>
            </w:r>
            <w:r>
              <w:rPr>
                <w:noProof/>
                <w:webHidden/>
              </w:rPr>
              <w:instrText xml:space="preserve"> PAGEREF _Toc427508574 \h </w:instrText>
            </w:r>
            <w:r>
              <w:rPr>
                <w:noProof/>
                <w:webHidden/>
              </w:rPr>
            </w:r>
          </w:ins>
          <w:r>
            <w:rPr>
              <w:noProof/>
              <w:webHidden/>
            </w:rPr>
            <w:fldChar w:fldCharType="separate"/>
          </w:r>
          <w:ins w:id="1051" w:author="Sammartano, Marc (BIC USA)" w:date="2015-08-16T17:11:00Z">
            <w:r>
              <w:rPr>
                <w:noProof/>
                <w:webHidden/>
              </w:rPr>
              <w:t>98</w:t>
            </w:r>
          </w:ins>
          <w:ins w:id="10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53" w:author="Sammartano, Marc (BIC USA)" w:date="2015-08-16T17:09:00Z"/>
              <w:rFonts w:eastAsiaTheme="minorEastAsia"/>
              <w:noProof/>
            </w:rPr>
          </w:pPr>
          <w:ins w:id="10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File.exists &lt;lvar&gt;, &lt;path_sexp&gt;</w:t>
            </w:r>
            <w:r>
              <w:rPr>
                <w:noProof/>
                <w:webHidden/>
              </w:rPr>
              <w:tab/>
            </w:r>
            <w:r>
              <w:rPr>
                <w:noProof/>
                <w:webHidden/>
              </w:rPr>
              <w:fldChar w:fldCharType="begin"/>
            </w:r>
            <w:r>
              <w:rPr>
                <w:noProof/>
                <w:webHidden/>
              </w:rPr>
              <w:instrText xml:space="preserve"> PAGEREF _Toc427508575 \h </w:instrText>
            </w:r>
            <w:r>
              <w:rPr>
                <w:noProof/>
                <w:webHidden/>
              </w:rPr>
            </w:r>
          </w:ins>
          <w:r>
            <w:rPr>
              <w:noProof/>
              <w:webHidden/>
            </w:rPr>
            <w:fldChar w:fldCharType="separate"/>
          </w:r>
          <w:ins w:id="1055" w:author="Sammartano, Marc (BIC USA)" w:date="2015-08-16T17:11:00Z">
            <w:r>
              <w:rPr>
                <w:noProof/>
                <w:webHidden/>
              </w:rPr>
              <w:t>98</w:t>
            </w:r>
          </w:ins>
          <w:ins w:id="10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57" w:author="Sammartano, Marc (BIC USA)" w:date="2015-08-16T17:09:00Z"/>
              <w:rFonts w:eastAsiaTheme="minorEastAsia"/>
              <w:noProof/>
            </w:rPr>
          </w:pPr>
          <w:ins w:id="10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File.mkdir &lt;path_sexp&gt;</w:t>
            </w:r>
            <w:r>
              <w:rPr>
                <w:noProof/>
                <w:webHidden/>
              </w:rPr>
              <w:tab/>
            </w:r>
            <w:r>
              <w:rPr>
                <w:noProof/>
                <w:webHidden/>
              </w:rPr>
              <w:fldChar w:fldCharType="begin"/>
            </w:r>
            <w:r>
              <w:rPr>
                <w:noProof/>
                <w:webHidden/>
              </w:rPr>
              <w:instrText xml:space="preserve"> PAGEREF _Toc427508576 \h </w:instrText>
            </w:r>
            <w:r>
              <w:rPr>
                <w:noProof/>
                <w:webHidden/>
              </w:rPr>
            </w:r>
          </w:ins>
          <w:r>
            <w:rPr>
              <w:noProof/>
              <w:webHidden/>
            </w:rPr>
            <w:fldChar w:fldCharType="separate"/>
          </w:r>
          <w:ins w:id="1059" w:author="Sammartano, Marc (BIC USA)" w:date="2015-08-16T17:11:00Z">
            <w:r>
              <w:rPr>
                <w:noProof/>
                <w:webHidden/>
              </w:rPr>
              <w:t>99</w:t>
            </w:r>
          </w:ins>
          <w:ins w:id="10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61" w:author="Sammartano, Marc (BIC USA)" w:date="2015-08-16T17:09:00Z"/>
              <w:rFonts w:eastAsiaTheme="minorEastAsia"/>
              <w:noProof/>
            </w:rPr>
          </w:pPr>
          <w:ins w:id="10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File.rename &lt;old_path_sexp&gt;, &lt;new_path_sexp&gt;</w:t>
            </w:r>
            <w:r>
              <w:rPr>
                <w:noProof/>
                <w:webHidden/>
              </w:rPr>
              <w:tab/>
            </w:r>
            <w:r>
              <w:rPr>
                <w:noProof/>
                <w:webHidden/>
              </w:rPr>
              <w:fldChar w:fldCharType="begin"/>
            </w:r>
            <w:r>
              <w:rPr>
                <w:noProof/>
                <w:webHidden/>
              </w:rPr>
              <w:instrText xml:space="preserve"> PAGEREF _Toc427508577 \h </w:instrText>
            </w:r>
            <w:r>
              <w:rPr>
                <w:noProof/>
                <w:webHidden/>
              </w:rPr>
            </w:r>
          </w:ins>
          <w:r>
            <w:rPr>
              <w:noProof/>
              <w:webHidden/>
            </w:rPr>
            <w:fldChar w:fldCharType="separate"/>
          </w:r>
          <w:ins w:id="1063" w:author="Sammartano, Marc (BIC USA)" w:date="2015-08-16T17:11:00Z">
            <w:r>
              <w:rPr>
                <w:noProof/>
                <w:webHidden/>
              </w:rPr>
              <w:t>99</w:t>
            </w:r>
          </w:ins>
          <w:ins w:id="10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65" w:author="Sammartano, Marc (BIC USA)" w:date="2015-08-16T17:09:00Z"/>
              <w:rFonts w:eastAsiaTheme="minorEastAsia"/>
              <w:noProof/>
            </w:rPr>
          </w:pPr>
          <w:ins w:id="10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File.root &lt;svar&gt;</w:t>
            </w:r>
            <w:r>
              <w:rPr>
                <w:noProof/>
                <w:webHidden/>
              </w:rPr>
              <w:tab/>
            </w:r>
            <w:r>
              <w:rPr>
                <w:noProof/>
                <w:webHidden/>
              </w:rPr>
              <w:fldChar w:fldCharType="begin"/>
            </w:r>
            <w:r>
              <w:rPr>
                <w:noProof/>
                <w:webHidden/>
              </w:rPr>
              <w:instrText xml:space="preserve"> PAGEREF _Toc427508578 \h </w:instrText>
            </w:r>
            <w:r>
              <w:rPr>
                <w:noProof/>
                <w:webHidden/>
              </w:rPr>
            </w:r>
          </w:ins>
          <w:r>
            <w:rPr>
              <w:noProof/>
              <w:webHidden/>
            </w:rPr>
            <w:fldChar w:fldCharType="separate"/>
          </w:r>
          <w:ins w:id="1067" w:author="Sammartano, Marc (BIC USA)" w:date="2015-08-16T17:11:00Z">
            <w:r>
              <w:rPr>
                <w:noProof/>
                <w:webHidden/>
              </w:rPr>
              <w:t>99</w:t>
            </w:r>
          </w:ins>
          <w:ins w:id="10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69" w:author="Sammartano, Marc (BIC USA)" w:date="2015-08-16T17:09:00Z"/>
              <w:rFonts w:eastAsiaTheme="minorEastAsia"/>
              <w:noProof/>
            </w:rPr>
          </w:pPr>
          <w:ins w:id="10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File.size &lt;size_nvar&gt;, &lt;path_sexp&gt;</w:t>
            </w:r>
            <w:r>
              <w:rPr>
                <w:noProof/>
                <w:webHidden/>
              </w:rPr>
              <w:tab/>
            </w:r>
            <w:r>
              <w:rPr>
                <w:noProof/>
                <w:webHidden/>
              </w:rPr>
              <w:fldChar w:fldCharType="begin"/>
            </w:r>
            <w:r>
              <w:rPr>
                <w:noProof/>
                <w:webHidden/>
              </w:rPr>
              <w:instrText xml:space="preserve"> PAGEREF _Toc427508579 \h </w:instrText>
            </w:r>
            <w:r>
              <w:rPr>
                <w:noProof/>
                <w:webHidden/>
              </w:rPr>
            </w:r>
          </w:ins>
          <w:r>
            <w:rPr>
              <w:noProof/>
              <w:webHidden/>
            </w:rPr>
            <w:fldChar w:fldCharType="separate"/>
          </w:r>
          <w:ins w:id="1071" w:author="Sammartano, Marc (BIC USA)" w:date="2015-08-16T17:11:00Z">
            <w:r>
              <w:rPr>
                <w:noProof/>
                <w:webHidden/>
              </w:rPr>
              <w:t>99</w:t>
            </w:r>
          </w:ins>
          <w:ins w:id="10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73" w:author="Sammartano, Marc (BIC USA)" w:date="2015-08-16T17:09:00Z"/>
              <w:rFonts w:eastAsiaTheme="minorEastAsia"/>
              <w:noProof/>
            </w:rPr>
          </w:pPr>
          <w:ins w:id="10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File.type &lt;type_svar&gt;, &lt;path_sexp&gt;</w:t>
            </w:r>
            <w:r>
              <w:rPr>
                <w:noProof/>
                <w:webHidden/>
              </w:rPr>
              <w:tab/>
            </w:r>
            <w:r>
              <w:rPr>
                <w:noProof/>
                <w:webHidden/>
              </w:rPr>
              <w:fldChar w:fldCharType="begin"/>
            </w:r>
            <w:r>
              <w:rPr>
                <w:noProof/>
                <w:webHidden/>
              </w:rPr>
              <w:instrText xml:space="preserve"> PAGEREF _Toc427508580 \h </w:instrText>
            </w:r>
            <w:r>
              <w:rPr>
                <w:noProof/>
                <w:webHidden/>
              </w:rPr>
            </w:r>
          </w:ins>
          <w:r>
            <w:rPr>
              <w:noProof/>
              <w:webHidden/>
            </w:rPr>
            <w:fldChar w:fldCharType="separate"/>
          </w:r>
          <w:ins w:id="1075" w:author="Sammartano, Marc (BIC USA)" w:date="2015-08-16T17:11:00Z">
            <w:r>
              <w:rPr>
                <w:noProof/>
                <w:webHidden/>
              </w:rPr>
              <w:t>99</w:t>
            </w:r>
          </w:ins>
          <w:ins w:id="107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077" w:author="Sammartano, Marc (BIC USA)" w:date="2015-08-16T17:09:00Z"/>
              <w:rFonts w:eastAsiaTheme="minorEastAsia"/>
              <w:noProof/>
            </w:rPr>
          </w:pPr>
          <w:ins w:id="10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 File I/O</w:t>
            </w:r>
            <w:r>
              <w:rPr>
                <w:noProof/>
                <w:webHidden/>
              </w:rPr>
              <w:tab/>
            </w:r>
            <w:r>
              <w:rPr>
                <w:noProof/>
                <w:webHidden/>
              </w:rPr>
              <w:fldChar w:fldCharType="begin"/>
            </w:r>
            <w:r>
              <w:rPr>
                <w:noProof/>
                <w:webHidden/>
              </w:rPr>
              <w:instrText xml:space="preserve"> PAGEREF _Toc427508581 \h </w:instrText>
            </w:r>
            <w:r>
              <w:rPr>
                <w:noProof/>
                <w:webHidden/>
              </w:rPr>
            </w:r>
          </w:ins>
          <w:r>
            <w:rPr>
              <w:noProof/>
              <w:webHidden/>
            </w:rPr>
            <w:fldChar w:fldCharType="separate"/>
          </w:r>
          <w:ins w:id="1079" w:author="Sammartano, Marc (BIC USA)" w:date="2015-08-16T17:11:00Z">
            <w:r>
              <w:rPr>
                <w:noProof/>
                <w:webHidden/>
              </w:rPr>
              <w:t>100</w:t>
            </w:r>
          </w:ins>
          <w:ins w:id="10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81" w:author="Sammartano, Marc (BIC USA)" w:date="2015-08-16T17:09:00Z"/>
              <w:rFonts w:eastAsiaTheme="minorEastAsia"/>
              <w:noProof/>
            </w:rPr>
          </w:pPr>
          <w:ins w:id="10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Text.open {r|w|a}, &lt;file_table_nvar&gt;, &lt;path_sexp&gt;</w:t>
            </w:r>
            <w:r>
              <w:rPr>
                <w:noProof/>
                <w:webHidden/>
              </w:rPr>
              <w:tab/>
            </w:r>
            <w:r>
              <w:rPr>
                <w:noProof/>
                <w:webHidden/>
              </w:rPr>
              <w:fldChar w:fldCharType="begin"/>
            </w:r>
            <w:r>
              <w:rPr>
                <w:noProof/>
                <w:webHidden/>
              </w:rPr>
              <w:instrText xml:space="preserve"> PAGEREF _Toc427508582 \h </w:instrText>
            </w:r>
            <w:r>
              <w:rPr>
                <w:noProof/>
                <w:webHidden/>
              </w:rPr>
            </w:r>
          </w:ins>
          <w:r>
            <w:rPr>
              <w:noProof/>
              <w:webHidden/>
            </w:rPr>
            <w:fldChar w:fldCharType="separate"/>
          </w:r>
          <w:ins w:id="1083" w:author="Sammartano, Marc (BIC USA)" w:date="2015-08-16T17:11:00Z">
            <w:r>
              <w:rPr>
                <w:noProof/>
                <w:webHidden/>
              </w:rPr>
              <w:t>100</w:t>
            </w:r>
          </w:ins>
          <w:ins w:id="10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85" w:author="Sammartano, Marc (BIC USA)" w:date="2015-08-16T17:09:00Z"/>
              <w:rFonts w:eastAsiaTheme="minorEastAsia"/>
              <w:noProof/>
            </w:rPr>
          </w:pPr>
          <w:ins w:id="10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Text.close &lt;file_table_nexp&gt;</w:t>
            </w:r>
            <w:r>
              <w:rPr>
                <w:noProof/>
                <w:webHidden/>
              </w:rPr>
              <w:tab/>
            </w:r>
            <w:r>
              <w:rPr>
                <w:noProof/>
                <w:webHidden/>
              </w:rPr>
              <w:fldChar w:fldCharType="begin"/>
            </w:r>
            <w:r>
              <w:rPr>
                <w:noProof/>
                <w:webHidden/>
              </w:rPr>
              <w:instrText xml:space="preserve"> PAGEREF _Toc427508583 \h </w:instrText>
            </w:r>
            <w:r>
              <w:rPr>
                <w:noProof/>
                <w:webHidden/>
              </w:rPr>
            </w:r>
          </w:ins>
          <w:r>
            <w:rPr>
              <w:noProof/>
              <w:webHidden/>
            </w:rPr>
            <w:fldChar w:fldCharType="separate"/>
          </w:r>
          <w:ins w:id="1087" w:author="Sammartano, Marc (BIC USA)" w:date="2015-08-16T17:11:00Z">
            <w:r>
              <w:rPr>
                <w:noProof/>
                <w:webHidden/>
              </w:rPr>
              <w:t>100</w:t>
            </w:r>
          </w:ins>
          <w:ins w:id="10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89" w:author="Sammartano, Marc (BIC USA)" w:date="2015-08-16T17:09:00Z"/>
              <w:rFonts w:eastAsiaTheme="minorEastAsia"/>
              <w:noProof/>
            </w:rPr>
          </w:pPr>
          <w:ins w:id="10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Text.readln &lt;file_table_nexp&gt;, &lt;line_svar&gt;</w:t>
            </w:r>
            <w:r>
              <w:rPr>
                <w:noProof/>
                <w:webHidden/>
              </w:rPr>
              <w:tab/>
            </w:r>
            <w:r>
              <w:rPr>
                <w:noProof/>
                <w:webHidden/>
              </w:rPr>
              <w:fldChar w:fldCharType="begin"/>
            </w:r>
            <w:r>
              <w:rPr>
                <w:noProof/>
                <w:webHidden/>
              </w:rPr>
              <w:instrText xml:space="preserve"> PAGEREF _Toc427508584 \h </w:instrText>
            </w:r>
            <w:r>
              <w:rPr>
                <w:noProof/>
                <w:webHidden/>
              </w:rPr>
            </w:r>
          </w:ins>
          <w:r>
            <w:rPr>
              <w:noProof/>
              <w:webHidden/>
            </w:rPr>
            <w:fldChar w:fldCharType="separate"/>
          </w:r>
          <w:ins w:id="1091" w:author="Sammartano, Marc (BIC USA)" w:date="2015-08-16T17:11:00Z">
            <w:r>
              <w:rPr>
                <w:noProof/>
                <w:webHidden/>
              </w:rPr>
              <w:t>100</w:t>
            </w:r>
          </w:ins>
          <w:ins w:id="10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93" w:author="Sammartano, Marc (BIC USA)" w:date="2015-08-16T17:09:00Z"/>
              <w:rFonts w:eastAsiaTheme="minorEastAsia"/>
              <w:noProof/>
            </w:rPr>
          </w:pPr>
          <w:ins w:id="10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_Toc427508585 \h </w:instrText>
            </w:r>
            <w:r>
              <w:rPr>
                <w:noProof/>
                <w:webHidden/>
              </w:rPr>
            </w:r>
          </w:ins>
          <w:r>
            <w:rPr>
              <w:noProof/>
              <w:webHidden/>
            </w:rPr>
            <w:fldChar w:fldCharType="separate"/>
          </w:r>
          <w:ins w:id="1095" w:author="Sammartano, Marc (BIC USA)" w:date="2015-08-16T17:11:00Z">
            <w:r>
              <w:rPr>
                <w:noProof/>
                <w:webHidden/>
              </w:rPr>
              <w:t>101</w:t>
            </w:r>
          </w:ins>
          <w:ins w:id="10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097" w:author="Sammartano, Marc (BIC USA)" w:date="2015-08-16T17:09:00Z"/>
              <w:rFonts w:eastAsiaTheme="minorEastAsia"/>
              <w:noProof/>
            </w:rPr>
          </w:pPr>
          <w:ins w:id="10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Text.eof &lt;file_table_nexp&gt;, &lt;lvar&gt;</w:t>
            </w:r>
            <w:r>
              <w:rPr>
                <w:noProof/>
                <w:webHidden/>
              </w:rPr>
              <w:tab/>
            </w:r>
            <w:r>
              <w:rPr>
                <w:noProof/>
                <w:webHidden/>
              </w:rPr>
              <w:fldChar w:fldCharType="begin"/>
            </w:r>
            <w:r>
              <w:rPr>
                <w:noProof/>
                <w:webHidden/>
              </w:rPr>
              <w:instrText xml:space="preserve"> PAGEREF _Toc427508586 \h </w:instrText>
            </w:r>
            <w:r>
              <w:rPr>
                <w:noProof/>
                <w:webHidden/>
              </w:rPr>
            </w:r>
          </w:ins>
          <w:r>
            <w:rPr>
              <w:noProof/>
              <w:webHidden/>
            </w:rPr>
            <w:fldChar w:fldCharType="separate"/>
          </w:r>
          <w:ins w:id="1099" w:author="Sammartano, Marc (BIC USA)" w:date="2015-08-16T17:11:00Z">
            <w:r>
              <w:rPr>
                <w:noProof/>
                <w:webHidden/>
              </w:rPr>
              <w:t>101</w:t>
            </w:r>
          </w:ins>
          <w:ins w:id="11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01" w:author="Sammartano, Marc (BIC USA)" w:date="2015-08-16T17:09:00Z"/>
              <w:rFonts w:eastAsiaTheme="minorEastAsia"/>
              <w:noProof/>
            </w:rPr>
          </w:pPr>
          <w:ins w:id="11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_Toc427508587 \h </w:instrText>
            </w:r>
            <w:r>
              <w:rPr>
                <w:noProof/>
                <w:webHidden/>
              </w:rPr>
            </w:r>
          </w:ins>
          <w:r>
            <w:rPr>
              <w:noProof/>
              <w:webHidden/>
            </w:rPr>
            <w:fldChar w:fldCharType="separate"/>
          </w:r>
          <w:ins w:id="1103" w:author="Sammartano, Marc (BIC USA)" w:date="2015-08-16T17:11:00Z">
            <w:r>
              <w:rPr>
                <w:noProof/>
                <w:webHidden/>
              </w:rPr>
              <w:t>101</w:t>
            </w:r>
          </w:ins>
          <w:ins w:id="11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05" w:author="Sammartano, Marc (BIC USA)" w:date="2015-08-16T17:09:00Z"/>
              <w:rFonts w:eastAsiaTheme="minorEastAsia"/>
              <w:noProof/>
            </w:rPr>
          </w:pPr>
          <w:ins w:id="11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_Toc427508588 \h </w:instrText>
            </w:r>
            <w:r>
              <w:rPr>
                <w:noProof/>
                <w:webHidden/>
              </w:rPr>
            </w:r>
          </w:ins>
          <w:r>
            <w:rPr>
              <w:noProof/>
              <w:webHidden/>
            </w:rPr>
            <w:fldChar w:fldCharType="separate"/>
          </w:r>
          <w:ins w:id="1107" w:author="Sammartano, Marc (BIC USA)" w:date="2015-08-16T17:11:00Z">
            <w:r>
              <w:rPr>
                <w:noProof/>
                <w:webHidden/>
              </w:rPr>
              <w:t>102</w:t>
            </w:r>
          </w:ins>
          <w:ins w:id="11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09" w:author="Sammartano, Marc (BIC USA)" w:date="2015-08-16T17:09:00Z"/>
              <w:rFonts w:eastAsiaTheme="minorEastAsia"/>
              <w:noProof/>
            </w:rPr>
          </w:pPr>
          <w:ins w:id="11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_Toc427508589 \h </w:instrText>
            </w:r>
            <w:r>
              <w:rPr>
                <w:noProof/>
                <w:webHidden/>
              </w:rPr>
            </w:r>
          </w:ins>
          <w:r>
            <w:rPr>
              <w:noProof/>
              <w:webHidden/>
            </w:rPr>
            <w:fldChar w:fldCharType="separate"/>
          </w:r>
          <w:ins w:id="1111" w:author="Sammartano, Marc (BIC USA)" w:date="2015-08-16T17:11:00Z">
            <w:r>
              <w:rPr>
                <w:noProof/>
                <w:webHidden/>
              </w:rPr>
              <w:t>102</w:t>
            </w:r>
          </w:ins>
          <w:ins w:id="11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13" w:author="Sammartano, Marc (BIC USA)" w:date="2015-08-16T17:09:00Z"/>
              <w:rFonts w:eastAsiaTheme="minorEastAsia"/>
              <w:noProof/>
            </w:rPr>
          </w:pPr>
          <w:ins w:id="11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_Toc427508590 \h </w:instrText>
            </w:r>
            <w:r>
              <w:rPr>
                <w:noProof/>
                <w:webHidden/>
              </w:rPr>
            </w:r>
          </w:ins>
          <w:r>
            <w:rPr>
              <w:noProof/>
              <w:webHidden/>
            </w:rPr>
            <w:fldChar w:fldCharType="separate"/>
          </w:r>
          <w:ins w:id="1115" w:author="Sammartano, Marc (BIC USA)" w:date="2015-08-16T17:11:00Z">
            <w:r>
              <w:rPr>
                <w:noProof/>
                <w:webHidden/>
              </w:rPr>
              <w:t>102</w:t>
            </w:r>
          </w:ins>
          <w:ins w:id="11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17" w:author="Sammartano, Marc (BIC USA)" w:date="2015-08-16T17:09:00Z"/>
              <w:rFonts w:eastAsiaTheme="minorEastAsia"/>
              <w:noProof/>
            </w:rPr>
          </w:pPr>
          <w:ins w:id="11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_Toc427508591 \h </w:instrText>
            </w:r>
            <w:r>
              <w:rPr>
                <w:noProof/>
                <w:webHidden/>
              </w:rPr>
            </w:r>
          </w:ins>
          <w:r>
            <w:rPr>
              <w:noProof/>
              <w:webHidden/>
            </w:rPr>
            <w:fldChar w:fldCharType="separate"/>
          </w:r>
          <w:ins w:id="1119" w:author="Sammartano, Marc (BIC USA)" w:date="2015-08-16T17:11:00Z">
            <w:r>
              <w:rPr>
                <w:noProof/>
                <w:webHidden/>
              </w:rPr>
              <w:t>102</w:t>
            </w:r>
          </w:ins>
          <w:ins w:id="112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121" w:author="Sammartano, Marc (BIC USA)" w:date="2015-08-16T17:09:00Z"/>
              <w:rFonts w:eastAsiaTheme="minorEastAsia"/>
              <w:noProof/>
            </w:rPr>
          </w:pPr>
          <w:ins w:id="11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 File I/O</w:t>
            </w:r>
            <w:r>
              <w:rPr>
                <w:noProof/>
                <w:webHidden/>
              </w:rPr>
              <w:tab/>
            </w:r>
            <w:r>
              <w:rPr>
                <w:noProof/>
                <w:webHidden/>
              </w:rPr>
              <w:fldChar w:fldCharType="begin"/>
            </w:r>
            <w:r>
              <w:rPr>
                <w:noProof/>
                <w:webHidden/>
              </w:rPr>
              <w:instrText xml:space="preserve"> PAGEREF _Toc427508592 \h </w:instrText>
            </w:r>
            <w:r>
              <w:rPr>
                <w:noProof/>
                <w:webHidden/>
              </w:rPr>
            </w:r>
          </w:ins>
          <w:r>
            <w:rPr>
              <w:noProof/>
              <w:webHidden/>
            </w:rPr>
            <w:fldChar w:fldCharType="separate"/>
          </w:r>
          <w:ins w:id="1123" w:author="Sammartano, Marc (BIC USA)" w:date="2015-08-16T17:11:00Z">
            <w:r>
              <w:rPr>
                <w:noProof/>
                <w:webHidden/>
              </w:rPr>
              <w:t>103</w:t>
            </w:r>
          </w:ins>
          <w:ins w:id="11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25" w:author="Sammartano, Marc (BIC USA)" w:date="2015-08-16T17:09:00Z"/>
              <w:rFonts w:eastAsiaTheme="minorEastAsia"/>
              <w:noProof/>
            </w:rPr>
          </w:pPr>
          <w:ins w:id="11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Byte.open {r|w|a}, &lt;file_table_nvar&gt;, &lt;path_sexp&gt;</w:t>
            </w:r>
            <w:r>
              <w:rPr>
                <w:noProof/>
                <w:webHidden/>
              </w:rPr>
              <w:tab/>
            </w:r>
            <w:r>
              <w:rPr>
                <w:noProof/>
                <w:webHidden/>
              </w:rPr>
              <w:fldChar w:fldCharType="begin"/>
            </w:r>
            <w:r>
              <w:rPr>
                <w:noProof/>
                <w:webHidden/>
              </w:rPr>
              <w:instrText xml:space="preserve"> PAGEREF _Toc427508593 \h </w:instrText>
            </w:r>
            <w:r>
              <w:rPr>
                <w:noProof/>
                <w:webHidden/>
              </w:rPr>
            </w:r>
          </w:ins>
          <w:r>
            <w:rPr>
              <w:noProof/>
              <w:webHidden/>
            </w:rPr>
            <w:fldChar w:fldCharType="separate"/>
          </w:r>
          <w:ins w:id="1127" w:author="Sammartano, Marc (BIC USA)" w:date="2015-08-16T17:11:00Z">
            <w:r>
              <w:rPr>
                <w:noProof/>
                <w:webHidden/>
              </w:rPr>
              <w:t>103</w:t>
            </w:r>
          </w:ins>
          <w:ins w:id="11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29" w:author="Sammartano, Marc (BIC USA)" w:date="2015-08-16T17:09:00Z"/>
              <w:rFonts w:eastAsiaTheme="minorEastAsia"/>
              <w:noProof/>
            </w:rPr>
          </w:pPr>
          <w:ins w:id="11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Byte.close &lt;file_table_nexp&gt;</w:t>
            </w:r>
            <w:r>
              <w:rPr>
                <w:noProof/>
                <w:webHidden/>
              </w:rPr>
              <w:tab/>
            </w:r>
            <w:r>
              <w:rPr>
                <w:noProof/>
                <w:webHidden/>
              </w:rPr>
              <w:fldChar w:fldCharType="begin"/>
            </w:r>
            <w:r>
              <w:rPr>
                <w:noProof/>
                <w:webHidden/>
              </w:rPr>
              <w:instrText xml:space="preserve"> PAGEREF _Toc427508594 \h </w:instrText>
            </w:r>
            <w:r>
              <w:rPr>
                <w:noProof/>
                <w:webHidden/>
              </w:rPr>
            </w:r>
          </w:ins>
          <w:r>
            <w:rPr>
              <w:noProof/>
              <w:webHidden/>
            </w:rPr>
            <w:fldChar w:fldCharType="separate"/>
          </w:r>
          <w:ins w:id="1131" w:author="Sammartano, Marc (BIC USA)" w:date="2015-08-16T17:11:00Z">
            <w:r>
              <w:rPr>
                <w:noProof/>
                <w:webHidden/>
              </w:rPr>
              <w:t>103</w:t>
            </w:r>
          </w:ins>
          <w:ins w:id="11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33" w:author="Sammartano, Marc (BIC USA)" w:date="2015-08-16T17:09:00Z"/>
              <w:rFonts w:eastAsiaTheme="minorEastAsia"/>
              <w:noProof/>
            </w:rPr>
          </w:pPr>
          <w:ins w:id="11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Byte.read.byte &lt;file_table_nexp&gt;, &lt;byte_nvar&gt;</w:t>
            </w:r>
            <w:r>
              <w:rPr>
                <w:noProof/>
                <w:webHidden/>
              </w:rPr>
              <w:tab/>
            </w:r>
            <w:r>
              <w:rPr>
                <w:noProof/>
                <w:webHidden/>
              </w:rPr>
              <w:fldChar w:fldCharType="begin"/>
            </w:r>
            <w:r>
              <w:rPr>
                <w:noProof/>
                <w:webHidden/>
              </w:rPr>
              <w:instrText xml:space="preserve"> PAGEREF _Toc427508595 \h </w:instrText>
            </w:r>
            <w:r>
              <w:rPr>
                <w:noProof/>
                <w:webHidden/>
              </w:rPr>
            </w:r>
          </w:ins>
          <w:r>
            <w:rPr>
              <w:noProof/>
              <w:webHidden/>
            </w:rPr>
            <w:fldChar w:fldCharType="separate"/>
          </w:r>
          <w:ins w:id="1135" w:author="Sammartano, Marc (BIC USA)" w:date="2015-08-16T17:11:00Z">
            <w:r>
              <w:rPr>
                <w:noProof/>
                <w:webHidden/>
              </w:rPr>
              <w:t>103</w:t>
            </w:r>
          </w:ins>
          <w:ins w:id="11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37" w:author="Sammartano, Marc (BIC USA)" w:date="2015-08-16T17:09:00Z"/>
              <w:rFonts w:eastAsiaTheme="minorEastAsia"/>
              <w:noProof/>
            </w:rPr>
          </w:pPr>
          <w:ins w:id="11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_Toc427508596 \h </w:instrText>
            </w:r>
            <w:r>
              <w:rPr>
                <w:noProof/>
                <w:webHidden/>
              </w:rPr>
            </w:r>
          </w:ins>
          <w:r>
            <w:rPr>
              <w:noProof/>
              <w:webHidden/>
            </w:rPr>
            <w:fldChar w:fldCharType="separate"/>
          </w:r>
          <w:ins w:id="1139" w:author="Sammartano, Marc (BIC USA)" w:date="2015-08-16T17:11:00Z">
            <w:r>
              <w:rPr>
                <w:noProof/>
                <w:webHidden/>
              </w:rPr>
              <w:t>104</w:t>
            </w:r>
          </w:ins>
          <w:ins w:id="11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41" w:author="Sammartano, Marc (BIC USA)" w:date="2015-08-16T17:09:00Z"/>
              <w:rFonts w:eastAsiaTheme="minorEastAsia"/>
              <w:noProof/>
            </w:rPr>
          </w:pPr>
          <w:ins w:id="11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_Toc427508597 \h </w:instrText>
            </w:r>
            <w:r>
              <w:rPr>
                <w:noProof/>
                <w:webHidden/>
              </w:rPr>
            </w:r>
          </w:ins>
          <w:r>
            <w:rPr>
              <w:noProof/>
              <w:webHidden/>
            </w:rPr>
            <w:fldChar w:fldCharType="separate"/>
          </w:r>
          <w:ins w:id="1143" w:author="Sammartano, Marc (BIC USA)" w:date="2015-08-16T17:11:00Z">
            <w:r>
              <w:rPr>
                <w:noProof/>
                <w:webHidden/>
              </w:rPr>
              <w:t>104</w:t>
            </w:r>
          </w:ins>
          <w:ins w:id="11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45" w:author="Sammartano, Marc (BIC USA)" w:date="2015-08-16T17:09:00Z"/>
              <w:rFonts w:eastAsiaTheme="minorEastAsia"/>
              <w:noProof/>
            </w:rPr>
          </w:pPr>
          <w:ins w:id="1146"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"_Toc427508598"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Byte.write.buffer &lt;file_table_nexp&gt;, &lt;buffer_sexp&gt;</w:t>
            </w:r>
            <w:r>
              <w:rPr>
                <w:noProof/>
                <w:webHidden/>
              </w:rPr>
              <w:tab/>
            </w:r>
            <w:r>
              <w:rPr>
                <w:noProof/>
                <w:webHidden/>
              </w:rPr>
              <w:fldChar w:fldCharType="begin"/>
            </w:r>
            <w:r>
              <w:rPr>
                <w:noProof/>
                <w:webHidden/>
              </w:rPr>
              <w:instrText xml:space="preserve"> PAGEREF _Toc427508598 \h </w:instrText>
            </w:r>
            <w:r>
              <w:rPr>
                <w:noProof/>
                <w:webHidden/>
              </w:rPr>
            </w:r>
          </w:ins>
          <w:r>
            <w:rPr>
              <w:noProof/>
              <w:webHidden/>
            </w:rPr>
            <w:fldChar w:fldCharType="separate"/>
          </w:r>
          <w:ins w:id="1147" w:author="Sammartano, Marc (BIC USA)" w:date="2015-08-16T17:11:00Z">
            <w:r>
              <w:rPr>
                <w:noProof/>
                <w:webHidden/>
              </w:rPr>
              <w:t>104</w:t>
            </w:r>
          </w:ins>
          <w:ins w:id="11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49" w:author="Sammartano, Marc (BIC USA)" w:date="2015-08-16T17:09:00Z"/>
              <w:rFonts w:eastAsiaTheme="minorEastAsia"/>
              <w:noProof/>
            </w:rPr>
          </w:pPr>
          <w:ins w:id="11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"_Toc427508599"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Byte.eof &lt;file_table_nexp&gt;, &lt;lvar&gt;</w:t>
            </w:r>
            <w:r>
              <w:rPr>
                <w:noProof/>
                <w:webHidden/>
              </w:rPr>
              <w:tab/>
            </w:r>
            <w:r>
              <w:rPr>
                <w:noProof/>
                <w:webHidden/>
              </w:rPr>
              <w:fldChar w:fldCharType="begin"/>
            </w:r>
            <w:r>
              <w:rPr>
                <w:noProof/>
                <w:webHidden/>
              </w:rPr>
              <w:instrText xml:space="preserve"> PAGEREF _Toc427508599 \h </w:instrText>
            </w:r>
            <w:r>
              <w:rPr>
                <w:noProof/>
                <w:webHidden/>
              </w:rPr>
            </w:r>
          </w:ins>
          <w:r>
            <w:rPr>
              <w:noProof/>
              <w:webHidden/>
            </w:rPr>
            <w:fldChar w:fldCharType="separate"/>
          </w:r>
          <w:ins w:id="1151" w:author="Sammartano, Marc (BIC USA)" w:date="2015-08-16T17:11:00Z">
            <w:r>
              <w:rPr>
                <w:noProof/>
                <w:webHidden/>
              </w:rPr>
              <w:t>104</w:t>
            </w:r>
          </w:ins>
          <w:ins w:id="11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53" w:author="Sammartano, Marc (BIC USA)" w:date="2015-08-16T17:09:00Z"/>
              <w:rFonts w:eastAsiaTheme="minorEastAsia"/>
              <w:noProof/>
            </w:rPr>
          </w:pPr>
          <w:ins w:id="11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_Toc427508600 \h </w:instrText>
            </w:r>
            <w:r>
              <w:rPr>
                <w:noProof/>
                <w:webHidden/>
              </w:rPr>
            </w:r>
          </w:ins>
          <w:r>
            <w:rPr>
              <w:noProof/>
              <w:webHidden/>
            </w:rPr>
            <w:fldChar w:fldCharType="separate"/>
          </w:r>
          <w:ins w:id="1155" w:author="Sammartano, Marc (BIC USA)" w:date="2015-08-16T17:11:00Z">
            <w:r>
              <w:rPr>
                <w:noProof/>
                <w:webHidden/>
              </w:rPr>
              <w:t>104</w:t>
            </w:r>
          </w:ins>
          <w:ins w:id="11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57" w:author="Sammartano, Marc (BIC USA)" w:date="2015-08-16T17:09:00Z"/>
              <w:rFonts w:eastAsiaTheme="minorEastAsia"/>
              <w:noProof/>
            </w:rPr>
          </w:pPr>
          <w:ins w:id="11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_Toc427508601 \h </w:instrText>
            </w:r>
            <w:r>
              <w:rPr>
                <w:noProof/>
                <w:webHidden/>
              </w:rPr>
            </w:r>
          </w:ins>
          <w:r>
            <w:rPr>
              <w:noProof/>
              <w:webHidden/>
            </w:rPr>
            <w:fldChar w:fldCharType="separate"/>
          </w:r>
          <w:ins w:id="1159" w:author="Sammartano, Marc (BIC USA)" w:date="2015-08-16T17:11:00Z">
            <w:r>
              <w:rPr>
                <w:noProof/>
                <w:webHidden/>
              </w:rPr>
              <w:t>105</w:t>
            </w:r>
          </w:ins>
          <w:ins w:id="11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61" w:author="Sammartano, Marc (BIC USA)" w:date="2015-08-16T17:09:00Z"/>
              <w:rFonts w:eastAsiaTheme="minorEastAsia"/>
              <w:noProof/>
            </w:rPr>
          </w:pPr>
          <w:ins w:id="11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_Toc427508602 \h </w:instrText>
            </w:r>
            <w:r>
              <w:rPr>
                <w:noProof/>
                <w:webHidden/>
              </w:rPr>
            </w:r>
          </w:ins>
          <w:r>
            <w:rPr>
              <w:noProof/>
              <w:webHidden/>
            </w:rPr>
            <w:fldChar w:fldCharType="separate"/>
          </w:r>
          <w:ins w:id="1163" w:author="Sammartano, Marc (BIC USA)" w:date="2015-08-16T17:11:00Z">
            <w:r>
              <w:rPr>
                <w:noProof/>
                <w:webHidden/>
              </w:rPr>
              <w:t>105</w:t>
            </w:r>
          </w:ins>
          <w:ins w:id="11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65" w:author="Sammartano, Marc (BIC USA)" w:date="2015-08-16T17:09:00Z"/>
              <w:rFonts w:eastAsiaTheme="minorEastAsia"/>
              <w:noProof/>
            </w:rPr>
          </w:pPr>
          <w:ins w:id="11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Byte.truncate &lt;file_table_nexp&gt;,&lt;length_nexp&gt;</w:t>
            </w:r>
            <w:r>
              <w:rPr>
                <w:noProof/>
                <w:webHidden/>
              </w:rPr>
              <w:tab/>
            </w:r>
            <w:r>
              <w:rPr>
                <w:noProof/>
                <w:webHidden/>
              </w:rPr>
              <w:fldChar w:fldCharType="begin"/>
            </w:r>
            <w:r>
              <w:rPr>
                <w:noProof/>
                <w:webHidden/>
              </w:rPr>
              <w:instrText xml:space="preserve"> PAGEREF _Toc427508603 \h </w:instrText>
            </w:r>
            <w:r>
              <w:rPr>
                <w:noProof/>
                <w:webHidden/>
              </w:rPr>
            </w:r>
          </w:ins>
          <w:r>
            <w:rPr>
              <w:noProof/>
              <w:webHidden/>
            </w:rPr>
            <w:fldChar w:fldCharType="separate"/>
          </w:r>
          <w:ins w:id="1167" w:author="Sammartano, Marc (BIC USA)" w:date="2015-08-16T17:11:00Z">
            <w:r>
              <w:rPr>
                <w:noProof/>
                <w:webHidden/>
              </w:rPr>
              <w:t>105</w:t>
            </w:r>
          </w:ins>
          <w:ins w:id="11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69" w:author="Sammartano, Marc (BIC USA)" w:date="2015-08-16T17:09:00Z"/>
              <w:rFonts w:eastAsiaTheme="minorEastAsia"/>
              <w:noProof/>
            </w:rPr>
          </w:pPr>
          <w:ins w:id="11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Byte.copy &lt;file_table_nexp&gt;,&lt;output_file_sexp&gt;</w:t>
            </w:r>
            <w:r>
              <w:rPr>
                <w:noProof/>
                <w:webHidden/>
              </w:rPr>
              <w:tab/>
            </w:r>
            <w:r>
              <w:rPr>
                <w:noProof/>
                <w:webHidden/>
              </w:rPr>
              <w:fldChar w:fldCharType="begin"/>
            </w:r>
            <w:r>
              <w:rPr>
                <w:noProof/>
                <w:webHidden/>
              </w:rPr>
              <w:instrText xml:space="preserve"> PAGEREF _Toc427508604 \h </w:instrText>
            </w:r>
            <w:r>
              <w:rPr>
                <w:noProof/>
                <w:webHidden/>
              </w:rPr>
            </w:r>
          </w:ins>
          <w:r>
            <w:rPr>
              <w:noProof/>
              <w:webHidden/>
            </w:rPr>
            <w:fldChar w:fldCharType="separate"/>
          </w:r>
          <w:ins w:id="1171" w:author="Sammartano, Marc (BIC USA)" w:date="2015-08-16T17:11:00Z">
            <w:r>
              <w:rPr>
                <w:noProof/>
                <w:webHidden/>
              </w:rPr>
              <w:t>105</w:t>
            </w:r>
          </w:ins>
          <w:ins w:id="117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173" w:author="Sammartano, Marc (BIC USA)" w:date="2015-08-16T17:09:00Z"/>
              <w:rFonts w:eastAsiaTheme="minorEastAsia"/>
              <w:noProof/>
            </w:rPr>
          </w:pPr>
          <w:ins w:id="11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w:t>
            </w:r>
            <w:r>
              <w:rPr>
                <w:noProof/>
                <w:webHidden/>
              </w:rPr>
              <w:tab/>
            </w:r>
            <w:r>
              <w:rPr>
                <w:noProof/>
                <w:webHidden/>
              </w:rPr>
              <w:fldChar w:fldCharType="begin"/>
            </w:r>
            <w:r>
              <w:rPr>
                <w:noProof/>
                <w:webHidden/>
              </w:rPr>
              <w:instrText xml:space="preserve"> PAGEREF _Toc427508605 \h </w:instrText>
            </w:r>
            <w:r>
              <w:rPr>
                <w:noProof/>
                <w:webHidden/>
              </w:rPr>
            </w:r>
          </w:ins>
          <w:r>
            <w:rPr>
              <w:noProof/>
              <w:webHidden/>
            </w:rPr>
            <w:fldChar w:fldCharType="separate"/>
          </w:r>
          <w:ins w:id="1175" w:author="Sammartano, Marc (BIC USA)" w:date="2015-08-16T17:11:00Z">
            <w:r>
              <w:rPr>
                <w:noProof/>
                <w:webHidden/>
              </w:rPr>
              <w:t>105</w:t>
            </w:r>
          </w:ins>
          <w:ins w:id="11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77" w:author="Sammartano, Marc (BIC USA)" w:date="2015-08-16T17:09:00Z"/>
              <w:rFonts w:eastAsiaTheme="minorEastAsia"/>
              <w:noProof/>
            </w:rPr>
          </w:pPr>
          <w:ins w:id="11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_Toc427508606 \h </w:instrText>
            </w:r>
            <w:r>
              <w:rPr>
                <w:noProof/>
                <w:webHidden/>
              </w:rPr>
            </w:r>
          </w:ins>
          <w:r>
            <w:rPr>
              <w:noProof/>
              <w:webHidden/>
            </w:rPr>
            <w:fldChar w:fldCharType="separate"/>
          </w:r>
          <w:ins w:id="1179" w:author="Sammartano, Marc (BIC USA)" w:date="2015-08-16T17:11:00Z">
            <w:r>
              <w:rPr>
                <w:noProof/>
                <w:webHidden/>
              </w:rPr>
              <w:t>105</w:t>
            </w:r>
          </w:ins>
          <w:ins w:id="11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181" w:author="Sammartano, Marc (BIC USA)" w:date="2015-08-16T17:09:00Z"/>
              <w:rFonts w:eastAsiaTheme="minorEastAsia"/>
              <w:noProof/>
            </w:rPr>
          </w:pPr>
          <w:ins w:id="11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 Commands</w:t>
            </w:r>
            <w:r>
              <w:rPr>
                <w:noProof/>
                <w:webHidden/>
              </w:rPr>
              <w:tab/>
            </w:r>
            <w:r>
              <w:rPr>
                <w:noProof/>
                <w:webHidden/>
              </w:rPr>
              <w:fldChar w:fldCharType="begin"/>
            </w:r>
            <w:r>
              <w:rPr>
                <w:noProof/>
                <w:webHidden/>
              </w:rPr>
              <w:instrText xml:space="preserve"> PAGEREF _Toc427508607 \h </w:instrText>
            </w:r>
            <w:r>
              <w:rPr>
                <w:noProof/>
                <w:webHidden/>
              </w:rPr>
            </w:r>
          </w:ins>
          <w:r>
            <w:rPr>
              <w:noProof/>
              <w:webHidden/>
            </w:rPr>
            <w:fldChar w:fldCharType="separate"/>
          </w:r>
          <w:ins w:id="1183" w:author="Sammartano, Marc (BIC USA)" w:date="2015-08-16T17:11:00Z">
            <w:r>
              <w:rPr>
                <w:noProof/>
                <w:webHidden/>
              </w:rPr>
              <w:t>106</w:t>
            </w:r>
          </w:ins>
          <w:ins w:id="11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185" w:author="Sammartano, Marc (BIC USA)" w:date="2015-08-16T17:09:00Z"/>
              <w:rFonts w:eastAsiaTheme="minorEastAsia"/>
              <w:noProof/>
            </w:rPr>
          </w:pPr>
          <w:ins w:id="11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_Toc427508608 \h </w:instrText>
            </w:r>
            <w:r>
              <w:rPr>
                <w:noProof/>
                <w:webHidden/>
              </w:rPr>
            </w:r>
          </w:ins>
          <w:r>
            <w:rPr>
              <w:noProof/>
              <w:webHidden/>
            </w:rPr>
            <w:fldChar w:fldCharType="separate"/>
          </w:r>
          <w:ins w:id="1187" w:author="Sammartano, Marc (BIC USA)" w:date="2015-08-16T17:11:00Z">
            <w:r>
              <w:rPr>
                <w:noProof/>
                <w:webHidden/>
              </w:rPr>
              <w:t>106</w:t>
            </w:r>
          </w:ins>
          <w:ins w:id="11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189" w:author="Sammartano, Marc (BIC USA)" w:date="2015-08-16T17:09:00Z"/>
              <w:rFonts w:eastAsiaTheme="minorEastAsia"/>
              <w:noProof/>
            </w:rPr>
          </w:pPr>
          <w:ins w:id="11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Html.orientation &lt;nexp&gt;</w:t>
            </w:r>
            <w:r>
              <w:rPr>
                <w:noProof/>
                <w:webHidden/>
              </w:rPr>
              <w:tab/>
            </w:r>
            <w:r>
              <w:rPr>
                <w:noProof/>
                <w:webHidden/>
              </w:rPr>
              <w:fldChar w:fldCharType="begin"/>
            </w:r>
            <w:r>
              <w:rPr>
                <w:noProof/>
                <w:webHidden/>
              </w:rPr>
              <w:instrText xml:space="preserve"> PAGEREF _Toc427508609 \h </w:instrText>
            </w:r>
            <w:r>
              <w:rPr>
                <w:noProof/>
                <w:webHidden/>
              </w:rPr>
            </w:r>
          </w:ins>
          <w:r>
            <w:rPr>
              <w:noProof/>
              <w:webHidden/>
            </w:rPr>
            <w:fldChar w:fldCharType="separate"/>
          </w:r>
          <w:ins w:id="1191" w:author="Sammartano, Marc (BIC USA)" w:date="2015-08-16T17:11:00Z">
            <w:r>
              <w:rPr>
                <w:noProof/>
                <w:webHidden/>
              </w:rPr>
              <w:t>106</w:t>
            </w:r>
          </w:ins>
          <w:ins w:id="11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193" w:author="Sammartano, Marc (BIC USA)" w:date="2015-08-16T17:09:00Z"/>
              <w:rFonts w:eastAsiaTheme="minorEastAsia"/>
              <w:noProof/>
            </w:rPr>
          </w:pPr>
          <w:ins w:id="11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Html.load.url &lt;file_sexp&gt;</w:t>
            </w:r>
            <w:r>
              <w:rPr>
                <w:noProof/>
                <w:webHidden/>
              </w:rPr>
              <w:tab/>
            </w:r>
            <w:r>
              <w:rPr>
                <w:noProof/>
                <w:webHidden/>
              </w:rPr>
              <w:fldChar w:fldCharType="begin"/>
            </w:r>
            <w:r>
              <w:rPr>
                <w:noProof/>
                <w:webHidden/>
              </w:rPr>
              <w:instrText xml:space="preserve"> PAGEREF _Toc427508610 \h </w:instrText>
            </w:r>
            <w:r>
              <w:rPr>
                <w:noProof/>
                <w:webHidden/>
              </w:rPr>
            </w:r>
          </w:ins>
          <w:r>
            <w:rPr>
              <w:noProof/>
              <w:webHidden/>
            </w:rPr>
            <w:fldChar w:fldCharType="separate"/>
          </w:r>
          <w:ins w:id="1195" w:author="Sammartano, Marc (BIC USA)" w:date="2015-08-16T17:11:00Z">
            <w:r>
              <w:rPr>
                <w:noProof/>
                <w:webHidden/>
              </w:rPr>
              <w:t>106</w:t>
            </w:r>
          </w:ins>
          <w:ins w:id="11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197" w:author="Sammartano, Marc (BIC USA)" w:date="2015-08-16T17:09:00Z"/>
              <w:rFonts w:eastAsiaTheme="minorEastAsia"/>
              <w:noProof/>
            </w:rPr>
          </w:pPr>
          <w:ins w:id="11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Html.load.string &lt;html_sexp&gt;</w:t>
            </w:r>
            <w:r>
              <w:rPr>
                <w:noProof/>
                <w:webHidden/>
              </w:rPr>
              <w:tab/>
            </w:r>
            <w:r>
              <w:rPr>
                <w:noProof/>
                <w:webHidden/>
              </w:rPr>
              <w:fldChar w:fldCharType="begin"/>
            </w:r>
            <w:r>
              <w:rPr>
                <w:noProof/>
                <w:webHidden/>
              </w:rPr>
              <w:instrText xml:space="preserve"> PAGEREF _Toc427508611 \h </w:instrText>
            </w:r>
            <w:r>
              <w:rPr>
                <w:noProof/>
                <w:webHidden/>
              </w:rPr>
            </w:r>
          </w:ins>
          <w:r>
            <w:rPr>
              <w:noProof/>
              <w:webHidden/>
            </w:rPr>
            <w:fldChar w:fldCharType="separate"/>
          </w:r>
          <w:ins w:id="1199" w:author="Sammartano, Marc (BIC USA)" w:date="2015-08-16T17:11:00Z">
            <w:r>
              <w:rPr>
                <w:noProof/>
                <w:webHidden/>
              </w:rPr>
              <w:t>107</w:t>
            </w:r>
          </w:ins>
          <w:ins w:id="12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01" w:author="Sammartano, Marc (BIC USA)" w:date="2015-08-16T17:09:00Z"/>
              <w:rFonts w:eastAsiaTheme="minorEastAsia"/>
              <w:noProof/>
            </w:rPr>
          </w:pPr>
          <w:ins w:id="12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Html.post &lt;url_sexp&gt;, &lt;list_nexp&gt;</w:t>
            </w:r>
            <w:r>
              <w:rPr>
                <w:noProof/>
                <w:webHidden/>
              </w:rPr>
              <w:tab/>
            </w:r>
            <w:r>
              <w:rPr>
                <w:noProof/>
                <w:webHidden/>
              </w:rPr>
              <w:fldChar w:fldCharType="begin"/>
            </w:r>
            <w:r>
              <w:rPr>
                <w:noProof/>
                <w:webHidden/>
              </w:rPr>
              <w:instrText xml:space="preserve"> PAGEREF _Toc427508612 \h </w:instrText>
            </w:r>
            <w:r>
              <w:rPr>
                <w:noProof/>
                <w:webHidden/>
              </w:rPr>
            </w:r>
          </w:ins>
          <w:r>
            <w:rPr>
              <w:noProof/>
              <w:webHidden/>
            </w:rPr>
            <w:fldChar w:fldCharType="separate"/>
          </w:r>
          <w:ins w:id="1203" w:author="Sammartano, Marc (BIC USA)" w:date="2015-08-16T17:11:00Z">
            <w:r>
              <w:rPr>
                <w:noProof/>
                <w:webHidden/>
              </w:rPr>
              <w:t>107</w:t>
            </w:r>
          </w:ins>
          <w:ins w:id="12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05" w:author="Sammartano, Marc (BIC USA)" w:date="2015-08-16T17:09:00Z"/>
              <w:rFonts w:eastAsiaTheme="minorEastAsia"/>
              <w:noProof/>
            </w:rPr>
          </w:pPr>
          <w:ins w:id="12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Html.get.datalink &lt;data_svar&gt;</w:t>
            </w:r>
            <w:r>
              <w:rPr>
                <w:noProof/>
                <w:webHidden/>
              </w:rPr>
              <w:tab/>
            </w:r>
            <w:r>
              <w:rPr>
                <w:noProof/>
                <w:webHidden/>
              </w:rPr>
              <w:fldChar w:fldCharType="begin"/>
            </w:r>
            <w:r>
              <w:rPr>
                <w:noProof/>
                <w:webHidden/>
              </w:rPr>
              <w:instrText xml:space="preserve"> PAGEREF _Toc427508613 \h </w:instrText>
            </w:r>
            <w:r>
              <w:rPr>
                <w:noProof/>
                <w:webHidden/>
              </w:rPr>
            </w:r>
          </w:ins>
          <w:r>
            <w:rPr>
              <w:noProof/>
              <w:webHidden/>
            </w:rPr>
            <w:fldChar w:fldCharType="separate"/>
          </w:r>
          <w:ins w:id="1207" w:author="Sammartano, Marc (BIC USA)" w:date="2015-08-16T17:11:00Z">
            <w:r>
              <w:rPr>
                <w:noProof/>
                <w:webHidden/>
              </w:rPr>
              <w:t>107</w:t>
            </w:r>
          </w:ins>
          <w:ins w:id="12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09" w:author="Sammartano, Marc (BIC USA)" w:date="2015-08-16T17:09:00Z"/>
              <w:rFonts w:eastAsiaTheme="minorEastAsia"/>
              <w:noProof/>
            </w:rPr>
          </w:pPr>
          <w:ins w:id="12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Html.go.back</w:t>
            </w:r>
            <w:r>
              <w:rPr>
                <w:noProof/>
                <w:webHidden/>
              </w:rPr>
              <w:tab/>
            </w:r>
            <w:r>
              <w:rPr>
                <w:noProof/>
                <w:webHidden/>
              </w:rPr>
              <w:fldChar w:fldCharType="begin"/>
            </w:r>
            <w:r>
              <w:rPr>
                <w:noProof/>
                <w:webHidden/>
              </w:rPr>
              <w:instrText xml:space="preserve"> PAGEREF _Toc427508614 \h </w:instrText>
            </w:r>
            <w:r>
              <w:rPr>
                <w:noProof/>
                <w:webHidden/>
              </w:rPr>
            </w:r>
          </w:ins>
          <w:r>
            <w:rPr>
              <w:noProof/>
              <w:webHidden/>
            </w:rPr>
            <w:fldChar w:fldCharType="separate"/>
          </w:r>
          <w:ins w:id="1211" w:author="Sammartano, Marc (BIC USA)" w:date="2015-08-16T17:11:00Z">
            <w:r>
              <w:rPr>
                <w:noProof/>
                <w:webHidden/>
              </w:rPr>
              <w:t>108</w:t>
            </w:r>
          </w:ins>
          <w:ins w:id="12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13" w:author="Sammartano, Marc (BIC USA)" w:date="2015-08-16T17:09:00Z"/>
              <w:rFonts w:eastAsiaTheme="minorEastAsia"/>
              <w:noProof/>
            </w:rPr>
          </w:pPr>
          <w:ins w:id="12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Html.go.forward</w:t>
            </w:r>
            <w:r>
              <w:rPr>
                <w:noProof/>
                <w:webHidden/>
              </w:rPr>
              <w:tab/>
            </w:r>
            <w:r>
              <w:rPr>
                <w:noProof/>
                <w:webHidden/>
              </w:rPr>
              <w:fldChar w:fldCharType="begin"/>
            </w:r>
            <w:r>
              <w:rPr>
                <w:noProof/>
                <w:webHidden/>
              </w:rPr>
              <w:instrText xml:space="preserve"> PAGEREF _Toc427508615 \h </w:instrText>
            </w:r>
            <w:r>
              <w:rPr>
                <w:noProof/>
                <w:webHidden/>
              </w:rPr>
            </w:r>
          </w:ins>
          <w:r>
            <w:rPr>
              <w:noProof/>
              <w:webHidden/>
            </w:rPr>
            <w:fldChar w:fldCharType="separate"/>
          </w:r>
          <w:ins w:id="1215" w:author="Sammartano, Marc (BIC USA)" w:date="2015-08-16T17:11:00Z">
            <w:r>
              <w:rPr>
                <w:noProof/>
                <w:webHidden/>
              </w:rPr>
              <w:t>108</w:t>
            </w:r>
          </w:ins>
          <w:ins w:id="12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17" w:author="Sammartano, Marc (BIC USA)" w:date="2015-08-16T17:09:00Z"/>
              <w:rFonts w:eastAsiaTheme="minorEastAsia"/>
              <w:noProof/>
            </w:rPr>
          </w:pPr>
          <w:ins w:id="12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Html.close</w:t>
            </w:r>
            <w:r>
              <w:rPr>
                <w:noProof/>
                <w:webHidden/>
              </w:rPr>
              <w:tab/>
            </w:r>
            <w:r>
              <w:rPr>
                <w:noProof/>
                <w:webHidden/>
              </w:rPr>
              <w:fldChar w:fldCharType="begin"/>
            </w:r>
            <w:r>
              <w:rPr>
                <w:noProof/>
                <w:webHidden/>
              </w:rPr>
              <w:instrText xml:space="preserve"> PAGEREF _Toc427508616 \h </w:instrText>
            </w:r>
            <w:r>
              <w:rPr>
                <w:noProof/>
                <w:webHidden/>
              </w:rPr>
            </w:r>
          </w:ins>
          <w:r>
            <w:rPr>
              <w:noProof/>
              <w:webHidden/>
            </w:rPr>
            <w:fldChar w:fldCharType="separate"/>
          </w:r>
          <w:ins w:id="1219" w:author="Sammartano, Marc (BIC USA)" w:date="2015-08-16T17:11:00Z">
            <w:r>
              <w:rPr>
                <w:noProof/>
                <w:webHidden/>
              </w:rPr>
              <w:t>108</w:t>
            </w:r>
          </w:ins>
          <w:ins w:id="12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21" w:author="Sammartano, Marc (BIC USA)" w:date="2015-08-16T17:09:00Z"/>
              <w:rFonts w:eastAsiaTheme="minorEastAsia"/>
              <w:noProof/>
            </w:rPr>
          </w:pPr>
          <w:ins w:id="12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Html.clear.cache</w:t>
            </w:r>
            <w:r>
              <w:rPr>
                <w:noProof/>
                <w:webHidden/>
              </w:rPr>
              <w:tab/>
            </w:r>
            <w:r>
              <w:rPr>
                <w:noProof/>
                <w:webHidden/>
              </w:rPr>
              <w:fldChar w:fldCharType="begin"/>
            </w:r>
            <w:r>
              <w:rPr>
                <w:noProof/>
                <w:webHidden/>
              </w:rPr>
              <w:instrText xml:space="preserve"> PAGEREF _Toc427508617 \h </w:instrText>
            </w:r>
            <w:r>
              <w:rPr>
                <w:noProof/>
                <w:webHidden/>
              </w:rPr>
            </w:r>
          </w:ins>
          <w:r>
            <w:rPr>
              <w:noProof/>
              <w:webHidden/>
            </w:rPr>
            <w:fldChar w:fldCharType="separate"/>
          </w:r>
          <w:ins w:id="1223" w:author="Sammartano, Marc (BIC USA)" w:date="2015-08-16T17:11:00Z">
            <w:r>
              <w:rPr>
                <w:noProof/>
                <w:webHidden/>
              </w:rPr>
              <w:t>108</w:t>
            </w:r>
          </w:ins>
          <w:ins w:id="12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25" w:author="Sammartano, Marc (BIC USA)" w:date="2015-08-16T17:09:00Z"/>
              <w:rFonts w:eastAsiaTheme="minorEastAsia"/>
              <w:noProof/>
            </w:rPr>
          </w:pPr>
          <w:ins w:id="12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Html.clear.history</w:t>
            </w:r>
            <w:r>
              <w:rPr>
                <w:noProof/>
                <w:webHidden/>
              </w:rPr>
              <w:tab/>
            </w:r>
            <w:r>
              <w:rPr>
                <w:noProof/>
                <w:webHidden/>
              </w:rPr>
              <w:fldChar w:fldCharType="begin"/>
            </w:r>
            <w:r>
              <w:rPr>
                <w:noProof/>
                <w:webHidden/>
              </w:rPr>
              <w:instrText xml:space="preserve"> PAGEREF _Toc427508618 \h </w:instrText>
            </w:r>
            <w:r>
              <w:rPr>
                <w:noProof/>
                <w:webHidden/>
              </w:rPr>
            </w:r>
          </w:ins>
          <w:r>
            <w:rPr>
              <w:noProof/>
              <w:webHidden/>
            </w:rPr>
            <w:fldChar w:fldCharType="separate"/>
          </w:r>
          <w:ins w:id="1227" w:author="Sammartano, Marc (BIC USA)" w:date="2015-08-16T17:11:00Z">
            <w:r>
              <w:rPr>
                <w:noProof/>
                <w:webHidden/>
              </w:rPr>
              <w:t>108</w:t>
            </w:r>
          </w:ins>
          <w:ins w:id="12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229" w:author="Sammartano, Marc (BIC USA)" w:date="2015-08-16T17:09:00Z"/>
              <w:rFonts w:eastAsiaTheme="minorEastAsia"/>
              <w:noProof/>
            </w:rPr>
          </w:pPr>
          <w:ins w:id="12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Related Commands</w:t>
            </w:r>
            <w:r>
              <w:rPr>
                <w:noProof/>
                <w:webHidden/>
              </w:rPr>
              <w:tab/>
            </w:r>
            <w:r>
              <w:rPr>
                <w:noProof/>
                <w:webHidden/>
              </w:rPr>
              <w:fldChar w:fldCharType="begin"/>
            </w:r>
            <w:r>
              <w:rPr>
                <w:noProof/>
                <w:webHidden/>
              </w:rPr>
              <w:instrText xml:space="preserve"> PAGEREF _Toc427508619 \h </w:instrText>
            </w:r>
            <w:r>
              <w:rPr>
                <w:noProof/>
                <w:webHidden/>
              </w:rPr>
            </w:r>
          </w:ins>
          <w:r>
            <w:rPr>
              <w:noProof/>
              <w:webHidden/>
            </w:rPr>
            <w:fldChar w:fldCharType="separate"/>
          </w:r>
          <w:ins w:id="1231" w:author="Sammartano, Marc (BIC USA)" w:date="2015-08-16T17:11:00Z">
            <w:r>
              <w:rPr>
                <w:noProof/>
                <w:webHidden/>
              </w:rPr>
              <w:t>108</w:t>
            </w:r>
          </w:ins>
          <w:ins w:id="12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33" w:author="Sammartano, Marc (BIC USA)" w:date="2015-08-16T17:09:00Z"/>
              <w:rFonts w:eastAsiaTheme="minorEastAsia"/>
              <w:noProof/>
            </w:rPr>
          </w:pPr>
          <w:ins w:id="12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Browse &lt;url_sexp&gt;</w:t>
            </w:r>
            <w:r>
              <w:rPr>
                <w:noProof/>
                <w:webHidden/>
              </w:rPr>
              <w:tab/>
            </w:r>
            <w:r>
              <w:rPr>
                <w:noProof/>
                <w:webHidden/>
              </w:rPr>
              <w:fldChar w:fldCharType="begin"/>
            </w:r>
            <w:r>
              <w:rPr>
                <w:noProof/>
                <w:webHidden/>
              </w:rPr>
              <w:instrText xml:space="preserve"> PAGEREF _Toc427508620 \h </w:instrText>
            </w:r>
            <w:r>
              <w:rPr>
                <w:noProof/>
                <w:webHidden/>
              </w:rPr>
            </w:r>
          </w:ins>
          <w:r>
            <w:rPr>
              <w:noProof/>
              <w:webHidden/>
            </w:rPr>
            <w:fldChar w:fldCharType="separate"/>
          </w:r>
          <w:ins w:id="1235" w:author="Sammartano, Marc (BIC USA)" w:date="2015-08-16T17:11:00Z">
            <w:r>
              <w:rPr>
                <w:noProof/>
                <w:webHidden/>
              </w:rPr>
              <w:t>108</w:t>
            </w:r>
          </w:ins>
          <w:ins w:id="12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37" w:author="Sammartano, Marc (BIC USA)" w:date="2015-08-16T17:09:00Z"/>
              <w:rFonts w:eastAsiaTheme="minorEastAsia"/>
              <w:noProof/>
            </w:rPr>
          </w:pPr>
          <w:ins w:id="12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Http.post &lt;url_sexp&gt;, &lt;list_nexp&gt;, &lt;result_svar&gt;</w:t>
            </w:r>
            <w:r>
              <w:rPr>
                <w:noProof/>
                <w:webHidden/>
              </w:rPr>
              <w:tab/>
            </w:r>
            <w:r>
              <w:rPr>
                <w:noProof/>
                <w:webHidden/>
              </w:rPr>
              <w:fldChar w:fldCharType="begin"/>
            </w:r>
            <w:r>
              <w:rPr>
                <w:noProof/>
                <w:webHidden/>
              </w:rPr>
              <w:instrText xml:space="preserve"> PAGEREF _Toc427508621 \h </w:instrText>
            </w:r>
            <w:r>
              <w:rPr>
                <w:noProof/>
                <w:webHidden/>
              </w:rPr>
            </w:r>
          </w:ins>
          <w:r>
            <w:rPr>
              <w:noProof/>
              <w:webHidden/>
            </w:rPr>
            <w:fldChar w:fldCharType="separate"/>
          </w:r>
          <w:ins w:id="1239" w:author="Sammartano, Marc (BIC USA)" w:date="2015-08-16T17:11:00Z">
            <w:r>
              <w:rPr>
                <w:noProof/>
                <w:webHidden/>
              </w:rPr>
              <w:t>109</w:t>
            </w:r>
          </w:ins>
          <w:ins w:id="124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241" w:author="Sammartano, Marc (BIC USA)" w:date="2015-08-16T17:09:00Z"/>
              <w:rFonts w:eastAsiaTheme="minorEastAsia"/>
              <w:noProof/>
            </w:rPr>
          </w:pPr>
          <w:ins w:id="12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TCP/IP Sockets</w:t>
            </w:r>
            <w:r>
              <w:rPr>
                <w:noProof/>
                <w:webHidden/>
              </w:rPr>
              <w:tab/>
            </w:r>
            <w:r>
              <w:rPr>
                <w:noProof/>
                <w:webHidden/>
              </w:rPr>
              <w:fldChar w:fldCharType="begin"/>
            </w:r>
            <w:r>
              <w:rPr>
                <w:noProof/>
                <w:webHidden/>
              </w:rPr>
              <w:instrText xml:space="preserve"> PAGEREF _Toc427508622 \h </w:instrText>
            </w:r>
            <w:r>
              <w:rPr>
                <w:noProof/>
                <w:webHidden/>
              </w:rPr>
            </w:r>
          </w:ins>
          <w:r>
            <w:rPr>
              <w:noProof/>
              <w:webHidden/>
            </w:rPr>
            <w:fldChar w:fldCharType="separate"/>
          </w:r>
          <w:ins w:id="1243" w:author="Sammartano, Marc (BIC USA)" w:date="2015-08-16T17:11:00Z">
            <w:r>
              <w:rPr>
                <w:noProof/>
                <w:webHidden/>
              </w:rPr>
              <w:t>109</w:t>
            </w:r>
          </w:ins>
          <w:ins w:id="12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245" w:author="Sammartano, Marc (BIC USA)" w:date="2015-08-16T17:09:00Z"/>
              <w:rFonts w:eastAsiaTheme="minorEastAsia"/>
              <w:noProof/>
            </w:rPr>
          </w:pPr>
          <w:ins w:id="12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TCP/IP Client Socket Commands</w:t>
            </w:r>
            <w:r>
              <w:rPr>
                <w:noProof/>
                <w:webHidden/>
              </w:rPr>
              <w:tab/>
            </w:r>
            <w:r>
              <w:rPr>
                <w:noProof/>
                <w:webHidden/>
              </w:rPr>
              <w:fldChar w:fldCharType="begin"/>
            </w:r>
            <w:r>
              <w:rPr>
                <w:noProof/>
                <w:webHidden/>
              </w:rPr>
              <w:instrText xml:space="preserve"> PAGEREF _Toc427508623 \h </w:instrText>
            </w:r>
            <w:r>
              <w:rPr>
                <w:noProof/>
                <w:webHidden/>
              </w:rPr>
            </w:r>
          </w:ins>
          <w:r>
            <w:rPr>
              <w:noProof/>
              <w:webHidden/>
            </w:rPr>
            <w:fldChar w:fldCharType="separate"/>
          </w:r>
          <w:ins w:id="1247" w:author="Sammartano, Marc (BIC USA)" w:date="2015-08-16T17:11:00Z">
            <w:r>
              <w:rPr>
                <w:noProof/>
                <w:webHidden/>
              </w:rPr>
              <w:t>110</w:t>
            </w:r>
          </w:ins>
          <w:ins w:id="12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49" w:author="Sammartano, Marc (BIC USA)" w:date="2015-08-16T17:09:00Z"/>
              <w:rFonts w:eastAsiaTheme="minorEastAsia"/>
              <w:noProof/>
            </w:rPr>
          </w:pPr>
          <w:ins w:id="12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_Toc427508624 \h </w:instrText>
            </w:r>
            <w:r>
              <w:rPr>
                <w:noProof/>
                <w:webHidden/>
              </w:rPr>
            </w:r>
          </w:ins>
          <w:r>
            <w:rPr>
              <w:noProof/>
              <w:webHidden/>
            </w:rPr>
            <w:fldChar w:fldCharType="separate"/>
          </w:r>
          <w:ins w:id="1251" w:author="Sammartano, Marc (BIC USA)" w:date="2015-08-16T17:11:00Z">
            <w:r>
              <w:rPr>
                <w:noProof/>
                <w:webHidden/>
              </w:rPr>
              <w:t>110</w:t>
            </w:r>
          </w:ins>
          <w:ins w:id="12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53" w:author="Sammartano, Marc (BIC USA)" w:date="2015-08-16T17:09:00Z"/>
              <w:rFonts w:eastAsiaTheme="minorEastAsia"/>
              <w:noProof/>
            </w:rPr>
          </w:pPr>
          <w:ins w:id="12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Socket.client.status &lt;status_nvar&gt;</w:t>
            </w:r>
            <w:r>
              <w:rPr>
                <w:noProof/>
                <w:webHidden/>
              </w:rPr>
              <w:tab/>
            </w:r>
            <w:r>
              <w:rPr>
                <w:noProof/>
                <w:webHidden/>
              </w:rPr>
              <w:fldChar w:fldCharType="begin"/>
            </w:r>
            <w:r>
              <w:rPr>
                <w:noProof/>
                <w:webHidden/>
              </w:rPr>
              <w:instrText xml:space="preserve"> PAGEREF _Toc427508625 \h </w:instrText>
            </w:r>
            <w:r>
              <w:rPr>
                <w:noProof/>
                <w:webHidden/>
              </w:rPr>
            </w:r>
          </w:ins>
          <w:r>
            <w:rPr>
              <w:noProof/>
              <w:webHidden/>
            </w:rPr>
            <w:fldChar w:fldCharType="separate"/>
          </w:r>
          <w:ins w:id="1255" w:author="Sammartano, Marc (BIC USA)" w:date="2015-08-16T17:11:00Z">
            <w:r>
              <w:rPr>
                <w:noProof/>
                <w:webHidden/>
              </w:rPr>
              <w:t>110</w:t>
            </w:r>
          </w:ins>
          <w:ins w:id="12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57" w:author="Sammartano, Marc (BIC USA)" w:date="2015-08-16T17:09:00Z"/>
              <w:rFonts w:eastAsiaTheme="minorEastAsia"/>
              <w:noProof/>
            </w:rPr>
          </w:pPr>
          <w:ins w:id="12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Socket.client.server.ip &lt;svar&gt;</w:t>
            </w:r>
            <w:r>
              <w:rPr>
                <w:noProof/>
                <w:webHidden/>
              </w:rPr>
              <w:tab/>
            </w:r>
            <w:r>
              <w:rPr>
                <w:noProof/>
                <w:webHidden/>
              </w:rPr>
              <w:fldChar w:fldCharType="begin"/>
            </w:r>
            <w:r>
              <w:rPr>
                <w:noProof/>
                <w:webHidden/>
              </w:rPr>
              <w:instrText xml:space="preserve"> PAGEREF _Toc427508626 \h </w:instrText>
            </w:r>
            <w:r>
              <w:rPr>
                <w:noProof/>
                <w:webHidden/>
              </w:rPr>
            </w:r>
          </w:ins>
          <w:r>
            <w:rPr>
              <w:noProof/>
              <w:webHidden/>
            </w:rPr>
            <w:fldChar w:fldCharType="separate"/>
          </w:r>
          <w:ins w:id="1259" w:author="Sammartano, Marc (BIC USA)" w:date="2015-08-16T17:11:00Z">
            <w:r>
              <w:rPr>
                <w:noProof/>
                <w:webHidden/>
              </w:rPr>
              <w:t>110</w:t>
            </w:r>
          </w:ins>
          <w:ins w:id="12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61" w:author="Sammartano, Marc (BIC USA)" w:date="2015-08-16T17:09:00Z"/>
              <w:rFonts w:eastAsiaTheme="minorEastAsia"/>
              <w:noProof/>
            </w:rPr>
          </w:pPr>
          <w:ins w:id="12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Socket.client.read.line &lt;line_svar&gt;</w:t>
            </w:r>
            <w:r>
              <w:rPr>
                <w:noProof/>
                <w:webHidden/>
              </w:rPr>
              <w:tab/>
            </w:r>
            <w:r>
              <w:rPr>
                <w:noProof/>
                <w:webHidden/>
              </w:rPr>
              <w:fldChar w:fldCharType="begin"/>
            </w:r>
            <w:r>
              <w:rPr>
                <w:noProof/>
                <w:webHidden/>
              </w:rPr>
              <w:instrText xml:space="preserve"> PAGEREF _Toc427508627 \h </w:instrText>
            </w:r>
            <w:r>
              <w:rPr>
                <w:noProof/>
                <w:webHidden/>
              </w:rPr>
            </w:r>
          </w:ins>
          <w:r>
            <w:rPr>
              <w:noProof/>
              <w:webHidden/>
            </w:rPr>
            <w:fldChar w:fldCharType="separate"/>
          </w:r>
          <w:ins w:id="1263" w:author="Sammartano, Marc (BIC USA)" w:date="2015-08-16T17:11:00Z">
            <w:r>
              <w:rPr>
                <w:noProof/>
                <w:webHidden/>
              </w:rPr>
              <w:t>110</w:t>
            </w:r>
          </w:ins>
          <w:ins w:id="12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65" w:author="Sammartano, Marc (BIC USA)" w:date="2015-08-16T17:09:00Z"/>
              <w:rFonts w:eastAsiaTheme="minorEastAsia"/>
              <w:noProof/>
            </w:rPr>
          </w:pPr>
          <w:ins w:id="12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Socket.client.read.ready &lt;nvar&gt;</w:t>
            </w:r>
            <w:r>
              <w:rPr>
                <w:noProof/>
                <w:webHidden/>
              </w:rPr>
              <w:tab/>
            </w:r>
            <w:r>
              <w:rPr>
                <w:noProof/>
                <w:webHidden/>
              </w:rPr>
              <w:fldChar w:fldCharType="begin"/>
            </w:r>
            <w:r>
              <w:rPr>
                <w:noProof/>
                <w:webHidden/>
              </w:rPr>
              <w:instrText xml:space="preserve"> PAGEREF _Toc427508628 \h </w:instrText>
            </w:r>
            <w:r>
              <w:rPr>
                <w:noProof/>
                <w:webHidden/>
              </w:rPr>
            </w:r>
          </w:ins>
          <w:r>
            <w:rPr>
              <w:noProof/>
              <w:webHidden/>
            </w:rPr>
            <w:fldChar w:fldCharType="separate"/>
          </w:r>
          <w:ins w:id="1267" w:author="Sammartano, Marc (BIC USA)" w:date="2015-08-16T17:11:00Z">
            <w:r>
              <w:rPr>
                <w:noProof/>
                <w:webHidden/>
              </w:rPr>
              <w:t>110</w:t>
            </w:r>
          </w:ins>
          <w:ins w:id="12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69" w:author="Sammartano, Marc (BIC USA)" w:date="2015-08-16T17:09:00Z"/>
              <w:rFonts w:eastAsiaTheme="minorEastAsia"/>
              <w:noProof/>
            </w:rPr>
          </w:pPr>
          <w:ins w:id="12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Socket.client.read.file &lt;file_nexp&gt;</w:t>
            </w:r>
            <w:r>
              <w:rPr>
                <w:noProof/>
                <w:webHidden/>
              </w:rPr>
              <w:tab/>
            </w:r>
            <w:r>
              <w:rPr>
                <w:noProof/>
                <w:webHidden/>
              </w:rPr>
              <w:fldChar w:fldCharType="begin"/>
            </w:r>
            <w:r>
              <w:rPr>
                <w:noProof/>
                <w:webHidden/>
              </w:rPr>
              <w:instrText xml:space="preserve"> PAGEREF _Toc427508629 \h </w:instrText>
            </w:r>
            <w:r>
              <w:rPr>
                <w:noProof/>
                <w:webHidden/>
              </w:rPr>
            </w:r>
          </w:ins>
          <w:r>
            <w:rPr>
              <w:noProof/>
              <w:webHidden/>
            </w:rPr>
            <w:fldChar w:fldCharType="separate"/>
          </w:r>
          <w:ins w:id="1271" w:author="Sammartano, Marc (BIC USA)" w:date="2015-08-16T17:11:00Z">
            <w:r>
              <w:rPr>
                <w:noProof/>
                <w:webHidden/>
              </w:rPr>
              <w:t>111</w:t>
            </w:r>
          </w:ins>
          <w:ins w:id="12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73" w:author="Sammartano, Marc (BIC USA)" w:date="2015-08-16T17:09:00Z"/>
              <w:rFonts w:eastAsiaTheme="minorEastAsia"/>
              <w:noProof/>
            </w:rPr>
          </w:pPr>
          <w:ins w:id="1274"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"_Toc427508630"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Socket.client.write.line &lt;line_sexp&gt;</w:t>
            </w:r>
            <w:r>
              <w:rPr>
                <w:noProof/>
                <w:webHidden/>
              </w:rPr>
              <w:tab/>
            </w:r>
            <w:r>
              <w:rPr>
                <w:noProof/>
                <w:webHidden/>
              </w:rPr>
              <w:fldChar w:fldCharType="begin"/>
            </w:r>
            <w:r>
              <w:rPr>
                <w:noProof/>
                <w:webHidden/>
              </w:rPr>
              <w:instrText xml:space="preserve"> PAGEREF _Toc427508630 \h </w:instrText>
            </w:r>
            <w:r>
              <w:rPr>
                <w:noProof/>
                <w:webHidden/>
              </w:rPr>
            </w:r>
          </w:ins>
          <w:r>
            <w:rPr>
              <w:noProof/>
              <w:webHidden/>
            </w:rPr>
            <w:fldChar w:fldCharType="separate"/>
          </w:r>
          <w:ins w:id="1275" w:author="Sammartano, Marc (BIC USA)" w:date="2015-08-16T17:11:00Z">
            <w:r>
              <w:rPr>
                <w:noProof/>
                <w:webHidden/>
              </w:rPr>
              <w:t>111</w:t>
            </w:r>
          </w:ins>
          <w:ins w:id="12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77" w:author="Sammartano, Marc (BIC USA)" w:date="2015-08-16T17:09:00Z"/>
              <w:rFonts w:eastAsiaTheme="minorEastAsia"/>
              <w:noProof/>
            </w:rPr>
          </w:pPr>
          <w:ins w:id="12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Socket.client.write.bytes &lt;sexp&gt;</w:t>
            </w:r>
            <w:r>
              <w:rPr>
                <w:noProof/>
                <w:webHidden/>
              </w:rPr>
              <w:tab/>
            </w:r>
            <w:r>
              <w:rPr>
                <w:noProof/>
                <w:webHidden/>
              </w:rPr>
              <w:fldChar w:fldCharType="begin"/>
            </w:r>
            <w:r>
              <w:rPr>
                <w:noProof/>
                <w:webHidden/>
              </w:rPr>
              <w:instrText xml:space="preserve"> PAGEREF _Toc427508631 \h </w:instrText>
            </w:r>
            <w:r>
              <w:rPr>
                <w:noProof/>
                <w:webHidden/>
              </w:rPr>
            </w:r>
          </w:ins>
          <w:r>
            <w:rPr>
              <w:noProof/>
              <w:webHidden/>
            </w:rPr>
            <w:fldChar w:fldCharType="separate"/>
          </w:r>
          <w:ins w:id="1279" w:author="Sammartano, Marc (BIC USA)" w:date="2015-08-16T17:11:00Z">
            <w:r>
              <w:rPr>
                <w:noProof/>
                <w:webHidden/>
              </w:rPr>
              <w:t>111</w:t>
            </w:r>
          </w:ins>
          <w:ins w:id="12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81" w:author="Sammartano, Marc (BIC USA)" w:date="2015-08-16T17:09:00Z"/>
              <w:rFonts w:eastAsiaTheme="minorEastAsia"/>
              <w:noProof/>
            </w:rPr>
          </w:pPr>
          <w:ins w:id="12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Socket.client.write.file &lt;file_nexp&gt;</w:t>
            </w:r>
            <w:r>
              <w:rPr>
                <w:noProof/>
                <w:webHidden/>
              </w:rPr>
              <w:tab/>
            </w:r>
            <w:r>
              <w:rPr>
                <w:noProof/>
                <w:webHidden/>
              </w:rPr>
              <w:fldChar w:fldCharType="begin"/>
            </w:r>
            <w:r>
              <w:rPr>
                <w:noProof/>
                <w:webHidden/>
              </w:rPr>
              <w:instrText xml:space="preserve"> PAGEREF _Toc427508632 \h </w:instrText>
            </w:r>
            <w:r>
              <w:rPr>
                <w:noProof/>
                <w:webHidden/>
              </w:rPr>
            </w:r>
          </w:ins>
          <w:r>
            <w:rPr>
              <w:noProof/>
              <w:webHidden/>
            </w:rPr>
            <w:fldChar w:fldCharType="separate"/>
          </w:r>
          <w:ins w:id="1283" w:author="Sammartano, Marc (BIC USA)" w:date="2015-08-16T17:11:00Z">
            <w:r>
              <w:rPr>
                <w:noProof/>
                <w:webHidden/>
              </w:rPr>
              <w:t>111</w:t>
            </w:r>
          </w:ins>
          <w:ins w:id="12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85" w:author="Sammartano, Marc (BIC USA)" w:date="2015-08-16T17:09:00Z"/>
              <w:rFonts w:eastAsiaTheme="minorEastAsia"/>
              <w:noProof/>
            </w:rPr>
          </w:pPr>
          <w:ins w:id="12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Socket.client.close</w:t>
            </w:r>
            <w:r>
              <w:rPr>
                <w:noProof/>
                <w:webHidden/>
              </w:rPr>
              <w:tab/>
            </w:r>
            <w:r>
              <w:rPr>
                <w:noProof/>
                <w:webHidden/>
              </w:rPr>
              <w:fldChar w:fldCharType="begin"/>
            </w:r>
            <w:r>
              <w:rPr>
                <w:noProof/>
                <w:webHidden/>
              </w:rPr>
              <w:instrText xml:space="preserve"> PAGEREF _Toc427508633 \h </w:instrText>
            </w:r>
            <w:r>
              <w:rPr>
                <w:noProof/>
                <w:webHidden/>
              </w:rPr>
            </w:r>
          </w:ins>
          <w:r>
            <w:rPr>
              <w:noProof/>
              <w:webHidden/>
            </w:rPr>
            <w:fldChar w:fldCharType="separate"/>
          </w:r>
          <w:ins w:id="1287" w:author="Sammartano, Marc (BIC USA)" w:date="2015-08-16T17:11:00Z">
            <w:r>
              <w:rPr>
                <w:noProof/>
                <w:webHidden/>
              </w:rPr>
              <w:t>111</w:t>
            </w:r>
          </w:ins>
          <w:ins w:id="12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289" w:author="Sammartano, Marc (BIC USA)" w:date="2015-08-16T17:09:00Z"/>
              <w:rFonts w:eastAsiaTheme="minorEastAsia"/>
              <w:noProof/>
            </w:rPr>
          </w:pPr>
          <w:ins w:id="12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TCP/IP Server Socket Commands</w:t>
            </w:r>
            <w:r>
              <w:rPr>
                <w:noProof/>
                <w:webHidden/>
              </w:rPr>
              <w:tab/>
            </w:r>
            <w:r>
              <w:rPr>
                <w:noProof/>
                <w:webHidden/>
              </w:rPr>
              <w:fldChar w:fldCharType="begin"/>
            </w:r>
            <w:r>
              <w:rPr>
                <w:noProof/>
                <w:webHidden/>
              </w:rPr>
              <w:instrText xml:space="preserve"> PAGEREF _Toc427508634 \h </w:instrText>
            </w:r>
            <w:r>
              <w:rPr>
                <w:noProof/>
                <w:webHidden/>
              </w:rPr>
            </w:r>
          </w:ins>
          <w:r>
            <w:rPr>
              <w:noProof/>
              <w:webHidden/>
            </w:rPr>
            <w:fldChar w:fldCharType="separate"/>
          </w:r>
          <w:ins w:id="1291" w:author="Sammartano, Marc (BIC USA)" w:date="2015-08-16T17:11:00Z">
            <w:r>
              <w:rPr>
                <w:noProof/>
                <w:webHidden/>
              </w:rPr>
              <w:t>111</w:t>
            </w:r>
          </w:ins>
          <w:ins w:id="12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93" w:author="Sammartano, Marc (BIC USA)" w:date="2015-08-16T17:09:00Z"/>
              <w:rFonts w:eastAsiaTheme="minorEastAsia"/>
              <w:noProof/>
            </w:rPr>
          </w:pPr>
          <w:ins w:id="12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Socket.myIP &lt;svar&gt;</w:t>
            </w:r>
            <w:r>
              <w:rPr>
                <w:noProof/>
                <w:webHidden/>
              </w:rPr>
              <w:tab/>
            </w:r>
            <w:r>
              <w:rPr>
                <w:noProof/>
                <w:webHidden/>
              </w:rPr>
              <w:fldChar w:fldCharType="begin"/>
            </w:r>
            <w:r>
              <w:rPr>
                <w:noProof/>
                <w:webHidden/>
              </w:rPr>
              <w:instrText xml:space="preserve"> PAGEREF _Toc427508635 \h </w:instrText>
            </w:r>
            <w:r>
              <w:rPr>
                <w:noProof/>
                <w:webHidden/>
              </w:rPr>
            </w:r>
          </w:ins>
          <w:r>
            <w:rPr>
              <w:noProof/>
              <w:webHidden/>
            </w:rPr>
            <w:fldChar w:fldCharType="separate"/>
          </w:r>
          <w:ins w:id="1295" w:author="Sammartano, Marc (BIC USA)" w:date="2015-08-16T17:11:00Z">
            <w:r>
              <w:rPr>
                <w:noProof/>
                <w:webHidden/>
              </w:rPr>
              <w:t>111</w:t>
            </w:r>
          </w:ins>
          <w:ins w:id="12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297" w:author="Sammartano, Marc (BIC USA)" w:date="2015-08-16T17:09:00Z"/>
              <w:rFonts w:eastAsiaTheme="minorEastAsia"/>
              <w:noProof/>
            </w:rPr>
          </w:pPr>
          <w:ins w:id="12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Socket.server.create &lt;port_nexp&gt;</w:t>
            </w:r>
            <w:r>
              <w:rPr>
                <w:noProof/>
                <w:webHidden/>
              </w:rPr>
              <w:tab/>
            </w:r>
            <w:r>
              <w:rPr>
                <w:noProof/>
                <w:webHidden/>
              </w:rPr>
              <w:fldChar w:fldCharType="begin"/>
            </w:r>
            <w:r>
              <w:rPr>
                <w:noProof/>
                <w:webHidden/>
              </w:rPr>
              <w:instrText xml:space="preserve"> PAGEREF _Toc427508636 \h </w:instrText>
            </w:r>
            <w:r>
              <w:rPr>
                <w:noProof/>
                <w:webHidden/>
              </w:rPr>
            </w:r>
          </w:ins>
          <w:r>
            <w:rPr>
              <w:noProof/>
              <w:webHidden/>
            </w:rPr>
            <w:fldChar w:fldCharType="separate"/>
          </w:r>
          <w:ins w:id="1299" w:author="Sammartano, Marc (BIC USA)" w:date="2015-08-16T17:11:00Z">
            <w:r>
              <w:rPr>
                <w:noProof/>
                <w:webHidden/>
              </w:rPr>
              <w:t>111</w:t>
            </w:r>
          </w:ins>
          <w:ins w:id="13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01" w:author="Sammartano, Marc (BIC USA)" w:date="2015-08-16T17:09:00Z"/>
              <w:rFonts w:eastAsiaTheme="minorEastAsia"/>
              <w:noProof/>
            </w:rPr>
          </w:pPr>
          <w:ins w:id="13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Socket.server.connect {&lt;wait_lexp&gt;}</w:t>
            </w:r>
            <w:r>
              <w:rPr>
                <w:noProof/>
                <w:webHidden/>
              </w:rPr>
              <w:tab/>
            </w:r>
            <w:r>
              <w:rPr>
                <w:noProof/>
                <w:webHidden/>
              </w:rPr>
              <w:fldChar w:fldCharType="begin"/>
            </w:r>
            <w:r>
              <w:rPr>
                <w:noProof/>
                <w:webHidden/>
              </w:rPr>
              <w:instrText xml:space="preserve"> PAGEREF _Toc427508637 \h </w:instrText>
            </w:r>
            <w:r>
              <w:rPr>
                <w:noProof/>
                <w:webHidden/>
              </w:rPr>
            </w:r>
          </w:ins>
          <w:r>
            <w:rPr>
              <w:noProof/>
              <w:webHidden/>
            </w:rPr>
            <w:fldChar w:fldCharType="separate"/>
          </w:r>
          <w:ins w:id="1303" w:author="Sammartano, Marc (BIC USA)" w:date="2015-08-16T17:11:00Z">
            <w:r>
              <w:rPr>
                <w:noProof/>
                <w:webHidden/>
              </w:rPr>
              <w:t>112</w:t>
            </w:r>
          </w:ins>
          <w:ins w:id="13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05" w:author="Sammartano, Marc (BIC USA)" w:date="2015-08-16T17:09:00Z"/>
              <w:rFonts w:eastAsiaTheme="minorEastAsia"/>
              <w:noProof/>
            </w:rPr>
          </w:pPr>
          <w:ins w:id="13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Socket.server.status &lt;status_nvar&gt;</w:t>
            </w:r>
            <w:r>
              <w:rPr>
                <w:noProof/>
                <w:webHidden/>
              </w:rPr>
              <w:tab/>
            </w:r>
            <w:r>
              <w:rPr>
                <w:noProof/>
                <w:webHidden/>
              </w:rPr>
              <w:fldChar w:fldCharType="begin"/>
            </w:r>
            <w:r>
              <w:rPr>
                <w:noProof/>
                <w:webHidden/>
              </w:rPr>
              <w:instrText xml:space="preserve"> PAGEREF _Toc427508638 \h </w:instrText>
            </w:r>
            <w:r>
              <w:rPr>
                <w:noProof/>
                <w:webHidden/>
              </w:rPr>
            </w:r>
          </w:ins>
          <w:r>
            <w:rPr>
              <w:noProof/>
              <w:webHidden/>
            </w:rPr>
            <w:fldChar w:fldCharType="separate"/>
          </w:r>
          <w:ins w:id="1307" w:author="Sammartano, Marc (BIC USA)" w:date="2015-08-16T17:11:00Z">
            <w:r>
              <w:rPr>
                <w:noProof/>
                <w:webHidden/>
              </w:rPr>
              <w:t>112</w:t>
            </w:r>
          </w:ins>
          <w:ins w:id="13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09" w:author="Sammartano, Marc (BIC USA)" w:date="2015-08-16T17:09:00Z"/>
              <w:rFonts w:eastAsiaTheme="minorEastAsia"/>
              <w:noProof/>
            </w:rPr>
          </w:pPr>
          <w:ins w:id="13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Socket.server.read.line &lt;svar&gt;</w:t>
            </w:r>
            <w:r>
              <w:rPr>
                <w:noProof/>
                <w:webHidden/>
              </w:rPr>
              <w:tab/>
            </w:r>
            <w:r>
              <w:rPr>
                <w:noProof/>
                <w:webHidden/>
              </w:rPr>
              <w:fldChar w:fldCharType="begin"/>
            </w:r>
            <w:r>
              <w:rPr>
                <w:noProof/>
                <w:webHidden/>
              </w:rPr>
              <w:instrText xml:space="preserve"> PAGEREF _Toc427508639 \h </w:instrText>
            </w:r>
            <w:r>
              <w:rPr>
                <w:noProof/>
                <w:webHidden/>
              </w:rPr>
            </w:r>
          </w:ins>
          <w:r>
            <w:rPr>
              <w:noProof/>
              <w:webHidden/>
            </w:rPr>
            <w:fldChar w:fldCharType="separate"/>
          </w:r>
          <w:ins w:id="1311" w:author="Sammartano, Marc (BIC USA)" w:date="2015-08-16T17:11:00Z">
            <w:r>
              <w:rPr>
                <w:noProof/>
                <w:webHidden/>
              </w:rPr>
              <w:t>112</w:t>
            </w:r>
          </w:ins>
          <w:ins w:id="13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13" w:author="Sammartano, Marc (BIC USA)" w:date="2015-08-16T17:09:00Z"/>
              <w:rFonts w:eastAsiaTheme="minorEastAsia"/>
              <w:noProof/>
            </w:rPr>
          </w:pPr>
          <w:ins w:id="13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Socket.server.read.ready &lt;nvar&gt;</w:t>
            </w:r>
            <w:r>
              <w:rPr>
                <w:noProof/>
                <w:webHidden/>
              </w:rPr>
              <w:tab/>
            </w:r>
            <w:r>
              <w:rPr>
                <w:noProof/>
                <w:webHidden/>
              </w:rPr>
              <w:fldChar w:fldCharType="begin"/>
            </w:r>
            <w:r>
              <w:rPr>
                <w:noProof/>
                <w:webHidden/>
              </w:rPr>
              <w:instrText xml:space="preserve"> PAGEREF _Toc427508640 \h </w:instrText>
            </w:r>
            <w:r>
              <w:rPr>
                <w:noProof/>
                <w:webHidden/>
              </w:rPr>
            </w:r>
          </w:ins>
          <w:r>
            <w:rPr>
              <w:noProof/>
              <w:webHidden/>
            </w:rPr>
            <w:fldChar w:fldCharType="separate"/>
          </w:r>
          <w:ins w:id="1315" w:author="Sammartano, Marc (BIC USA)" w:date="2015-08-16T17:11:00Z">
            <w:r>
              <w:rPr>
                <w:noProof/>
                <w:webHidden/>
              </w:rPr>
              <w:t>112</w:t>
            </w:r>
          </w:ins>
          <w:ins w:id="13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17" w:author="Sammartano, Marc (BIC USA)" w:date="2015-08-16T17:09:00Z"/>
              <w:rFonts w:eastAsiaTheme="minorEastAsia"/>
              <w:noProof/>
            </w:rPr>
          </w:pPr>
          <w:ins w:id="13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Socket.server.write.line &lt;line_sexp&gt;</w:t>
            </w:r>
            <w:r>
              <w:rPr>
                <w:noProof/>
                <w:webHidden/>
              </w:rPr>
              <w:tab/>
            </w:r>
            <w:r>
              <w:rPr>
                <w:noProof/>
                <w:webHidden/>
              </w:rPr>
              <w:fldChar w:fldCharType="begin"/>
            </w:r>
            <w:r>
              <w:rPr>
                <w:noProof/>
                <w:webHidden/>
              </w:rPr>
              <w:instrText xml:space="preserve"> PAGEREF _Toc427508641 \h </w:instrText>
            </w:r>
            <w:r>
              <w:rPr>
                <w:noProof/>
                <w:webHidden/>
              </w:rPr>
            </w:r>
          </w:ins>
          <w:r>
            <w:rPr>
              <w:noProof/>
              <w:webHidden/>
            </w:rPr>
            <w:fldChar w:fldCharType="separate"/>
          </w:r>
          <w:ins w:id="1319" w:author="Sammartano, Marc (BIC USA)" w:date="2015-08-16T17:11:00Z">
            <w:r>
              <w:rPr>
                <w:noProof/>
                <w:webHidden/>
              </w:rPr>
              <w:t>112</w:t>
            </w:r>
          </w:ins>
          <w:ins w:id="13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21" w:author="Sammartano, Marc (BIC USA)" w:date="2015-08-16T17:09:00Z"/>
              <w:rFonts w:eastAsiaTheme="minorEastAsia"/>
              <w:noProof/>
            </w:rPr>
          </w:pPr>
          <w:ins w:id="13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Socket.server.write.bytes &lt;sexp&gt;</w:t>
            </w:r>
            <w:r>
              <w:rPr>
                <w:noProof/>
                <w:webHidden/>
              </w:rPr>
              <w:tab/>
            </w:r>
            <w:r>
              <w:rPr>
                <w:noProof/>
                <w:webHidden/>
              </w:rPr>
              <w:fldChar w:fldCharType="begin"/>
            </w:r>
            <w:r>
              <w:rPr>
                <w:noProof/>
                <w:webHidden/>
              </w:rPr>
              <w:instrText xml:space="preserve"> PAGEREF _Toc427508642 \h </w:instrText>
            </w:r>
            <w:r>
              <w:rPr>
                <w:noProof/>
                <w:webHidden/>
              </w:rPr>
            </w:r>
          </w:ins>
          <w:r>
            <w:rPr>
              <w:noProof/>
              <w:webHidden/>
            </w:rPr>
            <w:fldChar w:fldCharType="separate"/>
          </w:r>
          <w:ins w:id="1323" w:author="Sammartano, Marc (BIC USA)" w:date="2015-08-16T17:11:00Z">
            <w:r>
              <w:rPr>
                <w:noProof/>
                <w:webHidden/>
              </w:rPr>
              <w:t>112</w:t>
            </w:r>
          </w:ins>
          <w:ins w:id="13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25" w:author="Sammartano, Marc (BIC USA)" w:date="2015-08-16T17:09:00Z"/>
              <w:rFonts w:eastAsiaTheme="minorEastAsia"/>
              <w:noProof/>
            </w:rPr>
          </w:pPr>
          <w:ins w:id="13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Socket.server.write.file &lt;file_nexp&gt;</w:t>
            </w:r>
            <w:r>
              <w:rPr>
                <w:noProof/>
                <w:webHidden/>
              </w:rPr>
              <w:tab/>
            </w:r>
            <w:r>
              <w:rPr>
                <w:noProof/>
                <w:webHidden/>
              </w:rPr>
              <w:fldChar w:fldCharType="begin"/>
            </w:r>
            <w:r>
              <w:rPr>
                <w:noProof/>
                <w:webHidden/>
              </w:rPr>
              <w:instrText xml:space="preserve"> PAGEREF _Toc427508643 \h </w:instrText>
            </w:r>
            <w:r>
              <w:rPr>
                <w:noProof/>
                <w:webHidden/>
              </w:rPr>
            </w:r>
          </w:ins>
          <w:r>
            <w:rPr>
              <w:noProof/>
              <w:webHidden/>
            </w:rPr>
            <w:fldChar w:fldCharType="separate"/>
          </w:r>
          <w:ins w:id="1327" w:author="Sammartano, Marc (BIC USA)" w:date="2015-08-16T17:11:00Z">
            <w:r>
              <w:rPr>
                <w:noProof/>
                <w:webHidden/>
              </w:rPr>
              <w:t>113</w:t>
            </w:r>
          </w:ins>
          <w:ins w:id="13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29" w:author="Sammartano, Marc (BIC USA)" w:date="2015-08-16T17:09:00Z"/>
              <w:rFonts w:eastAsiaTheme="minorEastAsia"/>
              <w:noProof/>
            </w:rPr>
          </w:pPr>
          <w:ins w:id="13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Socket.server.read.file &lt;file_nexp&gt;</w:t>
            </w:r>
            <w:r>
              <w:rPr>
                <w:noProof/>
                <w:webHidden/>
              </w:rPr>
              <w:tab/>
            </w:r>
            <w:r>
              <w:rPr>
                <w:noProof/>
                <w:webHidden/>
              </w:rPr>
              <w:fldChar w:fldCharType="begin"/>
            </w:r>
            <w:r>
              <w:rPr>
                <w:noProof/>
                <w:webHidden/>
              </w:rPr>
              <w:instrText xml:space="preserve"> PAGEREF _Toc427508644 \h </w:instrText>
            </w:r>
            <w:r>
              <w:rPr>
                <w:noProof/>
                <w:webHidden/>
              </w:rPr>
            </w:r>
          </w:ins>
          <w:r>
            <w:rPr>
              <w:noProof/>
              <w:webHidden/>
            </w:rPr>
            <w:fldChar w:fldCharType="separate"/>
          </w:r>
          <w:ins w:id="1331" w:author="Sammartano, Marc (BIC USA)" w:date="2015-08-16T17:11:00Z">
            <w:r>
              <w:rPr>
                <w:noProof/>
                <w:webHidden/>
              </w:rPr>
              <w:t>113</w:t>
            </w:r>
          </w:ins>
          <w:ins w:id="13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33" w:author="Sammartano, Marc (BIC USA)" w:date="2015-08-16T17:09:00Z"/>
              <w:rFonts w:eastAsiaTheme="minorEastAsia"/>
              <w:noProof/>
            </w:rPr>
          </w:pPr>
          <w:ins w:id="13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Socket.server.disconnect</w:t>
            </w:r>
            <w:r>
              <w:rPr>
                <w:noProof/>
                <w:webHidden/>
              </w:rPr>
              <w:tab/>
            </w:r>
            <w:r>
              <w:rPr>
                <w:noProof/>
                <w:webHidden/>
              </w:rPr>
              <w:fldChar w:fldCharType="begin"/>
            </w:r>
            <w:r>
              <w:rPr>
                <w:noProof/>
                <w:webHidden/>
              </w:rPr>
              <w:instrText xml:space="preserve"> PAGEREF _Toc427508645 \h </w:instrText>
            </w:r>
            <w:r>
              <w:rPr>
                <w:noProof/>
                <w:webHidden/>
              </w:rPr>
            </w:r>
          </w:ins>
          <w:r>
            <w:rPr>
              <w:noProof/>
              <w:webHidden/>
            </w:rPr>
            <w:fldChar w:fldCharType="separate"/>
          </w:r>
          <w:ins w:id="1335" w:author="Sammartano, Marc (BIC USA)" w:date="2015-08-16T17:11:00Z">
            <w:r>
              <w:rPr>
                <w:noProof/>
                <w:webHidden/>
              </w:rPr>
              <w:t>113</w:t>
            </w:r>
          </w:ins>
          <w:ins w:id="13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37" w:author="Sammartano, Marc (BIC USA)" w:date="2015-08-16T17:09:00Z"/>
              <w:rFonts w:eastAsiaTheme="minorEastAsia"/>
              <w:noProof/>
            </w:rPr>
          </w:pPr>
          <w:ins w:id="13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Socket.server.close</w:t>
            </w:r>
            <w:r>
              <w:rPr>
                <w:noProof/>
                <w:webHidden/>
              </w:rPr>
              <w:tab/>
            </w:r>
            <w:r>
              <w:rPr>
                <w:noProof/>
                <w:webHidden/>
              </w:rPr>
              <w:fldChar w:fldCharType="begin"/>
            </w:r>
            <w:r>
              <w:rPr>
                <w:noProof/>
                <w:webHidden/>
              </w:rPr>
              <w:instrText xml:space="preserve"> PAGEREF _Toc427508646 \h </w:instrText>
            </w:r>
            <w:r>
              <w:rPr>
                <w:noProof/>
                <w:webHidden/>
              </w:rPr>
            </w:r>
          </w:ins>
          <w:r>
            <w:rPr>
              <w:noProof/>
              <w:webHidden/>
            </w:rPr>
            <w:fldChar w:fldCharType="separate"/>
          </w:r>
          <w:ins w:id="1339" w:author="Sammartano, Marc (BIC USA)" w:date="2015-08-16T17:11:00Z">
            <w:r>
              <w:rPr>
                <w:noProof/>
                <w:webHidden/>
              </w:rPr>
              <w:t>113</w:t>
            </w:r>
          </w:ins>
          <w:ins w:id="13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341" w:author="Sammartano, Marc (BIC USA)" w:date="2015-08-16T17:09:00Z"/>
              <w:rFonts w:eastAsiaTheme="minorEastAsia"/>
              <w:noProof/>
            </w:rPr>
          </w:pPr>
          <w:ins w:id="13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Socket.server.client.ip &lt;nvar&gt;</w:t>
            </w:r>
            <w:r>
              <w:rPr>
                <w:noProof/>
                <w:webHidden/>
              </w:rPr>
              <w:tab/>
            </w:r>
            <w:r>
              <w:rPr>
                <w:noProof/>
                <w:webHidden/>
              </w:rPr>
              <w:fldChar w:fldCharType="begin"/>
            </w:r>
            <w:r>
              <w:rPr>
                <w:noProof/>
                <w:webHidden/>
              </w:rPr>
              <w:instrText xml:space="preserve"> PAGEREF _Toc427508647 \h </w:instrText>
            </w:r>
            <w:r>
              <w:rPr>
                <w:noProof/>
                <w:webHidden/>
              </w:rPr>
            </w:r>
          </w:ins>
          <w:r>
            <w:rPr>
              <w:noProof/>
              <w:webHidden/>
            </w:rPr>
            <w:fldChar w:fldCharType="separate"/>
          </w:r>
          <w:ins w:id="1343" w:author="Sammartano, Marc (BIC USA)" w:date="2015-08-16T17:11:00Z">
            <w:r>
              <w:rPr>
                <w:noProof/>
                <w:webHidden/>
              </w:rPr>
              <w:t>113</w:t>
            </w:r>
          </w:ins>
          <w:ins w:id="134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345" w:author="Sammartano, Marc (BIC USA)" w:date="2015-08-16T17:09:00Z"/>
              <w:rFonts w:eastAsiaTheme="minorEastAsia"/>
              <w:noProof/>
            </w:rPr>
          </w:pPr>
          <w:ins w:id="13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 Client</w:t>
            </w:r>
            <w:r>
              <w:rPr>
                <w:noProof/>
                <w:webHidden/>
              </w:rPr>
              <w:tab/>
            </w:r>
            <w:r>
              <w:rPr>
                <w:noProof/>
                <w:webHidden/>
              </w:rPr>
              <w:fldChar w:fldCharType="begin"/>
            </w:r>
            <w:r>
              <w:rPr>
                <w:noProof/>
                <w:webHidden/>
              </w:rPr>
              <w:instrText xml:space="preserve"> PAGEREF _Toc427508648 \h </w:instrText>
            </w:r>
            <w:r>
              <w:rPr>
                <w:noProof/>
                <w:webHidden/>
              </w:rPr>
            </w:r>
          </w:ins>
          <w:r>
            <w:rPr>
              <w:noProof/>
              <w:webHidden/>
            </w:rPr>
            <w:fldChar w:fldCharType="separate"/>
          </w:r>
          <w:ins w:id="1347" w:author="Sammartano, Marc (BIC USA)" w:date="2015-08-16T17:11:00Z">
            <w:r>
              <w:rPr>
                <w:noProof/>
                <w:webHidden/>
              </w:rPr>
              <w:t>113</w:t>
            </w:r>
          </w:ins>
          <w:ins w:id="13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49" w:author="Sammartano, Marc (BIC USA)" w:date="2015-08-16T17:09:00Z"/>
              <w:rFonts w:eastAsiaTheme="minorEastAsia"/>
              <w:noProof/>
            </w:rPr>
          </w:pPr>
          <w:ins w:id="13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_Toc427508649 \h </w:instrText>
            </w:r>
            <w:r>
              <w:rPr>
                <w:noProof/>
                <w:webHidden/>
              </w:rPr>
            </w:r>
          </w:ins>
          <w:r>
            <w:rPr>
              <w:noProof/>
              <w:webHidden/>
            </w:rPr>
            <w:fldChar w:fldCharType="separate"/>
          </w:r>
          <w:ins w:id="1351" w:author="Sammartano, Marc (BIC USA)" w:date="2015-08-16T17:11:00Z">
            <w:r>
              <w:rPr>
                <w:noProof/>
                <w:webHidden/>
              </w:rPr>
              <w:t>113</w:t>
            </w:r>
          </w:ins>
          <w:ins w:id="13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53" w:author="Sammartano, Marc (BIC USA)" w:date="2015-08-16T17:09:00Z"/>
              <w:rFonts w:eastAsiaTheme="minorEastAsia"/>
              <w:noProof/>
            </w:rPr>
          </w:pPr>
          <w:ins w:id="13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Ftp.close</w:t>
            </w:r>
            <w:r>
              <w:rPr>
                <w:noProof/>
                <w:webHidden/>
              </w:rPr>
              <w:tab/>
            </w:r>
            <w:r>
              <w:rPr>
                <w:noProof/>
                <w:webHidden/>
              </w:rPr>
              <w:fldChar w:fldCharType="begin"/>
            </w:r>
            <w:r>
              <w:rPr>
                <w:noProof/>
                <w:webHidden/>
              </w:rPr>
              <w:instrText xml:space="preserve"> PAGEREF _Toc427508650 \h </w:instrText>
            </w:r>
            <w:r>
              <w:rPr>
                <w:noProof/>
                <w:webHidden/>
              </w:rPr>
            </w:r>
          </w:ins>
          <w:r>
            <w:rPr>
              <w:noProof/>
              <w:webHidden/>
            </w:rPr>
            <w:fldChar w:fldCharType="separate"/>
          </w:r>
          <w:ins w:id="1355" w:author="Sammartano, Marc (BIC USA)" w:date="2015-08-16T17:11:00Z">
            <w:r>
              <w:rPr>
                <w:noProof/>
                <w:webHidden/>
              </w:rPr>
              <w:t>113</w:t>
            </w:r>
          </w:ins>
          <w:ins w:id="13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57" w:author="Sammartano, Marc (BIC USA)" w:date="2015-08-16T17:09:00Z"/>
              <w:rFonts w:eastAsiaTheme="minorEastAsia"/>
              <w:noProof/>
            </w:rPr>
          </w:pPr>
          <w:ins w:id="13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Ftp.put &lt;source_sexp&gt;, &lt;destination_sexp&gt;</w:t>
            </w:r>
            <w:r>
              <w:rPr>
                <w:noProof/>
                <w:webHidden/>
              </w:rPr>
              <w:tab/>
            </w:r>
            <w:r>
              <w:rPr>
                <w:noProof/>
                <w:webHidden/>
              </w:rPr>
              <w:fldChar w:fldCharType="begin"/>
            </w:r>
            <w:r>
              <w:rPr>
                <w:noProof/>
                <w:webHidden/>
              </w:rPr>
              <w:instrText xml:space="preserve"> PAGEREF _Toc427508651 \h </w:instrText>
            </w:r>
            <w:r>
              <w:rPr>
                <w:noProof/>
                <w:webHidden/>
              </w:rPr>
            </w:r>
          </w:ins>
          <w:r>
            <w:rPr>
              <w:noProof/>
              <w:webHidden/>
            </w:rPr>
            <w:fldChar w:fldCharType="separate"/>
          </w:r>
          <w:ins w:id="1359" w:author="Sammartano, Marc (BIC USA)" w:date="2015-08-16T17:11:00Z">
            <w:r>
              <w:rPr>
                <w:noProof/>
                <w:webHidden/>
              </w:rPr>
              <w:t>113</w:t>
            </w:r>
          </w:ins>
          <w:ins w:id="13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61" w:author="Sammartano, Marc (BIC USA)" w:date="2015-08-16T17:09:00Z"/>
              <w:rFonts w:eastAsiaTheme="minorEastAsia"/>
              <w:noProof/>
            </w:rPr>
          </w:pPr>
          <w:ins w:id="13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Ftp.get &lt;source_sexp&gt;, &lt;destination_sexp&gt;</w:t>
            </w:r>
            <w:r>
              <w:rPr>
                <w:noProof/>
                <w:webHidden/>
              </w:rPr>
              <w:tab/>
            </w:r>
            <w:r>
              <w:rPr>
                <w:noProof/>
                <w:webHidden/>
              </w:rPr>
              <w:fldChar w:fldCharType="begin"/>
            </w:r>
            <w:r>
              <w:rPr>
                <w:noProof/>
                <w:webHidden/>
              </w:rPr>
              <w:instrText xml:space="preserve"> PAGEREF _Toc427508652 \h </w:instrText>
            </w:r>
            <w:r>
              <w:rPr>
                <w:noProof/>
                <w:webHidden/>
              </w:rPr>
            </w:r>
          </w:ins>
          <w:r>
            <w:rPr>
              <w:noProof/>
              <w:webHidden/>
            </w:rPr>
            <w:fldChar w:fldCharType="separate"/>
          </w:r>
          <w:ins w:id="1363" w:author="Sammartano, Marc (BIC USA)" w:date="2015-08-16T17:11:00Z">
            <w:r>
              <w:rPr>
                <w:noProof/>
                <w:webHidden/>
              </w:rPr>
              <w:t>114</w:t>
            </w:r>
          </w:ins>
          <w:ins w:id="13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65" w:author="Sammartano, Marc (BIC USA)" w:date="2015-08-16T17:09:00Z"/>
              <w:rFonts w:eastAsiaTheme="minorEastAsia"/>
              <w:noProof/>
            </w:rPr>
          </w:pPr>
          <w:ins w:id="13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Ftp.dir &lt;list_nvar&gt; {,&lt;dirmark_sexp&gt;}</w:t>
            </w:r>
            <w:r>
              <w:rPr>
                <w:noProof/>
                <w:webHidden/>
              </w:rPr>
              <w:tab/>
            </w:r>
            <w:r>
              <w:rPr>
                <w:noProof/>
                <w:webHidden/>
              </w:rPr>
              <w:fldChar w:fldCharType="begin"/>
            </w:r>
            <w:r>
              <w:rPr>
                <w:noProof/>
                <w:webHidden/>
              </w:rPr>
              <w:instrText xml:space="preserve"> PAGEREF _Toc427508653 \h </w:instrText>
            </w:r>
            <w:r>
              <w:rPr>
                <w:noProof/>
                <w:webHidden/>
              </w:rPr>
            </w:r>
          </w:ins>
          <w:r>
            <w:rPr>
              <w:noProof/>
              <w:webHidden/>
            </w:rPr>
            <w:fldChar w:fldCharType="separate"/>
          </w:r>
          <w:ins w:id="1367" w:author="Sammartano, Marc (BIC USA)" w:date="2015-08-16T17:11:00Z">
            <w:r>
              <w:rPr>
                <w:noProof/>
                <w:webHidden/>
              </w:rPr>
              <w:t>114</w:t>
            </w:r>
          </w:ins>
          <w:ins w:id="13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69" w:author="Sammartano, Marc (BIC USA)" w:date="2015-08-16T17:09:00Z"/>
              <w:rFonts w:eastAsiaTheme="minorEastAsia"/>
              <w:noProof/>
            </w:rPr>
          </w:pPr>
          <w:ins w:id="13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Ftp.cd &lt;new_directory_sexp&gt;</w:t>
            </w:r>
            <w:r>
              <w:rPr>
                <w:noProof/>
                <w:webHidden/>
              </w:rPr>
              <w:tab/>
            </w:r>
            <w:r>
              <w:rPr>
                <w:noProof/>
                <w:webHidden/>
              </w:rPr>
              <w:fldChar w:fldCharType="begin"/>
            </w:r>
            <w:r>
              <w:rPr>
                <w:noProof/>
                <w:webHidden/>
              </w:rPr>
              <w:instrText xml:space="preserve"> PAGEREF _Toc427508654 \h </w:instrText>
            </w:r>
            <w:r>
              <w:rPr>
                <w:noProof/>
                <w:webHidden/>
              </w:rPr>
            </w:r>
          </w:ins>
          <w:r>
            <w:rPr>
              <w:noProof/>
              <w:webHidden/>
            </w:rPr>
            <w:fldChar w:fldCharType="separate"/>
          </w:r>
          <w:ins w:id="1371" w:author="Sammartano, Marc (BIC USA)" w:date="2015-08-16T17:11:00Z">
            <w:r>
              <w:rPr>
                <w:noProof/>
                <w:webHidden/>
              </w:rPr>
              <w:t>114</w:t>
            </w:r>
          </w:ins>
          <w:ins w:id="13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73" w:author="Sammartano, Marc (BIC USA)" w:date="2015-08-16T17:09:00Z"/>
              <w:rFonts w:eastAsiaTheme="minorEastAsia"/>
              <w:noProof/>
            </w:rPr>
          </w:pPr>
          <w:ins w:id="13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_Toc427508655 \h </w:instrText>
            </w:r>
            <w:r>
              <w:rPr>
                <w:noProof/>
                <w:webHidden/>
              </w:rPr>
            </w:r>
          </w:ins>
          <w:r>
            <w:rPr>
              <w:noProof/>
              <w:webHidden/>
            </w:rPr>
            <w:fldChar w:fldCharType="separate"/>
          </w:r>
          <w:ins w:id="1375" w:author="Sammartano, Marc (BIC USA)" w:date="2015-08-16T17:11:00Z">
            <w:r>
              <w:rPr>
                <w:noProof/>
                <w:webHidden/>
              </w:rPr>
              <w:t>114</w:t>
            </w:r>
          </w:ins>
          <w:ins w:id="13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77" w:author="Sammartano, Marc (BIC USA)" w:date="2015-08-16T17:09:00Z"/>
              <w:rFonts w:eastAsiaTheme="minorEastAsia"/>
              <w:noProof/>
            </w:rPr>
          </w:pPr>
          <w:ins w:id="13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Ftp.delete &lt;filename_sexp&gt;</w:t>
            </w:r>
            <w:r>
              <w:rPr>
                <w:noProof/>
                <w:webHidden/>
              </w:rPr>
              <w:tab/>
            </w:r>
            <w:r>
              <w:rPr>
                <w:noProof/>
                <w:webHidden/>
              </w:rPr>
              <w:fldChar w:fldCharType="begin"/>
            </w:r>
            <w:r>
              <w:rPr>
                <w:noProof/>
                <w:webHidden/>
              </w:rPr>
              <w:instrText xml:space="preserve"> PAGEREF _Toc427508656 \h </w:instrText>
            </w:r>
            <w:r>
              <w:rPr>
                <w:noProof/>
                <w:webHidden/>
              </w:rPr>
            </w:r>
          </w:ins>
          <w:r>
            <w:rPr>
              <w:noProof/>
              <w:webHidden/>
            </w:rPr>
            <w:fldChar w:fldCharType="separate"/>
          </w:r>
          <w:ins w:id="1379" w:author="Sammartano, Marc (BIC USA)" w:date="2015-08-16T17:11:00Z">
            <w:r>
              <w:rPr>
                <w:noProof/>
                <w:webHidden/>
              </w:rPr>
              <w:t>114</w:t>
            </w:r>
          </w:ins>
          <w:ins w:id="13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81" w:author="Sammartano, Marc (BIC USA)" w:date="2015-08-16T17:09:00Z"/>
              <w:rFonts w:eastAsiaTheme="minorEastAsia"/>
              <w:noProof/>
            </w:rPr>
          </w:pPr>
          <w:ins w:id="13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Ftp.rmdir &lt;directory_sexp&gt;</w:t>
            </w:r>
            <w:r>
              <w:rPr>
                <w:noProof/>
                <w:webHidden/>
              </w:rPr>
              <w:tab/>
            </w:r>
            <w:r>
              <w:rPr>
                <w:noProof/>
                <w:webHidden/>
              </w:rPr>
              <w:fldChar w:fldCharType="begin"/>
            </w:r>
            <w:r>
              <w:rPr>
                <w:noProof/>
                <w:webHidden/>
              </w:rPr>
              <w:instrText xml:space="preserve"> PAGEREF _Toc427508657 \h </w:instrText>
            </w:r>
            <w:r>
              <w:rPr>
                <w:noProof/>
                <w:webHidden/>
              </w:rPr>
            </w:r>
          </w:ins>
          <w:r>
            <w:rPr>
              <w:noProof/>
              <w:webHidden/>
            </w:rPr>
            <w:fldChar w:fldCharType="separate"/>
          </w:r>
          <w:ins w:id="1383" w:author="Sammartano, Marc (BIC USA)" w:date="2015-08-16T17:11:00Z">
            <w:r>
              <w:rPr>
                <w:noProof/>
                <w:webHidden/>
              </w:rPr>
              <w:t>114</w:t>
            </w:r>
          </w:ins>
          <w:ins w:id="13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85" w:author="Sammartano, Marc (BIC USA)" w:date="2015-08-16T17:09:00Z"/>
              <w:rFonts w:eastAsiaTheme="minorEastAsia"/>
              <w:noProof/>
            </w:rPr>
          </w:pPr>
          <w:ins w:id="13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Ftp.mkdir &lt;directory_sexp&gt;</w:t>
            </w:r>
            <w:r>
              <w:rPr>
                <w:noProof/>
                <w:webHidden/>
              </w:rPr>
              <w:tab/>
            </w:r>
            <w:r>
              <w:rPr>
                <w:noProof/>
                <w:webHidden/>
              </w:rPr>
              <w:fldChar w:fldCharType="begin"/>
            </w:r>
            <w:r>
              <w:rPr>
                <w:noProof/>
                <w:webHidden/>
              </w:rPr>
              <w:instrText xml:space="preserve"> PAGEREF _Toc427508658 \h </w:instrText>
            </w:r>
            <w:r>
              <w:rPr>
                <w:noProof/>
                <w:webHidden/>
              </w:rPr>
            </w:r>
          </w:ins>
          <w:r>
            <w:rPr>
              <w:noProof/>
              <w:webHidden/>
            </w:rPr>
            <w:fldChar w:fldCharType="separate"/>
          </w:r>
          <w:ins w:id="1387" w:author="Sammartano, Marc (BIC USA)" w:date="2015-08-16T17:11:00Z">
            <w:r>
              <w:rPr>
                <w:noProof/>
                <w:webHidden/>
              </w:rPr>
              <w:t>115</w:t>
            </w:r>
          </w:ins>
          <w:ins w:id="138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389" w:author="Sammartano, Marc (BIC USA)" w:date="2015-08-16T17:09:00Z"/>
              <w:rFonts w:eastAsiaTheme="minorEastAsia"/>
              <w:noProof/>
            </w:rPr>
          </w:pPr>
          <w:ins w:id="13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Bluetooth</w:t>
            </w:r>
            <w:r>
              <w:rPr>
                <w:noProof/>
                <w:webHidden/>
              </w:rPr>
              <w:tab/>
            </w:r>
            <w:r>
              <w:rPr>
                <w:noProof/>
                <w:webHidden/>
              </w:rPr>
              <w:fldChar w:fldCharType="begin"/>
            </w:r>
            <w:r>
              <w:rPr>
                <w:noProof/>
                <w:webHidden/>
              </w:rPr>
              <w:instrText xml:space="preserve"> PAGEREF _Toc427508659 \h </w:instrText>
            </w:r>
            <w:r>
              <w:rPr>
                <w:noProof/>
                <w:webHidden/>
              </w:rPr>
            </w:r>
          </w:ins>
          <w:r>
            <w:rPr>
              <w:noProof/>
              <w:webHidden/>
            </w:rPr>
            <w:fldChar w:fldCharType="separate"/>
          </w:r>
          <w:ins w:id="1391" w:author="Sammartano, Marc (BIC USA)" w:date="2015-08-16T17:11:00Z">
            <w:r>
              <w:rPr>
                <w:noProof/>
                <w:webHidden/>
              </w:rPr>
              <w:t>115</w:t>
            </w:r>
          </w:ins>
          <w:ins w:id="13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93" w:author="Sammartano, Marc (BIC USA)" w:date="2015-08-16T17:09:00Z"/>
              <w:rFonts w:eastAsiaTheme="minorEastAsia"/>
              <w:noProof/>
            </w:rPr>
          </w:pPr>
          <w:ins w:id="13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Bt.open {0|1}</w:t>
            </w:r>
            <w:r>
              <w:rPr>
                <w:noProof/>
                <w:webHidden/>
              </w:rPr>
              <w:tab/>
            </w:r>
            <w:r>
              <w:rPr>
                <w:noProof/>
                <w:webHidden/>
              </w:rPr>
              <w:fldChar w:fldCharType="begin"/>
            </w:r>
            <w:r>
              <w:rPr>
                <w:noProof/>
                <w:webHidden/>
              </w:rPr>
              <w:instrText xml:space="preserve"> PAGEREF _Toc427508660 \h </w:instrText>
            </w:r>
            <w:r>
              <w:rPr>
                <w:noProof/>
                <w:webHidden/>
              </w:rPr>
            </w:r>
          </w:ins>
          <w:r>
            <w:rPr>
              <w:noProof/>
              <w:webHidden/>
            </w:rPr>
            <w:fldChar w:fldCharType="separate"/>
          </w:r>
          <w:ins w:id="1395" w:author="Sammartano, Marc (BIC USA)" w:date="2015-08-16T17:11:00Z">
            <w:r>
              <w:rPr>
                <w:noProof/>
                <w:webHidden/>
              </w:rPr>
              <w:t>115</w:t>
            </w:r>
          </w:ins>
          <w:ins w:id="13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397" w:author="Sammartano, Marc (BIC USA)" w:date="2015-08-16T17:09:00Z"/>
              <w:rFonts w:eastAsiaTheme="minorEastAsia"/>
              <w:noProof/>
            </w:rPr>
          </w:pPr>
          <w:ins w:id="13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Bt.close</w:t>
            </w:r>
            <w:r>
              <w:rPr>
                <w:noProof/>
                <w:webHidden/>
              </w:rPr>
              <w:tab/>
            </w:r>
            <w:r>
              <w:rPr>
                <w:noProof/>
                <w:webHidden/>
              </w:rPr>
              <w:fldChar w:fldCharType="begin"/>
            </w:r>
            <w:r>
              <w:rPr>
                <w:noProof/>
                <w:webHidden/>
              </w:rPr>
              <w:instrText xml:space="preserve"> PAGEREF _Toc427508661 \h </w:instrText>
            </w:r>
            <w:r>
              <w:rPr>
                <w:noProof/>
                <w:webHidden/>
              </w:rPr>
            </w:r>
          </w:ins>
          <w:r>
            <w:rPr>
              <w:noProof/>
              <w:webHidden/>
            </w:rPr>
            <w:fldChar w:fldCharType="separate"/>
          </w:r>
          <w:ins w:id="1399" w:author="Sammartano, Marc (BIC USA)" w:date="2015-08-16T17:11:00Z">
            <w:r>
              <w:rPr>
                <w:noProof/>
                <w:webHidden/>
              </w:rPr>
              <w:t>116</w:t>
            </w:r>
          </w:ins>
          <w:ins w:id="14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01" w:author="Sammartano, Marc (BIC USA)" w:date="2015-08-16T17:09:00Z"/>
              <w:rFonts w:eastAsiaTheme="minorEastAsia"/>
              <w:noProof/>
            </w:rPr>
          </w:pPr>
          <w:ins w:id="1402"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"_Toc427508662"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Bt.connect {0|1}</w:t>
            </w:r>
            <w:r>
              <w:rPr>
                <w:noProof/>
                <w:webHidden/>
              </w:rPr>
              <w:tab/>
            </w:r>
            <w:r>
              <w:rPr>
                <w:noProof/>
                <w:webHidden/>
              </w:rPr>
              <w:fldChar w:fldCharType="begin"/>
            </w:r>
            <w:r>
              <w:rPr>
                <w:noProof/>
                <w:webHidden/>
              </w:rPr>
              <w:instrText xml:space="preserve"> PAGEREF _Toc427508662 \h </w:instrText>
            </w:r>
            <w:r>
              <w:rPr>
                <w:noProof/>
                <w:webHidden/>
              </w:rPr>
            </w:r>
          </w:ins>
          <w:r>
            <w:rPr>
              <w:noProof/>
              <w:webHidden/>
            </w:rPr>
            <w:fldChar w:fldCharType="separate"/>
          </w:r>
          <w:ins w:id="1403" w:author="Sammartano, Marc (BIC USA)" w:date="2015-08-16T17:11:00Z">
            <w:r>
              <w:rPr>
                <w:noProof/>
                <w:webHidden/>
              </w:rPr>
              <w:t>116</w:t>
            </w:r>
          </w:ins>
          <w:ins w:id="14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05" w:author="Sammartano, Marc (BIC USA)" w:date="2015-08-16T17:09:00Z"/>
              <w:rFonts w:eastAsiaTheme="minorEastAsia"/>
              <w:noProof/>
            </w:rPr>
          </w:pPr>
          <w:ins w:id="14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Bt.disconnect</w:t>
            </w:r>
            <w:r>
              <w:rPr>
                <w:noProof/>
                <w:webHidden/>
              </w:rPr>
              <w:tab/>
            </w:r>
            <w:r>
              <w:rPr>
                <w:noProof/>
                <w:webHidden/>
              </w:rPr>
              <w:fldChar w:fldCharType="begin"/>
            </w:r>
            <w:r>
              <w:rPr>
                <w:noProof/>
                <w:webHidden/>
              </w:rPr>
              <w:instrText xml:space="preserve"> PAGEREF _Toc427508663 \h </w:instrText>
            </w:r>
            <w:r>
              <w:rPr>
                <w:noProof/>
                <w:webHidden/>
              </w:rPr>
            </w:r>
          </w:ins>
          <w:r>
            <w:rPr>
              <w:noProof/>
              <w:webHidden/>
            </w:rPr>
            <w:fldChar w:fldCharType="separate"/>
          </w:r>
          <w:ins w:id="1407" w:author="Sammartano, Marc (BIC USA)" w:date="2015-08-16T17:11:00Z">
            <w:r>
              <w:rPr>
                <w:noProof/>
                <w:webHidden/>
              </w:rPr>
              <w:t>116</w:t>
            </w:r>
          </w:ins>
          <w:ins w:id="14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09" w:author="Sammartano, Marc (BIC USA)" w:date="2015-08-16T17:09:00Z"/>
              <w:rFonts w:eastAsiaTheme="minorEastAsia"/>
              <w:noProof/>
            </w:rPr>
          </w:pPr>
          <w:ins w:id="14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Bt.reconnect</w:t>
            </w:r>
            <w:r>
              <w:rPr>
                <w:noProof/>
                <w:webHidden/>
              </w:rPr>
              <w:tab/>
            </w:r>
            <w:r>
              <w:rPr>
                <w:noProof/>
                <w:webHidden/>
              </w:rPr>
              <w:fldChar w:fldCharType="begin"/>
            </w:r>
            <w:r>
              <w:rPr>
                <w:noProof/>
                <w:webHidden/>
              </w:rPr>
              <w:instrText xml:space="preserve"> PAGEREF _Toc427508664 \h </w:instrText>
            </w:r>
            <w:r>
              <w:rPr>
                <w:noProof/>
                <w:webHidden/>
              </w:rPr>
            </w:r>
          </w:ins>
          <w:r>
            <w:rPr>
              <w:noProof/>
              <w:webHidden/>
            </w:rPr>
            <w:fldChar w:fldCharType="separate"/>
          </w:r>
          <w:ins w:id="1411" w:author="Sammartano, Marc (BIC USA)" w:date="2015-08-16T17:11:00Z">
            <w:r>
              <w:rPr>
                <w:noProof/>
                <w:webHidden/>
              </w:rPr>
              <w:t>116</w:t>
            </w:r>
          </w:ins>
          <w:ins w:id="14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13" w:author="Sammartano, Marc (BIC USA)" w:date="2015-08-16T17:09:00Z"/>
              <w:rFonts w:eastAsiaTheme="minorEastAsia"/>
              <w:noProof/>
            </w:rPr>
          </w:pPr>
          <w:ins w:id="14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_Toc427508665 \h </w:instrText>
            </w:r>
            <w:r>
              <w:rPr>
                <w:noProof/>
                <w:webHidden/>
              </w:rPr>
            </w:r>
          </w:ins>
          <w:r>
            <w:rPr>
              <w:noProof/>
              <w:webHidden/>
            </w:rPr>
            <w:fldChar w:fldCharType="separate"/>
          </w:r>
          <w:ins w:id="1415" w:author="Sammartano, Marc (BIC USA)" w:date="2015-08-16T17:11:00Z">
            <w:r>
              <w:rPr>
                <w:noProof/>
                <w:webHidden/>
              </w:rPr>
              <w:t>116</w:t>
            </w:r>
          </w:ins>
          <w:ins w:id="14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17" w:author="Sammartano, Marc (BIC USA)" w:date="2015-08-16T17:09:00Z"/>
              <w:rFonts w:eastAsiaTheme="minorEastAsia"/>
              <w:noProof/>
            </w:rPr>
          </w:pPr>
          <w:ins w:id="14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Bt.write {&lt;exp&gt; {,|;}} ...</w:t>
            </w:r>
            <w:r>
              <w:rPr>
                <w:noProof/>
                <w:webHidden/>
              </w:rPr>
              <w:tab/>
            </w:r>
            <w:r>
              <w:rPr>
                <w:noProof/>
                <w:webHidden/>
              </w:rPr>
              <w:fldChar w:fldCharType="begin"/>
            </w:r>
            <w:r>
              <w:rPr>
                <w:noProof/>
                <w:webHidden/>
              </w:rPr>
              <w:instrText xml:space="preserve"> PAGEREF _Toc427508666 \h </w:instrText>
            </w:r>
            <w:r>
              <w:rPr>
                <w:noProof/>
                <w:webHidden/>
              </w:rPr>
            </w:r>
          </w:ins>
          <w:r>
            <w:rPr>
              <w:noProof/>
              <w:webHidden/>
            </w:rPr>
            <w:fldChar w:fldCharType="separate"/>
          </w:r>
          <w:ins w:id="1419" w:author="Sammartano, Marc (BIC USA)" w:date="2015-08-16T17:11:00Z">
            <w:r>
              <w:rPr>
                <w:noProof/>
                <w:webHidden/>
              </w:rPr>
              <w:t>117</w:t>
            </w:r>
          </w:ins>
          <w:ins w:id="14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21" w:author="Sammartano, Marc (BIC USA)" w:date="2015-08-16T17:09:00Z"/>
              <w:rFonts w:eastAsiaTheme="minorEastAsia"/>
              <w:noProof/>
            </w:rPr>
          </w:pPr>
          <w:ins w:id="14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Bt.read.ready &lt;nvar&gt;</w:t>
            </w:r>
            <w:r>
              <w:rPr>
                <w:noProof/>
                <w:webHidden/>
              </w:rPr>
              <w:tab/>
            </w:r>
            <w:r>
              <w:rPr>
                <w:noProof/>
                <w:webHidden/>
              </w:rPr>
              <w:fldChar w:fldCharType="begin"/>
            </w:r>
            <w:r>
              <w:rPr>
                <w:noProof/>
                <w:webHidden/>
              </w:rPr>
              <w:instrText xml:space="preserve"> PAGEREF _Toc427508667 \h </w:instrText>
            </w:r>
            <w:r>
              <w:rPr>
                <w:noProof/>
                <w:webHidden/>
              </w:rPr>
            </w:r>
          </w:ins>
          <w:r>
            <w:rPr>
              <w:noProof/>
              <w:webHidden/>
            </w:rPr>
            <w:fldChar w:fldCharType="separate"/>
          </w:r>
          <w:ins w:id="1423" w:author="Sammartano, Marc (BIC USA)" w:date="2015-08-16T17:11:00Z">
            <w:r>
              <w:rPr>
                <w:noProof/>
                <w:webHidden/>
              </w:rPr>
              <w:t>117</w:t>
            </w:r>
          </w:ins>
          <w:ins w:id="142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25" w:author="Sammartano, Marc (BIC USA)" w:date="2015-08-16T17:09:00Z"/>
              <w:rFonts w:eastAsiaTheme="minorEastAsia"/>
              <w:noProof/>
            </w:rPr>
          </w:pPr>
          <w:ins w:id="14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OnBtReadReady:</w:t>
            </w:r>
            <w:r>
              <w:rPr>
                <w:noProof/>
                <w:webHidden/>
              </w:rPr>
              <w:tab/>
            </w:r>
            <w:r>
              <w:rPr>
                <w:noProof/>
                <w:webHidden/>
              </w:rPr>
              <w:fldChar w:fldCharType="begin"/>
            </w:r>
            <w:r>
              <w:rPr>
                <w:noProof/>
                <w:webHidden/>
              </w:rPr>
              <w:instrText xml:space="preserve"> PAGEREF _Toc427508668 \h </w:instrText>
            </w:r>
            <w:r>
              <w:rPr>
                <w:noProof/>
                <w:webHidden/>
              </w:rPr>
            </w:r>
          </w:ins>
          <w:r>
            <w:rPr>
              <w:noProof/>
              <w:webHidden/>
            </w:rPr>
            <w:fldChar w:fldCharType="separate"/>
          </w:r>
          <w:ins w:id="1427" w:author="Sammartano, Marc (BIC USA)" w:date="2015-08-16T17:11:00Z">
            <w:r>
              <w:rPr>
                <w:noProof/>
                <w:webHidden/>
              </w:rPr>
              <w:t>117</w:t>
            </w:r>
          </w:ins>
          <w:ins w:id="14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429" w:author="Sammartano, Marc (BIC USA)" w:date="2015-08-16T17:09:00Z"/>
              <w:rFonts w:eastAsiaTheme="minorEastAsia"/>
              <w:noProof/>
            </w:rPr>
          </w:pPr>
          <w:ins w:id="14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Bt.onReadReady.resume</w:t>
            </w:r>
            <w:r>
              <w:rPr>
                <w:noProof/>
                <w:webHidden/>
              </w:rPr>
              <w:tab/>
            </w:r>
            <w:r>
              <w:rPr>
                <w:noProof/>
                <w:webHidden/>
              </w:rPr>
              <w:fldChar w:fldCharType="begin"/>
            </w:r>
            <w:r>
              <w:rPr>
                <w:noProof/>
                <w:webHidden/>
              </w:rPr>
              <w:instrText xml:space="preserve"> PAGEREF _Toc427508669 \h </w:instrText>
            </w:r>
            <w:r>
              <w:rPr>
                <w:noProof/>
                <w:webHidden/>
              </w:rPr>
            </w:r>
          </w:ins>
          <w:r>
            <w:rPr>
              <w:noProof/>
              <w:webHidden/>
            </w:rPr>
            <w:fldChar w:fldCharType="separate"/>
          </w:r>
          <w:ins w:id="1431" w:author="Sammartano, Marc (BIC USA)" w:date="2015-08-16T17:11:00Z">
            <w:r>
              <w:rPr>
                <w:noProof/>
                <w:webHidden/>
              </w:rPr>
              <w:t>117</w:t>
            </w:r>
          </w:ins>
          <w:ins w:id="14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33" w:author="Sammartano, Marc (BIC USA)" w:date="2015-08-16T17:09:00Z"/>
              <w:rFonts w:eastAsiaTheme="minorEastAsia"/>
              <w:noProof/>
            </w:rPr>
          </w:pPr>
          <w:ins w:id="14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Bt.read.bytes &lt;svar&gt;</w:t>
            </w:r>
            <w:r>
              <w:rPr>
                <w:noProof/>
                <w:webHidden/>
              </w:rPr>
              <w:tab/>
            </w:r>
            <w:r>
              <w:rPr>
                <w:noProof/>
                <w:webHidden/>
              </w:rPr>
              <w:fldChar w:fldCharType="begin"/>
            </w:r>
            <w:r>
              <w:rPr>
                <w:noProof/>
                <w:webHidden/>
              </w:rPr>
              <w:instrText xml:space="preserve"> PAGEREF _Toc427508670 \h </w:instrText>
            </w:r>
            <w:r>
              <w:rPr>
                <w:noProof/>
                <w:webHidden/>
              </w:rPr>
            </w:r>
          </w:ins>
          <w:r>
            <w:rPr>
              <w:noProof/>
              <w:webHidden/>
            </w:rPr>
            <w:fldChar w:fldCharType="separate"/>
          </w:r>
          <w:ins w:id="1435" w:author="Sammartano, Marc (BIC USA)" w:date="2015-08-16T17:11:00Z">
            <w:r>
              <w:rPr>
                <w:noProof/>
                <w:webHidden/>
              </w:rPr>
              <w:t>118</w:t>
            </w:r>
          </w:ins>
          <w:ins w:id="14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37" w:author="Sammartano, Marc (BIC USA)" w:date="2015-08-16T17:09:00Z"/>
              <w:rFonts w:eastAsiaTheme="minorEastAsia"/>
              <w:noProof/>
            </w:rPr>
          </w:pPr>
          <w:ins w:id="14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Bt.device.name &lt;svar&gt;</w:t>
            </w:r>
            <w:r>
              <w:rPr>
                <w:noProof/>
                <w:webHidden/>
              </w:rPr>
              <w:tab/>
            </w:r>
            <w:r>
              <w:rPr>
                <w:noProof/>
                <w:webHidden/>
              </w:rPr>
              <w:fldChar w:fldCharType="begin"/>
            </w:r>
            <w:r>
              <w:rPr>
                <w:noProof/>
                <w:webHidden/>
              </w:rPr>
              <w:instrText xml:space="preserve"> PAGEREF _Toc427508671 \h </w:instrText>
            </w:r>
            <w:r>
              <w:rPr>
                <w:noProof/>
                <w:webHidden/>
              </w:rPr>
            </w:r>
          </w:ins>
          <w:r>
            <w:rPr>
              <w:noProof/>
              <w:webHidden/>
            </w:rPr>
            <w:fldChar w:fldCharType="separate"/>
          </w:r>
          <w:ins w:id="1439" w:author="Sammartano, Marc (BIC USA)" w:date="2015-08-16T17:11:00Z">
            <w:r>
              <w:rPr>
                <w:noProof/>
                <w:webHidden/>
              </w:rPr>
              <w:t>118</w:t>
            </w:r>
          </w:ins>
          <w:ins w:id="14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41" w:author="Sammartano, Marc (BIC USA)" w:date="2015-08-16T17:09:00Z"/>
              <w:rFonts w:eastAsiaTheme="minorEastAsia"/>
              <w:noProof/>
            </w:rPr>
          </w:pPr>
          <w:ins w:id="14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Bt.set.UUID &lt;sexp&gt;</w:t>
            </w:r>
            <w:r>
              <w:rPr>
                <w:noProof/>
                <w:webHidden/>
              </w:rPr>
              <w:tab/>
            </w:r>
            <w:r>
              <w:rPr>
                <w:noProof/>
                <w:webHidden/>
              </w:rPr>
              <w:fldChar w:fldCharType="begin"/>
            </w:r>
            <w:r>
              <w:rPr>
                <w:noProof/>
                <w:webHidden/>
              </w:rPr>
              <w:instrText xml:space="preserve"> PAGEREF _Toc427508672 \h </w:instrText>
            </w:r>
            <w:r>
              <w:rPr>
                <w:noProof/>
                <w:webHidden/>
              </w:rPr>
            </w:r>
          </w:ins>
          <w:r>
            <w:rPr>
              <w:noProof/>
              <w:webHidden/>
            </w:rPr>
            <w:fldChar w:fldCharType="separate"/>
          </w:r>
          <w:ins w:id="1443" w:author="Sammartano, Marc (BIC USA)" w:date="2015-08-16T17:11:00Z">
            <w:r>
              <w:rPr>
                <w:noProof/>
                <w:webHidden/>
              </w:rPr>
              <w:t>118</w:t>
            </w:r>
          </w:ins>
          <w:ins w:id="144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445" w:author="Sammartano, Marc (BIC USA)" w:date="2015-08-16T17:09:00Z"/>
              <w:rFonts w:eastAsiaTheme="minorEastAsia"/>
              <w:noProof/>
            </w:rPr>
          </w:pPr>
          <w:ins w:id="14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Communication: Phone and Text</w:t>
            </w:r>
            <w:r>
              <w:rPr>
                <w:noProof/>
                <w:webHidden/>
              </w:rPr>
              <w:tab/>
            </w:r>
            <w:r>
              <w:rPr>
                <w:noProof/>
                <w:webHidden/>
              </w:rPr>
              <w:fldChar w:fldCharType="begin"/>
            </w:r>
            <w:r>
              <w:rPr>
                <w:noProof/>
                <w:webHidden/>
              </w:rPr>
              <w:instrText xml:space="preserve"> PAGEREF _Toc427508673 \h </w:instrText>
            </w:r>
            <w:r>
              <w:rPr>
                <w:noProof/>
                <w:webHidden/>
              </w:rPr>
            </w:r>
          </w:ins>
          <w:r>
            <w:rPr>
              <w:noProof/>
              <w:webHidden/>
            </w:rPr>
            <w:fldChar w:fldCharType="separate"/>
          </w:r>
          <w:ins w:id="1447" w:author="Sammartano, Marc (BIC USA)" w:date="2015-08-16T17:11:00Z">
            <w:r>
              <w:rPr>
                <w:noProof/>
                <w:webHidden/>
              </w:rPr>
              <w:t>118</w:t>
            </w:r>
          </w:ins>
          <w:ins w:id="14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49" w:author="Sammartano, Marc (BIC USA)" w:date="2015-08-16T17:09:00Z"/>
              <w:rFonts w:eastAsiaTheme="minorEastAsia"/>
              <w:noProof/>
            </w:rPr>
          </w:pPr>
          <w:ins w:id="14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_Toc427508674 \h </w:instrText>
            </w:r>
            <w:r>
              <w:rPr>
                <w:noProof/>
                <w:webHidden/>
              </w:rPr>
            </w:r>
          </w:ins>
          <w:r>
            <w:rPr>
              <w:noProof/>
              <w:webHidden/>
            </w:rPr>
            <w:fldChar w:fldCharType="separate"/>
          </w:r>
          <w:ins w:id="1451" w:author="Sammartano, Marc (BIC USA)" w:date="2015-08-16T17:11:00Z">
            <w:r>
              <w:rPr>
                <w:noProof/>
                <w:webHidden/>
              </w:rPr>
              <w:t>118</w:t>
            </w:r>
          </w:ins>
          <w:ins w:id="14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53" w:author="Sammartano, Marc (BIC USA)" w:date="2015-08-16T17:09:00Z"/>
              <w:rFonts w:eastAsiaTheme="minorEastAsia"/>
              <w:noProof/>
            </w:rPr>
          </w:pPr>
          <w:ins w:id="14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MyPhoneNumber &lt;svar&gt;</w:t>
            </w:r>
            <w:r>
              <w:rPr>
                <w:noProof/>
                <w:webHidden/>
              </w:rPr>
              <w:tab/>
            </w:r>
            <w:r>
              <w:rPr>
                <w:noProof/>
                <w:webHidden/>
              </w:rPr>
              <w:fldChar w:fldCharType="begin"/>
            </w:r>
            <w:r>
              <w:rPr>
                <w:noProof/>
                <w:webHidden/>
              </w:rPr>
              <w:instrText xml:space="preserve"> PAGEREF _Toc427508675 \h </w:instrText>
            </w:r>
            <w:r>
              <w:rPr>
                <w:noProof/>
                <w:webHidden/>
              </w:rPr>
            </w:r>
          </w:ins>
          <w:r>
            <w:rPr>
              <w:noProof/>
              <w:webHidden/>
            </w:rPr>
            <w:fldChar w:fldCharType="separate"/>
          </w:r>
          <w:ins w:id="1455" w:author="Sammartano, Marc (BIC USA)" w:date="2015-08-16T17:11:00Z">
            <w:r>
              <w:rPr>
                <w:noProof/>
                <w:webHidden/>
              </w:rPr>
              <w:t>118</w:t>
            </w:r>
          </w:ins>
          <w:ins w:id="14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57" w:author="Sammartano, Marc (BIC USA)" w:date="2015-08-16T17:09:00Z"/>
              <w:rFonts w:eastAsiaTheme="minorEastAsia"/>
              <w:noProof/>
            </w:rPr>
          </w:pPr>
          <w:ins w:id="14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Phone.call &lt;sexp&gt;</w:t>
            </w:r>
            <w:r>
              <w:rPr>
                <w:noProof/>
                <w:webHidden/>
              </w:rPr>
              <w:tab/>
            </w:r>
            <w:r>
              <w:rPr>
                <w:noProof/>
                <w:webHidden/>
              </w:rPr>
              <w:fldChar w:fldCharType="begin"/>
            </w:r>
            <w:r>
              <w:rPr>
                <w:noProof/>
                <w:webHidden/>
              </w:rPr>
              <w:instrText xml:space="preserve"> PAGEREF _Toc427508676 \h </w:instrText>
            </w:r>
            <w:r>
              <w:rPr>
                <w:noProof/>
                <w:webHidden/>
              </w:rPr>
            </w:r>
          </w:ins>
          <w:r>
            <w:rPr>
              <w:noProof/>
              <w:webHidden/>
            </w:rPr>
            <w:fldChar w:fldCharType="separate"/>
          </w:r>
          <w:ins w:id="1459" w:author="Sammartano, Marc (BIC USA)" w:date="2015-08-16T17:11:00Z">
            <w:r>
              <w:rPr>
                <w:noProof/>
                <w:webHidden/>
              </w:rPr>
              <w:t>118</w:t>
            </w:r>
          </w:ins>
          <w:ins w:id="14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61" w:author="Sammartano, Marc (BIC USA)" w:date="2015-08-16T17:09:00Z"/>
              <w:rFonts w:eastAsiaTheme="minorEastAsia"/>
              <w:noProof/>
            </w:rPr>
          </w:pPr>
          <w:ins w:id="14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Phone.dial &lt;sexp&gt;</w:t>
            </w:r>
            <w:r>
              <w:rPr>
                <w:noProof/>
                <w:webHidden/>
              </w:rPr>
              <w:tab/>
            </w:r>
            <w:r>
              <w:rPr>
                <w:noProof/>
                <w:webHidden/>
              </w:rPr>
              <w:fldChar w:fldCharType="begin"/>
            </w:r>
            <w:r>
              <w:rPr>
                <w:noProof/>
                <w:webHidden/>
              </w:rPr>
              <w:instrText xml:space="preserve"> PAGEREF _Toc427508677 \h </w:instrText>
            </w:r>
            <w:r>
              <w:rPr>
                <w:noProof/>
                <w:webHidden/>
              </w:rPr>
            </w:r>
          </w:ins>
          <w:r>
            <w:rPr>
              <w:noProof/>
              <w:webHidden/>
            </w:rPr>
            <w:fldChar w:fldCharType="separate"/>
          </w:r>
          <w:ins w:id="1463" w:author="Sammartano, Marc (BIC USA)" w:date="2015-08-16T17:11:00Z">
            <w:r>
              <w:rPr>
                <w:noProof/>
                <w:webHidden/>
              </w:rPr>
              <w:t>119</w:t>
            </w:r>
          </w:ins>
          <w:ins w:id="14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65" w:author="Sammartano, Marc (BIC USA)" w:date="2015-08-16T17:09:00Z"/>
              <w:rFonts w:eastAsiaTheme="minorEastAsia"/>
              <w:noProof/>
            </w:rPr>
          </w:pPr>
          <w:ins w:id="14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Phone.rcv.init</w:t>
            </w:r>
            <w:r>
              <w:rPr>
                <w:noProof/>
                <w:webHidden/>
              </w:rPr>
              <w:tab/>
            </w:r>
            <w:r>
              <w:rPr>
                <w:noProof/>
                <w:webHidden/>
              </w:rPr>
              <w:fldChar w:fldCharType="begin"/>
            </w:r>
            <w:r>
              <w:rPr>
                <w:noProof/>
                <w:webHidden/>
              </w:rPr>
              <w:instrText xml:space="preserve"> PAGEREF _Toc427508678 \h </w:instrText>
            </w:r>
            <w:r>
              <w:rPr>
                <w:noProof/>
                <w:webHidden/>
              </w:rPr>
            </w:r>
          </w:ins>
          <w:r>
            <w:rPr>
              <w:noProof/>
              <w:webHidden/>
            </w:rPr>
            <w:fldChar w:fldCharType="separate"/>
          </w:r>
          <w:ins w:id="1467" w:author="Sammartano, Marc (BIC USA)" w:date="2015-08-16T17:11:00Z">
            <w:r>
              <w:rPr>
                <w:noProof/>
                <w:webHidden/>
              </w:rPr>
              <w:t>119</w:t>
            </w:r>
          </w:ins>
          <w:ins w:id="14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69" w:author="Sammartano, Marc (BIC USA)" w:date="2015-08-16T17:09:00Z"/>
              <w:rFonts w:eastAsiaTheme="minorEastAsia"/>
              <w:noProof/>
            </w:rPr>
          </w:pPr>
          <w:ins w:id="14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Phone.rcv.next &lt;state_nvar&gt;, &lt;number_svar&gt;</w:t>
            </w:r>
            <w:r>
              <w:rPr>
                <w:noProof/>
                <w:webHidden/>
              </w:rPr>
              <w:tab/>
            </w:r>
            <w:r>
              <w:rPr>
                <w:noProof/>
                <w:webHidden/>
              </w:rPr>
              <w:fldChar w:fldCharType="begin"/>
            </w:r>
            <w:r>
              <w:rPr>
                <w:noProof/>
                <w:webHidden/>
              </w:rPr>
              <w:instrText xml:space="preserve"> PAGEREF _Toc427508679 \h </w:instrText>
            </w:r>
            <w:r>
              <w:rPr>
                <w:noProof/>
                <w:webHidden/>
              </w:rPr>
            </w:r>
          </w:ins>
          <w:r>
            <w:rPr>
              <w:noProof/>
              <w:webHidden/>
            </w:rPr>
            <w:fldChar w:fldCharType="separate"/>
          </w:r>
          <w:ins w:id="1471" w:author="Sammartano, Marc (BIC USA)" w:date="2015-08-16T17:11:00Z">
            <w:r>
              <w:rPr>
                <w:noProof/>
                <w:webHidden/>
              </w:rPr>
              <w:t>119</w:t>
            </w:r>
          </w:ins>
          <w:ins w:id="14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73" w:author="Sammartano, Marc (BIC USA)" w:date="2015-08-16T17:09:00Z"/>
              <w:rFonts w:eastAsiaTheme="minorEastAsia"/>
              <w:noProof/>
            </w:rPr>
          </w:pPr>
          <w:ins w:id="14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Sms.send &lt;number_sexp&gt;, &lt;message_sexp&gt;</w:t>
            </w:r>
            <w:r>
              <w:rPr>
                <w:noProof/>
                <w:webHidden/>
              </w:rPr>
              <w:tab/>
            </w:r>
            <w:r>
              <w:rPr>
                <w:noProof/>
                <w:webHidden/>
              </w:rPr>
              <w:fldChar w:fldCharType="begin"/>
            </w:r>
            <w:r>
              <w:rPr>
                <w:noProof/>
                <w:webHidden/>
              </w:rPr>
              <w:instrText xml:space="preserve"> PAGEREF _Toc427508680 \h </w:instrText>
            </w:r>
            <w:r>
              <w:rPr>
                <w:noProof/>
                <w:webHidden/>
              </w:rPr>
            </w:r>
          </w:ins>
          <w:r>
            <w:rPr>
              <w:noProof/>
              <w:webHidden/>
            </w:rPr>
            <w:fldChar w:fldCharType="separate"/>
          </w:r>
          <w:ins w:id="1475" w:author="Sammartano, Marc (BIC USA)" w:date="2015-08-16T17:11:00Z">
            <w:r>
              <w:rPr>
                <w:noProof/>
                <w:webHidden/>
              </w:rPr>
              <w:t>119</w:t>
            </w:r>
          </w:ins>
          <w:ins w:id="14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77" w:author="Sammartano, Marc (BIC USA)" w:date="2015-08-16T17:09:00Z"/>
              <w:rFonts w:eastAsiaTheme="minorEastAsia"/>
              <w:noProof/>
            </w:rPr>
          </w:pPr>
          <w:ins w:id="14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Sms.rcv.init</w:t>
            </w:r>
            <w:r>
              <w:rPr>
                <w:noProof/>
                <w:webHidden/>
              </w:rPr>
              <w:tab/>
            </w:r>
            <w:r>
              <w:rPr>
                <w:noProof/>
                <w:webHidden/>
              </w:rPr>
              <w:fldChar w:fldCharType="begin"/>
            </w:r>
            <w:r>
              <w:rPr>
                <w:noProof/>
                <w:webHidden/>
              </w:rPr>
              <w:instrText xml:space="preserve"> PAGEREF _Toc427508681 \h </w:instrText>
            </w:r>
            <w:r>
              <w:rPr>
                <w:noProof/>
                <w:webHidden/>
              </w:rPr>
            </w:r>
          </w:ins>
          <w:r>
            <w:rPr>
              <w:noProof/>
              <w:webHidden/>
            </w:rPr>
            <w:fldChar w:fldCharType="separate"/>
          </w:r>
          <w:ins w:id="1479" w:author="Sammartano, Marc (BIC USA)" w:date="2015-08-16T17:11:00Z">
            <w:r>
              <w:rPr>
                <w:noProof/>
                <w:webHidden/>
              </w:rPr>
              <w:t>119</w:t>
            </w:r>
          </w:ins>
          <w:ins w:id="14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81" w:author="Sammartano, Marc (BIC USA)" w:date="2015-08-16T17:09:00Z"/>
              <w:rFonts w:eastAsiaTheme="minorEastAsia"/>
              <w:noProof/>
            </w:rPr>
          </w:pPr>
          <w:ins w:id="14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Sms.rcv.next &lt;svar&gt;</w:t>
            </w:r>
            <w:r>
              <w:rPr>
                <w:noProof/>
                <w:webHidden/>
              </w:rPr>
              <w:tab/>
            </w:r>
            <w:r>
              <w:rPr>
                <w:noProof/>
                <w:webHidden/>
              </w:rPr>
              <w:fldChar w:fldCharType="begin"/>
            </w:r>
            <w:r>
              <w:rPr>
                <w:noProof/>
                <w:webHidden/>
              </w:rPr>
              <w:instrText xml:space="preserve"> PAGEREF _Toc427508682 \h </w:instrText>
            </w:r>
            <w:r>
              <w:rPr>
                <w:noProof/>
                <w:webHidden/>
              </w:rPr>
            </w:r>
          </w:ins>
          <w:r>
            <w:rPr>
              <w:noProof/>
              <w:webHidden/>
            </w:rPr>
            <w:fldChar w:fldCharType="separate"/>
          </w:r>
          <w:ins w:id="1483" w:author="Sammartano, Marc (BIC USA)" w:date="2015-08-16T17:11:00Z">
            <w:r>
              <w:rPr>
                <w:noProof/>
                <w:webHidden/>
              </w:rPr>
              <w:t>119</w:t>
            </w:r>
          </w:ins>
          <w:ins w:id="148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485" w:author="Sammartano, Marc (BIC USA)" w:date="2015-08-16T17:09:00Z"/>
              <w:rFonts w:eastAsiaTheme="minorEastAsia"/>
              <w:noProof/>
            </w:rPr>
          </w:pPr>
          <w:ins w:id="14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 and Timers</w:t>
            </w:r>
            <w:r>
              <w:rPr>
                <w:noProof/>
                <w:webHidden/>
              </w:rPr>
              <w:tab/>
            </w:r>
            <w:r>
              <w:rPr>
                <w:noProof/>
                <w:webHidden/>
              </w:rPr>
              <w:fldChar w:fldCharType="begin"/>
            </w:r>
            <w:r>
              <w:rPr>
                <w:noProof/>
                <w:webHidden/>
              </w:rPr>
              <w:instrText xml:space="preserve"> PAGEREF _Toc427508683 \h </w:instrText>
            </w:r>
            <w:r>
              <w:rPr>
                <w:noProof/>
                <w:webHidden/>
              </w:rPr>
            </w:r>
          </w:ins>
          <w:r>
            <w:rPr>
              <w:noProof/>
              <w:webHidden/>
            </w:rPr>
            <w:fldChar w:fldCharType="separate"/>
          </w:r>
          <w:ins w:id="1487" w:author="Sammartano, Marc (BIC USA)" w:date="2015-08-16T17:11:00Z">
            <w:r>
              <w:rPr>
                <w:noProof/>
                <w:webHidden/>
              </w:rPr>
              <w:t>120</w:t>
            </w:r>
          </w:ins>
          <w:ins w:id="14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489" w:author="Sammartano, Marc (BIC USA)" w:date="2015-08-16T17:09:00Z"/>
              <w:rFonts w:eastAsiaTheme="minorEastAsia"/>
              <w:noProof/>
            </w:rPr>
          </w:pPr>
          <w:ins w:id="14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 and TimeZone Commands</w:t>
            </w:r>
            <w:r>
              <w:rPr>
                <w:noProof/>
                <w:webHidden/>
              </w:rPr>
              <w:tab/>
            </w:r>
            <w:r>
              <w:rPr>
                <w:noProof/>
                <w:webHidden/>
              </w:rPr>
              <w:fldChar w:fldCharType="begin"/>
            </w:r>
            <w:r>
              <w:rPr>
                <w:noProof/>
                <w:webHidden/>
              </w:rPr>
              <w:instrText xml:space="preserve"> PAGEREF _Toc427508684 \h </w:instrText>
            </w:r>
            <w:r>
              <w:rPr>
                <w:noProof/>
                <w:webHidden/>
              </w:rPr>
            </w:r>
          </w:ins>
          <w:r>
            <w:rPr>
              <w:noProof/>
              <w:webHidden/>
            </w:rPr>
            <w:fldChar w:fldCharType="separate"/>
          </w:r>
          <w:ins w:id="1491" w:author="Sammartano, Marc (BIC USA)" w:date="2015-08-16T17:11:00Z">
            <w:r>
              <w:rPr>
                <w:noProof/>
                <w:webHidden/>
              </w:rPr>
              <w:t>120</w:t>
            </w:r>
          </w:ins>
          <w:ins w:id="14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493" w:author="Sammartano, Marc (BIC USA)" w:date="2015-08-16T17:09:00Z"/>
              <w:rFonts w:eastAsiaTheme="minorEastAsia"/>
              <w:noProof/>
            </w:rPr>
          </w:pPr>
          <w:ins w:id="14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_Toc427508685 \h </w:instrText>
            </w:r>
            <w:r>
              <w:rPr>
                <w:noProof/>
                <w:webHidden/>
              </w:rPr>
            </w:r>
          </w:ins>
          <w:r>
            <w:rPr>
              <w:noProof/>
              <w:webHidden/>
            </w:rPr>
            <w:fldChar w:fldCharType="separate"/>
          </w:r>
          <w:ins w:id="1495" w:author="Sammartano, Marc (BIC USA)" w:date="2015-08-16T17:11:00Z">
            <w:r>
              <w:rPr>
                <w:noProof/>
                <w:webHidden/>
              </w:rPr>
              <w:t>120</w:t>
            </w:r>
          </w:ins>
          <w:ins w:id="14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497" w:author="Sammartano, Marc (BIC USA)" w:date="2015-08-16T17:09:00Z"/>
              <w:rFonts w:eastAsiaTheme="minorEastAsia"/>
              <w:noProof/>
            </w:rPr>
          </w:pPr>
          <w:ins w:id="14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TimeZone.set { &lt;tz_sexp&gt; }</w:t>
            </w:r>
            <w:r>
              <w:rPr>
                <w:noProof/>
                <w:webHidden/>
              </w:rPr>
              <w:tab/>
            </w:r>
            <w:r>
              <w:rPr>
                <w:noProof/>
                <w:webHidden/>
              </w:rPr>
              <w:fldChar w:fldCharType="begin"/>
            </w:r>
            <w:r>
              <w:rPr>
                <w:noProof/>
                <w:webHidden/>
              </w:rPr>
              <w:instrText xml:space="preserve"> PAGEREF _Toc427508686 \h </w:instrText>
            </w:r>
            <w:r>
              <w:rPr>
                <w:noProof/>
                <w:webHidden/>
              </w:rPr>
            </w:r>
          </w:ins>
          <w:r>
            <w:rPr>
              <w:noProof/>
              <w:webHidden/>
            </w:rPr>
            <w:fldChar w:fldCharType="separate"/>
          </w:r>
          <w:ins w:id="1499" w:author="Sammartano, Marc (BIC USA)" w:date="2015-08-16T17:11:00Z">
            <w:r>
              <w:rPr>
                <w:noProof/>
                <w:webHidden/>
              </w:rPr>
              <w:t>121</w:t>
            </w:r>
          </w:ins>
          <w:ins w:id="15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01" w:author="Sammartano, Marc (BIC USA)" w:date="2015-08-16T17:09:00Z"/>
              <w:rFonts w:eastAsiaTheme="minorEastAsia"/>
              <w:noProof/>
            </w:rPr>
          </w:pPr>
          <w:ins w:id="15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TimeZone.get &lt;tz_svar&gt;</w:t>
            </w:r>
            <w:r>
              <w:rPr>
                <w:noProof/>
                <w:webHidden/>
              </w:rPr>
              <w:tab/>
            </w:r>
            <w:r>
              <w:rPr>
                <w:noProof/>
                <w:webHidden/>
              </w:rPr>
              <w:fldChar w:fldCharType="begin"/>
            </w:r>
            <w:r>
              <w:rPr>
                <w:noProof/>
                <w:webHidden/>
              </w:rPr>
              <w:instrText xml:space="preserve"> PAGEREF _Toc427508687 \h </w:instrText>
            </w:r>
            <w:r>
              <w:rPr>
                <w:noProof/>
                <w:webHidden/>
              </w:rPr>
            </w:r>
          </w:ins>
          <w:r>
            <w:rPr>
              <w:noProof/>
              <w:webHidden/>
            </w:rPr>
            <w:fldChar w:fldCharType="separate"/>
          </w:r>
          <w:ins w:id="1503" w:author="Sammartano, Marc (BIC USA)" w:date="2015-08-16T17:11:00Z">
            <w:r>
              <w:rPr>
                <w:noProof/>
                <w:webHidden/>
              </w:rPr>
              <w:t>121</w:t>
            </w:r>
          </w:ins>
          <w:ins w:id="15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05" w:author="Sammartano, Marc (BIC USA)" w:date="2015-08-16T17:09:00Z"/>
              <w:rFonts w:eastAsiaTheme="minorEastAsia"/>
              <w:noProof/>
            </w:rPr>
          </w:pPr>
          <w:ins w:id="15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TimeZone.list &lt;tz_list_pointer_nexp&gt;</w:t>
            </w:r>
            <w:r>
              <w:rPr>
                <w:noProof/>
                <w:webHidden/>
              </w:rPr>
              <w:tab/>
            </w:r>
            <w:r>
              <w:rPr>
                <w:noProof/>
                <w:webHidden/>
              </w:rPr>
              <w:fldChar w:fldCharType="begin"/>
            </w:r>
            <w:r>
              <w:rPr>
                <w:noProof/>
                <w:webHidden/>
              </w:rPr>
              <w:instrText xml:space="preserve"> PAGEREF _Toc427508688 \h </w:instrText>
            </w:r>
            <w:r>
              <w:rPr>
                <w:noProof/>
                <w:webHidden/>
              </w:rPr>
            </w:r>
          </w:ins>
          <w:r>
            <w:rPr>
              <w:noProof/>
              <w:webHidden/>
            </w:rPr>
            <w:fldChar w:fldCharType="separate"/>
          </w:r>
          <w:ins w:id="1507" w:author="Sammartano, Marc (BIC USA)" w:date="2015-08-16T17:11:00Z">
            <w:r>
              <w:rPr>
                <w:noProof/>
                <w:webHidden/>
              </w:rPr>
              <w:t>121</w:t>
            </w:r>
          </w:ins>
          <w:ins w:id="15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09" w:author="Sammartano, Marc (BIC USA)" w:date="2015-08-16T17:09:00Z"/>
              <w:rFonts w:eastAsiaTheme="minorEastAsia"/>
              <w:noProof/>
            </w:rPr>
          </w:pPr>
          <w:ins w:id="15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Timer Interrupt and Commands</w:t>
            </w:r>
            <w:r>
              <w:rPr>
                <w:noProof/>
                <w:webHidden/>
              </w:rPr>
              <w:tab/>
            </w:r>
            <w:r>
              <w:rPr>
                <w:noProof/>
                <w:webHidden/>
              </w:rPr>
              <w:fldChar w:fldCharType="begin"/>
            </w:r>
            <w:r>
              <w:rPr>
                <w:noProof/>
                <w:webHidden/>
              </w:rPr>
              <w:instrText xml:space="preserve"> PAGEREF _Toc427508689 \h </w:instrText>
            </w:r>
            <w:r>
              <w:rPr>
                <w:noProof/>
                <w:webHidden/>
              </w:rPr>
            </w:r>
          </w:ins>
          <w:r>
            <w:rPr>
              <w:noProof/>
              <w:webHidden/>
            </w:rPr>
            <w:fldChar w:fldCharType="separate"/>
          </w:r>
          <w:ins w:id="1511" w:author="Sammartano, Marc (BIC USA)" w:date="2015-08-16T17:11:00Z">
            <w:r>
              <w:rPr>
                <w:noProof/>
                <w:webHidden/>
              </w:rPr>
              <w:t>121</w:t>
            </w:r>
          </w:ins>
          <w:ins w:id="15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13" w:author="Sammartano, Marc (BIC USA)" w:date="2015-08-16T17:09:00Z"/>
              <w:rFonts w:eastAsiaTheme="minorEastAsia"/>
              <w:noProof/>
            </w:rPr>
          </w:pPr>
          <w:ins w:id="15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Timer.set &lt;interval_nexp&gt;</w:t>
            </w:r>
            <w:r>
              <w:rPr>
                <w:noProof/>
                <w:webHidden/>
              </w:rPr>
              <w:tab/>
            </w:r>
            <w:r>
              <w:rPr>
                <w:noProof/>
                <w:webHidden/>
              </w:rPr>
              <w:fldChar w:fldCharType="begin"/>
            </w:r>
            <w:r>
              <w:rPr>
                <w:noProof/>
                <w:webHidden/>
              </w:rPr>
              <w:instrText xml:space="preserve"> PAGEREF _Toc427508690 \h </w:instrText>
            </w:r>
            <w:r>
              <w:rPr>
                <w:noProof/>
                <w:webHidden/>
              </w:rPr>
            </w:r>
          </w:ins>
          <w:r>
            <w:rPr>
              <w:noProof/>
              <w:webHidden/>
            </w:rPr>
            <w:fldChar w:fldCharType="separate"/>
          </w:r>
          <w:ins w:id="1515" w:author="Sammartano, Marc (BIC USA)" w:date="2015-08-16T17:11:00Z">
            <w:r>
              <w:rPr>
                <w:noProof/>
                <w:webHidden/>
              </w:rPr>
              <w:t>121</w:t>
            </w:r>
          </w:ins>
          <w:ins w:id="15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17" w:author="Sammartano, Marc (BIC USA)" w:date="2015-08-16T17:09:00Z"/>
              <w:rFonts w:eastAsiaTheme="minorEastAsia"/>
              <w:noProof/>
            </w:rPr>
          </w:pPr>
          <w:ins w:id="15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OnTimer:</w:t>
            </w:r>
            <w:r>
              <w:rPr>
                <w:noProof/>
                <w:webHidden/>
              </w:rPr>
              <w:tab/>
            </w:r>
            <w:r>
              <w:rPr>
                <w:noProof/>
                <w:webHidden/>
              </w:rPr>
              <w:fldChar w:fldCharType="begin"/>
            </w:r>
            <w:r>
              <w:rPr>
                <w:noProof/>
                <w:webHidden/>
              </w:rPr>
              <w:instrText xml:space="preserve"> PAGEREF _Toc427508691 \h </w:instrText>
            </w:r>
            <w:r>
              <w:rPr>
                <w:noProof/>
                <w:webHidden/>
              </w:rPr>
            </w:r>
          </w:ins>
          <w:r>
            <w:rPr>
              <w:noProof/>
              <w:webHidden/>
            </w:rPr>
            <w:fldChar w:fldCharType="separate"/>
          </w:r>
          <w:ins w:id="1519" w:author="Sammartano, Marc (BIC USA)" w:date="2015-08-16T17:11:00Z">
            <w:r>
              <w:rPr>
                <w:noProof/>
                <w:webHidden/>
              </w:rPr>
              <w:t>121</w:t>
            </w:r>
          </w:ins>
          <w:ins w:id="15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21" w:author="Sammartano, Marc (BIC USA)" w:date="2015-08-16T17:09:00Z"/>
              <w:rFonts w:eastAsiaTheme="minorEastAsia"/>
              <w:noProof/>
            </w:rPr>
          </w:pPr>
          <w:ins w:id="15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Timer.resume</w:t>
            </w:r>
            <w:r>
              <w:rPr>
                <w:noProof/>
                <w:webHidden/>
              </w:rPr>
              <w:tab/>
            </w:r>
            <w:r>
              <w:rPr>
                <w:noProof/>
                <w:webHidden/>
              </w:rPr>
              <w:fldChar w:fldCharType="begin"/>
            </w:r>
            <w:r>
              <w:rPr>
                <w:noProof/>
                <w:webHidden/>
              </w:rPr>
              <w:instrText xml:space="preserve"> PAGEREF _Toc427508692 \h </w:instrText>
            </w:r>
            <w:r>
              <w:rPr>
                <w:noProof/>
                <w:webHidden/>
              </w:rPr>
            </w:r>
          </w:ins>
          <w:r>
            <w:rPr>
              <w:noProof/>
              <w:webHidden/>
            </w:rPr>
            <w:fldChar w:fldCharType="separate"/>
          </w:r>
          <w:ins w:id="1523" w:author="Sammartano, Marc (BIC USA)" w:date="2015-08-16T17:11:00Z">
            <w:r>
              <w:rPr>
                <w:noProof/>
                <w:webHidden/>
              </w:rPr>
              <w:t>121</w:t>
            </w:r>
          </w:ins>
          <w:ins w:id="15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25" w:author="Sammartano, Marc (BIC USA)" w:date="2015-08-16T17:09:00Z"/>
              <w:rFonts w:eastAsiaTheme="minorEastAsia"/>
              <w:noProof/>
            </w:rPr>
          </w:pPr>
          <w:ins w:id="15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Timer.clear</w:t>
            </w:r>
            <w:r>
              <w:rPr>
                <w:noProof/>
                <w:webHidden/>
              </w:rPr>
              <w:tab/>
            </w:r>
            <w:r>
              <w:rPr>
                <w:noProof/>
                <w:webHidden/>
              </w:rPr>
              <w:fldChar w:fldCharType="begin"/>
            </w:r>
            <w:r>
              <w:rPr>
                <w:noProof/>
                <w:webHidden/>
              </w:rPr>
              <w:instrText xml:space="preserve"> PAGEREF _Toc427508693 \h </w:instrText>
            </w:r>
            <w:r>
              <w:rPr>
                <w:noProof/>
                <w:webHidden/>
              </w:rPr>
            </w:r>
          </w:ins>
          <w:r>
            <w:rPr>
              <w:noProof/>
              <w:webHidden/>
            </w:rPr>
            <w:fldChar w:fldCharType="separate"/>
          </w:r>
          <w:ins w:id="1527" w:author="Sammartano, Marc (BIC USA)" w:date="2015-08-16T17:11:00Z">
            <w:r>
              <w:rPr>
                <w:noProof/>
                <w:webHidden/>
              </w:rPr>
              <w:t>121</w:t>
            </w:r>
          </w:ins>
          <w:ins w:id="15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29" w:author="Sammartano, Marc (BIC USA)" w:date="2015-08-16T17:09:00Z"/>
              <w:rFonts w:eastAsiaTheme="minorEastAsia"/>
              <w:noProof/>
            </w:rPr>
          </w:pPr>
          <w:ins w:id="1530"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"_Toc427508694"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Sample Code</w:t>
            </w:r>
            <w:r>
              <w:rPr>
                <w:noProof/>
                <w:webHidden/>
              </w:rPr>
              <w:tab/>
            </w:r>
            <w:r>
              <w:rPr>
                <w:noProof/>
                <w:webHidden/>
              </w:rPr>
              <w:fldChar w:fldCharType="begin"/>
            </w:r>
            <w:r>
              <w:rPr>
                <w:noProof/>
                <w:webHidden/>
              </w:rPr>
              <w:instrText xml:space="preserve"> PAGEREF _Toc427508694 \h </w:instrText>
            </w:r>
            <w:r>
              <w:rPr>
                <w:noProof/>
                <w:webHidden/>
              </w:rPr>
            </w:r>
          </w:ins>
          <w:r>
            <w:rPr>
              <w:noProof/>
              <w:webHidden/>
            </w:rPr>
            <w:fldChar w:fldCharType="separate"/>
          </w:r>
          <w:ins w:id="1531" w:author="Sammartano, Marc (BIC USA)" w:date="2015-08-16T17:11:00Z">
            <w:r>
              <w:rPr>
                <w:noProof/>
                <w:webHidden/>
              </w:rPr>
              <w:t>122</w:t>
            </w:r>
          </w:ins>
          <w:ins w:id="153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533" w:author="Sammartano, Marc (BIC USA)" w:date="2015-08-16T17:09:00Z"/>
              <w:rFonts w:eastAsiaTheme="minorEastAsia"/>
              <w:noProof/>
            </w:rPr>
          </w:pPr>
          <w:ins w:id="15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Miscellaneous Commands</w:t>
            </w:r>
            <w:r>
              <w:rPr>
                <w:noProof/>
                <w:webHidden/>
              </w:rPr>
              <w:tab/>
            </w:r>
            <w:r>
              <w:rPr>
                <w:noProof/>
                <w:webHidden/>
              </w:rPr>
              <w:fldChar w:fldCharType="begin"/>
            </w:r>
            <w:r>
              <w:rPr>
                <w:noProof/>
                <w:webHidden/>
              </w:rPr>
              <w:instrText xml:space="preserve"> PAGEREF _Toc427508695 \h </w:instrText>
            </w:r>
            <w:r>
              <w:rPr>
                <w:noProof/>
                <w:webHidden/>
              </w:rPr>
            </w:r>
          </w:ins>
          <w:r>
            <w:rPr>
              <w:noProof/>
              <w:webHidden/>
            </w:rPr>
            <w:fldChar w:fldCharType="separate"/>
          </w:r>
          <w:ins w:id="1535" w:author="Sammartano, Marc (BIC USA)" w:date="2015-08-16T17:11:00Z">
            <w:r>
              <w:rPr>
                <w:noProof/>
                <w:webHidden/>
              </w:rPr>
              <w:t>122</w:t>
            </w:r>
          </w:ins>
          <w:ins w:id="15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37" w:author="Sammartano, Marc (BIC USA)" w:date="2015-08-16T17:09:00Z"/>
              <w:rFonts w:eastAsiaTheme="minorEastAsia"/>
              <w:noProof/>
            </w:rPr>
          </w:pPr>
          <w:ins w:id="15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Clipboard</w:t>
            </w:r>
            <w:r>
              <w:rPr>
                <w:noProof/>
                <w:webHidden/>
              </w:rPr>
              <w:tab/>
            </w:r>
            <w:r>
              <w:rPr>
                <w:noProof/>
                <w:webHidden/>
              </w:rPr>
              <w:fldChar w:fldCharType="begin"/>
            </w:r>
            <w:r>
              <w:rPr>
                <w:noProof/>
                <w:webHidden/>
              </w:rPr>
              <w:instrText xml:space="preserve"> PAGEREF _Toc427508696 \h </w:instrText>
            </w:r>
            <w:r>
              <w:rPr>
                <w:noProof/>
                <w:webHidden/>
              </w:rPr>
            </w:r>
          </w:ins>
          <w:r>
            <w:rPr>
              <w:noProof/>
              <w:webHidden/>
            </w:rPr>
            <w:fldChar w:fldCharType="separate"/>
          </w:r>
          <w:ins w:id="1539" w:author="Sammartano, Marc (BIC USA)" w:date="2015-08-16T17:11:00Z">
            <w:r>
              <w:rPr>
                <w:noProof/>
                <w:webHidden/>
              </w:rPr>
              <w:t>122</w:t>
            </w:r>
          </w:ins>
          <w:ins w:id="15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41" w:author="Sammartano, Marc (BIC USA)" w:date="2015-08-16T17:09:00Z"/>
              <w:rFonts w:eastAsiaTheme="minorEastAsia"/>
              <w:noProof/>
            </w:rPr>
          </w:pPr>
          <w:ins w:id="15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Clipboard.get &lt;svar&gt;</w:t>
            </w:r>
            <w:r>
              <w:rPr>
                <w:noProof/>
                <w:webHidden/>
              </w:rPr>
              <w:tab/>
            </w:r>
            <w:r>
              <w:rPr>
                <w:noProof/>
                <w:webHidden/>
              </w:rPr>
              <w:fldChar w:fldCharType="begin"/>
            </w:r>
            <w:r>
              <w:rPr>
                <w:noProof/>
                <w:webHidden/>
              </w:rPr>
              <w:instrText xml:space="preserve"> PAGEREF _Toc427508697 \h </w:instrText>
            </w:r>
            <w:r>
              <w:rPr>
                <w:noProof/>
                <w:webHidden/>
              </w:rPr>
            </w:r>
          </w:ins>
          <w:r>
            <w:rPr>
              <w:noProof/>
              <w:webHidden/>
            </w:rPr>
            <w:fldChar w:fldCharType="separate"/>
          </w:r>
          <w:ins w:id="1543" w:author="Sammartano, Marc (BIC USA)" w:date="2015-08-16T17:11:00Z">
            <w:r>
              <w:rPr>
                <w:noProof/>
                <w:webHidden/>
              </w:rPr>
              <w:t>122</w:t>
            </w:r>
          </w:ins>
          <w:ins w:id="15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45" w:author="Sammartano, Marc (BIC USA)" w:date="2015-08-16T17:09:00Z"/>
              <w:rFonts w:eastAsiaTheme="minorEastAsia"/>
              <w:noProof/>
            </w:rPr>
          </w:pPr>
          <w:ins w:id="15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Clipboard.put &lt;sexp&gt;</w:t>
            </w:r>
            <w:r>
              <w:rPr>
                <w:noProof/>
                <w:webHidden/>
              </w:rPr>
              <w:tab/>
            </w:r>
            <w:r>
              <w:rPr>
                <w:noProof/>
                <w:webHidden/>
              </w:rPr>
              <w:fldChar w:fldCharType="begin"/>
            </w:r>
            <w:r>
              <w:rPr>
                <w:noProof/>
                <w:webHidden/>
              </w:rPr>
              <w:instrText xml:space="preserve"> PAGEREF _Toc427508698 \h </w:instrText>
            </w:r>
            <w:r>
              <w:rPr>
                <w:noProof/>
                <w:webHidden/>
              </w:rPr>
            </w:r>
          </w:ins>
          <w:r>
            <w:rPr>
              <w:noProof/>
              <w:webHidden/>
            </w:rPr>
            <w:fldChar w:fldCharType="separate"/>
          </w:r>
          <w:ins w:id="1547" w:author="Sammartano, Marc (BIC USA)" w:date="2015-08-16T17:11:00Z">
            <w:r>
              <w:rPr>
                <w:noProof/>
                <w:webHidden/>
              </w:rPr>
              <w:t>122</w:t>
            </w:r>
          </w:ins>
          <w:ins w:id="15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49" w:author="Sammartano, Marc (BIC USA)" w:date="2015-08-16T17:09:00Z"/>
              <w:rFonts w:eastAsiaTheme="minorEastAsia"/>
              <w:noProof/>
            </w:rPr>
          </w:pPr>
          <w:ins w:id="15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"_Toc427508699"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Echo.on</w:t>
            </w:r>
            <w:r>
              <w:rPr>
                <w:noProof/>
                <w:webHidden/>
              </w:rPr>
              <w:tab/>
            </w:r>
            <w:r>
              <w:rPr>
                <w:noProof/>
                <w:webHidden/>
              </w:rPr>
              <w:fldChar w:fldCharType="begin"/>
            </w:r>
            <w:r>
              <w:rPr>
                <w:noProof/>
                <w:webHidden/>
              </w:rPr>
              <w:instrText xml:space="preserve"> PAGEREF _Toc427508699 \h </w:instrText>
            </w:r>
            <w:r>
              <w:rPr>
                <w:noProof/>
                <w:webHidden/>
              </w:rPr>
            </w:r>
          </w:ins>
          <w:r>
            <w:rPr>
              <w:noProof/>
              <w:webHidden/>
            </w:rPr>
            <w:fldChar w:fldCharType="separate"/>
          </w:r>
          <w:ins w:id="1551" w:author="Sammartano, Marc (BIC USA)" w:date="2015-08-16T17:11:00Z">
            <w:r>
              <w:rPr>
                <w:noProof/>
                <w:webHidden/>
              </w:rPr>
              <w:t>122</w:t>
            </w:r>
          </w:ins>
          <w:ins w:id="15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53" w:author="Sammartano, Marc (BIC USA)" w:date="2015-08-16T17:09:00Z"/>
              <w:rFonts w:eastAsiaTheme="minorEastAsia"/>
              <w:noProof/>
            </w:rPr>
          </w:pPr>
          <w:ins w:id="15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Echo.off</w:t>
            </w:r>
            <w:r>
              <w:rPr>
                <w:noProof/>
                <w:webHidden/>
              </w:rPr>
              <w:tab/>
            </w:r>
            <w:r>
              <w:rPr>
                <w:noProof/>
                <w:webHidden/>
              </w:rPr>
              <w:fldChar w:fldCharType="begin"/>
            </w:r>
            <w:r>
              <w:rPr>
                <w:noProof/>
                <w:webHidden/>
              </w:rPr>
              <w:instrText xml:space="preserve"> PAGEREF _Toc427508700 \h </w:instrText>
            </w:r>
            <w:r>
              <w:rPr>
                <w:noProof/>
                <w:webHidden/>
              </w:rPr>
            </w:r>
          </w:ins>
          <w:r>
            <w:rPr>
              <w:noProof/>
              <w:webHidden/>
            </w:rPr>
            <w:fldChar w:fldCharType="separate"/>
          </w:r>
          <w:ins w:id="1555" w:author="Sammartano, Marc (BIC USA)" w:date="2015-08-16T17:11:00Z">
            <w:r>
              <w:rPr>
                <w:noProof/>
                <w:webHidden/>
              </w:rPr>
              <w:t>122</w:t>
            </w:r>
          </w:ins>
          <w:ins w:id="15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57" w:author="Sammartano, Marc (BIC USA)" w:date="2015-08-16T17:09:00Z"/>
              <w:rFonts w:eastAsiaTheme="minorEastAsia"/>
              <w:noProof/>
            </w:rPr>
          </w:pPr>
          <w:ins w:id="15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Encryption</w:t>
            </w:r>
            <w:r>
              <w:rPr>
                <w:noProof/>
                <w:webHidden/>
              </w:rPr>
              <w:tab/>
            </w:r>
            <w:r>
              <w:rPr>
                <w:noProof/>
                <w:webHidden/>
              </w:rPr>
              <w:fldChar w:fldCharType="begin"/>
            </w:r>
            <w:r>
              <w:rPr>
                <w:noProof/>
                <w:webHidden/>
              </w:rPr>
              <w:instrText xml:space="preserve"> PAGEREF _Toc427508701 \h </w:instrText>
            </w:r>
            <w:r>
              <w:rPr>
                <w:noProof/>
                <w:webHidden/>
              </w:rPr>
            </w:r>
          </w:ins>
          <w:r>
            <w:rPr>
              <w:noProof/>
              <w:webHidden/>
            </w:rPr>
            <w:fldChar w:fldCharType="separate"/>
          </w:r>
          <w:ins w:id="1559" w:author="Sammartano, Marc (BIC USA)" w:date="2015-08-16T17:11:00Z">
            <w:r>
              <w:rPr>
                <w:noProof/>
                <w:webHidden/>
              </w:rPr>
              <w:t>122</w:t>
            </w:r>
          </w:ins>
          <w:ins w:id="15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61" w:author="Sammartano, Marc (BIC USA)" w:date="2015-08-16T17:09:00Z"/>
              <w:rFonts w:eastAsiaTheme="minorEastAsia"/>
              <w:noProof/>
            </w:rPr>
          </w:pPr>
          <w:ins w:id="15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_Toc427508702 \h </w:instrText>
            </w:r>
            <w:r>
              <w:rPr>
                <w:noProof/>
                <w:webHidden/>
              </w:rPr>
            </w:r>
          </w:ins>
          <w:r>
            <w:rPr>
              <w:noProof/>
              <w:webHidden/>
            </w:rPr>
            <w:fldChar w:fldCharType="separate"/>
          </w:r>
          <w:ins w:id="1563" w:author="Sammartano, Marc (BIC USA)" w:date="2015-08-16T17:11:00Z">
            <w:r>
              <w:rPr>
                <w:noProof/>
                <w:webHidden/>
              </w:rPr>
              <w:t>122</w:t>
            </w:r>
          </w:ins>
          <w:ins w:id="15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65" w:author="Sammartano, Marc (BIC USA)" w:date="2015-08-16T17:09:00Z"/>
              <w:rFonts w:eastAsiaTheme="minorEastAsia"/>
              <w:noProof/>
            </w:rPr>
          </w:pPr>
          <w:ins w:id="15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_Toc427508703 \h </w:instrText>
            </w:r>
            <w:r>
              <w:rPr>
                <w:noProof/>
                <w:webHidden/>
              </w:rPr>
            </w:r>
          </w:ins>
          <w:r>
            <w:rPr>
              <w:noProof/>
              <w:webHidden/>
            </w:rPr>
            <w:fldChar w:fldCharType="separate"/>
          </w:r>
          <w:ins w:id="1567" w:author="Sammartano, Marc (BIC USA)" w:date="2015-08-16T17:11:00Z">
            <w:r>
              <w:rPr>
                <w:noProof/>
                <w:webHidden/>
              </w:rPr>
              <w:t>123</w:t>
            </w:r>
          </w:ins>
          <w:ins w:id="15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69" w:author="Sammartano, Marc (BIC USA)" w:date="2015-08-16T17:09:00Z"/>
              <w:rFonts w:eastAsiaTheme="minorEastAsia"/>
              <w:noProof/>
            </w:rPr>
          </w:pPr>
          <w:ins w:id="15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Ringer</w:t>
            </w:r>
            <w:r>
              <w:rPr>
                <w:noProof/>
                <w:webHidden/>
              </w:rPr>
              <w:tab/>
            </w:r>
            <w:r>
              <w:rPr>
                <w:noProof/>
                <w:webHidden/>
              </w:rPr>
              <w:fldChar w:fldCharType="begin"/>
            </w:r>
            <w:r>
              <w:rPr>
                <w:noProof/>
                <w:webHidden/>
              </w:rPr>
              <w:instrText xml:space="preserve"> PAGEREF _Toc427508704 \h </w:instrText>
            </w:r>
            <w:r>
              <w:rPr>
                <w:noProof/>
                <w:webHidden/>
              </w:rPr>
            </w:r>
          </w:ins>
          <w:r>
            <w:rPr>
              <w:noProof/>
              <w:webHidden/>
            </w:rPr>
            <w:fldChar w:fldCharType="separate"/>
          </w:r>
          <w:ins w:id="1571" w:author="Sammartano, Marc (BIC USA)" w:date="2015-08-16T17:11:00Z">
            <w:r>
              <w:rPr>
                <w:noProof/>
                <w:webHidden/>
              </w:rPr>
              <w:t>123</w:t>
            </w:r>
          </w:ins>
          <w:ins w:id="15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73" w:author="Sammartano, Marc (BIC USA)" w:date="2015-08-16T17:09:00Z"/>
              <w:rFonts w:eastAsiaTheme="minorEastAsia"/>
              <w:noProof/>
            </w:rPr>
          </w:pPr>
          <w:ins w:id="15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Ringer.get.mode &lt;nvar&gt;</w:t>
            </w:r>
            <w:r>
              <w:rPr>
                <w:noProof/>
                <w:webHidden/>
              </w:rPr>
              <w:tab/>
            </w:r>
            <w:r>
              <w:rPr>
                <w:noProof/>
                <w:webHidden/>
              </w:rPr>
              <w:fldChar w:fldCharType="begin"/>
            </w:r>
            <w:r>
              <w:rPr>
                <w:noProof/>
                <w:webHidden/>
              </w:rPr>
              <w:instrText xml:space="preserve"> PAGEREF _Toc427508705 \h </w:instrText>
            </w:r>
            <w:r>
              <w:rPr>
                <w:noProof/>
                <w:webHidden/>
              </w:rPr>
            </w:r>
          </w:ins>
          <w:r>
            <w:rPr>
              <w:noProof/>
              <w:webHidden/>
            </w:rPr>
            <w:fldChar w:fldCharType="separate"/>
          </w:r>
          <w:ins w:id="1575" w:author="Sammartano, Marc (BIC USA)" w:date="2015-08-16T17:11:00Z">
            <w:r>
              <w:rPr>
                <w:noProof/>
                <w:webHidden/>
              </w:rPr>
              <w:t>123</w:t>
            </w:r>
          </w:ins>
          <w:ins w:id="15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77" w:author="Sammartano, Marc (BIC USA)" w:date="2015-08-16T17:09:00Z"/>
              <w:rFonts w:eastAsiaTheme="minorEastAsia"/>
              <w:noProof/>
            </w:rPr>
          </w:pPr>
          <w:ins w:id="15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Ringer.set.mode &lt;nexp&gt;</w:t>
            </w:r>
            <w:r>
              <w:rPr>
                <w:noProof/>
                <w:webHidden/>
              </w:rPr>
              <w:tab/>
            </w:r>
            <w:r>
              <w:rPr>
                <w:noProof/>
                <w:webHidden/>
              </w:rPr>
              <w:fldChar w:fldCharType="begin"/>
            </w:r>
            <w:r>
              <w:rPr>
                <w:noProof/>
                <w:webHidden/>
              </w:rPr>
              <w:instrText xml:space="preserve"> PAGEREF _Toc427508706 \h </w:instrText>
            </w:r>
            <w:r>
              <w:rPr>
                <w:noProof/>
                <w:webHidden/>
              </w:rPr>
            </w:r>
          </w:ins>
          <w:r>
            <w:rPr>
              <w:noProof/>
              <w:webHidden/>
            </w:rPr>
            <w:fldChar w:fldCharType="separate"/>
          </w:r>
          <w:ins w:id="1579" w:author="Sammartano, Marc (BIC USA)" w:date="2015-08-16T17:11:00Z">
            <w:r>
              <w:rPr>
                <w:noProof/>
                <w:webHidden/>
              </w:rPr>
              <w:t>123</w:t>
            </w:r>
          </w:ins>
          <w:ins w:id="15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81" w:author="Sammartano, Marc (BIC USA)" w:date="2015-08-16T17:09:00Z"/>
              <w:rFonts w:eastAsiaTheme="minorEastAsia"/>
              <w:noProof/>
            </w:rPr>
          </w:pPr>
          <w:ins w:id="15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Ringer.get.volume &lt;vol_nvar&gt; { , &lt;max_nvar&gt; }</w:t>
            </w:r>
            <w:r>
              <w:rPr>
                <w:noProof/>
                <w:webHidden/>
              </w:rPr>
              <w:tab/>
            </w:r>
            <w:r>
              <w:rPr>
                <w:noProof/>
                <w:webHidden/>
              </w:rPr>
              <w:fldChar w:fldCharType="begin"/>
            </w:r>
            <w:r>
              <w:rPr>
                <w:noProof/>
                <w:webHidden/>
              </w:rPr>
              <w:instrText xml:space="preserve"> PAGEREF _Toc427508707 \h </w:instrText>
            </w:r>
            <w:r>
              <w:rPr>
                <w:noProof/>
                <w:webHidden/>
              </w:rPr>
            </w:r>
          </w:ins>
          <w:r>
            <w:rPr>
              <w:noProof/>
              <w:webHidden/>
            </w:rPr>
            <w:fldChar w:fldCharType="separate"/>
          </w:r>
          <w:ins w:id="1583" w:author="Sammartano, Marc (BIC USA)" w:date="2015-08-16T17:11:00Z">
            <w:r>
              <w:rPr>
                <w:noProof/>
                <w:webHidden/>
              </w:rPr>
              <w:t>123</w:t>
            </w:r>
          </w:ins>
          <w:ins w:id="15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85" w:author="Sammartano, Marc (BIC USA)" w:date="2015-08-16T17:09:00Z"/>
              <w:rFonts w:eastAsiaTheme="minorEastAsia"/>
              <w:noProof/>
            </w:rPr>
          </w:pPr>
          <w:ins w:id="15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Ringer.set.volume &lt;nexp&gt;</w:t>
            </w:r>
            <w:r>
              <w:rPr>
                <w:noProof/>
                <w:webHidden/>
              </w:rPr>
              <w:tab/>
            </w:r>
            <w:r>
              <w:rPr>
                <w:noProof/>
                <w:webHidden/>
              </w:rPr>
              <w:fldChar w:fldCharType="begin"/>
            </w:r>
            <w:r>
              <w:rPr>
                <w:noProof/>
                <w:webHidden/>
              </w:rPr>
              <w:instrText xml:space="preserve"> PAGEREF _Toc427508708 \h </w:instrText>
            </w:r>
            <w:r>
              <w:rPr>
                <w:noProof/>
                <w:webHidden/>
              </w:rPr>
            </w:r>
          </w:ins>
          <w:r>
            <w:rPr>
              <w:noProof/>
              <w:webHidden/>
            </w:rPr>
            <w:fldChar w:fldCharType="separate"/>
          </w:r>
          <w:ins w:id="1587" w:author="Sammartano, Marc (BIC USA)" w:date="2015-08-16T17:11:00Z">
            <w:r>
              <w:rPr>
                <w:noProof/>
                <w:webHidden/>
              </w:rPr>
              <w:t>123</w:t>
            </w:r>
          </w:ins>
          <w:ins w:id="15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589" w:author="Sammartano, Marc (BIC USA)" w:date="2015-08-16T17:09:00Z"/>
              <w:rFonts w:eastAsiaTheme="minorEastAsia"/>
              <w:noProof/>
            </w:rPr>
          </w:pPr>
          <w:ins w:id="15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String Operations</w:t>
            </w:r>
            <w:r>
              <w:rPr>
                <w:noProof/>
                <w:webHidden/>
              </w:rPr>
              <w:tab/>
            </w:r>
            <w:r>
              <w:rPr>
                <w:noProof/>
                <w:webHidden/>
              </w:rPr>
              <w:fldChar w:fldCharType="begin"/>
            </w:r>
            <w:r>
              <w:rPr>
                <w:noProof/>
                <w:webHidden/>
              </w:rPr>
              <w:instrText xml:space="preserve"> PAGEREF _Toc427508709 \h </w:instrText>
            </w:r>
            <w:r>
              <w:rPr>
                <w:noProof/>
                <w:webHidden/>
              </w:rPr>
            </w:r>
          </w:ins>
          <w:r>
            <w:rPr>
              <w:noProof/>
              <w:webHidden/>
            </w:rPr>
            <w:fldChar w:fldCharType="separate"/>
          </w:r>
          <w:ins w:id="1591" w:author="Sammartano, Marc (BIC USA)" w:date="2015-08-16T17:11:00Z">
            <w:r>
              <w:rPr>
                <w:noProof/>
                <w:webHidden/>
              </w:rPr>
              <w:t>123</w:t>
            </w:r>
          </w:ins>
          <w:ins w:id="15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93" w:author="Sammartano, Marc (BIC USA)" w:date="2015-08-16T17:09:00Z"/>
              <w:rFonts w:eastAsiaTheme="minorEastAsia"/>
              <w:noProof/>
            </w:rPr>
          </w:pPr>
          <w:ins w:id="15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_Toc427508710 \h </w:instrText>
            </w:r>
            <w:r>
              <w:rPr>
                <w:noProof/>
                <w:webHidden/>
              </w:rPr>
            </w:r>
          </w:ins>
          <w:r>
            <w:rPr>
              <w:noProof/>
              <w:webHidden/>
            </w:rPr>
            <w:fldChar w:fldCharType="separate"/>
          </w:r>
          <w:ins w:id="1595" w:author="Sammartano, Marc (BIC USA)" w:date="2015-08-16T17:11:00Z">
            <w:r>
              <w:rPr>
                <w:noProof/>
                <w:webHidden/>
              </w:rPr>
              <w:t>124</w:t>
            </w:r>
          </w:ins>
          <w:ins w:id="15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597" w:author="Sammartano, Marc (BIC USA)" w:date="2015-08-16T17:09:00Z"/>
              <w:rFonts w:eastAsiaTheme="minorEastAsia"/>
              <w:noProof/>
            </w:rPr>
          </w:pPr>
          <w:ins w:id="15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_Toc427508711 \h </w:instrText>
            </w:r>
            <w:r>
              <w:rPr>
                <w:noProof/>
                <w:webHidden/>
              </w:rPr>
            </w:r>
          </w:ins>
          <w:r>
            <w:rPr>
              <w:noProof/>
              <w:webHidden/>
            </w:rPr>
            <w:fldChar w:fldCharType="separate"/>
          </w:r>
          <w:ins w:id="1599" w:author="Sammartano, Marc (BIC USA)" w:date="2015-08-16T17:11:00Z">
            <w:r>
              <w:rPr>
                <w:noProof/>
                <w:webHidden/>
              </w:rPr>
              <w:t>124</w:t>
            </w:r>
          </w:ins>
          <w:ins w:id="16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01" w:author="Sammartano, Marc (BIC USA)" w:date="2015-08-16T17:09:00Z"/>
              <w:rFonts w:eastAsiaTheme="minorEastAsia"/>
              <w:noProof/>
            </w:rPr>
          </w:pPr>
          <w:ins w:id="16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Split &lt;result_array$[]&gt;, &lt;sexp&gt; {, &lt;test_sexp&gt;}</w:t>
            </w:r>
            <w:r>
              <w:rPr>
                <w:noProof/>
                <w:webHidden/>
              </w:rPr>
              <w:tab/>
            </w:r>
            <w:r>
              <w:rPr>
                <w:noProof/>
                <w:webHidden/>
              </w:rPr>
              <w:fldChar w:fldCharType="begin"/>
            </w:r>
            <w:r>
              <w:rPr>
                <w:noProof/>
                <w:webHidden/>
              </w:rPr>
              <w:instrText xml:space="preserve"> PAGEREF _Toc427508712 \h </w:instrText>
            </w:r>
            <w:r>
              <w:rPr>
                <w:noProof/>
                <w:webHidden/>
              </w:rPr>
            </w:r>
          </w:ins>
          <w:r>
            <w:rPr>
              <w:noProof/>
              <w:webHidden/>
            </w:rPr>
            <w:fldChar w:fldCharType="separate"/>
          </w:r>
          <w:ins w:id="1603" w:author="Sammartano, Marc (BIC USA)" w:date="2015-08-16T17:11:00Z">
            <w:r>
              <w:rPr>
                <w:noProof/>
                <w:webHidden/>
              </w:rPr>
              <w:t>124</w:t>
            </w:r>
          </w:ins>
          <w:ins w:id="16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05" w:author="Sammartano, Marc (BIC USA)" w:date="2015-08-16T17:09:00Z"/>
              <w:rFonts w:eastAsiaTheme="minorEastAsia"/>
              <w:noProof/>
            </w:rPr>
          </w:pPr>
          <w:ins w:id="16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Split.all &lt;result_array$[]&gt;, &lt;sexp&gt; {, &lt;test_sexp&gt;}</w:t>
            </w:r>
            <w:r>
              <w:rPr>
                <w:noProof/>
                <w:webHidden/>
              </w:rPr>
              <w:tab/>
            </w:r>
            <w:r>
              <w:rPr>
                <w:noProof/>
                <w:webHidden/>
              </w:rPr>
              <w:fldChar w:fldCharType="begin"/>
            </w:r>
            <w:r>
              <w:rPr>
                <w:noProof/>
                <w:webHidden/>
              </w:rPr>
              <w:instrText xml:space="preserve"> PAGEREF _Toc427508713 \h </w:instrText>
            </w:r>
            <w:r>
              <w:rPr>
                <w:noProof/>
                <w:webHidden/>
              </w:rPr>
            </w:r>
          </w:ins>
          <w:r>
            <w:rPr>
              <w:noProof/>
              <w:webHidden/>
            </w:rPr>
            <w:fldChar w:fldCharType="separate"/>
          </w:r>
          <w:ins w:id="1607" w:author="Sammartano, Marc (BIC USA)" w:date="2015-08-16T17:11:00Z">
            <w:r>
              <w:rPr>
                <w:noProof/>
                <w:webHidden/>
              </w:rPr>
              <w:t>124</w:t>
            </w:r>
          </w:ins>
          <w:ins w:id="16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09" w:author="Sammartano, Marc (BIC USA)" w:date="2015-08-16T17:09:00Z"/>
              <w:rFonts w:eastAsiaTheme="minorEastAsia"/>
              <w:noProof/>
            </w:rPr>
          </w:pPr>
          <w:ins w:id="16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 To Speech</w:t>
            </w:r>
            <w:r>
              <w:rPr>
                <w:noProof/>
                <w:webHidden/>
              </w:rPr>
              <w:tab/>
            </w:r>
            <w:r>
              <w:rPr>
                <w:noProof/>
                <w:webHidden/>
              </w:rPr>
              <w:fldChar w:fldCharType="begin"/>
            </w:r>
            <w:r>
              <w:rPr>
                <w:noProof/>
                <w:webHidden/>
              </w:rPr>
              <w:instrText xml:space="preserve"> PAGEREF _Toc427508714 \h </w:instrText>
            </w:r>
            <w:r>
              <w:rPr>
                <w:noProof/>
                <w:webHidden/>
              </w:rPr>
            </w:r>
          </w:ins>
          <w:r>
            <w:rPr>
              <w:noProof/>
              <w:webHidden/>
            </w:rPr>
            <w:fldChar w:fldCharType="separate"/>
          </w:r>
          <w:ins w:id="1611" w:author="Sammartano, Marc (BIC USA)" w:date="2015-08-16T17:11:00Z">
            <w:r>
              <w:rPr>
                <w:noProof/>
                <w:webHidden/>
              </w:rPr>
              <w:t>125</w:t>
            </w:r>
          </w:ins>
          <w:ins w:id="16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13" w:author="Sammartano, Marc (BIC USA)" w:date="2015-08-16T17:09:00Z"/>
              <w:rFonts w:eastAsiaTheme="minorEastAsia"/>
              <w:noProof/>
            </w:rPr>
          </w:pPr>
          <w:ins w:id="16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TTS.init</w:t>
            </w:r>
            <w:r>
              <w:rPr>
                <w:noProof/>
                <w:webHidden/>
              </w:rPr>
              <w:tab/>
            </w:r>
            <w:r>
              <w:rPr>
                <w:noProof/>
                <w:webHidden/>
              </w:rPr>
              <w:fldChar w:fldCharType="begin"/>
            </w:r>
            <w:r>
              <w:rPr>
                <w:noProof/>
                <w:webHidden/>
              </w:rPr>
              <w:instrText xml:space="preserve"> PAGEREF _Toc427508715 \h </w:instrText>
            </w:r>
            <w:r>
              <w:rPr>
                <w:noProof/>
                <w:webHidden/>
              </w:rPr>
            </w:r>
          </w:ins>
          <w:r>
            <w:rPr>
              <w:noProof/>
              <w:webHidden/>
            </w:rPr>
            <w:fldChar w:fldCharType="separate"/>
          </w:r>
          <w:ins w:id="1615" w:author="Sammartano, Marc (BIC USA)" w:date="2015-08-16T17:11:00Z">
            <w:r>
              <w:rPr>
                <w:noProof/>
                <w:webHidden/>
              </w:rPr>
              <w:t>125</w:t>
            </w:r>
          </w:ins>
          <w:ins w:id="16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17" w:author="Sammartano, Marc (BIC USA)" w:date="2015-08-16T17:09:00Z"/>
              <w:rFonts w:eastAsiaTheme="minorEastAsia"/>
              <w:noProof/>
            </w:rPr>
          </w:pPr>
          <w:ins w:id="16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TTS.speak &lt;sexp&gt; {, &lt;wait_lexp&gt;}</w:t>
            </w:r>
            <w:r>
              <w:rPr>
                <w:noProof/>
                <w:webHidden/>
              </w:rPr>
              <w:tab/>
            </w:r>
            <w:r>
              <w:rPr>
                <w:noProof/>
                <w:webHidden/>
              </w:rPr>
              <w:fldChar w:fldCharType="begin"/>
            </w:r>
            <w:r>
              <w:rPr>
                <w:noProof/>
                <w:webHidden/>
              </w:rPr>
              <w:instrText xml:space="preserve"> PAGEREF _Toc427508716 \h </w:instrText>
            </w:r>
            <w:r>
              <w:rPr>
                <w:noProof/>
                <w:webHidden/>
              </w:rPr>
            </w:r>
          </w:ins>
          <w:r>
            <w:rPr>
              <w:noProof/>
              <w:webHidden/>
            </w:rPr>
            <w:fldChar w:fldCharType="separate"/>
          </w:r>
          <w:ins w:id="1619" w:author="Sammartano, Marc (BIC USA)" w:date="2015-08-16T17:11:00Z">
            <w:r>
              <w:rPr>
                <w:noProof/>
                <w:webHidden/>
              </w:rPr>
              <w:t>125</w:t>
            </w:r>
          </w:ins>
          <w:ins w:id="16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21" w:author="Sammartano, Marc (BIC USA)" w:date="2015-08-16T17:09:00Z"/>
              <w:rFonts w:eastAsiaTheme="minorEastAsia"/>
              <w:noProof/>
            </w:rPr>
          </w:pPr>
          <w:ins w:id="16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TTS.speak.toFile &lt;sexp&gt; {, &lt;path_sexp&gt;}</w:t>
            </w:r>
            <w:r>
              <w:rPr>
                <w:noProof/>
                <w:webHidden/>
              </w:rPr>
              <w:tab/>
            </w:r>
            <w:r>
              <w:rPr>
                <w:noProof/>
                <w:webHidden/>
              </w:rPr>
              <w:fldChar w:fldCharType="begin"/>
            </w:r>
            <w:r>
              <w:rPr>
                <w:noProof/>
                <w:webHidden/>
              </w:rPr>
              <w:instrText xml:space="preserve"> PAGEREF _Toc427508717 \h </w:instrText>
            </w:r>
            <w:r>
              <w:rPr>
                <w:noProof/>
                <w:webHidden/>
              </w:rPr>
            </w:r>
          </w:ins>
          <w:r>
            <w:rPr>
              <w:noProof/>
              <w:webHidden/>
            </w:rPr>
            <w:fldChar w:fldCharType="separate"/>
          </w:r>
          <w:ins w:id="1623" w:author="Sammartano, Marc (BIC USA)" w:date="2015-08-16T17:11:00Z">
            <w:r>
              <w:rPr>
                <w:noProof/>
                <w:webHidden/>
              </w:rPr>
              <w:t>125</w:t>
            </w:r>
          </w:ins>
          <w:ins w:id="16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25" w:author="Sammartano, Marc (BIC USA)" w:date="2015-08-16T17:09:00Z"/>
              <w:rFonts w:eastAsiaTheme="minorEastAsia"/>
              <w:noProof/>
            </w:rPr>
          </w:pPr>
          <w:ins w:id="16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TTS.stop</w:t>
            </w:r>
            <w:r>
              <w:rPr>
                <w:noProof/>
                <w:webHidden/>
              </w:rPr>
              <w:tab/>
            </w:r>
            <w:r>
              <w:rPr>
                <w:noProof/>
                <w:webHidden/>
              </w:rPr>
              <w:fldChar w:fldCharType="begin"/>
            </w:r>
            <w:r>
              <w:rPr>
                <w:noProof/>
                <w:webHidden/>
              </w:rPr>
              <w:instrText xml:space="preserve"> PAGEREF _Toc427508718 \h </w:instrText>
            </w:r>
            <w:r>
              <w:rPr>
                <w:noProof/>
                <w:webHidden/>
              </w:rPr>
            </w:r>
          </w:ins>
          <w:r>
            <w:rPr>
              <w:noProof/>
              <w:webHidden/>
            </w:rPr>
            <w:fldChar w:fldCharType="separate"/>
          </w:r>
          <w:ins w:id="1627" w:author="Sammartano, Marc (BIC USA)" w:date="2015-08-16T17:11:00Z">
            <w:r>
              <w:rPr>
                <w:noProof/>
                <w:webHidden/>
              </w:rPr>
              <w:t>126</w:t>
            </w:r>
          </w:ins>
          <w:ins w:id="162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29" w:author="Sammartano, Marc (BIC USA)" w:date="2015-08-16T17:09:00Z"/>
              <w:rFonts w:eastAsiaTheme="minorEastAsia"/>
              <w:noProof/>
            </w:rPr>
          </w:pPr>
          <w:ins w:id="16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Speech To Text (Voice Recognition)</w:t>
            </w:r>
            <w:r>
              <w:rPr>
                <w:noProof/>
                <w:webHidden/>
              </w:rPr>
              <w:tab/>
            </w:r>
            <w:r>
              <w:rPr>
                <w:noProof/>
                <w:webHidden/>
              </w:rPr>
              <w:fldChar w:fldCharType="begin"/>
            </w:r>
            <w:r>
              <w:rPr>
                <w:noProof/>
                <w:webHidden/>
              </w:rPr>
              <w:instrText xml:space="preserve"> PAGEREF _Toc427508719 \h </w:instrText>
            </w:r>
            <w:r>
              <w:rPr>
                <w:noProof/>
                <w:webHidden/>
              </w:rPr>
            </w:r>
          </w:ins>
          <w:r>
            <w:rPr>
              <w:noProof/>
              <w:webHidden/>
            </w:rPr>
            <w:fldChar w:fldCharType="separate"/>
          </w:r>
          <w:ins w:id="1631" w:author="Sammartano, Marc (BIC USA)" w:date="2015-08-16T17:11:00Z">
            <w:r>
              <w:rPr>
                <w:noProof/>
                <w:webHidden/>
              </w:rPr>
              <w:t>126</w:t>
            </w:r>
          </w:ins>
          <w:ins w:id="16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33" w:author="Sammartano, Marc (BIC USA)" w:date="2015-08-16T17:09:00Z"/>
              <w:rFonts w:eastAsiaTheme="minorEastAsia"/>
              <w:noProof/>
            </w:rPr>
          </w:pPr>
          <w:ins w:id="16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STT.listen {&lt;prompt_sexp&gt;}</w:t>
            </w:r>
            <w:r>
              <w:rPr>
                <w:noProof/>
                <w:webHidden/>
              </w:rPr>
              <w:tab/>
            </w:r>
            <w:r>
              <w:rPr>
                <w:noProof/>
                <w:webHidden/>
              </w:rPr>
              <w:fldChar w:fldCharType="begin"/>
            </w:r>
            <w:r>
              <w:rPr>
                <w:noProof/>
                <w:webHidden/>
              </w:rPr>
              <w:instrText xml:space="preserve"> PAGEREF _Toc427508720 \h </w:instrText>
            </w:r>
            <w:r>
              <w:rPr>
                <w:noProof/>
                <w:webHidden/>
              </w:rPr>
            </w:r>
          </w:ins>
          <w:r>
            <w:rPr>
              <w:noProof/>
              <w:webHidden/>
            </w:rPr>
            <w:fldChar w:fldCharType="separate"/>
          </w:r>
          <w:ins w:id="1635" w:author="Sammartano, Marc (BIC USA)" w:date="2015-08-16T17:11:00Z">
            <w:r>
              <w:rPr>
                <w:noProof/>
                <w:webHidden/>
              </w:rPr>
              <w:t>126</w:t>
            </w:r>
          </w:ins>
          <w:ins w:id="16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637" w:author="Sammartano, Marc (BIC USA)" w:date="2015-08-16T17:09:00Z"/>
              <w:rFonts w:eastAsiaTheme="minorEastAsia"/>
              <w:noProof/>
            </w:rPr>
          </w:pPr>
          <w:ins w:id="16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STT.results &lt;string_list_ptr_nexp&gt;</w:t>
            </w:r>
            <w:r>
              <w:rPr>
                <w:noProof/>
                <w:webHidden/>
              </w:rPr>
              <w:tab/>
            </w:r>
            <w:r>
              <w:rPr>
                <w:noProof/>
                <w:webHidden/>
              </w:rPr>
              <w:fldChar w:fldCharType="begin"/>
            </w:r>
            <w:r>
              <w:rPr>
                <w:noProof/>
                <w:webHidden/>
              </w:rPr>
              <w:instrText xml:space="preserve"> PAGEREF _Toc427508721 \h </w:instrText>
            </w:r>
            <w:r>
              <w:rPr>
                <w:noProof/>
                <w:webHidden/>
              </w:rPr>
            </w:r>
          </w:ins>
          <w:r>
            <w:rPr>
              <w:noProof/>
              <w:webHidden/>
            </w:rPr>
            <w:fldChar w:fldCharType="separate"/>
          </w:r>
          <w:ins w:id="1639" w:author="Sammartano, Marc (BIC USA)" w:date="2015-08-16T17:11:00Z">
            <w:r>
              <w:rPr>
                <w:noProof/>
                <w:webHidden/>
              </w:rPr>
              <w:t>126</w:t>
            </w:r>
          </w:ins>
          <w:ins w:id="16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41" w:author="Sammartano, Marc (BIC USA)" w:date="2015-08-16T17:09:00Z"/>
              <w:rFonts w:eastAsiaTheme="minorEastAsia"/>
              <w:noProof/>
            </w:rPr>
          </w:pPr>
          <w:ins w:id="16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Device &lt;svar&gt;</w:t>
            </w:r>
            <w:r>
              <w:rPr>
                <w:noProof/>
                <w:webHidden/>
              </w:rPr>
              <w:tab/>
            </w:r>
            <w:r>
              <w:rPr>
                <w:noProof/>
                <w:webHidden/>
              </w:rPr>
              <w:fldChar w:fldCharType="begin"/>
            </w:r>
            <w:r>
              <w:rPr>
                <w:noProof/>
                <w:webHidden/>
              </w:rPr>
              <w:instrText xml:space="preserve"> PAGEREF _Toc427508722 \h </w:instrText>
            </w:r>
            <w:r>
              <w:rPr>
                <w:noProof/>
                <w:webHidden/>
              </w:rPr>
            </w:r>
          </w:ins>
          <w:r>
            <w:rPr>
              <w:noProof/>
              <w:webHidden/>
            </w:rPr>
            <w:fldChar w:fldCharType="separate"/>
          </w:r>
          <w:ins w:id="1643" w:author="Sammartano, Marc (BIC USA)" w:date="2015-08-16T17:11:00Z">
            <w:r>
              <w:rPr>
                <w:noProof/>
                <w:webHidden/>
              </w:rPr>
              <w:t>128</w:t>
            </w:r>
          </w:ins>
          <w:ins w:id="16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45" w:author="Sammartano, Marc (BIC USA)" w:date="2015-08-16T17:09:00Z"/>
              <w:rFonts w:eastAsiaTheme="minorEastAsia"/>
              <w:noProof/>
            </w:rPr>
          </w:pPr>
          <w:ins w:id="16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Device &lt;nvar&gt;|&lt;nexp&gt;</w:t>
            </w:r>
            <w:r>
              <w:rPr>
                <w:noProof/>
                <w:webHidden/>
              </w:rPr>
              <w:tab/>
            </w:r>
            <w:r>
              <w:rPr>
                <w:noProof/>
                <w:webHidden/>
              </w:rPr>
              <w:fldChar w:fldCharType="begin"/>
            </w:r>
            <w:r>
              <w:rPr>
                <w:noProof/>
                <w:webHidden/>
              </w:rPr>
              <w:instrText xml:space="preserve"> PAGEREF _Toc427508723 \h </w:instrText>
            </w:r>
            <w:r>
              <w:rPr>
                <w:noProof/>
                <w:webHidden/>
              </w:rPr>
            </w:r>
          </w:ins>
          <w:r>
            <w:rPr>
              <w:noProof/>
              <w:webHidden/>
            </w:rPr>
            <w:fldChar w:fldCharType="separate"/>
          </w:r>
          <w:ins w:id="1647" w:author="Sammartano, Marc (BIC USA)" w:date="2015-08-16T17:11:00Z">
            <w:r>
              <w:rPr>
                <w:noProof/>
                <w:webHidden/>
              </w:rPr>
              <w:t>128</w:t>
            </w:r>
          </w:ins>
          <w:ins w:id="16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49" w:author="Sammartano, Marc (BIC USA)" w:date="2015-08-16T17:09:00Z"/>
              <w:rFonts w:eastAsiaTheme="minorEastAsia"/>
              <w:noProof/>
            </w:rPr>
          </w:pPr>
          <w:ins w:id="16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Headset &lt;state_nvar&gt;, &lt;type_svar&gt;, &lt;mic_nvar&gt;</w:t>
            </w:r>
            <w:r>
              <w:rPr>
                <w:noProof/>
                <w:webHidden/>
              </w:rPr>
              <w:tab/>
            </w:r>
            <w:r>
              <w:rPr>
                <w:noProof/>
                <w:webHidden/>
              </w:rPr>
              <w:fldChar w:fldCharType="begin"/>
            </w:r>
            <w:r>
              <w:rPr>
                <w:noProof/>
                <w:webHidden/>
              </w:rPr>
              <w:instrText xml:space="preserve"> PAGEREF _Toc427508724 \h </w:instrText>
            </w:r>
            <w:r>
              <w:rPr>
                <w:noProof/>
                <w:webHidden/>
              </w:rPr>
            </w:r>
          </w:ins>
          <w:r>
            <w:rPr>
              <w:noProof/>
              <w:webHidden/>
            </w:rPr>
            <w:fldChar w:fldCharType="separate"/>
          </w:r>
          <w:ins w:id="1651" w:author="Sammartano, Marc (BIC USA)" w:date="2015-08-16T17:11:00Z">
            <w:r>
              <w:rPr>
                <w:noProof/>
                <w:webHidden/>
              </w:rPr>
              <w:t>129</w:t>
            </w:r>
          </w:ins>
          <w:ins w:id="16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53" w:author="Sammartano, Marc (BIC USA)" w:date="2015-08-16T17:09:00Z"/>
              <w:rFonts w:eastAsiaTheme="minorEastAsia"/>
              <w:noProof/>
            </w:rPr>
          </w:pPr>
          <w:ins w:id="16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_Toc427508725 \h </w:instrText>
            </w:r>
            <w:r>
              <w:rPr>
                <w:noProof/>
                <w:webHidden/>
              </w:rPr>
            </w:r>
          </w:ins>
          <w:r>
            <w:rPr>
              <w:noProof/>
              <w:webHidden/>
            </w:rPr>
            <w:fldChar w:fldCharType="separate"/>
          </w:r>
          <w:ins w:id="1655" w:author="Sammartano, Marc (BIC USA)" w:date="2015-08-16T17:11:00Z">
            <w:r>
              <w:rPr>
                <w:noProof/>
                <w:webHidden/>
              </w:rPr>
              <w:t>129</w:t>
            </w:r>
          </w:ins>
          <w:ins w:id="16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57" w:author="Sammartano, Marc (BIC USA)" w:date="2015-08-16T17:09:00Z"/>
              <w:rFonts w:eastAsiaTheme="minorEastAsia"/>
              <w:noProof/>
            </w:rPr>
          </w:pPr>
          <w:ins w:id="165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"_Toc427508726"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Phone.info &lt;nvar&gt;|&lt;nexp&gt;</w:t>
            </w:r>
            <w:r>
              <w:rPr>
                <w:noProof/>
                <w:webHidden/>
              </w:rPr>
              <w:tab/>
            </w:r>
            <w:r>
              <w:rPr>
                <w:noProof/>
                <w:webHidden/>
              </w:rPr>
              <w:fldChar w:fldCharType="begin"/>
            </w:r>
            <w:r>
              <w:rPr>
                <w:noProof/>
                <w:webHidden/>
              </w:rPr>
              <w:instrText xml:space="preserve"> PAGEREF _Toc427508726 \h </w:instrText>
            </w:r>
            <w:r>
              <w:rPr>
                <w:noProof/>
                <w:webHidden/>
              </w:rPr>
            </w:r>
          </w:ins>
          <w:r>
            <w:rPr>
              <w:noProof/>
              <w:webHidden/>
            </w:rPr>
            <w:fldChar w:fldCharType="separate"/>
          </w:r>
          <w:ins w:id="1659" w:author="Sammartano, Marc (BIC USA)" w:date="2015-08-16T17:11:00Z">
            <w:r>
              <w:rPr>
                <w:noProof/>
                <w:webHidden/>
              </w:rPr>
              <w:t>129</w:t>
            </w:r>
          </w:ins>
          <w:ins w:id="16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61" w:author="Sammartano, Marc (BIC USA)" w:date="2015-08-16T17:09:00Z"/>
              <w:rFonts w:eastAsiaTheme="minorEastAsia"/>
              <w:noProof/>
            </w:rPr>
          </w:pPr>
          <w:ins w:id="16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Pause &lt;ticks_nexp&gt;</w:t>
            </w:r>
            <w:r>
              <w:rPr>
                <w:noProof/>
                <w:webHidden/>
              </w:rPr>
              <w:tab/>
            </w:r>
            <w:r>
              <w:rPr>
                <w:noProof/>
                <w:webHidden/>
              </w:rPr>
              <w:fldChar w:fldCharType="begin"/>
            </w:r>
            <w:r>
              <w:rPr>
                <w:noProof/>
                <w:webHidden/>
              </w:rPr>
              <w:instrText xml:space="preserve"> PAGEREF _Toc427508727 \h </w:instrText>
            </w:r>
            <w:r>
              <w:rPr>
                <w:noProof/>
                <w:webHidden/>
              </w:rPr>
            </w:r>
          </w:ins>
          <w:r>
            <w:rPr>
              <w:noProof/>
              <w:webHidden/>
            </w:rPr>
            <w:fldChar w:fldCharType="separate"/>
          </w:r>
          <w:ins w:id="1663" w:author="Sammartano, Marc (BIC USA)" w:date="2015-08-16T17:11:00Z">
            <w:r>
              <w:rPr>
                <w:noProof/>
                <w:webHidden/>
              </w:rPr>
              <w:t>130</w:t>
            </w:r>
          </w:ins>
          <w:ins w:id="16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65" w:author="Sammartano, Marc (BIC USA)" w:date="2015-08-16T17:09:00Z"/>
              <w:rFonts w:eastAsiaTheme="minorEastAsia"/>
              <w:noProof/>
            </w:rPr>
          </w:pPr>
          <w:ins w:id="16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Swap &lt;nvar_a&gt;|&lt;svar_a&gt;, &lt;nvar_b&gt;|&lt;svar_b&gt;</w:t>
            </w:r>
            <w:r>
              <w:rPr>
                <w:noProof/>
                <w:webHidden/>
              </w:rPr>
              <w:tab/>
            </w:r>
            <w:r>
              <w:rPr>
                <w:noProof/>
                <w:webHidden/>
              </w:rPr>
              <w:fldChar w:fldCharType="begin"/>
            </w:r>
            <w:r>
              <w:rPr>
                <w:noProof/>
                <w:webHidden/>
              </w:rPr>
              <w:instrText xml:space="preserve"> PAGEREF _Toc427508728 \h </w:instrText>
            </w:r>
            <w:r>
              <w:rPr>
                <w:noProof/>
                <w:webHidden/>
              </w:rPr>
            </w:r>
          </w:ins>
          <w:r>
            <w:rPr>
              <w:noProof/>
              <w:webHidden/>
            </w:rPr>
            <w:fldChar w:fldCharType="separate"/>
          </w:r>
          <w:ins w:id="1667" w:author="Sammartano, Marc (BIC USA)" w:date="2015-08-16T17:11:00Z">
            <w:r>
              <w:rPr>
                <w:noProof/>
                <w:webHidden/>
              </w:rPr>
              <w:t>131</w:t>
            </w:r>
          </w:ins>
          <w:ins w:id="16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69" w:author="Sammartano, Marc (BIC USA)" w:date="2015-08-16T17:09:00Z"/>
              <w:rFonts w:eastAsiaTheme="minorEastAsia"/>
              <w:noProof/>
            </w:rPr>
          </w:pPr>
          <w:ins w:id="16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_Toc427508729 \h </w:instrText>
            </w:r>
            <w:r>
              <w:rPr>
                <w:noProof/>
                <w:webHidden/>
              </w:rPr>
            </w:r>
          </w:ins>
          <w:r>
            <w:rPr>
              <w:noProof/>
              <w:webHidden/>
            </w:rPr>
            <w:fldChar w:fldCharType="separate"/>
          </w:r>
          <w:ins w:id="1671" w:author="Sammartano, Marc (BIC USA)" w:date="2015-08-16T17:11:00Z">
            <w:r>
              <w:rPr>
                <w:noProof/>
                <w:webHidden/>
              </w:rPr>
              <w:t>131</w:t>
            </w:r>
          </w:ins>
          <w:ins w:id="16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73" w:author="Sammartano, Marc (BIC USA)" w:date="2015-08-16T17:09:00Z"/>
              <w:rFonts w:eastAsiaTheme="minorEastAsia"/>
              <w:noProof/>
            </w:rPr>
          </w:pPr>
          <w:ins w:id="16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_Toc427508730 \h </w:instrText>
            </w:r>
            <w:r>
              <w:rPr>
                <w:noProof/>
                <w:webHidden/>
              </w:rPr>
            </w:r>
          </w:ins>
          <w:r>
            <w:rPr>
              <w:noProof/>
              <w:webHidden/>
            </w:rPr>
            <w:fldChar w:fldCharType="separate"/>
          </w:r>
          <w:ins w:id="1675" w:author="Sammartano, Marc (BIC USA)" w:date="2015-08-16T17:11:00Z">
            <w:r>
              <w:rPr>
                <w:noProof/>
                <w:webHidden/>
              </w:rPr>
              <w:t>131</w:t>
            </w:r>
          </w:ins>
          <w:ins w:id="16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77" w:author="Sammartano, Marc (BIC USA)" w:date="2015-08-16T17:09:00Z"/>
              <w:rFonts w:eastAsiaTheme="minorEastAsia"/>
              <w:noProof/>
            </w:rPr>
          </w:pPr>
          <w:ins w:id="16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WakeLock &lt;code_nexp&gt;</w:t>
            </w:r>
            <w:r>
              <w:rPr>
                <w:noProof/>
                <w:webHidden/>
              </w:rPr>
              <w:tab/>
            </w:r>
            <w:r>
              <w:rPr>
                <w:noProof/>
                <w:webHidden/>
              </w:rPr>
              <w:fldChar w:fldCharType="begin"/>
            </w:r>
            <w:r>
              <w:rPr>
                <w:noProof/>
                <w:webHidden/>
              </w:rPr>
              <w:instrText xml:space="preserve"> PAGEREF _Toc427508731 \h </w:instrText>
            </w:r>
            <w:r>
              <w:rPr>
                <w:noProof/>
                <w:webHidden/>
              </w:rPr>
            </w:r>
          </w:ins>
          <w:r>
            <w:rPr>
              <w:noProof/>
              <w:webHidden/>
            </w:rPr>
            <w:fldChar w:fldCharType="separate"/>
          </w:r>
          <w:ins w:id="1679" w:author="Sammartano, Marc (BIC USA)" w:date="2015-08-16T17:11:00Z">
            <w:r>
              <w:rPr>
                <w:noProof/>
                <w:webHidden/>
              </w:rPr>
              <w:t>131</w:t>
            </w:r>
          </w:ins>
          <w:ins w:id="16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81" w:author="Sammartano, Marc (BIC USA)" w:date="2015-08-16T17:09:00Z"/>
              <w:rFonts w:eastAsiaTheme="minorEastAsia"/>
              <w:noProof/>
            </w:rPr>
          </w:pPr>
          <w:ins w:id="16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WifiLock &lt;code_nexp&gt;</w:t>
            </w:r>
            <w:r>
              <w:rPr>
                <w:noProof/>
                <w:webHidden/>
              </w:rPr>
              <w:tab/>
            </w:r>
            <w:r>
              <w:rPr>
                <w:noProof/>
                <w:webHidden/>
              </w:rPr>
              <w:fldChar w:fldCharType="begin"/>
            </w:r>
            <w:r>
              <w:rPr>
                <w:noProof/>
                <w:webHidden/>
              </w:rPr>
              <w:instrText xml:space="preserve"> PAGEREF _Toc427508732 \h </w:instrText>
            </w:r>
            <w:r>
              <w:rPr>
                <w:noProof/>
                <w:webHidden/>
              </w:rPr>
            </w:r>
          </w:ins>
          <w:r>
            <w:rPr>
              <w:noProof/>
              <w:webHidden/>
            </w:rPr>
            <w:fldChar w:fldCharType="separate"/>
          </w:r>
          <w:ins w:id="1683" w:author="Sammartano, Marc (BIC USA)" w:date="2015-08-16T17:11:00Z">
            <w:r>
              <w:rPr>
                <w:noProof/>
                <w:webHidden/>
              </w:rPr>
              <w:t>132</w:t>
            </w:r>
          </w:ins>
          <w:ins w:id="16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85" w:author="Sammartano, Marc (BIC USA)" w:date="2015-08-16T17:09:00Z"/>
              <w:rFonts w:eastAsiaTheme="minorEastAsia"/>
              <w:noProof/>
            </w:rPr>
          </w:pPr>
          <w:ins w:id="16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_Toc427508733 \h </w:instrText>
            </w:r>
            <w:r>
              <w:rPr>
                <w:noProof/>
                <w:webHidden/>
              </w:rPr>
            </w:r>
          </w:ins>
          <w:r>
            <w:rPr>
              <w:noProof/>
              <w:webHidden/>
            </w:rPr>
            <w:fldChar w:fldCharType="separate"/>
          </w:r>
          <w:ins w:id="1687" w:author="Sammartano, Marc (BIC USA)" w:date="2015-08-16T17:11:00Z">
            <w:r>
              <w:rPr>
                <w:noProof/>
                <w:webHidden/>
              </w:rPr>
              <w:t>132</w:t>
            </w:r>
          </w:ins>
          <w:ins w:id="16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89" w:author="Sammartano, Marc (BIC USA)" w:date="2015-08-16T17:09:00Z"/>
              <w:rFonts w:eastAsiaTheme="minorEastAsia"/>
              <w:noProof/>
            </w:rPr>
          </w:pPr>
          <w:ins w:id="16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Home</w:t>
            </w:r>
            <w:r>
              <w:rPr>
                <w:noProof/>
                <w:webHidden/>
              </w:rPr>
              <w:tab/>
            </w:r>
            <w:r>
              <w:rPr>
                <w:noProof/>
                <w:webHidden/>
              </w:rPr>
              <w:fldChar w:fldCharType="begin"/>
            </w:r>
            <w:r>
              <w:rPr>
                <w:noProof/>
                <w:webHidden/>
              </w:rPr>
              <w:instrText xml:space="preserve"> PAGEREF _Toc427508734 \h </w:instrText>
            </w:r>
            <w:r>
              <w:rPr>
                <w:noProof/>
                <w:webHidden/>
              </w:rPr>
            </w:r>
          </w:ins>
          <w:r>
            <w:rPr>
              <w:noProof/>
              <w:webHidden/>
            </w:rPr>
            <w:fldChar w:fldCharType="separate"/>
          </w:r>
          <w:ins w:id="1691" w:author="Sammartano, Marc (BIC USA)" w:date="2015-08-16T17:11:00Z">
            <w:r>
              <w:rPr>
                <w:noProof/>
                <w:webHidden/>
              </w:rPr>
              <w:t>133</w:t>
            </w:r>
          </w:ins>
          <w:ins w:id="16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93" w:author="Sammartano, Marc (BIC USA)" w:date="2015-08-16T17:09:00Z"/>
              <w:rFonts w:eastAsiaTheme="minorEastAsia"/>
              <w:noProof/>
            </w:rPr>
          </w:pPr>
          <w:ins w:id="16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OnBackGround:</w:t>
            </w:r>
            <w:r>
              <w:rPr>
                <w:noProof/>
                <w:webHidden/>
              </w:rPr>
              <w:tab/>
            </w:r>
            <w:r>
              <w:rPr>
                <w:noProof/>
                <w:webHidden/>
              </w:rPr>
              <w:fldChar w:fldCharType="begin"/>
            </w:r>
            <w:r>
              <w:rPr>
                <w:noProof/>
                <w:webHidden/>
              </w:rPr>
              <w:instrText xml:space="preserve"> PAGEREF _Toc427508735 \h </w:instrText>
            </w:r>
            <w:r>
              <w:rPr>
                <w:noProof/>
                <w:webHidden/>
              </w:rPr>
            </w:r>
          </w:ins>
          <w:r>
            <w:rPr>
              <w:noProof/>
              <w:webHidden/>
            </w:rPr>
            <w:fldChar w:fldCharType="separate"/>
          </w:r>
          <w:ins w:id="1695" w:author="Sammartano, Marc (BIC USA)" w:date="2015-08-16T17:11:00Z">
            <w:r>
              <w:rPr>
                <w:noProof/>
                <w:webHidden/>
              </w:rPr>
              <w:t>133</w:t>
            </w:r>
          </w:ins>
          <w:ins w:id="16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697" w:author="Sammartano, Marc (BIC USA)" w:date="2015-08-16T17:09:00Z"/>
              <w:rFonts w:eastAsiaTheme="minorEastAsia"/>
              <w:noProof/>
            </w:rPr>
          </w:pPr>
          <w:ins w:id="16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Background.resume</w:t>
            </w:r>
            <w:r>
              <w:rPr>
                <w:noProof/>
                <w:webHidden/>
              </w:rPr>
              <w:tab/>
            </w:r>
            <w:r>
              <w:rPr>
                <w:noProof/>
                <w:webHidden/>
              </w:rPr>
              <w:fldChar w:fldCharType="begin"/>
            </w:r>
            <w:r>
              <w:rPr>
                <w:noProof/>
                <w:webHidden/>
              </w:rPr>
              <w:instrText xml:space="preserve"> PAGEREF _Toc427508736 \h </w:instrText>
            </w:r>
            <w:r>
              <w:rPr>
                <w:noProof/>
                <w:webHidden/>
              </w:rPr>
            </w:r>
          </w:ins>
          <w:r>
            <w:rPr>
              <w:noProof/>
              <w:webHidden/>
            </w:rPr>
            <w:fldChar w:fldCharType="separate"/>
          </w:r>
          <w:ins w:id="1699" w:author="Sammartano, Marc (BIC USA)" w:date="2015-08-16T17:11:00Z">
            <w:r>
              <w:rPr>
                <w:noProof/>
                <w:webHidden/>
              </w:rPr>
              <w:t>133</w:t>
            </w:r>
          </w:ins>
          <w:ins w:id="170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701" w:author="Sammartano, Marc (BIC USA)" w:date="2015-08-16T17:09:00Z"/>
              <w:rFonts w:eastAsiaTheme="minorEastAsia"/>
              <w:noProof/>
            </w:rPr>
          </w:pPr>
          <w:ins w:id="17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SQLITE</w:t>
            </w:r>
            <w:r>
              <w:rPr>
                <w:noProof/>
                <w:webHidden/>
              </w:rPr>
              <w:tab/>
            </w:r>
            <w:r>
              <w:rPr>
                <w:noProof/>
                <w:webHidden/>
              </w:rPr>
              <w:fldChar w:fldCharType="begin"/>
            </w:r>
            <w:r>
              <w:rPr>
                <w:noProof/>
                <w:webHidden/>
              </w:rPr>
              <w:instrText xml:space="preserve"> PAGEREF _Toc427508737 \h </w:instrText>
            </w:r>
            <w:r>
              <w:rPr>
                <w:noProof/>
                <w:webHidden/>
              </w:rPr>
            </w:r>
          </w:ins>
          <w:r>
            <w:rPr>
              <w:noProof/>
              <w:webHidden/>
            </w:rPr>
            <w:fldChar w:fldCharType="separate"/>
          </w:r>
          <w:ins w:id="1703" w:author="Sammartano, Marc (BIC USA)" w:date="2015-08-16T17:11:00Z">
            <w:r>
              <w:rPr>
                <w:noProof/>
                <w:webHidden/>
              </w:rPr>
              <w:t>133</w:t>
            </w:r>
          </w:ins>
          <w:ins w:id="17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705" w:author="Sammartano, Marc (BIC USA)" w:date="2015-08-16T17:09:00Z"/>
              <w:rFonts w:eastAsiaTheme="minorEastAsia"/>
              <w:noProof/>
            </w:rPr>
          </w:pPr>
          <w:ins w:id="17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Overview</w:t>
            </w:r>
            <w:r>
              <w:rPr>
                <w:noProof/>
                <w:webHidden/>
              </w:rPr>
              <w:tab/>
            </w:r>
            <w:r>
              <w:rPr>
                <w:noProof/>
                <w:webHidden/>
              </w:rPr>
              <w:fldChar w:fldCharType="begin"/>
            </w:r>
            <w:r>
              <w:rPr>
                <w:noProof/>
                <w:webHidden/>
              </w:rPr>
              <w:instrText xml:space="preserve"> PAGEREF _Toc427508738 \h </w:instrText>
            </w:r>
            <w:r>
              <w:rPr>
                <w:noProof/>
                <w:webHidden/>
              </w:rPr>
            </w:r>
          </w:ins>
          <w:r>
            <w:rPr>
              <w:noProof/>
              <w:webHidden/>
            </w:rPr>
            <w:fldChar w:fldCharType="separate"/>
          </w:r>
          <w:ins w:id="1707" w:author="Sammartano, Marc (BIC USA)" w:date="2015-08-16T17:11:00Z">
            <w:r>
              <w:rPr>
                <w:noProof/>
                <w:webHidden/>
              </w:rPr>
              <w:t>133</w:t>
            </w:r>
          </w:ins>
          <w:ins w:id="17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709" w:author="Sammartano, Marc (BIC USA)" w:date="2015-08-16T17:09:00Z"/>
              <w:rFonts w:eastAsiaTheme="minorEastAsia"/>
              <w:noProof/>
            </w:rPr>
          </w:pPr>
          <w:ins w:id="17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SQLITE Commands</w:t>
            </w:r>
            <w:r>
              <w:rPr>
                <w:noProof/>
                <w:webHidden/>
              </w:rPr>
              <w:tab/>
            </w:r>
            <w:r>
              <w:rPr>
                <w:noProof/>
                <w:webHidden/>
              </w:rPr>
              <w:fldChar w:fldCharType="begin"/>
            </w:r>
            <w:r>
              <w:rPr>
                <w:noProof/>
                <w:webHidden/>
              </w:rPr>
              <w:instrText xml:space="preserve"> PAGEREF _Toc427508739 \h </w:instrText>
            </w:r>
            <w:r>
              <w:rPr>
                <w:noProof/>
                <w:webHidden/>
              </w:rPr>
            </w:r>
          </w:ins>
          <w:r>
            <w:rPr>
              <w:noProof/>
              <w:webHidden/>
            </w:rPr>
            <w:fldChar w:fldCharType="separate"/>
          </w:r>
          <w:ins w:id="1711" w:author="Sammartano, Marc (BIC USA)" w:date="2015-08-16T17:11:00Z">
            <w:r>
              <w:rPr>
                <w:noProof/>
                <w:webHidden/>
              </w:rPr>
              <w:t>134</w:t>
            </w:r>
          </w:ins>
          <w:ins w:id="17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13" w:author="Sammartano, Marc (BIC USA)" w:date="2015-08-16T17:09:00Z"/>
              <w:rFonts w:eastAsiaTheme="minorEastAsia"/>
              <w:noProof/>
            </w:rPr>
          </w:pPr>
          <w:ins w:id="17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Sql.open &lt;DB_pointer_nvar&gt;, &lt;DB_name_sexp&gt;</w:t>
            </w:r>
            <w:r>
              <w:rPr>
                <w:noProof/>
                <w:webHidden/>
              </w:rPr>
              <w:tab/>
            </w:r>
            <w:r>
              <w:rPr>
                <w:noProof/>
                <w:webHidden/>
              </w:rPr>
              <w:fldChar w:fldCharType="begin"/>
            </w:r>
            <w:r>
              <w:rPr>
                <w:noProof/>
                <w:webHidden/>
              </w:rPr>
              <w:instrText xml:space="preserve"> PAGEREF _Toc427508740 \h </w:instrText>
            </w:r>
            <w:r>
              <w:rPr>
                <w:noProof/>
                <w:webHidden/>
              </w:rPr>
            </w:r>
          </w:ins>
          <w:r>
            <w:rPr>
              <w:noProof/>
              <w:webHidden/>
            </w:rPr>
            <w:fldChar w:fldCharType="separate"/>
          </w:r>
          <w:ins w:id="1715" w:author="Sammartano, Marc (BIC USA)" w:date="2015-08-16T17:11:00Z">
            <w:r>
              <w:rPr>
                <w:noProof/>
                <w:webHidden/>
              </w:rPr>
              <w:t>134</w:t>
            </w:r>
          </w:ins>
          <w:ins w:id="17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17" w:author="Sammartano, Marc (BIC USA)" w:date="2015-08-16T17:09:00Z"/>
              <w:rFonts w:eastAsiaTheme="minorEastAsia"/>
              <w:noProof/>
            </w:rPr>
          </w:pPr>
          <w:ins w:id="17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Sql.close &lt;DB_pointer_nvar&gt;</w:t>
            </w:r>
            <w:r>
              <w:rPr>
                <w:noProof/>
                <w:webHidden/>
              </w:rPr>
              <w:tab/>
            </w:r>
            <w:r>
              <w:rPr>
                <w:noProof/>
                <w:webHidden/>
              </w:rPr>
              <w:fldChar w:fldCharType="begin"/>
            </w:r>
            <w:r>
              <w:rPr>
                <w:noProof/>
                <w:webHidden/>
              </w:rPr>
              <w:instrText xml:space="preserve"> PAGEREF _Toc427508741 \h </w:instrText>
            </w:r>
            <w:r>
              <w:rPr>
                <w:noProof/>
                <w:webHidden/>
              </w:rPr>
            </w:r>
          </w:ins>
          <w:r>
            <w:rPr>
              <w:noProof/>
              <w:webHidden/>
            </w:rPr>
            <w:fldChar w:fldCharType="separate"/>
          </w:r>
          <w:ins w:id="1719" w:author="Sammartano, Marc (BIC USA)" w:date="2015-08-16T17:11:00Z">
            <w:r>
              <w:rPr>
                <w:noProof/>
                <w:webHidden/>
              </w:rPr>
              <w:t>134</w:t>
            </w:r>
          </w:ins>
          <w:ins w:id="17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21" w:author="Sammartano, Marc (BIC USA)" w:date="2015-08-16T17:09:00Z"/>
              <w:rFonts w:eastAsiaTheme="minorEastAsia"/>
              <w:noProof/>
            </w:rPr>
          </w:pPr>
          <w:ins w:id="17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_Toc427508742 \h </w:instrText>
            </w:r>
            <w:r>
              <w:rPr>
                <w:noProof/>
                <w:webHidden/>
              </w:rPr>
            </w:r>
          </w:ins>
          <w:r>
            <w:rPr>
              <w:noProof/>
              <w:webHidden/>
            </w:rPr>
            <w:fldChar w:fldCharType="separate"/>
          </w:r>
          <w:ins w:id="1723" w:author="Sammartano, Marc (BIC USA)" w:date="2015-08-16T17:11:00Z">
            <w:r>
              <w:rPr>
                <w:noProof/>
                <w:webHidden/>
              </w:rPr>
              <w:t>134</w:t>
            </w:r>
          </w:ins>
          <w:ins w:id="17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25" w:author="Sammartano, Marc (BIC USA)" w:date="2015-08-16T17:09:00Z"/>
              <w:rFonts w:eastAsiaTheme="minorEastAsia"/>
              <w:noProof/>
            </w:rPr>
          </w:pPr>
          <w:ins w:id="17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_Toc427508743 \h </w:instrText>
            </w:r>
            <w:r>
              <w:rPr>
                <w:noProof/>
                <w:webHidden/>
              </w:rPr>
            </w:r>
          </w:ins>
          <w:r>
            <w:rPr>
              <w:noProof/>
              <w:webHidden/>
            </w:rPr>
            <w:fldChar w:fldCharType="separate"/>
          </w:r>
          <w:ins w:id="1727" w:author="Sammartano, Marc (BIC USA)" w:date="2015-08-16T17:11:00Z">
            <w:r>
              <w:rPr>
                <w:noProof/>
                <w:webHidden/>
              </w:rPr>
              <w:t>134</w:t>
            </w:r>
          </w:ins>
          <w:ins w:id="17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29" w:author="Sammartano, Marc (BIC USA)" w:date="2015-08-16T17:09:00Z"/>
              <w:rFonts w:eastAsiaTheme="minorEastAsia"/>
              <w:noProof/>
            </w:rPr>
          </w:pPr>
          <w:ins w:id="17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_Toc427508744 \h </w:instrText>
            </w:r>
            <w:r>
              <w:rPr>
                <w:noProof/>
                <w:webHidden/>
              </w:rPr>
            </w:r>
          </w:ins>
          <w:r>
            <w:rPr>
              <w:noProof/>
              <w:webHidden/>
            </w:rPr>
            <w:fldChar w:fldCharType="separate"/>
          </w:r>
          <w:ins w:id="1731" w:author="Sammartano, Marc (BIC USA)" w:date="2015-08-16T17:11:00Z">
            <w:r>
              <w:rPr>
                <w:noProof/>
                <w:webHidden/>
              </w:rPr>
              <w:t>134</w:t>
            </w:r>
          </w:ins>
          <w:ins w:id="17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33" w:author="Sammartano, Marc (BIC USA)" w:date="2015-08-16T17:09:00Z"/>
              <w:rFonts w:eastAsiaTheme="minorEastAsia"/>
              <w:noProof/>
            </w:rPr>
          </w:pPr>
          <w:ins w:id="17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_Toc427508745 \h </w:instrText>
            </w:r>
            <w:r>
              <w:rPr>
                <w:noProof/>
                <w:webHidden/>
              </w:rPr>
            </w:r>
          </w:ins>
          <w:r>
            <w:rPr>
              <w:noProof/>
              <w:webHidden/>
            </w:rPr>
            <w:fldChar w:fldCharType="separate"/>
          </w:r>
          <w:ins w:id="1735" w:author="Sammartano, Marc (BIC USA)" w:date="2015-08-16T17:11:00Z">
            <w:r>
              <w:rPr>
                <w:noProof/>
                <w:webHidden/>
              </w:rPr>
              <w:t>135</w:t>
            </w:r>
          </w:ins>
          <w:ins w:id="17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37" w:author="Sammartano, Marc (BIC USA)" w:date="2015-08-16T17:09:00Z"/>
              <w:rFonts w:eastAsiaTheme="minorEastAsia"/>
              <w:noProof/>
            </w:rPr>
          </w:pPr>
          <w:ins w:id="17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Sql.query.length &lt;length_nvar&gt;, &lt;cursor_nvar&gt;</w:t>
            </w:r>
            <w:r>
              <w:rPr>
                <w:noProof/>
                <w:webHidden/>
              </w:rPr>
              <w:tab/>
            </w:r>
            <w:r>
              <w:rPr>
                <w:noProof/>
                <w:webHidden/>
              </w:rPr>
              <w:fldChar w:fldCharType="begin"/>
            </w:r>
            <w:r>
              <w:rPr>
                <w:noProof/>
                <w:webHidden/>
              </w:rPr>
              <w:instrText xml:space="preserve"> PAGEREF _Toc427508746 \h </w:instrText>
            </w:r>
            <w:r>
              <w:rPr>
                <w:noProof/>
                <w:webHidden/>
              </w:rPr>
            </w:r>
          </w:ins>
          <w:r>
            <w:rPr>
              <w:noProof/>
              <w:webHidden/>
            </w:rPr>
            <w:fldChar w:fldCharType="separate"/>
          </w:r>
          <w:ins w:id="1739" w:author="Sammartano, Marc (BIC USA)" w:date="2015-08-16T17:11:00Z">
            <w:r>
              <w:rPr>
                <w:noProof/>
                <w:webHidden/>
              </w:rPr>
              <w:t>135</w:t>
            </w:r>
          </w:ins>
          <w:ins w:id="17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41" w:author="Sammartano, Marc (BIC USA)" w:date="2015-08-16T17:09:00Z"/>
              <w:rFonts w:eastAsiaTheme="minorEastAsia"/>
              <w:noProof/>
            </w:rPr>
          </w:pPr>
          <w:ins w:id="17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Sql.query.position &lt;position_nvar&gt;, &lt;cursor_nvar&gt;</w:t>
            </w:r>
            <w:r>
              <w:rPr>
                <w:noProof/>
                <w:webHidden/>
              </w:rPr>
              <w:tab/>
            </w:r>
            <w:r>
              <w:rPr>
                <w:noProof/>
                <w:webHidden/>
              </w:rPr>
              <w:fldChar w:fldCharType="begin"/>
            </w:r>
            <w:r>
              <w:rPr>
                <w:noProof/>
                <w:webHidden/>
              </w:rPr>
              <w:instrText xml:space="preserve"> PAGEREF _Toc427508747 \h </w:instrText>
            </w:r>
            <w:r>
              <w:rPr>
                <w:noProof/>
                <w:webHidden/>
              </w:rPr>
            </w:r>
          </w:ins>
          <w:r>
            <w:rPr>
              <w:noProof/>
              <w:webHidden/>
            </w:rPr>
            <w:fldChar w:fldCharType="separate"/>
          </w:r>
          <w:ins w:id="1743" w:author="Sammartano, Marc (BIC USA)" w:date="2015-08-16T17:11:00Z">
            <w:r>
              <w:rPr>
                <w:noProof/>
                <w:webHidden/>
              </w:rPr>
              <w:t>135</w:t>
            </w:r>
          </w:ins>
          <w:ins w:id="17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45" w:author="Sammartano, Marc (BIC USA)" w:date="2015-08-16T17:09:00Z"/>
              <w:rFonts w:eastAsiaTheme="minorEastAsia"/>
              <w:noProof/>
            </w:rPr>
          </w:pPr>
          <w:ins w:id="17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Sql.next &lt;done_lvar&gt;, &lt;cursor_nvar&gt;, C1V$, C2V$, ..., CNV$</w:t>
            </w:r>
            <w:r>
              <w:rPr>
                <w:noProof/>
                <w:webHidden/>
              </w:rPr>
              <w:tab/>
            </w:r>
            <w:r>
              <w:rPr>
                <w:noProof/>
                <w:webHidden/>
              </w:rPr>
              <w:fldChar w:fldCharType="begin"/>
            </w:r>
            <w:r>
              <w:rPr>
                <w:noProof/>
                <w:webHidden/>
              </w:rPr>
              <w:instrText xml:space="preserve"> PAGEREF _Toc427508748 \h </w:instrText>
            </w:r>
            <w:r>
              <w:rPr>
                <w:noProof/>
                <w:webHidden/>
              </w:rPr>
            </w:r>
          </w:ins>
          <w:r>
            <w:rPr>
              <w:noProof/>
              <w:webHidden/>
            </w:rPr>
            <w:fldChar w:fldCharType="separate"/>
          </w:r>
          <w:ins w:id="1747" w:author="Sammartano, Marc (BIC USA)" w:date="2015-08-16T17:11:00Z">
            <w:r>
              <w:rPr>
                <w:noProof/>
                <w:webHidden/>
              </w:rPr>
              <w:t>136</w:t>
            </w:r>
          </w:ins>
          <w:ins w:id="17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49" w:author="Sammartano, Marc (BIC USA)" w:date="2015-08-16T17:09:00Z"/>
              <w:rFonts w:eastAsiaTheme="minorEastAsia"/>
              <w:noProof/>
            </w:rPr>
          </w:pPr>
          <w:ins w:id="17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_Toc427508749 \h </w:instrText>
            </w:r>
            <w:r>
              <w:rPr>
                <w:noProof/>
                <w:webHidden/>
              </w:rPr>
            </w:r>
          </w:ins>
          <w:r>
            <w:rPr>
              <w:noProof/>
              <w:webHidden/>
            </w:rPr>
            <w:fldChar w:fldCharType="separate"/>
          </w:r>
          <w:ins w:id="1751" w:author="Sammartano, Marc (BIC USA)" w:date="2015-08-16T17:11:00Z">
            <w:r>
              <w:rPr>
                <w:noProof/>
                <w:webHidden/>
              </w:rPr>
              <w:t>136</w:t>
            </w:r>
          </w:ins>
          <w:ins w:id="17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53" w:author="Sammartano, Marc (BIC USA)" w:date="2015-08-16T17:09:00Z"/>
              <w:rFonts w:eastAsiaTheme="minorEastAsia"/>
              <w:noProof/>
            </w:rPr>
          </w:pPr>
          <w:ins w:id="17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_Toc427508750 \h </w:instrText>
            </w:r>
            <w:r>
              <w:rPr>
                <w:noProof/>
                <w:webHidden/>
              </w:rPr>
            </w:r>
          </w:ins>
          <w:r>
            <w:rPr>
              <w:noProof/>
              <w:webHidden/>
            </w:rPr>
            <w:fldChar w:fldCharType="separate"/>
          </w:r>
          <w:ins w:id="1755" w:author="Sammartano, Marc (BIC USA)" w:date="2015-08-16T17:11:00Z">
            <w:r>
              <w:rPr>
                <w:noProof/>
                <w:webHidden/>
              </w:rPr>
              <w:t>136</w:t>
            </w:r>
          </w:ins>
          <w:ins w:id="17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57" w:author="Sammartano, Marc (BIC USA)" w:date="2015-08-16T17:09:00Z"/>
              <w:rFonts w:eastAsiaTheme="minorEastAsia"/>
              <w:noProof/>
            </w:rPr>
          </w:pPr>
          <w:ins w:id="17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Sql.exec &lt;DB_pointer_nvar&gt;, &lt;command_sexp&gt;</w:t>
            </w:r>
            <w:r>
              <w:rPr>
                <w:noProof/>
                <w:webHidden/>
              </w:rPr>
              <w:tab/>
            </w:r>
            <w:r>
              <w:rPr>
                <w:noProof/>
                <w:webHidden/>
              </w:rPr>
              <w:fldChar w:fldCharType="begin"/>
            </w:r>
            <w:r>
              <w:rPr>
                <w:noProof/>
                <w:webHidden/>
              </w:rPr>
              <w:instrText xml:space="preserve"> PAGEREF _Toc427508751 \h </w:instrText>
            </w:r>
            <w:r>
              <w:rPr>
                <w:noProof/>
                <w:webHidden/>
              </w:rPr>
            </w:r>
          </w:ins>
          <w:r>
            <w:rPr>
              <w:noProof/>
              <w:webHidden/>
            </w:rPr>
            <w:fldChar w:fldCharType="separate"/>
          </w:r>
          <w:ins w:id="1759" w:author="Sammartano, Marc (BIC USA)" w:date="2015-08-16T17:11:00Z">
            <w:r>
              <w:rPr>
                <w:noProof/>
                <w:webHidden/>
              </w:rPr>
              <w:t>136</w:t>
            </w:r>
          </w:ins>
          <w:ins w:id="17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61" w:author="Sammartano, Marc (BIC USA)" w:date="2015-08-16T17:09:00Z"/>
              <w:rFonts w:eastAsiaTheme="minorEastAsia"/>
              <w:noProof/>
            </w:rPr>
          </w:pPr>
          <w:ins w:id="17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_Toc427508752 \h </w:instrText>
            </w:r>
            <w:r>
              <w:rPr>
                <w:noProof/>
                <w:webHidden/>
              </w:rPr>
            </w:r>
          </w:ins>
          <w:r>
            <w:rPr>
              <w:noProof/>
              <w:webHidden/>
            </w:rPr>
            <w:fldChar w:fldCharType="separate"/>
          </w:r>
          <w:ins w:id="1763" w:author="Sammartano, Marc (BIC USA)" w:date="2015-08-16T17:11:00Z">
            <w:r>
              <w:rPr>
                <w:noProof/>
                <w:webHidden/>
              </w:rPr>
              <w:t>136</w:t>
            </w:r>
          </w:ins>
          <w:ins w:id="176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1765" w:author="Sammartano, Marc (BIC USA)" w:date="2015-08-16T17:09:00Z"/>
              <w:rFonts w:eastAsiaTheme="minorEastAsia"/>
              <w:noProof/>
            </w:rPr>
          </w:pPr>
          <w:ins w:id="17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Graphics</w:t>
            </w:r>
            <w:r>
              <w:rPr>
                <w:noProof/>
                <w:webHidden/>
              </w:rPr>
              <w:tab/>
            </w:r>
            <w:r>
              <w:rPr>
                <w:noProof/>
                <w:webHidden/>
              </w:rPr>
              <w:fldChar w:fldCharType="begin"/>
            </w:r>
            <w:r>
              <w:rPr>
                <w:noProof/>
                <w:webHidden/>
              </w:rPr>
              <w:instrText xml:space="preserve"> PAGEREF _Toc427508753 \h </w:instrText>
            </w:r>
            <w:r>
              <w:rPr>
                <w:noProof/>
                <w:webHidden/>
              </w:rPr>
            </w:r>
          </w:ins>
          <w:r>
            <w:rPr>
              <w:noProof/>
              <w:webHidden/>
            </w:rPr>
            <w:fldChar w:fldCharType="separate"/>
          </w:r>
          <w:ins w:id="1767" w:author="Sammartano, Marc (BIC USA)" w:date="2015-08-16T17:11:00Z">
            <w:r>
              <w:rPr>
                <w:noProof/>
                <w:webHidden/>
              </w:rPr>
              <w:t>137</w:t>
            </w:r>
          </w:ins>
          <w:ins w:id="17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769" w:author="Sammartano, Marc (BIC USA)" w:date="2015-08-16T17:09:00Z"/>
              <w:rFonts w:eastAsiaTheme="minorEastAsia"/>
              <w:noProof/>
            </w:rPr>
          </w:pPr>
          <w:ins w:id="17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_Toc427508754 \h </w:instrText>
            </w:r>
            <w:r>
              <w:rPr>
                <w:noProof/>
                <w:webHidden/>
              </w:rPr>
            </w:r>
          </w:ins>
          <w:r>
            <w:rPr>
              <w:noProof/>
              <w:webHidden/>
            </w:rPr>
            <w:fldChar w:fldCharType="separate"/>
          </w:r>
          <w:ins w:id="1771" w:author="Sammartano, Marc (BIC USA)" w:date="2015-08-16T17:11:00Z">
            <w:r>
              <w:rPr>
                <w:noProof/>
                <w:webHidden/>
              </w:rPr>
              <w:t>137</w:t>
            </w:r>
          </w:ins>
          <w:ins w:id="17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73" w:author="Sammartano, Marc (BIC USA)" w:date="2015-08-16T17:09:00Z"/>
              <w:rFonts w:eastAsiaTheme="minorEastAsia"/>
              <w:noProof/>
            </w:rPr>
          </w:pPr>
          <w:ins w:id="17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The Graphics Screen and Graphics Mode</w:t>
            </w:r>
            <w:r>
              <w:rPr>
                <w:noProof/>
                <w:webHidden/>
              </w:rPr>
              <w:tab/>
            </w:r>
            <w:r>
              <w:rPr>
                <w:noProof/>
                <w:webHidden/>
              </w:rPr>
              <w:fldChar w:fldCharType="begin"/>
            </w:r>
            <w:r>
              <w:rPr>
                <w:noProof/>
                <w:webHidden/>
              </w:rPr>
              <w:instrText xml:space="preserve"> PAGEREF _Toc427508755 \h </w:instrText>
            </w:r>
            <w:r>
              <w:rPr>
                <w:noProof/>
                <w:webHidden/>
              </w:rPr>
            </w:r>
          </w:ins>
          <w:r>
            <w:rPr>
              <w:noProof/>
              <w:webHidden/>
            </w:rPr>
            <w:fldChar w:fldCharType="separate"/>
          </w:r>
          <w:ins w:id="1775" w:author="Sammartano, Marc (BIC USA)" w:date="2015-08-16T17:11:00Z">
            <w:r>
              <w:rPr>
                <w:noProof/>
                <w:webHidden/>
              </w:rPr>
              <w:t>137</w:t>
            </w:r>
          </w:ins>
          <w:ins w:id="17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77" w:author="Sammartano, Marc (BIC USA)" w:date="2015-08-16T17:09:00Z"/>
              <w:rFonts w:eastAsiaTheme="minorEastAsia"/>
              <w:noProof/>
            </w:rPr>
          </w:pPr>
          <w:ins w:id="177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"_Toc427508756"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Display Lists</w:t>
            </w:r>
            <w:r>
              <w:rPr>
                <w:noProof/>
                <w:webHidden/>
              </w:rPr>
              <w:tab/>
            </w:r>
            <w:r>
              <w:rPr>
                <w:noProof/>
                <w:webHidden/>
              </w:rPr>
              <w:fldChar w:fldCharType="begin"/>
            </w:r>
            <w:r>
              <w:rPr>
                <w:noProof/>
                <w:webHidden/>
              </w:rPr>
              <w:instrText xml:space="preserve"> PAGEREF _Toc427508756 \h </w:instrText>
            </w:r>
            <w:r>
              <w:rPr>
                <w:noProof/>
                <w:webHidden/>
              </w:rPr>
            </w:r>
          </w:ins>
          <w:r>
            <w:rPr>
              <w:noProof/>
              <w:webHidden/>
            </w:rPr>
            <w:fldChar w:fldCharType="separate"/>
          </w:r>
          <w:ins w:id="1779" w:author="Sammartano, Marc (BIC USA)" w:date="2015-08-16T17:11:00Z">
            <w:r>
              <w:rPr>
                <w:noProof/>
                <w:webHidden/>
              </w:rPr>
              <w:t>137</w:t>
            </w:r>
          </w:ins>
          <w:ins w:id="17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81" w:author="Sammartano, Marc (BIC USA)" w:date="2015-08-16T17:09:00Z"/>
              <w:rFonts w:eastAsiaTheme="minorEastAsia"/>
              <w:noProof/>
            </w:rPr>
          </w:pPr>
          <w:ins w:id="17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Drawing Coordinates</w:t>
            </w:r>
            <w:r>
              <w:rPr>
                <w:noProof/>
                <w:webHidden/>
              </w:rPr>
              <w:tab/>
            </w:r>
            <w:r>
              <w:rPr>
                <w:noProof/>
                <w:webHidden/>
              </w:rPr>
              <w:fldChar w:fldCharType="begin"/>
            </w:r>
            <w:r>
              <w:rPr>
                <w:noProof/>
                <w:webHidden/>
              </w:rPr>
              <w:instrText xml:space="preserve"> PAGEREF _Toc427508757 \h </w:instrText>
            </w:r>
            <w:r>
              <w:rPr>
                <w:noProof/>
                <w:webHidden/>
              </w:rPr>
            </w:r>
          </w:ins>
          <w:r>
            <w:rPr>
              <w:noProof/>
              <w:webHidden/>
            </w:rPr>
            <w:fldChar w:fldCharType="separate"/>
          </w:r>
          <w:ins w:id="1783" w:author="Sammartano, Marc (BIC USA)" w:date="2015-08-16T17:11:00Z">
            <w:r>
              <w:rPr>
                <w:noProof/>
                <w:webHidden/>
              </w:rPr>
              <w:t>138</w:t>
            </w:r>
          </w:ins>
          <w:ins w:id="17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85" w:author="Sammartano, Marc (BIC USA)" w:date="2015-08-16T17:09:00Z"/>
              <w:rFonts w:eastAsiaTheme="minorEastAsia"/>
              <w:noProof/>
            </w:rPr>
          </w:pPr>
          <w:ins w:id="17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Drawing into Bitmaps</w:t>
            </w:r>
            <w:r>
              <w:rPr>
                <w:noProof/>
                <w:webHidden/>
              </w:rPr>
              <w:tab/>
            </w:r>
            <w:r>
              <w:rPr>
                <w:noProof/>
                <w:webHidden/>
              </w:rPr>
              <w:fldChar w:fldCharType="begin"/>
            </w:r>
            <w:r>
              <w:rPr>
                <w:noProof/>
                <w:webHidden/>
              </w:rPr>
              <w:instrText xml:space="preserve"> PAGEREF _Toc427508758 \h </w:instrText>
            </w:r>
            <w:r>
              <w:rPr>
                <w:noProof/>
                <w:webHidden/>
              </w:rPr>
            </w:r>
          </w:ins>
          <w:r>
            <w:rPr>
              <w:noProof/>
              <w:webHidden/>
            </w:rPr>
            <w:fldChar w:fldCharType="separate"/>
          </w:r>
          <w:ins w:id="1787" w:author="Sammartano, Marc (BIC USA)" w:date="2015-08-16T17:11:00Z">
            <w:r>
              <w:rPr>
                <w:noProof/>
                <w:webHidden/>
              </w:rPr>
              <w:t>138</w:t>
            </w:r>
          </w:ins>
          <w:ins w:id="17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89" w:author="Sammartano, Marc (BIC USA)" w:date="2015-08-16T17:09:00Z"/>
              <w:rFonts w:eastAsiaTheme="minorEastAsia"/>
              <w:noProof/>
            </w:rPr>
          </w:pPr>
          <w:ins w:id="17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Colors</w:t>
            </w:r>
            <w:r>
              <w:rPr>
                <w:noProof/>
                <w:webHidden/>
              </w:rPr>
              <w:tab/>
            </w:r>
            <w:r>
              <w:rPr>
                <w:noProof/>
                <w:webHidden/>
              </w:rPr>
              <w:fldChar w:fldCharType="begin"/>
            </w:r>
            <w:r>
              <w:rPr>
                <w:noProof/>
                <w:webHidden/>
              </w:rPr>
              <w:instrText xml:space="preserve"> PAGEREF _Toc427508759 \h </w:instrText>
            </w:r>
            <w:r>
              <w:rPr>
                <w:noProof/>
                <w:webHidden/>
              </w:rPr>
            </w:r>
          </w:ins>
          <w:r>
            <w:rPr>
              <w:noProof/>
              <w:webHidden/>
            </w:rPr>
            <w:fldChar w:fldCharType="separate"/>
          </w:r>
          <w:ins w:id="1791" w:author="Sammartano, Marc (BIC USA)" w:date="2015-08-16T17:11:00Z">
            <w:r>
              <w:rPr>
                <w:noProof/>
                <w:webHidden/>
              </w:rPr>
              <w:t>138</w:t>
            </w:r>
          </w:ins>
          <w:ins w:id="17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93" w:author="Sammartano, Marc (BIC USA)" w:date="2015-08-16T17:09:00Z"/>
              <w:rFonts w:eastAsiaTheme="minorEastAsia"/>
              <w:noProof/>
            </w:rPr>
          </w:pPr>
          <w:ins w:id="17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Paints</w:t>
            </w:r>
            <w:r>
              <w:rPr>
                <w:noProof/>
                <w:webHidden/>
              </w:rPr>
              <w:tab/>
            </w:r>
            <w:r>
              <w:rPr>
                <w:noProof/>
                <w:webHidden/>
              </w:rPr>
              <w:fldChar w:fldCharType="begin"/>
            </w:r>
            <w:r>
              <w:rPr>
                <w:noProof/>
                <w:webHidden/>
              </w:rPr>
              <w:instrText xml:space="preserve"> PAGEREF _Toc427508760 \h </w:instrText>
            </w:r>
            <w:r>
              <w:rPr>
                <w:noProof/>
                <w:webHidden/>
              </w:rPr>
            </w:r>
          </w:ins>
          <w:r>
            <w:rPr>
              <w:noProof/>
              <w:webHidden/>
            </w:rPr>
            <w:fldChar w:fldCharType="separate"/>
          </w:r>
          <w:ins w:id="1795" w:author="Sammartano, Marc (BIC USA)" w:date="2015-08-16T17:11:00Z">
            <w:r>
              <w:rPr>
                <w:noProof/>
                <w:webHidden/>
              </w:rPr>
              <w:t>139</w:t>
            </w:r>
          </w:ins>
          <w:ins w:id="17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797" w:author="Sammartano, Marc (BIC USA)" w:date="2015-08-16T17:09:00Z"/>
              <w:rFonts w:eastAsiaTheme="minorEastAsia"/>
              <w:noProof/>
            </w:rPr>
          </w:pPr>
          <w:ins w:id="17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Hardware-accelerated Graphics</w:t>
            </w:r>
            <w:r>
              <w:rPr>
                <w:noProof/>
                <w:webHidden/>
              </w:rPr>
              <w:tab/>
            </w:r>
            <w:r>
              <w:rPr>
                <w:noProof/>
                <w:webHidden/>
              </w:rPr>
              <w:fldChar w:fldCharType="begin"/>
            </w:r>
            <w:r>
              <w:rPr>
                <w:noProof/>
                <w:webHidden/>
              </w:rPr>
              <w:instrText xml:space="preserve"> PAGEREF _Toc427508761 \h </w:instrText>
            </w:r>
            <w:r>
              <w:rPr>
                <w:noProof/>
                <w:webHidden/>
              </w:rPr>
            </w:r>
          </w:ins>
          <w:r>
            <w:rPr>
              <w:noProof/>
              <w:webHidden/>
            </w:rPr>
            <w:fldChar w:fldCharType="separate"/>
          </w:r>
          <w:ins w:id="1799" w:author="Sammartano, Marc (BIC USA)" w:date="2015-08-16T17:11:00Z">
            <w:r>
              <w:rPr>
                <w:noProof/>
                <w:webHidden/>
              </w:rPr>
              <w:t>139</w:t>
            </w:r>
          </w:ins>
          <w:ins w:id="18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801" w:author="Sammartano, Marc (BIC USA)" w:date="2015-08-16T17:09:00Z"/>
              <w:rFonts w:eastAsiaTheme="minorEastAsia"/>
              <w:noProof/>
            </w:rPr>
          </w:pPr>
          <w:ins w:id="18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Graphics Setup Commands</w:t>
            </w:r>
            <w:r>
              <w:rPr>
                <w:noProof/>
                <w:webHidden/>
              </w:rPr>
              <w:tab/>
            </w:r>
            <w:r>
              <w:rPr>
                <w:noProof/>
                <w:webHidden/>
              </w:rPr>
              <w:fldChar w:fldCharType="begin"/>
            </w:r>
            <w:r>
              <w:rPr>
                <w:noProof/>
                <w:webHidden/>
              </w:rPr>
              <w:instrText xml:space="preserve"> PAGEREF _Toc427508762 \h </w:instrText>
            </w:r>
            <w:r>
              <w:rPr>
                <w:noProof/>
                <w:webHidden/>
              </w:rPr>
            </w:r>
          </w:ins>
          <w:r>
            <w:rPr>
              <w:noProof/>
              <w:webHidden/>
            </w:rPr>
            <w:fldChar w:fldCharType="separate"/>
          </w:r>
          <w:ins w:id="1803" w:author="Sammartano, Marc (BIC USA)" w:date="2015-08-16T17:11:00Z">
            <w:r>
              <w:rPr>
                <w:noProof/>
                <w:webHidden/>
              </w:rPr>
              <w:t>139</w:t>
            </w:r>
          </w:ins>
          <w:ins w:id="18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05" w:author="Sammartano, Marc (BIC USA)" w:date="2015-08-16T17:09:00Z"/>
              <w:rFonts w:eastAsiaTheme="minorEastAsia"/>
              <w:noProof/>
            </w:rPr>
          </w:pPr>
          <w:ins w:id="18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_Toc427508763 \h </w:instrText>
            </w:r>
            <w:r>
              <w:rPr>
                <w:noProof/>
                <w:webHidden/>
              </w:rPr>
            </w:r>
          </w:ins>
          <w:r>
            <w:rPr>
              <w:noProof/>
              <w:webHidden/>
            </w:rPr>
            <w:fldChar w:fldCharType="separate"/>
          </w:r>
          <w:ins w:id="1807" w:author="Sammartano, Marc (BIC USA)" w:date="2015-08-16T17:11:00Z">
            <w:r>
              <w:rPr>
                <w:noProof/>
                <w:webHidden/>
              </w:rPr>
              <w:t>139</w:t>
            </w:r>
          </w:ins>
          <w:ins w:id="18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09" w:author="Sammartano, Marc (BIC USA)" w:date="2015-08-16T17:09:00Z"/>
              <w:rFonts w:eastAsiaTheme="minorEastAsia"/>
              <w:noProof/>
            </w:rPr>
          </w:pPr>
          <w:ins w:id="18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Gr.color {{alpha}{, red}{, green}{, blue}{, style}}</w:t>
            </w:r>
            <w:r>
              <w:rPr>
                <w:noProof/>
                <w:webHidden/>
              </w:rPr>
              <w:tab/>
            </w:r>
            <w:r>
              <w:rPr>
                <w:noProof/>
                <w:webHidden/>
              </w:rPr>
              <w:fldChar w:fldCharType="begin"/>
            </w:r>
            <w:r>
              <w:rPr>
                <w:noProof/>
                <w:webHidden/>
              </w:rPr>
              <w:instrText xml:space="preserve"> PAGEREF _Toc427508764 \h </w:instrText>
            </w:r>
            <w:r>
              <w:rPr>
                <w:noProof/>
                <w:webHidden/>
              </w:rPr>
            </w:r>
          </w:ins>
          <w:r>
            <w:rPr>
              <w:noProof/>
              <w:webHidden/>
            </w:rPr>
            <w:fldChar w:fldCharType="separate"/>
          </w:r>
          <w:ins w:id="1811" w:author="Sammartano, Marc (BIC USA)" w:date="2015-08-16T17:11:00Z">
            <w:r>
              <w:rPr>
                <w:noProof/>
                <w:webHidden/>
              </w:rPr>
              <w:t>139</w:t>
            </w:r>
          </w:ins>
          <w:ins w:id="18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13" w:author="Sammartano, Marc (BIC USA)" w:date="2015-08-16T17:09:00Z"/>
              <w:rFonts w:eastAsiaTheme="minorEastAsia"/>
              <w:noProof/>
            </w:rPr>
          </w:pPr>
          <w:ins w:id="18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Gr.set.antialias &lt;lexp&gt;</w:t>
            </w:r>
            <w:r>
              <w:rPr>
                <w:noProof/>
                <w:webHidden/>
              </w:rPr>
              <w:tab/>
            </w:r>
            <w:r>
              <w:rPr>
                <w:noProof/>
                <w:webHidden/>
              </w:rPr>
              <w:fldChar w:fldCharType="begin"/>
            </w:r>
            <w:r>
              <w:rPr>
                <w:noProof/>
                <w:webHidden/>
              </w:rPr>
              <w:instrText xml:space="preserve"> PAGEREF _Toc427508765 \h </w:instrText>
            </w:r>
            <w:r>
              <w:rPr>
                <w:noProof/>
                <w:webHidden/>
              </w:rPr>
            </w:r>
          </w:ins>
          <w:r>
            <w:rPr>
              <w:noProof/>
              <w:webHidden/>
            </w:rPr>
            <w:fldChar w:fldCharType="separate"/>
          </w:r>
          <w:ins w:id="1815" w:author="Sammartano, Marc (BIC USA)" w:date="2015-08-16T17:11:00Z">
            <w:r>
              <w:rPr>
                <w:noProof/>
                <w:webHidden/>
              </w:rPr>
              <w:t>140</w:t>
            </w:r>
          </w:ins>
          <w:ins w:id="18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17" w:author="Sammartano, Marc (BIC USA)" w:date="2015-08-16T17:09:00Z"/>
              <w:rFonts w:eastAsiaTheme="minorEastAsia"/>
              <w:noProof/>
            </w:rPr>
          </w:pPr>
          <w:ins w:id="18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Gr.set.stroke &lt;nexp&gt;</w:t>
            </w:r>
            <w:r>
              <w:rPr>
                <w:noProof/>
                <w:webHidden/>
              </w:rPr>
              <w:tab/>
            </w:r>
            <w:r>
              <w:rPr>
                <w:noProof/>
                <w:webHidden/>
              </w:rPr>
              <w:fldChar w:fldCharType="begin"/>
            </w:r>
            <w:r>
              <w:rPr>
                <w:noProof/>
                <w:webHidden/>
              </w:rPr>
              <w:instrText xml:space="preserve"> PAGEREF _Toc427508766 \h </w:instrText>
            </w:r>
            <w:r>
              <w:rPr>
                <w:noProof/>
                <w:webHidden/>
              </w:rPr>
            </w:r>
          </w:ins>
          <w:r>
            <w:rPr>
              <w:noProof/>
              <w:webHidden/>
            </w:rPr>
            <w:fldChar w:fldCharType="separate"/>
          </w:r>
          <w:ins w:id="1819" w:author="Sammartano, Marc (BIC USA)" w:date="2015-08-16T17:11:00Z">
            <w:r>
              <w:rPr>
                <w:noProof/>
                <w:webHidden/>
              </w:rPr>
              <w:t>140</w:t>
            </w:r>
          </w:ins>
          <w:ins w:id="18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21" w:author="Sammartano, Marc (BIC USA)" w:date="2015-08-16T17:09:00Z"/>
              <w:rFonts w:eastAsiaTheme="minorEastAsia"/>
              <w:noProof/>
            </w:rPr>
          </w:pPr>
          <w:ins w:id="18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Gr.orientation &lt;nexp&gt;</w:t>
            </w:r>
            <w:r>
              <w:rPr>
                <w:noProof/>
                <w:webHidden/>
              </w:rPr>
              <w:tab/>
            </w:r>
            <w:r>
              <w:rPr>
                <w:noProof/>
                <w:webHidden/>
              </w:rPr>
              <w:fldChar w:fldCharType="begin"/>
            </w:r>
            <w:r>
              <w:rPr>
                <w:noProof/>
                <w:webHidden/>
              </w:rPr>
              <w:instrText xml:space="preserve"> PAGEREF _Toc427508767 \h </w:instrText>
            </w:r>
            <w:r>
              <w:rPr>
                <w:noProof/>
                <w:webHidden/>
              </w:rPr>
            </w:r>
          </w:ins>
          <w:r>
            <w:rPr>
              <w:noProof/>
              <w:webHidden/>
            </w:rPr>
            <w:fldChar w:fldCharType="separate"/>
          </w:r>
          <w:ins w:id="1823" w:author="Sammartano, Marc (BIC USA)" w:date="2015-08-16T17:11:00Z">
            <w:r>
              <w:rPr>
                <w:noProof/>
                <w:webHidden/>
              </w:rPr>
              <w:t>140</w:t>
            </w:r>
          </w:ins>
          <w:ins w:id="18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25" w:author="Sammartano, Marc (BIC USA)" w:date="2015-08-16T17:09:00Z"/>
              <w:rFonts w:eastAsiaTheme="minorEastAsia"/>
              <w:noProof/>
            </w:rPr>
          </w:pPr>
          <w:ins w:id="18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Gr.statusbar {&lt;height_nvar&gt;} {, showing_lvar}</w:t>
            </w:r>
            <w:r>
              <w:rPr>
                <w:noProof/>
                <w:webHidden/>
              </w:rPr>
              <w:tab/>
            </w:r>
            <w:r>
              <w:rPr>
                <w:noProof/>
                <w:webHidden/>
              </w:rPr>
              <w:fldChar w:fldCharType="begin"/>
            </w:r>
            <w:r>
              <w:rPr>
                <w:noProof/>
                <w:webHidden/>
              </w:rPr>
              <w:instrText xml:space="preserve"> PAGEREF _Toc427508768 \h </w:instrText>
            </w:r>
            <w:r>
              <w:rPr>
                <w:noProof/>
                <w:webHidden/>
              </w:rPr>
            </w:r>
          </w:ins>
          <w:r>
            <w:rPr>
              <w:noProof/>
              <w:webHidden/>
            </w:rPr>
            <w:fldChar w:fldCharType="separate"/>
          </w:r>
          <w:ins w:id="1827" w:author="Sammartano, Marc (BIC USA)" w:date="2015-08-16T17:11:00Z">
            <w:r>
              <w:rPr>
                <w:noProof/>
                <w:webHidden/>
              </w:rPr>
              <w:t>141</w:t>
            </w:r>
          </w:ins>
          <w:ins w:id="18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29" w:author="Sammartano, Marc (BIC USA)" w:date="2015-08-16T17:09:00Z"/>
              <w:rFonts w:eastAsiaTheme="minorEastAsia"/>
              <w:noProof/>
            </w:rPr>
          </w:pPr>
          <w:ins w:id="18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Gr.statusbar.show &lt;nexp&gt;</w:t>
            </w:r>
            <w:r>
              <w:rPr>
                <w:noProof/>
                <w:webHidden/>
              </w:rPr>
              <w:tab/>
            </w:r>
            <w:r>
              <w:rPr>
                <w:noProof/>
                <w:webHidden/>
              </w:rPr>
              <w:fldChar w:fldCharType="begin"/>
            </w:r>
            <w:r>
              <w:rPr>
                <w:noProof/>
                <w:webHidden/>
              </w:rPr>
              <w:instrText xml:space="preserve"> PAGEREF _Toc427508769 \h </w:instrText>
            </w:r>
            <w:r>
              <w:rPr>
                <w:noProof/>
                <w:webHidden/>
              </w:rPr>
            </w:r>
          </w:ins>
          <w:r>
            <w:rPr>
              <w:noProof/>
              <w:webHidden/>
            </w:rPr>
            <w:fldChar w:fldCharType="separate"/>
          </w:r>
          <w:ins w:id="1831" w:author="Sammartano, Marc (BIC USA)" w:date="2015-08-16T17:11:00Z">
            <w:r>
              <w:rPr>
                <w:noProof/>
                <w:webHidden/>
              </w:rPr>
              <w:t>141</w:t>
            </w:r>
          </w:ins>
          <w:ins w:id="18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33" w:author="Sammartano, Marc (BIC USA)" w:date="2015-08-16T17:09:00Z"/>
              <w:rFonts w:eastAsiaTheme="minorEastAsia"/>
              <w:noProof/>
            </w:rPr>
          </w:pPr>
          <w:ins w:id="18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Gr.render</w:t>
            </w:r>
            <w:r>
              <w:rPr>
                <w:noProof/>
                <w:webHidden/>
              </w:rPr>
              <w:tab/>
            </w:r>
            <w:r>
              <w:rPr>
                <w:noProof/>
                <w:webHidden/>
              </w:rPr>
              <w:fldChar w:fldCharType="begin"/>
            </w:r>
            <w:r>
              <w:rPr>
                <w:noProof/>
                <w:webHidden/>
              </w:rPr>
              <w:instrText xml:space="preserve"> PAGEREF _Toc427508770 \h </w:instrText>
            </w:r>
            <w:r>
              <w:rPr>
                <w:noProof/>
                <w:webHidden/>
              </w:rPr>
            </w:r>
          </w:ins>
          <w:r>
            <w:rPr>
              <w:noProof/>
              <w:webHidden/>
            </w:rPr>
            <w:fldChar w:fldCharType="separate"/>
          </w:r>
          <w:ins w:id="1835" w:author="Sammartano, Marc (BIC USA)" w:date="2015-08-16T17:11:00Z">
            <w:r>
              <w:rPr>
                <w:noProof/>
                <w:webHidden/>
              </w:rPr>
              <w:t>141</w:t>
            </w:r>
          </w:ins>
          <w:ins w:id="18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37" w:author="Sammartano, Marc (BIC USA)" w:date="2015-08-16T17:09:00Z"/>
              <w:rFonts w:eastAsiaTheme="minorEastAsia"/>
              <w:noProof/>
            </w:rPr>
          </w:pPr>
          <w:ins w:id="18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Gr.screen width, height{, density }</w:t>
            </w:r>
            <w:r>
              <w:rPr>
                <w:noProof/>
                <w:webHidden/>
              </w:rPr>
              <w:tab/>
            </w:r>
            <w:r>
              <w:rPr>
                <w:noProof/>
                <w:webHidden/>
              </w:rPr>
              <w:fldChar w:fldCharType="begin"/>
            </w:r>
            <w:r>
              <w:rPr>
                <w:noProof/>
                <w:webHidden/>
              </w:rPr>
              <w:instrText xml:space="preserve"> PAGEREF _Toc427508771 \h </w:instrText>
            </w:r>
            <w:r>
              <w:rPr>
                <w:noProof/>
                <w:webHidden/>
              </w:rPr>
            </w:r>
          </w:ins>
          <w:r>
            <w:rPr>
              <w:noProof/>
              <w:webHidden/>
            </w:rPr>
            <w:fldChar w:fldCharType="separate"/>
          </w:r>
          <w:ins w:id="1839" w:author="Sammartano, Marc (BIC USA)" w:date="2015-08-16T17:11:00Z">
            <w:r>
              <w:rPr>
                <w:noProof/>
                <w:webHidden/>
              </w:rPr>
              <w:t>141</w:t>
            </w:r>
          </w:ins>
          <w:ins w:id="18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41" w:author="Sammartano, Marc (BIC USA)" w:date="2015-08-16T17:09:00Z"/>
              <w:rFonts w:eastAsiaTheme="minorEastAsia"/>
              <w:noProof/>
            </w:rPr>
          </w:pPr>
          <w:ins w:id="18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Gr.scale x_factor, y_factor</w:t>
            </w:r>
            <w:r>
              <w:rPr>
                <w:noProof/>
                <w:webHidden/>
              </w:rPr>
              <w:tab/>
            </w:r>
            <w:r>
              <w:rPr>
                <w:noProof/>
                <w:webHidden/>
              </w:rPr>
              <w:fldChar w:fldCharType="begin"/>
            </w:r>
            <w:r>
              <w:rPr>
                <w:noProof/>
                <w:webHidden/>
              </w:rPr>
              <w:instrText xml:space="preserve"> PAGEREF _Toc427508772 \h </w:instrText>
            </w:r>
            <w:r>
              <w:rPr>
                <w:noProof/>
                <w:webHidden/>
              </w:rPr>
            </w:r>
          </w:ins>
          <w:r>
            <w:rPr>
              <w:noProof/>
              <w:webHidden/>
            </w:rPr>
            <w:fldChar w:fldCharType="separate"/>
          </w:r>
          <w:ins w:id="1843" w:author="Sammartano, Marc (BIC USA)" w:date="2015-08-16T17:11:00Z">
            <w:r>
              <w:rPr>
                <w:noProof/>
                <w:webHidden/>
              </w:rPr>
              <w:t>141</w:t>
            </w:r>
          </w:ins>
          <w:ins w:id="18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45" w:author="Sammartano, Marc (BIC USA)" w:date="2015-08-16T17:09:00Z"/>
              <w:rFonts w:eastAsiaTheme="minorEastAsia"/>
              <w:noProof/>
            </w:rPr>
          </w:pPr>
          <w:ins w:id="18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Gr.cls</w:t>
            </w:r>
            <w:r>
              <w:rPr>
                <w:noProof/>
                <w:webHidden/>
              </w:rPr>
              <w:tab/>
            </w:r>
            <w:r>
              <w:rPr>
                <w:noProof/>
                <w:webHidden/>
              </w:rPr>
              <w:fldChar w:fldCharType="begin"/>
            </w:r>
            <w:r>
              <w:rPr>
                <w:noProof/>
                <w:webHidden/>
              </w:rPr>
              <w:instrText xml:space="preserve"> PAGEREF _Toc427508773 \h </w:instrText>
            </w:r>
            <w:r>
              <w:rPr>
                <w:noProof/>
                <w:webHidden/>
              </w:rPr>
            </w:r>
          </w:ins>
          <w:r>
            <w:rPr>
              <w:noProof/>
              <w:webHidden/>
            </w:rPr>
            <w:fldChar w:fldCharType="separate"/>
          </w:r>
          <w:ins w:id="1847" w:author="Sammartano, Marc (BIC USA)" w:date="2015-08-16T17:11:00Z">
            <w:r>
              <w:rPr>
                <w:noProof/>
                <w:webHidden/>
              </w:rPr>
              <w:t>142</w:t>
            </w:r>
          </w:ins>
          <w:ins w:id="18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49" w:author="Sammartano, Marc (BIC USA)" w:date="2015-08-16T17:09:00Z"/>
              <w:rFonts w:eastAsiaTheme="minorEastAsia"/>
              <w:noProof/>
            </w:rPr>
          </w:pPr>
          <w:ins w:id="18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Gr.close</w:t>
            </w:r>
            <w:r>
              <w:rPr>
                <w:noProof/>
                <w:webHidden/>
              </w:rPr>
              <w:tab/>
            </w:r>
            <w:r>
              <w:rPr>
                <w:noProof/>
                <w:webHidden/>
              </w:rPr>
              <w:fldChar w:fldCharType="begin"/>
            </w:r>
            <w:r>
              <w:rPr>
                <w:noProof/>
                <w:webHidden/>
              </w:rPr>
              <w:instrText xml:space="preserve"> PAGEREF _Toc427508774 \h </w:instrText>
            </w:r>
            <w:r>
              <w:rPr>
                <w:noProof/>
                <w:webHidden/>
              </w:rPr>
            </w:r>
          </w:ins>
          <w:r>
            <w:rPr>
              <w:noProof/>
              <w:webHidden/>
            </w:rPr>
            <w:fldChar w:fldCharType="separate"/>
          </w:r>
          <w:ins w:id="1851" w:author="Sammartano, Marc (BIC USA)" w:date="2015-08-16T17:11:00Z">
            <w:r>
              <w:rPr>
                <w:noProof/>
                <w:webHidden/>
              </w:rPr>
              <w:t>142</w:t>
            </w:r>
          </w:ins>
          <w:ins w:id="18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53" w:author="Sammartano, Marc (BIC USA)" w:date="2015-08-16T17:09:00Z"/>
              <w:rFonts w:eastAsiaTheme="minorEastAsia"/>
              <w:noProof/>
            </w:rPr>
          </w:pPr>
          <w:ins w:id="18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Gr.front flag</w:t>
            </w:r>
            <w:r>
              <w:rPr>
                <w:noProof/>
                <w:webHidden/>
              </w:rPr>
              <w:tab/>
            </w:r>
            <w:r>
              <w:rPr>
                <w:noProof/>
                <w:webHidden/>
              </w:rPr>
              <w:fldChar w:fldCharType="begin"/>
            </w:r>
            <w:r>
              <w:rPr>
                <w:noProof/>
                <w:webHidden/>
              </w:rPr>
              <w:instrText xml:space="preserve"> PAGEREF _Toc427508775 \h </w:instrText>
            </w:r>
            <w:r>
              <w:rPr>
                <w:noProof/>
                <w:webHidden/>
              </w:rPr>
            </w:r>
          </w:ins>
          <w:r>
            <w:rPr>
              <w:noProof/>
              <w:webHidden/>
            </w:rPr>
            <w:fldChar w:fldCharType="separate"/>
          </w:r>
          <w:ins w:id="1855" w:author="Sammartano, Marc (BIC USA)" w:date="2015-08-16T17:11:00Z">
            <w:r>
              <w:rPr>
                <w:noProof/>
                <w:webHidden/>
              </w:rPr>
              <w:t>142</w:t>
            </w:r>
          </w:ins>
          <w:ins w:id="18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57" w:author="Sammartano, Marc (BIC USA)" w:date="2015-08-16T17:09:00Z"/>
              <w:rFonts w:eastAsiaTheme="minorEastAsia"/>
              <w:noProof/>
            </w:rPr>
          </w:pPr>
          <w:ins w:id="18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Gr.brightness &lt;nexp&gt;</w:t>
            </w:r>
            <w:r>
              <w:rPr>
                <w:noProof/>
                <w:webHidden/>
              </w:rPr>
              <w:tab/>
            </w:r>
            <w:r>
              <w:rPr>
                <w:noProof/>
                <w:webHidden/>
              </w:rPr>
              <w:fldChar w:fldCharType="begin"/>
            </w:r>
            <w:r>
              <w:rPr>
                <w:noProof/>
                <w:webHidden/>
              </w:rPr>
              <w:instrText xml:space="preserve"> PAGEREF _Toc427508776 \h </w:instrText>
            </w:r>
            <w:r>
              <w:rPr>
                <w:noProof/>
                <w:webHidden/>
              </w:rPr>
            </w:r>
          </w:ins>
          <w:r>
            <w:rPr>
              <w:noProof/>
              <w:webHidden/>
            </w:rPr>
            <w:fldChar w:fldCharType="separate"/>
          </w:r>
          <w:ins w:id="1859" w:author="Sammartano, Marc (BIC USA)" w:date="2015-08-16T17:11:00Z">
            <w:r>
              <w:rPr>
                <w:noProof/>
                <w:webHidden/>
              </w:rPr>
              <w:t>142</w:t>
            </w:r>
          </w:ins>
          <w:ins w:id="18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861" w:author="Sammartano, Marc (BIC USA)" w:date="2015-08-16T17:09:00Z"/>
              <w:rFonts w:eastAsiaTheme="minorEastAsia"/>
              <w:noProof/>
            </w:rPr>
          </w:pPr>
          <w:ins w:id="18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Graphical Object Creation Commands</w:t>
            </w:r>
            <w:r>
              <w:rPr>
                <w:noProof/>
                <w:webHidden/>
              </w:rPr>
              <w:tab/>
            </w:r>
            <w:r>
              <w:rPr>
                <w:noProof/>
                <w:webHidden/>
              </w:rPr>
              <w:fldChar w:fldCharType="begin"/>
            </w:r>
            <w:r>
              <w:rPr>
                <w:noProof/>
                <w:webHidden/>
              </w:rPr>
              <w:instrText xml:space="preserve"> PAGEREF _Toc427508777 \h </w:instrText>
            </w:r>
            <w:r>
              <w:rPr>
                <w:noProof/>
                <w:webHidden/>
              </w:rPr>
            </w:r>
          </w:ins>
          <w:r>
            <w:rPr>
              <w:noProof/>
              <w:webHidden/>
            </w:rPr>
            <w:fldChar w:fldCharType="separate"/>
          </w:r>
          <w:ins w:id="1863" w:author="Sammartano, Marc (BIC USA)" w:date="2015-08-16T17:11:00Z">
            <w:r>
              <w:rPr>
                <w:noProof/>
                <w:webHidden/>
              </w:rPr>
              <w:t>142</w:t>
            </w:r>
          </w:ins>
          <w:ins w:id="18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65" w:author="Sammartano, Marc (BIC USA)" w:date="2015-08-16T17:09:00Z"/>
              <w:rFonts w:eastAsiaTheme="minorEastAsia"/>
              <w:noProof/>
            </w:rPr>
          </w:pPr>
          <w:ins w:id="18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Gr.point &lt;object_number_nvar&gt;, x, y</w:t>
            </w:r>
            <w:r>
              <w:rPr>
                <w:noProof/>
                <w:webHidden/>
              </w:rPr>
              <w:tab/>
            </w:r>
            <w:r>
              <w:rPr>
                <w:noProof/>
                <w:webHidden/>
              </w:rPr>
              <w:fldChar w:fldCharType="begin"/>
            </w:r>
            <w:r>
              <w:rPr>
                <w:noProof/>
                <w:webHidden/>
              </w:rPr>
              <w:instrText xml:space="preserve"> PAGEREF _Toc427508778 \h </w:instrText>
            </w:r>
            <w:r>
              <w:rPr>
                <w:noProof/>
                <w:webHidden/>
              </w:rPr>
            </w:r>
          </w:ins>
          <w:r>
            <w:rPr>
              <w:noProof/>
              <w:webHidden/>
            </w:rPr>
            <w:fldChar w:fldCharType="separate"/>
          </w:r>
          <w:ins w:id="1867" w:author="Sammartano, Marc (BIC USA)" w:date="2015-08-16T17:11:00Z">
            <w:r>
              <w:rPr>
                <w:noProof/>
                <w:webHidden/>
              </w:rPr>
              <w:t>143</w:t>
            </w:r>
          </w:ins>
          <w:ins w:id="18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69" w:author="Sammartano, Marc (BIC USA)" w:date="2015-08-16T17:09:00Z"/>
              <w:rFonts w:eastAsiaTheme="minorEastAsia"/>
              <w:noProof/>
            </w:rPr>
          </w:pPr>
          <w:ins w:id="18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Gr.line &lt;object_number_nvar&gt;, x1, y1, x2, y2</w:t>
            </w:r>
            <w:r>
              <w:rPr>
                <w:noProof/>
                <w:webHidden/>
              </w:rPr>
              <w:tab/>
            </w:r>
            <w:r>
              <w:rPr>
                <w:noProof/>
                <w:webHidden/>
              </w:rPr>
              <w:fldChar w:fldCharType="begin"/>
            </w:r>
            <w:r>
              <w:rPr>
                <w:noProof/>
                <w:webHidden/>
              </w:rPr>
              <w:instrText xml:space="preserve"> PAGEREF _Toc427508779 \h </w:instrText>
            </w:r>
            <w:r>
              <w:rPr>
                <w:noProof/>
                <w:webHidden/>
              </w:rPr>
            </w:r>
          </w:ins>
          <w:r>
            <w:rPr>
              <w:noProof/>
              <w:webHidden/>
            </w:rPr>
            <w:fldChar w:fldCharType="separate"/>
          </w:r>
          <w:ins w:id="1871" w:author="Sammartano, Marc (BIC USA)" w:date="2015-08-16T17:11:00Z">
            <w:r>
              <w:rPr>
                <w:noProof/>
                <w:webHidden/>
              </w:rPr>
              <w:t>143</w:t>
            </w:r>
          </w:ins>
          <w:ins w:id="18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73" w:author="Sammartano, Marc (BIC USA)" w:date="2015-08-16T17:09:00Z"/>
              <w:rFonts w:eastAsiaTheme="minorEastAsia"/>
              <w:noProof/>
            </w:rPr>
          </w:pPr>
          <w:ins w:id="18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Gr.rect &lt;object_number_nvar&gt;, left, top, right, bottom</w:t>
            </w:r>
            <w:r>
              <w:rPr>
                <w:noProof/>
                <w:webHidden/>
              </w:rPr>
              <w:tab/>
            </w:r>
            <w:r>
              <w:rPr>
                <w:noProof/>
                <w:webHidden/>
              </w:rPr>
              <w:fldChar w:fldCharType="begin"/>
            </w:r>
            <w:r>
              <w:rPr>
                <w:noProof/>
                <w:webHidden/>
              </w:rPr>
              <w:instrText xml:space="preserve"> PAGEREF _Toc427508780 \h </w:instrText>
            </w:r>
            <w:r>
              <w:rPr>
                <w:noProof/>
                <w:webHidden/>
              </w:rPr>
            </w:r>
          </w:ins>
          <w:r>
            <w:rPr>
              <w:noProof/>
              <w:webHidden/>
            </w:rPr>
            <w:fldChar w:fldCharType="separate"/>
          </w:r>
          <w:ins w:id="1875" w:author="Sammartano, Marc (BIC USA)" w:date="2015-08-16T17:11:00Z">
            <w:r>
              <w:rPr>
                <w:noProof/>
                <w:webHidden/>
              </w:rPr>
              <w:t>143</w:t>
            </w:r>
          </w:ins>
          <w:ins w:id="18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77" w:author="Sammartano, Marc (BIC USA)" w:date="2015-08-16T17:09:00Z"/>
              <w:rFonts w:eastAsiaTheme="minorEastAsia"/>
              <w:noProof/>
            </w:rPr>
          </w:pPr>
          <w:ins w:id="18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Gr.oval &lt;object_number_nvar&gt;, left, top, right, bottom</w:t>
            </w:r>
            <w:r>
              <w:rPr>
                <w:noProof/>
                <w:webHidden/>
              </w:rPr>
              <w:tab/>
            </w:r>
            <w:r>
              <w:rPr>
                <w:noProof/>
                <w:webHidden/>
              </w:rPr>
              <w:fldChar w:fldCharType="begin"/>
            </w:r>
            <w:r>
              <w:rPr>
                <w:noProof/>
                <w:webHidden/>
              </w:rPr>
              <w:instrText xml:space="preserve"> PAGEREF _Toc427508781 \h </w:instrText>
            </w:r>
            <w:r>
              <w:rPr>
                <w:noProof/>
                <w:webHidden/>
              </w:rPr>
            </w:r>
          </w:ins>
          <w:r>
            <w:rPr>
              <w:noProof/>
              <w:webHidden/>
            </w:rPr>
            <w:fldChar w:fldCharType="separate"/>
          </w:r>
          <w:ins w:id="1879" w:author="Sammartano, Marc (BIC USA)" w:date="2015-08-16T17:11:00Z">
            <w:r>
              <w:rPr>
                <w:noProof/>
                <w:webHidden/>
              </w:rPr>
              <w:t>143</w:t>
            </w:r>
          </w:ins>
          <w:ins w:id="18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81" w:author="Sammartano, Marc (BIC USA)" w:date="2015-08-16T17:09:00Z"/>
              <w:rFonts w:eastAsiaTheme="minorEastAsia"/>
              <w:noProof/>
            </w:rPr>
          </w:pPr>
          <w:ins w:id="18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_Toc427508782 \h </w:instrText>
            </w:r>
            <w:r>
              <w:rPr>
                <w:noProof/>
                <w:webHidden/>
              </w:rPr>
            </w:r>
          </w:ins>
          <w:r>
            <w:rPr>
              <w:noProof/>
              <w:webHidden/>
            </w:rPr>
            <w:fldChar w:fldCharType="separate"/>
          </w:r>
          <w:ins w:id="1883" w:author="Sammartano, Marc (BIC USA)" w:date="2015-08-16T17:11:00Z">
            <w:r>
              <w:rPr>
                <w:noProof/>
                <w:webHidden/>
              </w:rPr>
              <w:t>144</w:t>
            </w:r>
          </w:ins>
          <w:ins w:id="18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85" w:author="Sammartano, Marc (BIC USA)" w:date="2015-08-16T17:09:00Z"/>
              <w:rFonts w:eastAsiaTheme="minorEastAsia"/>
              <w:noProof/>
            </w:rPr>
          </w:pPr>
          <w:ins w:id="18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Gr.circle &lt;object_number_nvar&gt;, x, y, radius</w:t>
            </w:r>
            <w:r>
              <w:rPr>
                <w:noProof/>
                <w:webHidden/>
              </w:rPr>
              <w:tab/>
            </w:r>
            <w:r>
              <w:rPr>
                <w:noProof/>
                <w:webHidden/>
              </w:rPr>
              <w:fldChar w:fldCharType="begin"/>
            </w:r>
            <w:r>
              <w:rPr>
                <w:noProof/>
                <w:webHidden/>
              </w:rPr>
              <w:instrText xml:space="preserve"> PAGEREF _Toc427508783 \h </w:instrText>
            </w:r>
            <w:r>
              <w:rPr>
                <w:noProof/>
                <w:webHidden/>
              </w:rPr>
            </w:r>
          </w:ins>
          <w:r>
            <w:rPr>
              <w:noProof/>
              <w:webHidden/>
            </w:rPr>
            <w:fldChar w:fldCharType="separate"/>
          </w:r>
          <w:ins w:id="1887" w:author="Sammartano, Marc (BIC USA)" w:date="2015-08-16T17:11:00Z">
            <w:r>
              <w:rPr>
                <w:noProof/>
                <w:webHidden/>
              </w:rPr>
              <w:t>144</w:t>
            </w:r>
          </w:ins>
          <w:ins w:id="18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89" w:author="Sammartano, Marc (BIC USA)" w:date="2015-08-16T17:09:00Z"/>
              <w:rFonts w:eastAsiaTheme="minorEastAsia"/>
              <w:noProof/>
            </w:rPr>
          </w:pPr>
          <w:ins w:id="18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_Toc427508784 \h </w:instrText>
            </w:r>
            <w:r>
              <w:rPr>
                <w:noProof/>
                <w:webHidden/>
              </w:rPr>
            </w:r>
          </w:ins>
          <w:r>
            <w:rPr>
              <w:noProof/>
              <w:webHidden/>
            </w:rPr>
            <w:fldChar w:fldCharType="separate"/>
          </w:r>
          <w:ins w:id="1891" w:author="Sammartano, Marc (BIC USA)" w:date="2015-08-16T17:11:00Z">
            <w:r>
              <w:rPr>
                <w:noProof/>
                <w:webHidden/>
              </w:rPr>
              <w:t>144</w:t>
            </w:r>
          </w:ins>
          <w:ins w:id="18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893" w:author="Sammartano, Marc (BIC USA)" w:date="2015-08-16T17:09:00Z"/>
              <w:rFonts w:eastAsiaTheme="minorEastAsia"/>
              <w:noProof/>
            </w:rPr>
          </w:pPr>
          <w:ins w:id="18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Gr.poly &lt;object_number_nvar&gt;, list_pointer {,x, y}</w:t>
            </w:r>
            <w:r>
              <w:rPr>
                <w:noProof/>
                <w:webHidden/>
              </w:rPr>
              <w:tab/>
            </w:r>
            <w:r>
              <w:rPr>
                <w:noProof/>
                <w:webHidden/>
              </w:rPr>
              <w:fldChar w:fldCharType="begin"/>
            </w:r>
            <w:r>
              <w:rPr>
                <w:noProof/>
                <w:webHidden/>
              </w:rPr>
              <w:instrText xml:space="preserve"> PAGEREF _Toc427508785 \h </w:instrText>
            </w:r>
            <w:r>
              <w:rPr>
                <w:noProof/>
                <w:webHidden/>
              </w:rPr>
            </w:r>
          </w:ins>
          <w:r>
            <w:rPr>
              <w:noProof/>
              <w:webHidden/>
            </w:rPr>
            <w:fldChar w:fldCharType="separate"/>
          </w:r>
          <w:ins w:id="1895" w:author="Sammartano, Marc (BIC USA)" w:date="2015-08-16T17:11:00Z">
            <w:r>
              <w:rPr>
                <w:noProof/>
                <w:webHidden/>
              </w:rPr>
              <w:t>145</w:t>
            </w:r>
          </w:ins>
          <w:ins w:id="18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897" w:author="Sammartano, Marc (BIC USA)" w:date="2015-08-16T17:09:00Z"/>
              <w:rFonts w:eastAsiaTheme="minorEastAsia"/>
              <w:noProof/>
            </w:rPr>
          </w:pPr>
          <w:ins w:id="18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Groups</w:t>
            </w:r>
            <w:r>
              <w:rPr>
                <w:noProof/>
                <w:webHidden/>
              </w:rPr>
              <w:tab/>
            </w:r>
            <w:r>
              <w:rPr>
                <w:noProof/>
                <w:webHidden/>
              </w:rPr>
              <w:fldChar w:fldCharType="begin"/>
            </w:r>
            <w:r>
              <w:rPr>
                <w:noProof/>
                <w:webHidden/>
              </w:rPr>
              <w:instrText xml:space="preserve"> PAGEREF _Toc427508786 \h </w:instrText>
            </w:r>
            <w:r>
              <w:rPr>
                <w:noProof/>
                <w:webHidden/>
              </w:rPr>
            </w:r>
          </w:ins>
          <w:r>
            <w:rPr>
              <w:noProof/>
              <w:webHidden/>
            </w:rPr>
            <w:fldChar w:fldCharType="separate"/>
          </w:r>
          <w:ins w:id="1899" w:author="Sammartano, Marc (BIC USA)" w:date="2015-08-16T17:11:00Z">
            <w:r>
              <w:rPr>
                <w:noProof/>
                <w:webHidden/>
              </w:rPr>
              <w:t>145</w:t>
            </w:r>
          </w:ins>
          <w:ins w:id="19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01" w:author="Sammartano, Marc (BIC USA)" w:date="2015-08-16T17:09:00Z"/>
              <w:rFonts w:eastAsiaTheme="minorEastAsia"/>
              <w:noProof/>
            </w:rPr>
          </w:pPr>
          <w:ins w:id="19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Gr.group &lt;object_number_nvar&gt;{, &lt;obj_nexp&gt;}...</w:t>
            </w:r>
            <w:r>
              <w:rPr>
                <w:noProof/>
                <w:webHidden/>
              </w:rPr>
              <w:tab/>
            </w:r>
            <w:r>
              <w:rPr>
                <w:noProof/>
                <w:webHidden/>
              </w:rPr>
              <w:fldChar w:fldCharType="begin"/>
            </w:r>
            <w:r>
              <w:rPr>
                <w:noProof/>
                <w:webHidden/>
              </w:rPr>
              <w:instrText xml:space="preserve"> PAGEREF _Toc427508787 \h </w:instrText>
            </w:r>
            <w:r>
              <w:rPr>
                <w:noProof/>
                <w:webHidden/>
              </w:rPr>
            </w:r>
          </w:ins>
          <w:r>
            <w:rPr>
              <w:noProof/>
              <w:webHidden/>
            </w:rPr>
            <w:fldChar w:fldCharType="separate"/>
          </w:r>
          <w:ins w:id="1903" w:author="Sammartano, Marc (BIC USA)" w:date="2015-08-16T17:11:00Z">
            <w:r>
              <w:rPr>
                <w:noProof/>
                <w:webHidden/>
              </w:rPr>
              <w:t>146</w:t>
            </w:r>
          </w:ins>
          <w:ins w:id="19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05" w:author="Sammartano, Marc (BIC USA)" w:date="2015-08-16T17:09:00Z"/>
              <w:rFonts w:eastAsiaTheme="minorEastAsia"/>
              <w:noProof/>
            </w:rPr>
          </w:pPr>
          <w:ins w:id="1906"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"_Toc427508788"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_Toc427508788 \h </w:instrText>
            </w:r>
            <w:r>
              <w:rPr>
                <w:noProof/>
                <w:webHidden/>
              </w:rPr>
            </w:r>
          </w:ins>
          <w:r>
            <w:rPr>
              <w:noProof/>
              <w:webHidden/>
            </w:rPr>
            <w:fldChar w:fldCharType="separate"/>
          </w:r>
          <w:ins w:id="1907" w:author="Sammartano, Marc (BIC USA)" w:date="2015-08-16T17:11:00Z">
            <w:r>
              <w:rPr>
                <w:noProof/>
                <w:webHidden/>
              </w:rPr>
              <w:t>146</w:t>
            </w:r>
          </w:ins>
          <w:ins w:id="19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09" w:author="Sammartano, Marc (BIC USA)" w:date="2015-08-16T17:09:00Z"/>
              <w:rFonts w:eastAsiaTheme="minorEastAsia"/>
              <w:noProof/>
            </w:rPr>
          </w:pPr>
          <w:ins w:id="19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Gr.group.getDL &lt;object_number_nvar&gt;</w:t>
            </w:r>
            <w:r>
              <w:rPr>
                <w:noProof/>
                <w:webHidden/>
              </w:rPr>
              <w:tab/>
            </w:r>
            <w:r>
              <w:rPr>
                <w:noProof/>
                <w:webHidden/>
              </w:rPr>
              <w:fldChar w:fldCharType="begin"/>
            </w:r>
            <w:r>
              <w:rPr>
                <w:noProof/>
                <w:webHidden/>
              </w:rPr>
              <w:instrText xml:space="preserve"> PAGEREF _Toc427508789 \h </w:instrText>
            </w:r>
            <w:r>
              <w:rPr>
                <w:noProof/>
                <w:webHidden/>
              </w:rPr>
            </w:r>
          </w:ins>
          <w:r>
            <w:rPr>
              <w:noProof/>
              <w:webHidden/>
            </w:rPr>
            <w:fldChar w:fldCharType="separate"/>
          </w:r>
          <w:ins w:id="1911" w:author="Sammartano, Marc (BIC USA)" w:date="2015-08-16T17:11:00Z">
            <w:r>
              <w:rPr>
                <w:noProof/>
                <w:webHidden/>
              </w:rPr>
              <w:t>146</w:t>
            </w:r>
          </w:ins>
          <w:ins w:id="19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13" w:author="Sammartano, Marc (BIC USA)" w:date="2015-08-16T17:09:00Z"/>
              <w:rFonts w:eastAsiaTheme="minorEastAsia"/>
              <w:noProof/>
            </w:rPr>
          </w:pPr>
          <w:ins w:id="19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Gr.group.newDL &lt;object_number_nvar&gt;</w:t>
            </w:r>
            <w:r>
              <w:rPr>
                <w:noProof/>
                <w:webHidden/>
              </w:rPr>
              <w:tab/>
            </w:r>
            <w:r>
              <w:rPr>
                <w:noProof/>
                <w:webHidden/>
              </w:rPr>
              <w:fldChar w:fldCharType="begin"/>
            </w:r>
            <w:r>
              <w:rPr>
                <w:noProof/>
                <w:webHidden/>
              </w:rPr>
              <w:instrText xml:space="preserve"> PAGEREF _Toc427508790 \h </w:instrText>
            </w:r>
            <w:r>
              <w:rPr>
                <w:noProof/>
                <w:webHidden/>
              </w:rPr>
            </w:r>
          </w:ins>
          <w:r>
            <w:rPr>
              <w:noProof/>
              <w:webHidden/>
            </w:rPr>
            <w:fldChar w:fldCharType="separate"/>
          </w:r>
          <w:ins w:id="1915" w:author="Sammartano, Marc (BIC USA)" w:date="2015-08-16T17:11:00Z">
            <w:r>
              <w:rPr>
                <w:noProof/>
                <w:webHidden/>
              </w:rPr>
              <w:t>146</w:t>
            </w:r>
          </w:ins>
          <w:ins w:id="19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917" w:author="Sammartano, Marc (BIC USA)" w:date="2015-08-16T17:09:00Z"/>
              <w:rFonts w:eastAsiaTheme="minorEastAsia"/>
              <w:noProof/>
            </w:rPr>
          </w:pPr>
          <w:ins w:id="19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Hide and Show Commands</w:t>
            </w:r>
            <w:r>
              <w:rPr>
                <w:noProof/>
                <w:webHidden/>
              </w:rPr>
              <w:tab/>
            </w:r>
            <w:r>
              <w:rPr>
                <w:noProof/>
                <w:webHidden/>
              </w:rPr>
              <w:fldChar w:fldCharType="begin"/>
            </w:r>
            <w:r>
              <w:rPr>
                <w:noProof/>
                <w:webHidden/>
              </w:rPr>
              <w:instrText xml:space="preserve"> PAGEREF _Toc427508791 \h </w:instrText>
            </w:r>
            <w:r>
              <w:rPr>
                <w:noProof/>
                <w:webHidden/>
              </w:rPr>
            </w:r>
          </w:ins>
          <w:r>
            <w:rPr>
              <w:noProof/>
              <w:webHidden/>
            </w:rPr>
            <w:fldChar w:fldCharType="separate"/>
          </w:r>
          <w:ins w:id="1919" w:author="Sammartano, Marc (BIC USA)" w:date="2015-08-16T17:11:00Z">
            <w:r>
              <w:rPr>
                <w:noProof/>
                <w:webHidden/>
              </w:rPr>
              <w:t>146</w:t>
            </w:r>
          </w:ins>
          <w:ins w:id="19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21" w:author="Sammartano, Marc (BIC USA)" w:date="2015-08-16T17:09:00Z"/>
              <w:rFonts w:eastAsiaTheme="minorEastAsia"/>
              <w:noProof/>
            </w:rPr>
          </w:pPr>
          <w:ins w:id="19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Gr.hide &lt;object_number_nexp&gt;</w:t>
            </w:r>
            <w:r>
              <w:rPr>
                <w:noProof/>
                <w:webHidden/>
              </w:rPr>
              <w:tab/>
            </w:r>
            <w:r>
              <w:rPr>
                <w:noProof/>
                <w:webHidden/>
              </w:rPr>
              <w:fldChar w:fldCharType="begin"/>
            </w:r>
            <w:r>
              <w:rPr>
                <w:noProof/>
                <w:webHidden/>
              </w:rPr>
              <w:instrText xml:space="preserve"> PAGEREF _Toc427508792 \h </w:instrText>
            </w:r>
            <w:r>
              <w:rPr>
                <w:noProof/>
                <w:webHidden/>
              </w:rPr>
            </w:r>
          </w:ins>
          <w:r>
            <w:rPr>
              <w:noProof/>
              <w:webHidden/>
            </w:rPr>
            <w:fldChar w:fldCharType="separate"/>
          </w:r>
          <w:ins w:id="1923" w:author="Sammartano, Marc (BIC USA)" w:date="2015-08-16T17:11:00Z">
            <w:r>
              <w:rPr>
                <w:noProof/>
                <w:webHidden/>
              </w:rPr>
              <w:t>146</w:t>
            </w:r>
          </w:ins>
          <w:ins w:id="19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25" w:author="Sammartano, Marc (BIC USA)" w:date="2015-08-16T17:09:00Z"/>
              <w:rFonts w:eastAsiaTheme="minorEastAsia"/>
              <w:noProof/>
            </w:rPr>
          </w:pPr>
          <w:ins w:id="19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Gr.show &lt;object_number_nexp&gt;</w:t>
            </w:r>
            <w:r>
              <w:rPr>
                <w:noProof/>
                <w:webHidden/>
              </w:rPr>
              <w:tab/>
            </w:r>
            <w:r>
              <w:rPr>
                <w:noProof/>
                <w:webHidden/>
              </w:rPr>
              <w:fldChar w:fldCharType="begin"/>
            </w:r>
            <w:r>
              <w:rPr>
                <w:noProof/>
                <w:webHidden/>
              </w:rPr>
              <w:instrText xml:space="preserve"> PAGEREF _Toc427508793 \h </w:instrText>
            </w:r>
            <w:r>
              <w:rPr>
                <w:noProof/>
                <w:webHidden/>
              </w:rPr>
            </w:r>
          </w:ins>
          <w:r>
            <w:rPr>
              <w:noProof/>
              <w:webHidden/>
            </w:rPr>
            <w:fldChar w:fldCharType="separate"/>
          </w:r>
          <w:ins w:id="1927" w:author="Sammartano, Marc (BIC USA)" w:date="2015-08-16T17:11:00Z">
            <w:r>
              <w:rPr>
                <w:noProof/>
                <w:webHidden/>
              </w:rPr>
              <w:t>147</w:t>
            </w:r>
          </w:ins>
          <w:ins w:id="19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29" w:author="Sammartano, Marc (BIC USA)" w:date="2015-08-16T17:09:00Z"/>
              <w:rFonts w:eastAsiaTheme="minorEastAsia"/>
              <w:noProof/>
            </w:rPr>
          </w:pPr>
          <w:ins w:id="19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Gr.show.toggle &lt;object_number_nexp&gt;</w:t>
            </w:r>
            <w:r>
              <w:rPr>
                <w:noProof/>
                <w:webHidden/>
              </w:rPr>
              <w:tab/>
            </w:r>
            <w:r>
              <w:rPr>
                <w:noProof/>
                <w:webHidden/>
              </w:rPr>
              <w:fldChar w:fldCharType="begin"/>
            </w:r>
            <w:r>
              <w:rPr>
                <w:noProof/>
                <w:webHidden/>
              </w:rPr>
              <w:instrText xml:space="preserve"> PAGEREF _Toc427508794 \h </w:instrText>
            </w:r>
            <w:r>
              <w:rPr>
                <w:noProof/>
                <w:webHidden/>
              </w:rPr>
            </w:r>
          </w:ins>
          <w:r>
            <w:rPr>
              <w:noProof/>
              <w:webHidden/>
            </w:rPr>
            <w:fldChar w:fldCharType="separate"/>
          </w:r>
          <w:ins w:id="1931" w:author="Sammartano, Marc (BIC USA)" w:date="2015-08-16T17:11:00Z">
            <w:r>
              <w:rPr>
                <w:noProof/>
                <w:webHidden/>
              </w:rPr>
              <w:t>147</w:t>
            </w:r>
          </w:ins>
          <w:ins w:id="19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933" w:author="Sammartano, Marc (BIC USA)" w:date="2015-08-16T17:09:00Z"/>
              <w:rFonts w:eastAsiaTheme="minorEastAsia"/>
              <w:noProof/>
            </w:rPr>
          </w:pPr>
          <w:ins w:id="19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Touch Query Commands</w:t>
            </w:r>
            <w:r>
              <w:rPr>
                <w:noProof/>
                <w:webHidden/>
              </w:rPr>
              <w:tab/>
            </w:r>
            <w:r>
              <w:rPr>
                <w:noProof/>
                <w:webHidden/>
              </w:rPr>
              <w:fldChar w:fldCharType="begin"/>
            </w:r>
            <w:r>
              <w:rPr>
                <w:noProof/>
                <w:webHidden/>
              </w:rPr>
              <w:instrText xml:space="preserve"> PAGEREF _Toc427508795 \h </w:instrText>
            </w:r>
            <w:r>
              <w:rPr>
                <w:noProof/>
                <w:webHidden/>
              </w:rPr>
            </w:r>
          </w:ins>
          <w:r>
            <w:rPr>
              <w:noProof/>
              <w:webHidden/>
            </w:rPr>
            <w:fldChar w:fldCharType="separate"/>
          </w:r>
          <w:ins w:id="1935" w:author="Sammartano, Marc (BIC USA)" w:date="2015-08-16T17:11:00Z">
            <w:r>
              <w:rPr>
                <w:noProof/>
                <w:webHidden/>
              </w:rPr>
              <w:t>147</w:t>
            </w:r>
          </w:ins>
          <w:ins w:id="19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37" w:author="Sammartano, Marc (BIC USA)" w:date="2015-08-16T17:09:00Z"/>
              <w:rFonts w:eastAsiaTheme="minorEastAsia"/>
              <w:noProof/>
            </w:rPr>
          </w:pPr>
          <w:ins w:id="19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Gr.touch touched, x, y</w:t>
            </w:r>
            <w:r>
              <w:rPr>
                <w:noProof/>
                <w:webHidden/>
              </w:rPr>
              <w:tab/>
            </w:r>
            <w:r>
              <w:rPr>
                <w:noProof/>
                <w:webHidden/>
              </w:rPr>
              <w:fldChar w:fldCharType="begin"/>
            </w:r>
            <w:r>
              <w:rPr>
                <w:noProof/>
                <w:webHidden/>
              </w:rPr>
              <w:instrText xml:space="preserve"> PAGEREF _Toc427508796 \h </w:instrText>
            </w:r>
            <w:r>
              <w:rPr>
                <w:noProof/>
                <w:webHidden/>
              </w:rPr>
            </w:r>
          </w:ins>
          <w:r>
            <w:rPr>
              <w:noProof/>
              <w:webHidden/>
            </w:rPr>
            <w:fldChar w:fldCharType="separate"/>
          </w:r>
          <w:ins w:id="1939" w:author="Sammartano, Marc (BIC USA)" w:date="2015-08-16T17:11:00Z">
            <w:r>
              <w:rPr>
                <w:noProof/>
                <w:webHidden/>
              </w:rPr>
              <w:t>147</w:t>
            </w:r>
          </w:ins>
          <w:ins w:id="19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41" w:author="Sammartano, Marc (BIC USA)" w:date="2015-08-16T17:09:00Z"/>
              <w:rFonts w:eastAsiaTheme="minorEastAsia"/>
              <w:noProof/>
            </w:rPr>
          </w:pPr>
          <w:ins w:id="19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Gr.bounded.touch touched, left, top, right, bottom</w:t>
            </w:r>
            <w:r>
              <w:rPr>
                <w:noProof/>
                <w:webHidden/>
              </w:rPr>
              <w:tab/>
            </w:r>
            <w:r>
              <w:rPr>
                <w:noProof/>
                <w:webHidden/>
              </w:rPr>
              <w:fldChar w:fldCharType="begin"/>
            </w:r>
            <w:r>
              <w:rPr>
                <w:noProof/>
                <w:webHidden/>
              </w:rPr>
              <w:instrText xml:space="preserve"> PAGEREF _Toc427508797 \h </w:instrText>
            </w:r>
            <w:r>
              <w:rPr>
                <w:noProof/>
                <w:webHidden/>
              </w:rPr>
            </w:r>
          </w:ins>
          <w:r>
            <w:rPr>
              <w:noProof/>
              <w:webHidden/>
            </w:rPr>
            <w:fldChar w:fldCharType="separate"/>
          </w:r>
          <w:ins w:id="1943" w:author="Sammartano, Marc (BIC USA)" w:date="2015-08-16T17:11:00Z">
            <w:r>
              <w:rPr>
                <w:noProof/>
                <w:webHidden/>
              </w:rPr>
              <w:t>148</w:t>
            </w:r>
          </w:ins>
          <w:ins w:id="19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45" w:author="Sammartano, Marc (BIC USA)" w:date="2015-08-16T17:09:00Z"/>
              <w:rFonts w:eastAsiaTheme="minorEastAsia"/>
              <w:noProof/>
            </w:rPr>
          </w:pPr>
          <w:ins w:id="19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Gr.touch2 touched, x, y</w:t>
            </w:r>
            <w:r>
              <w:rPr>
                <w:noProof/>
                <w:webHidden/>
              </w:rPr>
              <w:tab/>
            </w:r>
            <w:r>
              <w:rPr>
                <w:noProof/>
                <w:webHidden/>
              </w:rPr>
              <w:fldChar w:fldCharType="begin"/>
            </w:r>
            <w:r>
              <w:rPr>
                <w:noProof/>
                <w:webHidden/>
              </w:rPr>
              <w:instrText xml:space="preserve"> PAGEREF _Toc427508798 \h </w:instrText>
            </w:r>
            <w:r>
              <w:rPr>
                <w:noProof/>
                <w:webHidden/>
              </w:rPr>
            </w:r>
          </w:ins>
          <w:r>
            <w:rPr>
              <w:noProof/>
              <w:webHidden/>
            </w:rPr>
            <w:fldChar w:fldCharType="separate"/>
          </w:r>
          <w:ins w:id="1947" w:author="Sammartano, Marc (BIC USA)" w:date="2015-08-16T17:11:00Z">
            <w:r>
              <w:rPr>
                <w:noProof/>
                <w:webHidden/>
              </w:rPr>
              <w:t>148</w:t>
            </w:r>
          </w:ins>
          <w:ins w:id="19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49" w:author="Sammartano, Marc (BIC USA)" w:date="2015-08-16T17:09:00Z"/>
              <w:rFonts w:eastAsiaTheme="minorEastAsia"/>
              <w:noProof/>
            </w:rPr>
          </w:pPr>
          <w:ins w:id="19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"_Toc427508799"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Gr.bounded.touch2 touched, left, top, right, bottom</w:t>
            </w:r>
            <w:r>
              <w:rPr>
                <w:noProof/>
                <w:webHidden/>
              </w:rPr>
              <w:tab/>
            </w:r>
            <w:r>
              <w:rPr>
                <w:noProof/>
                <w:webHidden/>
              </w:rPr>
              <w:fldChar w:fldCharType="begin"/>
            </w:r>
            <w:r>
              <w:rPr>
                <w:noProof/>
                <w:webHidden/>
              </w:rPr>
              <w:instrText xml:space="preserve"> PAGEREF _Toc427508799 \h </w:instrText>
            </w:r>
            <w:r>
              <w:rPr>
                <w:noProof/>
                <w:webHidden/>
              </w:rPr>
            </w:r>
          </w:ins>
          <w:r>
            <w:rPr>
              <w:noProof/>
              <w:webHidden/>
            </w:rPr>
            <w:fldChar w:fldCharType="separate"/>
          </w:r>
          <w:ins w:id="1951" w:author="Sammartano, Marc (BIC USA)" w:date="2015-08-16T17:11:00Z">
            <w:r>
              <w:rPr>
                <w:noProof/>
                <w:webHidden/>
              </w:rPr>
              <w:t>148</w:t>
            </w:r>
          </w:ins>
          <w:ins w:id="19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53" w:author="Sammartano, Marc (BIC USA)" w:date="2015-08-16T17:09:00Z"/>
              <w:rFonts w:eastAsiaTheme="minorEastAsia"/>
              <w:noProof/>
            </w:rPr>
          </w:pPr>
          <w:ins w:id="19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OnGrTouch:</w:t>
            </w:r>
            <w:r>
              <w:rPr>
                <w:noProof/>
                <w:webHidden/>
              </w:rPr>
              <w:tab/>
            </w:r>
            <w:r>
              <w:rPr>
                <w:noProof/>
                <w:webHidden/>
              </w:rPr>
              <w:fldChar w:fldCharType="begin"/>
            </w:r>
            <w:r>
              <w:rPr>
                <w:noProof/>
                <w:webHidden/>
              </w:rPr>
              <w:instrText xml:space="preserve"> PAGEREF _Toc427508800 \h </w:instrText>
            </w:r>
            <w:r>
              <w:rPr>
                <w:noProof/>
                <w:webHidden/>
              </w:rPr>
            </w:r>
          </w:ins>
          <w:r>
            <w:rPr>
              <w:noProof/>
              <w:webHidden/>
            </w:rPr>
            <w:fldChar w:fldCharType="separate"/>
          </w:r>
          <w:ins w:id="1955" w:author="Sammartano, Marc (BIC USA)" w:date="2015-08-16T17:11:00Z">
            <w:r>
              <w:rPr>
                <w:noProof/>
                <w:webHidden/>
              </w:rPr>
              <w:t>148</w:t>
            </w:r>
          </w:ins>
          <w:ins w:id="19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57" w:author="Sammartano, Marc (BIC USA)" w:date="2015-08-16T17:09:00Z"/>
              <w:rFonts w:eastAsiaTheme="minorEastAsia"/>
              <w:noProof/>
            </w:rPr>
          </w:pPr>
          <w:ins w:id="19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Gr.onGrTouch.resume</w:t>
            </w:r>
            <w:r>
              <w:rPr>
                <w:noProof/>
                <w:webHidden/>
              </w:rPr>
              <w:tab/>
            </w:r>
            <w:r>
              <w:rPr>
                <w:noProof/>
                <w:webHidden/>
              </w:rPr>
              <w:fldChar w:fldCharType="begin"/>
            </w:r>
            <w:r>
              <w:rPr>
                <w:noProof/>
                <w:webHidden/>
              </w:rPr>
              <w:instrText xml:space="preserve"> PAGEREF _Toc427508801 \h </w:instrText>
            </w:r>
            <w:r>
              <w:rPr>
                <w:noProof/>
                <w:webHidden/>
              </w:rPr>
            </w:r>
          </w:ins>
          <w:r>
            <w:rPr>
              <w:noProof/>
              <w:webHidden/>
            </w:rPr>
            <w:fldChar w:fldCharType="separate"/>
          </w:r>
          <w:ins w:id="1959" w:author="Sammartano, Marc (BIC USA)" w:date="2015-08-16T17:11:00Z">
            <w:r>
              <w:rPr>
                <w:noProof/>
                <w:webHidden/>
              </w:rPr>
              <w:t>148</w:t>
            </w:r>
          </w:ins>
          <w:ins w:id="19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1961" w:author="Sammartano, Marc (BIC USA)" w:date="2015-08-16T17:09:00Z"/>
              <w:rFonts w:eastAsiaTheme="minorEastAsia"/>
              <w:noProof/>
            </w:rPr>
          </w:pPr>
          <w:ins w:id="19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Text Commands</w:t>
            </w:r>
            <w:r>
              <w:rPr>
                <w:noProof/>
                <w:webHidden/>
              </w:rPr>
              <w:tab/>
            </w:r>
            <w:r>
              <w:rPr>
                <w:noProof/>
                <w:webHidden/>
              </w:rPr>
              <w:fldChar w:fldCharType="begin"/>
            </w:r>
            <w:r>
              <w:rPr>
                <w:noProof/>
                <w:webHidden/>
              </w:rPr>
              <w:instrText xml:space="preserve"> PAGEREF _Toc427508802 \h </w:instrText>
            </w:r>
            <w:r>
              <w:rPr>
                <w:noProof/>
                <w:webHidden/>
              </w:rPr>
            </w:r>
          </w:ins>
          <w:r>
            <w:rPr>
              <w:noProof/>
              <w:webHidden/>
            </w:rPr>
            <w:fldChar w:fldCharType="separate"/>
          </w:r>
          <w:ins w:id="1963" w:author="Sammartano, Marc (BIC USA)" w:date="2015-08-16T17:11:00Z">
            <w:r>
              <w:rPr>
                <w:noProof/>
                <w:webHidden/>
              </w:rPr>
              <w:t>148</w:t>
            </w:r>
          </w:ins>
          <w:ins w:id="19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65" w:author="Sammartano, Marc (BIC USA)" w:date="2015-08-16T17:09:00Z"/>
              <w:rFonts w:eastAsiaTheme="minorEastAsia"/>
              <w:noProof/>
            </w:rPr>
          </w:pPr>
          <w:ins w:id="19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Gr.text.align type</w:t>
            </w:r>
            <w:r>
              <w:rPr>
                <w:noProof/>
                <w:webHidden/>
              </w:rPr>
              <w:tab/>
            </w:r>
            <w:r>
              <w:rPr>
                <w:noProof/>
                <w:webHidden/>
              </w:rPr>
              <w:fldChar w:fldCharType="begin"/>
            </w:r>
            <w:r>
              <w:rPr>
                <w:noProof/>
                <w:webHidden/>
              </w:rPr>
              <w:instrText xml:space="preserve"> PAGEREF _Toc427508803 \h </w:instrText>
            </w:r>
            <w:r>
              <w:rPr>
                <w:noProof/>
                <w:webHidden/>
              </w:rPr>
            </w:r>
          </w:ins>
          <w:r>
            <w:rPr>
              <w:noProof/>
              <w:webHidden/>
            </w:rPr>
            <w:fldChar w:fldCharType="separate"/>
          </w:r>
          <w:ins w:id="1967" w:author="Sammartano, Marc (BIC USA)" w:date="2015-08-16T17:11:00Z">
            <w:r>
              <w:rPr>
                <w:noProof/>
                <w:webHidden/>
              </w:rPr>
              <w:t>148</w:t>
            </w:r>
          </w:ins>
          <w:ins w:id="19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69" w:author="Sammartano, Marc (BIC USA)" w:date="2015-08-16T17:09:00Z"/>
              <w:rFonts w:eastAsiaTheme="minorEastAsia"/>
              <w:noProof/>
            </w:rPr>
          </w:pPr>
          <w:ins w:id="19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Gr.text.size &lt;nexp&gt;</w:t>
            </w:r>
            <w:r>
              <w:rPr>
                <w:noProof/>
                <w:webHidden/>
              </w:rPr>
              <w:tab/>
            </w:r>
            <w:r>
              <w:rPr>
                <w:noProof/>
                <w:webHidden/>
              </w:rPr>
              <w:fldChar w:fldCharType="begin"/>
            </w:r>
            <w:r>
              <w:rPr>
                <w:noProof/>
                <w:webHidden/>
              </w:rPr>
              <w:instrText xml:space="preserve"> PAGEREF _Toc427508804 \h </w:instrText>
            </w:r>
            <w:r>
              <w:rPr>
                <w:noProof/>
                <w:webHidden/>
              </w:rPr>
            </w:r>
          </w:ins>
          <w:r>
            <w:rPr>
              <w:noProof/>
              <w:webHidden/>
            </w:rPr>
            <w:fldChar w:fldCharType="separate"/>
          </w:r>
          <w:ins w:id="1971" w:author="Sammartano, Marc (BIC USA)" w:date="2015-08-16T17:11:00Z">
            <w:r>
              <w:rPr>
                <w:noProof/>
                <w:webHidden/>
              </w:rPr>
              <w:t>148</w:t>
            </w:r>
          </w:ins>
          <w:ins w:id="19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73" w:author="Sammartano, Marc (BIC USA)" w:date="2015-08-16T17:09:00Z"/>
              <w:rFonts w:eastAsiaTheme="minorEastAsia"/>
              <w:noProof/>
            </w:rPr>
          </w:pPr>
          <w:ins w:id="19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_Toc427508805 \h </w:instrText>
            </w:r>
            <w:r>
              <w:rPr>
                <w:noProof/>
                <w:webHidden/>
              </w:rPr>
            </w:r>
          </w:ins>
          <w:r>
            <w:rPr>
              <w:noProof/>
              <w:webHidden/>
            </w:rPr>
            <w:fldChar w:fldCharType="separate"/>
          </w:r>
          <w:ins w:id="1975" w:author="Sammartano, Marc (BIC USA)" w:date="2015-08-16T17:11:00Z">
            <w:r>
              <w:rPr>
                <w:noProof/>
                <w:webHidden/>
              </w:rPr>
              <w:t>148</w:t>
            </w:r>
          </w:ins>
          <w:ins w:id="19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77" w:author="Sammartano, Marc (BIC USA)" w:date="2015-08-16T17:09:00Z"/>
              <w:rFonts w:eastAsiaTheme="minorEastAsia"/>
              <w:noProof/>
            </w:rPr>
          </w:pPr>
          <w:ins w:id="19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Gr.text.width &lt;nvar&gt;, &lt;sexp&gt;</w:t>
            </w:r>
            <w:r>
              <w:rPr>
                <w:noProof/>
                <w:webHidden/>
              </w:rPr>
              <w:tab/>
            </w:r>
            <w:r>
              <w:rPr>
                <w:noProof/>
                <w:webHidden/>
              </w:rPr>
              <w:fldChar w:fldCharType="begin"/>
            </w:r>
            <w:r>
              <w:rPr>
                <w:noProof/>
                <w:webHidden/>
              </w:rPr>
              <w:instrText xml:space="preserve"> PAGEREF _Toc427508806 \h </w:instrText>
            </w:r>
            <w:r>
              <w:rPr>
                <w:noProof/>
                <w:webHidden/>
              </w:rPr>
            </w:r>
          </w:ins>
          <w:r>
            <w:rPr>
              <w:noProof/>
              <w:webHidden/>
            </w:rPr>
            <w:fldChar w:fldCharType="separate"/>
          </w:r>
          <w:ins w:id="1979" w:author="Sammartano, Marc (BIC USA)" w:date="2015-08-16T17:11:00Z">
            <w:r>
              <w:rPr>
                <w:noProof/>
                <w:webHidden/>
              </w:rPr>
              <w:t>149</w:t>
            </w:r>
          </w:ins>
          <w:ins w:id="19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81" w:author="Sammartano, Marc (BIC USA)" w:date="2015-08-16T17:09:00Z"/>
              <w:rFonts w:eastAsiaTheme="minorEastAsia"/>
              <w:noProof/>
            </w:rPr>
          </w:pPr>
          <w:ins w:id="19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Gr.get.textbounds &lt;sexp&gt;, left, top, right, bottom</w:t>
            </w:r>
            <w:r>
              <w:rPr>
                <w:noProof/>
                <w:webHidden/>
              </w:rPr>
              <w:tab/>
            </w:r>
            <w:r>
              <w:rPr>
                <w:noProof/>
                <w:webHidden/>
              </w:rPr>
              <w:fldChar w:fldCharType="begin"/>
            </w:r>
            <w:r>
              <w:rPr>
                <w:noProof/>
                <w:webHidden/>
              </w:rPr>
              <w:instrText xml:space="preserve"> PAGEREF _Toc427508807 \h </w:instrText>
            </w:r>
            <w:r>
              <w:rPr>
                <w:noProof/>
                <w:webHidden/>
              </w:rPr>
            </w:r>
          </w:ins>
          <w:r>
            <w:rPr>
              <w:noProof/>
              <w:webHidden/>
            </w:rPr>
            <w:fldChar w:fldCharType="separate"/>
          </w:r>
          <w:ins w:id="1983" w:author="Sammartano, Marc (BIC USA)" w:date="2015-08-16T17:11:00Z">
            <w:r>
              <w:rPr>
                <w:noProof/>
                <w:webHidden/>
              </w:rPr>
              <w:t>149</w:t>
            </w:r>
          </w:ins>
          <w:ins w:id="19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85" w:author="Sammartano, Marc (BIC USA)" w:date="2015-08-16T17:09:00Z"/>
              <w:rFonts w:eastAsiaTheme="minorEastAsia"/>
              <w:noProof/>
            </w:rPr>
          </w:pPr>
          <w:ins w:id="19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_Toc427508808 \h </w:instrText>
            </w:r>
            <w:r>
              <w:rPr>
                <w:noProof/>
                <w:webHidden/>
              </w:rPr>
            </w:r>
          </w:ins>
          <w:r>
            <w:rPr>
              <w:noProof/>
              <w:webHidden/>
            </w:rPr>
            <w:fldChar w:fldCharType="separate"/>
          </w:r>
          <w:ins w:id="1987" w:author="Sammartano, Marc (BIC USA)" w:date="2015-08-16T17:11:00Z">
            <w:r>
              <w:rPr>
                <w:noProof/>
                <w:webHidden/>
              </w:rPr>
              <w:t>150</w:t>
            </w:r>
          </w:ins>
          <w:ins w:id="19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89" w:author="Sammartano, Marc (BIC USA)" w:date="2015-08-16T17:09:00Z"/>
              <w:rFonts w:eastAsiaTheme="minorEastAsia"/>
              <w:noProof/>
            </w:rPr>
          </w:pPr>
          <w:ins w:id="19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Gr.text.typeface {{&lt;font_nexp&gt;} {, &lt;style_nexp&gt;}}</w:t>
            </w:r>
            <w:r>
              <w:rPr>
                <w:noProof/>
                <w:webHidden/>
              </w:rPr>
              <w:tab/>
            </w:r>
            <w:r>
              <w:rPr>
                <w:noProof/>
                <w:webHidden/>
              </w:rPr>
              <w:fldChar w:fldCharType="begin"/>
            </w:r>
            <w:r>
              <w:rPr>
                <w:noProof/>
                <w:webHidden/>
              </w:rPr>
              <w:instrText xml:space="preserve"> PAGEREF _Toc427508809 \h </w:instrText>
            </w:r>
            <w:r>
              <w:rPr>
                <w:noProof/>
                <w:webHidden/>
              </w:rPr>
            </w:r>
          </w:ins>
          <w:r>
            <w:rPr>
              <w:noProof/>
              <w:webHidden/>
            </w:rPr>
            <w:fldChar w:fldCharType="separate"/>
          </w:r>
          <w:ins w:id="1991" w:author="Sammartano, Marc (BIC USA)" w:date="2015-08-16T17:11:00Z">
            <w:r>
              <w:rPr>
                <w:noProof/>
                <w:webHidden/>
              </w:rPr>
              <w:t>150</w:t>
            </w:r>
          </w:ins>
          <w:ins w:id="19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93" w:author="Sammartano, Marc (BIC USA)" w:date="2015-08-16T17:09:00Z"/>
              <w:rFonts w:eastAsiaTheme="minorEastAsia"/>
              <w:noProof/>
            </w:rPr>
          </w:pPr>
          <w:ins w:id="19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Gr.text.bold &lt;lexp&gt;</w:t>
            </w:r>
            <w:r>
              <w:rPr>
                <w:noProof/>
                <w:webHidden/>
              </w:rPr>
              <w:tab/>
            </w:r>
            <w:r>
              <w:rPr>
                <w:noProof/>
                <w:webHidden/>
              </w:rPr>
              <w:fldChar w:fldCharType="begin"/>
            </w:r>
            <w:r>
              <w:rPr>
                <w:noProof/>
                <w:webHidden/>
              </w:rPr>
              <w:instrText xml:space="preserve"> PAGEREF _Toc427508810 \h </w:instrText>
            </w:r>
            <w:r>
              <w:rPr>
                <w:noProof/>
                <w:webHidden/>
              </w:rPr>
            </w:r>
          </w:ins>
          <w:r>
            <w:rPr>
              <w:noProof/>
              <w:webHidden/>
            </w:rPr>
            <w:fldChar w:fldCharType="separate"/>
          </w:r>
          <w:ins w:id="1995" w:author="Sammartano, Marc (BIC USA)" w:date="2015-08-16T17:11:00Z">
            <w:r>
              <w:rPr>
                <w:noProof/>
                <w:webHidden/>
              </w:rPr>
              <w:t>151</w:t>
            </w:r>
          </w:ins>
          <w:ins w:id="19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1997" w:author="Sammartano, Marc (BIC USA)" w:date="2015-08-16T17:09:00Z"/>
              <w:rFonts w:eastAsiaTheme="minorEastAsia"/>
              <w:noProof/>
            </w:rPr>
          </w:pPr>
          <w:ins w:id="19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Gr.text.skew &lt;nexp&gt;</w:t>
            </w:r>
            <w:r>
              <w:rPr>
                <w:noProof/>
                <w:webHidden/>
              </w:rPr>
              <w:tab/>
            </w:r>
            <w:r>
              <w:rPr>
                <w:noProof/>
                <w:webHidden/>
              </w:rPr>
              <w:fldChar w:fldCharType="begin"/>
            </w:r>
            <w:r>
              <w:rPr>
                <w:noProof/>
                <w:webHidden/>
              </w:rPr>
              <w:instrText xml:space="preserve"> PAGEREF _Toc427508811 \h </w:instrText>
            </w:r>
            <w:r>
              <w:rPr>
                <w:noProof/>
                <w:webHidden/>
              </w:rPr>
            </w:r>
          </w:ins>
          <w:r>
            <w:rPr>
              <w:noProof/>
              <w:webHidden/>
            </w:rPr>
            <w:fldChar w:fldCharType="separate"/>
          </w:r>
          <w:ins w:id="1999" w:author="Sammartano, Marc (BIC USA)" w:date="2015-08-16T17:11:00Z">
            <w:r>
              <w:rPr>
                <w:noProof/>
                <w:webHidden/>
              </w:rPr>
              <w:t>151</w:t>
            </w:r>
          </w:ins>
          <w:ins w:id="20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01" w:author="Sammartano, Marc (BIC USA)" w:date="2015-08-16T17:09:00Z"/>
              <w:rFonts w:eastAsiaTheme="minorEastAsia"/>
              <w:noProof/>
            </w:rPr>
          </w:pPr>
          <w:ins w:id="20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Gr.text.underline &lt;lexp&gt;</w:t>
            </w:r>
            <w:r>
              <w:rPr>
                <w:noProof/>
                <w:webHidden/>
              </w:rPr>
              <w:tab/>
            </w:r>
            <w:r>
              <w:rPr>
                <w:noProof/>
                <w:webHidden/>
              </w:rPr>
              <w:fldChar w:fldCharType="begin"/>
            </w:r>
            <w:r>
              <w:rPr>
                <w:noProof/>
                <w:webHidden/>
              </w:rPr>
              <w:instrText xml:space="preserve"> PAGEREF _Toc427508812 \h </w:instrText>
            </w:r>
            <w:r>
              <w:rPr>
                <w:noProof/>
                <w:webHidden/>
              </w:rPr>
            </w:r>
          </w:ins>
          <w:r>
            <w:rPr>
              <w:noProof/>
              <w:webHidden/>
            </w:rPr>
            <w:fldChar w:fldCharType="separate"/>
          </w:r>
          <w:ins w:id="2003" w:author="Sammartano, Marc (BIC USA)" w:date="2015-08-16T17:11:00Z">
            <w:r>
              <w:rPr>
                <w:noProof/>
                <w:webHidden/>
              </w:rPr>
              <w:t>151</w:t>
            </w:r>
          </w:ins>
          <w:ins w:id="20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05" w:author="Sammartano, Marc (BIC USA)" w:date="2015-08-16T17:09:00Z"/>
              <w:rFonts w:eastAsiaTheme="minorEastAsia"/>
              <w:noProof/>
            </w:rPr>
          </w:pPr>
          <w:ins w:id="20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Gr.text.strike &lt;lexp&gt;</w:t>
            </w:r>
            <w:r>
              <w:rPr>
                <w:noProof/>
                <w:webHidden/>
              </w:rPr>
              <w:tab/>
            </w:r>
            <w:r>
              <w:rPr>
                <w:noProof/>
                <w:webHidden/>
              </w:rPr>
              <w:fldChar w:fldCharType="begin"/>
            </w:r>
            <w:r>
              <w:rPr>
                <w:noProof/>
                <w:webHidden/>
              </w:rPr>
              <w:instrText xml:space="preserve"> PAGEREF _Toc427508813 \h </w:instrText>
            </w:r>
            <w:r>
              <w:rPr>
                <w:noProof/>
                <w:webHidden/>
              </w:rPr>
            </w:r>
          </w:ins>
          <w:r>
            <w:rPr>
              <w:noProof/>
              <w:webHidden/>
            </w:rPr>
            <w:fldChar w:fldCharType="separate"/>
          </w:r>
          <w:ins w:id="2007" w:author="Sammartano, Marc (BIC USA)" w:date="2015-08-16T17:11:00Z">
            <w:r>
              <w:rPr>
                <w:noProof/>
                <w:webHidden/>
              </w:rPr>
              <w:t>151</w:t>
            </w:r>
          </w:ins>
          <w:ins w:id="20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09" w:author="Sammartano, Marc (BIC USA)" w:date="2015-08-16T17:09:00Z"/>
              <w:rFonts w:eastAsiaTheme="minorEastAsia"/>
              <w:noProof/>
            </w:rPr>
          </w:pPr>
          <w:ins w:id="20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_Toc427508814 \h </w:instrText>
            </w:r>
            <w:r>
              <w:rPr>
                <w:noProof/>
                <w:webHidden/>
              </w:rPr>
            </w:r>
          </w:ins>
          <w:r>
            <w:rPr>
              <w:noProof/>
              <w:webHidden/>
            </w:rPr>
            <w:fldChar w:fldCharType="separate"/>
          </w:r>
          <w:ins w:id="2011" w:author="Sammartano, Marc (BIC USA)" w:date="2015-08-16T17:11:00Z">
            <w:r>
              <w:rPr>
                <w:noProof/>
                <w:webHidden/>
              </w:rPr>
              <w:t>151</w:t>
            </w:r>
          </w:ins>
          <w:ins w:id="20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013" w:author="Sammartano, Marc (BIC USA)" w:date="2015-08-16T17:09:00Z"/>
              <w:rFonts w:eastAsiaTheme="minorEastAsia"/>
              <w:noProof/>
            </w:rPr>
          </w:pPr>
          <w:ins w:id="20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Bitmap Commands</w:t>
            </w:r>
            <w:r>
              <w:rPr>
                <w:noProof/>
                <w:webHidden/>
              </w:rPr>
              <w:tab/>
            </w:r>
            <w:r>
              <w:rPr>
                <w:noProof/>
                <w:webHidden/>
              </w:rPr>
              <w:fldChar w:fldCharType="begin"/>
            </w:r>
            <w:r>
              <w:rPr>
                <w:noProof/>
                <w:webHidden/>
              </w:rPr>
              <w:instrText xml:space="preserve"> PAGEREF _Toc427508815 \h </w:instrText>
            </w:r>
            <w:r>
              <w:rPr>
                <w:noProof/>
                <w:webHidden/>
              </w:rPr>
            </w:r>
          </w:ins>
          <w:r>
            <w:rPr>
              <w:noProof/>
              <w:webHidden/>
            </w:rPr>
            <w:fldChar w:fldCharType="separate"/>
          </w:r>
          <w:ins w:id="2015" w:author="Sammartano, Marc (BIC USA)" w:date="2015-08-16T17:11:00Z">
            <w:r>
              <w:rPr>
                <w:noProof/>
                <w:webHidden/>
              </w:rPr>
              <w:t>152</w:t>
            </w:r>
          </w:ins>
          <w:ins w:id="20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17" w:author="Sammartano, Marc (BIC USA)" w:date="2015-08-16T17:09:00Z"/>
              <w:rFonts w:eastAsiaTheme="minorEastAsia"/>
              <w:noProof/>
            </w:rPr>
          </w:pPr>
          <w:ins w:id="20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Gr.bitmap.create &lt;bitmap_ptr_nvar&gt;, width, height</w:t>
            </w:r>
            <w:r>
              <w:rPr>
                <w:noProof/>
                <w:webHidden/>
              </w:rPr>
              <w:tab/>
            </w:r>
            <w:r>
              <w:rPr>
                <w:noProof/>
                <w:webHidden/>
              </w:rPr>
              <w:fldChar w:fldCharType="begin"/>
            </w:r>
            <w:r>
              <w:rPr>
                <w:noProof/>
                <w:webHidden/>
              </w:rPr>
              <w:instrText xml:space="preserve"> PAGEREF _Toc427508816 \h </w:instrText>
            </w:r>
            <w:r>
              <w:rPr>
                <w:noProof/>
                <w:webHidden/>
              </w:rPr>
            </w:r>
          </w:ins>
          <w:r>
            <w:rPr>
              <w:noProof/>
              <w:webHidden/>
            </w:rPr>
            <w:fldChar w:fldCharType="separate"/>
          </w:r>
          <w:ins w:id="2019" w:author="Sammartano, Marc (BIC USA)" w:date="2015-08-16T17:11:00Z">
            <w:r>
              <w:rPr>
                <w:noProof/>
                <w:webHidden/>
              </w:rPr>
              <w:t>152</w:t>
            </w:r>
          </w:ins>
          <w:ins w:id="20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21" w:author="Sammartano, Marc (BIC USA)" w:date="2015-08-16T17:09:00Z"/>
              <w:rFonts w:eastAsiaTheme="minorEastAsia"/>
              <w:noProof/>
            </w:rPr>
          </w:pPr>
          <w:ins w:id="20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Gr.bitmap.load &lt;bitmap_ptr_nvar&gt;, &lt;file_name_sexp&gt;</w:t>
            </w:r>
            <w:r>
              <w:rPr>
                <w:noProof/>
                <w:webHidden/>
              </w:rPr>
              <w:tab/>
            </w:r>
            <w:r>
              <w:rPr>
                <w:noProof/>
                <w:webHidden/>
              </w:rPr>
              <w:fldChar w:fldCharType="begin"/>
            </w:r>
            <w:r>
              <w:rPr>
                <w:noProof/>
                <w:webHidden/>
              </w:rPr>
              <w:instrText xml:space="preserve"> PAGEREF _Toc427508817 \h </w:instrText>
            </w:r>
            <w:r>
              <w:rPr>
                <w:noProof/>
                <w:webHidden/>
              </w:rPr>
            </w:r>
          </w:ins>
          <w:r>
            <w:rPr>
              <w:noProof/>
              <w:webHidden/>
            </w:rPr>
            <w:fldChar w:fldCharType="separate"/>
          </w:r>
          <w:ins w:id="2023" w:author="Sammartano, Marc (BIC USA)" w:date="2015-08-16T17:11:00Z">
            <w:r>
              <w:rPr>
                <w:noProof/>
                <w:webHidden/>
              </w:rPr>
              <w:t>152</w:t>
            </w:r>
          </w:ins>
          <w:ins w:id="20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25" w:author="Sammartano, Marc (BIC USA)" w:date="2015-08-16T17:09:00Z"/>
              <w:rFonts w:eastAsiaTheme="minorEastAsia"/>
              <w:noProof/>
            </w:rPr>
          </w:pPr>
          <w:ins w:id="20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Gr.bitmap.size &lt;bitmap_ptr_nexp&gt;, width, height</w:t>
            </w:r>
            <w:r>
              <w:rPr>
                <w:noProof/>
                <w:webHidden/>
              </w:rPr>
              <w:tab/>
            </w:r>
            <w:r>
              <w:rPr>
                <w:noProof/>
                <w:webHidden/>
              </w:rPr>
              <w:fldChar w:fldCharType="begin"/>
            </w:r>
            <w:r>
              <w:rPr>
                <w:noProof/>
                <w:webHidden/>
              </w:rPr>
              <w:instrText xml:space="preserve"> PAGEREF _Toc427508818 \h </w:instrText>
            </w:r>
            <w:r>
              <w:rPr>
                <w:noProof/>
                <w:webHidden/>
              </w:rPr>
            </w:r>
          </w:ins>
          <w:r>
            <w:rPr>
              <w:noProof/>
              <w:webHidden/>
            </w:rPr>
            <w:fldChar w:fldCharType="separate"/>
          </w:r>
          <w:ins w:id="2027" w:author="Sammartano, Marc (BIC USA)" w:date="2015-08-16T17:11:00Z">
            <w:r>
              <w:rPr>
                <w:noProof/>
                <w:webHidden/>
              </w:rPr>
              <w:t>153</w:t>
            </w:r>
          </w:ins>
          <w:ins w:id="20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29" w:author="Sammartano, Marc (BIC USA)" w:date="2015-08-16T17:09:00Z"/>
              <w:rFonts w:eastAsiaTheme="minorEastAsia"/>
              <w:noProof/>
            </w:rPr>
          </w:pPr>
          <w:ins w:id="2030"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"_Toc427508819"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_Toc427508819 \h </w:instrText>
            </w:r>
            <w:r>
              <w:rPr>
                <w:noProof/>
                <w:webHidden/>
              </w:rPr>
            </w:r>
          </w:ins>
          <w:r>
            <w:rPr>
              <w:noProof/>
              <w:webHidden/>
            </w:rPr>
            <w:fldChar w:fldCharType="separate"/>
          </w:r>
          <w:ins w:id="2031" w:author="Sammartano, Marc (BIC USA)" w:date="2015-08-16T17:11:00Z">
            <w:r>
              <w:rPr>
                <w:noProof/>
                <w:webHidden/>
              </w:rPr>
              <w:t>153</w:t>
            </w:r>
          </w:ins>
          <w:ins w:id="20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33" w:author="Sammartano, Marc (BIC USA)" w:date="2015-08-16T17:09:00Z"/>
              <w:rFonts w:eastAsiaTheme="minorEastAsia"/>
              <w:noProof/>
            </w:rPr>
          </w:pPr>
          <w:ins w:id="20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Gr.bitmap.delete &lt;bitmap_ptr_nexp&gt;</w:t>
            </w:r>
            <w:r>
              <w:rPr>
                <w:noProof/>
                <w:webHidden/>
              </w:rPr>
              <w:tab/>
            </w:r>
            <w:r>
              <w:rPr>
                <w:noProof/>
                <w:webHidden/>
              </w:rPr>
              <w:fldChar w:fldCharType="begin"/>
            </w:r>
            <w:r>
              <w:rPr>
                <w:noProof/>
                <w:webHidden/>
              </w:rPr>
              <w:instrText xml:space="preserve"> PAGEREF _Toc427508820 \h </w:instrText>
            </w:r>
            <w:r>
              <w:rPr>
                <w:noProof/>
                <w:webHidden/>
              </w:rPr>
            </w:r>
          </w:ins>
          <w:r>
            <w:rPr>
              <w:noProof/>
              <w:webHidden/>
            </w:rPr>
            <w:fldChar w:fldCharType="separate"/>
          </w:r>
          <w:ins w:id="2035" w:author="Sammartano, Marc (BIC USA)" w:date="2015-08-16T17:11:00Z">
            <w:r>
              <w:rPr>
                <w:noProof/>
                <w:webHidden/>
              </w:rPr>
              <w:t>153</w:t>
            </w:r>
          </w:ins>
          <w:ins w:id="20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37" w:author="Sammartano, Marc (BIC USA)" w:date="2015-08-16T17:09:00Z"/>
              <w:rFonts w:eastAsiaTheme="minorEastAsia"/>
              <w:noProof/>
            </w:rPr>
          </w:pPr>
          <w:ins w:id="20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_Toc427508821 \h </w:instrText>
            </w:r>
            <w:r>
              <w:rPr>
                <w:noProof/>
                <w:webHidden/>
              </w:rPr>
            </w:r>
          </w:ins>
          <w:r>
            <w:rPr>
              <w:noProof/>
              <w:webHidden/>
            </w:rPr>
            <w:fldChar w:fldCharType="separate"/>
          </w:r>
          <w:ins w:id="2039" w:author="Sammartano, Marc (BIC USA)" w:date="2015-08-16T17:11:00Z">
            <w:r>
              <w:rPr>
                <w:noProof/>
                <w:webHidden/>
              </w:rPr>
              <w:t>153</w:t>
            </w:r>
          </w:ins>
          <w:ins w:id="20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41" w:author="Sammartano, Marc (BIC USA)" w:date="2015-08-16T17:09:00Z"/>
              <w:rFonts w:eastAsiaTheme="minorEastAsia"/>
              <w:noProof/>
            </w:rPr>
          </w:pPr>
          <w:ins w:id="20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_Toc427508822 \h </w:instrText>
            </w:r>
            <w:r>
              <w:rPr>
                <w:noProof/>
                <w:webHidden/>
              </w:rPr>
            </w:r>
          </w:ins>
          <w:r>
            <w:rPr>
              <w:noProof/>
              <w:webHidden/>
            </w:rPr>
            <w:fldChar w:fldCharType="separate"/>
          </w:r>
          <w:ins w:id="2043" w:author="Sammartano, Marc (BIC USA)" w:date="2015-08-16T17:11:00Z">
            <w:r>
              <w:rPr>
                <w:noProof/>
                <w:webHidden/>
              </w:rPr>
              <w:t>154</w:t>
            </w:r>
          </w:ins>
          <w:ins w:id="20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45" w:author="Sammartano, Marc (BIC USA)" w:date="2015-08-16T17:09:00Z"/>
              <w:rFonts w:eastAsiaTheme="minorEastAsia"/>
              <w:noProof/>
            </w:rPr>
          </w:pPr>
          <w:ins w:id="20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_Toc427508823 \h </w:instrText>
            </w:r>
            <w:r>
              <w:rPr>
                <w:noProof/>
                <w:webHidden/>
              </w:rPr>
            </w:r>
          </w:ins>
          <w:r>
            <w:rPr>
              <w:noProof/>
              <w:webHidden/>
            </w:rPr>
            <w:fldChar w:fldCharType="separate"/>
          </w:r>
          <w:ins w:id="2047" w:author="Sammartano, Marc (BIC USA)" w:date="2015-08-16T17:11:00Z">
            <w:r>
              <w:rPr>
                <w:noProof/>
                <w:webHidden/>
              </w:rPr>
              <w:t>154</w:t>
            </w:r>
          </w:ins>
          <w:ins w:id="20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49" w:author="Sammartano, Marc (BIC USA)" w:date="2015-08-16T17:09:00Z"/>
              <w:rFonts w:eastAsiaTheme="minorEastAsia"/>
              <w:noProof/>
            </w:rPr>
          </w:pPr>
          <w:ins w:id="20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_Toc427508824 \h </w:instrText>
            </w:r>
            <w:r>
              <w:rPr>
                <w:noProof/>
                <w:webHidden/>
              </w:rPr>
            </w:r>
          </w:ins>
          <w:r>
            <w:rPr>
              <w:noProof/>
              <w:webHidden/>
            </w:rPr>
            <w:fldChar w:fldCharType="separate"/>
          </w:r>
          <w:ins w:id="2051" w:author="Sammartano, Marc (BIC USA)" w:date="2015-08-16T17:11:00Z">
            <w:r>
              <w:rPr>
                <w:noProof/>
                <w:webHidden/>
              </w:rPr>
              <w:t>154</w:t>
            </w:r>
          </w:ins>
          <w:ins w:id="20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53" w:author="Sammartano, Marc (BIC USA)" w:date="2015-08-16T17:09:00Z"/>
              <w:rFonts w:eastAsiaTheme="minorEastAsia"/>
              <w:noProof/>
            </w:rPr>
          </w:pPr>
          <w:ins w:id="20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w:t>
            </w:r>
            <w:r w:rsidRPr="000A4A1C">
              <w:rPr>
                <w:rStyle w:val="Hyperlink"/>
                <w:noProof/>
              </w:rPr>
              <w:t>a</w:t>
            </w:r>
            <w:r w:rsidRPr="000A4A1C">
              <w:rPr>
                <w:rStyle w:val="Hyperlink"/>
                <w:noProof/>
              </w:rPr>
              <w:t>p.fill &lt;bitmap_ptr_nexp&gt;, &lt;x_nexp&gt;, &lt;y_nexp&gt;</w:t>
            </w:r>
            <w:r>
              <w:rPr>
                <w:noProof/>
                <w:webHidden/>
              </w:rPr>
              <w:tab/>
            </w:r>
            <w:r>
              <w:rPr>
                <w:noProof/>
                <w:webHidden/>
              </w:rPr>
              <w:fldChar w:fldCharType="begin"/>
            </w:r>
            <w:r>
              <w:rPr>
                <w:noProof/>
                <w:webHidden/>
              </w:rPr>
              <w:instrText xml:space="preserve"> PAGEREF _Toc427508825 \h </w:instrText>
            </w:r>
            <w:r>
              <w:rPr>
                <w:noProof/>
                <w:webHidden/>
              </w:rPr>
            </w:r>
          </w:ins>
          <w:r>
            <w:rPr>
              <w:noProof/>
              <w:webHidden/>
            </w:rPr>
            <w:fldChar w:fldCharType="separate"/>
          </w:r>
          <w:ins w:id="2055" w:author="Sammartano, Marc (BIC USA)" w:date="2015-08-16T17:11:00Z">
            <w:r>
              <w:rPr>
                <w:noProof/>
                <w:webHidden/>
              </w:rPr>
              <w:t>154</w:t>
            </w:r>
          </w:ins>
          <w:ins w:id="20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57" w:author="Sammartano, Marc (BIC USA)" w:date="2015-08-16T17:09:00Z"/>
              <w:rFonts w:eastAsiaTheme="minorEastAsia"/>
              <w:noProof/>
            </w:rPr>
          </w:pPr>
          <w:ins w:id="20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Gr.bitmap.drawinto.start &lt;bitmap_ptr_nexp&gt;</w:t>
            </w:r>
            <w:r>
              <w:rPr>
                <w:noProof/>
                <w:webHidden/>
              </w:rPr>
              <w:tab/>
            </w:r>
            <w:r>
              <w:rPr>
                <w:noProof/>
                <w:webHidden/>
              </w:rPr>
              <w:fldChar w:fldCharType="begin"/>
            </w:r>
            <w:r>
              <w:rPr>
                <w:noProof/>
                <w:webHidden/>
              </w:rPr>
              <w:instrText xml:space="preserve"> PAGEREF _Toc427508826 \h </w:instrText>
            </w:r>
            <w:r>
              <w:rPr>
                <w:noProof/>
                <w:webHidden/>
              </w:rPr>
            </w:r>
          </w:ins>
          <w:r>
            <w:rPr>
              <w:noProof/>
              <w:webHidden/>
            </w:rPr>
            <w:fldChar w:fldCharType="separate"/>
          </w:r>
          <w:ins w:id="2059" w:author="Sammartano, Marc (BIC USA)" w:date="2015-08-16T17:11:00Z">
            <w:r>
              <w:rPr>
                <w:noProof/>
                <w:webHidden/>
              </w:rPr>
              <w:t>154</w:t>
            </w:r>
          </w:ins>
          <w:ins w:id="20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61" w:author="Sammartano, Marc (BIC USA)" w:date="2015-08-16T17:09:00Z"/>
              <w:rFonts w:eastAsiaTheme="minorEastAsia"/>
              <w:noProof/>
            </w:rPr>
          </w:pPr>
          <w:ins w:id="20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Gr.bitmap.drawinto.end</w:t>
            </w:r>
            <w:r>
              <w:rPr>
                <w:noProof/>
                <w:webHidden/>
              </w:rPr>
              <w:tab/>
            </w:r>
            <w:r>
              <w:rPr>
                <w:noProof/>
                <w:webHidden/>
              </w:rPr>
              <w:fldChar w:fldCharType="begin"/>
            </w:r>
            <w:r>
              <w:rPr>
                <w:noProof/>
                <w:webHidden/>
              </w:rPr>
              <w:instrText xml:space="preserve"> PAGEREF _Toc427508827 \h </w:instrText>
            </w:r>
            <w:r>
              <w:rPr>
                <w:noProof/>
                <w:webHidden/>
              </w:rPr>
            </w:r>
          </w:ins>
          <w:r>
            <w:rPr>
              <w:noProof/>
              <w:webHidden/>
            </w:rPr>
            <w:fldChar w:fldCharType="separate"/>
          </w:r>
          <w:ins w:id="2063" w:author="Sammartano, Marc (BIC USA)" w:date="2015-08-16T17:11:00Z">
            <w:r>
              <w:rPr>
                <w:noProof/>
                <w:webHidden/>
              </w:rPr>
              <w:t>155</w:t>
            </w:r>
          </w:ins>
          <w:ins w:id="20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065" w:author="Sammartano, Marc (BIC USA)" w:date="2015-08-16T17:09:00Z"/>
              <w:rFonts w:eastAsiaTheme="minorEastAsia"/>
              <w:noProof/>
            </w:rPr>
          </w:pPr>
          <w:ins w:id="20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Rotate Commands</w:t>
            </w:r>
            <w:r>
              <w:rPr>
                <w:noProof/>
                <w:webHidden/>
              </w:rPr>
              <w:tab/>
            </w:r>
            <w:r>
              <w:rPr>
                <w:noProof/>
                <w:webHidden/>
              </w:rPr>
              <w:fldChar w:fldCharType="begin"/>
            </w:r>
            <w:r>
              <w:rPr>
                <w:noProof/>
                <w:webHidden/>
              </w:rPr>
              <w:instrText xml:space="preserve"> PAGEREF _Toc427508828 \h </w:instrText>
            </w:r>
            <w:r>
              <w:rPr>
                <w:noProof/>
                <w:webHidden/>
              </w:rPr>
            </w:r>
          </w:ins>
          <w:r>
            <w:rPr>
              <w:noProof/>
              <w:webHidden/>
            </w:rPr>
            <w:fldChar w:fldCharType="separate"/>
          </w:r>
          <w:ins w:id="2067" w:author="Sammartano, Marc (BIC USA)" w:date="2015-08-16T17:11:00Z">
            <w:r>
              <w:rPr>
                <w:noProof/>
                <w:webHidden/>
              </w:rPr>
              <w:t>155</w:t>
            </w:r>
          </w:ins>
          <w:ins w:id="20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69" w:author="Sammartano, Marc (BIC USA)" w:date="2015-08-16T17:09:00Z"/>
              <w:rFonts w:eastAsiaTheme="minorEastAsia"/>
              <w:noProof/>
            </w:rPr>
          </w:pPr>
          <w:ins w:id="20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Gr.rotate.start angle, x, y{,&lt;obj_nvar&gt;}</w:t>
            </w:r>
            <w:r>
              <w:rPr>
                <w:noProof/>
                <w:webHidden/>
              </w:rPr>
              <w:tab/>
            </w:r>
            <w:r>
              <w:rPr>
                <w:noProof/>
                <w:webHidden/>
              </w:rPr>
              <w:fldChar w:fldCharType="begin"/>
            </w:r>
            <w:r>
              <w:rPr>
                <w:noProof/>
                <w:webHidden/>
              </w:rPr>
              <w:instrText xml:space="preserve"> PAGEREF _Toc427508829 \h </w:instrText>
            </w:r>
            <w:r>
              <w:rPr>
                <w:noProof/>
                <w:webHidden/>
              </w:rPr>
            </w:r>
          </w:ins>
          <w:r>
            <w:rPr>
              <w:noProof/>
              <w:webHidden/>
            </w:rPr>
            <w:fldChar w:fldCharType="separate"/>
          </w:r>
          <w:ins w:id="2071" w:author="Sammartano, Marc (BIC USA)" w:date="2015-08-16T17:11:00Z">
            <w:r>
              <w:rPr>
                <w:noProof/>
                <w:webHidden/>
              </w:rPr>
              <w:t>155</w:t>
            </w:r>
          </w:ins>
          <w:ins w:id="20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73" w:author="Sammartano, Marc (BIC USA)" w:date="2015-08-16T17:09:00Z"/>
              <w:rFonts w:eastAsiaTheme="minorEastAsia"/>
              <w:noProof/>
            </w:rPr>
          </w:pPr>
          <w:ins w:id="20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Gr.rotate.end {&lt;obj_nvar&gt;}</w:t>
            </w:r>
            <w:r>
              <w:rPr>
                <w:noProof/>
                <w:webHidden/>
              </w:rPr>
              <w:tab/>
            </w:r>
            <w:r>
              <w:rPr>
                <w:noProof/>
                <w:webHidden/>
              </w:rPr>
              <w:fldChar w:fldCharType="begin"/>
            </w:r>
            <w:r>
              <w:rPr>
                <w:noProof/>
                <w:webHidden/>
              </w:rPr>
              <w:instrText xml:space="preserve"> PAGEREF _Toc427508830 \h </w:instrText>
            </w:r>
            <w:r>
              <w:rPr>
                <w:noProof/>
                <w:webHidden/>
              </w:rPr>
            </w:r>
          </w:ins>
          <w:r>
            <w:rPr>
              <w:noProof/>
              <w:webHidden/>
            </w:rPr>
            <w:fldChar w:fldCharType="separate"/>
          </w:r>
          <w:ins w:id="2075" w:author="Sammartano, Marc (BIC USA)" w:date="2015-08-16T17:11:00Z">
            <w:r>
              <w:rPr>
                <w:noProof/>
                <w:webHidden/>
              </w:rPr>
              <w:t>155</w:t>
            </w:r>
          </w:ins>
          <w:ins w:id="20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077" w:author="Sammartano, Marc (BIC USA)" w:date="2015-08-16T17:09:00Z"/>
              <w:rFonts w:eastAsiaTheme="minorEastAsia"/>
              <w:noProof/>
            </w:rPr>
          </w:pPr>
          <w:ins w:id="20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Camera Commands</w:t>
            </w:r>
            <w:r>
              <w:rPr>
                <w:noProof/>
                <w:webHidden/>
              </w:rPr>
              <w:tab/>
            </w:r>
            <w:r>
              <w:rPr>
                <w:noProof/>
                <w:webHidden/>
              </w:rPr>
              <w:fldChar w:fldCharType="begin"/>
            </w:r>
            <w:r>
              <w:rPr>
                <w:noProof/>
                <w:webHidden/>
              </w:rPr>
              <w:instrText xml:space="preserve"> PAGEREF _Toc427508831 \h </w:instrText>
            </w:r>
            <w:r>
              <w:rPr>
                <w:noProof/>
                <w:webHidden/>
              </w:rPr>
            </w:r>
          </w:ins>
          <w:r>
            <w:rPr>
              <w:noProof/>
              <w:webHidden/>
            </w:rPr>
            <w:fldChar w:fldCharType="separate"/>
          </w:r>
          <w:ins w:id="2079" w:author="Sammartano, Marc (BIC USA)" w:date="2015-08-16T17:11:00Z">
            <w:r>
              <w:rPr>
                <w:noProof/>
                <w:webHidden/>
              </w:rPr>
              <w:t>155</w:t>
            </w:r>
          </w:ins>
          <w:ins w:id="20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81" w:author="Sammartano, Marc (BIC USA)" w:date="2015-08-16T17:09:00Z"/>
              <w:rFonts w:eastAsiaTheme="minorEastAsia"/>
              <w:noProof/>
            </w:rPr>
          </w:pPr>
          <w:ins w:id="20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Gr.camera.select 1|2</w:t>
            </w:r>
            <w:r>
              <w:rPr>
                <w:noProof/>
                <w:webHidden/>
              </w:rPr>
              <w:tab/>
            </w:r>
            <w:r>
              <w:rPr>
                <w:noProof/>
                <w:webHidden/>
              </w:rPr>
              <w:fldChar w:fldCharType="begin"/>
            </w:r>
            <w:r>
              <w:rPr>
                <w:noProof/>
                <w:webHidden/>
              </w:rPr>
              <w:instrText xml:space="preserve"> PAGEREF _Toc427508832 \h </w:instrText>
            </w:r>
            <w:r>
              <w:rPr>
                <w:noProof/>
                <w:webHidden/>
              </w:rPr>
            </w:r>
          </w:ins>
          <w:r>
            <w:rPr>
              <w:noProof/>
              <w:webHidden/>
            </w:rPr>
            <w:fldChar w:fldCharType="separate"/>
          </w:r>
          <w:ins w:id="2083" w:author="Sammartano, Marc (BIC USA)" w:date="2015-08-16T17:11:00Z">
            <w:r>
              <w:rPr>
                <w:noProof/>
                <w:webHidden/>
              </w:rPr>
              <w:t>156</w:t>
            </w:r>
          </w:ins>
          <w:ins w:id="20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85" w:author="Sammartano, Marc (BIC USA)" w:date="2015-08-16T17:09:00Z"/>
              <w:rFonts w:eastAsiaTheme="minorEastAsia"/>
              <w:noProof/>
            </w:rPr>
          </w:pPr>
          <w:ins w:id="20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Gr.camera.shoot &lt;bm_ptr_nvar&gt;</w:t>
            </w:r>
            <w:r>
              <w:rPr>
                <w:noProof/>
                <w:webHidden/>
              </w:rPr>
              <w:tab/>
            </w:r>
            <w:r>
              <w:rPr>
                <w:noProof/>
                <w:webHidden/>
              </w:rPr>
              <w:fldChar w:fldCharType="begin"/>
            </w:r>
            <w:r>
              <w:rPr>
                <w:noProof/>
                <w:webHidden/>
              </w:rPr>
              <w:instrText xml:space="preserve"> PAGEREF _Toc427508833 \h </w:instrText>
            </w:r>
            <w:r>
              <w:rPr>
                <w:noProof/>
                <w:webHidden/>
              </w:rPr>
            </w:r>
          </w:ins>
          <w:r>
            <w:rPr>
              <w:noProof/>
              <w:webHidden/>
            </w:rPr>
            <w:fldChar w:fldCharType="separate"/>
          </w:r>
          <w:ins w:id="2087" w:author="Sammartano, Marc (BIC USA)" w:date="2015-08-16T17:11:00Z">
            <w:r>
              <w:rPr>
                <w:noProof/>
                <w:webHidden/>
              </w:rPr>
              <w:t>156</w:t>
            </w:r>
          </w:ins>
          <w:ins w:id="20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89" w:author="Sammartano, Marc (BIC USA)" w:date="2015-08-16T17:09:00Z"/>
              <w:rFonts w:eastAsiaTheme="minorEastAsia"/>
              <w:noProof/>
            </w:rPr>
          </w:pPr>
          <w:ins w:id="20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_Toc427508834 \h </w:instrText>
            </w:r>
            <w:r>
              <w:rPr>
                <w:noProof/>
                <w:webHidden/>
              </w:rPr>
            </w:r>
          </w:ins>
          <w:r>
            <w:rPr>
              <w:noProof/>
              <w:webHidden/>
            </w:rPr>
            <w:fldChar w:fldCharType="separate"/>
          </w:r>
          <w:ins w:id="2091" w:author="Sammartano, Marc (BIC USA)" w:date="2015-08-16T17:11:00Z">
            <w:r>
              <w:rPr>
                <w:noProof/>
                <w:webHidden/>
              </w:rPr>
              <w:t>156</w:t>
            </w:r>
          </w:ins>
          <w:ins w:id="20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093" w:author="Sammartano, Marc (BIC USA)" w:date="2015-08-16T17:09:00Z"/>
              <w:rFonts w:eastAsiaTheme="minorEastAsia"/>
              <w:noProof/>
            </w:rPr>
          </w:pPr>
          <w:ins w:id="20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_Toc427508835 \h </w:instrText>
            </w:r>
            <w:r>
              <w:rPr>
                <w:noProof/>
                <w:webHidden/>
              </w:rPr>
            </w:r>
          </w:ins>
          <w:r>
            <w:rPr>
              <w:noProof/>
              <w:webHidden/>
            </w:rPr>
            <w:fldChar w:fldCharType="separate"/>
          </w:r>
          <w:ins w:id="2095" w:author="Sammartano, Marc (BIC USA)" w:date="2015-08-16T17:11:00Z">
            <w:r>
              <w:rPr>
                <w:noProof/>
                <w:webHidden/>
              </w:rPr>
              <w:t>157</w:t>
            </w:r>
          </w:ins>
          <w:ins w:id="20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097" w:author="Sammartano, Marc (BIC USA)" w:date="2015-08-16T17:09:00Z"/>
              <w:rFonts w:eastAsiaTheme="minorEastAsia"/>
              <w:noProof/>
            </w:rPr>
          </w:pPr>
          <w:ins w:id="20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Other Graphics Commands</w:t>
            </w:r>
            <w:r>
              <w:rPr>
                <w:noProof/>
                <w:webHidden/>
              </w:rPr>
              <w:tab/>
            </w:r>
            <w:r>
              <w:rPr>
                <w:noProof/>
                <w:webHidden/>
              </w:rPr>
              <w:fldChar w:fldCharType="begin"/>
            </w:r>
            <w:r>
              <w:rPr>
                <w:noProof/>
                <w:webHidden/>
              </w:rPr>
              <w:instrText xml:space="preserve"> PAGEREF _Toc427508836 \h </w:instrText>
            </w:r>
            <w:r>
              <w:rPr>
                <w:noProof/>
                <w:webHidden/>
              </w:rPr>
            </w:r>
          </w:ins>
          <w:r>
            <w:rPr>
              <w:noProof/>
              <w:webHidden/>
            </w:rPr>
            <w:fldChar w:fldCharType="separate"/>
          </w:r>
          <w:ins w:id="2099" w:author="Sammartano, Marc (BIC USA)" w:date="2015-08-16T17:11:00Z">
            <w:r>
              <w:rPr>
                <w:noProof/>
                <w:webHidden/>
              </w:rPr>
              <w:t>157</w:t>
            </w:r>
          </w:ins>
          <w:ins w:id="21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01" w:author="Sammartano, Marc (BIC USA)" w:date="2015-08-16T17:09:00Z"/>
              <w:rFonts w:eastAsiaTheme="minorEastAsia"/>
              <w:noProof/>
            </w:rPr>
          </w:pPr>
          <w:ins w:id="21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Gr.screen.to_bitmap &lt;bm_ptr_nvar&gt;</w:t>
            </w:r>
            <w:r>
              <w:rPr>
                <w:noProof/>
                <w:webHidden/>
              </w:rPr>
              <w:tab/>
            </w:r>
            <w:r>
              <w:rPr>
                <w:noProof/>
                <w:webHidden/>
              </w:rPr>
              <w:fldChar w:fldCharType="begin"/>
            </w:r>
            <w:r>
              <w:rPr>
                <w:noProof/>
                <w:webHidden/>
              </w:rPr>
              <w:instrText xml:space="preserve"> PAGEREF _Toc427508837 \h </w:instrText>
            </w:r>
            <w:r>
              <w:rPr>
                <w:noProof/>
                <w:webHidden/>
              </w:rPr>
            </w:r>
          </w:ins>
          <w:r>
            <w:rPr>
              <w:noProof/>
              <w:webHidden/>
            </w:rPr>
            <w:fldChar w:fldCharType="separate"/>
          </w:r>
          <w:ins w:id="2103" w:author="Sammartano, Marc (BIC USA)" w:date="2015-08-16T17:11:00Z">
            <w:r>
              <w:rPr>
                <w:noProof/>
                <w:webHidden/>
              </w:rPr>
              <w:t>157</w:t>
            </w:r>
          </w:ins>
          <w:ins w:id="21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05" w:author="Sammartano, Marc (BIC USA)" w:date="2015-08-16T17:09:00Z"/>
              <w:rFonts w:eastAsiaTheme="minorEastAsia"/>
              <w:noProof/>
            </w:rPr>
          </w:pPr>
          <w:ins w:id="21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Gr.get.pixel x, y, alpha, red, green, blue</w:t>
            </w:r>
            <w:r>
              <w:rPr>
                <w:noProof/>
                <w:webHidden/>
              </w:rPr>
              <w:tab/>
            </w:r>
            <w:r>
              <w:rPr>
                <w:noProof/>
                <w:webHidden/>
              </w:rPr>
              <w:fldChar w:fldCharType="begin"/>
            </w:r>
            <w:r>
              <w:rPr>
                <w:noProof/>
                <w:webHidden/>
              </w:rPr>
              <w:instrText xml:space="preserve"> PAGEREF _Toc427508838 \h </w:instrText>
            </w:r>
            <w:r>
              <w:rPr>
                <w:noProof/>
                <w:webHidden/>
              </w:rPr>
            </w:r>
          </w:ins>
          <w:r>
            <w:rPr>
              <w:noProof/>
              <w:webHidden/>
            </w:rPr>
            <w:fldChar w:fldCharType="separate"/>
          </w:r>
          <w:ins w:id="2107" w:author="Sammartano, Marc (BIC USA)" w:date="2015-08-16T17:11:00Z">
            <w:r>
              <w:rPr>
                <w:noProof/>
                <w:webHidden/>
              </w:rPr>
              <w:t>157</w:t>
            </w:r>
          </w:ins>
          <w:ins w:id="21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09" w:author="Sammartano, Marc (BIC USA)" w:date="2015-08-16T17:09:00Z"/>
              <w:rFonts w:eastAsiaTheme="minorEastAsia"/>
              <w:noProof/>
            </w:rPr>
          </w:pPr>
          <w:ins w:id="21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Gr.save &lt;filename_sexp&gt; {,&lt;quality_nexp&gt;}</w:t>
            </w:r>
            <w:r>
              <w:rPr>
                <w:noProof/>
                <w:webHidden/>
              </w:rPr>
              <w:tab/>
            </w:r>
            <w:r>
              <w:rPr>
                <w:noProof/>
                <w:webHidden/>
              </w:rPr>
              <w:fldChar w:fldCharType="begin"/>
            </w:r>
            <w:r>
              <w:rPr>
                <w:noProof/>
                <w:webHidden/>
              </w:rPr>
              <w:instrText xml:space="preserve"> PAGEREF _Toc427508839 \h </w:instrText>
            </w:r>
            <w:r>
              <w:rPr>
                <w:noProof/>
                <w:webHidden/>
              </w:rPr>
            </w:r>
          </w:ins>
          <w:r>
            <w:rPr>
              <w:noProof/>
              <w:webHidden/>
            </w:rPr>
            <w:fldChar w:fldCharType="separate"/>
          </w:r>
          <w:ins w:id="2111" w:author="Sammartano, Marc (BIC USA)" w:date="2015-08-16T17:11:00Z">
            <w:r>
              <w:rPr>
                <w:noProof/>
                <w:webHidden/>
              </w:rPr>
              <w:t>157</w:t>
            </w:r>
          </w:ins>
          <w:ins w:id="21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13" w:author="Sammartano, Marc (BIC USA)" w:date="2015-08-16T17:09:00Z"/>
              <w:rFonts w:eastAsiaTheme="minorEastAsia"/>
              <w:noProof/>
            </w:rPr>
          </w:pPr>
          <w:ins w:id="21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Gr.get.type &lt;object_ptr_nexp&gt;, &lt;type_svar&gt;</w:t>
            </w:r>
            <w:r>
              <w:rPr>
                <w:noProof/>
                <w:webHidden/>
              </w:rPr>
              <w:tab/>
            </w:r>
            <w:r>
              <w:rPr>
                <w:noProof/>
                <w:webHidden/>
              </w:rPr>
              <w:fldChar w:fldCharType="begin"/>
            </w:r>
            <w:r>
              <w:rPr>
                <w:noProof/>
                <w:webHidden/>
              </w:rPr>
              <w:instrText xml:space="preserve"> PAGEREF _Toc427508840 \h </w:instrText>
            </w:r>
            <w:r>
              <w:rPr>
                <w:noProof/>
                <w:webHidden/>
              </w:rPr>
            </w:r>
          </w:ins>
          <w:r>
            <w:rPr>
              <w:noProof/>
              <w:webHidden/>
            </w:rPr>
            <w:fldChar w:fldCharType="separate"/>
          </w:r>
          <w:ins w:id="2115" w:author="Sammartano, Marc (BIC USA)" w:date="2015-08-16T17:11:00Z">
            <w:r>
              <w:rPr>
                <w:noProof/>
                <w:webHidden/>
              </w:rPr>
              <w:t>158</w:t>
            </w:r>
          </w:ins>
          <w:ins w:id="21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17" w:author="Sammartano, Marc (BIC USA)" w:date="2015-08-16T17:09:00Z"/>
              <w:rFonts w:eastAsiaTheme="minorEastAsia"/>
              <w:noProof/>
            </w:rPr>
          </w:pPr>
          <w:ins w:id="21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Gr.get.params &lt;object_ptr_nexp&gt;, &lt;param_array$[]&gt;</w:t>
            </w:r>
            <w:r>
              <w:rPr>
                <w:noProof/>
                <w:webHidden/>
              </w:rPr>
              <w:tab/>
            </w:r>
            <w:r>
              <w:rPr>
                <w:noProof/>
                <w:webHidden/>
              </w:rPr>
              <w:fldChar w:fldCharType="begin"/>
            </w:r>
            <w:r>
              <w:rPr>
                <w:noProof/>
                <w:webHidden/>
              </w:rPr>
              <w:instrText xml:space="preserve"> PAGEREF _Toc427508841 \h </w:instrText>
            </w:r>
            <w:r>
              <w:rPr>
                <w:noProof/>
                <w:webHidden/>
              </w:rPr>
            </w:r>
          </w:ins>
          <w:r>
            <w:rPr>
              <w:noProof/>
              <w:webHidden/>
            </w:rPr>
            <w:fldChar w:fldCharType="separate"/>
          </w:r>
          <w:ins w:id="2119" w:author="Sammartano, Marc (BIC USA)" w:date="2015-08-16T17:11:00Z">
            <w:r>
              <w:rPr>
                <w:noProof/>
                <w:webHidden/>
              </w:rPr>
              <w:t>158</w:t>
            </w:r>
          </w:ins>
          <w:ins w:id="21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21" w:author="Sammartano, Marc (BIC USA)" w:date="2015-08-16T17:09:00Z"/>
              <w:rFonts w:eastAsiaTheme="minorEastAsia"/>
              <w:noProof/>
            </w:rPr>
          </w:pPr>
          <w:ins w:id="21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Gr.get.position &lt;object_ptr_nexp&gt;, x, y</w:t>
            </w:r>
            <w:r>
              <w:rPr>
                <w:noProof/>
                <w:webHidden/>
              </w:rPr>
              <w:tab/>
            </w:r>
            <w:r>
              <w:rPr>
                <w:noProof/>
                <w:webHidden/>
              </w:rPr>
              <w:fldChar w:fldCharType="begin"/>
            </w:r>
            <w:r>
              <w:rPr>
                <w:noProof/>
                <w:webHidden/>
              </w:rPr>
              <w:instrText xml:space="preserve"> PAGEREF _Toc427508842 \h </w:instrText>
            </w:r>
            <w:r>
              <w:rPr>
                <w:noProof/>
                <w:webHidden/>
              </w:rPr>
            </w:r>
          </w:ins>
          <w:r>
            <w:rPr>
              <w:noProof/>
              <w:webHidden/>
            </w:rPr>
            <w:fldChar w:fldCharType="separate"/>
          </w:r>
          <w:ins w:id="2123" w:author="Sammartano, Marc (BIC USA)" w:date="2015-08-16T17:11:00Z">
            <w:r>
              <w:rPr>
                <w:noProof/>
                <w:webHidden/>
              </w:rPr>
              <w:t>158</w:t>
            </w:r>
          </w:ins>
          <w:ins w:id="21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25" w:author="Sammartano, Marc (BIC USA)" w:date="2015-08-16T17:09:00Z"/>
              <w:rFonts w:eastAsiaTheme="minorEastAsia"/>
              <w:noProof/>
            </w:rPr>
          </w:pPr>
          <w:ins w:id="21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Gr.move &lt;object_ptr_nexp&gt; {{, dx}{, dy}}</w:t>
            </w:r>
            <w:r>
              <w:rPr>
                <w:noProof/>
                <w:webHidden/>
              </w:rPr>
              <w:tab/>
            </w:r>
            <w:r>
              <w:rPr>
                <w:noProof/>
                <w:webHidden/>
              </w:rPr>
              <w:fldChar w:fldCharType="begin"/>
            </w:r>
            <w:r>
              <w:rPr>
                <w:noProof/>
                <w:webHidden/>
              </w:rPr>
              <w:instrText xml:space="preserve"> PAGEREF _Toc427508843 \h </w:instrText>
            </w:r>
            <w:r>
              <w:rPr>
                <w:noProof/>
                <w:webHidden/>
              </w:rPr>
            </w:r>
          </w:ins>
          <w:r>
            <w:rPr>
              <w:noProof/>
              <w:webHidden/>
            </w:rPr>
            <w:fldChar w:fldCharType="separate"/>
          </w:r>
          <w:ins w:id="2127" w:author="Sammartano, Marc (BIC USA)" w:date="2015-08-16T17:11:00Z">
            <w:r>
              <w:rPr>
                <w:noProof/>
                <w:webHidden/>
              </w:rPr>
              <w:t>158</w:t>
            </w:r>
          </w:ins>
          <w:ins w:id="21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29" w:author="Sammartano, Marc (BIC USA)" w:date="2015-08-16T17:09:00Z"/>
              <w:rFonts w:eastAsiaTheme="minorEastAsia"/>
              <w:noProof/>
            </w:rPr>
          </w:pPr>
          <w:ins w:id="21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_Toc427508844 \h </w:instrText>
            </w:r>
            <w:r>
              <w:rPr>
                <w:noProof/>
                <w:webHidden/>
              </w:rPr>
            </w:r>
          </w:ins>
          <w:r>
            <w:rPr>
              <w:noProof/>
              <w:webHidden/>
            </w:rPr>
            <w:fldChar w:fldCharType="separate"/>
          </w:r>
          <w:ins w:id="2131" w:author="Sammartano, Marc (BIC USA)" w:date="2015-08-16T17:11:00Z">
            <w:r>
              <w:rPr>
                <w:noProof/>
                <w:webHidden/>
              </w:rPr>
              <w:t>158</w:t>
            </w:r>
          </w:ins>
          <w:ins w:id="21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33" w:author="Sammartano, Marc (BIC USA)" w:date="2015-08-16T17:09:00Z"/>
              <w:rFonts w:eastAsiaTheme="minorEastAsia"/>
              <w:noProof/>
            </w:rPr>
          </w:pPr>
          <w:ins w:id="21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_Toc427508845 \h </w:instrText>
            </w:r>
            <w:r>
              <w:rPr>
                <w:noProof/>
                <w:webHidden/>
              </w:rPr>
            </w:r>
          </w:ins>
          <w:r>
            <w:rPr>
              <w:noProof/>
              <w:webHidden/>
            </w:rPr>
            <w:fldChar w:fldCharType="separate"/>
          </w:r>
          <w:ins w:id="2135" w:author="Sammartano, Marc (BIC USA)" w:date="2015-08-16T17:11:00Z">
            <w:r>
              <w:rPr>
                <w:noProof/>
                <w:webHidden/>
              </w:rPr>
              <w:t>158</w:t>
            </w:r>
          </w:ins>
          <w:ins w:id="21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37" w:author="Sammartano, Marc (BIC USA)" w:date="2015-08-16T17:09:00Z"/>
              <w:rFonts w:eastAsiaTheme="minorEastAsia"/>
              <w:noProof/>
            </w:rPr>
          </w:pPr>
          <w:ins w:id="21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Gr.paint.get &lt;object_ptr_nexp&gt;</w:t>
            </w:r>
            <w:r>
              <w:rPr>
                <w:noProof/>
                <w:webHidden/>
              </w:rPr>
              <w:tab/>
            </w:r>
            <w:r>
              <w:rPr>
                <w:noProof/>
                <w:webHidden/>
              </w:rPr>
              <w:fldChar w:fldCharType="begin"/>
            </w:r>
            <w:r>
              <w:rPr>
                <w:noProof/>
                <w:webHidden/>
              </w:rPr>
              <w:instrText xml:space="preserve"> PAGEREF _Toc427508846 \h </w:instrText>
            </w:r>
            <w:r>
              <w:rPr>
                <w:noProof/>
                <w:webHidden/>
              </w:rPr>
            </w:r>
          </w:ins>
          <w:r>
            <w:rPr>
              <w:noProof/>
              <w:webHidden/>
            </w:rPr>
            <w:fldChar w:fldCharType="separate"/>
          </w:r>
          <w:ins w:id="2139" w:author="Sammartano, Marc (BIC USA)" w:date="2015-08-16T17:11:00Z">
            <w:r>
              <w:rPr>
                <w:noProof/>
                <w:webHidden/>
              </w:rPr>
              <w:t>160</w:t>
            </w:r>
          </w:ins>
          <w:ins w:id="21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41" w:author="Sammartano, Marc (BIC USA)" w:date="2015-08-16T17:09:00Z"/>
              <w:rFonts w:eastAsiaTheme="minorEastAsia"/>
              <w:noProof/>
            </w:rPr>
          </w:pPr>
          <w:ins w:id="21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GR_COLLISION(&lt;object_1_nexp&gt;, &lt;object_2_nexp&gt;)</w:t>
            </w:r>
            <w:r>
              <w:rPr>
                <w:noProof/>
                <w:webHidden/>
              </w:rPr>
              <w:tab/>
            </w:r>
            <w:r>
              <w:rPr>
                <w:noProof/>
                <w:webHidden/>
              </w:rPr>
              <w:fldChar w:fldCharType="begin"/>
            </w:r>
            <w:r>
              <w:rPr>
                <w:noProof/>
                <w:webHidden/>
              </w:rPr>
              <w:instrText xml:space="preserve"> PAGEREF _Toc427508847 \h </w:instrText>
            </w:r>
            <w:r>
              <w:rPr>
                <w:noProof/>
                <w:webHidden/>
              </w:rPr>
            </w:r>
          </w:ins>
          <w:r>
            <w:rPr>
              <w:noProof/>
              <w:webHidden/>
            </w:rPr>
            <w:fldChar w:fldCharType="separate"/>
          </w:r>
          <w:ins w:id="2143" w:author="Sammartano, Marc (BIC USA)" w:date="2015-08-16T17:11:00Z">
            <w:r>
              <w:rPr>
                <w:noProof/>
                <w:webHidden/>
              </w:rPr>
              <w:t>160</w:t>
            </w:r>
          </w:ins>
          <w:ins w:id="21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45" w:author="Sammartano, Marc (BIC USA)" w:date="2015-08-16T17:09:00Z"/>
              <w:rFonts w:eastAsiaTheme="minorEastAsia"/>
              <w:noProof/>
            </w:rPr>
          </w:pPr>
          <w:ins w:id="2146"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"_Toc427508848"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_Toc427508848 \h </w:instrText>
            </w:r>
            <w:r>
              <w:rPr>
                <w:noProof/>
                <w:webHidden/>
              </w:rPr>
            </w:r>
          </w:ins>
          <w:r>
            <w:rPr>
              <w:noProof/>
              <w:webHidden/>
            </w:rPr>
            <w:fldChar w:fldCharType="separate"/>
          </w:r>
          <w:ins w:id="2147" w:author="Sammartano, Marc (BIC USA)" w:date="2015-08-16T17:11:00Z">
            <w:r>
              <w:rPr>
                <w:noProof/>
                <w:webHidden/>
              </w:rPr>
              <w:t>161</w:t>
            </w:r>
          </w:ins>
          <w:ins w:id="21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49" w:author="Sammartano, Marc (BIC USA)" w:date="2015-08-16T17:09:00Z"/>
              <w:rFonts w:eastAsiaTheme="minorEastAsia"/>
              <w:noProof/>
            </w:rPr>
          </w:pPr>
          <w:ins w:id="21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Gr.newDL &lt;dl_array[{&lt;start&gt;,&lt;length&gt;}]&gt;</w:t>
            </w:r>
            <w:r>
              <w:rPr>
                <w:noProof/>
                <w:webHidden/>
              </w:rPr>
              <w:tab/>
            </w:r>
            <w:r>
              <w:rPr>
                <w:noProof/>
                <w:webHidden/>
              </w:rPr>
              <w:fldChar w:fldCharType="begin"/>
            </w:r>
            <w:r>
              <w:rPr>
                <w:noProof/>
                <w:webHidden/>
              </w:rPr>
              <w:instrText xml:space="preserve"> PAGEREF _Toc427508849 \h </w:instrText>
            </w:r>
            <w:r>
              <w:rPr>
                <w:noProof/>
                <w:webHidden/>
              </w:rPr>
            </w:r>
          </w:ins>
          <w:r>
            <w:rPr>
              <w:noProof/>
              <w:webHidden/>
            </w:rPr>
            <w:fldChar w:fldCharType="separate"/>
          </w:r>
          <w:ins w:id="2151" w:author="Sammartano, Marc (BIC USA)" w:date="2015-08-16T17:11:00Z">
            <w:r>
              <w:rPr>
                <w:noProof/>
                <w:webHidden/>
              </w:rPr>
              <w:t>162</w:t>
            </w:r>
          </w:ins>
          <w:ins w:id="21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53" w:author="Sammartano, Marc (BIC USA)" w:date="2015-08-16T17:09:00Z"/>
              <w:rFonts w:eastAsiaTheme="minorEastAsia"/>
              <w:noProof/>
            </w:rPr>
          </w:pPr>
          <w:ins w:id="21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Gr.getDL &lt;dl_array[]&gt; {, &lt;keep_all_objects_lexp&gt; }</w:t>
            </w:r>
            <w:r>
              <w:rPr>
                <w:noProof/>
                <w:webHidden/>
              </w:rPr>
              <w:tab/>
            </w:r>
            <w:r>
              <w:rPr>
                <w:noProof/>
                <w:webHidden/>
              </w:rPr>
              <w:fldChar w:fldCharType="begin"/>
            </w:r>
            <w:r>
              <w:rPr>
                <w:noProof/>
                <w:webHidden/>
              </w:rPr>
              <w:instrText xml:space="preserve"> PAGEREF _Toc427508850 \h </w:instrText>
            </w:r>
            <w:r>
              <w:rPr>
                <w:noProof/>
                <w:webHidden/>
              </w:rPr>
            </w:r>
          </w:ins>
          <w:r>
            <w:rPr>
              <w:noProof/>
              <w:webHidden/>
            </w:rPr>
            <w:fldChar w:fldCharType="separate"/>
          </w:r>
          <w:ins w:id="2155" w:author="Sammartano, Marc (BIC USA)" w:date="2015-08-16T17:11:00Z">
            <w:r>
              <w:rPr>
                <w:noProof/>
                <w:webHidden/>
              </w:rPr>
              <w:t>162</w:t>
            </w:r>
          </w:ins>
          <w:ins w:id="215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157" w:author="Sammartano, Marc (BIC USA)" w:date="2015-08-16T17:09:00Z"/>
              <w:rFonts w:eastAsiaTheme="minorEastAsia"/>
              <w:noProof/>
            </w:rPr>
          </w:pPr>
          <w:ins w:id="21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 Interface</w:t>
            </w:r>
            <w:r>
              <w:rPr>
                <w:noProof/>
                <w:webHidden/>
              </w:rPr>
              <w:tab/>
            </w:r>
            <w:r>
              <w:rPr>
                <w:noProof/>
                <w:webHidden/>
              </w:rPr>
              <w:fldChar w:fldCharType="begin"/>
            </w:r>
            <w:r>
              <w:rPr>
                <w:noProof/>
                <w:webHidden/>
              </w:rPr>
              <w:instrText xml:space="preserve"> PAGEREF _Toc427508851 \h </w:instrText>
            </w:r>
            <w:r>
              <w:rPr>
                <w:noProof/>
                <w:webHidden/>
              </w:rPr>
            </w:r>
          </w:ins>
          <w:r>
            <w:rPr>
              <w:noProof/>
              <w:webHidden/>
            </w:rPr>
            <w:fldChar w:fldCharType="separate"/>
          </w:r>
          <w:ins w:id="2159" w:author="Sammartano, Marc (BIC USA)" w:date="2015-08-16T17:11:00Z">
            <w:r>
              <w:rPr>
                <w:noProof/>
                <w:webHidden/>
              </w:rPr>
              <w:t>162</w:t>
            </w:r>
          </w:ins>
          <w:ins w:id="216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161" w:author="Sammartano, Marc (BIC USA)" w:date="2015-08-16T17:09:00Z"/>
              <w:rFonts w:eastAsiaTheme="minorEastAsia"/>
              <w:noProof/>
            </w:rPr>
          </w:pPr>
          <w:ins w:id="21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_Toc427508852 \h </w:instrText>
            </w:r>
            <w:r>
              <w:rPr>
                <w:noProof/>
                <w:webHidden/>
              </w:rPr>
            </w:r>
          </w:ins>
          <w:r>
            <w:rPr>
              <w:noProof/>
              <w:webHidden/>
            </w:rPr>
            <w:fldChar w:fldCharType="separate"/>
          </w:r>
          <w:ins w:id="2163" w:author="Sammartano, Marc (BIC USA)" w:date="2015-08-16T17:11:00Z">
            <w:r>
              <w:rPr>
                <w:noProof/>
                <w:webHidden/>
              </w:rPr>
              <w:t>162</w:t>
            </w:r>
          </w:ins>
          <w:ins w:id="21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65" w:author="Sammartano, Marc (BIC USA)" w:date="2015-08-16T17:09:00Z"/>
              <w:rFonts w:eastAsiaTheme="minorEastAsia"/>
              <w:noProof/>
            </w:rPr>
          </w:pPr>
          <w:ins w:id="21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The Audio Interface</w:t>
            </w:r>
            <w:r>
              <w:rPr>
                <w:noProof/>
                <w:webHidden/>
              </w:rPr>
              <w:tab/>
            </w:r>
            <w:r>
              <w:rPr>
                <w:noProof/>
                <w:webHidden/>
              </w:rPr>
              <w:fldChar w:fldCharType="begin"/>
            </w:r>
            <w:r>
              <w:rPr>
                <w:noProof/>
                <w:webHidden/>
              </w:rPr>
              <w:instrText xml:space="preserve"> PAGEREF _Toc427508853 \h </w:instrText>
            </w:r>
            <w:r>
              <w:rPr>
                <w:noProof/>
                <w:webHidden/>
              </w:rPr>
            </w:r>
          </w:ins>
          <w:r>
            <w:rPr>
              <w:noProof/>
              <w:webHidden/>
            </w:rPr>
            <w:fldChar w:fldCharType="separate"/>
          </w:r>
          <w:ins w:id="2167" w:author="Sammartano, Marc (BIC USA)" w:date="2015-08-16T17:11:00Z">
            <w:r>
              <w:rPr>
                <w:noProof/>
                <w:webHidden/>
              </w:rPr>
              <w:t>162</w:t>
            </w:r>
          </w:ins>
          <w:ins w:id="21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69" w:author="Sammartano, Marc (BIC USA)" w:date="2015-08-16T17:09:00Z"/>
              <w:rFonts w:eastAsiaTheme="minorEastAsia"/>
              <w:noProof/>
            </w:rPr>
          </w:pPr>
          <w:ins w:id="21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 File Types</w:t>
            </w:r>
            <w:r>
              <w:rPr>
                <w:noProof/>
                <w:webHidden/>
              </w:rPr>
              <w:tab/>
            </w:r>
            <w:r>
              <w:rPr>
                <w:noProof/>
                <w:webHidden/>
              </w:rPr>
              <w:fldChar w:fldCharType="begin"/>
            </w:r>
            <w:r>
              <w:rPr>
                <w:noProof/>
                <w:webHidden/>
              </w:rPr>
              <w:instrText xml:space="preserve"> PAGEREF _Toc427508854 \h </w:instrText>
            </w:r>
            <w:r>
              <w:rPr>
                <w:noProof/>
                <w:webHidden/>
              </w:rPr>
            </w:r>
          </w:ins>
          <w:r>
            <w:rPr>
              <w:noProof/>
              <w:webHidden/>
            </w:rPr>
            <w:fldChar w:fldCharType="separate"/>
          </w:r>
          <w:ins w:id="2171" w:author="Sammartano, Marc (BIC USA)" w:date="2015-08-16T17:11:00Z">
            <w:r>
              <w:rPr>
                <w:noProof/>
                <w:webHidden/>
              </w:rPr>
              <w:t>162</w:t>
            </w:r>
          </w:ins>
          <w:ins w:id="21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173" w:author="Sammartano, Marc (BIC USA)" w:date="2015-08-16T17:09:00Z"/>
              <w:rFonts w:eastAsiaTheme="minorEastAsia"/>
              <w:noProof/>
            </w:rPr>
          </w:pPr>
          <w:ins w:id="21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Commands</w:t>
            </w:r>
            <w:r>
              <w:rPr>
                <w:noProof/>
                <w:webHidden/>
              </w:rPr>
              <w:tab/>
            </w:r>
            <w:r>
              <w:rPr>
                <w:noProof/>
                <w:webHidden/>
              </w:rPr>
              <w:fldChar w:fldCharType="begin"/>
            </w:r>
            <w:r>
              <w:rPr>
                <w:noProof/>
                <w:webHidden/>
              </w:rPr>
              <w:instrText xml:space="preserve"> PAGEREF _Toc427508855 \h </w:instrText>
            </w:r>
            <w:r>
              <w:rPr>
                <w:noProof/>
                <w:webHidden/>
              </w:rPr>
            </w:r>
          </w:ins>
          <w:r>
            <w:rPr>
              <w:noProof/>
              <w:webHidden/>
            </w:rPr>
            <w:fldChar w:fldCharType="separate"/>
          </w:r>
          <w:ins w:id="2175" w:author="Sammartano, Marc (BIC USA)" w:date="2015-08-16T17:11:00Z">
            <w:r>
              <w:rPr>
                <w:noProof/>
                <w:webHidden/>
              </w:rPr>
              <w:t>162</w:t>
            </w:r>
          </w:ins>
          <w:ins w:id="21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77" w:author="Sammartano, Marc (BIC USA)" w:date="2015-08-16T17:09:00Z"/>
              <w:rFonts w:eastAsiaTheme="minorEastAsia"/>
              <w:noProof/>
            </w:rPr>
          </w:pPr>
          <w:ins w:id="21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Audio.load &lt;aft_nvar&gt;, &lt;filename_sexp&gt;</w:t>
            </w:r>
            <w:r>
              <w:rPr>
                <w:noProof/>
                <w:webHidden/>
              </w:rPr>
              <w:tab/>
            </w:r>
            <w:r>
              <w:rPr>
                <w:noProof/>
                <w:webHidden/>
              </w:rPr>
              <w:fldChar w:fldCharType="begin"/>
            </w:r>
            <w:r>
              <w:rPr>
                <w:noProof/>
                <w:webHidden/>
              </w:rPr>
              <w:instrText xml:space="preserve"> PAGEREF _Toc427508856 \h </w:instrText>
            </w:r>
            <w:r>
              <w:rPr>
                <w:noProof/>
                <w:webHidden/>
              </w:rPr>
            </w:r>
          </w:ins>
          <w:r>
            <w:rPr>
              <w:noProof/>
              <w:webHidden/>
            </w:rPr>
            <w:fldChar w:fldCharType="separate"/>
          </w:r>
          <w:ins w:id="2179" w:author="Sammartano, Marc (BIC USA)" w:date="2015-08-16T17:11:00Z">
            <w:r>
              <w:rPr>
                <w:noProof/>
                <w:webHidden/>
              </w:rPr>
              <w:t>163</w:t>
            </w:r>
          </w:ins>
          <w:ins w:id="21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81" w:author="Sammartano, Marc (BIC USA)" w:date="2015-08-16T17:09:00Z"/>
              <w:rFonts w:eastAsiaTheme="minorEastAsia"/>
              <w:noProof/>
            </w:rPr>
          </w:pPr>
          <w:ins w:id="21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Audio.play &lt;aft_nexp&gt;</w:t>
            </w:r>
            <w:r>
              <w:rPr>
                <w:noProof/>
                <w:webHidden/>
              </w:rPr>
              <w:tab/>
            </w:r>
            <w:r>
              <w:rPr>
                <w:noProof/>
                <w:webHidden/>
              </w:rPr>
              <w:fldChar w:fldCharType="begin"/>
            </w:r>
            <w:r>
              <w:rPr>
                <w:noProof/>
                <w:webHidden/>
              </w:rPr>
              <w:instrText xml:space="preserve"> PAGEREF _Toc427508857 \h </w:instrText>
            </w:r>
            <w:r>
              <w:rPr>
                <w:noProof/>
                <w:webHidden/>
              </w:rPr>
            </w:r>
          </w:ins>
          <w:r>
            <w:rPr>
              <w:noProof/>
              <w:webHidden/>
            </w:rPr>
            <w:fldChar w:fldCharType="separate"/>
          </w:r>
          <w:ins w:id="2183" w:author="Sammartano, Marc (BIC USA)" w:date="2015-08-16T17:11:00Z">
            <w:r>
              <w:rPr>
                <w:noProof/>
                <w:webHidden/>
              </w:rPr>
              <w:t>163</w:t>
            </w:r>
          </w:ins>
          <w:ins w:id="21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85" w:author="Sammartano, Marc (BIC USA)" w:date="2015-08-16T17:09:00Z"/>
              <w:rFonts w:eastAsiaTheme="minorEastAsia"/>
              <w:noProof/>
            </w:rPr>
          </w:pPr>
          <w:ins w:id="21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Audio.stop</w:t>
            </w:r>
            <w:r>
              <w:rPr>
                <w:noProof/>
                <w:webHidden/>
              </w:rPr>
              <w:tab/>
            </w:r>
            <w:r>
              <w:rPr>
                <w:noProof/>
                <w:webHidden/>
              </w:rPr>
              <w:fldChar w:fldCharType="begin"/>
            </w:r>
            <w:r>
              <w:rPr>
                <w:noProof/>
                <w:webHidden/>
              </w:rPr>
              <w:instrText xml:space="preserve"> PAGEREF _Toc427508858 \h </w:instrText>
            </w:r>
            <w:r>
              <w:rPr>
                <w:noProof/>
                <w:webHidden/>
              </w:rPr>
            </w:r>
          </w:ins>
          <w:r>
            <w:rPr>
              <w:noProof/>
              <w:webHidden/>
            </w:rPr>
            <w:fldChar w:fldCharType="separate"/>
          </w:r>
          <w:ins w:id="2187" w:author="Sammartano, Marc (BIC USA)" w:date="2015-08-16T17:11:00Z">
            <w:r>
              <w:rPr>
                <w:noProof/>
                <w:webHidden/>
              </w:rPr>
              <w:t>163</w:t>
            </w:r>
          </w:ins>
          <w:ins w:id="21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89" w:author="Sammartano, Marc (BIC USA)" w:date="2015-08-16T17:09:00Z"/>
              <w:rFonts w:eastAsiaTheme="minorEastAsia"/>
              <w:noProof/>
            </w:rPr>
          </w:pPr>
          <w:ins w:id="21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"_Toc427508859"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Audio.pause</w:t>
            </w:r>
            <w:r>
              <w:rPr>
                <w:noProof/>
                <w:webHidden/>
              </w:rPr>
              <w:tab/>
            </w:r>
            <w:r>
              <w:rPr>
                <w:noProof/>
                <w:webHidden/>
              </w:rPr>
              <w:fldChar w:fldCharType="begin"/>
            </w:r>
            <w:r>
              <w:rPr>
                <w:noProof/>
                <w:webHidden/>
              </w:rPr>
              <w:instrText xml:space="preserve"> PAGEREF _Toc427508859 \h </w:instrText>
            </w:r>
            <w:r>
              <w:rPr>
                <w:noProof/>
                <w:webHidden/>
              </w:rPr>
            </w:r>
          </w:ins>
          <w:r>
            <w:rPr>
              <w:noProof/>
              <w:webHidden/>
            </w:rPr>
            <w:fldChar w:fldCharType="separate"/>
          </w:r>
          <w:ins w:id="2191" w:author="Sammartano, Marc (BIC USA)" w:date="2015-08-16T17:11:00Z">
            <w:r>
              <w:rPr>
                <w:noProof/>
                <w:webHidden/>
              </w:rPr>
              <w:t>163</w:t>
            </w:r>
          </w:ins>
          <w:ins w:id="21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93" w:author="Sammartano, Marc (BIC USA)" w:date="2015-08-16T17:09:00Z"/>
              <w:rFonts w:eastAsiaTheme="minorEastAsia"/>
              <w:noProof/>
            </w:rPr>
          </w:pPr>
          <w:ins w:id="21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Audio.loop</w:t>
            </w:r>
            <w:r>
              <w:rPr>
                <w:noProof/>
                <w:webHidden/>
              </w:rPr>
              <w:tab/>
            </w:r>
            <w:r>
              <w:rPr>
                <w:noProof/>
                <w:webHidden/>
              </w:rPr>
              <w:fldChar w:fldCharType="begin"/>
            </w:r>
            <w:r>
              <w:rPr>
                <w:noProof/>
                <w:webHidden/>
              </w:rPr>
              <w:instrText xml:space="preserve"> PAGEREF _Toc427508860 \h </w:instrText>
            </w:r>
            <w:r>
              <w:rPr>
                <w:noProof/>
                <w:webHidden/>
              </w:rPr>
            </w:r>
          </w:ins>
          <w:r>
            <w:rPr>
              <w:noProof/>
              <w:webHidden/>
            </w:rPr>
            <w:fldChar w:fldCharType="separate"/>
          </w:r>
          <w:ins w:id="2195" w:author="Sammartano, Marc (BIC USA)" w:date="2015-08-16T17:11:00Z">
            <w:r>
              <w:rPr>
                <w:noProof/>
                <w:webHidden/>
              </w:rPr>
              <w:t>163</w:t>
            </w:r>
          </w:ins>
          <w:ins w:id="21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197" w:author="Sammartano, Marc (BIC USA)" w:date="2015-08-16T17:09:00Z"/>
              <w:rFonts w:eastAsiaTheme="minorEastAsia"/>
              <w:noProof/>
            </w:rPr>
          </w:pPr>
          <w:ins w:id="21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Audio.volume &lt;left_nexp&gt;, &lt;right_nexp&gt;</w:t>
            </w:r>
            <w:r>
              <w:rPr>
                <w:noProof/>
                <w:webHidden/>
              </w:rPr>
              <w:tab/>
            </w:r>
            <w:r>
              <w:rPr>
                <w:noProof/>
                <w:webHidden/>
              </w:rPr>
              <w:fldChar w:fldCharType="begin"/>
            </w:r>
            <w:r>
              <w:rPr>
                <w:noProof/>
                <w:webHidden/>
              </w:rPr>
              <w:instrText xml:space="preserve"> PAGEREF _Toc427508861 \h </w:instrText>
            </w:r>
            <w:r>
              <w:rPr>
                <w:noProof/>
                <w:webHidden/>
              </w:rPr>
            </w:r>
          </w:ins>
          <w:r>
            <w:rPr>
              <w:noProof/>
              <w:webHidden/>
            </w:rPr>
            <w:fldChar w:fldCharType="separate"/>
          </w:r>
          <w:ins w:id="2199" w:author="Sammartano, Marc (BIC USA)" w:date="2015-08-16T17:11:00Z">
            <w:r>
              <w:rPr>
                <w:noProof/>
                <w:webHidden/>
              </w:rPr>
              <w:t>163</w:t>
            </w:r>
          </w:ins>
          <w:ins w:id="22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01" w:author="Sammartano, Marc (BIC USA)" w:date="2015-08-16T17:09:00Z"/>
              <w:rFonts w:eastAsiaTheme="minorEastAsia"/>
              <w:noProof/>
            </w:rPr>
          </w:pPr>
          <w:ins w:id="22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Audio.position.current &lt;nvar&gt;</w:t>
            </w:r>
            <w:r>
              <w:rPr>
                <w:noProof/>
                <w:webHidden/>
              </w:rPr>
              <w:tab/>
            </w:r>
            <w:r>
              <w:rPr>
                <w:noProof/>
                <w:webHidden/>
              </w:rPr>
              <w:fldChar w:fldCharType="begin"/>
            </w:r>
            <w:r>
              <w:rPr>
                <w:noProof/>
                <w:webHidden/>
              </w:rPr>
              <w:instrText xml:space="preserve"> PAGEREF _Toc427508862 \h </w:instrText>
            </w:r>
            <w:r>
              <w:rPr>
                <w:noProof/>
                <w:webHidden/>
              </w:rPr>
            </w:r>
          </w:ins>
          <w:r>
            <w:rPr>
              <w:noProof/>
              <w:webHidden/>
            </w:rPr>
            <w:fldChar w:fldCharType="separate"/>
          </w:r>
          <w:ins w:id="2203" w:author="Sammartano, Marc (BIC USA)" w:date="2015-08-16T17:11:00Z">
            <w:r>
              <w:rPr>
                <w:noProof/>
                <w:webHidden/>
              </w:rPr>
              <w:t>164</w:t>
            </w:r>
          </w:ins>
          <w:ins w:id="220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05" w:author="Sammartano, Marc (BIC USA)" w:date="2015-08-16T17:09:00Z"/>
              <w:rFonts w:eastAsiaTheme="minorEastAsia"/>
              <w:noProof/>
            </w:rPr>
          </w:pPr>
          <w:ins w:id="22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Audio.position.seek &lt;nexp&gt;</w:t>
            </w:r>
            <w:r>
              <w:rPr>
                <w:noProof/>
                <w:webHidden/>
              </w:rPr>
              <w:tab/>
            </w:r>
            <w:r>
              <w:rPr>
                <w:noProof/>
                <w:webHidden/>
              </w:rPr>
              <w:fldChar w:fldCharType="begin"/>
            </w:r>
            <w:r>
              <w:rPr>
                <w:noProof/>
                <w:webHidden/>
              </w:rPr>
              <w:instrText xml:space="preserve"> PAGEREF _Toc427508863 \h </w:instrText>
            </w:r>
            <w:r>
              <w:rPr>
                <w:noProof/>
                <w:webHidden/>
              </w:rPr>
            </w:r>
          </w:ins>
          <w:r>
            <w:rPr>
              <w:noProof/>
              <w:webHidden/>
            </w:rPr>
            <w:fldChar w:fldCharType="separate"/>
          </w:r>
          <w:ins w:id="2207" w:author="Sammartano, Marc (BIC USA)" w:date="2015-08-16T17:11:00Z">
            <w:r>
              <w:rPr>
                <w:noProof/>
                <w:webHidden/>
              </w:rPr>
              <w:t>164</w:t>
            </w:r>
          </w:ins>
          <w:ins w:id="22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09" w:author="Sammartano, Marc (BIC USA)" w:date="2015-08-16T17:09:00Z"/>
              <w:rFonts w:eastAsiaTheme="minorEastAsia"/>
              <w:noProof/>
            </w:rPr>
          </w:pPr>
          <w:ins w:id="22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Audio.length &lt;length_nvar&gt;, &lt;aft_nexp&gt;</w:t>
            </w:r>
            <w:r>
              <w:rPr>
                <w:noProof/>
                <w:webHidden/>
              </w:rPr>
              <w:tab/>
            </w:r>
            <w:r>
              <w:rPr>
                <w:noProof/>
                <w:webHidden/>
              </w:rPr>
              <w:fldChar w:fldCharType="begin"/>
            </w:r>
            <w:r>
              <w:rPr>
                <w:noProof/>
                <w:webHidden/>
              </w:rPr>
              <w:instrText xml:space="preserve"> PAGEREF _Toc427508864 \h </w:instrText>
            </w:r>
            <w:r>
              <w:rPr>
                <w:noProof/>
                <w:webHidden/>
              </w:rPr>
            </w:r>
          </w:ins>
          <w:r>
            <w:rPr>
              <w:noProof/>
              <w:webHidden/>
            </w:rPr>
            <w:fldChar w:fldCharType="separate"/>
          </w:r>
          <w:ins w:id="2211" w:author="Sammartano, Marc (BIC USA)" w:date="2015-08-16T17:11:00Z">
            <w:r>
              <w:rPr>
                <w:noProof/>
                <w:webHidden/>
              </w:rPr>
              <w:t>164</w:t>
            </w:r>
          </w:ins>
          <w:ins w:id="22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13" w:author="Sammartano, Marc (BIC USA)" w:date="2015-08-16T17:09:00Z"/>
              <w:rFonts w:eastAsiaTheme="minorEastAsia"/>
              <w:noProof/>
            </w:rPr>
          </w:pPr>
          <w:ins w:id="22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Audio.release &lt;aft_nexp&gt;</w:t>
            </w:r>
            <w:r>
              <w:rPr>
                <w:noProof/>
                <w:webHidden/>
              </w:rPr>
              <w:tab/>
            </w:r>
            <w:r>
              <w:rPr>
                <w:noProof/>
                <w:webHidden/>
              </w:rPr>
              <w:fldChar w:fldCharType="begin"/>
            </w:r>
            <w:r>
              <w:rPr>
                <w:noProof/>
                <w:webHidden/>
              </w:rPr>
              <w:instrText xml:space="preserve"> PAGEREF _Toc427508865 \h </w:instrText>
            </w:r>
            <w:r>
              <w:rPr>
                <w:noProof/>
                <w:webHidden/>
              </w:rPr>
            </w:r>
          </w:ins>
          <w:r>
            <w:rPr>
              <w:noProof/>
              <w:webHidden/>
            </w:rPr>
            <w:fldChar w:fldCharType="separate"/>
          </w:r>
          <w:ins w:id="2215" w:author="Sammartano, Marc (BIC USA)" w:date="2015-08-16T17:11:00Z">
            <w:r>
              <w:rPr>
                <w:noProof/>
                <w:webHidden/>
              </w:rPr>
              <w:t>164</w:t>
            </w:r>
          </w:ins>
          <w:ins w:id="22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17" w:author="Sammartano, Marc (BIC USA)" w:date="2015-08-16T17:09:00Z"/>
              <w:rFonts w:eastAsiaTheme="minorEastAsia"/>
              <w:noProof/>
            </w:rPr>
          </w:pPr>
          <w:ins w:id="22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Audio.isdone &lt;lvar&gt;</w:t>
            </w:r>
            <w:r>
              <w:rPr>
                <w:noProof/>
                <w:webHidden/>
              </w:rPr>
              <w:tab/>
            </w:r>
            <w:r>
              <w:rPr>
                <w:noProof/>
                <w:webHidden/>
              </w:rPr>
              <w:fldChar w:fldCharType="begin"/>
            </w:r>
            <w:r>
              <w:rPr>
                <w:noProof/>
                <w:webHidden/>
              </w:rPr>
              <w:instrText xml:space="preserve"> PAGEREF _Toc427508866 \h </w:instrText>
            </w:r>
            <w:r>
              <w:rPr>
                <w:noProof/>
                <w:webHidden/>
              </w:rPr>
            </w:r>
          </w:ins>
          <w:r>
            <w:rPr>
              <w:noProof/>
              <w:webHidden/>
            </w:rPr>
            <w:fldChar w:fldCharType="separate"/>
          </w:r>
          <w:ins w:id="2219" w:author="Sammartano, Marc (BIC USA)" w:date="2015-08-16T17:11:00Z">
            <w:r>
              <w:rPr>
                <w:noProof/>
                <w:webHidden/>
              </w:rPr>
              <w:t>164</w:t>
            </w:r>
          </w:ins>
          <w:ins w:id="22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21" w:author="Sammartano, Marc (BIC USA)" w:date="2015-08-16T17:09:00Z"/>
              <w:rFonts w:eastAsiaTheme="minorEastAsia"/>
              <w:noProof/>
            </w:rPr>
          </w:pPr>
          <w:ins w:id="22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Audio.record.start &lt;fn_svar&gt;</w:t>
            </w:r>
            <w:r>
              <w:rPr>
                <w:noProof/>
                <w:webHidden/>
              </w:rPr>
              <w:tab/>
            </w:r>
            <w:r>
              <w:rPr>
                <w:noProof/>
                <w:webHidden/>
              </w:rPr>
              <w:fldChar w:fldCharType="begin"/>
            </w:r>
            <w:r>
              <w:rPr>
                <w:noProof/>
                <w:webHidden/>
              </w:rPr>
              <w:instrText xml:space="preserve"> PAGEREF _Toc427508867 \h </w:instrText>
            </w:r>
            <w:r>
              <w:rPr>
                <w:noProof/>
                <w:webHidden/>
              </w:rPr>
            </w:r>
          </w:ins>
          <w:r>
            <w:rPr>
              <w:noProof/>
              <w:webHidden/>
            </w:rPr>
            <w:fldChar w:fldCharType="separate"/>
          </w:r>
          <w:ins w:id="2223" w:author="Sammartano, Marc (BIC USA)" w:date="2015-08-16T17:11:00Z">
            <w:r>
              <w:rPr>
                <w:noProof/>
                <w:webHidden/>
              </w:rPr>
              <w:t>164</w:t>
            </w:r>
          </w:ins>
          <w:ins w:id="22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25" w:author="Sammartano, Marc (BIC USA)" w:date="2015-08-16T17:09:00Z"/>
              <w:rFonts w:eastAsiaTheme="minorEastAsia"/>
              <w:noProof/>
            </w:rPr>
          </w:pPr>
          <w:ins w:id="22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Audio.record.stop</w:t>
            </w:r>
            <w:r>
              <w:rPr>
                <w:noProof/>
                <w:webHidden/>
              </w:rPr>
              <w:tab/>
            </w:r>
            <w:r>
              <w:rPr>
                <w:noProof/>
                <w:webHidden/>
              </w:rPr>
              <w:fldChar w:fldCharType="begin"/>
            </w:r>
            <w:r>
              <w:rPr>
                <w:noProof/>
                <w:webHidden/>
              </w:rPr>
              <w:instrText xml:space="preserve"> PAGEREF _Toc427508868 \h </w:instrText>
            </w:r>
            <w:r>
              <w:rPr>
                <w:noProof/>
                <w:webHidden/>
              </w:rPr>
            </w:r>
          </w:ins>
          <w:r>
            <w:rPr>
              <w:noProof/>
              <w:webHidden/>
            </w:rPr>
            <w:fldChar w:fldCharType="separate"/>
          </w:r>
          <w:ins w:id="2227" w:author="Sammartano, Marc (BIC USA)" w:date="2015-08-16T17:11:00Z">
            <w:r>
              <w:rPr>
                <w:noProof/>
                <w:webHidden/>
              </w:rPr>
              <w:t>164</w:t>
            </w:r>
          </w:ins>
          <w:ins w:id="222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229" w:author="Sammartano, Marc (BIC USA)" w:date="2015-08-16T17:09:00Z"/>
              <w:rFonts w:eastAsiaTheme="minorEastAsia"/>
              <w:noProof/>
            </w:rPr>
          </w:pPr>
          <w:ins w:id="22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"_Toc427508869"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w:t>
            </w:r>
            <w:r>
              <w:rPr>
                <w:noProof/>
                <w:webHidden/>
              </w:rPr>
              <w:tab/>
            </w:r>
            <w:r>
              <w:rPr>
                <w:noProof/>
                <w:webHidden/>
              </w:rPr>
              <w:fldChar w:fldCharType="begin"/>
            </w:r>
            <w:r>
              <w:rPr>
                <w:noProof/>
                <w:webHidden/>
              </w:rPr>
              <w:instrText xml:space="preserve"> PAGEREF _Toc427508869 \h </w:instrText>
            </w:r>
            <w:r>
              <w:rPr>
                <w:noProof/>
                <w:webHidden/>
              </w:rPr>
            </w:r>
          </w:ins>
          <w:r>
            <w:rPr>
              <w:noProof/>
              <w:webHidden/>
            </w:rPr>
            <w:fldChar w:fldCharType="separate"/>
          </w:r>
          <w:ins w:id="2231" w:author="Sammartano, Marc (BIC USA)" w:date="2015-08-16T17:11:00Z">
            <w:r>
              <w:rPr>
                <w:noProof/>
                <w:webHidden/>
              </w:rPr>
              <w:t>165</w:t>
            </w:r>
          </w:ins>
          <w:ins w:id="223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233" w:author="Sammartano, Marc (BIC USA)" w:date="2015-08-16T17:09:00Z"/>
              <w:rFonts w:eastAsiaTheme="minorEastAsia"/>
              <w:noProof/>
            </w:rPr>
          </w:pPr>
          <w:ins w:id="22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_Toc427508870 \h </w:instrText>
            </w:r>
            <w:r>
              <w:rPr>
                <w:noProof/>
                <w:webHidden/>
              </w:rPr>
            </w:r>
          </w:ins>
          <w:r>
            <w:rPr>
              <w:noProof/>
              <w:webHidden/>
            </w:rPr>
            <w:fldChar w:fldCharType="separate"/>
          </w:r>
          <w:ins w:id="2235" w:author="Sammartano, Marc (BIC USA)" w:date="2015-08-16T17:11:00Z">
            <w:r>
              <w:rPr>
                <w:noProof/>
                <w:webHidden/>
              </w:rPr>
              <w:t>165</w:t>
            </w:r>
          </w:ins>
          <w:ins w:id="223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237" w:author="Sammartano, Marc (BIC USA)" w:date="2015-08-16T17:09:00Z"/>
              <w:rFonts w:eastAsiaTheme="minorEastAsia"/>
              <w:noProof/>
            </w:rPr>
          </w:pPr>
          <w:ins w:id="22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Commands</w:t>
            </w:r>
            <w:r>
              <w:rPr>
                <w:noProof/>
                <w:webHidden/>
              </w:rPr>
              <w:tab/>
            </w:r>
            <w:r>
              <w:rPr>
                <w:noProof/>
                <w:webHidden/>
              </w:rPr>
              <w:fldChar w:fldCharType="begin"/>
            </w:r>
            <w:r>
              <w:rPr>
                <w:noProof/>
                <w:webHidden/>
              </w:rPr>
              <w:instrText xml:space="preserve"> PAGEREF _Toc427508871 \h </w:instrText>
            </w:r>
            <w:r>
              <w:rPr>
                <w:noProof/>
                <w:webHidden/>
              </w:rPr>
            </w:r>
          </w:ins>
          <w:r>
            <w:rPr>
              <w:noProof/>
              <w:webHidden/>
            </w:rPr>
            <w:fldChar w:fldCharType="separate"/>
          </w:r>
          <w:ins w:id="2239" w:author="Sammartano, Marc (BIC USA)" w:date="2015-08-16T17:11:00Z">
            <w:r>
              <w:rPr>
                <w:noProof/>
                <w:webHidden/>
              </w:rPr>
              <w:t>165</w:t>
            </w:r>
          </w:ins>
          <w:ins w:id="22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41" w:author="Sammartano, Marc (BIC USA)" w:date="2015-08-16T17:09:00Z"/>
              <w:rFonts w:eastAsiaTheme="minorEastAsia"/>
              <w:noProof/>
            </w:rPr>
          </w:pPr>
          <w:ins w:id="22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Soundpool.open &lt;MaxStreams_nexp&gt;</w:t>
            </w:r>
            <w:r>
              <w:rPr>
                <w:noProof/>
                <w:webHidden/>
              </w:rPr>
              <w:tab/>
            </w:r>
            <w:r>
              <w:rPr>
                <w:noProof/>
                <w:webHidden/>
              </w:rPr>
              <w:fldChar w:fldCharType="begin"/>
            </w:r>
            <w:r>
              <w:rPr>
                <w:noProof/>
                <w:webHidden/>
              </w:rPr>
              <w:instrText xml:space="preserve"> PAGEREF _Toc427508872 \h </w:instrText>
            </w:r>
            <w:r>
              <w:rPr>
                <w:noProof/>
                <w:webHidden/>
              </w:rPr>
            </w:r>
          </w:ins>
          <w:r>
            <w:rPr>
              <w:noProof/>
              <w:webHidden/>
            </w:rPr>
            <w:fldChar w:fldCharType="separate"/>
          </w:r>
          <w:ins w:id="2243" w:author="Sammartano, Marc (BIC USA)" w:date="2015-08-16T17:11:00Z">
            <w:r>
              <w:rPr>
                <w:noProof/>
                <w:webHidden/>
              </w:rPr>
              <w:t>165</w:t>
            </w:r>
          </w:ins>
          <w:ins w:id="22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45" w:author="Sammartano, Marc (BIC USA)" w:date="2015-08-16T17:09:00Z"/>
              <w:rFonts w:eastAsiaTheme="minorEastAsia"/>
              <w:noProof/>
            </w:rPr>
          </w:pPr>
          <w:ins w:id="22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Soundpool.load &lt;soundID_nvar&gt;, &lt;file_path_sexp&gt;</w:t>
            </w:r>
            <w:r>
              <w:rPr>
                <w:noProof/>
                <w:webHidden/>
              </w:rPr>
              <w:tab/>
            </w:r>
            <w:r>
              <w:rPr>
                <w:noProof/>
                <w:webHidden/>
              </w:rPr>
              <w:fldChar w:fldCharType="begin"/>
            </w:r>
            <w:r>
              <w:rPr>
                <w:noProof/>
                <w:webHidden/>
              </w:rPr>
              <w:instrText xml:space="preserve"> PAGEREF _Toc427508873 \h </w:instrText>
            </w:r>
            <w:r>
              <w:rPr>
                <w:noProof/>
                <w:webHidden/>
              </w:rPr>
            </w:r>
          </w:ins>
          <w:r>
            <w:rPr>
              <w:noProof/>
              <w:webHidden/>
            </w:rPr>
            <w:fldChar w:fldCharType="separate"/>
          </w:r>
          <w:ins w:id="2247" w:author="Sammartano, Marc (BIC USA)" w:date="2015-08-16T17:11:00Z">
            <w:r>
              <w:rPr>
                <w:noProof/>
                <w:webHidden/>
              </w:rPr>
              <w:t>165</w:t>
            </w:r>
          </w:ins>
          <w:ins w:id="224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49" w:author="Sammartano, Marc (BIC USA)" w:date="2015-08-16T17:09:00Z"/>
              <w:rFonts w:eastAsiaTheme="minorEastAsia"/>
              <w:noProof/>
            </w:rPr>
          </w:pPr>
          <w:ins w:id="22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Soundpool.unload &lt;soundID_nexp&gt;</w:t>
            </w:r>
            <w:r>
              <w:rPr>
                <w:noProof/>
                <w:webHidden/>
              </w:rPr>
              <w:tab/>
            </w:r>
            <w:r>
              <w:rPr>
                <w:noProof/>
                <w:webHidden/>
              </w:rPr>
              <w:fldChar w:fldCharType="begin"/>
            </w:r>
            <w:r>
              <w:rPr>
                <w:noProof/>
                <w:webHidden/>
              </w:rPr>
              <w:instrText xml:space="preserve"> PAGEREF _Toc427508874 \h </w:instrText>
            </w:r>
            <w:r>
              <w:rPr>
                <w:noProof/>
                <w:webHidden/>
              </w:rPr>
            </w:r>
          </w:ins>
          <w:r>
            <w:rPr>
              <w:noProof/>
              <w:webHidden/>
            </w:rPr>
            <w:fldChar w:fldCharType="separate"/>
          </w:r>
          <w:ins w:id="2251" w:author="Sammartano, Marc (BIC USA)" w:date="2015-08-16T17:11:00Z">
            <w:r>
              <w:rPr>
                <w:noProof/>
                <w:webHidden/>
              </w:rPr>
              <w:t>165</w:t>
            </w:r>
          </w:ins>
          <w:ins w:id="225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53" w:author="Sammartano, Marc (BIC USA)" w:date="2015-08-16T17:09:00Z"/>
              <w:rFonts w:eastAsiaTheme="minorEastAsia"/>
              <w:noProof/>
            </w:rPr>
          </w:pPr>
          <w:ins w:id="22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_Toc427508875 \h </w:instrText>
            </w:r>
            <w:r>
              <w:rPr>
                <w:noProof/>
                <w:webHidden/>
              </w:rPr>
            </w:r>
          </w:ins>
          <w:r>
            <w:rPr>
              <w:noProof/>
              <w:webHidden/>
            </w:rPr>
            <w:fldChar w:fldCharType="separate"/>
          </w:r>
          <w:ins w:id="2255" w:author="Sammartano, Marc (BIC USA)" w:date="2015-08-16T17:11:00Z">
            <w:r>
              <w:rPr>
                <w:noProof/>
                <w:webHidden/>
              </w:rPr>
              <w:t>165</w:t>
            </w:r>
          </w:ins>
          <w:ins w:id="225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57" w:author="Sammartano, Marc (BIC USA)" w:date="2015-08-16T17:09:00Z"/>
              <w:rFonts w:eastAsiaTheme="minorEastAsia"/>
              <w:noProof/>
            </w:rPr>
          </w:pPr>
          <w:ins w:id="22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_Toc427508876 \h </w:instrText>
            </w:r>
            <w:r>
              <w:rPr>
                <w:noProof/>
                <w:webHidden/>
              </w:rPr>
            </w:r>
          </w:ins>
          <w:r>
            <w:rPr>
              <w:noProof/>
              <w:webHidden/>
            </w:rPr>
            <w:fldChar w:fldCharType="separate"/>
          </w:r>
          <w:ins w:id="2259" w:author="Sammartano, Marc (BIC USA)" w:date="2015-08-16T17:11:00Z">
            <w:r>
              <w:rPr>
                <w:noProof/>
                <w:webHidden/>
              </w:rPr>
              <w:t>166</w:t>
            </w:r>
          </w:ins>
          <w:ins w:id="22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61" w:author="Sammartano, Marc (BIC USA)" w:date="2015-08-16T17:09:00Z"/>
              <w:rFonts w:eastAsiaTheme="minorEastAsia"/>
              <w:noProof/>
            </w:rPr>
          </w:pPr>
          <w:ins w:id="22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Soundpool.setrate &lt;streamID_nexp&gt;, &lt;rate_nexp&gt;</w:t>
            </w:r>
            <w:r>
              <w:rPr>
                <w:noProof/>
                <w:webHidden/>
              </w:rPr>
              <w:tab/>
            </w:r>
            <w:r>
              <w:rPr>
                <w:noProof/>
                <w:webHidden/>
              </w:rPr>
              <w:fldChar w:fldCharType="begin"/>
            </w:r>
            <w:r>
              <w:rPr>
                <w:noProof/>
                <w:webHidden/>
              </w:rPr>
              <w:instrText xml:space="preserve"> PAGEREF _Toc427508877 \h </w:instrText>
            </w:r>
            <w:r>
              <w:rPr>
                <w:noProof/>
                <w:webHidden/>
              </w:rPr>
            </w:r>
          </w:ins>
          <w:r>
            <w:rPr>
              <w:noProof/>
              <w:webHidden/>
            </w:rPr>
            <w:fldChar w:fldCharType="separate"/>
          </w:r>
          <w:ins w:id="2263" w:author="Sammartano, Marc (BIC USA)" w:date="2015-08-16T17:11:00Z">
            <w:r>
              <w:rPr>
                <w:noProof/>
                <w:webHidden/>
              </w:rPr>
              <w:t>166</w:t>
            </w:r>
          </w:ins>
          <w:ins w:id="22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65" w:author="Sammartano, Marc (BIC USA)" w:date="2015-08-16T17:09:00Z"/>
              <w:rFonts w:eastAsiaTheme="minorEastAsia"/>
              <w:noProof/>
            </w:rPr>
          </w:pPr>
          <w:ins w:id="2266"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"_Toc427508878"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_Toc427508878 \h </w:instrText>
            </w:r>
            <w:r>
              <w:rPr>
                <w:noProof/>
                <w:webHidden/>
              </w:rPr>
            </w:r>
          </w:ins>
          <w:r>
            <w:rPr>
              <w:noProof/>
              <w:webHidden/>
            </w:rPr>
            <w:fldChar w:fldCharType="separate"/>
          </w:r>
          <w:ins w:id="2267" w:author="Sammartano, Marc (BIC USA)" w:date="2015-08-16T17:11:00Z">
            <w:r>
              <w:rPr>
                <w:noProof/>
                <w:webHidden/>
              </w:rPr>
              <w:t>166</w:t>
            </w:r>
          </w:ins>
          <w:ins w:id="22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69" w:author="Sammartano, Marc (BIC USA)" w:date="2015-08-16T17:09:00Z"/>
              <w:rFonts w:eastAsiaTheme="minorEastAsia"/>
              <w:noProof/>
            </w:rPr>
          </w:pPr>
          <w:ins w:id="22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"_Toc427508879"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Soundpool.pause &lt;streamID_nexp&gt;</w:t>
            </w:r>
            <w:r>
              <w:rPr>
                <w:noProof/>
                <w:webHidden/>
              </w:rPr>
              <w:tab/>
            </w:r>
            <w:r>
              <w:rPr>
                <w:noProof/>
                <w:webHidden/>
              </w:rPr>
              <w:fldChar w:fldCharType="begin"/>
            </w:r>
            <w:r>
              <w:rPr>
                <w:noProof/>
                <w:webHidden/>
              </w:rPr>
              <w:instrText xml:space="preserve"> PAGEREF _Toc427508879 \h </w:instrText>
            </w:r>
            <w:r>
              <w:rPr>
                <w:noProof/>
                <w:webHidden/>
              </w:rPr>
            </w:r>
          </w:ins>
          <w:r>
            <w:rPr>
              <w:noProof/>
              <w:webHidden/>
            </w:rPr>
            <w:fldChar w:fldCharType="separate"/>
          </w:r>
          <w:ins w:id="2271" w:author="Sammartano, Marc (BIC USA)" w:date="2015-08-16T17:11:00Z">
            <w:r>
              <w:rPr>
                <w:noProof/>
                <w:webHidden/>
              </w:rPr>
              <w:t>166</w:t>
            </w:r>
          </w:ins>
          <w:ins w:id="22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73" w:author="Sammartano, Marc (BIC USA)" w:date="2015-08-16T17:09:00Z"/>
              <w:rFonts w:eastAsiaTheme="minorEastAsia"/>
              <w:noProof/>
            </w:rPr>
          </w:pPr>
          <w:ins w:id="22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Soundpool.resume &lt;streamID_nexp&gt;</w:t>
            </w:r>
            <w:r>
              <w:rPr>
                <w:noProof/>
                <w:webHidden/>
              </w:rPr>
              <w:tab/>
            </w:r>
            <w:r>
              <w:rPr>
                <w:noProof/>
                <w:webHidden/>
              </w:rPr>
              <w:fldChar w:fldCharType="begin"/>
            </w:r>
            <w:r>
              <w:rPr>
                <w:noProof/>
                <w:webHidden/>
              </w:rPr>
              <w:instrText xml:space="preserve"> PAGEREF _Toc427508880 \h </w:instrText>
            </w:r>
            <w:r>
              <w:rPr>
                <w:noProof/>
                <w:webHidden/>
              </w:rPr>
            </w:r>
          </w:ins>
          <w:r>
            <w:rPr>
              <w:noProof/>
              <w:webHidden/>
            </w:rPr>
            <w:fldChar w:fldCharType="separate"/>
          </w:r>
          <w:ins w:id="2275" w:author="Sammartano, Marc (BIC USA)" w:date="2015-08-16T17:11:00Z">
            <w:r>
              <w:rPr>
                <w:noProof/>
                <w:webHidden/>
              </w:rPr>
              <w:t>166</w:t>
            </w:r>
          </w:ins>
          <w:ins w:id="227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77" w:author="Sammartano, Marc (BIC USA)" w:date="2015-08-16T17:09:00Z"/>
              <w:rFonts w:eastAsiaTheme="minorEastAsia"/>
              <w:noProof/>
            </w:rPr>
          </w:pPr>
          <w:ins w:id="22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Soundpool.stop &lt;streamID_nexp&gt;</w:t>
            </w:r>
            <w:r>
              <w:rPr>
                <w:noProof/>
                <w:webHidden/>
              </w:rPr>
              <w:tab/>
            </w:r>
            <w:r>
              <w:rPr>
                <w:noProof/>
                <w:webHidden/>
              </w:rPr>
              <w:fldChar w:fldCharType="begin"/>
            </w:r>
            <w:r>
              <w:rPr>
                <w:noProof/>
                <w:webHidden/>
              </w:rPr>
              <w:instrText xml:space="preserve"> PAGEREF _Toc427508881 \h </w:instrText>
            </w:r>
            <w:r>
              <w:rPr>
                <w:noProof/>
                <w:webHidden/>
              </w:rPr>
            </w:r>
          </w:ins>
          <w:r>
            <w:rPr>
              <w:noProof/>
              <w:webHidden/>
            </w:rPr>
            <w:fldChar w:fldCharType="separate"/>
          </w:r>
          <w:ins w:id="2279" w:author="Sammartano, Marc (BIC USA)" w:date="2015-08-16T17:11:00Z">
            <w:r>
              <w:rPr>
                <w:noProof/>
                <w:webHidden/>
              </w:rPr>
              <w:t>166</w:t>
            </w:r>
          </w:ins>
          <w:ins w:id="228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81" w:author="Sammartano, Marc (BIC USA)" w:date="2015-08-16T17:09:00Z"/>
              <w:rFonts w:eastAsiaTheme="minorEastAsia"/>
              <w:noProof/>
            </w:rPr>
          </w:pPr>
          <w:ins w:id="22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Soundpool.release</w:t>
            </w:r>
            <w:r>
              <w:rPr>
                <w:noProof/>
                <w:webHidden/>
              </w:rPr>
              <w:tab/>
            </w:r>
            <w:r>
              <w:rPr>
                <w:noProof/>
                <w:webHidden/>
              </w:rPr>
              <w:fldChar w:fldCharType="begin"/>
            </w:r>
            <w:r>
              <w:rPr>
                <w:noProof/>
                <w:webHidden/>
              </w:rPr>
              <w:instrText xml:space="preserve"> PAGEREF _Toc427508882 \h </w:instrText>
            </w:r>
            <w:r>
              <w:rPr>
                <w:noProof/>
                <w:webHidden/>
              </w:rPr>
            </w:r>
          </w:ins>
          <w:r>
            <w:rPr>
              <w:noProof/>
              <w:webHidden/>
            </w:rPr>
            <w:fldChar w:fldCharType="separate"/>
          </w:r>
          <w:ins w:id="2283" w:author="Sammartano, Marc (BIC USA)" w:date="2015-08-16T17:11:00Z">
            <w:r>
              <w:rPr>
                <w:noProof/>
                <w:webHidden/>
              </w:rPr>
              <w:t>166</w:t>
            </w:r>
          </w:ins>
          <w:ins w:id="228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285" w:author="Sammartano, Marc (BIC USA)" w:date="2015-08-16T17:09:00Z"/>
              <w:rFonts w:eastAsiaTheme="minorEastAsia"/>
              <w:noProof/>
            </w:rPr>
          </w:pPr>
          <w:ins w:id="22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w:t>
            </w:r>
            <w:r>
              <w:rPr>
                <w:noProof/>
                <w:webHidden/>
              </w:rPr>
              <w:tab/>
            </w:r>
            <w:r>
              <w:rPr>
                <w:noProof/>
                <w:webHidden/>
              </w:rPr>
              <w:fldChar w:fldCharType="begin"/>
            </w:r>
            <w:r>
              <w:rPr>
                <w:noProof/>
                <w:webHidden/>
              </w:rPr>
              <w:instrText xml:space="preserve"> PAGEREF _Toc427508883 \h </w:instrText>
            </w:r>
            <w:r>
              <w:rPr>
                <w:noProof/>
                <w:webHidden/>
              </w:rPr>
            </w:r>
          </w:ins>
          <w:r>
            <w:rPr>
              <w:noProof/>
              <w:webHidden/>
            </w:rPr>
            <w:fldChar w:fldCharType="separate"/>
          </w:r>
          <w:ins w:id="2287" w:author="Sammartano, Marc (BIC USA)" w:date="2015-08-16T17:11:00Z">
            <w:r>
              <w:rPr>
                <w:noProof/>
                <w:webHidden/>
              </w:rPr>
              <w:t>167</w:t>
            </w:r>
          </w:ins>
          <w:ins w:id="22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289" w:author="Sammartano, Marc (BIC USA)" w:date="2015-08-16T17:09:00Z"/>
              <w:rFonts w:eastAsiaTheme="minorEastAsia"/>
              <w:noProof/>
            </w:rPr>
          </w:pPr>
          <w:ins w:id="22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 Control commands</w:t>
            </w:r>
            <w:r>
              <w:rPr>
                <w:noProof/>
                <w:webHidden/>
              </w:rPr>
              <w:tab/>
            </w:r>
            <w:r>
              <w:rPr>
                <w:noProof/>
                <w:webHidden/>
              </w:rPr>
              <w:fldChar w:fldCharType="begin"/>
            </w:r>
            <w:r>
              <w:rPr>
                <w:noProof/>
                <w:webHidden/>
              </w:rPr>
              <w:instrText xml:space="preserve"> PAGEREF _Toc427508884 \h </w:instrText>
            </w:r>
            <w:r>
              <w:rPr>
                <w:noProof/>
                <w:webHidden/>
              </w:rPr>
            </w:r>
          </w:ins>
          <w:r>
            <w:rPr>
              <w:noProof/>
              <w:webHidden/>
            </w:rPr>
            <w:fldChar w:fldCharType="separate"/>
          </w:r>
          <w:ins w:id="2291" w:author="Sammartano, Marc (BIC USA)" w:date="2015-08-16T17:11:00Z">
            <w:r>
              <w:rPr>
                <w:noProof/>
                <w:webHidden/>
              </w:rPr>
              <w:t>167</w:t>
            </w:r>
          </w:ins>
          <w:ins w:id="22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93" w:author="Sammartano, Marc (BIC USA)" w:date="2015-08-16T17:09:00Z"/>
              <w:rFonts w:eastAsiaTheme="minorEastAsia"/>
              <w:noProof/>
            </w:rPr>
          </w:pPr>
          <w:ins w:id="22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_Toc427508885 \h </w:instrText>
            </w:r>
            <w:r>
              <w:rPr>
                <w:noProof/>
                <w:webHidden/>
              </w:rPr>
            </w:r>
          </w:ins>
          <w:r>
            <w:rPr>
              <w:noProof/>
              <w:webHidden/>
            </w:rPr>
            <w:fldChar w:fldCharType="separate"/>
          </w:r>
          <w:ins w:id="2295" w:author="Sammartano, Marc (BIC USA)" w:date="2015-08-16T17:11:00Z">
            <w:r>
              <w:rPr>
                <w:noProof/>
                <w:webHidden/>
              </w:rPr>
              <w:t>167</w:t>
            </w:r>
          </w:ins>
          <w:ins w:id="22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297" w:author="Sammartano, Marc (BIC USA)" w:date="2015-08-16T17:09:00Z"/>
              <w:rFonts w:eastAsiaTheme="minorEastAsia"/>
              <w:noProof/>
            </w:rPr>
          </w:pPr>
          <w:ins w:id="22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Gps.close</w:t>
            </w:r>
            <w:r>
              <w:rPr>
                <w:noProof/>
                <w:webHidden/>
              </w:rPr>
              <w:tab/>
            </w:r>
            <w:r>
              <w:rPr>
                <w:noProof/>
                <w:webHidden/>
              </w:rPr>
              <w:fldChar w:fldCharType="begin"/>
            </w:r>
            <w:r>
              <w:rPr>
                <w:noProof/>
                <w:webHidden/>
              </w:rPr>
              <w:instrText xml:space="preserve"> PAGEREF _Toc427508886 \h </w:instrText>
            </w:r>
            <w:r>
              <w:rPr>
                <w:noProof/>
                <w:webHidden/>
              </w:rPr>
            </w:r>
          </w:ins>
          <w:r>
            <w:rPr>
              <w:noProof/>
              <w:webHidden/>
            </w:rPr>
            <w:fldChar w:fldCharType="separate"/>
          </w:r>
          <w:ins w:id="2299" w:author="Sammartano, Marc (BIC USA)" w:date="2015-08-16T17:11:00Z">
            <w:r>
              <w:rPr>
                <w:noProof/>
                <w:webHidden/>
              </w:rPr>
              <w:t>168</w:t>
            </w:r>
          </w:ins>
          <w:ins w:id="23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01" w:author="Sammartano, Marc (BIC USA)" w:date="2015-08-16T17:09:00Z"/>
              <w:rFonts w:eastAsiaTheme="minorEastAsia"/>
              <w:noProof/>
            </w:rPr>
          </w:pPr>
          <w:ins w:id="23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_Toc427508887 \h </w:instrText>
            </w:r>
            <w:r>
              <w:rPr>
                <w:noProof/>
                <w:webHidden/>
              </w:rPr>
            </w:r>
          </w:ins>
          <w:r>
            <w:rPr>
              <w:noProof/>
              <w:webHidden/>
            </w:rPr>
            <w:fldChar w:fldCharType="separate"/>
          </w:r>
          <w:ins w:id="2303" w:author="Sammartano, Marc (BIC USA)" w:date="2015-08-16T17:11:00Z">
            <w:r>
              <w:rPr>
                <w:noProof/>
                <w:webHidden/>
              </w:rPr>
              <w:t>168</w:t>
            </w:r>
          </w:ins>
          <w:ins w:id="23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305" w:author="Sammartano, Marc (BIC USA)" w:date="2015-08-16T17:09:00Z"/>
              <w:rFonts w:eastAsiaTheme="minorEastAsia"/>
              <w:noProof/>
            </w:rPr>
          </w:pPr>
          <w:ins w:id="23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 Location commands</w:t>
            </w:r>
            <w:r>
              <w:rPr>
                <w:noProof/>
                <w:webHidden/>
              </w:rPr>
              <w:tab/>
            </w:r>
            <w:r>
              <w:rPr>
                <w:noProof/>
                <w:webHidden/>
              </w:rPr>
              <w:fldChar w:fldCharType="begin"/>
            </w:r>
            <w:r>
              <w:rPr>
                <w:noProof/>
                <w:webHidden/>
              </w:rPr>
              <w:instrText xml:space="preserve"> PAGEREF _Toc427508888 \h </w:instrText>
            </w:r>
            <w:r>
              <w:rPr>
                <w:noProof/>
                <w:webHidden/>
              </w:rPr>
            </w:r>
          </w:ins>
          <w:r>
            <w:rPr>
              <w:noProof/>
              <w:webHidden/>
            </w:rPr>
            <w:fldChar w:fldCharType="separate"/>
          </w:r>
          <w:ins w:id="2307" w:author="Sammartano, Marc (BIC USA)" w:date="2015-08-16T17:11:00Z">
            <w:r>
              <w:rPr>
                <w:noProof/>
                <w:webHidden/>
              </w:rPr>
              <w:t>170</w:t>
            </w:r>
          </w:ins>
          <w:ins w:id="230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09" w:author="Sammartano, Marc (BIC USA)" w:date="2015-08-16T17:09:00Z"/>
              <w:rFonts w:eastAsiaTheme="minorEastAsia"/>
              <w:noProof/>
            </w:rPr>
          </w:pPr>
          <w:ins w:id="23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"_Toc427508889"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_Toc427508889 \h </w:instrText>
            </w:r>
            <w:r>
              <w:rPr>
                <w:noProof/>
                <w:webHidden/>
              </w:rPr>
            </w:r>
          </w:ins>
          <w:r>
            <w:rPr>
              <w:noProof/>
              <w:webHidden/>
            </w:rPr>
            <w:fldChar w:fldCharType="separate"/>
          </w:r>
          <w:ins w:id="2311" w:author="Sammartano, Marc (BIC USA)" w:date="2015-08-16T17:11:00Z">
            <w:r>
              <w:rPr>
                <w:noProof/>
                <w:webHidden/>
              </w:rPr>
              <w:t>170</w:t>
            </w:r>
          </w:ins>
          <w:ins w:id="23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13" w:author="Sammartano, Marc (BIC USA)" w:date="2015-08-16T17:09:00Z"/>
              <w:rFonts w:eastAsiaTheme="minorEastAsia"/>
              <w:noProof/>
            </w:rPr>
          </w:pPr>
          <w:ins w:id="23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Gps.time &lt;nvar&gt;</w:t>
            </w:r>
            <w:r>
              <w:rPr>
                <w:noProof/>
                <w:webHidden/>
              </w:rPr>
              <w:tab/>
            </w:r>
            <w:r>
              <w:rPr>
                <w:noProof/>
                <w:webHidden/>
              </w:rPr>
              <w:fldChar w:fldCharType="begin"/>
            </w:r>
            <w:r>
              <w:rPr>
                <w:noProof/>
                <w:webHidden/>
              </w:rPr>
              <w:instrText xml:space="preserve"> PAGEREF _Toc427508890 \h </w:instrText>
            </w:r>
            <w:r>
              <w:rPr>
                <w:noProof/>
                <w:webHidden/>
              </w:rPr>
            </w:r>
          </w:ins>
          <w:r>
            <w:rPr>
              <w:noProof/>
              <w:webHidden/>
            </w:rPr>
            <w:fldChar w:fldCharType="separate"/>
          </w:r>
          <w:ins w:id="2315" w:author="Sammartano, Marc (BIC USA)" w:date="2015-08-16T17:11:00Z">
            <w:r>
              <w:rPr>
                <w:noProof/>
                <w:webHidden/>
              </w:rPr>
              <w:t>171</w:t>
            </w:r>
          </w:ins>
          <w:ins w:id="23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17" w:author="Sammartano, Marc (BIC USA)" w:date="2015-08-16T17:09:00Z"/>
              <w:rFonts w:eastAsiaTheme="minorEastAsia"/>
              <w:noProof/>
            </w:rPr>
          </w:pPr>
          <w:ins w:id="23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Gps.provider &lt;svar&gt;</w:t>
            </w:r>
            <w:r>
              <w:rPr>
                <w:noProof/>
                <w:webHidden/>
              </w:rPr>
              <w:tab/>
            </w:r>
            <w:r>
              <w:rPr>
                <w:noProof/>
                <w:webHidden/>
              </w:rPr>
              <w:fldChar w:fldCharType="begin"/>
            </w:r>
            <w:r>
              <w:rPr>
                <w:noProof/>
                <w:webHidden/>
              </w:rPr>
              <w:instrText xml:space="preserve"> PAGEREF _Toc427508891 \h </w:instrText>
            </w:r>
            <w:r>
              <w:rPr>
                <w:noProof/>
                <w:webHidden/>
              </w:rPr>
            </w:r>
          </w:ins>
          <w:r>
            <w:rPr>
              <w:noProof/>
              <w:webHidden/>
            </w:rPr>
            <w:fldChar w:fldCharType="separate"/>
          </w:r>
          <w:ins w:id="2319" w:author="Sammartano, Marc (BIC USA)" w:date="2015-08-16T17:11:00Z">
            <w:r>
              <w:rPr>
                <w:noProof/>
                <w:webHidden/>
              </w:rPr>
              <w:t>171</w:t>
            </w:r>
          </w:ins>
          <w:ins w:id="23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21" w:author="Sammartano, Marc (BIC USA)" w:date="2015-08-16T17:09:00Z"/>
              <w:rFonts w:eastAsiaTheme="minorEastAsia"/>
              <w:noProof/>
            </w:rPr>
          </w:pPr>
          <w:ins w:id="23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Gps.satellites {{&lt;count_nvar&gt;}, {&lt;sat_list_nexp&gt;}}</w:t>
            </w:r>
            <w:r>
              <w:rPr>
                <w:noProof/>
                <w:webHidden/>
              </w:rPr>
              <w:tab/>
            </w:r>
            <w:r>
              <w:rPr>
                <w:noProof/>
                <w:webHidden/>
              </w:rPr>
              <w:fldChar w:fldCharType="begin"/>
            </w:r>
            <w:r>
              <w:rPr>
                <w:noProof/>
                <w:webHidden/>
              </w:rPr>
              <w:instrText xml:space="preserve"> PAGEREF _Toc427508892 \h </w:instrText>
            </w:r>
            <w:r>
              <w:rPr>
                <w:noProof/>
                <w:webHidden/>
              </w:rPr>
            </w:r>
          </w:ins>
          <w:r>
            <w:rPr>
              <w:noProof/>
              <w:webHidden/>
            </w:rPr>
            <w:fldChar w:fldCharType="separate"/>
          </w:r>
          <w:ins w:id="2323" w:author="Sammartano, Marc (BIC USA)" w:date="2015-08-16T17:11:00Z">
            <w:r>
              <w:rPr>
                <w:noProof/>
                <w:webHidden/>
              </w:rPr>
              <w:t>171</w:t>
            </w:r>
          </w:ins>
          <w:ins w:id="23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25" w:author="Sammartano, Marc (BIC USA)" w:date="2015-08-16T17:09:00Z"/>
              <w:rFonts w:eastAsiaTheme="minorEastAsia"/>
              <w:noProof/>
            </w:rPr>
          </w:pPr>
          <w:ins w:id="23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Gps.accuracy &lt;nvar&gt;</w:t>
            </w:r>
            <w:r>
              <w:rPr>
                <w:noProof/>
                <w:webHidden/>
              </w:rPr>
              <w:tab/>
            </w:r>
            <w:r>
              <w:rPr>
                <w:noProof/>
                <w:webHidden/>
              </w:rPr>
              <w:fldChar w:fldCharType="begin"/>
            </w:r>
            <w:r>
              <w:rPr>
                <w:noProof/>
                <w:webHidden/>
              </w:rPr>
              <w:instrText xml:space="preserve"> PAGEREF _Toc427508893 \h </w:instrText>
            </w:r>
            <w:r>
              <w:rPr>
                <w:noProof/>
                <w:webHidden/>
              </w:rPr>
            </w:r>
          </w:ins>
          <w:r>
            <w:rPr>
              <w:noProof/>
              <w:webHidden/>
            </w:rPr>
            <w:fldChar w:fldCharType="separate"/>
          </w:r>
          <w:ins w:id="2327" w:author="Sammartano, Marc (BIC USA)" w:date="2015-08-16T17:11:00Z">
            <w:r>
              <w:rPr>
                <w:noProof/>
                <w:webHidden/>
              </w:rPr>
              <w:t>171</w:t>
            </w:r>
          </w:ins>
          <w:ins w:id="23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29" w:author="Sammartano, Marc (BIC USA)" w:date="2015-08-16T17:09:00Z"/>
              <w:rFonts w:eastAsiaTheme="minorEastAsia"/>
              <w:noProof/>
            </w:rPr>
          </w:pPr>
          <w:ins w:id="23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Gps.latitude &lt;nvar&gt;</w:t>
            </w:r>
            <w:r>
              <w:rPr>
                <w:noProof/>
                <w:webHidden/>
              </w:rPr>
              <w:tab/>
            </w:r>
            <w:r>
              <w:rPr>
                <w:noProof/>
                <w:webHidden/>
              </w:rPr>
              <w:fldChar w:fldCharType="begin"/>
            </w:r>
            <w:r>
              <w:rPr>
                <w:noProof/>
                <w:webHidden/>
              </w:rPr>
              <w:instrText xml:space="preserve"> PAGEREF _Toc427508894 \h </w:instrText>
            </w:r>
            <w:r>
              <w:rPr>
                <w:noProof/>
                <w:webHidden/>
              </w:rPr>
            </w:r>
          </w:ins>
          <w:r>
            <w:rPr>
              <w:noProof/>
              <w:webHidden/>
            </w:rPr>
            <w:fldChar w:fldCharType="separate"/>
          </w:r>
          <w:ins w:id="2331" w:author="Sammartano, Marc (BIC USA)" w:date="2015-08-16T17:11:00Z">
            <w:r>
              <w:rPr>
                <w:noProof/>
                <w:webHidden/>
              </w:rPr>
              <w:t>171</w:t>
            </w:r>
          </w:ins>
          <w:ins w:id="23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33" w:author="Sammartano, Marc (BIC USA)" w:date="2015-08-16T17:09:00Z"/>
              <w:rFonts w:eastAsiaTheme="minorEastAsia"/>
              <w:noProof/>
            </w:rPr>
          </w:pPr>
          <w:ins w:id="23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Gps.longitude &lt;nvar&gt;</w:t>
            </w:r>
            <w:r>
              <w:rPr>
                <w:noProof/>
                <w:webHidden/>
              </w:rPr>
              <w:tab/>
            </w:r>
            <w:r>
              <w:rPr>
                <w:noProof/>
                <w:webHidden/>
              </w:rPr>
              <w:fldChar w:fldCharType="begin"/>
            </w:r>
            <w:r>
              <w:rPr>
                <w:noProof/>
                <w:webHidden/>
              </w:rPr>
              <w:instrText xml:space="preserve"> PAGEREF _Toc427508895 \h </w:instrText>
            </w:r>
            <w:r>
              <w:rPr>
                <w:noProof/>
                <w:webHidden/>
              </w:rPr>
            </w:r>
          </w:ins>
          <w:r>
            <w:rPr>
              <w:noProof/>
              <w:webHidden/>
            </w:rPr>
            <w:fldChar w:fldCharType="separate"/>
          </w:r>
          <w:ins w:id="2335" w:author="Sammartano, Marc (BIC USA)" w:date="2015-08-16T17:11:00Z">
            <w:r>
              <w:rPr>
                <w:noProof/>
                <w:webHidden/>
              </w:rPr>
              <w:t>171</w:t>
            </w:r>
          </w:ins>
          <w:ins w:id="23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37" w:author="Sammartano, Marc (BIC USA)" w:date="2015-08-16T17:09:00Z"/>
              <w:rFonts w:eastAsiaTheme="minorEastAsia"/>
              <w:noProof/>
            </w:rPr>
          </w:pPr>
          <w:ins w:id="23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Gps.altitude &lt;nvar&gt;</w:t>
            </w:r>
            <w:r>
              <w:rPr>
                <w:noProof/>
                <w:webHidden/>
              </w:rPr>
              <w:tab/>
            </w:r>
            <w:r>
              <w:rPr>
                <w:noProof/>
                <w:webHidden/>
              </w:rPr>
              <w:fldChar w:fldCharType="begin"/>
            </w:r>
            <w:r>
              <w:rPr>
                <w:noProof/>
                <w:webHidden/>
              </w:rPr>
              <w:instrText xml:space="preserve"> PAGEREF _Toc427508896 \h </w:instrText>
            </w:r>
            <w:r>
              <w:rPr>
                <w:noProof/>
                <w:webHidden/>
              </w:rPr>
            </w:r>
          </w:ins>
          <w:r>
            <w:rPr>
              <w:noProof/>
              <w:webHidden/>
            </w:rPr>
            <w:fldChar w:fldCharType="separate"/>
          </w:r>
          <w:ins w:id="2339" w:author="Sammartano, Marc (BIC USA)" w:date="2015-08-16T17:11:00Z">
            <w:r>
              <w:rPr>
                <w:noProof/>
                <w:webHidden/>
              </w:rPr>
              <w:t>171</w:t>
            </w:r>
          </w:ins>
          <w:ins w:id="234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41" w:author="Sammartano, Marc (BIC USA)" w:date="2015-08-16T17:09:00Z"/>
              <w:rFonts w:eastAsiaTheme="minorEastAsia"/>
              <w:noProof/>
            </w:rPr>
          </w:pPr>
          <w:ins w:id="23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Gps.bearing &lt;nvar&gt;</w:t>
            </w:r>
            <w:r>
              <w:rPr>
                <w:noProof/>
                <w:webHidden/>
              </w:rPr>
              <w:tab/>
            </w:r>
            <w:r>
              <w:rPr>
                <w:noProof/>
                <w:webHidden/>
              </w:rPr>
              <w:fldChar w:fldCharType="begin"/>
            </w:r>
            <w:r>
              <w:rPr>
                <w:noProof/>
                <w:webHidden/>
              </w:rPr>
              <w:instrText xml:space="preserve"> PAGEREF _Toc427508897 \h </w:instrText>
            </w:r>
            <w:r>
              <w:rPr>
                <w:noProof/>
                <w:webHidden/>
              </w:rPr>
            </w:r>
          </w:ins>
          <w:r>
            <w:rPr>
              <w:noProof/>
              <w:webHidden/>
            </w:rPr>
            <w:fldChar w:fldCharType="separate"/>
          </w:r>
          <w:ins w:id="2343" w:author="Sammartano, Marc (BIC USA)" w:date="2015-08-16T17:11:00Z">
            <w:r>
              <w:rPr>
                <w:noProof/>
                <w:webHidden/>
              </w:rPr>
              <w:t>171</w:t>
            </w:r>
          </w:ins>
          <w:ins w:id="234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45" w:author="Sammartano, Marc (BIC USA)" w:date="2015-08-16T17:09:00Z"/>
              <w:rFonts w:eastAsiaTheme="minorEastAsia"/>
              <w:noProof/>
            </w:rPr>
          </w:pPr>
          <w:ins w:id="23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Gps.speed &lt;nvar&gt;</w:t>
            </w:r>
            <w:r>
              <w:rPr>
                <w:noProof/>
                <w:webHidden/>
              </w:rPr>
              <w:tab/>
            </w:r>
            <w:r>
              <w:rPr>
                <w:noProof/>
                <w:webHidden/>
              </w:rPr>
              <w:fldChar w:fldCharType="begin"/>
            </w:r>
            <w:r>
              <w:rPr>
                <w:noProof/>
                <w:webHidden/>
              </w:rPr>
              <w:instrText xml:space="preserve"> PAGEREF _Toc427508898 \h </w:instrText>
            </w:r>
            <w:r>
              <w:rPr>
                <w:noProof/>
                <w:webHidden/>
              </w:rPr>
            </w:r>
          </w:ins>
          <w:r>
            <w:rPr>
              <w:noProof/>
              <w:webHidden/>
            </w:rPr>
            <w:fldChar w:fldCharType="separate"/>
          </w:r>
          <w:ins w:id="2347" w:author="Sammartano, Marc (BIC USA)" w:date="2015-08-16T17:11:00Z">
            <w:r>
              <w:rPr>
                <w:noProof/>
                <w:webHidden/>
              </w:rPr>
              <w:t>171</w:t>
            </w:r>
          </w:ins>
          <w:ins w:id="234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349" w:author="Sammartano, Marc (BIC USA)" w:date="2015-08-16T17:09:00Z"/>
              <w:rFonts w:eastAsiaTheme="minorEastAsia"/>
              <w:noProof/>
            </w:rPr>
          </w:pPr>
          <w:ins w:id="23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"_Toc427508899"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Sensors</w:t>
            </w:r>
            <w:r>
              <w:rPr>
                <w:noProof/>
                <w:webHidden/>
              </w:rPr>
              <w:tab/>
            </w:r>
            <w:r>
              <w:rPr>
                <w:noProof/>
                <w:webHidden/>
              </w:rPr>
              <w:fldChar w:fldCharType="begin"/>
            </w:r>
            <w:r>
              <w:rPr>
                <w:noProof/>
                <w:webHidden/>
              </w:rPr>
              <w:instrText xml:space="preserve"> PAGEREF _Toc427508899 \h </w:instrText>
            </w:r>
            <w:r>
              <w:rPr>
                <w:noProof/>
                <w:webHidden/>
              </w:rPr>
            </w:r>
          </w:ins>
          <w:r>
            <w:rPr>
              <w:noProof/>
              <w:webHidden/>
            </w:rPr>
            <w:fldChar w:fldCharType="separate"/>
          </w:r>
          <w:ins w:id="2351" w:author="Sammartano, Marc (BIC USA)" w:date="2015-08-16T17:11:00Z">
            <w:r>
              <w:rPr>
                <w:noProof/>
                <w:webHidden/>
              </w:rPr>
              <w:t>172</w:t>
            </w:r>
          </w:ins>
          <w:ins w:id="23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353" w:author="Sammartano, Marc (BIC USA)" w:date="2015-08-16T17:09:00Z"/>
              <w:rFonts w:eastAsiaTheme="minorEastAsia"/>
              <w:noProof/>
            </w:rPr>
          </w:pPr>
          <w:ins w:id="23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_Toc427508900 \h </w:instrText>
            </w:r>
            <w:r>
              <w:rPr>
                <w:noProof/>
                <w:webHidden/>
              </w:rPr>
            </w:r>
          </w:ins>
          <w:r>
            <w:rPr>
              <w:noProof/>
              <w:webHidden/>
            </w:rPr>
            <w:fldChar w:fldCharType="separate"/>
          </w:r>
          <w:ins w:id="2355" w:author="Sammartano, Marc (BIC USA)" w:date="2015-08-16T17:11:00Z">
            <w:r>
              <w:rPr>
                <w:noProof/>
                <w:webHidden/>
              </w:rPr>
              <w:t>172</w:t>
            </w:r>
          </w:ins>
          <w:ins w:id="23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357" w:author="Sammartano, Marc (BIC USA)" w:date="2015-08-16T17:09:00Z"/>
              <w:rFonts w:eastAsiaTheme="minorEastAsia"/>
              <w:noProof/>
            </w:rPr>
          </w:pPr>
          <w:ins w:id="23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 Commands</w:t>
            </w:r>
            <w:r>
              <w:rPr>
                <w:noProof/>
                <w:webHidden/>
              </w:rPr>
              <w:tab/>
            </w:r>
            <w:r>
              <w:rPr>
                <w:noProof/>
                <w:webHidden/>
              </w:rPr>
              <w:fldChar w:fldCharType="begin"/>
            </w:r>
            <w:r>
              <w:rPr>
                <w:noProof/>
                <w:webHidden/>
              </w:rPr>
              <w:instrText xml:space="preserve"> PAGEREF _Toc427508901 \h </w:instrText>
            </w:r>
            <w:r>
              <w:rPr>
                <w:noProof/>
                <w:webHidden/>
              </w:rPr>
            </w:r>
          </w:ins>
          <w:r>
            <w:rPr>
              <w:noProof/>
              <w:webHidden/>
            </w:rPr>
            <w:fldChar w:fldCharType="separate"/>
          </w:r>
          <w:ins w:id="2359" w:author="Sammartano, Marc (BIC USA)" w:date="2015-08-16T17:11:00Z">
            <w:r>
              <w:rPr>
                <w:noProof/>
                <w:webHidden/>
              </w:rPr>
              <w:t>172</w:t>
            </w:r>
          </w:ins>
          <w:ins w:id="236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61" w:author="Sammartano, Marc (BIC USA)" w:date="2015-08-16T17:09:00Z"/>
              <w:rFonts w:eastAsiaTheme="minorEastAsia"/>
              <w:noProof/>
            </w:rPr>
          </w:pPr>
          <w:ins w:id="23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Sensors.list &lt;sensor_array$[]&gt;</w:t>
            </w:r>
            <w:r>
              <w:rPr>
                <w:noProof/>
                <w:webHidden/>
              </w:rPr>
              <w:tab/>
            </w:r>
            <w:r>
              <w:rPr>
                <w:noProof/>
                <w:webHidden/>
              </w:rPr>
              <w:fldChar w:fldCharType="begin"/>
            </w:r>
            <w:r>
              <w:rPr>
                <w:noProof/>
                <w:webHidden/>
              </w:rPr>
              <w:instrText xml:space="preserve"> PAGEREF _Toc427508902 \h </w:instrText>
            </w:r>
            <w:r>
              <w:rPr>
                <w:noProof/>
                <w:webHidden/>
              </w:rPr>
            </w:r>
          </w:ins>
          <w:r>
            <w:rPr>
              <w:noProof/>
              <w:webHidden/>
            </w:rPr>
            <w:fldChar w:fldCharType="separate"/>
          </w:r>
          <w:ins w:id="2363" w:author="Sammartano, Marc (BIC USA)" w:date="2015-08-16T17:11:00Z">
            <w:r>
              <w:rPr>
                <w:noProof/>
                <w:webHidden/>
              </w:rPr>
              <w:t>172</w:t>
            </w:r>
          </w:ins>
          <w:ins w:id="236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65" w:author="Sammartano, Marc (BIC USA)" w:date="2015-08-16T17:09:00Z"/>
              <w:rFonts w:eastAsiaTheme="minorEastAsia"/>
              <w:noProof/>
            </w:rPr>
          </w:pPr>
          <w:ins w:id="23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_Toc427508903 \h </w:instrText>
            </w:r>
            <w:r>
              <w:rPr>
                <w:noProof/>
                <w:webHidden/>
              </w:rPr>
            </w:r>
          </w:ins>
          <w:r>
            <w:rPr>
              <w:noProof/>
              <w:webHidden/>
            </w:rPr>
            <w:fldChar w:fldCharType="separate"/>
          </w:r>
          <w:ins w:id="2367" w:author="Sammartano, Marc (BIC USA)" w:date="2015-08-16T17:11:00Z">
            <w:r>
              <w:rPr>
                <w:noProof/>
                <w:webHidden/>
              </w:rPr>
              <w:t>173</w:t>
            </w:r>
          </w:ins>
          <w:ins w:id="236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69" w:author="Sammartano, Marc (BIC USA)" w:date="2015-08-16T17:09:00Z"/>
              <w:rFonts w:eastAsiaTheme="minorEastAsia"/>
              <w:noProof/>
            </w:rPr>
          </w:pPr>
          <w:ins w:id="23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_Toc427508904 \h </w:instrText>
            </w:r>
            <w:r>
              <w:rPr>
                <w:noProof/>
                <w:webHidden/>
              </w:rPr>
            </w:r>
          </w:ins>
          <w:r>
            <w:rPr>
              <w:noProof/>
              <w:webHidden/>
            </w:rPr>
            <w:fldChar w:fldCharType="separate"/>
          </w:r>
          <w:ins w:id="2371" w:author="Sammartano, Marc (BIC USA)" w:date="2015-08-16T17:11:00Z">
            <w:r>
              <w:rPr>
                <w:noProof/>
                <w:webHidden/>
              </w:rPr>
              <w:t>173</w:t>
            </w:r>
          </w:ins>
          <w:ins w:id="237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73" w:author="Sammartano, Marc (BIC USA)" w:date="2015-08-16T17:09:00Z"/>
              <w:rFonts w:eastAsiaTheme="minorEastAsia"/>
              <w:noProof/>
            </w:rPr>
          </w:pPr>
          <w:ins w:id="23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Sensors.close</w:t>
            </w:r>
            <w:r>
              <w:rPr>
                <w:noProof/>
                <w:webHidden/>
              </w:rPr>
              <w:tab/>
            </w:r>
            <w:r>
              <w:rPr>
                <w:noProof/>
                <w:webHidden/>
              </w:rPr>
              <w:fldChar w:fldCharType="begin"/>
            </w:r>
            <w:r>
              <w:rPr>
                <w:noProof/>
                <w:webHidden/>
              </w:rPr>
              <w:instrText xml:space="preserve"> PAGEREF _Toc427508905 \h </w:instrText>
            </w:r>
            <w:r>
              <w:rPr>
                <w:noProof/>
                <w:webHidden/>
              </w:rPr>
            </w:r>
          </w:ins>
          <w:r>
            <w:rPr>
              <w:noProof/>
              <w:webHidden/>
            </w:rPr>
            <w:fldChar w:fldCharType="separate"/>
          </w:r>
          <w:ins w:id="2375" w:author="Sammartano, Marc (BIC USA)" w:date="2015-08-16T17:11:00Z">
            <w:r>
              <w:rPr>
                <w:noProof/>
                <w:webHidden/>
              </w:rPr>
              <w:t>173</w:t>
            </w:r>
          </w:ins>
          <w:ins w:id="237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377" w:author="Sammartano, Marc (BIC USA)" w:date="2015-08-16T17:09:00Z"/>
              <w:rFonts w:eastAsiaTheme="minorEastAsia"/>
              <w:noProof/>
            </w:rPr>
          </w:pPr>
          <w:ins w:id="23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w:t>
            </w:r>
            <w:r>
              <w:rPr>
                <w:noProof/>
                <w:webHidden/>
              </w:rPr>
              <w:tab/>
            </w:r>
            <w:r>
              <w:rPr>
                <w:noProof/>
                <w:webHidden/>
              </w:rPr>
              <w:fldChar w:fldCharType="begin"/>
            </w:r>
            <w:r>
              <w:rPr>
                <w:noProof/>
                <w:webHidden/>
              </w:rPr>
              <w:instrText xml:space="preserve"> PAGEREF _Toc427508906 \h </w:instrText>
            </w:r>
            <w:r>
              <w:rPr>
                <w:noProof/>
                <w:webHidden/>
              </w:rPr>
            </w:r>
          </w:ins>
          <w:r>
            <w:rPr>
              <w:noProof/>
              <w:webHidden/>
            </w:rPr>
            <w:fldChar w:fldCharType="separate"/>
          </w:r>
          <w:ins w:id="2379" w:author="Sammartano, Marc (BIC USA)" w:date="2015-08-16T17:11:00Z">
            <w:r>
              <w:rPr>
                <w:noProof/>
                <w:webHidden/>
              </w:rPr>
              <w:t>173</w:t>
            </w:r>
          </w:ins>
          <w:ins w:id="23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381" w:author="Sammartano, Marc (BIC USA)" w:date="2015-08-16T17:09:00Z"/>
              <w:rFonts w:eastAsiaTheme="minorEastAsia"/>
              <w:noProof/>
            </w:rPr>
          </w:pPr>
          <w:ins w:id="23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Commands</w:t>
            </w:r>
            <w:r>
              <w:rPr>
                <w:noProof/>
                <w:webHidden/>
              </w:rPr>
              <w:tab/>
            </w:r>
            <w:r>
              <w:rPr>
                <w:noProof/>
                <w:webHidden/>
              </w:rPr>
              <w:fldChar w:fldCharType="begin"/>
            </w:r>
            <w:r>
              <w:rPr>
                <w:noProof/>
                <w:webHidden/>
              </w:rPr>
              <w:instrText xml:space="preserve"> PAGEREF _Toc427508907 \h </w:instrText>
            </w:r>
            <w:r>
              <w:rPr>
                <w:noProof/>
                <w:webHidden/>
              </w:rPr>
            </w:r>
          </w:ins>
          <w:r>
            <w:rPr>
              <w:noProof/>
              <w:webHidden/>
            </w:rPr>
            <w:fldChar w:fldCharType="separate"/>
          </w:r>
          <w:ins w:id="2383" w:author="Sammartano, Marc (BIC USA)" w:date="2015-08-16T17:11:00Z">
            <w:r>
              <w:rPr>
                <w:noProof/>
                <w:webHidden/>
              </w:rPr>
              <w:t>173</w:t>
            </w:r>
          </w:ins>
          <w:ins w:id="238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85" w:author="Sammartano, Marc (BIC USA)" w:date="2015-08-16T17:09:00Z"/>
              <w:rFonts w:eastAsiaTheme="minorEastAsia"/>
              <w:noProof/>
            </w:rPr>
          </w:pPr>
          <w:ins w:id="23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"_Toc427508908"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System.open</w:t>
            </w:r>
            <w:r>
              <w:rPr>
                <w:noProof/>
                <w:webHidden/>
              </w:rPr>
              <w:tab/>
            </w:r>
            <w:r>
              <w:rPr>
                <w:noProof/>
                <w:webHidden/>
              </w:rPr>
              <w:fldChar w:fldCharType="begin"/>
            </w:r>
            <w:r>
              <w:rPr>
                <w:noProof/>
                <w:webHidden/>
              </w:rPr>
              <w:instrText xml:space="preserve"> PAGEREF _Toc427508908 \h </w:instrText>
            </w:r>
            <w:r>
              <w:rPr>
                <w:noProof/>
                <w:webHidden/>
              </w:rPr>
            </w:r>
          </w:ins>
          <w:r>
            <w:rPr>
              <w:noProof/>
              <w:webHidden/>
            </w:rPr>
            <w:fldChar w:fldCharType="separate"/>
          </w:r>
          <w:ins w:id="2387" w:author="Sammartano, Marc (BIC USA)" w:date="2015-08-16T17:11:00Z">
            <w:r>
              <w:rPr>
                <w:noProof/>
                <w:webHidden/>
              </w:rPr>
              <w:t>173</w:t>
            </w:r>
          </w:ins>
          <w:ins w:id="238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89" w:author="Sammartano, Marc (BIC USA)" w:date="2015-08-16T17:09:00Z"/>
              <w:rFonts w:eastAsiaTheme="minorEastAsia"/>
              <w:noProof/>
            </w:rPr>
          </w:pPr>
          <w:ins w:id="2390"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"_Toc427508909"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System.write &lt;sexp&gt;</w:t>
            </w:r>
            <w:r>
              <w:rPr>
                <w:noProof/>
                <w:webHidden/>
              </w:rPr>
              <w:tab/>
            </w:r>
            <w:r>
              <w:rPr>
                <w:noProof/>
                <w:webHidden/>
              </w:rPr>
              <w:fldChar w:fldCharType="begin"/>
            </w:r>
            <w:r>
              <w:rPr>
                <w:noProof/>
                <w:webHidden/>
              </w:rPr>
              <w:instrText xml:space="preserve"> PAGEREF _Toc427508909 \h </w:instrText>
            </w:r>
            <w:r>
              <w:rPr>
                <w:noProof/>
                <w:webHidden/>
              </w:rPr>
            </w:r>
          </w:ins>
          <w:r>
            <w:rPr>
              <w:noProof/>
              <w:webHidden/>
            </w:rPr>
            <w:fldChar w:fldCharType="separate"/>
          </w:r>
          <w:ins w:id="2391" w:author="Sammartano, Marc (BIC USA)" w:date="2015-08-16T17:11:00Z">
            <w:r>
              <w:rPr>
                <w:noProof/>
                <w:webHidden/>
              </w:rPr>
              <w:t>173</w:t>
            </w:r>
          </w:ins>
          <w:ins w:id="239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93" w:author="Sammartano, Marc (BIC USA)" w:date="2015-08-16T17:09:00Z"/>
              <w:rFonts w:eastAsiaTheme="minorEastAsia"/>
              <w:noProof/>
            </w:rPr>
          </w:pPr>
          <w:ins w:id="23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System.read.ready &lt;nvar&gt;</w:t>
            </w:r>
            <w:r>
              <w:rPr>
                <w:noProof/>
                <w:webHidden/>
              </w:rPr>
              <w:tab/>
            </w:r>
            <w:r>
              <w:rPr>
                <w:noProof/>
                <w:webHidden/>
              </w:rPr>
              <w:fldChar w:fldCharType="begin"/>
            </w:r>
            <w:r>
              <w:rPr>
                <w:noProof/>
                <w:webHidden/>
              </w:rPr>
              <w:instrText xml:space="preserve"> PAGEREF _Toc427508910 \h </w:instrText>
            </w:r>
            <w:r>
              <w:rPr>
                <w:noProof/>
                <w:webHidden/>
              </w:rPr>
            </w:r>
          </w:ins>
          <w:r>
            <w:rPr>
              <w:noProof/>
              <w:webHidden/>
            </w:rPr>
            <w:fldChar w:fldCharType="separate"/>
          </w:r>
          <w:ins w:id="2395" w:author="Sammartano, Marc (BIC USA)" w:date="2015-08-16T17:11:00Z">
            <w:r>
              <w:rPr>
                <w:noProof/>
                <w:webHidden/>
              </w:rPr>
              <w:t>173</w:t>
            </w:r>
          </w:ins>
          <w:ins w:id="239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397" w:author="Sammartano, Marc (BIC USA)" w:date="2015-08-16T17:09:00Z"/>
              <w:rFonts w:eastAsiaTheme="minorEastAsia"/>
              <w:noProof/>
            </w:rPr>
          </w:pPr>
          <w:ins w:id="23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System.read.line &lt;svar&gt;</w:t>
            </w:r>
            <w:r>
              <w:rPr>
                <w:noProof/>
                <w:webHidden/>
              </w:rPr>
              <w:tab/>
            </w:r>
            <w:r>
              <w:rPr>
                <w:noProof/>
                <w:webHidden/>
              </w:rPr>
              <w:fldChar w:fldCharType="begin"/>
            </w:r>
            <w:r>
              <w:rPr>
                <w:noProof/>
                <w:webHidden/>
              </w:rPr>
              <w:instrText xml:space="preserve"> PAGEREF _Toc427508911 \h </w:instrText>
            </w:r>
            <w:r>
              <w:rPr>
                <w:noProof/>
                <w:webHidden/>
              </w:rPr>
            </w:r>
          </w:ins>
          <w:r>
            <w:rPr>
              <w:noProof/>
              <w:webHidden/>
            </w:rPr>
            <w:fldChar w:fldCharType="separate"/>
          </w:r>
          <w:ins w:id="2399" w:author="Sammartano, Marc (BIC USA)" w:date="2015-08-16T17:11:00Z">
            <w:r>
              <w:rPr>
                <w:noProof/>
                <w:webHidden/>
              </w:rPr>
              <w:t>174</w:t>
            </w:r>
          </w:ins>
          <w:ins w:id="240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01" w:author="Sammartano, Marc (BIC USA)" w:date="2015-08-16T17:09:00Z"/>
              <w:rFonts w:eastAsiaTheme="minorEastAsia"/>
              <w:noProof/>
            </w:rPr>
          </w:pPr>
          <w:ins w:id="24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System.close</w:t>
            </w:r>
            <w:r>
              <w:rPr>
                <w:noProof/>
                <w:webHidden/>
              </w:rPr>
              <w:tab/>
            </w:r>
            <w:r>
              <w:rPr>
                <w:noProof/>
                <w:webHidden/>
              </w:rPr>
              <w:fldChar w:fldCharType="begin"/>
            </w:r>
            <w:r>
              <w:rPr>
                <w:noProof/>
                <w:webHidden/>
              </w:rPr>
              <w:instrText xml:space="preserve"> PAGEREF _Toc427508912 \h </w:instrText>
            </w:r>
            <w:r>
              <w:rPr>
                <w:noProof/>
                <w:webHidden/>
              </w:rPr>
            </w:r>
          </w:ins>
          <w:r>
            <w:rPr>
              <w:noProof/>
              <w:webHidden/>
            </w:rPr>
            <w:fldChar w:fldCharType="separate"/>
          </w:r>
          <w:ins w:id="2403" w:author="Sammartano, Marc (BIC USA)" w:date="2015-08-16T17:11:00Z">
            <w:r>
              <w:rPr>
                <w:noProof/>
                <w:webHidden/>
              </w:rPr>
              <w:t>174</w:t>
            </w:r>
          </w:ins>
          <w:ins w:id="2404"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405" w:author="Sammartano, Marc (BIC USA)" w:date="2015-08-16T17:09:00Z"/>
              <w:rFonts w:eastAsiaTheme="minorEastAsia"/>
              <w:noProof/>
            </w:rPr>
          </w:pPr>
          <w:ins w:id="24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Superuser</w:t>
            </w:r>
            <w:r>
              <w:rPr>
                <w:noProof/>
                <w:webHidden/>
              </w:rPr>
              <w:tab/>
            </w:r>
            <w:r>
              <w:rPr>
                <w:noProof/>
                <w:webHidden/>
              </w:rPr>
              <w:fldChar w:fldCharType="begin"/>
            </w:r>
            <w:r>
              <w:rPr>
                <w:noProof/>
                <w:webHidden/>
              </w:rPr>
              <w:instrText xml:space="preserve"> PAGEREF _Toc427508913 \h </w:instrText>
            </w:r>
            <w:r>
              <w:rPr>
                <w:noProof/>
                <w:webHidden/>
              </w:rPr>
            </w:r>
          </w:ins>
          <w:r>
            <w:rPr>
              <w:noProof/>
              <w:webHidden/>
            </w:rPr>
            <w:fldChar w:fldCharType="separate"/>
          </w:r>
          <w:ins w:id="2407" w:author="Sammartano, Marc (BIC USA)" w:date="2015-08-16T17:11:00Z">
            <w:r>
              <w:rPr>
                <w:noProof/>
                <w:webHidden/>
              </w:rPr>
              <w:t>174</w:t>
            </w:r>
          </w:ins>
          <w:ins w:id="24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09" w:author="Sammartano, Marc (BIC USA)" w:date="2015-08-16T17:09:00Z"/>
              <w:rFonts w:eastAsiaTheme="minorEastAsia"/>
              <w:noProof/>
            </w:rPr>
          </w:pPr>
          <w:ins w:id="24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Commands</w:t>
            </w:r>
            <w:r>
              <w:rPr>
                <w:noProof/>
                <w:webHidden/>
              </w:rPr>
              <w:tab/>
            </w:r>
            <w:r>
              <w:rPr>
                <w:noProof/>
                <w:webHidden/>
              </w:rPr>
              <w:fldChar w:fldCharType="begin"/>
            </w:r>
            <w:r>
              <w:rPr>
                <w:noProof/>
                <w:webHidden/>
              </w:rPr>
              <w:instrText xml:space="preserve"> PAGEREF _Toc427508914 \h </w:instrText>
            </w:r>
            <w:r>
              <w:rPr>
                <w:noProof/>
                <w:webHidden/>
              </w:rPr>
            </w:r>
          </w:ins>
          <w:r>
            <w:rPr>
              <w:noProof/>
              <w:webHidden/>
            </w:rPr>
            <w:fldChar w:fldCharType="separate"/>
          </w:r>
          <w:ins w:id="2411" w:author="Sammartano, Marc (BIC USA)" w:date="2015-08-16T17:11:00Z">
            <w:r>
              <w:rPr>
                <w:noProof/>
                <w:webHidden/>
              </w:rPr>
              <w:t>174</w:t>
            </w:r>
          </w:ins>
          <w:ins w:id="241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13" w:author="Sammartano, Marc (BIC USA)" w:date="2015-08-16T17:09:00Z"/>
              <w:rFonts w:eastAsiaTheme="minorEastAsia"/>
              <w:noProof/>
            </w:rPr>
          </w:pPr>
          <w:ins w:id="24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Su.open</w:t>
            </w:r>
            <w:r>
              <w:rPr>
                <w:noProof/>
                <w:webHidden/>
              </w:rPr>
              <w:tab/>
            </w:r>
            <w:r>
              <w:rPr>
                <w:noProof/>
                <w:webHidden/>
              </w:rPr>
              <w:fldChar w:fldCharType="begin"/>
            </w:r>
            <w:r>
              <w:rPr>
                <w:noProof/>
                <w:webHidden/>
              </w:rPr>
              <w:instrText xml:space="preserve"> PAGEREF _Toc427508915 \h </w:instrText>
            </w:r>
            <w:r>
              <w:rPr>
                <w:noProof/>
                <w:webHidden/>
              </w:rPr>
            </w:r>
          </w:ins>
          <w:r>
            <w:rPr>
              <w:noProof/>
              <w:webHidden/>
            </w:rPr>
            <w:fldChar w:fldCharType="separate"/>
          </w:r>
          <w:ins w:id="2415" w:author="Sammartano, Marc (BIC USA)" w:date="2015-08-16T17:11:00Z">
            <w:r>
              <w:rPr>
                <w:noProof/>
                <w:webHidden/>
              </w:rPr>
              <w:t>174</w:t>
            </w:r>
          </w:ins>
          <w:ins w:id="241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17" w:author="Sammartano, Marc (BIC USA)" w:date="2015-08-16T17:09:00Z"/>
              <w:rFonts w:eastAsiaTheme="minorEastAsia"/>
              <w:noProof/>
            </w:rPr>
          </w:pPr>
          <w:ins w:id="241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Su.write &lt;sexp&gt;</w:t>
            </w:r>
            <w:r>
              <w:rPr>
                <w:noProof/>
                <w:webHidden/>
              </w:rPr>
              <w:tab/>
            </w:r>
            <w:r>
              <w:rPr>
                <w:noProof/>
                <w:webHidden/>
              </w:rPr>
              <w:fldChar w:fldCharType="begin"/>
            </w:r>
            <w:r>
              <w:rPr>
                <w:noProof/>
                <w:webHidden/>
              </w:rPr>
              <w:instrText xml:space="preserve"> PAGEREF _Toc427508916 \h </w:instrText>
            </w:r>
            <w:r>
              <w:rPr>
                <w:noProof/>
                <w:webHidden/>
              </w:rPr>
            </w:r>
          </w:ins>
          <w:r>
            <w:rPr>
              <w:noProof/>
              <w:webHidden/>
            </w:rPr>
            <w:fldChar w:fldCharType="separate"/>
          </w:r>
          <w:ins w:id="2419" w:author="Sammartano, Marc (BIC USA)" w:date="2015-08-16T17:11:00Z">
            <w:r>
              <w:rPr>
                <w:noProof/>
                <w:webHidden/>
              </w:rPr>
              <w:t>174</w:t>
            </w:r>
          </w:ins>
          <w:ins w:id="2420"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21" w:author="Sammartano, Marc (BIC USA)" w:date="2015-08-16T17:09:00Z"/>
              <w:rFonts w:eastAsiaTheme="minorEastAsia"/>
              <w:noProof/>
            </w:rPr>
          </w:pPr>
          <w:ins w:id="24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Su.read.ready &lt;nvar&gt;</w:t>
            </w:r>
            <w:r>
              <w:rPr>
                <w:noProof/>
                <w:webHidden/>
              </w:rPr>
              <w:tab/>
            </w:r>
            <w:r>
              <w:rPr>
                <w:noProof/>
                <w:webHidden/>
              </w:rPr>
              <w:fldChar w:fldCharType="begin"/>
            </w:r>
            <w:r>
              <w:rPr>
                <w:noProof/>
                <w:webHidden/>
              </w:rPr>
              <w:instrText xml:space="preserve"> PAGEREF _Toc427508917 \h </w:instrText>
            </w:r>
            <w:r>
              <w:rPr>
                <w:noProof/>
                <w:webHidden/>
              </w:rPr>
            </w:r>
          </w:ins>
          <w:r>
            <w:rPr>
              <w:noProof/>
              <w:webHidden/>
            </w:rPr>
            <w:fldChar w:fldCharType="separate"/>
          </w:r>
          <w:ins w:id="2423" w:author="Sammartano, Marc (BIC USA)" w:date="2015-08-16T17:11:00Z">
            <w:r>
              <w:rPr>
                <w:noProof/>
                <w:webHidden/>
              </w:rPr>
              <w:t>174</w:t>
            </w:r>
          </w:ins>
          <w:ins w:id="24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25" w:author="Sammartano, Marc (BIC USA)" w:date="2015-08-16T17:09:00Z"/>
              <w:rFonts w:eastAsiaTheme="minorEastAsia"/>
              <w:noProof/>
            </w:rPr>
          </w:pPr>
          <w:ins w:id="24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Su.read.line &lt;svar&gt;</w:t>
            </w:r>
            <w:r>
              <w:rPr>
                <w:noProof/>
                <w:webHidden/>
              </w:rPr>
              <w:tab/>
            </w:r>
            <w:r>
              <w:rPr>
                <w:noProof/>
                <w:webHidden/>
              </w:rPr>
              <w:fldChar w:fldCharType="begin"/>
            </w:r>
            <w:r>
              <w:rPr>
                <w:noProof/>
                <w:webHidden/>
              </w:rPr>
              <w:instrText xml:space="preserve"> PAGEREF _Toc427508918 \h </w:instrText>
            </w:r>
            <w:r>
              <w:rPr>
                <w:noProof/>
                <w:webHidden/>
              </w:rPr>
            </w:r>
          </w:ins>
          <w:r>
            <w:rPr>
              <w:noProof/>
              <w:webHidden/>
            </w:rPr>
            <w:fldChar w:fldCharType="separate"/>
          </w:r>
          <w:ins w:id="2427" w:author="Sammartano, Marc (BIC USA)" w:date="2015-08-16T17:11:00Z">
            <w:r>
              <w:rPr>
                <w:noProof/>
                <w:webHidden/>
              </w:rPr>
              <w:t>174</w:t>
            </w:r>
          </w:ins>
          <w:ins w:id="24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429" w:author="Sammartano, Marc (BIC USA)" w:date="2015-08-16T17:09:00Z"/>
              <w:rFonts w:eastAsiaTheme="minorEastAsia"/>
              <w:noProof/>
            </w:rPr>
          </w:pPr>
          <w:ins w:id="24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"_Toc427508919"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Su.close</w:t>
            </w:r>
            <w:r>
              <w:rPr>
                <w:noProof/>
                <w:webHidden/>
              </w:rPr>
              <w:tab/>
            </w:r>
            <w:r>
              <w:rPr>
                <w:noProof/>
                <w:webHidden/>
              </w:rPr>
              <w:fldChar w:fldCharType="begin"/>
            </w:r>
            <w:r>
              <w:rPr>
                <w:noProof/>
                <w:webHidden/>
              </w:rPr>
              <w:instrText xml:space="preserve"> PAGEREF _Toc427508919 \h </w:instrText>
            </w:r>
            <w:r>
              <w:rPr>
                <w:noProof/>
                <w:webHidden/>
              </w:rPr>
            </w:r>
          </w:ins>
          <w:r>
            <w:rPr>
              <w:noProof/>
              <w:webHidden/>
            </w:rPr>
            <w:fldChar w:fldCharType="separate"/>
          </w:r>
          <w:ins w:id="2431" w:author="Sammartano, Marc (BIC USA)" w:date="2015-08-16T17:11:00Z">
            <w:r>
              <w:rPr>
                <w:noProof/>
                <w:webHidden/>
              </w:rPr>
              <w:t>174</w:t>
            </w:r>
          </w:ins>
          <w:ins w:id="2432"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433" w:author="Sammartano, Marc (BIC USA)" w:date="2015-08-16T17:09:00Z"/>
              <w:rFonts w:eastAsiaTheme="minorEastAsia"/>
              <w:noProof/>
            </w:rPr>
          </w:pPr>
          <w:ins w:id="24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Appendix A – Command List</w:t>
            </w:r>
            <w:r>
              <w:rPr>
                <w:noProof/>
                <w:webHidden/>
              </w:rPr>
              <w:tab/>
            </w:r>
            <w:r>
              <w:rPr>
                <w:noProof/>
                <w:webHidden/>
              </w:rPr>
              <w:fldChar w:fldCharType="begin"/>
            </w:r>
            <w:r>
              <w:rPr>
                <w:noProof/>
                <w:webHidden/>
              </w:rPr>
              <w:instrText xml:space="preserve"> PAGEREF _Toc427508920 \h </w:instrText>
            </w:r>
            <w:r>
              <w:rPr>
                <w:noProof/>
                <w:webHidden/>
              </w:rPr>
            </w:r>
          </w:ins>
          <w:r>
            <w:rPr>
              <w:noProof/>
              <w:webHidden/>
            </w:rPr>
            <w:fldChar w:fldCharType="separate"/>
          </w:r>
          <w:ins w:id="2435" w:author="Sammartano, Marc (BIC USA)" w:date="2015-08-16T17:11:00Z">
            <w:r>
              <w:rPr>
                <w:noProof/>
                <w:webHidden/>
              </w:rPr>
              <w:t>175</w:t>
            </w:r>
          </w:ins>
          <w:ins w:id="2436"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437" w:author="Sammartano, Marc (BIC USA)" w:date="2015-08-16T17:09:00Z"/>
              <w:rFonts w:eastAsiaTheme="minorEastAsia"/>
              <w:noProof/>
            </w:rPr>
          </w:pPr>
          <w:ins w:id="24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Appendix B – Sample Programs</w:t>
            </w:r>
            <w:r>
              <w:rPr>
                <w:noProof/>
                <w:webHidden/>
              </w:rPr>
              <w:tab/>
            </w:r>
            <w:r>
              <w:rPr>
                <w:noProof/>
                <w:webHidden/>
              </w:rPr>
              <w:fldChar w:fldCharType="begin"/>
            </w:r>
            <w:r>
              <w:rPr>
                <w:noProof/>
                <w:webHidden/>
              </w:rPr>
              <w:instrText xml:space="preserve"> PAGEREF _Toc427508921 \h </w:instrText>
            </w:r>
            <w:r>
              <w:rPr>
                <w:noProof/>
                <w:webHidden/>
              </w:rPr>
            </w:r>
          </w:ins>
          <w:r>
            <w:rPr>
              <w:noProof/>
              <w:webHidden/>
            </w:rPr>
            <w:fldChar w:fldCharType="separate"/>
          </w:r>
          <w:ins w:id="2439" w:author="Sammartano, Marc (BIC USA)" w:date="2015-08-16T17:11:00Z">
            <w:r>
              <w:rPr>
                <w:noProof/>
                <w:webHidden/>
              </w:rPr>
              <w:t>186</w:t>
            </w:r>
          </w:ins>
          <w:ins w:id="244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441" w:author="Sammartano, Marc (BIC USA)" w:date="2015-08-16T17:09:00Z"/>
              <w:rFonts w:eastAsiaTheme="minorEastAsia"/>
              <w:noProof/>
            </w:rPr>
          </w:pPr>
          <w:ins w:id="24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Appendix C – Launcher Shortcut Tutorial</w:t>
            </w:r>
            <w:r>
              <w:rPr>
                <w:noProof/>
                <w:webHidden/>
              </w:rPr>
              <w:tab/>
            </w:r>
            <w:r>
              <w:rPr>
                <w:noProof/>
                <w:webHidden/>
              </w:rPr>
              <w:fldChar w:fldCharType="begin"/>
            </w:r>
            <w:r>
              <w:rPr>
                <w:noProof/>
                <w:webHidden/>
              </w:rPr>
              <w:instrText xml:space="preserve"> PAGEREF _Toc427508922 \h </w:instrText>
            </w:r>
            <w:r>
              <w:rPr>
                <w:noProof/>
                <w:webHidden/>
              </w:rPr>
            </w:r>
          </w:ins>
          <w:r>
            <w:rPr>
              <w:noProof/>
              <w:webHidden/>
            </w:rPr>
            <w:fldChar w:fldCharType="separate"/>
          </w:r>
          <w:ins w:id="2443" w:author="Sammartano, Marc (BIC USA)" w:date="2015-08-16T17:11:00Z">
            <w:r>
              <w:rPr>
                <w:noProof/>
                <w:webHidden/>
              </w:rPr>
              <w:t>187</w:t>
            </w:r>
          </w:ins>
          <w:ins w:id="24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45" w:author="Sammartano, Marc (BIC USA)" w:date="2015-08-16T17:09:00Z"/>
              <w:rFonts w:eastAsiaTheme="minorEastAsia"/>
              <w:noProof/>
            </w:rPr>
          </w:pPr>
          <w:ins w:id="24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_Toc427508923 \h </w:instrText>
            </w:r>
            <w:r>
              <w:rPr>
                <w:noProof/>
                <w:webHidden/>
              </w:rPr>
            </w:r>
          </w:ins>
          <w:r>
            <w:rPr>
              <w:noProof/>
              <w:webHidden/>
            </w:rPr>
            <w:fldChar w:fldCharType="separate"/>
          </w:r>
          <w:ins w:id="2447" w:author="Sammartano, Marc (BIC USA)" w:date="2015-08-16T17:11:00Z">
            <w:r>
              <w:rPr>
                <w:noProof/>
                <w:webHidden/>
              </w:rPr>
              <w:t>187</w:t>
            </w:r>
          </w:ins>
          <w:ins w:id="244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49" w:author="Sammartano, Marc (BIC USA)" w:date="2015-08-16T17:09:00Z"/>
              <w:rFonts w:eastAsiaTheme="minorEastAsia"/>
              <w:noProof/>
            </w:rPr>
          </w:pPr>
          <w:ins w:id="24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_Toc427508924 \h </w:instrText>
            </w:r>
            <w:r>
              <w:rPr>
                <w:noProof/>
                <w:webHidden/>
              </w:rPr>
            </w:r>
          </w:ins>
          <w:r>
            <w:rPr>
              <w:noProof/>
              <w:webHidden/>
            </w:rPr>
            <w:fldChar w:fldCharType="separate"/>
          </w:r>
          <w:ins w:id="2451" w:author="Sammartano, Marc (BIC USA)" w:date="2015-08-16T17:11:00Z">
            <w:r>
              <w:rPr>
                <w:noProof/>
                <w:webHidden/>
              </w:rPr>
              <w:t>187</w:t>
            </w:r>
          </w:ins>
          <w:ins w:id="24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53" w:author="Sammartano, Marc (BIC USA)" w:date="2015-08-16T17:09:00Z"/>
              <w:rFonts w:eastAsiaTheme="minorEastAsia"/>
              <w:noProof/>
            </w:rPr>
          </w:pPr>
          <w:ins w:id="24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_Toc427508925 \h </w:instrText>
            </w:r>
            <w:r>
              <w:rPr>
                <w:noProof/>
                <w:webHidden/>
              </w:rPr>
            </w:r>
          </w:ins>
          <w:r>
            <w:rPr>
              <w:noProof/>
              <w:webHidden/>
            </w:rPr>
            <w:fldChar w:fldCharType="separate"/>
          </w:r>
          <w:ins w:id="2455" w:author="Sammartano, Marc (BIC USA)" w:date="2015-08-16T17:11:00Z">
            <w:r>
              <w:rPr>
                <w:noProof/>
                <w:webHidden/>
              </w:rPr>
              <w:t>188</w:t>
            </w:r>
          </w:ins>
          <w:ins w:id="245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57" w:author="Sammartano, Marc (BIC USA)" w:date="2015-08-16T17:09:00Z"/>
              <w:rFonts w:eastAsiaTheme="minorEastAsia"/>
              <w:noProof/>
            </w:rPr>
          </w:pPr>
          <w:ins w:id="245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What you need to know</w:t>
            </w:r>
            <w:r>
              <w:rPr>
                <w:noProof/>
                <w:webHidden/>
              </w:rPr>
              <w:tab/>
            </w:r>
            <w:r>
              <w:rPr>
                <w:noProof/>
                <w:webHidden/>
              </w:rPr>
              <w:fldChar w:fldCharType="begin"/>
            </w:r>
            <w:r>
              <w:rPr>
                <w:noProof/>
                <w:webHidden/>
              </w:rPr>
              <w:instrText xml:space="preserve"> PAGEREF _Toc427508926 \h </w:instrText>
            </w:r>
            <w:r>
              <w:rPr>
                <w:noProof/>
                <w:webHidden/>
              </w:rPr>
            </w:r>
          </w:ins>
          <w:r>
            <w:rPr>
              <w:noProof/>
              <w:webHidden/>
            </w:rPr>
            <w:fldChar w:fldCharType="separate"/>
          </w:r>
          <w:ins w:id="2459" w:author="Sammartano, Marc (BIC USA)" w:date="2015-08-16T17:11:00Z">
            <w:r>
              <w:rPr>
                <w:noProof/>
                <w:webHidden/>
              </w:rPr>
              <w:t>189</w:t>
            </w:r>
          </w:ins>
          <w:ins w:id="2460"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461" w:author="Sammartano, Marc (BIC USA)" w:date="2015-08-16T17:09:00Z"/>
              <w:rFonts w:eastAsiaTheme="minorEastAsia"/>
              <w:noProof/>
            </w:rPr>
          </w:pPr>
          <w:ins w:id="246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Appendix D – Building a Standalone Application</w:t>
            </w:r>
            <w:r>
              <w:rPr>
                <w:noProof/>
                <w:webHidden/>
              </w:rPr>
              <w:tab/>
            </w:r>
            <w:r>
              <w:rPr>
                <w:noProof/>
                <w:webHidden/>
              </w:rPr>
              <w:fldChar w:fldCharType="begin"/>
            </w:r>
            <w:r>
              <w:rPr>
                <w:noProof/>
                <w:webHidden/>
              </w:rPr>
              <w:instrText xml:space="preserve"> PAGEREF _Toc427508927 \h </w:instrText>
            </w:r>
            <w:r>
              <w:rPr>
                <w:noProof/>
                <w:webHidden/>
              </w:rPr>
            </w:r>
          </w:ins>
          <w:r>
            <w:rPr>
              <w:noProof/>
              <w:webHidden/>
            </w:rPr>
            <w:fldChar w:fldCharType="separate"/>
          </w:r>
          <w:ins w:id="2463" w:author="Sammartano, Marc (BIC USA)" w:date="2015-08-16T17:11:00Z">
            <w:r>
              <w:rPr>
                <w:noProof/>
                <w:webHidden/>
              </w:rPr>
              <w:t>190</w:t>
            </w:r>
          </w:ins>
          <w:ins w:id="246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65" w:author="Sammartano, Marc (BIC USA)" w:date="2015-08-16T17:09:00Z"/>
              <w:rFonts w:eastAsiaTheme="minorEastAsia"/>
              <w:noProof/>
            </w:rPr>
          </w:pPr>
          <w:ins w:id="246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Introduction</w:t>
            </w:r>
            <w:r>
              <w:rPr>
                <w:noProof/>
                <w:webHidden/>
              </w:rPr>
              <w:tab/>
            </w:r>
            <w:r>
              <w:rPr>
                <w:noProof/>
                <w:webHidden/>
              </w:rPr>
              <w:fldChar w:fldCharType="begin"/>
            </w:r>
            <w:r>
              <w:rPr>
                <w:noProof/>
                <w:webHidden/>
              </w:rPr>
              <w:instrText xml:space="preserve"> PAGEREF _Toc427508928 \h </w:instrText>
            </w:r>
            <w:r>
              <w:rPr>
                <w:noProof/>
                <w:webHidden/>
              </w:rPr>
            </w:r>
          </w:ins>
          <w:r>
            <w:rPr>
              <w:noProof/>
              <w:webHidden/>
            </w:rPr>
            <w:fldChar w:fldCharType="separate"/>
          </w:r>
          <w:ins w:id="2467" w:author="Sammartano, Marc (BIC USA)" w:date="2015-08-16T17:11:00Z">
            <w:r>
              <w:rPr>
                <w:noProof/>
                <w:webHidden/>
              </w:rPr>
              <w:t>190</w:t>
            </w:r>
          </w:ins>
          <w:ins w:id="246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69" w:author="Sammartano, Marc (BIC USA)" w:date="2015-08-16T17:09:00Z"/>
              <w:rFonts w:eastAsiaTheme="minorEastAsia"/>
              <w:noProof/>
            </w:rPr>
          </w:pPr>
          <w:ins w:id="247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"_Toc427508929"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License Information</w:t>
            </w:r>
            <w:r>
              <w:rPr>
                <w:noProof/>
                <w:webHidden/>
              </w:rPr>
              <w:tab/>
            </w:r>
            <w:r>
              <w:rPr>
                <w:noProof/>
                <w:webHidden/>
              </w:rPr>
              <w:fldChar w:fldCharType="begin"/>
            </w:r>
            <w:r>
              <w:rPr>
                <w:noProof/>
                <w:webHidden/>
              </w:rPr>
              <w:instrText xml:space="preserve"> PAGEREF _Toc427508929 \h </w:instrText>
            </w:r>
            <w:r>
              <w:rPr>
                <w:noProof/>
                <w:webHidden/>
              </w:rPr>
            </w:r>
          </w:ins>
          <w:r>
            <w:rPr>
              <w:noProof/>
              <w:webHidden/>
            </w:rPr>
            <w:fldChar w:fldCharType="separate"/>
          </w:r>
          <w:ins w:id="2471" w:author="Sammartano, Marc (BIC USA)" w:date="2015-08-16T17:11:00Z">
            <w:r>
              <w:rPr>
                <w:noProof/>
                <w:webHidden/>
              </w:rPr>
              <w:t>190</w:t>
            </w:r>
          </w:ins>
          <w:ins w:id="247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73" w:author="Sammartano, Marc (BIC USA)" w:date="2015-08-16T17:09:00Z"/>
              <w:rFonts w:eastAsiaTheme="minorEastAsia"/>
              <w:noProof/>
            </w:rPr>
          </w:pPr>
          <w:ins w:id="247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Before You Start</w:t>
            </w:r>
            <w:r>
              <w:rPr>
                <w:noProof/>
                <w:webHidden/>
              </w:rPr>
              <w:tab/>
            </w:r>
            <w:r>
              <w:rPr>
                <w:noProof/>
                <w:webHidden/>
              </w:rPr>
              <w:fldChar w:fldCharType="begin"/>
            </w:r>
            <w:r>
              <w:rPr>
                <w:noProof/>
                <w:webHidden/>
              </w:rPr>
              <w:instrText xml:space="preserve"> PAGEREF _Toc427508930 \h </w:instrText>
            </w:r>
            <w:r>
              <w:rPr>
                <w:noProof/>
                <w:webHidden/>
              </w:rPr>
            </w:r>
          </w:ins>
          <w:r>
            <w:rPr>
              <w:noProof/>
              <w:webHidden/>
            </w:rPr>
            <w:fldChar w:fldCharType="separate"/>
          </w:r>
          <w:ins w:id="2475" w:author="Sammartano, Marc (BIC USA)" w:date="2015-08-16T17:11:00Z">
            <w:r>
              <w:rPr>
                <w:noProof/>
                <w:webHidden/>
              </w:rPr>
              <w:t>190</w:t>
            </w:r>
          </w:ins>
          <w:ins w:id="247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77" w:author="Sammartano, Marc (BIC USA)" w:date="2015-08-16T17:09:00Z"/>
              <w:rFonts w:eastAsiaTheme="minorEastAsia"/>
              <w:noProof/>
            </w:rPr>
          </w:pPr>
          <w:ins w:id="247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Setting Up the Development Environment</w:t>
            </w:r>
            <w:r>
              <w:rPr>
                <w:noProof/>
                <w:webHidden/>
              </w:rPr>
              <w:tab/>
            </w:r>
            <w:r>
              <w:rPr>
                <w:noProof/>
                <w:webHidden/>
              </w:rPr>
              <w:fldChar w:fldCharType="begin"/>
            </w:r>
            <w:r>
              <w:rPr>
                <w:noProof/>
                <w:webHidden/>
              </w:rPr>
              <w:instrText xml:space="preserve"> PAGEREF _Toc427508931 \h </w:instrText>
            </w:r>
            <w:r>
              <w:rPr>
                <w:noProof/>
                <w:webHidden/>
              </w:rPr>
            </w:r>
          </w:ins>
          <w:r>
            <w:rPr>
              <w:noProof/>
              <w:webHidden/>
            </w:rPr>
            <w:fldChar w:fldCharType="separate"/>
          </w:r>
          <w:ins w:id="2479" w:author="Sammartano, Marc (BIC USA)" w:date="2015-08-16T17:11:00Z">
            <w:r>
              <w:rPr>
                <w:noProof/>
                <w:webHidden/>
              </w:rPr>
              <w:t>190</w:t>
            </w:r>
          </w:ins>
          <w:ins w:id="248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81" w:author="Sammartano, Marc (BIC USA)" w:date="2015-08-16T17:09:00Z"/>
              <w:rFonts w:eastAsiaTheme="minorEastAsia"/>
              <w:noProof/>
            </w:rPr>
          </w:pPr>
          <w:ins w:id="248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_Toc427508932 \h </w:instrText>
            </w:r>
            <w:r>
              <w:rPr>
                <w:noProof/>
                <w:webHidden/>
              </w:rPr>
            </w:r>
          </w:ins>
          <w:r>
            <w:rPr>
              <w:noProof/>
              <w:webHidden/>
            </w:rPr>
            <w:fldChar w:fldCharType="separate"/>
          </w:r>
          <w:ins w:id="2483" w:author="Sammartano, Marc (BIC USA)" w:date="2015-08-16T17:11:00Z">
            <w:r>
              <w:rPr>
                <w:noProof/>
                <w:webHidden/>
              </w:rPr>
              <w:t>191</w:t>
            </w:r>
          </w:ins>
          <w:ins w:id="248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85" w:author="Sammartano, Marc (BIC USA)" w:date="2015-08-16T17:09:00Z"/>
              <w:rFonts w:eastAsiaTheme="minorEastAsia"/>
              <w:noProof/>
            </w:rPr>
          </w:pPr>
          <w:ins w:id="248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_Toc427508933 \h </w:instrText>
            </w:r>
            <w:r>
              <w:rPr>
                <w:noProof/>
                <w:webHidden/>
              </w:rPr>
            </w:r>
          </w:ins>
          <w:r>
            <w:rPr>
              <w:noProof/>
              <w:webHidden/>
            </w:rPr>
            <w:fldChar w:fldCharType="separate"/>
          </w:r>
          <w:ins w:id="2487" w:author="Sammartano, Marc (BIC USA)" w:date="2015-08-16T17:11:00Z">
            <w:r>
              <w:rPr>
                <w:noProof/>
                <w:webHidden/>
              </w:rPr>
              <w:t>191</w:t>
            </w:r>
          </w:ins>
          <w:ins w:id="248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89" w:author="Sammartano, Marc (BIC USA)" w:date="2015-08-16T17:09:00Z"/>
              <w:rFonts w:eastAsiaTheme="minorEastAsia"/>
              <w:noProof/>
            </w:rPr>
          </w:pPr>
          <w:ins w:id="249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Create a New Project in Eclipse</w:t>
            </w:r>
            <w:r>
              <w:rPr>
                <w:noProof/>
                <w:webHidden/>
              </w:rPr>
              <w:tab/>
            </w:r>
            <w:r>
              <w:rPr>
                <w:noProof/>
                <w:webHidden/>
              </w:rPr>
              <w:fldChar w:fldCharType="begin"/>
            </w:r>
            <w:r>
              <w:rPr>
                <w:noProof/>
                <w:webHidden/>
              </w:rPr>
              <w:instrText xml:space="preserve"> PAGEREF _Toc427508934 \h </w:instrText>
            </w:r>
            <w:r>
              <w:rPr>
                <w:noProof/>
                <w:webHidden/>
              </w:rPr>
            </w:r>
          </w:ins>
          <w:r>
            <w:rPr>
              <w:noProof/>
              <w:webHidden/>
            </w:rPr>
            <w:fldChar w:fldCharType="separate"/>
          </w:r>
          <w:ins w:id="2491" w:author="Sammartano, Marc (BIC USA)" w:date="2015-08-16T17:11:00Z">
            <w:r>
              <w:rPr>
                <w:noProof/>
                <w:webHidden/>
              </w:rPr>
              <w:t>192</w:t>
            </w:r>
          </w:ins>
          <w:ins w:id="249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93" w:author="Sammartano, Marc (BIC USA)" w:date="2015-08-16T17:09:00Z"/>
              <w:rFonts w:eastAsiaTheme="minorEastAsia"/>
              <w:noProof/>
            </w:rPr>
          </w:pPr>
          <w:ins w:id="249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Rename the Package</w:t>
            </w:r>
            <w:r>
              <w:rPr>
                <w:noProof/>
                <w:webHidden/>
              </w:rPr>
              <w:tab/>
            </w:r>
            <w:r>
              <w:rPr>
                <w:noProof/>
                <w:webHidden/>
              </w:rPr>
              <w:fldChar w:fldCharType="begin"/>
            </w:r>
            <w:r>
              <w:rPr>
                <w:noProof/>
                <w:webHidden/>
              </w:rPr>
              <w:instrText xml:space="preserve"> PAGEREF _Toc427508935 \h </w:instrText>
            </w:r>
            <w:r>
              <w:rPr>
                <w:noProof/>
                <w:webHidden/>
              </w:rPr>
            </w:r>
          </w:ins>
          <w:r>
            <w:rPr>
              <w:noProof/>
              <w:webHidden/>
            </w:rPr>
            <w:fldChar w:fldCharType="separate"/>
          </w:r>
          <w:ins w:id="2495" w:author="Sammartano, Marc (BIC USA)" w:date="2015-08-16T17:11:00Z">
            <w:r>
              <w:rPr>
                <w:noProof/>
                <w:webHidden/>
              </w:rPr>
              <w:t>193</w:t>
            </w:r>
          </w:ins>
          <w:ins w:id="249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497" w:author="Sammartano, Marc (BIC USA)" w:date="2015-08-16T17:09:00Z"/>
              <w:rFonts w:eastAsiaTheme="minorEastAsia"/>
              <w:noProof/>
            </w:rPr>
          </w:pPr>
          <w:ins w:id="249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Modifications to setup.xml</w:t>
            </w:r>
            <w:r>
              <w:rPr>
                <w:noProof/>
                <w:webHidden/>
              </w:rPr>
              <w:tab/>
            </w:r>
            <w:r>
              <w:rPr>
                <w:noProof/>
                <w:webHidden/>
              </w:rPr>
              <w:fldChar w:fldCharType="begin"/>
            </w:r>
            <w:r>
              <w:rPr>
                <w:noProof/>
                <w:webHidden/>
              </w:rPr>
              <w:instrText xml:space="preserve"> PAGEREF _Toc427508936 \h </w:instrText>
            </w:r>
            <w:r>
              <w:rPr>
                <w:noProof/>
                <w:webHidden/>
              </w:rPr>
            </w:r>
          </w:ins>
          <w:r>
            <w:rPr>
              <w:noProof/>
              <w:webHidden/>
            </w:rPr>
            <w:fldChar w:fldCharType="separate"/>
          </w:r>
          <w:ins w:id="2499" w:author="Sammartano, Marc (BIC USA)" w:date="2015-08-16T17:11:00Z">
            <w:r>
              <w:rPr>
                <w:noProof/>
                <w:webHidden/>
              </w:rPr>
              <w:t>194</w:t>
            </w:r>
          </w:ins>
          <w:ins w:id="250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01" w:author="Sammartano, Marc (BIC USA)" w:date="2015-08-16T17:09:00Z"/>
              <w:rFonts w:eastAsiaTheme="minorEastAsia"/>
              <w:noProof/>
            </w:rPr>
          </w:pPr>
          <w:ins w:id="250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Advanced Customization with setup.xml</w:t>
            </w:r>
            <w:r>
              <w:rPr>
                <w:noProof/>
                <w:webHidden/>
              </w:rPr>
              <w:tab/>
            </w:r>
            <w:r>
              <w:rPr>
                <w:noProof/>
                <w:webHidden/>
              </w:rPr>
              <w:fldChar w:fldCharType="begin"/>
            </w:r>
            <w:r>
              <w:rPr>
                <w:noProof/>
                <w:webHidden/>
              </w:rPr>
              <w:instrText xml:space="preserve"> PAGEREF _Toc427508937 \h </w:instrText>
            </w:r>
            <w:r>
              <w:rPr>
                <w:noProof/>
                <w:webHidden/>
              </w:rPr>
            </w:r>
          </w:ins>
          <w:r>
            <w:rPr>
              <w:noProof/>
              <w:webHidden/>
            </w:rPr>
            <w:fldChar w:fldCharType="separate"/>
          </w:r>
          <w:ins w:id="2503" w:author="Sammartano, Marc (BIC USA)" w:date="2015-08-16T17:11:00Z">
            <w:r>
              <w:rPr>
                <w:noProof/>
                <w:webHidden/>
              </w:rPr>
              <w:t>196</w:t>
            </w:r>
          </w:ins>
          <w:ins w:id="250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05" w:author="Sammartano, Marc (BIC USA)" w:date="2015-08-16T17:09:00Z"/>
              <w:rFonts w:eastAsiaTheme="minorEastAsia"/>
              <w:noProof/>
            </w:rPr>
          </w:pPr>
          <w:ins w:id="250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Files and Resources</w:t>
            </w:r>
            <w:r>
              <w:rPr>
                <w:noProof/>
                <w:webHidden/>
              </w:rPr>
              <w:tab/>
            </w:r>
            <w:r>
              <w:rPr>
                <w:noProof/>
                <w:webHidden/>
              </w:rPr>
              <w:fldChar w:fldCharType="begin"/>
            </w:r>
            <w:r>
              <w:rPr>
                <w:noProof/>
                <w:webHidden/>
              </w:rPr>
              <w:instrText xml:space="preserve"> PAGEREF _Toc427508938 \h </w:instrText>
            </w:r>
            <w:r>
              <w:rPr>
                <w:noProof/>
                <w:webHidden/>
              </w:rPr>
            </w:r>
          </w:ins>
          <w:r>
            <w:rPr>
              <w:noProof/>
              <w:webHidden/>
            </w:rPr>
            <w:fldChar w:fldCharType="separate"/>
          </w:r>
          <w:ins w:id="2507" w:author="Sammartano, Marc (BIC USA)" w:date="2015-08-16T17:11:00Z">
            <w:r>
              <w:rPr>
                <w:noProof/>
                <w:webHidden/>
              </w:rPr>
              <w:t>197</w:t>
            </w:r>
          </w:ins>
          <w:ins w:id="2508"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09" w:author="Sammartano, Marc (BIC USA)" w:date="2015-08-16T17:09:00Z"/>
              <w:rFonts w:eastAsiaTheme="minorEastAsia"/>
              <w:noProof/>
            </w:rPr>
          </w:pPr>
          <w:ins w:id="251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"_Toc427508939"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Testing the APK</w:t>
            </w:r>
            <w:r>
              <w:rPr>
                <w:noProof/>
                <w:webHidden/>
              </w:rPr>
              <w:tab/>
            </w:r>
            <w:r>
              <w:rPr>
                <w:noProof/>
                <w:webHidden/>
              </w:rPr>
              <w:fldChar w:fldCharType="begin"/>
            </w:r>
            <w:r>
              <w:rPr>
                <w:noProof/>
                <w:webHidden/>
              </w:rPr>
              <w:instrText xml:space="preserve"> PAGEREF _Toc427508939 \h </w:instrText>
            </w:r>
            <w:r>
              <w:rPr>
                <w:noProof/>
                <w:webHidden/>
              </w:rPr>
            </w:r>
          </w:ins>
          <w:r>
            <w:rPr>
              <w:noProof/>
              <w:webHidden/>
            </w:rPr>
            <w:fldChar w:fldCharType="separate"/>
          </w:r>
          <w:ins w:id="2511" w:author="Sammartano, Marc (BIC USA)" w:date="2015-08-16T17:11:00Z">
            <w:r>
              <w:rPr>
                <w:noProof/>
                <w:webHidden/>
              </w:rPr>
              <w:t>198</w:t>
            </w:r>
          </w:ins>
          <w:ins w:id="251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13" w:author="Sammartano, Marc (BIC USA)" w:date="2015-08-16T17:09:00Z"/>
              <w:rFonts w:eastAsiaTheme="minorEastAsia"/>
              <w:noProof/>
            </w:rPr>
          </w:pPr>
          <w:ins w:id="251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Installing a BASIC! Program into the Application</w:t>
            </w:r>
            <w:r>
              <w:rPr>
                <w:noProof/>
                <w:webHidden/>
              </w:rPr>
              <w:tab/>
            </w:r>
            <w:r>
              <w:rPr>
                <w:noProof/>
                <w:webHidden/>
              </w:rPr>
              <w:fldChar w:fldCharType="begin"/>
            </w:r>
            <w:r>
              <w:rPr>
                <w:noProof/>
                <w:webHidden/>
              </w:rPr>
              <w:instrText xml:space="preserve"> PAGEREF _Toc427508940 \h </w:instrText>
            </w:r>
            <w:r>
              <w:rPr>
                <w:noProof/>
                <w:webHidden/>
              </w:rPr>
            </w:r>
          </w:ins>
          <w:r>
            <w:rPr>
              <w:noProof/>
              <w:webHidden/>
            </w:rPr>
            <w:fldChar w:fldCharType="separate"/>
          </w:r>
          <w:ins w:id="2515" w:author="Sammartano, Marc (BIC USA)" w:date="2015-08-16T17:11:00Z">
            <w:r>
              <w:rPr>
                <w:noProof/>
                <w:webHidden/>
              </w:rPr>
              <w:t>199</w:t>
            </w:r>
          </w:ins>
          <w:ins w:id="2516"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17" w:author="Sammartano, Marc (BIC USA)" w:date="2015-08-16T17:09:00Z"/>
              <w:rFonts w:eastAsiaTheme="minorEastAsia"/>
              <w:noProof/>
            </w:rPr>
          </w:pPr>
          <w:ins w:id="2518" w:author="Sammartano, Marc (BIC USA)" w:date="2015-08-16T17:09:00Z">
            <w:r w:rsidRPr="000A4A1C">
              <w:rPr>
                <w:rStyle w:val="Hyperlink"/>
                <w:noProof/>
              </w:rPr>
              <w:lastRenderedPageBreak/>
              <w:fldChar w:fldCharType="begin"/>
            </w:r>
            <w:r w:rsidRPr="000A4A1C">
              <w:rPr>
                <w:rStyle w:val="Hyperlink"/>
                <w:noProof/>
              </w:rPr>
              <w:instrText xml:space="preserve"> </w:instrText>
            </w:r>
            <w:r>
              <w:rPr>
                <w:noProof/>
              </w:rPr>
              <w:instrText>HYPERLINK \l "_Toc427508941"</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Application Icons</w:t>
            </w:r>
            <w:r>
              <w:rPr>
                <w:noProof/>
                <w:webHidden/>
              </w:rPr>
              <w:tab/>
            </w:r>
            <w:r>
              <w:rPr>
                <w:noProof/>
                <w:webHidden/>
              </w:rPr>
              <w:fldChar w:fldCharType="begin"/>
            </w:r>
            <w:r>
              <w:rPr>
                <w:noProof/>
                <w:webHidden/>
              </w:rPr>
              <w:instrText xml:space="preserve"> PAGEREF _Toc427508941 \h </w:instrText>
            </w:r>
            <w:r>
              <w:rPr>
                <w:noProof/>
                <w:webHidden/>
              </w:rPr>
            </w:r>
          </w:ins>
          <w:r>
            <w:rPr>
              <w:noProof/>
              <w:webHidden/>
            </w:rPr>
            <w:fldChar w:fldCharType="separate"/>
          </w:r>
          <w:ins w:id="2519" w:author="Sammartano, Marc (BIC USA)" w:date="2015-08-16T17:11:00Z">
            <w:r>
              <w:rPr>
                <w:noProof/>
                <w:webHidden/>
              </w:rPr>
              <w:t>200</w:t>
            </w:r>
          </w:ins>
          <w:ins w:id="252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21" w:author="Sammartano, Marc (BIC USA)" w:date="2015-08-16T17:09:00Z"/>
              <w:rFonts w:eastAsiaTheme="minorEastAsia"/>
              <w:noProof/>
            </w:rPr>
          </w:pPr>
          <w:ins w:id="252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"_Toc427508942"</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Modifications to the AndroidManifest.xml File</w:t>
            </w:r>
            <w:r>
              <w:rPr>
                <w:noProof/>
                <w:webHidden/>
              </w:rPr>
              <w:tab/>
            </w:r>
            <w:r>
              <w:rPr>
                <w:noProof/>
                <w:webHidden/>
              </w:rPr>
              <w:fldChar w:fldCharType="begin"/>
            </w:r>
            <w:r>
              <w:rPr>
                <w:noProof/>
                <w:webHidden/>
              </w:rPr>
              <w:instrText xml:space="preserve"> PAGEREF _Toc427508942 \h </w:instrText>
            </w:r>
            <w:r>
              <w:rPr>
                <w:noProof/>
                <w:webHidden/>
              </w:rPr>
            </w:r>
          </w:ins>
          <w:r>
            <w:rPr>
              <w:noProof/>
              <w:webHidden/>
            </w:rPr>
            <w:fldChar w:fldCharType="separate"/>
          </w:r>
          <w:ins w:id="2523" w:author="Sammartano, Marc (BIC USA)" w:date="2015-08-16T17:11:00Z">
            <w:r>
              <w:rPr>
                <w:noProof/>
                <w:webHidden/>
              </w:rPr>
              <w:t>201</w:t>
            </w:r>
          </w:ins>
          <w:ins w:id="2524"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525" w:author="Sammartano, Marc (BIC USA)" w:date="2015-08-16T17:09:00Z"/>
              <w:rFonts w:eastAsiaTheme="minorEastAsia"/>
              <w:noProof/>
            </w:rPr>
          </w:pPr>
          <w:ins w:id="252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"_Toc427508943"</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Setting the Version Number and Version Name</w:t>
            </w:r>
            <w:r>
              <w:rPr>
                <w:noProof/>
                <w:webHidden/>
              </w:rPr>
              <w:tab/>
            </w:r>
            <w:r>
              <w:rPr>
                <w:noProof/>
                <w:webHidden/>
              </w:rPr>
              <w:fldChar w:fldCharType="begin"/>
            </w:r>
            <w:r>
              <w:rPr>
                <w:noProof/>
                <w:webHidden/>
              </w:rPr>
              <w:instrText xml:space="preserve"> PAGEREF _Toc427508943 \h </w:instrText>
            </w:r>
            <w:r>
              <w:rPr>
                <w:noProof/>
                <w:webHidden/>
              </w:rPr>
            </w:r>
          </w:ins>
          <w:r>
            <w:rPr>
              <w:noProof/>
              <w:webHidden/>
            </w:rPr>
            <w:fldChar w:fldCharType="separate"/>
          </w:r>
          <w:ins w:id="2527" w:author="Sammartano, Marc (BIC USA)" w:date="2015-08-16T17:11:00Z">
            <w:r>
              <w:rPr>
                <w:noProof/>
                <w:webHidden/>
              </w:rPr>
              <w:t>202</w:t>
            </w:r>
          </w:ins>
          <w:ins w:id="2528"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529" w:author="Sammartano, Marc (BIC USA)" w:date="2015-08-16T17:09:00Z"/>
              <w:rFonts w:eastAsiaTheme="minorEastAsia"/>
              <w:noProof/>
            </w:rPr>
          </w:pPr>
          <w:ins w:id="253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"_Toc427508944"</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Permissions</w:t>
            </w:r>
            <w:r>
              <w:rPr>
                <w:noProof/>
                <w:webHidden/>
              </w:rPr>
              <w:tab/>
            </w:r>
            <w:r>
              <w:rPr>
                <w:noProof/>
                <w:webHidden/>
              </w:rPr>
              <w:fldChar w:fldCharType="begin"/>
            </w:r>
            <w:r>
              <w:rPr>
                <w:noProof/>
                <w:webHidden/>
              </w:rPr>
              <w:instrText xml:space="preserve"> PAGEREF _Toc427508944 \h </w:instrText>
            </w:r>
            <w:r>
              <w:rPr>
                <w:noProof/>
                <w:webHidden/>
              </w:rPr>
            </w:r>
          </w:ins>
          <w:r>
            <w:rPr>
              <w:noProof/>
              <w:webHidden/>
            </w:rPr>
            <w:fldChar w:fldCharType="separate"/>
          </w:r>
          <w:ins w:id="2531" w:author="Sammartano, Marc (BIC USA)" w:date="2015-08-16T17:11:00Z">
            <w:r>
              <w:rPr>
                <w:noProof/>
                <w:webHidden/>
              </w:rPr>
              <w:t>202</w:t>
            </w:r>
          </w:ins>
          <w:ins w:id="2532"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533" w:author="Sammartano, Marc (BIC USA)" w:date="2015-08-16T17:09:00Z"/>
              <w:rFonts w:eastAsiaTheme="minorEastAsia"/>
              <w:noProof/>
            </w:rPr>
          </w:pPr>
          <w:ins w:id="253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"_Toc427508945"</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Disable the Shortcut Launcher</w:t>
            </w:r>
            <w:r>
              <w:rPr>
                <w:noProof/>
                <w:webHidden/>
              </w:rPr>
              <w:tab/>
            </w:r>
            <w:r>
              <w:rPr>
                <w:noProof/>
                <w:webHidden/>
              </w:rPr>
              <w:fldChar w:fldCharType="begin"/>
            </w:r>
            <w:r>
              <w:rPr>
                <w:noProof/>
                <w:webHidden/>
              </w:rPr>
              <w:instrText xml:space="preserve"> PAGEREF _Toc427508945 \h </w:instrText>
            </w:r>
            <w:r>
              <w:rPr>
                <w:noProof/>
                <w:webHidden/>
              </w:rPr>
            </w:r>
          </w:ins>
          <w:r>
            <w:rPr>
              <w:noProof/>
              <w:webHidden/>
            </w:rPr>
            <w:fldChar w:fldCharType="separate"/>
          </w:r>
          <w:ins w:id="2535" w:author="Sammartano, Marc (BIC USA)" w:date="2015-08-16T17:11:00Z">
            <w:r>
              <w:rPr>
                <w:noProof/>
                <w:webHidden/>
              </w:rPr>
              <w:t>202</w:t>
            </w:r>
          </w:ins>
          <w:ins w:id="2536" w:author="Sammartano, Marc (BIC USA)" w:date="2015-08-16T17:09:00Z">
            <w:r>
              <w:rPr>
                <w:noProof/>
                <w:webHidden/>
              </w:rPr>
              <w:fldChar w:fldCharType="end"/>
            </w:r>
            <w:r w:rsidRPr="000A4A1C">
              <w:rPr>
                <w:rStyle w:val="Hyperlink"/>
                <w:noProof/>
              </w:rPr>
              <w:fldChar w:fldCharType="end"/>
            </w:r>
          </w:ins>
        </w:p>
        <w:p w:rsidR="00633430" w:rsidRDefault="00633430">
          <w:pPr>
            <w:pStyle w:val="TOC3"/>
            <w:rPr>
              <w:ins w:id="2537" w:author="Sammartano, Marc (BIC USA)" w:date="2015-08-16T17:09:00Z"/>
              <w:rFonts w:eastAsiaTheme="minorEastAsia"/>
              <w:noProof/>
            </w:rPr>
          </w:pPr>
          <w:ins w:id="2538"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"_Toc427508946"</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Launch at device boot</w:t>
            </w:r>
            <w:r>
              <w:rPr>
                <w:noProof/>
                <w:webHidden/>
              </w:rPr>
              <w:tab/>
            </w:r>
            <w:r>
              <w:rPr>
                <w:noProof/>
                <w:webHidden/>
              </w:rPr>
              <w:fldChar w:fldCharType="begin"/>
            </w:r>
            <w:r>
              <w:rPr>
                <w:noProof/>
                <w:webHidden/>
              </w:rPr>
              <w:instrText xml:space="preserve"> PAGEREF _Toc427508946 \h </w:instrText>
            </w:r>
            <w:r>
              <w:rPr>
                <w:noProof/>
                <w:webHidden/>
              </w:rPr>
            </w:r>
          </w:ins>
          <w:r>
            <w:rPr>
              <w:noProof/>
              <w:webHidden/>
            </w:rPr>
            <w:fldChar w:fldCharType="separate"/>
          </w:r>
          <w:ins w:id="2539" w:author="Sammartano, Marc (BIC USA)" w:date="2015-08-16T17:11:00Z">
            <w:r>
              <w:rPr>
                <w:noProof/>
                <w:webHidden/>
              </w:rPr>
              <w:t>203</w:t>
            </w:r>
          </w:ins>
          <w:ins w:id="2540"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41" w:author="Sammartano, Marc (BIC USA)" w:date="2015-08-16T17:09:00Z"/>
              <w:rFonts w:eastAsiaTheme="minorEastAsia"/>
              <w:noProof/>
            </w:rPr>
          </w:pPr>
          <w:ins w:id="2542"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"_Toc427508947"</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Preferences</w:t>
            </w:r>
            <w:r>
              <w:rPr>
                <w:noProof/>
                <w:webHidden/>
              </w:rPr>
              <w:tab/>
            </w:r>
            <w:r>
              <w:rPr>
                <w:noProof/>
                <w:webHidden/>
              </w:rPr>
              <w:fldChar w:fldCharType="begin"/>
            </w:r>
            <w:r>
              <w:rPr>
                <w:noProof/>
                <w:webHidden/>
              </w:rPr>
              <w:instrText xml:space="preserve"> PAGEREF _Toc427508947 \h </w:instrText>
            </w:r>
            <w:r>
              <w:rPr>
                <w:noProof/>
                <w:webHidden/>
              </w:rPr>
            </w:r>
          </w:ins>
          <w:r>
            <w:rPr>
              <w:noProof/>
              <w:webHidden/>
            </w:rPr>
            <w:fldChar w:fldCharType="separate"/>
          </w:r>
          <w:ins w:id="2543" w:author="Sammartano, Marc (BIC USA)" w:date="2015-08-16T17:11:00Z">
            <w:r>
              <w:rPr>
                <w:noProof/>
                <w:webHidden/>
              </w:rPr>
              <w:t>204</w:t>
            </w:r>
          </w:ins>
          <w:ins w:id="2544"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45" w:author="Sammartano, Marc (BIC USA)" w:date="2015-08-16T17:09:00Z"/>
              <w:rFonts w:eastAsiaTheme="minorEastAsia"/>
              <w:noProof/>
            </w:rPr>
          </w:pPr>
          <w:ins w:id="2546"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"_Toc427508948"</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Finished</w:t>
            </w:r>
            <w:r>
              <w:rPr>
                <w:noProof/>
                <w:webHidden/>
              </w:rPr>
              <w:tab/>
            </w:r>
            <w:r>
              <w:rPr>
                <w:noProof/>
                <w:webHidden/>
              </w:rPr>
              <w:fldChar w:fldCharType="begin"/>
            </w:r>
            <w:r>
              <w:rPr>
                <w:noProof/>
                <w:webHidden/>
              </w:rPr>
              <w:instrText xml:space="preserve"> PAGEREF _Toc427508948 \h </w:instrText>
            </w:r>
            <w:r>
              <w:rPr>
                <w:noProof/>
                <w:webHidden/>
              </w:rPr>
            </w:r>
          </w:ins>
          <w:r>
            <w:rPr>
              <w:noProof/>
              <w:webHidden/>
            </w:rPr>
            <w:fldChar w:fldCharType="separate"/>
          </w:r>
          <w:ins w:id="2547" w:author="Sammartano, Marc (BIC USA)" w:date="2015-08-16T17:11:00Z">
            <w:r>
              <w:rPr>
                <w:noProof/>
                <w:webHidden/>
              </w:rPr>
              <w:t>205</w:t>
            </w:r>
          </w:ins>
          <w:ins w:id="2548" w:author="Sammartano, Marc (BIC USA)" w:date="2015-08-16T17:09:00Z">
            <w:r>
              <w:rPr>
                <w:noProof/>
                <w:webHidden/>
              </w:rPr>
              <w:fldChar w:fldCharType="end"/>
            </w:r>
            <w:r w:rsidRPr="000A4A1C">
              <w:rPr>
                <w:rStyle w:val="Hyperlink"/>
                <w:noProof/>
              </w:rPr>
              <w:fldChar w:fldCharType="end"/>
            </w:r>
          </w:ins>
        </w:p>
        <w:p w:rsidR="00633430" w:rsidRDefault="00633430">
          <w:pPr>
            <w:pStyle w:val="TOC1"/>
            <w:tabs>
              <w:tab w:val="right" w:leader="dot" w:pos="9350"/>
            </w:tabs>
            <w:rPr>
              <w:ins w:id="2549" w:author="Sammartano, Marc (BIC USA)" w:date="2015-08-16T17:09:00Z"/>
              <w:rFonts w:eastAsiaTheme="minorEastAsia"/>
              <w:noProof/>
            </w:rPr>
          </w:pPr>
          <w:ins w:id="2550"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"_Toc427508949"</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noProof/>
              </w:rPr>
              <w:t>Appendix E – BASIC! Distribution License</w:t>
            </w:r>
            <w:r>
              <w:rPr>
                <w:noProof/>
                <w:webHidden/>
              </w:rPr>
              <w:tab/>
            </w:r>
            <w:r>
              <w:rPr>
                <w:noProof/>
                <w:webHidden/>
              </w:rPr>
              <w:fldChar w:fldCharType="begin"/>
            </w:r>
            <w:r>
              <w:rPr>
                <w:noProof/>
                <w:webHidden/>
              </w:rPr>
              <w:instrText xml:space="preserve"> PAGEREF _Toc427508949 \h </w:instrText>
            </w:r>
            <w:r>
              <w:rPr>
                <w:noProof/>
                <w:webHidden/>
              </w:rPr>
            </w:r>
          </w:ins>
          <w:r>
            <w:rPr>
              <w:noProof/>
              <w:webHidden/>
            </w:rPr>
            <w:fldChar w:fldCharType="separate"/>
          </w:r>
          <w:ins w:id="2551" w:author="Sammartano, Marc (BIC USA)" w:date="2015-08-16T17:11:00Z">
            <w:r>
              <w:rPr>
                <w:noProof/>
                <w:webHidden/>
              </w:rPr>
              <w:t>206</w:t>
            </w:r>
          </w:ins>
          <w:ins w:id="2552" w:author="Sammartano, Marc (BIC USA)" w:date="2015-08-16T17:09:00Z">
            <w:r>
              <w:rPr>
                <w:noProof/>
                <w:webHidden/>
              </w:rPr>
              <w:fldChar w:fldCharType="end"/>
            </w:r>
            <w:r w:rsidRPr="000A4A1C">
              <w:rPr>
                <w:rStyle w:val="Hyperlink"/>
                <w:noProof/>
              </w:rPr>
              <w:fldChar w:fldCharType="end"/>
            </w:r>
          </w:ins>
        </w:p>
        <w:p w:rsidR="00633430" w:rsidRDefault="00633430">
          <w:pPr>
            <w:pStyle w:val="TOC2"/>
            <w:rPr>
              <w:ins w:id="2553" w:author="Sammartano, Marc (BIC USA)" w:date="2015-08-16T17:09:00Z"/>
              <w:rFonts w:eastAsiaTheme="minorEastAsia"/>
              <w:noProof/>
            </w:rPr>
          </w:pPr>
          <w:ins w:id="2554" w:author="Sammartano, Marc (BIC USA)" w:date="2015-08-16T17:09:00Z">
            <w:r w:rsidRPr="000A4A1C">
              <w:rPr>
                <w:rStyle w:val="Hyperlink"/>
                <w:noProof/>
              </w:rPr>
              <w:fldChar w:fldCharType="begin"/>
            </w:r>
            <w:r w:rsidRPr="000A4A1C">
              <w:rPr>
                <w:rStyle w:val="Hyperlink"/>
                <w:noProof/>
              </w:rPr>
              <w:instrText xml:space="preserve"> </w:instrText>
            </w:r>
            <w:r>
              <w:rPr>
                <w:noProof/>
              </w:rPr>
              <w:instrText>HYPERLINK \l "_Toc427508950"</w:instrText>
            </w:r>
            <w:r w:rsidRPr="000A4A1C">
              <w:rPr>
                <w:rStyle w:val="Hyperlink"/>
                <w:noProof/>
              </w:rPr>
              <w:instrText xml:space="preserve"> </w:instrText>
            </w:r>
            <w:r w:rsidRPr="000A4A1C">
              <w:rPr>
                <w:rStyle w:val="Hyperlink"/>
                <w:noProof/>
              </w:rPr>
            </w:r>
            <w:r w:rsidRPr="000A4A1C">
              <w:rPr>
                <w:rStyle w:val="Hyperlink"/>
                <w:noProof/>
              </w:rPr>
              <w:fldChar w:fldCharType="separate"/>
            </w:r>
            <w:r w:rsidRPr="000A4A1C">
              <w:rPr>
                <w:rStyle w:val="Hyperlink"/>
                <w:rFonts w:eastAsia="Times New Roman"/>
                <w:noProof/>
              </w:rPr>
              <w:t>Apache Commons</w:t>
            </w:r>
            <w:r>
              <w:rPr>
                <w:noProof/>
                <w:webHidden/>
              </w:rPr>
              <w:tab/>
            </w:r>
            <w:r>
              <w:rPr>
                <w:noProof/>
                <w:webHidden/>
              </w:rPr>
              <w:fldChar w:fldCharType="begin"/>
            </w:r>
            <w:r>
              <w:rPr>
                <w:noProof/>
                <w:webHidden/>
              </w:rPr>
              <w:instrText xml:space="preserve"> PAGEREF _Toc427508950 \h </w:instrText>
            </w:r>
            <w:r>
              <w:rPr>
                <w:noProof/>
                <w:webHidden/>
              </w:rPr>
            </w:r>
          </w:ins>
          <w:r>
            <w:rPr>
              <w:noProof/>
              <w:webHidden/>
            </w:rPr>
            <w:fldChar w:fldCharType="separate"/>
          </w:r>
          <w:ins w:id="2555" w:author="Sammartano, Marc (BIC USA)" w:date="2015-08-16T17:11:00Z">
            <w:r>
              <w:rPr>
                <w:noProof/>
                <w:webHidden/>
              </w:rPr>
              <w:t>2</w:t>
            </w:r>
            <w:r>
              <w:rPr>
                <w:noProof/>
                <w:webHidden/>
              </w:rPr>
              <w:t>1</w:t>
            </w:r>
            <w:r>
              <w:rPr>
                <w:noProof/>
                <w:webHidden/>
              </w:rPr>
              <w:t>7</w:t>
            </w:r>
          </w:ins>
          <w:ins w:id="2556" w:author="Sammartano, Marc (BIC USA)" w:date="2015-08-16T17:09:00Z">
            <w:r>
              <w:rPr>
                <w:noProof/>
                <w:webHidden/>
              </w:rPr>
              <w:fldChar w:fldCharType="end"/>
            </w:r>
            <w:r w:rsidRPr="000A4A1C">
              <w:rPr>
                <w:rStyle w:val="Hyperlink"/>
                <w:noProof/>
              </w:rPr>
              <w:fldChar w:fldCharType="end"/>
            </w:r>
          </w:ins>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2557" w:name="_Toc427508314"/>
      <w:r>
        <w:lastRenderedPageBreak/>
        <w:t>Changes in this Version</w:t>
      </w:r>
      <w:bookmarkEnd w:id="2557"/>
    </w:p>
    <w:p w:rsidR="00C265D0" w:rsidRDefault="0002087A" w:rsidP="00E71007">
      <w:pPr>
        <w:pStyle w:val="ListParagraph"/>
        <w:numPr>
          <w:ilvl w:val="0"/>
          <w:numId w:val="3"/>
        </w:numPr>
      </w:pPr>
      <w:r>
        <w:t>Clarifica</w:t>
      </w:r>
      <w:r w:rsidR="00C265D0">
        <w:t>tions and additional explanations</w:t>
      </w:r>
      <w:del w:id="2558" w:author="Sammartano, Marc (BIC USA)" w:date="2015-05-11T19:36:00Z">
        <w:r w:rsidR="00064566" w:rsidDel="00A94111">
          <w:delText xml:space="preserve"> in</w:delText>
        </w:r>
      </w:del>
      <w:r w:rsidR="00C265D0">
        <w:t>:</w:t>
      </w:r>
    </w:p>
    <w:p w:rsidR="00A94111" w:rsidRDefault="00A94111" w:rsidP="001D1DC2">
      <w:pPr>
        <w:pStyle w:val="ListParagraph"/>
        <w:numPr>
          <w:ilvl w:val="1"/>
          <w:numId w:val="3"/>
        </w:numPr>
        <w:rPr>
          <w:ins w:id="2559" w:author="Sammartano, Marc (BIC USA)" w:date="2015-06-15T12:15:00Z"/>
        </w:rPr>
      </w:pPr>
      <w:ins w:id="2560" w:author="Sammartano, Marc (BIC USA)" w:date="2015-05-11T19:37:00Z">
        <w:r>
          <w:t xml:space="preserve">Editor menu options </w:t>
        </w:r>
      </w:ins>
      <w:ins w:id="2561" w:author="Sammartano, Marc (BIC USA)" w:date="2015-05-11T19:36:00Z">
        <w:r w:rsidRPr="00A94111">
          <w:rPr>
            <w:b/>
            <w:i/>
          </w:rPr>
          <w:t>Load</w:t>
        </w:r>
        <w:r>
          <w:t xml:space="preserve"> and </w:t>
        </w:r>
        <w:r w:rsidRPr="00A94111">
          <w:rPr>
            <w:b/>
            <w:i/>
          </w:rPr>
          <w:t>Save</w:t>
        </w:r>
      </w:ins>
      <w:ins w:id="2562" w:author="Sammartano, Marc (BIC USA)" w:date="2015-05-11T19:37:00Z">
        <w:r>
          <w:t>.</w:t>
        </w:r>
      </w:ins>
    </w:p>
    <w:p w:rsidR="006B6AFC" w:rsidRDefault="006B6AFC" w:rsidP="001D1DC2">
      <w:pPr>
        <w:pStyle w:val="ListParagraph"/>
        <w:numPr>
          <w:ilvl w:val="1"/>
          <w:numId w:val="3"/>
        </w:numPr>
        <w:rPr>
          <w:ins w:id="2563" w:author="Sammartano, Marc (BIC USA)" w:date="2015-06-09T11:06:00Z"/>
        </w:rPr>
      </w:pPr>
      <w:ins w:id="2564" w:author="Sammartano, Marc (BIC USA)" w:date="2015-06-15T12:15:00Z">
        <w:r>
          <w:t xml:space="preserve">Exiting your program if you trap the BACK key with </w:t>
        </w:r>
        <w:r w:rsidRPr="006B6AFC">
          <w:rPr>
            <w:b/>
          </w:rPr>
          <w:t>OnBackKey:</w:t>
        </w:r>
        <w:r>
          <w:t>.</w:t>
        </w:r>
      </w:ins>
    </w:p>
    <w:p w:rsidR="001D5333" w:rsidRPr="00A94111" w:rsidRDefault="001D5333" w:rsidP="001D1DC2">
      <w:pPr>
        <w:pStyle w:val="ListParagraph"/>
        <w:numPr>
          <w:ilvl w:val="1"/>
          <w:numId w:val="3"/>
        </w:numPr>
        <w:rPr>
          <w:ins w:id="2565" w:author="Sammartano, Marc (BIC USA)" w:date="2015-05-11T19:36:00Z"/>
        </w:rPr>
      </w:pPr>
      <w:ins w:id="2566" w:author="Sammartano, Marc (BIC USA)" w:date="2015-06-09T11:06:00Z">
        <w:r>
          <w:t xml:space="preserve">Parentheses </w:t>
        </w:r>
      </w:ins>
      <w:ins w:id="2567" w:author="Sammartano, Marc (BIC USA)" w:date="2015-06-15T12:16:00Z">
        <w:r w:rsidR="00F2166C">
          <w:t>around</w:t>
        </w:r>
      </w:ins>
      <w:ins w:id="2568" w:author="Sammartano, Marc (BIC USA)" w:date="2015-06-09T11:06:00Z">
        <w:r>
          <w:t xml:space="preserve"> variables from mid-line keywords</w:t>
        </w:r>
      </w:ins>
      <w:ins w:id="2569" w:author="Sammartano, Marc (BIC USA)" w:date="2015-06-09T11:07:00Z">
        <w:r>
          <w:t>,</w:t>
        </w:r>
      </w:ins>
      <w:ins w:id="2570" w:author="Sammartano, Marc (BIC USA)" w:date="2015-06-09T11:06:00Z">
        <w:r>
          <w:t xml:space="preserve"> like </w:t>
        </w:r>
      </w:ins>
      <w:ins w:id="2571" w:author="Sammartano, Marc (BIC USA)" w:date="2015-06-09T11:07:00Z">
        <w:r>
          <w:rPr>
            <w:b/>
          </w:rPr>
          <w:t>TO</w:t>
        </w:r>
        <w:r>
          <w:t xml:space="preserve"> in a </w:t>
        </w:r>
        <w:r>
          <w:rPr>
            <w:b/>
          </w:rPr>
          <w:t>FOR</w:t>
        </w:r>
        <w:r>
          <w:t xml:space="preserve"> loop.</w:t>
        </w:r>
      </w:ins>
    </w:p>
    <w:p w:rsidR="001D1DC2" w:rsidRDefault="00AA3A3D" w:rsidP="001D1DC2">
      <w:pPr>
        <w:pStyle w:val="ListParagraph"/>
        <w:numPr>
          <w:ilvl w:val="1"/>
          <w:numId w:val="3"/>
        </w:numPr>
        <w:rPr>
          <w:ins w:id="2572" w:author="Sammartano, Marc (BIC USA)" w:date="2015-06-12T14:40:00Z"/>
        </w:rPr>
      </w:pPr>
      <w:ins w:id="2573" w:author="Sammartano, Marc (BIC USA)" w:date="2015-05-06T17:07:00Z">
        <w:r>
          <w:t xml:space="preserve">Commas in continuation lines </w:t>
        </w:r>
      </w:ins>
      <w:ins w:id="2574" w:author="Sammartano, Marc (BIC USA)" w:date="2015-05-06T17:08:00Z">
        <w:r>
          <w:t>of</w:t>
        </w:r>
      </w:ins>
      <w:ins w:id="2575" w:author="Sammartano, Marc (BIC USA)" w:date="2015-05-06T17:07:00Z">
        <w:r>
          <w:t xml:space="preserve"> </w:t>
        </w:r>
        <w:r>
          <w:rPr>
            <w:b/>
          </w:rPr>
          <w:t>Array.load</w:t>
        </w:r>
        <w:r>
          <w:t xml:space="preserve"> and </w:t>
        </w:r>
        <w:r>
          <w:rPr>
            <w:b/>
          </w:rPr>
          <w:t>List.add</w:t>
        </w:r>
        <w:r>
          <w:t>.</w:t>
        </w:r>
      </w:ins>
    </w:p>
    <w:p w:rsidR="0004730F" w:rsidRDefault="00F2166C" w:rsidP="001D1DC2">
      <w:pPr>
        <w:pStyle w:val="ListParagraph"/>
        <w:numPr>
          <w:ilvl w:val="1"/>
          <w:numId w:val="3"/>
        </w:numPr>
        <w:rPr>
          <w:ins w:id="2576" w:author="Sammartano, Marc (BIC USA)" w:date="2015-06-12T14:42:00Z"/>
        </w:rPr>
      </w:pPr>
      <w:ins w:id="2577" w:author="Sammartano, Marc (BIC USA)" w:date="2015-06-15T12:17:00Z">
        <w:r>
          <w:t xml:space="preserve">"Buffer strings", one byte per character, from </w:t>
        </w:r>
      </w:ins>
      <w:ins w:id="2578" w:author="Sammartano, Marc (BIC USA)" w:date="2015-06-12T14:40:00Z">
        <w:r w:rsidR="0004730F">
          <w:rPr>
            <w:b/>
          </w:rPr>
          <w:t>Byte.read.buffer</w:t>
        </w:r>
      </w:ins>
      <w:ins w:id="2579" w:author="Sammartano, Marc (BIC USA)" w:date="2015-06-12T14:41:00Z">
        <w:r>
          <w:t>,</w:t>
        </w:r>
        <w:r w:rsidR="0004730F">
          <w:t xml:space="preserve"> </w:t>
        </w:r>
        <w:r w:rsidR="0004730F" w:rsidRPr="0004730F">
          <w:rPr>
            <w:b/>
          </w:rPr>
          <w:t>BT.read</w:t>
        </w:r>
      </w:ins>
      <w:ins w:id="2580" w:author="Sammartano, Marc (BIC USA)" w:date="2015-06-15T12:21:00Z">
        <w:r>
          <w:t xml:space="preserve">, </w:t>
        </w:r>
        <w:r w:rsidRPr="00F2166C">
          <w:rPr>
            <w:b/>
          </w:rPr>
          <w:t>ENCODE$()</w:t>
        </w:r>
        <w:r>
          <w:t>.</w:t>
        </w:r>
      </w:ins>
    </w:p>
    <w:p w:rsidR="005377E3" w:rsidRDefault="005377E3" w:rsidP="005377E3">
      <w:pPr>
        <w:pStyle w:val="ListParagraph"/>
        <w:numPr>
          <w:ilvl w:val="1"/>
          <w:numId w:val="3"/>
        </w:numPr>
        <w:rPr>
          <w:ins w:id="2581" w:author="Sammartano, Marc (BIC USA)" w:date="2015-06-03T11:00:00Z"/>
        </w:rPr>
      </w:pPr>
      <w:ins w:id="2582" w:author="Sammartano, Marc (BIC USA)" w:date="2015-06-03T11:00:00Z">
        <w:r>
          <w:rPr>
            <w:b/>
          </w:rPr>
          <w:t>Socket.client.write.file</w:t>
        </w:r>
        <w:r>
          <w:t xml:space="preserve"> sends a file to the Server, not the Client.</w:t>
        </w:r>
      </w:ins>
    </w:p>
    <w:p w:rsidR="005065CC" w:rsidRDefault="005065CC" w:rsidP="001D1DC2">
      <w:pPr>
        <w:pStyle w:val="ListParagraph"/>
        <w:numPr>
          <w:ilvl w:val="1"/>
          <w:numId w:val="3"/>
        </w:numPr>
        <w:rPr>
          <w:ins w:id="2583" w:author="Sammartano, Marc (BIC USA)" w:date="2015-07-20T19:34:00Z"/>
        </w:rPr>
      </w:pPr>
      <w:ins w:id="2584" w:author="Sammartano, Marc (BIC USA)" w:date="2015-06-01T12:05:00Z">
        <w:r>
          <w:rPr>
            <w:b/>
          </w:rPr>
          <w:t>GR</w:t>
        </w:r>
        <w:r>
          <w:t xml:space="preserve"> commands that create bitmaps do not create graphical objects.</w:t>
        </w:r>
      </w:ins>
    </w:p>
    <w:p w:rsidR="0041463F" w:rsidRDefault="0041463F" w:rsidP="001D1DC2">
      <w:pPr>
        <w:pStyle w:val="ListParagraph"/>
        <w:numPr>
          <w:ilvl w:val="1"/>
          <w:numId w:val="3"/>
        </w:numPr>
        <w:rPr>
          <w:ins w:id="2585" w:author="Sammartano, Marc (BIC USA)" w:date="2015-05-27T12:10:00Z"/>
        </w:rPr>
      </w:pPr>
      <w:ins w:id="2586" w:author="Sammartano, Marc (BIC USA)" w:date="2015-06-02T10:37:00Z">
        <w:r>
          <w:rPr>
            <w:b/>
          </w:rPr>
          <w:t>Audio.load</w:t>
        </w:r>
      </w:ins>
      <w:ins w:id="2587" w:author="Sammartano, Marc (BIC USA)" w:date="2015-06-02T10:38:00Z">
        <w:r>
          <w:t xml:space="preserve"> </w:t>
        </w:r>
      </w:ins>
      <w:ins w:id="2588" w:author="Sammartano, Marc (BIC USA)" w:date="2015-06-02T10:39:00Z">
        <w:r>
          <w:t>returns index 0 if file does not exist. It does not get a run-time error.</w:t>
        </w:r>
      </w:ins>
    </w:p>
    <w:p w:rsidR="00933845" w:rsidRPr="00A94111" w:rsidRDefault="00933845" w:rsidP="001D1DC2">
      <w:pPr>
        <w:pStyle w:val="ListParagraph"/>
        <w:numPr>
          <w:ilvl w:val="1"/>
          <w:numId w:val="3"/>
        </w:numPr>
      </w:pPr>
      <w:ins w:id="2589" w:author="Sammartano, Marc (BIC USA)" w:date="2015-05-27T12:10:00Z">
        <w:r>
          <w:t>First GPS status report may be stale.</w:t>
        </w:r>
      </w:ins>
    </w:p>
    <w:p w:rsidR="00B85F06" w:rsidRDefault="00B85F06" w:rsidP="00E71007">
      <w:pPr>
        <w:pStyle w:val="ListParagraph"/>
        <w:numPr>
          <w:ilvl w:val="0"/>
          <w:numId w:val="3"/>
        </w:numPr>
      </w:pPr>
      <w:r>
        <w:t>Corrected errors:</w:t>
      </w:r>
    </w:p>
    <w:p w:rsidR="00A06E47" w:rsidRDefault="00A06E47" w:rsidP="00BB481A">
      <w:pPr>
        <w:pStyle w:val="ListParagraph"/>
        <w:numPr>
          <w:ilvl w:val="1"/>
          <w:numId w:val="3"/>
        </w:numPr>
        <w:rPr>
          <w:ins w:id="2590" w:author="Sammartano, Marc (BIC USA)" w:date="2015-06-15T12:30:00Z"/>
        </w:rPr>
      </w:pPr>
      <w:ins w:id="2591" w:author="Sammartano, Marc (BIC USA)" w:date="2015-06-15T12:30:00Z">
        <w:r>
          <w:t>Since v01.86, labels are not required to stand alone on a line.</w:t>
        </w:r>
      </w:ins>
    </w:p>
    <w:p w:rsidR="00322938" w:rsidRDefault="00322938" w:rsidP="00322938">
      <w:pPr>
        <w:pStyle w:val="ListParagraph"/>
        <w:numPr>
          <w:ilvl w:val="1"/>
          <w:numId w:val="3"/>
        </w:numPr>
        <w:rPr>
          <w:ins w:id="2592" w:author="Sammartano, Marc (BIC USA)" w:date="2015-08-05T16:25:00Z"/>
        </w:rPr>
      </w:pPr>
      <w:ins w:id="2593" w:author="Sammartano, Marc (BIC USA)" w:date="2015-08-05T16:25:00Z">
        <w:r>
          <w:t xml:space="preserve">Omission: </w:t>
        </w:r>
        <w:r>
          <w:rPr>
            <w:b/>
          </w:rPr>
          <w:t>TRIM$()</w:t>
        </w:r>
        <w:r>
          <w:t xml:space="preserve">, </w:t>
        </w:r>
        <w:r>
          <w:rPr>
            <w:b/>
          </w:rPr>
          <w:t>LTRIM$()</w:t>
        </w:r>
        <w:r>
          <w:t xml:space="preserve">, and </w:t>
        </w:r>
        <w:r>
          <w:rPr>
            <w:b/>
          </w:rPr>
          <w:t>RTRIM$()</w:t>
        </w:r>
        <w:r>
          <w:t xml:space="preserve"> were added </w:t>
        </w:r>
      </w:ins>
      <w:ins w:id="2594" w:author="Sammartano, Marc (BIC USA)" w:date="2015-08-05T16:26:00Z">
        <w:r>
          <w:t xml:space="preserve">to BASIC! </w:t>
        </w:r>
      </w:ins>
      <w:ins w:id="2595" w:author="Sammartano, Marc (BIC USA)" w:date="2015-08-05T16:25:00Z">
        <w:r>
          <w:t>in v01.86.</w:t>
        </w:r>
      </w:ins>
    </w:p>
    <w:p w:rsidR="00A94111" w:rsidRDefault="000D68D3" w:rsidP="00BB481A">
      <w:pPr>
        <w:pStyle w:val="ListParagraph"/>
        <w:numPr>
          <w:ilvl w:val="1"/>
          <w:numId w:val="3"/>
        </w:numPr>
        <w:rPr>
          <w:ins w:id="2596" w:author="Sammartano, Marc (BIC USA)" w:date="2015-06-03T11:00:00Z"/>
        </w:rPr>
      </w:pPr>
      <w:ins w:id="2597" w:author="Sammartano, Marc (BIC USA)" w:date="2015-05-11T19:46:00Z">
        <w:r>
          <w:t xml:space="preserve">Omission: </w:t>
        </w:r>
      </w:ins>
      <w:ins w:id="2598" w:author="Sammartano, Marc (BIC USA)" w:date="2015-05-11T19:45:00Z">
        <w:r w:rsidR="00A94111" w:rsidRPr="000D68D3">
          <w:rPr>
            <w:b/>
          </w:rPr>
          <w:t>GR_</w:t>
        </w:r>
      </w:ins>
      <w:ins w:id="2599" w:author="Sammartano, Marc (BIC USA)" w:date="2015-05-11T19:46:00Z">
        <w:r>
          <w:rPr>
            <w:b/>
          </w:rPr>
          <w:t>COLLISION</w:t>
        </w:r>
      </w:ins>
      <w:ins w:id="2600" w:author="Sammartano, Marc (BIC USA)" w:date="2015-05-11T19:45:00Z">
        <w:r w:rsidR="00A94111" w:rsidRPr="000D68D3">
          <w:rPr>
            <w:b/>
          </w:rPr>
          <w:t>()</w:t>
        </w:r>
        <w:r w:rsidR="00A94111">
          <w:t xml:space="preserve"> has worked with </w:t>
        </w:r>
        <w:r w:rsidRPr="000D68D3">
          <w:rPr>
            <w:b/>
          </w:rPr>
          <w:t>GR.p</w:t>
        </w:r>
        <w:r w:rsidR="00A94111" w:rsidRPr="000D68D3">
          <w:rPr>
            <w:b/>
          </w:rPr>
          <w:t>oint</w:t>
        </w:r>
        <w:r w:rsidR="00A94111">
          <w:t xml:space="preserve"> objects since v01.86</w:t>
        </w:r>
        <w:r>
          <w:t>.</w:t>
        </w:r>
      </w:ins>
    </w:p>
    <w:p w:rsidR="00EE6D36" w:rsidRDefault="00EE6D36" w:rsidP="00EE6D36">
      <w:pPr>
        <w:pStyle w:val="ListParagraph"/>
        <w:numPr>
          <w:ilvl w:val="1"/>
          <w:numId w:val="3"/>
        </w:numPr>
        <w:rPr>
          <w:ins w:id="2601" w:author="Sammartano, Marc (BIC USA)" w:date="2015-07-20T19:35:00Z"/>
        </w:rPr>
      </w:pPr>
      <w:ins w:id="2602" w:author="Sammartano, Marc (BIC USA)" w:date="2015-07-20T19:36:00Z">
        <w:r>
          <w:t xml:space="preserve">Error in description of the </w:t>
        </w:r>
      </w:ins>
      <w:ins w:id="2603" w:author="Sammartano, Marc (BIC USA)" w:date="2015-07-20T19:35:00Z">
        <w:r>
          <w:rPr>
            <w:b/>
          </w:rPr>
          <w:t>GR.group.list</w:t>
        </w:r>
        <w:r>
          <w:t xml:space="preserve"> list pointer parameter.</w:t>
        </w:r>
      </w:ins>
    </w:p>
    <w:p w:rsidR="005377E3" w:rsidRDefault="005377E3" w:rsidP="00BB481A">
      <w:pPr>
        <w:pStyle w:val="ListParagraph"/>
        <w:numPr>
          <w:ilvl w:val="1"/>
          <w:numId w:val="3"/>
        </w:numPr>
        <w:rPr>
          <w:ins w:id="2604" w:author="Sammartano, Marc (BIC USA)" w:date="2015-05-11T17:23:00Z"/>
        </w:rPr>
      </w:pPr>
      <w:ins w:id="2605" w:author="Sammartano, Marc (BIC USA)" w:date="2015-06-03T11:00:00Z">
        <w:r>
          <w:rPr>
            <w:b/>
          </w:rPr>
          <w:t>GR.modify</w:t>
        </w:r>
        <w:r>
          <w:t xml:space="preserve"> value parameters are expressions, not necessarily simple variables.</w:t>
        </w:r>
      </w:ins>
    </w:p>
    <w:p w:rsidR="00322938" w:rsidRDefault="00322938" w:rsidP="00322938">
      <w:pPr>
        <w:pStyle w:val="ListParagraph"/>
        <w:numPr>
          <w:ilvl w:val="1"/>
          <w:numId w:val="3"/>
        </w:numPr>
        <w:rPr>
          <w:ins w:id="2606" w:author="Sammartano, Marc (BIC USA)" w:date="2015-08-05T16:26:00Z"/>
        </w:rPr>
      </w:pPr>
      <w:ins w:id="2607" w:author="Sammartano, Marc (BIC USA)" w:date="2015-08-05T16:26:00Z">
        <w:r>
          <w:t xml:space="preserve">Error in the description of the </w:t>
        </w:r>
        <w:r w:rsidRPr="00AA3A3D">
          <w:rPr>
            <w:b/>
          </w:rPr>
          <w:t>TimeZone.list</w:t>
        </w:r>
        <w:r>
          <w:t xml:space="preserve"> command.</w:t>
        </w:r>
      </w:ins>
    </w:p>
    <w:p w:rsidR="005642B9" w:rsidRDefault="00A94111" w:rsidP="00BB481A">
      <w:pPr>
        <w:pStyle w:val="ListParagraph"/>
        <w:numPr>
          <w:ilvl w:val="1"/>
          <w:numId w:val="3"/>
        </w:numPr>
      </w:pPr>
      <w:ins w:id="2608" w:author="Sammartano, Marc (BIC USA)" w:date="2015-05-11T19:36:00Z">
        <w:r>
          <w:t>Errors in</w:t>
        </w:r>
      </w:ins>
      <w:ins w:id="2609" w:author="Sammartano, Marc (BIC USA)" w:date="2015-05-11T17:24:00Z">
        <w:r w:rsidR="005642B9">
          <w:t xml:space="preserve"> the description of the dialog controls in the </w:t>
        </w:r>
      </w:ins>
      <w:ins w:id="2610" w:author="Sammartano, Marc (BIC USA)" w:date="2015-05-11T17:23:00Z">
        <w:r w:rsidR="005642B9" w:rsidRPr="005642B9">
          <w:rPr>
            <w:b/>
          </w:rPr>
          <w:t>Debug.show.*</w:t>
        </w:r>
        <w:r w:rsidR="005642B9">
          <w:t xml:space="preserve"> command</w:t>
        </w:r>
      </w:ins>
      <w:ins w:id="2611" w:author="Sammartano, Marc (BIC USA)" w:date="2015-05-11T17:25:00Z">
        <w:r w:rsidR="005642B9">
          <w:t>s</w:t>
        </w:r>
      </w:ins>
      <w:ins w:id="2612" w:author="Sammartano, Marc (BIC USA)" w:date="2015-05-11T17:23:00Z">
        <w:r w:rsidR="005642B9">
          <w:t>.</w:t>
        </w:r>
      </w:ins>
    </w:p>
    <w:p w:rsidR="009A792E" w:rsidRDefault="00EE3149" w:rsidP="00E71007">
      <w:pPr>
        <w:pStyle w:val="ListParagraph"/>
        <w:numPr>
          <w:ilvl w:val="0"/>
          <w:numId w:val="3"/>
        </w:numPr>
      </w:pPr>
      <w:r>
        <w:t xml:space="preserve">New </w:t>
      </w:r>
      <w:r w:rsidR="000A7FE7">
        <w:t xml:space="preserve">BASIC! </w:t>
      </w:r>
      <w:ins w:id="2613" w:author="Sammartano, Marc (BIC USA)" w:date="2015-06-09T11:21:00Z">
        <w:r w:rsidR="00F157B6">
          <w:t xml:space="preserve">functions </w:t>
        </w:r>
      </w:ins>
      <w:ins w:id="2614" w:author="Sammartano, Marc (BIC USA)" w:date="2015-06-12T16:51:00Z">
        <w:r w:rsidR="0086640E">
          <w:t xml:space="preserve">and </w:t>
        </w:r>
      </w:ins>
      <w:r>
        <w:t>commands:</w:t>
      </w:r>
    </w:p>
    <w:p w:rsidR="00F157B6" w:rsidRDefault="00F157B6" w:rsidP="00EE3149">
      <w:pPr>
        <w:pStyle w:val="ListParagraph"/>
        <w:numPr>
          <w:ilvl w:val="1"/>
          <w:numId w:val="3"/>
        </w:numPr>
        <w:rPr>
          <w:ins w:id="2615" w:author="Sammartano, Marc (BIC USA)" w:date="2015-06-09T11:21:00Z"/>
        </w:rPr>
      </w:pPr>
      <w:ins w:id="2616" w:author="Sammartano, Marc (BIC USA)" w:date="2015-06-09T11:21:00Z">
        <w:r>
          <w:rPr>
            <w:b/>
          </w:rPr>
          <w:t>ENC</w:t>
        </w:r>
      </w:ins>
      <w:ins w:id="2617" w:author="Sammartano, Marc (BIC USA)" w:date="2015-06-12T14:45:00Z">
        <w:r w:rsidR="00C809B3">
          <w:rPr>
            <w:b/>
          </w:rPr>
          <w:t>ODE</w:t>
        </w:r>
      </w:ins>
      <w:ins w:id="2618" w:author="Sammartano, Marc (BIC USA)" w:date="2015-06-09T11:21:00Z">
        <w:r>
          <w:rPr>
            <w:b/>
          </w:rPr>
          <w:t>$()</w:t>
        </w:r>
        <w:r>
          <w:t xml:space="preserve"> and </w:t>
        </w:r>
        <w:r w:rsidR="00C809B3">
          <w:rPr>
            <w:b/>
          </w:rPr>
          <w:t>DECODE</w:t>
        </w:r>
        <w:r>
          <w:rPr>
            <w:b/>
          </w:rPr>
          <w:t>$()</w:t>
        </w:r>
        <w:r>
          <w:t xml:space="preserve"> functions</w:t>
        </w:r>
      </w:ins>
      <w:ins w:id="2619" w:author="Sammartano, Marc (BIC USA)" w:date="2015-06-12T14:45:00Z">
        <w:r w:rsidR="00C809B3">
          <w:t xml:space="preserve"> for encrypting, encoding, and converting strings</w:t>
        </w:r>
      </w:ins>
      <w:ins w:id="2620" w:author="Sammartano, Marc (BIC USA)" w:date="2015-06-09T11:21:00Z">
        <w:r>
          <w:t>.</w:t>
        </w:r>
      </w:ins>
    </w:p>
    <w:p w:rsidR="002118F5" w:rsidRDefault="002A4EE0" w:rsidP="00EE3149">
      <w:pPr>
        <w:pStyle w:val="ListParagraph"/>
        <w:numPr>
          <w:ilvl w:val="1"/>
          <w:numId w:val="3"/>
        </w:numPr>
        <w:rPr>
          <w:ins w:id="2621" w:author="Sammartano, Marc (BIC USA)" w:date="2015-08-05T16:27:00Z"/>
        </w:rPr>
      </w:pPr>
      <w:ins w:id="2622" w:author="Sammartano, Marc (BIC USA)" w:date="2015-05-27T12:43:00Z">
        <w:r w:rsidRPr="00F157B6">
          <w:rPr>
            <w:b/>
          </w:rPr>
          <w:t>GR.bitmap.fill</w:t>
        </w:r>
        <w:r>
          <w:t xml:space="preserve"> fills a region of a bitmap with the current drawing color.</w:t>
        </w:r>
      </w:ins>
    </w:p>
    <w:p w:rsidR="00322938" w:rsidRPr="00322938" w:rsidRDefault="00322938" w:rsidP="001D5142">
      <w:pPr>
        <w:pStyle w:val="ListParagraph"/>
        <w:numPr>
          <w:ilvl w:val="1"/>
          <w:numId w:val="3"/>
        </w:numPr>
        <w:rPr>
          <w:ins w:id="2623" w:author="Sammartano, Marc (BIC USA)" w:date="2015-08-05T16:28:00Z"/>
        </w:rPr>
      </w:pPr>
      <w:ins w:id="2624" w:author="Sammartano, Marc (BIC USA)" w:date="2015-08-05T16:28:00Z">
        <w:r>
          <w:rPr>
            <w:b/>
          </w:rPr>
          <w:t>KB.</w:t>
        </w:r>
      </w:ins>
      <w:ins w:id="2625" w:author="Sammartano, Marc (BIC USA)" w:date="2015-08-05T16:29:00Z">
        <w:r>
          <w:rPr>
            <w:b/>
          </w:rPr>
          <w:t>showing</w:t>
        </w:r>
      </w:ins>
      <w:ins w:id="2626" w:author="Sammartano, Marc (BIC USA)" w:date="2015-08-05T16:28:00Z">
        <w:r w:rsidRPr="00322938">
          <w:t xml:space="preserve"> command </w:t>
        </w:r>
        <w:r>
          <w:t>reports if soft keyboard is showing or hidden.</w:t>
        </w:r>
      </w:ins>
    </w:p>
    <w:p w:rsidR="00322938" w:rsidRPr="00000A8D" w:rsidRDefault="00322938" w:rsidP="001D5142">
      <w:pPr>
        <w:pStyle w:val="ListParagraph"/>
        <w:numPr>
          <w:ilvl w:val="1"/>
          <w:numId w:val="3"/>
        </w:numPr>
      </w:pPr>
      <w:ins w:id="2627" w:author="Sammartano, Marc (BIC USA)" w:date="2015-08-05T16:27:00Z">
        <w:r w:rsidRPr="00322938">
          <w:rPr>
            <w:b/>
          </w:rPr>
          <w:t>OnKBChange:</w:t>
        </w:r>
        <w:r>
          <w:t xml:space="preserve"> interrupt and </w:t>
        </w:r>
      </w:ins>
      <w:ins w:id="2628" w:author="Sammartano, Marc (BIC USA)" w:date="2015-08-05T16:29:00Z">
        <w:r>
          <w:t xml:space="preserve">corresponding </w:t>
        </w:r>
      </w:ins>
      <w:ins w:id="2629" w:author="Sammartano, Marc (BIC USA)" w:date="2015-08-05T16:27:00Z">
        <w:r>
          <w:t xml:space="preserve">command </w:t>
        </w:r>
        <w:r>
          <w:rPr>
            <w:b/>
          </w:rPr>
          <w:t>KB.</w:t>
        </w:r>
      </w:ins>
      <w:ins w:id="2630" w:author="Sammartano, Marc (BIC USA)" w:date="2015-08-05T16:29:00Z">
        <w:r>
          <w:rPr>
            <w:b/>
          </w:rPr>
          <w:t>resume</w:t>
        </w:r>
        <w:r>
          <w:t>.</w:t>
        </w:r>
      </w:ins>
    </w:p>
    <w:p w:rsidR="00EE538D" w:rsidRDefault="000A7FE7" w:rsidP="00E71007">
      <w:pPr>
        <w:pStyle w:val="ListParagraph"/>
        <w:numPr>
          <w:ilvl w:val="0"/>
          <w:numId w:val="3"/>
        </w:numPr>
      </w:pPr>
      <w:r>
        <w:t>Other c</w:t>
      </w:r>
      <w:r w:rsidR="00EE538D">
        <w:t>hanges in BASIC!:</w:t>
      </w:r>
    </w:p>
    <w:p w:rsidR="00CB18C6" w:rsidRDefault="00CB18C6" w:rsidP="001D1DC2">
      <w:pPr>
        <w:pStyle w:val="ListParagraph"/>
        <w:numPr>
          <w:ilvl w:val="1"/>
          <w:numId w:val="3"/>
        </w:numPr>
        <w:rPr>
          <w:ins w:id="2631" w:author="Sammartano, Marc (BIC USA)" w:date="2015-08-05T16:30:00Z"/>
        </w:rPr>
      </w:pPr>
      <w:ins w:id="2632" w:author="Sammartano, Marc (BIC USA)" w:date="2015-06-02T17:03:00Z">
        <w:r>
          <w:t>New option on the Preferences screen to enable hardware-accelerated graphics.</w:t>
        </w:r>
      </w:ins>
    </w:p>
    <w:p w:rsidR="00067234" w:rsidRDefault="00067234" w:rsidP="001D1DC2">
      <w:pPr>
        <w:pStyle w:val="ListParagraph"/>
        <w:numPr>
          <w:ilvl w:val="1"/>
          <w:numId w:val="3"/>
        </w:numPr>
        <w:rPr>
          <w:ins w:id="2633" w:author="Sammartano, Marc (BIC USA)" w:date="2015-06-02T17:03:00Z"/>
        </w:rPr>
      </w:pPr>
      <w:ins w:id="2634" w:author="Sammartano, Marc (BIC USA)" w:date="2015-08-05T16:30:00Z">
        <w:r>
          <w:t>New option to set color of empty (unwritten) console lines to background or line color.</w:t>
        </w:r>
      </w:ins>
    </w:p>
    <w:p w:rsidR="004F03AF" w:rsidRDefault="004F03AF" w:rsidP="001D1DC2">
      <w:pPr>
        <w:pStyle w:val="ListParagraph"/>
        <w:numPr>
          <w:ilvl w:val="1"/>
          <w:numId w:val="3"/>
        </w:numPr>
        <w:rPr>
          <w:ins w:id="2635" w:author="Sammartano, Marc (BIC USA)" w:date="2015-05-08T14:43:00Z"/>
        </w:rPr>
      </w:pPr>
      <w:ins w:id="2636" w:author="Sammartano, Marc (BIC USA)" w:date="2015-05-07T11:13:00Z">
        <w:r>
          <w:t>New options on the Preferences screen to move Editor menu items to the Action Bar.</w:t>
        </w:r>
      </w:ins>
    </w:p>
    <w:p w:rsidR="00A94111" w:rsidRDefault="00A94111" w:rsidP="001D1DC2">
      <w:pPr>
        <w:pStyle w:val="ListParagraph"/>
        <w:numPr>
          <w:ilvl w:val="1"/>
          <w:numId w:val="3"/>
        </w:numPr>
        <w:rPr>
          <w:ins w:id="2637" w:author="Sammartano, Marc (BIC USA)" w:date="2015-05-11T19:37:00Z"/>
        </w:rPr>
      </w:pPr>
      <w:ins w:id="2638" w:author="Sammartano, Marc (BIC USA)" w:date="2015-05-11T19:37:00Z">
        <w:r>
          <w:t xml:space="preserve">Editor </w:t>
        </w:r>
      </w:ins>
      <w:ins w:id="2639" w:author="Sammartano, Marc (BIC USA)" w:date="2015-05-11T19:38:00Z">
        <w:r>
          <w:t xml:space="preserve">menu option </w:t>
        </w:r>
        <w:r w:rsidRPr="00A94111">
          <w:rPr>
            <w:b/>
            <w:i/>
          </w:rPr>
          <w:t>Save</w:t>
        </w:r>
        <w:r>
          <w:t xml:space="preserve"> uses the default file name </w:t>
        </w:r>
        <w:r w:rsidRPr="00A94111">
          <w:rPr>
            <w:b/>
          </w:rPr>
          <w:t>default.bas</w:t>
        </w:r>
        <w:r>
          <w:t xml:space="preserve"> if no name is provided.</w:t>
        </w:r>
      </w:ins>
    </w:p>
    <w:p w:rsidR="00B148D6" w:rsidRDefault="00B148D6" w:rsidP="001D1DC2">
      <w:pPr>
        <w:pStyle w:val="ListParagraph"/>
        <w:numPr>
          <w:ilvl w:val="1"/>
          <w:numId w:val="3"/>
        </w:numPr>
        <w:rPr>
          <w:ins w:id="2640" w:author="Sammartano, Marc (BIC USA)" w:date="2015-05-15T11:37:00Z"/>
        </w:rPr>
      </w:pPr>
      <w:ins w:id="2641" w:author="Sammartano, Marc (BIC USA)" w:date="2015-05-08T14:43:00Z">
        <w:r>
          <w:t xml:space="preserve">Editor menu </w:t>
        </w:r>
      </w:ins>
      <w:ins w:id="2642" w:author="Sammartano, Marc (BIC USA)" w:date="2015-05-11T19:38:00Z">
        <w:r w:rsidR="00A94111">
          <w:t>option</w:t>
        </w:r>
      </w:ins>
      <w:ins w:id="2643" w:author="Sammartano, Marc (BIC USA)" w:date="2015-05-08T14:43:00Z">
        <w:r>
          <w:t xml:space="preserve"> </w:t>
        </w:r>
        <w:r w:rsidRPr="00A94111">
          <w:rPr>
            <w:b/>
            <w:i/>
          </w:rPr>
          <w:t>Save and Run</w:t>
        </w:r>
        <w:r>
          <w:t xml:space="preserve"> </w:t>
        </w:r>
      </w:ins>
      <w:ins w:id="2644" w:author="Sammartano, Marc (BIC USA)" w:date="2015-05-08T14:44:00Z">
        <w:r w:rsidR="00360847">
          <w:t>saves without a Save Dialog, if possible.</w:t>
        </w:r>
      </w:ins>
    </w:p>
    <w:p w:rsidR="0004115E" w:rsidRDefault="0004115E" w:rsidP="001D1DC2">
      <w:pPr>
        <w:pStyle w:val="ListParagraph"/>
        <w:numPr>
          <w:ilvl w:val="1"/>
          <w:numId w:val="3"/>
        </w:numPr>
        <w:rPr>
          <w:ins w:id="2645" w:author="Sammartano, Marc (BIC USA)" w:date="2015-08-05T16:30:00Z"/>
        </w:rPr>
      </w:pPr>
      <w:ins w:id="2646" w:author="Sammartano, Marc (BIC USA)" w:date="2015-05-15T11:37:00Z">
        <w:r>
          <w:t>The end-of-program broken-loop checks are done only if debug mode is turned on.</w:t>
        </w:r>
      </w:ins>
    </w:p>
    <w:p w:rsidR="00067234" w:rsidRDefault="00067234" w:rsidP="001D1DC2">
      <w:pPr>
        <w:pStyle w:val="ListParagraph"/>
        <w:numPr>
          <w:ilvl w:val="1"/>
          <w:numId w:val="3"/>
        </w:numPr>
        <w:rPr>
          <w:ins w:id="2647" w:author="Sammartano, Marc (BIC USA)" w:date="2015-06-15T12:18:00Z"/>
        </w:rPr>
      </w:pPr>
      <w:ins w:id="2648" w:author="Sammartano, Marc (BIC USA)" w:date="2015-08-05T16:30:00Z">
        <w:r>
          <w:t xml:space="preserve">Grouped most of the Console options, grouped </w:t>
        </w:r>
      </w:ins>
      <w:ins w:id="2649" w:author="Sammartano, Marc (BIC USA)" w:date="2015-08-05T16:31:00Z">
        <w:r>
          <w:t xml:space="preserve">most of </w:t>
        </w:r>
      </w:ins>
      <w:ins w:id="2650" w:author="Sammartano, Marc (BIC USA)" w:date="2015-08-05T16:30:00Z">
        <w:r>
          <w:t>the Editor options.</w:t>
        </w:r>
      </w:ins>
    </w:p>
    <w:p w:rsidR="00F2166C" w:rsidRDefault="00F2166C" w:rsidP="001D1DC2">
      <w:pPr>
        <w:pStyle w:val="ListParagraph"/>
        <w:numPr>
          <w:ilvl w:val="1"/>
          <w:numId w:val="3"/>
        </w:numPr>
        <w:rPr>
          <w:ins w:id="2651" w:author="Sammartano, Marc (BIC USA)" w:date="2015-05-27T12:10:00Z"/>
        </w:rPr>
      </w:pPr>
      <w:ins w:id="2652" w:author="Sammartano, Marc (BIC USA)" w:date="2015-06-15T12:18:00Z">
        <w:r>
          <w:rPr>
            <w:b/>
          </w:rPr>
          <w:t>Debug.?</w:t>
        </w:r>
        <w:r>
          <w:t xml:space="preserve"> </w:t>
        </w:r>
      </w:ins>
      <w:ins w:id="2653" w:author="Sammartano, Marc (BIC USA)" w:date="2015-06-15T12:19:00Z">
        <w:r>
          <w:t xml:space="preserve">is an </w:t>
        </w:r>
      </w:ins>
      <w:ins w:id="2654" w:author="Sammartano, Marc (BIC USA)" w:date="2015-06-15T12:18:00Z">
        <w:r>
          <w:t xml:space="preserve">alias for </w:t>
        </w:r>
        <w:r>
          <w:rPr>
            <w:b/>
          </w:rPr>
          <w:t>Debug.print</w:t>
        </w:r>
        <w:r>
          <w:t xml:space="preserve">, as </w:t>
        </w:r>
        <w:r>
          <w:rPr>
            <w:b/>
          </w:rPr>
          <w:t>?</w:t>
        </w:r>
        <w:r>
          <w:t xml:space="preserve"> is an alias for </w:t>
        </w:r>
        <w:r>
          <w:rPr>
            <w:b/>
          </w:rPr>
          <w:t>Print</w:t>
        </w:r>
        <w:r>
          <w:t>.</w:t>
        </w:r>
      </w:ins>
    </w:p>
    <w:p w:rsidR="00933845" w:rsidRDefault="00933845" w:rsidP="001D1DC2">
      <w:pPr>
        <w:pStyle w:val="ListParagraph"/>
        <w:numPr>
          <w:ilvl w:val="1"/>
          <w:numId w:val="3"/>
        </w:numPr>
        <w:rPr>
          <w:ins w:id="2655" w:author="Sammartano, Marc (BIC USA)" w:date="2015-06-01T10:00:00Z"/>
        </w:rPr>
      </w:pPr>
      <w:ins w:id="2656" w:author="Sammartano, Marc (BIC USA)" w:date="2015-05-27T12:11:00Z">
        <w:r>
          <w:t xml:space="preserve">A single </w:t>
        </w:r>
      </w:ins>
      <w:ins w:id="2657" w:author="Sammartano, Marc (BIC USA)" w:date="2015-05-27T12:10:00Z">
        <w:r>
          <w:rPr>
            <w:b/>
          </w:rPr>
          <w:t>GR.get.value</w:t>
        </w:r>
        <w:r>
          <w:t xml:space="preserve"> </w:t>
        </w:r>
      </w:ins>
      <w:ins w:id="2658" w:author="Sammartano, Marc (BIC USA)" w:date="2015-05-27T12:11:00Z">
        <w:r>
          <w:t xml:space="preserve">command </w:t>
        </w:r>
      </w:ins>
      <w:ins w:id="2659" w:author="Sammartano, Marc (BIC USA)" w:date="2015-05-27T12:10:00Z">
        <w:r>
          <w:t xml:space="preserve">can get </w:t>
        </w:r>
      </w:ins>
      <w:ins w:id="2660" w:author="Sammartano, Marc (BIC USA)" w:date="2015-05-27T12:11:00Z">
        <w:r>
          <w:t>the values of multiple parameters.</w:t>
        </w:r>
      </w:ins>
    </w:p>
    <w:p w:rsidR="007C4918" w:rsidRDefault="007C4918" w:rsidP="001D1DC2">
      <w:pPr>
        <w:pStyle w:val="ListParagraph"/>
        <w:numPr>
          <w:ilvl w:val="1"/>
          <w:numId w:val="3"/>
        </w:numPr>
        <w:rPr>
          <w:ins w:id="2661" w:author="Sammartano, Marc (BIC USA)" w:date="2015-06-16T13:25:00Z"/>
        </w:rPr>
      </w:pPr>
      <w:ins w:id="2662" w:author="Sammartano, Marc (BIC USA)" w:date="2015-06-01T10:00:00Z">
        <w:r>
          <w:rPr>
            <w:b/>
          </w:rPr>
          <w:t>GR</w:t>
        </w:r>
        <w:r>
          <w:t xml:space="preserve"> commands that create bitmaps return -1 if creation fails</w:t>
        </w:r>
      </w:ins>
      <w:ins w:id="2663" w:author="Sammartano, Marc (BIC USA)" w:date="2015-06-01T12:06:00Z">
        <w:r w:rsidR="005065CC">
          <w:t>; do</w:t>
        </w:r>
      </w:ins>
      <w:ins w:id="2664" w:author="Sammartano, Marc (BIC USA)" w:date="2015-06-01T10:00:00Z">
        <w:r>
          <w:t xml:space="preserve"> not </w:t>
        </w:r>
      </w:ins>
      <w:ins w:id="2665" w:author="Sammartano, Marc (BIC USA)" w:date="2015-06-01T12:06:00Z">
        <w:r w:rsidR="005065CC">
          <w:t xml:space="preserve">get </w:t>
        </w:r>
      </w:ins>
      <w:ins w:id="2666" w:author="Sammartano, Marc (BIC USA)" w:date="2015-06-01T10:00:00Z">
        <w:r>
          <w:t>run</w:t>
        </w:r>
      </w:ins>
      <w:ins w:id="2667" w:author="Sammartano, Marc (BIC USA)" w:date="2015-06-02T10:39:00Z">
        <w:r w:rsidR="0041463F">
          <w:t>-</w:t>
        </w:r>
      </w:ins>
      <w:ins w:id="2668" w:author="Sammartano, Marc (BIC USA)" w:date="2015-06-01T10:00:00Z">
        <w:r>
          <w:t>time errors.</w:t>
        </w:r>
      </w:ins>
    </w:p>
    <w:p w:rsidR="002E363B" w:rsidRPr="004F03AF" w:rsidRDefault="002E363B" w:rsidP="001D1DC2">
      <w:pPr>
        <w:pStyle w:val="ListParagraph"/>
        <w:numPr>
          <w:ilvl w:val="1"/>
          <w:numId w:val="3"/>
        </w:numPr>
        <w:rPr>
          <w:ins w:id="2669" w:author="Sammartano, Marc (BIC USA)" w:date="2015-05-07T11:13:00Z"/>
        </w:rPr>
      </w:pPr>
      <w:ins w:id="2670" w:author="Sammartano, Marc (BIC USA)" w:date="2015-06-16T13:25:00Z">
        <w:r>
          <w:rPr>
            <w:b/>
          </w:rPr>
          <w:t>KB.toggle</w:t>
        </w:r>
        <w:r>
          <w:t xml:space="preserve"> really toggles, restored </w:t>
        </w:r>
        <w:r>
          <w:rPr>
            <w:b/>
          </w:rPr>
          <w:t>KB.show</w:t>
        </w:r>
        <w:r>
          <w:t>.</w:t>
        </w:r>
      </w:ins>
    </w:p>
    <w:p w:rsidR="007115A5" w:rsidRDefault="001D7F77" w:rsidP="001D1DC2">
      <w:pPr>
        <w:pStyle w:val="ListParagraph"/>
        <w:numPr>
          <w:ilvl w:val="1"/>
          <w:numId w:val="3"/>
        </w:numPr>
        <w:rPr>
          <w:ins w:id="2671" w:author="Sammartano, Marc (BIC USA)" w:date="2015-05-06T17:04:00Z"/>
        </w:rPr>
      </w:pPr>
      <w:ins w:id="2672" w:author="Sammartano, Marc (BIC USA)" w:date="2015-05-06T14:20:00Z">
        <w:r w:rsidRPr="001D7F77">
          <w:rPr>
            <w:b/>
          </w:rPr>
          <w:t>SST.listen</w:t>
        </w:r>
        <w:r>
          <w:t>: added optional prompt parameter</w:t>
        </w:r>
      </w:ins>
      <w:ins w:id="2673" w:author="Sammartano, Marc (BIC USA)" w:date="2015-05-06T14:19:00Z">
        <w:r>
          <w:t>.</w:t>
        </w:r>
      </w:ins>
    </w:p>
    <w:p w:rsidR="00AA3A3D" w:rsidRDefault="00AA3A3D" w:rsidP="00474D32">
      <w:pPr>
        <w:pStyle w:val="ListParagraph"/>
        <w:numPr>
          <w:ilvl w:val="1"/>
          <w:numId w:val="3"/>
        </w:numPr>
      </w:pPr>
      <w:ins w:id="2674" w:author="Sammartano, Marc (BIC USA)" w:date="2015-05-06T17:04:00Z">
        <w:r w:rsidRPr="00474D32">
          <w:rPr>
            <w:b/>
          </w:rPr>
          <w:t>SST.listen</w:t>
        </w:r>
        <w:r>
          <w:t>:</w:t>
        </w:r>
      </w:ins>
      <w:ins w:id="2675" w:author="Sammartano, Marc (BIC USA)" w:date="2015-05-06T17:05:00Z">
        <w:r>
          <w:t xml:space="preserve"> list pointer expression can specify a reusable list</w:t>
        </w:r>
      </w:ins>
      <w:ins w:id="2676" w:author="Sammartano, Marc (BIC USA)" w:date="2015-05-06T17:06:00Z">
        <w:r>
          <w:t xml:space="preserve"> or a variable for a new list</w:t>
        </w:r>
      </w:ins>
      <w:ins w:id="2677" w:author="Sammartano, Marc (BIC USA)" w:date="2015-05-06T17:04:00Z">
        <w:r>
          <w:t>.</w:t>
        </w:r>
      </w:ins>
    </w:p>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2678" w:name="_Toc427508315"/>
      <w:r>
        <w:lastRenderedPageBreak/>
        <w:t>About the Title, De Re BASIC!</w:t>
      </w:r>
      <w:bookmarkEnd w:id="2678"/>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679" w:name="_Toc427508316"/>
      <w:r>
        <w:t>About the Cover Art</w:t>
      </w:r>
      <w:bookmarkEnd w:id="2679"/>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2680" w:name="_Toc427508317"/>
      <w:r>
        <w:t>Technical Editor</w:t>
      </w:r>
      <w:bookmarkEnd w:id="2680"/>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2681" w:name="_Toc427508318"/>
      <w:r>
        <w:t>Getting BASIC!</w:t>
      </w:r>
      <w:bookmarkEnd w:id="2681"/>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2682" w:name="_Toc427508319"/>
      <w:r>
        <w:t>BASIC! Forum</w:t>
      </w:r>
      <w:bookmarkEnd w:id="2682"/>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2683" w:name="_Toc427508320"/>
      <w:r>
        <w:t>BASIC! Tutorial</w:t>
      </w:r>
      <w:bookmarkEnd w:id="268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2684" w:name="_Toc427508321"/>
      <w:r>
        <w:lastRenderedPageBreak/>
        <w:t>BASIC! Operation</w:t>
      </w:r>
      <w:bookmarkEnd w:id="2684"/>
    </w:p>
    <w:p w:rsidR="00A458DC" w:rsidRDefault="00A458DC" w:rsidP="00EB1F62">
      <w:pPr>
        <w:pStyle w:val="Heading2"/>
      </w:pPr>
      <w:bookmarkStart w:id="2685" w:name="_Toc427508322"/>
      <w:r>
        <w:t>Permissions</w:t>
      </w:r>
      <w:bookmarkEnd w:id="268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2686" w:name="_Toc427508323"/>
      <w:r>
        <w:t>Editor</w:t>
      </w:r>
      <w:bookmarkEnd w:id="2686"/>
    </w:p>
    <w:p w:rsidR="00A37BE6" w:rsidRPr="005F4916" w:rsidRDefault="00A37BE6" w:rsidP="005F4916">
      <w:pPr>
        <w:pStyle w:val="Heading3"/>
      </w:pPr>
      <w:bookmarkStart w:id="2687" w:name="_Toc427508324"/>
      <w:r w:rsidRPr="005F4916">
        <w:t xml:space="preserve">Editing the </w:t>
      </w:r>
      <w:r w:rsidR="00241023">
        <w:t>P</w:t>
      </w:r>
      <w:r w:rsidRPr="005F4916">
        <w:t>rogram</w:t>
      </w:r>
      <w:bookmarkEnd w:id="268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2688" w:name="_Toc427508325"/>
      <w:r>
        <w:t>Multi</w:t>
      </w:r>
      <w:r w:rsidR="003B7165">
        <w:t>ple C</w:t>
      </w:r>
      <w:r>
        <w:t>ommand</w:t>
      </w:r>
      <w:r w:rsidR="003B7165">
        <w:t>s on a</w:t>
      </w:r>
      <w:r>
        <w:t xml:space="preserve"> Line</w:t>
      </w:r>
      <w:bookmarkEnd w:id="2688"/>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P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75EEE" w:rsidRDefault="00E75EEE" w:rsidP="005F4916">
      <w:pPr>
        <w:pStyle w:val="Heading3"/>
      </w:pPr>
      <w:bookmarkStart w:id="2689" w:name="_Toc427508326"/>
      <w:r>
        <w:t>Line Continuation</w:t>
      </w:r>
      <w:bookmarkEnd w:id="2689"/>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2690" w:name="_Toc427508327"/>
      <w:r>
        <w:t># - Format Line</w:t>
      </w:r>
      <w:bookmarkEnd w:id="2690"/>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2691" w:name="_Toc427508328"/>
      <w:r w:rsidRPr="005F4916">
        <w:t>Menus</w:t>
      </w:r>
      <w:bookmarkEnd w:id="2691"/>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lastRenderedPageBreak/>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8209F2">
      <w:pPr>
        <w:pStyle w:val="Heading4"/>
      </w:pPr>
      <w:r>
        <w:t>Load</w:t>
      </w:r>
    </w:p>
    <w:p w:rsidR="007A43CB" w:rsidRDefault="00F0216B" w:rsidP="00A37BE6">
      <w:r w:rsidRPr="00642518">
        <w:rPr>
          <w:b/>
          <w:i/>
        </w:rP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del w:id="2692" w:author="Sammartano, Marc (BIC USA)" w:date="2015-05-11T19:08:00Z">
        <w:r w:rsidR="00F5651B" w:rsidDel="007D3A22">
          <w:delText>"</w:delText>
        </w:r>
      </w:del>
      <w:r w:rsidR="0072425E" w:rsidRPr="007D3A22">
        <w:rPr>
          <w:b/>
        </w:rPr>
        <w:t>rfo-basic/</w:t>
      </w:r>
      <w:r w:rsidR="008E2479" w:rsidRPr="007D3A22">
        <w:rPr>
          <w:b/>
        </w:rPr>
        <w:t>source</w:t>
      </w:r>
      <w:r w:rsidR="00947670" w:rsidRPr="007D3A22">
        <w:rPr>
          <w:b/>
        </w:rPr>
        <w:t>/</w:t>
      </w:r>
      <w:del w:id="2693" w:author="Sammartano, Marc (BIC USA)" w:date="2015-05-11T19:08:00Z">
        <w:r w:rsidR="00F5651B" w:rsidDel="007D3A22">
          <w:delText>"</w:delText>
        </w:r>
        <w:r w:rsidR="00A62136" w:rsidDel="007D3A22">
          <w:delText>,</w:delText>
        </w:r>
      </w:del>
      <w:r w:rsidR="00A62136">
        <w:t xml:space="preserve"> or</w:t>
      </w:r>
      <w:r w:rsidR="0072425E">
        <w:t xml:space="preserve"> one of its subdirectories. </w:t>
      </w:r>
      <w:r w:rsidR="00A10646">
        <w:t xml:space="preserve">(See </w:t>
      </w:r>
      <w:del w:id="2694" w:author="Sammartano, Marc (BIC USA)" w:date="2015-05-11T19:11:00Z">
        <w:r w:rsidR="00A10646" w:rsidDel="007D3A22">
          <w:delText>"</w:delText>
        </w:r>
      </w:del>
      <w:r w:rsidR="00A10646" w:rsidRPr="007D3A22">
        <w:rPr>
          <w:b/>
        </w:rPr>
        <w:t>Paths Explained</w:t>
      </w:r>
      <w:del w:id="2695" w:author="Sammartano, Marc (BIC USA)" w:date="2015-05-11T19:11:00Z">
        <w:r w:rsidR="00A10646" w:rsidDel="007D3A22">
          <w:delText>"</w:delText>
        </w:r>
      </w:del>
      <w:r w:rsidR="00A10646">
        <w:t xml:space="preserve">, later in this manual.) </w:t>
      </w:r>
      <w:r w:rsidR="0072425E">
        <w:t xml:space="preserve">Program files must have the extension </w:t>
      </w:r>
      <w:del w:id="2696" w:author="Sammartano, Marc (BIC USA)" w:date="2015-05-11T19:08:00Z">
        <w:r w:rsidR="00F5651B" w:rsidDel="007D3A22">
          <w:delText>"</w:delText>
        </w:r>
      </w:del>
      <w:r w:rsidR="0072425E" w:rsidRPr="007D3A22">
        <w:rPr>
          <w:b/>
        </w:rPr>
        <w:t>.bas</w:t>
      </w:r>
      <w:del w:id="2697" w:author="Sammartano, Marc (BIC USA)" w:date="2015-05-11T19:08:00Z">
        <w:r w:rsidR="00F5651B" w:rsidDel="007D3A22">
          <w:delText>"</w:delText>
        </w:r>
      </w:del>
      <w:ins w:id="2698" w:author="Sammartano, Marc (BIC USA)" w:date="2015-05-11T18:47:00Z">
        <w:r w:rsidR="00642518">
          <w:t>.</w:t>
        </w:r>
      </w:ins>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 xml:space="preserve">. </w:t>
      </w:r>
      <w:r w:rsidR="007A43CB" w:rsidRPr="00642518">
        <w:rPr>
          <w:b/>
          <w:i/>
        </w:rPr>
        <w:t>Load</w:t>
      </w:r>
      <w:r w:rsidR="007A43CB">
        <w:t xml:space="preserve">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w:t>
      </w:r>
      <w:r w:rsidR="00F0216B" w:rsidRPr="003D5A2A">
        <w:rPr>
          <w:b/>
        </w:rPr>
        <w:t>(d)</w:t>
      </w:r>
      <w:r w:rsidR="00F0216B">
        <w:t xml:space="preserve">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 xml:space="preserve">the </w:t>
      </w:r>
      <w:r w:rsidR="00F0216B" w:rsidRPr="003D5A2A">
        <w:rPr>
          <w:b/>
        </w:rPr>
        <w:t>source/</w:t>
      </w:r>
      <w:r w:rsidR="003A7D1A">
        <w:t xml:space="preserve"> directory (or subdirectories)</w:t>
      </w:r>
      <w:r w:rsidR="00F0216B">
        <w:t xml:space="preserve"> that do not have the </w:t>
      </w:r>
      <w:r w:rsidR="00F0216B" w:rsidRPr="007D3A22">
        <w:rPr>
          <w:b/>
        </w:rPr>
        <w:t>.bas</w:t>
      </w:r>
      <w:r w:rsidR="00F0216B">
        <w:t xml:space="preserve"> extension, they will not appear in the list.</w:t>
      </w:r>
    </w:p>
    <w:p w:rsidR="008852A1" w:rsidRDefault="00A36839" w:rsidP="00A37BE6">
      <w:r>
        <w:t xml:space="preserve">Tap on a </w:t>
      </w:r>
      <w:r w:rsidRPr="007D3A22">
        <w:rPr>
          <w:b/>
        </w:rPr>
        <w:t>.bas</w:t>
      </w:r>
      <w:r>
        <w:t xml:space="preserve">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rsidRPr="007D3A22">
        <w:rPr>
          <w:b/>
        </w:rP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 xml:space="preserve">f the current directory is the </w:t>
      </w:r>
      <w:r w:rsidRPr="003D5A2A">
        <w:rPr>
          <w:b/>
        </w:rPr>
        <w:t>source/</w:t>
      </w:r>
      <w:r>
        <w:t xml:space="preserve"> directory.</w:t>
      </w:r>
    </w:p>
    <w:p w:rsidR="007A43CB" w:rsidRDefault="007A43CB" w:rsidP="00A37BE6">
      <w:pPr>
        <w:rPr>
          <w:ins w:id="2699" w:author="Sammartano, Marc (BIC USA)" w:date="2015-05-11T18:48:00Z"/>
        </w:rPr>
      </w:pPr>
      <w:r>
        <w:t xml:space="preserve">If you accidentally </w:t>
      </w:r>
      <w:r w:rsidR="00C16B63">
        <w:t>tap</w:t>
      </w:r>
      <w:r>
        <w:t xml:space="preserve"> the </w:t>
      </w:r>
      <w:r w:rsidRPr="00642518">
        <w:rPr>
          <w:b/>
          <w:i/>
        </w:rPr>
        <w:t>Load</w:t>
      </w:r>
      <w:r>
        <w:t xml:space="preserve"> </w:t>
      </w:r>
      <w:ins w:id="2700" w:author="Sammartano, Marc (BIC USA)" w:date="2015-05-11T18:51:00Z">
        <w:r w:rsidR="00642518">
          <w:t>option</w:t>
        </w:r>
      </w:ins>
      <w:del w:id="2701" w:author="Sammartano, Marc (BIC USA)" w:date="2015-05-11T18:51:00Z">
        <w:r w:rsidDel="00642518">
          <w:delText>button</w:delText>
        </w:r>
      </w:del>
      <w:r>
        <w:t xml:space="preserve">, you can back out of </w:t>
      </w:r>
      <w:r w:rsidRPr="00642518">
        <w:rPr>
          <w:b/>
          <w:i/>
        </w:rPr>
        <w:t>Load</w:t>
      </w:r>
      <w:r>
        <w:t xml:space="preserve"> by</w:t>
      </w:r>
      <w:r w:rsidR="00C16B63">
        <w:t xml:space="preserve"> tapp</w:t>
      </w:r>
      <w:r>
        <w:t xml:space="preserve">ing the </w:t>
      </w:r>
      <w:r w:rsidR="00D22D9C">
        <w:t>BACK key</w:t>
      </w:r>
      <w:r>
        <w:t>.</w:t>
      </w:r>
    </w:p>
    <w:p w:rsidR="003D5A2A" w:rsidRPr="00A37BE6" w:rsidDel="003D5A2A" w:rsidRDefault="003D5A2A" w:rsidP="00A37BE6">
      <w:pPr>
        <w:rPr>
          <w:del w:id="2702" w:author="Sammartano, Marc (BIC USA)" w:date="2015-05-11T18:57:00Z"/>
        </w:rPr>
      </w:pPr>
      <w:ins w:id="2703" w:author="Sammartano, Marc (BIC USA)" w:date="2015-05-11T18:56:00Z">
        <w:r>
          <w:t xml:space="preserve">You can load program from subdirectories of the </w:t>
        </w:r>
        <w:r w:rsidRPr="003D5A2A">
          <w:rPr>
            <w:b/>
          </w:rPr>
          <w:t>source/</w:t>
        </w:r>
        <w:r>
          <w:t xml:space="preserve"> directory. </w:t>
        </w:r>
      </w:ins>
      <w:ins w:id="2704" w:author="Sammartano, Marc (BIC USA)" w:date="2015-05-11T18:49:00Z">
        <w:r w:rsidR="00642518">
          <w:t>BASIC! remembers the</w:t>
        </w:r>
      </w:ins>
      <w:ins w:id="2705" w:author="Sammartano, Marc (BIC USA)" w:date="2015-05-11T19:07:00Z">
        <w:r w:rsidR="007D3A22">
          <w:t xml:space="preserve"> path to the</w:t>
        </w:r>
      </w:ins>
      <w:ins w:id="2706" w:author="Sammartano, Marc (BIC USA)" w:date="2015-05-11T18:48:00Z">
        <w:r w:rsidR="00642518">
          <w:t xml:space="preserve"> subdirectory you are in when you exit</w:t>
        </w:r>
      </w:ins>
      <w:ins w:id="2707" w:author="Sammartano, Marc (BIC USA)" w:date="2015-05-11T19:10:00Z">
        <w:r w:rsidR="007D3A22">
          <w:t xml:space="preserve">. </w:t>
        </w:r>
      </w:ins>
      <w:ins w:id="2708" w:author="Sammartano, Marc (BIC USA)" w:date="2015-05-11T18:49:00Z">
        <w:r w:rsidR="00642518">
          <w:t xml:space="preserve">Next time you select </w:t>
        </w:r>
        <w:r w:rsidR="00642518" w:rsidRPr="00642518">
          <w:rPr>
            <w:b/>
            <w:i/>
          </w:rPr>
          <w:t>Load</w:t>
        </w:r>
        <w:r w:rsidR="00642518">
          <w:t xml:space="preserve">, </w:t>
        </w:r>
      </w:ins>
      <w:ins w:id="2709" w:author="Sammartano, Marc (BIC USA)" w:date="2015-05-11T18:52:00Z">
        <w:r w:rsidR="00642518">
          <w:t>it start</w:t>
        </w:r>
      </w:ins>
      <w:ins w:id="2710" w:author="Sammartano, Marc (BIC USA)" w:date="2015-05-11T19:10:00Z">
        <w:r w:rsidR="007D3A22">
          <w:t>s</w:t>
        </w:r>
      </w:ins>
      <w:ins w:id="2711" w:author="Sammartano, Marc (BIC USA)" w:date="2015-05-11T18:52:00Z">
        <w:r w:rsidR="007D3A22">
          <w:t xml:space="preserve"> in </w:t>
        </w:r>
      </w:ins>
      <w:ins w:id="2712" w:author="Sammartano, Marc (BIC USA)" w:date="2015-05-11T19:10:00Z">
        <w:r w:rsidR="007D3A22">
          <w:t>that</w:t>
        </w:r>
      </w:ins>
      <w:ins w:id="2713" w:author="Sammartano, Marc (BIC USA)" w:date="2015-05-11T18:52:00Z">
        <w:r w:rsidR="00642518">
          <w:t xml:space="preserve"> subdirectory</w:t>
        </w:r>
      </w:ins>
      <w:ins w:id="2714" w:author="Sammartano, Marc (BIC USA)" w:date="2015-05-11T18:49:00Z">
        <w:r w:rsidR="00642518">
          <w:t xml:space="preserve">. </w:t>
        </w:r>
      </w:ins>
      <w:ins w:id="2715" w:author="Sammartano, Marc (BIC USA)" w:date="2015-05-11T18:53:00Z">
        <w:r w:rsidR="00642518">
          <w:t>I</w:t>
        </w:r>
      </w:ins>
      <w:ins w:id="2716" w:author="Sammartano, Marc (BIC USA)" w:date="2015-05-11T18:49:00Z">
        <w:r w:rsidR="00642518">
          <w:t xml:space="preserve">f you select </w:t>
        </w:r>
        <w:r w:rsidR="00642518" w:rsidRPr="00642518">
          <w:rPr>
            <w:b/>
            <w:i/>
          </w:rPr>
          <w:t>Save</w:t>
        </w:r>
        <w:r w:rsidR="00642518">
          <w:t xml:space="preserve">, </w:t>
        </w:r>
      </w:ins>
      <w:ins w:id="2717" w:author="Sammartano, Marc (BIC USA)" w:date="2015-05-11T18:58:00Z">
        <w:r>
          <w:t>the</w:t>
        </w:r>
      </w:ins>
      <w:ins w:id="2718" w:author="Sammartano, Marc (BIC USA)" w:date="2015-05-11T18:53:00Z">
        <w:r w:rsidR="00642518">
          <w:t xml:space="preserve"> </w:t>
        </w:r>
      </w:ins>
      <w:ins w:id="2719" w:author="Sammartano, Marc (BIC USA)" w:date="2015-05-11T18:58:00Z">
        <w:r>
          <w:t>file</w:t>
        </w:r>
      </w:ins>
      <w:ins w:id="2720" w:author="Sammartano, Marc (BIC USA)" w:date="2015-05-11T18:53:00Z">
        <w:r w:rsidR="00642518">
          <w:t xml:space="preserve"> is saved in the remembered subdirectory</w:t>
        </w:r>
      </w:ins>
      <w:ins w:id="2721" w:author="Sammartano, Marc (BIC USA)" w:date="2015-05-11T18:57:00Z">
        <w:r>
          <w:t xml:space="preserve"> (</w:t>
        </w:r>
      </w:ins>
      <w:ins w:id="2722" w:author="Sammartano, Marc (BIC USA)" w:date="2015-05-11T18:58:00Z">
        <w:r>
          <w:t>unless</w:t>
        </w:r>
      </w:ins>
      <w:ins w:id="2723" w:author="Sammartano, Marc (BIC USA)" w:date="2015-05-11T18:57:00Z">
        <w:r>
          <w:t xml:space="preserve"> it is </w:t>
        </w:r>
        <w:r w:rsidRPr="003D5A2A">
          <w:rPr>
            <w:b/>
          </w:rPr>
          <w:t>Sample_Programs</w:t>
        </w:r>
        <w:r>
          <w:t>)</w:t>
        </w:r>
      </w:ins>
      <w:ins w:id="2724" w:author="Sammartano, Marc (BIC USA)" w:date="2015-05-11T18:53:00Z">
        <w:r w:rsidR="00642518">
          <w:t>.</w:t>
        </w:r>
      </w:ins>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pPr>
        <w:rPr>
          <w:ins w:id="2725" w:author="Sammartano, Marc (BIC USA)" w:date="2015-05-11T18:59:00Z"/>
        </w:rPr>
      </w:pPr>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w:t>
      </w:r>
      <w:ins w:id="2726" w:author="Sammartano, Marc (BIC USA)" w:date="2015-05-11T18:45:00Z">
        <w:r w:rsidR="00642518">
          <w:t>d</w:t>
        </w:r>
      </w:ins>
      <w:r>
        <w:t xml:space="preserve"> then that name will be in the text input area.</w:t>
      </w:r>
    </w:p>
    <w:p w:rsidR="003D5A2A" w:rsidRDefault="003D5A2A" w:rsidP="007A43CB">
      <w:pPr>
        <w:rPr>
          <w:ins w:id="2727" w:author="Sammartano, Marc (BIC USA)" w:date="2015-05-11T19:00:00Z"/>
        </w:rPr>
      </w:pPr>
      <w:ins w:id="2728" w:author="Sammartano, Marc (BIC USA)" w:date="2015-05-11T18:59:00Z">
        <w:r>
          <w:t xml:space="preserve">If you do not enter a file name, BASIC! </w:t>
        </w:r>
      </w:ins>
      <w:ins w:id="2729" w:author="Sammartano, Marc (BIC USA)" w:date="2015-05-11T19:00:00Z">
        <w:r>
          <w:t>use</w:t>
        </w:r>
      </w:ins>
      <w:ins w:id="2730" w:author="Sammartano, Marc (BIC USA)" w:date="2015-05-11T19:02:00Z">
        <w:r>
          <w:t>s</w:t>
        </w:r>
      </w:ins>
      <w:ins w:id="2731" w:author="Sammartano, Marc (BIC USA)" w:date="2015-05-11T19:00:00Z">
        <w:r>
          <w:t xml:space="preserve"> a</w:t>
        </w:r>
      </w:ins>
      <w:ins w:id="2732" w:author="Sammartano, Marc (BIC USA)" w:date="2015-05-11T18:59:00Z">
        <w:r>
          <w:t xml:space="preserve"> default file</w:t>
        </w:r>
      </w:ins>
      <w:ins w:id="2733" w:author="Sammartano, Marc (BIC USA)" w:date="2015-05-11T19:00:00Z">
        <w:r>
          <w:t>name</w:t>
        </w:r>
      </w:ins>
      <w:ins w:id="2734" w:author="Sammartano, Marc (BIC USA)" w:date="2015-05-11T18:59:00Z">
        <w:r>
          <w:t xml:space="preserve">, </w:t>
        </w:r>
      </w:ins>
      <w:ins w:id="2735" w:author="Sammartano, Marc (BIC USA)" w:date="2015-05-11T19:00:00Z">
        <w:r>
          <w:rPr>
            <w:b/>
          </w:rPr>
          <w:t>default.bas</w:t>
        </w:r>
        <w:r>
          <w:t>.</w:t>
        </w:r>
      </w:ins>
    </w:p>
    <w:p w:rsidR="00642518" w:rsidRDefault="00642518" w:rsidP="007A43CB">
      <w:pPr>
        <w:rPr>
          <w:ins w:id="2736" w:author="Sammartano, Marc (BIC USA)" w:date="2015-05-11T19:22:00Z"/>
        </w:rPr>
      </w:pPr>
      <w:ins w:id="2737" w:author="Sammartano, Marc (BIC USA)" w:date="2015-05-11T18:54:00Z">
        <w:r>
          <w:t xml:space="preserve">BASIC! remembers the </w:t>
        </w:r>
      </w:ins>
      <w:ins w:id="2738" w:author="Sammartano, Marc (BIC USA)" w:date="2015-05-11T19:14:00Z">
        <w:r w:rsidR="007D3A22">
          <w:t xml:space="preserve">path to the </w:t>
        </w:r>
      </w:ins>
      <w:ins w:id="2739" w:author="Sammartano, Marc (BIC USA)" w:date="2015-05-11T18:54:00Z">
        <w:r>
          <w:t>subdirectory</w:t>
        </w:r>
      </w:ins>
      <w:ins w:id="2740" w:author="Sammartano, Marc (BIC USA)" w:date="2015-05-11T19:13:00Z">
        <w:r w:rsidR="007D3A22">
          <w:t xml:space="preserve"> of </w:t>
        </w:r>
        <w:r w:rsidR="007D3A22">
          <w:rPr>
            <w:b/>
          </w:rPr>
          <w:t>source/</w:t>
        </w:r>
      </w:ins>
      <w:ins w:id="2741" w:author="Sammartano, Marc (BIC USA)" w:date="2015-05-11T18:54:00Z">
        <w:r>
          <w:t xml:space="preserve"> you were in when you last exited </w:t>
        </w:r>
        <w:r w:rsidRPr="00642518">
          <w:rPr>
            <w:b/>
            <w:i/>
          </w:rPr>
          <w:t>Load</w:t>
        </w:r>
        <w:r>
          <w:t xml:space="preserve">. When you </w:t>
        </w:r>
        <w:r w:rsidRPr="00642518">
          <w:rPr>
            <w:b/>
            <w:i/>
          </w:rPr>
          <w:t>Save</w:t>
        </w:r>
        <w:r>
          <w:t xml:space="preserve">, </w:t>
        </w:r>
      </w:ins>
      <w:ins w:id="2742" w:author="Sammartano, Marc (BIC USA)" w:date="2015-05-11T18:55:00Z">
        <w:r>
          <w:t>the file name you type</w:t>
        </w:r>
      </w:ins>
      <w:ins w:id="2743" w:author="Sammartano, Marc (BIC USA)" w:date="2015-05-11T18:54:00Z">
        <w:r>
          <w:t xml:space="preserve"> is </w:t>
        </w:r>
      </w:ins>
      <w:ins w:id="2744" w:author="Sammartano, Marc (BIC USA)" w:date="2015-05-11T19:15:00Z">
        <w:r w:rsidR="007D3A22">
          <w:t>saved in</w:t>
        </w:r>
      </w:ins>
      <w:ins w:id="2745" w:author="Sammartano, Marc (BIC USA)" w:date="2015-05-11T18:55:00Z">
        <w:r w:rsidR="003D5A2A">
          <w:t xml:space="preserve"> </w:t>
        </w:r>
      </w:ins>
      <w:ins w:id="2746" w:author="Sammartano, Marc (BIC USA)" w:date="2015-05-11T18:54:00Z">
        <w:r>
          <w:t>the remembered subdirectory.</w:t>
        </w:r>
      </w:ins>
      <w:ins w:id="2747" w:author="Sammartano, Marc (BIC USA)" w:date="2015-05-11T18:55:00Z">
        <w:r w:rsidR="003D5A2A">
          <w:t xml:space="preserve"> If the name you type </w:t>
        </w:r>
        <w:r w:rsidR="003D5A2A">
          <w:lastRenderedPageBreak/>
          <w:t xml:space="preserve">includes </w:t>
        </w:r>
      </w:ins>
      <w:ins w:id="2748" w:author="Sammartano, Marc (BIC USA)" w:date="2015-05-11T19:07:00Z">
        <w:r w:rsidR="007D3A22">
          <w:t xml:space="preserve">subdirectories, </w:t>
        </w:r>
      </w:ins>
      <w:ins w:id="2749" w:author="Sammartano, Marc (BIC USA)" w:date="2015-05-11T19:14:00Z">
        <w:r w:rsidR="007D3A22">
          <w:t>BASIC! remembers the new path</w:t>
        </w:r>
      </w:ins>
      <w:ins w:id="2750" w:author="Sammartano, Marc (BIC USA)" w:date="2015-05-11T19:07:00Z">
        <w:r w:rsidR="007D3A22">
          <w:t>.</w:t>
        </w:r>
      </w:ins>
      <w:ins w:id="2751" w:author="Sammartano, Marc (BIC USA)" w:date="2015-05-11T19:15:00Z">
        <w:r w:rsidR="00FF6B0F">
          <w:t xml:space="preserve"> To clear the remembered path</w:t>
        </w:r>
      </w:ins>
      <w:ins w:id="2752" w:author="Sammartano, Marc (BIC USA)" w:date="2015-05-11T19:16:00Z">
        <w:r w:rsidR="00FF6B0F">
          <w:t xml:space="preserve">, select </w:t>
        </w:r>
        <w:r w:rsidR="00FF6B0F" w:rsidRPr="00FF6B0F">
          <w:rPr>
            <w:b/>
            <w:i/>
          </w:rPr>
          <w:t>Load</w:t>
        </w:r>
        <w:r w:rsidR="00FF6B0F">
          <w:t xml:space="preserve"> and tap the "</w:t>
        </w:r>
        <w:r w:rsidR="00FF6B0F">
          <w:rPr>
            <w:b/>
          </w:rPr>
          <w:t>..</w:t>
        </w:r>
        <w:r w:rsidR="00FF6B0F">
          <w:t>" until you reach the top (</w:t>
        </w:r>
      </w:ins>
      <w:ins w:id="2753" w:author="Sammartano, Marc (BIC USA)" w:date="2015-05-11T19:17:00Z">
        <w:r w:rsidR="00FF6B0F">
          <w:rPr>
            <w:b/>
          </w:rPr>
          <w:t>source/</w:t>
        </w:r>
        <w:r w:rsidR="00FF6B0F">
          <w:t xml:space="preserve">), then exit </w:t>
        </w:r>
        <w:r w:rsidR="00FF6B0F" w:rsidRPr="00FF6B0F">
          <w:rPr>
            <w:b/>
            <w:i/>
          </w:rPr>
          <w:t>Load</w:t>
        </w:r>
        <w:r w:rsidR="00FF6B0F">
          <w:t xml:space="preserve"> without selecting anything.</w:t>
        </w:r>
      </w:ins>
    </w:p>
    <w:p w:rsidR="00FF6B0F" w:rsidRPr="00FF6B0F" w:rsidRDefault="00FF6B0F" w:rsidP="007A43CB">
      <w:ins w:id="2754" w:author="Sammartano, Marc (BIC USA)" w:date="2015-05-11T19:22:00Z">
        <w:r>
          <w:t xml:space="preserve">You cannot write programs in the sample program directory </w:t>
        </w:r>
        <w:r>
          <w:rPr>
            <w:b/>
          </w:rPr>
          <w:t>source/Sample_Programs</w:t>
        </w:r>
        <w:r>
          <w:t xml:space="preserve">. If you load a program from </w:t>
        </w:r>
      </w:ins>
      <w:ins w:id="2755" w:author="Sammartano, Marc (BIC USA)" w:date="2015-05-11T19:23:00Z">
        <w:r>
          <w:rPr>
            <w:b/>
          </w:rPr>
          <w:t>source/Sample_Programs</w:t>
        </w:r>
        <w:r>
          <w:t xml:space="preserve">, change it, and </w:t>
        </w:r>
        <w:r w:rsidRPr="00FF6B0F">
          <w:rPr>
            <w:b/>
            <w:i/>
          </w:rPr>
          <w:t>Save</w:t>
        </w:r>
        <w:r>
          <w:t xml:space="preserve"> it, the program is saved in </w:t>
        </w:r>
        <w:r>
          <w:rPr>
            <w:b/>
          </w:rPr>
          <w:t>source/</w:t>
        </w:r>
        <w:r>
          <w:t>.</w:t>
        </w:r>
      </w:ins>
    </w:p>
    <w:p w:rsidR="00C311E4" w:rsidRDefault="00C311E4" w:rsidP="007A43CB">
      <w:r>
        <w:t xml:space="preserve">You can back out of </w:t>
      </w:r>
      <w:r w:rsidRPr="00642518">
        <w:rPr>
          <w:b/>
          <w:i/>
        </w:rPr>
        <w:t>Save</w:t>
      </w:r>
      <w:r>
        <w:t xml:space="preser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t>
      </w:r>
      <w:del w:id="2756" w:author="Sammartano, Marc (BIC USA)" w:date="2015-05-11T19:24:00Z">
        <w:r w:rsidDel="00FF6B0F">
          <w:delText>will be</w:delText>
        </w:r>
      </w:del>
      <w:ins w:id="2757" w:author="Sammartano, Marc (BIC USA)" w:date="2015-05-11T19:24:00Z">
        <w:r w:rsidR="00FF6B0F">
          <w:t>is</w:t>
        </w:r>
      </w:ins>
      <w:r>
        <w:t xml:space="preserv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del w:id="2758" w:author="Sammartano, Marc (BIC USA)" w:date="2015-05-11T19:27:00Z">
        <w:r w:rsidR="003A7D1A" w:rsidDel="0046771B">
          <w:delText>:</w:delText>
        </w:r>
      </w:del>
      <w:ins w:id="2759" w:author="Sammartano, Marc (BIC USA)" w:date="2015-05-11T19:27:00Z">
        <w:r w:rsidR="0046771B">
          <w:t>,</w:t>
        </w:r>
      </w:ins>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del w:id="2760" w:author="Sammartano, Marc (BIC USA)" w:date="2015-05-11T19:27:00Z">
        <w:r w:rsidRPr="0046771B" w:rsidDel="0046771B">
          <w:delText>B</w:delText>
        </w:r>
      </w:del>
      <w:ins w:id="2761" w:author="Sammartano, Marc (BIC USA)" w:date="2015-05-11T19:27:00Z">
        <w:r w:rsidR="0046771B">
          <w:t>b</w:t>
        </w:r>
      </w:ins>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del w:id="2762" w:author="Sammartano, Marc (BIC USA)" w:date="2015-05-11T19:27:00Z">
        <w:r w:rsidRPr="0046771B" w:rsidDel="0046771B">
          <w:delText>B</w:delText>
        </w:r>
      </w:del>
      <w:ins w:id="2763" w:author="Sammartano, Marc (BIC USA)" w:date="2015-05-11T19:27:00Z">
        <w:r w:rsidR="0046771B">
          <w:t>b</w:t>
        </w:r>
      </w:ins>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del w:id="2764" w:author="Sammartano, Marc (BIC USA)" w:date="2015-05-11T19:28:00Z">
        <w:r w:rsidRPr="0046771B" w:rsidDel="0046771B">
          <w:delText>B</w:delText>
        </w:r>
      </w:del>
      <w:ins w:id="2765" w:author="Sammartano, Marc (BIC USA)" w:date="2015-05-11T19:28:00Z">
        <w:r w:rsidR="0046771B">
          <w:t>b</w:t>
        </w:r>
      </w:ins>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del w:id="2766" w:author="Sammartano, Marc (BIC USA)" w:date="2015-05-11T19:32:00Z">
        <w:r w:rsidDel="0046771B">
          <w:delText>will be</w:delText>
        </w:r>
      </w:del>
      <w:ins w:id="2767" w:author="Sammartano, Marc (BIC USA)" w:date="2015-05-11T19:32:00Z">
        <w:r w:rsidR="0046771B">
          <w:t>is</w:t>
        </w:r>
      </w:ins>
      <w:r w:rsidR="00F63DA6">
        <w:t xml:space="preserve"> shown. </w:t>
      </w:r>
      <w:del w:id="2768" w:author="Sammartano, Marc (BIC USA)" w:date="2015-05-11T19:32:00Z">
        <w:r w:rsidR="00F63DA6" w:rsidDel="0046771B">
          <w:delText>If</w:delText>
        </w:r>
      </w:del>
      <w:ins w:id="2769" w:author="Sammartano, Marc (BIC USA)" w:date="2015-05-11T19:32:00Z">
        <w:r w:rsidR="0046771B">
          <w:t>Tapping</w:t>
        </w:r>
      </w:ins>
      <w:r w:rsidR="00F63DA6">
        <w:t xml:space="preserve"> the </w:t>
      </w:r>
      <w:r w:rsidR="00F63DA6" w:rsidRPr="00F63DA6">
        <w:rPr>
          <w:b/>
        </w:rPr>
        <w:t>Done</w:t>
      </w:r>
      <w:r w:rsidR="00F63DA6" w:rsidRPr="0046771B">
        <w:t xml:space="preserve"> </w:t>
      </w:r>
      <w:del w:id="2770" w:author="Sammartano, Marc (BIC USA)" w:date="2015-05-11T19:28:00Z">
        <w:r w:rsidR="00F63DA6" w:rsidRPr="0046771B" w:rsidDel="0046771B">
          <w:delText>B</w:delText>
        </w:r>
      </w:del>
      <w:ins w:id="2771" w:author="Sammartano, Marc (BIC USA)" w:date="2015-05-11T19:28:00Z">
        <w:r w:rsidR="0046771B">
          <w:t>b</w:t>
        </w:r>
      </w:ins>
      <w:r w:rsidR="00F63DA6" w:rsidRPr="0046771B">
        <w:t>utton</w:t>
      </w:r>
      <w:r w:rsidR="00F63DA6">
        <w:t xml:space="preserve"> </w:t>
      </w:r>
      <w:del w:id="2772" w:author="Sammartano, Marc (BIC USA)" w:date="2015-05-11T19:32:00Z">
        <w:r w:rsidR="00F63DA6" w:rsidDel="0046771B">
          <w:delText>is</w:delText>
        </w:r>
        <w:r w:rsidR="00C16B63" w:rsidDel="0046771B">
          <w:delText xml:space="preserve"> tapp</w:delText>
        </w:r>
        <w:r w:rsidR="00F63DA6" w:rsidDel="0046771B">
          <w:delText>ed</w:delText>
        </w:r>
      </w:del>
      <w:ins w:id="2773" w:author="Sammartano, Marc (BIC USA)" w:date="2015-05-11T19:32:00Z">
        <w:r w:rsidR="0046771B">
          <w:t>returns to</w:t>
        </w:r>
      </w:ins>
      <w:r w:rsidR="00F63DA6">
        <w:t xml:space="preserve"> the Editor </w:t>
      </w:r>
      <w:del w:id="2774" w:author="Sammartano, Marc (BIC USA)" w:date="2015-05-11T19:32:00Z">
        <w:r w:rsidR="00F63DA6" w:rsidDel="0046771B">
          <w:delText xml:space="preserve">will be returned to </w:delText>
        </w:r>
      </w:del>
      <w:r w:rsidR="00F63DA6">
        <w:t>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del w:id="2775" w:author="Sammartano, Marc (BIC USA)" w:date="2015-05-11T19:33:00Z">
        <w:r w:rsidDel="0046771B">
          <w:delText>will be</w:delText>
        </w:r>
      </w:del>
      <w:ins w:id="2776" w:author="Sammartano, Marc (BIC USA)" w:date="2015-05-11T19:33:00Z">
        <w:r w:rsidR="0046771B">
          <w:t>is</w:t>
        </w:r>
      </w:ins>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7145BC" w:rsidP="00734B95">
      <w:del w:id="2777" w:author="Sammartano, Marc (BIC USA)" w:date="2015-05-11T19:35:00Z">
        <w:r w:rsidDel="0046771B">
          <w:delText xml:space="preserve">If the </w:delText>
        </w:r>
        <w:r w:rsidR="00D22D9C" w:rsidDel="0046771B">
          <w:delText>BACK key</w:delText>
        </w:r>
        <w:r w:rsidDel="0046771B">
          <w:delText xml:space="preserve"> is</w:delText>
        </w:r>
        <w:r w:rsidR="00C16B63" w:rsidDel="0046771B">
          <w:delText xml:space="preserve"> tapp</w:delText>
        </w:r>
        <w:r w:rsidDel="0046771B">
          <w:delText>ed then</w:delText>
        </w:r>
      </w:del>
      <w:ins w:id="2778" w:author="Sammartano, Marc (BIC USA)" w:date="2015-05-11T19:35:00Z">
        <w:r w:rsidR="0046771B">
          <w:t>Returns to</w:t>
        </w:r>
      </w:ins>
      <w:r>
        <w:t xml:space="preserve"> the Editor</w:t>
      </w:r>
      <w:del w:id="2779" w:author="Sammartano, Marc (BIC USA)" w:date="2015-05-11T19:35:00Z">
        <w:r w:rsidDel="0046771B">
          <w:delText xml:space="preserve"> will be returned to</w:delText>
        </w:r>
      </w:del>
      <w:r>
        <w:t xml:space="preserve"> with the original text unchanged. All changes made during the Search will be undone. Think of the </w:t>
      </w:r>
      <w:r w:rsidR="00D22D9C">
        <w:t>BACK key</w:t>
      </w:r>
      <w:r>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ins w:id="2780" w:author="Sammartano, Marc (BIC USA)" w:date="2015-05-08T14:35:00Z">
        <w:r w:rsidR="00B148D6">
          <w:t>a fast way to</w:t>
        </w:r>
      </w:ins>
      <w:ins w:id="2781" w:author="Sammartano, Marc (BIC USA)" w:date="2015-05-08T14:39:00Z">
        <w:r w:rsidR="00B148D6">
          <w:t xml:space="preserve"> save</w:t>
        </w:r>
      </w:ins>
      <w:del w:id="2782" w:author="Sammartano, Marc (BIC USA)" w:date="2015-05-08T14:35:00Z">
        <w:r w:rsidDel="00B148D6">
          <w:delText xml:space="preserve">exactly the same as first selecting </w:delText>
        </w:r>
        <w:r w:rsidDel="00B148D6">
          <w:rPr>
            <w:b/>
            <w:i/>
          </w:rPr>
          <w:delText>Save</w:delText>
        </w:r>
      </w:del>
      <w:r>
        <w:t xml:space="preserve"> and then </w:t>
      </w:r>
      <w:del w:id="2783" w:author="Sammartano, Marc (BIC USA)" w:date="2015-05-08T14:36:00Z">
        <w:r w:rsidDel="00B148D6">
          <w:delText xml:space="preserve">selecting </w:delText>
        </w:r>
        <w:r w:rsidRPr="00BD79EA" w:rsidDel="00B148D6">
          <w:rPr>
            <w:b/>
            <w:i/>
          </w:rPr>
          <w:delText>Run</w:delText>
        </w:r>
      </w:del>
      <w:ins w:id="2784" w:author="Sammartano, Marc (BIC USA)" w:date="2015-05-08T14:36:00Z">
        <w:r w:rsidR="00B148D6">
          <w:t>run</w:t>
        </w:r>
      </w:ins>
      <w:r>
        <w:t xml:space="preserve">. </w:t>
      </w:r>
      <w:del w:id="2785" w:author="Sammartano, Marc (BIC USA)" w:date="2015-05-08T14:37:00Z">
        <w:r w:rsidDel="00B148D6">
          <w:delText>The program in the Editor is</w:delText>
        </w:r>
      </w:del>
      <w:ins w:id="2786" w:author="Sammartano, Marc (BIC USA)" w:date="2015-05-08T14:37:00Z">
        <w:r w:rsidR="00B148D6">
          <w:t>Any changes you have made are</w:t>
        </w:r>
      </w:ins>
      <w:r>
        <w:t xml:space="preserve"> saved</w:t>
      </w:r>
      <w:ins w:id="2787" w:author="Sammartano, Marc (BIC USA)" w:date="2015-05-08T14:39:00Z">
        <w:r w:rsidR="00B148D6">
          <w:t>, overwriting your</w:t>
        </w:r>
      </w:ins>
      <w:del w:id="2788" w:author="Sammartano, Marc (BIC USA)" w:date="2015-05-08T14:40:00Z">
        <w:r w:rsidDel="00B148D6">
          <w:delText xml:space="preserve"> to a</w:delText>
        </w:r>
      </w:del>
      <w:r>
        <w:t xml:space="preserve"> file</w:t>
      </w:r>
      <w:ins w:id="2789" w:author="Sammartano, Marc (BIC USA)" w:date="2015-05-08T14:41:00Z">
        <w:r w:rsidR="00B148D6">
          <w:t>,</w:t>
        </w:r>
      </w:ins>
      <w:del w:id="2790" w:author="Sammartano, Marc (BIC USA)" w:date="2015-05-08T14:41:00Z">
        <w:r w:rsidDel="00B148D6">
          <w:delText xml:space="preserve"> through the Save dialog</w:delText>
        </w:r>
      </w:del>
      <w:r>
        <w:t xml:space="preserve"> and </w:t>
      </w:r>
      <w:ins w:id="2791" w:author="Sammartano, Marc (BIC USA)" w:date="2015-05-08T14:41:00Z">
        <w:r w:rsidR="00B148D6">
          <w:t xml:space="preserve">your program </w:t>
        </w:r>
      </w:ins>
      <w:r>
        <w:t>is run immediately.</w:t>
      </w:r>
      <w:ins w:id="2792" w:author="Sammartano, Marc (BIC USA)" w:date="2015-05-08T14:41:00Z">
        <w:r w:rsidR="00B148D6">
          <w:t xml:space="preserve"> </w:t>
        </w:r>
      </w:ins>
      <w:ins w:id="2793" w:author="Sammartano, Marc (BIC USA)" w:date="2015-05-08T14:42:00Z">
        <w:r w:rsidR="00B148D6">
          <w:t xml:space="preserve">A brief popup notifies you that your file has been changed. </w:t>
        </w:r>
      </w:ins>
      <w:ins w:id="2794" w:author="Sammartano, Marc (BIC USA)" w:date="2015-05-08T14:41:00Z">
        <w:r w:rsidR="00B148D6">
          <w:t>If the program you are editi</w:t>
        </w:r>
        <w:r w:rsidR="00642518">
          <w:t>ng has no name (not previously l</w:t>
        </w:r>
        <w:r w:rsidR="00B148D6">
          <w:t xml:space="preserve">oaded or </w:t>
        </w:r>
      </w:ins>
      <w:ins w:id="2795" w:author="Sammartano, Marc (BIC USA)" w:date="2015-05-11T18:47:00Z">
        <w:r w:rsidR="00642518">
          <w:t>s</w:t>
        </w:r>
      </w:ins>
      <w:ins w:id="2796" w:author="Sammartano, Marc (BIC USA)" w:date="2015-05-08T14:41:00Z">
        <w:r w:rsidR="00B148D6">
          <w:t>aved), the Editor will ask you what name to use.</w:t>
        </w:r>
      </w:ins>
    </w:p>
    <w:p w:rsidR="005C6615" w:rsidRDefault="005C6615" w:rsidP="008209F2">
      <w:pPr>
        <w:pStyle w:val="Heading4"/>
      </w:pPr>
      <w:r>
        <w:t>Format</w:t>
      </w:r>
    </w:p>
    <w:p w:rsidR="005C6615" w:rsidRDefault="0096220C" w:rsidP="005C6615">
      <w:r>
        <w:t>Formats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del w:id="2797" w:author="Sammartano, Marc (BIC USA)" w:date="2015-05-11T19:28:00Z">
        <w:r w:rsidR="000901B0" w:rsidDel="0046771B">
          <w:delText>or</w:delText>
        </w:r>
      </w:del>
      <w:ins w:id="2798" w:author="Sammartano, Marc (BIC USA)" w:date="2015-05-11T19:28:00Z">
        <w:r w:rsidR="0046771B">
          <w:t>and</w:t>
        </w:r>
      </w:ins>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CD7EDC" w:rsidP="00FC097F">
      <w:r>
        <w:t xml:space="preserve">The </w:t>
      </w:r>
      <w:r w:rsidRPr="0046771B">
        <w:rPr>
          <w:b/>
          <w:i/>
        </w:rPr>
        <w:t>Delete</w:t>
      </w:r>
      <w:r>
        <w:t xml:space="preserve"> </w:t>
      </w:r>
      <w:del w:id="2799" w:author="Sammartano, Marc (BIC USA)" w:date="2015-05-11T19:29:00Z">
        <w:r w:rsidDel="0046771B">
          <w:delText>Command</w:delText>
        </w:r>
      </w:del>
      <w:ins w:id="2800" w:author="Sammartano, Marc (BIC USA)" w:date="2015-05-11T19:29:00Z">
        <w:r w:rsidR="0046771B">
          <w:t>option</w:t>
        </w:r>
      </w:ins>
      <w:r>
        <w:t xml:space="preserve">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w:t>
      </w:r>
      <w:r w:rsidR="008E2479" w:rsidRPr="0046771B">
        <w:rPr>
          <w:b/>
        </w:rPr>
        <w:t>(d)</w:t>
      </w:r>
      <w:r w:rsidR="008E2479">
        <w:t xml:space="preserve">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A62136" w:rsidP="00FC097F">
      <w:r>
        <w:lastRenderedPageBreak/>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rsidRPr="0046771B">
        <w:rPr>
          <w:b/>
        </w:rPr>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rsidRPr="0046771B">
        <w:rPr>
          <w:b/>
        </w:rPr>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w:t>
      </w:r>
      <w:r w:rsidRPr="0046771B">
        <w:rPr>
          <w:b/>
          <w:i/>
        </w:rPr>
        <w:t>Delete</w:t>
      </w:r>
      <w:r>
        <w:t xml:space="preserve"> operations then the directory shown will be last directory that you were in.</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rPr>
          <w:ins w:id="2801" w:author="Sammartano, Marc (BIC USA)" w:date="2015-08-05T16:31:00Z"/>
        </w:rPr>
      </w:pPr>
      <w:ins w:id="2802" w:author="Sammartano, Marc (BIC USA)" w:date="2015-08-05T16:32:00Z">
        <w:r>
          <w:t>Console Settings</w:t>
        </w:r>
      </w:ins>
    </w:p>
    <w:p w:rsidR="00067234" w:rsidRPr="008B5F5D" w:rsidRDefault="00067234" w:rsidP="00067234">
      <w:pPr>
        <w:rPr>
          <w:ins w:id="2803" w:author="Sammartano, Marc (BIC USA)" w:date="2015-08-05T16:31:00Z"/>
        </w:rPr>
      </w:pPr>
      <w:ins w:id="2804" w:author="Sammartano, Marc (BIC USA)" w:date="2015-08-05T16:31:00Z">
        <w:r>
          <w:t>Opens a sub-menu with options for setting</w:t>
        </w:r>
      </w:ins>
      <w:ins w:id="2805" w:author="Sammartano, Marc (BIC USA)" w:date="2015-08-05T16:32:00Z">
        <w:r>
          <w:t>s</w:t>
        </w:r>
      </w:ins>
      <w:ins w:id="2806" w:author="Sammartano, Marc (BIC USA)" w:date="2015-08-05T16:31:00Z">
        <w:r>
          <w:t xml:space="preserve"> </w:t>
        </w:r>
      </w:ins>
      <w:ins w:id="2807" w:author="Sammartano, Marc (BIC USA)" w:date="2015-08-05T16:32:00Z">
        <w:r>
          <w:t>of</w:t>
        </w:r>
      </w:ins>
      <w:ins w:id="2808" w:author="Sammartano, Marc (BIC USA)" w:date="2015-08-05T16:31:00Z">
        <w:r>
          <w:t xml:space="preserve"> </w:t>
        </w:r>
      </w:ins>
      <w:ins w:id="2809" w:author="Sammartano, Marc (BIC USA)" w:date="2015-08-05T16:32:00Z">
        <w:r>
          <w:t xml:space="preserve">the Console and </w:t>
        </w:r>
      </w:ins>
      <w:ins w:id="2810" w:author="Sammartano, Marc (BIC USA)" w:date="2015-08-05T16:31:00Z">
        <w:r>
          <w:t xml:space="preserve">various </w:t>
        </w:r>
      </w:ins>
      <w:ins w:id="2811" w:author="Sammartano, Marc (BIC USA)" w:date="2015-08-05T16:32:00Z">
        <w:r>
          <w:t xml:space="preserve">others </w:t>
        </w:r>
      </w:ins>
      <w:ins w:id="2812" w:author="Sammartano, Marc (BIC USA)" w:date="2015-08-05T16:31:00Z">
        <w:r>
          <w:t>screens in BASIC!</w:t>
        </w:r>
      </w:ins>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del w:id="2813" w:author="Sammartano, Marc (BIC USA)" w:date="2015-08-05T16:33:00Z">
        <w:r w:rsidDel="00067234">
          <w:delText xml:space="preserve">Console </w:delText>
        </w:r>
      </w:del>
      <w:r>
        <w:t>Typeface</w:t>
      </w:r>
    </w:p>
    <w:p w:rsidR="00BB6E6E" w:rsidRPr="001E34A3" w:rsidRDefault="00BB6E6E" w:rsidP="00067234">
      <w:pPr>
        <w:ind w:left="720"/>
      </w:pPr>
      <w:r>
        <w:t>Choose the typeface to be used on the Output Console</w:t>
      </w:r>
      <w:ins w:id="2814" w:author="Sammartano, Marc (BIC USA)" w:date="2015-08-05T16:33:00Z">
        <w:r w:rsidR="00067234">
          <w:t xml:space="preserve"> and some other screens</w:t>
        </w:r>
      </w:ins>
      <w:r>
        <w:t>:</w:t>
      </w:r>
      <w:del w:id="2815" w:author="Sammartano, Marc (BIC USA)" w:date="2015-08-05T16:33:00Z">
        <w:r w:rsidDel="00067234">
          <w:delText xml:space="preserve"> </w:delText>
        </w:r>
      </w:del>
      <w:ins w:id="2816" w:author="Sammartano, Marc (BIC USA)" w:date="2015-08-05T16:33:00Z">
        <w:r w:rsidR="00067234">
          <w:br/>
        </w:r>
      </w:ins>
      <w:r>
        <w:t>Monospace, Sans Serif, or Serif.</w:t>
      </w:r>
    </w:p>
    <w:p w:rsidR="00BB6E6E" w:rsidRDefault="00BB6E6E" w:rsidP="00067234">
      <w:pPr>
        <w:pStyle w:val="Heading5"/>
        <w:ind w:left="720"/>
      </w:pPr>
      <w:r>
        <w:t>Console Menu</w:t>
      </w:r>
    </w:p>
    <w:p w:rsidR="00BB6E6E" w:rsidRPr="001E34A3" w:rsidRDefault="00F777AF" w:rsidP="00067234">
      <w:pPr>
        <w:ind w:left="720"/>
      </w:pPr>
      <w:r>
        <w:t xml:space="preserve">Check the box if the </w:t>
      </w:r>
      <w:del w:id="2817" w:author="Sammartano, Marc (BIC USA)" w:date="2015-08-05T16:34:00Z">
        <w:r w:rsidDel="00067234">
          <w:delText xml:space="preserve">Output Console </w:delText>
        </w:r>
      </w:del>
      <w:r>
        <w:t>Menu should be visible</w:t>
      </w:r>
      <w:ins w:id="2818" w:author="Sammartano, Marc (BIC USA)" w:date="2015-08-05T16:34:00Z">
        <w:r w:rsidR="00067234">
          <w:t xml:space="preserve"> in the Output Console and TGet screen</w:t>
        </w:r>
      </w:ins>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rPr>
          <w:ins w:id="2819" w:author="Sammartano, Marc (BIC USA)" w:date="2015-08-05T16:35:00Z"/>
        </w:rPr>
      </w:pPr>
      <w:ins w:id="2820" w:author="Sammartano, Marc (BIC USA)" w:date="2015-08-05T16:35:00Z">
        <w:r>
          <w:lastRenderedPageBreak/>
          <w:t>Empty Console Color</w:t>
        </w:r>
      </w:ins>
    </w:p>
    <w:p w:rsidR="00067234" w:rsidRDefault="00067234" w:rsidP="00067234">
      <w:pPr>
        <w:ind w:left="720"/>
        <w:rPr>
          <w:ins w:id="2821" w:author="Sammartano, Marc (BIC USA)" w:date="2015-08-05T16:35:00Z"/>
        </w:rPr>
      </w:pPr>
      <w:ins w:id="2822" w:author="Sammartano, Marc (BIC USA)" w:date="2015-08-05T16:35:00Z">
        <w:r>
          <w:t xml:space="preserve">Choose the background color of the part of the Output Console that has not yet been written. It can match the background color of the text or the color of the </w:t>
        </w:r>
      </w:ins>
      <w:ins w:id="2823" w:author="Sammartano, Marc (BIC USA)" w:date="2015-08-05T16:36:00Z">
        <w:r>
          <w:t>lines separating text lines.</w:t>
        </w:r>
      </w:ins>
    </w:p>
    <w:p w:rsidR="00067234" w:rsidRDefault="00067234" w:rsidP="00067234">
      <w:pPr>
        <w:pStyle w:val="Heading5"/>
        <w:rPr>
          <w:ins w:id="2824" w:author="Sammartano, Marc (BIC USA)" w:date="2015-08-05T16:37:00Z"/>
        </w:rPr>
      </w:pPr>
      <w:ins w:id="2825" w:author="Sammartano, Marc (BIC USA)" w:date="2015-08-05T16:37:00Z">
        <w:r>
          <w:t>Editor Settings</w:t>
        </w:r>
      </w:ins>
    </w:p>
    <w:p w:rsidR="00067234" w:rsidRPr="008B5F5D" w:rsidRDefault="00067234" w:rsidP="00067234">
      <w:pPr>
        <w:rPr>
          <w:ins w:id="2826" w:author="Sammartano, Marc (BIC USA)" w:date="2015-08-05T16:37:00Z"/>
        </w:rPr>
      </w:pPr>
      <w:ins w:id="2827" w:author="Sammartano, Marc (BIC USA)" w:date="2015-08-05T16:37:00Z">
        <w:r>
          <w:t>Opens a sub-menu with options for setting properties and features of the Program Editor.</w:t>
        </w:r>
      </w:ins>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rPr>
          <w:ins w:id="2828" w:author="Sammartano, Marc (BIC USA)" w:date="2015-08-05T16:38:00Z"/>
        </w:rPr>
      </w:pPr>
      <w:ins w:id="2829" w:author="Sammartano, Marc (BIC USA)" w:date="2015-08-05T16:38:00Z">
        <w:r>
          <w:t>Menu Items on Action Bar</w:t>
        </w:r>
      </w:ins>
    </w:p>
    <w:p w:rsidR="00067234" w:rsidRDefault="00067234" w:rsidP="00067234">
      <w:pPr>
        <w:rPr>
          <w:ins w:id="2830" w:author="Sammartano, Marc (BIC USA)" w:date="2015-08-05T16:38:00Z"/>
        </w:rPr>
      </w:pPr>
      <w:ins w:id="2831" w:author="Sammartano, Marc (BIC USA)" w:date="2015-08-05T16:38:00Z">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ins>
    </w:p>
    <w:p w:rsidR="00067234" w:rsidRDefault="00067234" w:rsidP="00067234">
      <w:pPr>
        <w:pStyle w:val="Heading5"/>
        <w:ind w:left="720"/>
        <w:rPr>
          <w:ins w:id="2832" w:author="Sammartano, Marc (BIC USA)" w:date="2015-08-05T16:38:00Z"/>
        </w:rPr>
      </w:pPr>
      <w:ins w:id="2833" w:author="Sammartano, Marc (BIC USA)" w:date="2015-08-05T16:38:00Z">
        <w:r>
          <w:t>RUN on action bar</w:t>
        </w:r>
      </w:ins>
    </w:p>
    <w:p w:rsidR="00067234" w:rsidRPr="001D4752" w:rsidRDefault="00067234" w:rsidP="00067234">
      <w:pPr>
        <w:ind w:left="720"/>
        <w:rPr>
          <w:ins w:id="2834" w:author="Sammartano, Marc (BIC USA)" w:date="2015-08-05T16:38:00Z"/>
        </w:rPr>
      </w:pPr>
      <w:ins w:id="2835" w:author="Sammartano, Marc (BIC USA)" w:date="2015-08-05T16:38:00Z">
        <w:r>
          <w:t xml:space="preserve">If checked, Android will attempt to move the </w:t>
        </w:r>
        <w:r w:rsidRPr="004F03AF">
          <w:rPr>
            <w:rFonts w:asciiTheme="majorHAnsi" w:hAnsiTheme="majorHAnsi"/>
            <w:smallCaps/>
            <w:sz w:val="20"/>
            <w:szCs w:val="20"/>
          </w:rPr>
          <w:t>Run</w:t>
        </w:r>
        <w:r>
          <w:t xml:space="preserve"> item from the Editor Menu to the Action Bar.</w:t>
        </w:r>
      </w:ins>
    </w:p>
    <w:p w:rsidR="00067234" w:rsidRDefault="00067234" w:rsidP="00067234">
      <w:pPr>
        <w:pStyle w:val="Heading5"/>
        <w:ind w:left="720"/>
        <w:rPr>
          <w:ins w:id="2836" w:author="Sammartano, Marc (BIC USA)" w:date="2015-08-05T16:38:00Z"/>
        </w:rPr>
      </w:pPr>
      <w:ins w:id="2837" w:author="Sammartano, Marc (BIC USA)" w:date="2015-08-05T16:38:00Z">
        <w:r>
          <w:t>LOAD on action bar</w:t>
        </w:r>
      </w:ins>
    </w:p>
    <w:p w:rsidR="00067234" w:rsidRPr="001D4752" w:rsidRDefault="00067234" w:rsidP="00067234">
      <w:pPr>
        <w:ind w:left="720"/>
        <w:rPr>
          <w:ins w:id="2838" w:author="Sammartano, Marc (BIC USA)" w:date="2015-08-05T16:38:00Z"/>
        </w:rPr>
      </w:pPr>
      <w:ins w:id="2839" w:author="Sammartano, Marc (BIC USA)" w:date="2015-08-05T16:38:00Z">
        <w:r>
          <w:t xml:space="preserve">If checked, Android will attempt to move the </w:t>
        </w:r>
        <w:r>
          <w:rPr>
            <w:rFonts w:asciiTheme="majorHAnsi" w:hAnsiTheme="majorHAnsi"/>
            <w:smallCaps/>
            <w:sz w:val="20"/>
            <w:szCs w:val="20"/>
          </w:rPr>
          <w:t>Load</w:t>
        </w:r>
        <w:r>
          <w:t xml:space="preserve"> item from the Editor Menu to the Action Bar.</w:t>
        </w:r>
      </w:ins>
    </w:p>
    <w:p w:rsidR="00067234" w:rsidRDefault="00067234" w:rsidP="00067234">
      <w:pPr>
        <w:pStyle w:val="Heading5"/>
        <w:ind w:left="720"/>
        <w:rPr>
          <w:ins w:id="2840" w:author="Sammartano, Marc (BIC USA)" w:date="2015-08-05T16:38:00Z"/>
        </w:rPr>
      </w:pPr>
      <w:ins w:id="2841" w:author="Sammartano, Marc (BIC USA)" w:date="2015-08-05T16:38:00Z">
        <w:r>
          <w:t>SAVE on action bar</w:t>
        </w:r>
      </w:ins>
    </w:p>
    <w:p w:rsidR="00067234" w:rsidRPr="001D4752" w:rsidRDefault="00067234" w:rsidP="00067234">
      <w:pPr>
        <w:ind w:left="720"/>
        <w:rPr>
          <w:ins w:id="2842" w:author="Sammartano, Marc (BIC USA)" w:date="2015-08-05T16:38:00Z"/>
        </w:rPr>
      </w:pPr>
      <w:ins w:id="2843" w:author="Sammartano, Marc (BIC USA)" w:date="2015-08-05T16:38:00Z">
        <w:r>
          <w:t xml:space="preserve">If checked, Android will attempt to move the </w:t>
        </w:r>
        <w:r>
          <w:rPr>
            <w:rFonts w:asciiTheme="majorHAnsi" w:hAnsiTheme="majorHAnsi"/>
            <w:smallCaps/>
            <w:sz w:val="20"/>
            <w:szCs w:val="20"/>
          </w:rPr>
          <w:t>Save</w:t>
        </w:r>
        <w:r>
          <w:t xml:space="preserve"> item from the Editor Menu to the Action Bar.</w:t>
        </w:r>
      </w:ins>
    </w:p>
    <w:p w:rsidR="00067234" w:rsidRDefault="00067234" w:rsidP="00067234">
      <w:pPr>
        <w:pStyle w:val="Heading5"/>
        <w:ind w:left="720"/>
        <w:rPr>
          <w:ins w:id="2844" w:author="Sammartano, Marc (BIC USA)" w:date="2015-08-05T16:38:00Z"/>
        </w:rPr>
      </w:pPr>
      <w:ins w:id="2845" w:author="Sammartano, Marc (BIC USA)" w:date="2015-08-05T16:38:00Z">
        <w:r>
          <w:t>EXIT on action bar</w:t>
        </w:r>
      </w:ins>
    </w:p>
    <w:p w:rsidR="00067234" w:rsidRPr="001D4752" w:rsidRDefault="00067234" w:rsidP="00067234">
      <w:pPr>
        <w:ind w:left="720"/>
        <w:rPr>
          <w:ins w:id="2846" w:author="Sammartano, Marc (BIC USA)" w:date="2015-08-05T16:38:00Z"/>
        </w:rPr>
      </w:pPr>
      <w:ins w:id="2847" w:author="Sammartano, Marc (BIC USA)" w:date="2015-08-05T16:38:00Z">
        <w:r>
          <w:t xml:space="preserve">If checked, Android will attempt to move the </w:t>
        </w:r>
        <w:r>
          <w:rPr>
            <w:rFonts w:asciiTheme="majorHAnsi" w:hAnsiTheme="majorHAnsi"/>
            <w:smallCaps/>
            <w:sz w:val="20"/>
            <w:szCs w:val="20"/>
          </w:rPr>
          <w:t>Exit</w:t>
        </w:r>
        <w:r>
          <w:t xml:space="preserve"> item from the Editor Menu to the Action Bar.</w:t>
        </w:r>
      </w:ins>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rPr>
          <w:ins w:id="2848" w:author="Sammartano, Marc (BIC USA)" w:date="2015-06-02T17:05:00Z"/>
        </w:rPr>
      </w:pPr>
      <w:ins w:id="2849" w:author="Sammartano, Marc (BIC USA)" w:date="2015-06-02T17:04:00Z">
        <w:r>
          <w:t xml:space="preserve">Graphic </w:t>
        </w:r>
      </w:ins>
      <w:ins w:id="2850" w:author="Sammartano, Marc (BIC USA)" w:date="2015-06-02T17:05:00Z">
        <w:r>
          <w:t>A</w:t>
        </w:r>
      </w:ins>
      <w:ins w:id="2851" w:author="Sammartano, Marc (BIC USA)" w:date="2015-06-02T17:04:00Z">
        <w:r>
          <w:t>cceleration</w:t>
        </w:r>
      </w:ins>
    </w:p>
    <w:p w:rsidR="00CB18C6" w:rsidRPr="00CB18C6" w:rsidRDefault="009B20C3" w:rsidP="00CB18C6">
      <w:pPr>
        <w:rPr>
          <w:ins w:id="2852" w:author="Sammartano, Marc (BIC USA)" w:date="2015-06-02T17:04:00Z"/>
        </w:rPr>
      </w:pPr>
      <w:ins w:id="2853" w:author="Sammartano, Marc (BIC USA)" w:date="2015-06-02T17:09:00Z">
        <w:r>
          <w:t xml:space="preserve">Check this box to enable </w:t>
        </w:r>
      </w:ins>
      <w:ins w:id="2854" w:author="Sammartano, Marc (BIC USA)" w:date="2015-06-02T17:15:00Z">
        <w:r>
          <w:t>GPU</w:t>
        </w:r>
      </w:ins>
      <w:ins w:id="2855" w:author="Sammartano, Marc (BIC USA)" w:date="2015-06-02T17:09:00Z">
        <w:r>
          <w:t xml:space="preserve">-assisted </w:t>
        </w:r>
      </w:ins>
      <w:ins w:id="2856" w:author="Sammartano, Marc (BIC USA)" w:date="2015-06-02T17:13:00Z">
        <w:r>
          <w:t xml:space="preserve">graphics </w:t>
        </w:r>
      </w:ins>
      <w:ins w:id="2857" w:author="Sammartano, Marc (BIC USA)" w:date="2015-06-02T17:09:00Z">
        <w:r>
          <w:t>acceleration</w:t>
        </w:r>
      </w:ins>
      <w:ins w:id="2858" w:author="Sammartano, Marc (BIC USA)" w:date="2015-06-02T17:12:00Z">
        <w:r>
          <w:t xml:space="preserve"> on devices</w:t>
        </w:r>
      </w:ins>
      <w:ins w:id="2859" w:author="Sammartano, Marc (BIC USA)" w:date="2015-06-02T17:13:00Z">
        <w:r>
          <w:t xml:space="preserve"> since 3.0 (Honeycomb) that support it</w:t>
        </w:r>
      </w:ins>
      <w:ins w:id="2860" w:author="Sammartano, Marc (BIC USA)" w:date="2015-06-02T17:10:00Z">
        <w:r>
          <w:t xml:space="preserve">. </w:t>
        </w:r>
      </w:ins>
      <w:ins w:id="2861" w:author="Sammartano, Marc (BIC USA)" w:date="2015-06-02T17:11:00Z">
        <w:r>
          <w:t>It is disabled by default.</w:t>
        </w:r>
      </w:ins>
      <w:ins w:id="2862" w:author="Sammartano, Marc (BIC USA)" w:date="2015-06-02T17:14:00Z">
        <w:r>
          <w:t xml:space="preserve"> </w:t>
        </w:r>
      </w:ins>
      <w:ins w:id="2863" w:author="Sammartano, Marc (BIC USA)" w:date="2015-06-02T17:07:00Z">
        <w:r>
          <w:t xml:space="preserve">If you enable this option, test your </w:t>
        </w:r>
      </w:ins>
      <w:ins w:id="2864" w:author="Sammartano, Marc (BIC USA)" w:date="2015-06-02T17:08:00Z">
        <w:r>
          <w:t>program</w:t>
        </w:r>
      </w:ins>
      <w:ins w:id="2865" w:author="Sammartano, Marc (BIC USA)" w:date="2015-06-02T17:07:00Z">
        <w:r>
          <w:t xml:space="preserve"> carefully. Hardware acceleration can make some </w:t>
        </w:r>
      </w:ins>
      <w:ins w:id="2866" w:author="Sammartano, Marc (BIC USA)" w:date="2015-06-02T17:08:00Z">
        <w:r>
          <w:t xml:space="preserve">of BASIC!’s </w:t>
        </w:r>
      </w:ins>
      <w:ins w:id="2867" w:author="Sammartano, Marc (BIC USA)" w:date="2015-06-02T17:07:00Z">
        <w:r>
          <w:t>graphical operations fail.</w:t>
        </w:r>
      </w:ins>
    </w:p>
    <w:p w:rsidR="007728F0" w:rsidRDefault="007728F0" w:rsidP="008209F2">
      <w:pPr>
        <w:pStyle w:val="Heading5"/>
      </w:pPr>
      <w:r>
        <w:lastRenderedPageBreak/>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868" w:name="_Toc427508329"/>
      <w:r>
        <w:lastRenderedPageBreak/>
        <w:t>Run</w:t>
      </w:r>
      <w:bookmarkEnd w:id="2868"/>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2869" w:name="_Toc427508330"/>
      <w:r>
        <w:t>Menu</w:t>
      </w:r>
      <w:bookmarkEnd w:id="2869"/>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870" w:name="_Toc427508331"/>
      <w:r>
        <w:lastRenderedPageBreak/>
        <w:t>Crashes</w:t>
      </w:r>
      <w:bookmarkEnd w:id="2870"/>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871" w:name="_Toc427508332"/>
      <w:r>
        <w:t>A</w:t>
      </w:r>
      <w:r w:rsidR="00F95814">
        <w:t xml:space="preserve"> BASIC! Program</w:t>
      </w:r>
      <w:bookmarkEnd w:id="2871"/>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872" w:name="_Toc427508333"/>
      <w:r>
        <w:t>Command Description Syntax</w:t>
      </w:r>
      <w:bookmarkEnd w:id="2872"/>
    </w:p>
    <w:p w:rsidR="00641F8E" w:rsidRPr="00641F8E" w:rsidRDefault="00D12DC2" w:rsidP="00EB1F62">
      <w:pPr>
        <w:pStyle w:val="Heading2"/>
      </w:pPr>
      <w:bookmarkStart w:id="2873" w:name="_Toc427508334"/>
      <w:r>
        <w:t>Upper and Lower</w:t>
      </w:r>
      <w:r w:rsidR="00FB578F">
        <w:t xml:space="preserve"> </w:t>
      </w:r>
      <w:r w:rsidR="00641F8E">
        <w:t>Case</w:t>
      </w:r>
      <w:bookmarkEnd w:id="2873"/>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874" w:name="_Toc427508335"/>
      <w:r>
        <w:t>&lt;</w:t>
      </w:r>
      <w:r w:rsidR="004053B7">
        <w:t>n</w:t>
      </w:r>
      <w:r>
        <w:t>exp&gt;</w:t>
      </w:r>
      <w:r w:rsidR="00792AD4">
        <w:t>,</w:t>
      </w:r>
      <w:r w:rsidR="004053B7">
        <w:t xml:space="preserve"> &lt;sexp&gt;</w:t>
      </w:r>
      <w:r w:rsidR="008259D5">
        <w:t xml:space="preserve"> and &lt;lexp</w:t>
      </w:r>
      <w:r w:rsidR="007F4DB0">
        <w:t>&gt;</w:t>
      </w:r>
      <w:bookmarkEnd w:id="2874"/>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875" w:name="_Toc427508336"/>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875"/>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876" w:name="_Toc427508337"/>
      <w:r>
        <w:t>Array[] and Array$[]</w:t>
      </w:r>
      <w:bookmarkEnd w:id="2876"/>
    </w:p>
    <w:p w:rsidR="004053B7" w:rsidRDefault="004053B7" w:rsidP="004053B7">
      <w:r>
        <w:t>This notation implies that an array name without indices must be used.</w:t>
      </w:r>
    </w:p>
    <w:p w:rsidR="00914B76" w:rsidRDefault="00914B76" w:rsidP="00914B76">
      <w:pPr>
        <w:pStyle w:val="Heading2"/>
      </w:pPr>
      <w:bookmarkStart w:id="2877" w:name="_Toc427508338"/>
      <w:r>
        <w:lastRenderedPageBreak/>
        <w:t>Array[{</w:t>
      </w:r>
      <w:r w:rsidR="006F2915">
        <w:t>&lt;</w:t>
      </w:r>
      <w:r>
        <w:t>start</w:t>
      </w:r>
      <w:r w:rsidR="006F2915">
        <w:t>&gt;</w:t>
      </w:r>
      <w:r>
        <w:t>,</w:t>
      </w:r>
      <w:r w:rsidR="006F2915">
        <w:t>&lt;</w:t>
      </w:r>
      <w:r>
        <w:t>length</w:t>
      </w:r>
      <w:r w:rsidR="006F2915">
        <w:t>&gt;</w:t>
      </w:r>
      <w:r>
        <w:t>}] and Array$[</w:t>
      </w:r>
      <w:r w:rsidR="006F2915">
        <w:t>{&lt;start&gt;,&lt;length&gt;}</w:t>
      </w:r>
      <w:r>
        <w:t>]</w:t>
      </w:r>
      <w:bookmarkEnd w:id="2877"/>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rsidRPr="005674B3">
        <w:rPr>
          <w:rFonts w:ascii="Letter Gothic" w:hAnsi="Letter Gothic"/>
          <w:b w:val="0"/>
        </w:rPr>
        <w:t xml:space="preserve">Array [ { {&lt;start_nexp&gt;} , {&lt;length_nexp&gt;} } ] </w:t>
      </w:r>
      <w:r w:rsidRPr="00300420">
        <w:rPr>
          <w:rFonts w:asciiTheme="minorHAnsi" w:hAnsiTheme="minorHAnsi"/>
          <w:b w:val="0"/>
        </w:rPr>
        <w:t xml:space="preserve"> or</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rt_nexp&gt;} , {&lt;length_nexp&gt;} } ]</w:t>
      </w:r>
    </w:p>
    <w:p w:rsidR="0039686D" w:rsidRDefault="0039686D" w:rsidP="00EB1F62">
      <w:pPr>
        <w:pStyle w:val="Heading2"/>
      </w:pPr>
      <w:bookmarkStart w:id="2878" w:name="_Toc427508339"/>
      <w:r>
        <w:t>{something}</w:t>
      </w:r>
      <w:bookmarkEnd w:id="2878"/>
    </w:p>
    <w:p w:rsidR="0039686D" w:rsidRDefault="0039686D" w:rsidP="004053B7">
      <w:r>
        <w:t>Indicates something optional.</w:t>
      </w:r>
    </w:p>
    <w:p w:rsidR="00FB578F" w:rsidRDefault="00317ABB" w:rsidP="00EB1F62">
      <w:pPr>
        <w:pStyle w:val="Heading2"/>
      </w:pPr>
      <w:bookmarkStart w:id="2879" w:name="_Toc427508340"/>
      <w:r>
        <w:t>{ A | B |C }</w:t>
      </w:r>
      <w:bookmarkEnd w:id="2879"/>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880" w:name="_Toc427508341"/>
      <w:r>
        <w:t>X</w:t>
      </w:r>
      <w:r w:rsidR="003D23A1">
        <w:t>,</w:t>
      </w:r>
      <w:r>
        <w:t xml:space="preserve"> </w:t>
      </w:r>
      <w:r w:rsidR="003D23A1">
        <w:t>...</w:t>
      </w:r>
      <w:bookmarkEnd w:id="288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81" w:name="_Toc427508342"/>
      <w:r>
        <w:t>{</w:t>
      </w:r>
      <w:r w:rsidR="0039686D">
        <w:t>,</w:t>
      </w:r>
      <w:r>
        <w:t>n</w:t>
      </w:r>
      <w:r w:rsidR="003D23A1">
        <w:t>}</w:t>
      </w:r>
      <w:r>
        <w:t xml:space="preserve"> </w:t>
      </w:r>
      <w:r w:rsidR="003D23A1">
        <w:t>...</w:t>
      </w:r>
      <w:bookmarkEnd w:id="288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82" w:name="_Toc427508343"/>
      <w:r>
        <w:t>&lt;statement&gt;</w:t>
      </w:r>
      <w:bookmarkEnd w:id="2882"/>
    </w:p>
    <w:p w:rsidR="0039686D" w:rsidRPr="005F59F6"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4B4D0A" w:rsidRDefault="004B4D0A" w:rsidP="00E33967">
      <w:pPr>
        <w:pStyle w:val="Heading1"/>
      </w:pPr>
      <w:bookmarkStart w:id="2883" w:name="_Toc427508344"/>
      <w:r>
        <w:t>Numbers</w:t>
      </w:r>
      <w:bookmarkEnd w:id="2883"/>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884" w:name="_Toc427508345"/>
      <w:r>
        <w:t>Strings</w:t>
      </w:r>
      <w:bookmarkEnd w:id="2884"/>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885" w:name="_Toc427508346"/>
      <w:r>
        <w:t>Variables</w:t>
      </w:r>
      <w:bookmarkEnd w:id="2885"/>
    </w:p>
    <w:p w:rsidR="00E470C4" w:rsidRPr="00E470C4" w:rsidRDefault="00E470C4" w:rsidP="00E470C4">
      <w:r>
        <w:t>A BASIC! variable is a container for some numeric or string value.</w:t>
      </w:r>
    </w:p>
    <w:p w:rsidR="004C326E" w:rsidRPr="004C326E" w:rsidRDefault="004C326E" w:rsidP="00EB1F62">
      <w:pPr>
        <w:pStyle w:val="Heading2"/>
      </w:pPr>
      <w:bookmarkStart w:id="2886" w:name="_Toc427508347"/>
      <w:r>
        <w:lastRenderedPageBreak/>
        <w:t>Variable Names</w:t>
      </w:r>
      <w:bookmarkEnd w:id="2886"/>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2887" w:name="_Toc427508348"/>
      <w:r>
        <w:t>Variable Type</w:t>
      </w:r>
      <w:r w:rsidR="00C62F81">
        <w:t>s</w:t>
      </w:r>
      <w:bookmarkEnd w:id="288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2888" w:name="_Toc427508349"/>
      <w:r>
        <w:t>Scalar and Array Variables</w:t>
      </w:r>
      <w:bookmarkEnd w:id="2888"/>
    </w:p>
    <w:p w:rsidR="004C326E" w:rsidRPr="007037E7" w:rsidRDefault="00C62F81" w:rsidP="004C326E">
      <w:r>
        <w:t>There are two classes of variables: Scalars and Arrays</w:t>
      </w:r>
      <w:r w:rsidR="003D5AC8">
        <w:t>.</w:t>
      </w:r>
    </w:p>
    <w:p w:rsidR="006F6857" w:rsidRDefault="006F6857" w:rsidP="006F6857">
      <w:pPr>
        <w:pStyle w:val="Heading2"/>
      </w:pPr>
      <w:bookmarkStart w:id="2889" w:name="_Toc427508350"/>
      <w:r>
        <w:t>Scalars</w:t>
      </w:r>
      <w:bookmarkEnd w:id="2889"/>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2890" w:name="_Toc427508351"/>
      <w:r>
        <w:t>Array</w:t>
      </w:r>
      <w:r w:rsidR="002752B8">
        <w:t>s</w:t>
      </w:r>
      <w:bookmarkEnd w:id="2890"/>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2891" w:name="_Toc427508352"/>
      <w:r>
        <w:t>Array Segments</w:t>
      </w:r>
      <w:bookmarkEnd w:id="2891"/>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2892" w:name="_Toc427508353"/>
      <w:r>
        <w:t>Array Commands</w:t>
      </w:r>
      <w:bookmarkEnd w:id="2892"/>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w:t>
      </w:r>
      <w:r>
        <w:lastRenderedPageBreak/>
        <w:t>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w:t>
      </w:r>
      <w:del w:id="2893" w:author="Sammartano, Marc (BIC USA)" w:date="2015-05-06T12:10:00Z">
        <w:r w:rsidR="009139B2" w:rsidDel="00D33386">
          <w:delText>n</w:delText>
        </w:r>
      </w:del>
      <w:r w:rsidR="009139B2">
        <w: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ins w:id="2894" w:author="Sammartano, Marc (BIC USA)" w:date="2015-05-06T12:12:00Z">
        <w:r w:rsidR="00D33386">
          <w:t>}</w:t>
        </w:r>
      </w:ins>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2C25C2" w:rsidRDefault="00526E57" w:rsidP="0026077D">
      <w:pPr>
        <w:rPr>
          <w:ins w:id="2895" w:author="Sammartano, Marc (BIC USA)" w:date="2015-05-06T12:37:00Z"/>
        </w:rPr>
      </w:pPr>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w:t>
      </w:r>
      <w:ins w:id="2896" w:author="Sammartano, Marc (BIC USA)" w:date="2015-05-06T12:37:00Z">
        <w:r w:rsidR="002C25C2">
          <w:t>The "~" itse</w:t>
        </w:r>
        <w:r w:rsidR="00FC2B94">
          <w:t>lf separates the parameters;</w:t>
        </w:r>
        <w:r w:rsidR="002C25C2">
          <w:t xml:space="preserve"> the comma is optional.</w:t>
        </w:r>
      </w:ins>
    </w:p>
    <w:p w:rsidR="00526E57" w:rsidRDefault="00F4023C" w:rsidP="0026077D">
      <w:del w:id="2897" w:author="Sammartano, Marc (BIC USA)" w:date="2015-05-06T12:37:00Z">
        <w:r w:rsidRPr="00F4023C" w:rsidDel="002C25C2">
          <w:delText>It</w:delText>
        </w:r>
      </w:del>
      <w:ins w:id="2898" w:author="Sammartano, Marc (BIC USA)" w:date="2015-05-06T12:13:00Z">
        <w:r w:rsidR="00D33386">
          <w:t>The "~" character</w:t>
        </w:r>
      </w:ins>
      <w:r w:rsidRPr="00F4023C">
        <w:t xml:space="preserve"> may not be used to split a parameter across multiple lines.</w:t>
      </w:r>
    </w:p>
    <w:p w:rsidR="009C6A43" w:rsidRDefault="009C6A43" w:rsidP="0026077D">
      <w:r>
        <w:t>Examples</w:t>
      </w:r>
      <w:del w:id="2899" w:author="Sammartano, Marc (BIC USA)" w:date="2015-05-06T12:34:00Z">
        <w:r w:rsidDel="002C25C2">
          <w:delText xml:space="preserve"> are</w:delText>
        </w:r>
      </w:del>
      <w:r>
        <w:t>:</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ins w:id="2900" w:author="Sammartano, Marc (BIC USA)" w:date="2015-05-06T12:04:00Z">
        <w:r w:rsidR="00F618F8">
          <w:rPr>
            <w:rFonts w:ascii="Letter Gothic" w:hAnsi="Letter Gothic"/>
            <w:b w:val="0"/>
          </w:rPr>
          <w:tab/>
        </w:r>
      </w:ins>
      <w:ins w:id="2901" w:author="Sammartano, Marc (BIC USA)" w:date="2015-05-06T12:05:00Z">
        <w:r w:rsidR="00F618F8">
          <w:rPr>
            <w:rFonts w:ascii="Letter Gothic" w:hAnsi="Letter Gothic"/>
            <w:b w:val="0"/>
          </w:rPr>
          <w:t>% comma not required before ~</w:t>
        </w:r>
      </w:ins>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ins w:id="2902" w:author="Sammartano, Marc (BIC USA)" w:date="2015-05-06T12:05:00Z">
        <w:r w:rsidR="00F618F8">
          <w:rPr>
            <w:rFonts w:ascii="Letter Gothic" w:hAnsi="Letter Gothic"/>
            <w:b w:val="0"/>
          </w:rPr>
          <w:t>,</w:t>
        </w:r>
      </w:ins>
      <w:r w:rsidRPr="00F618F8">
        <w:rPr>
          <w:rFonts w:ascii="Letter Gothic" w:hAnsi="Letter Gothic"/>
          <w:b w:val="0"/>
        </w:rPr>
        <w:t>~</w:t>
      </w:r>
      <w:ins w:id="2903" w:author="Sammartano, Marc (BIC USA)" w:date="2015-05-06T12:05:00Z">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ins>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lastRenderedPageBreak/>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2904" w:name="_Toc427508354"/>
      <w:r>
        <w:lastRenderedPageBreak/>
        <w:t xml:space="preserve">Data Structures </w:t>
      </w:r>
      <w:r w:rsidR="00844D75">
        <w:t xml:space="preserve">and Pointers </w:t>
      </w:r>
      <w:r>
        <w:t>in BASIC!</w:t>
      </w:r>
      <w:bookmarkEnd w:id="2904"/>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2905" w:name="_Toc427508355"/>
      <w:r w:rsidRPr="00EB1F62">
        <w:t>What is a Pointer</w:t>
      </w:r>
      <w:bookmarkEnd w:id="2905"/>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 xml:space="preserve">ist. You would </w:t>
      </w:r>
      <w:r w:rsidR="00B72C96">
        <w:lastRenderedPageBreak/>
        <w:t>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2906" w:name="_Toc427508356"/>
      <w:r>
        <w:t>Lists</w:t>
      </w:r>
      <w:bookmarkEnd w:id="2906"/>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2907" w:name="_Toc427508357"/>
      <w:r>
        <w:t>List Commands</w:t>
      </w:r>
      <w:bookmarkEnd w:id="290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lastRenderedPageBreak/>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pPr>
        <w:rPr>
          <w:ins w:id="2908" w:author="Sammartano, Marc (BIC USA)" w:date="2015-05-06T12:35:00Z"/>
        </w:rPr>
      </w:pPr>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ins w:id="2909" w:author="Sammartano, Marc (BIC USA)" w:date="2015-05-06T12:35:00Z">
        <w:r w:rsidR="002C25C2">
          <w:t>The "~" itse</w:t>
        </w:r>
        <w:r w:rsidR="00FC2B94">
          <w:t>lf separates the parameters;</w:t>
        </w:r>
        <w:r w:rsidR="002C25C2">
          <w:t xml:space="preserve"> the comma is optional.</w:t>
        </w:r>
      </w:ins>
    </w:p>
    <w:p w:rsidR="00763617" w:rsidRDefault="00F4023C" w:rsidP="002C25C2">
      <w:del w:id="2910" w:author="Sammartano, Marc (BIC USA)" w:date="2015-05-06T12:35:00Z">
        <w:r w:rsidRPr="00F4023C" w:rsidDel="002C25C2">
          <w:delText>It</w:delText>
        </w:r>
      </w:del>
      <w:ins w:id="2911" w:author="Sammartano, Marc (BIC USA)" w:date="2015-05-06T12:37:00Z">
        <w:r w:rsidR="002C25C2">
          <w:t>The "~" character</w:t>
        </w:r>
      </w:ins>
      <w:r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ins w:id="2912" w:author="Sammartano, Marc (BIC USA)" w:date="2015-05-06T12:39:00Z">
        <w:r w:rsidR="00FC2B94">
          <w:rPr>
            <w:rFonts w:ascii="Letter Gothic" w:hAnsi="Letter Gothic"/>
            <w:b w:val="0"/>
          </w:rPr>
          <w:tab/>
          <w:t>% comma not required before ~</w:t>
        </w:r>
      </w:ins>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ins w:id="2913" w:author="Sammartano, Marc (BIC USA)" w:date="2015-05-06T12:39:00Z">
        <w:r w:rsidR="00FC2B94">
          <w:rPr>
            <w:rFonts w:ascii="Letter Gothic" w:hAnsi="Letter Gothic"/>
            <w:b w:val="0"/>
          </w:rPr>
          <w:t>,</w:t>
        </w:r>
      </w:ins>
      <w:r w:rsidRPr="00EC5456">
        <w:rPr>
          <w:rFonts w:ascii="Letter Gothic" w:hAnsi="Letter Gothic"/>
          <w:b w:val="0"/>
        </w:rPr>
        <w:t>~</w:t>
      </w:r>
      <w:ins w:id="2914" w:author="Sammartano, Marc (BIC USA)" w:date="2015-05-06T12:39:00Z">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ins>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ins w:id="2915" w:author="Sammartano, Marc (BIC USA)" w:date="2015-06-09T11:27:00Z"/>
          <w:rFonts w:ascii="Letter Gothic" w:hAnsi="Letter Gothic"/>
          <w:b w:val="0"/>
        </w:rPr>
      </w:pPr>
      <w:r w:rsidRPr="00EC5456">
        <w:rPr>
          <w:rFonts w:ascii="Letter Gothic" w:hAnsi="Letter Gothic"/>
          <w:b w:val="0"/>
        </w:rPr>
        <w:t>List.add Name</w:t>
      </w:r>
      <w:ins w:id="2916" w:author="Sammartano, Marc (BIC USA)" w:date="2015-06-09T11:27:00Z">
        <w:r w:rsidR="00716913">
          <w:rPr>
            <w:rFonts w:ascii="Letter Gothic" w:hAnsi="Letter Gothic"/>
            <w:b w:val="0"/>
          </w:rPr>
          <w:t>~</w:t>
        </w:r>
      </w:ins>
      <w:del w:id="2917" w:author="Sammartano, Marc (BIC USA)" w:date="2015-06-09T11:27:00Z">
        <w:r w:rsidRPr="00EC5456" w:rsidDel="00716913">
          <w:rPr>
            <w:rFonts w:ascii="Letter Gothic" w:hAnsi="Letter Gothic"/>
            <w:b w:val="0"/>
          </w:rPr>
          <w:delText xml:space="preserve"> </w:delText>
        </w:r>
      </w:del>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ins w:id="2918" w:author="Sammartano, Marc (BIC USA)" w:date="2015-05-06T12:40:00Z">
        <w:r w:rsidR="00FC2B94">
          <w:rPr>
            <w:rFonts w:ascii="Letter Gothic" w:hAnsi="Letter Gothic"/>
            <w:b w:val="0"/>
          </w:rPr>
          <w:t>~</w:t>
        </w:r>
      </w:ins>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lastRenderedPageBreak/>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2919" w:name="_Toc427508358"/>
      <w:r>
        <w:t>Bundles</w:t>
      </w:r>
      <w:bookmarkEnd w:id="2919"/>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2920" w:name="_Toc427508359"/>
      <w:r>
        <w:t xml:space="preserve">Bundle </w:t>
      </w:r>
      <w:r w:rsidR="00E02B0C">
        <w:t>Auto-C</w:t>
      </w:r>
      <w:r>
        <w:t>reate</w:t>
      </w:r>
      <w:bookmarkEnd w:id="2920"/>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lastRenderedPageBreak/>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2921" w:name="_Toc427508360"/>
      <w:r>
        <w:t>Bundle Commands</w:t>
      </w:r>
      <w:bookmarkEnd w:id="2921"/>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lastRenderedPageBreak/>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lastRenderedPageBreak/>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2922" w:name="_Toc427508361"/>
      <w:r>
        <w:t>Stacks</w:t>
      </w:r>
      <w:bookmarkEnd w:id="2922"/>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382684AA" wp14:editId="38BC39F6">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2923" w:name="_Toc427508362"/>
      <w:r>
        <w:t>Stack Commands</w:t>
      </w:r>
      <w:bookmarkEnd w:id="2923"/>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lastRenderedPageBreak/>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2924" w:name="_Toc427508363"/>
      <w:r>
        <w:t>Queues</w:t>
      </w:r>
      <w:bookmarkEnd w:id="2924"/>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2925" w:name="_Toc427508364"/>
      <w:r>
        <w:t>Comments</w:t>
      </w:r>
      <w:bookmarkEnd w:id="2925"/>
    </w:p>
    <w:p w:rsidR="00EA7A8B" w:rsidRDefault="00184DA5" w:rsidP="00EB1F62">
      <w:pPr>
        <w:pStyle w:val="Heading2"/>
      </w:pPr>
      <w:bookmarkStart w:id="2926" w:name="_Toc427508365"/>
      <w:r>
        <w:t>! -</w:t>
      </w:r>
      <w:r w:rsidR="00EA7A8B">
        <w:t xml:space="preserve"> Single Line Comment</w:t>
      </w:r>
      <w:bookmarkEnd w:id="2926"/>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2927" w:name="_Toc427508366"/>
      <w:r>
        <w:lastRenderedPageBreak/>
        <w:t>R</w:t>
      </w:r>
      <w:r w:rsidR="00953C37">
        <w:t>em</w:t>
      </w:r>
      <w:r>
        <w:t xml:space="preserve"> - Single Line Comment (legacy)</w:t>
      </w:r>
      <w:bookmarkEnd w:id="2927"/>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2928" w:name="_Toc427508367"/>
      <w:r>
        <w:t>!! - Block Comment</w:t>
      </w:r>
      <w:bookmarkEnd w:id="2928"/>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2929" w:name="_Toc427508368"/>
      <w:r>
        <w:t>% - Middle of Line Comment</w:t>
      </w:r>
      <w:bookmarkEnd w:id="2929"/>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2930" w:name="_Toc427508369"/>
      <w:r>
        <w:t>Expressions</w:t>
      </w:r>
      <w:bookmarkEnd w:id="2930"/>
    </w:p>
    <w:p w:rsidR="005C05CA" w:rsidRDefault="005866FB" w:rsidP="00EB1F62">
      <w:pPr>
        <w:pStyle w:val="Heading2"/>
        <w:rPr>
          <w:ins w:id="2931" w:author="Sammartano, Marc (BIC USA)" w:date="2015-06-09T10:16:00Z"/>
        </w:rPr>
      </w:pPr>
      <w:bookmarkStart w:id="2932" w:name="_Toc427508370"/>
      <w:r>
        <w:t>Numeric</w:t>
      </w:r>
      <w:r w:rsidR="00EC5719">
        <w:t xml:space="preserve"> </w:t>
      </w:r>
      <w:ins w:id="2933" w:author="Sammartano, Marc (BIC USA)" w:date="2015-06-09T10:16:00Z">
        <w:r w:rsidR="005C05CA">
          <w:t>Expression</w:t>
        </w:r>
      </w:ins>
      <w:ins w:id="2934" w:author="Sammartano, Marc (BIC USA)" w:date="2015-06-09T10:17:00Z">
        <w:r w:rsidR="005C05CA">
          <w:t xml:space="preserve"> &lt;nexp&gt;</w:t>
        </w:r>
      </w:ins>
      <w:bookmarkEnd w:id="2932"/>
    </w:p>
    <w:p w:rsidR="00934C10" w:rsidRPr="005C05CA"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&lt;nexp&gt;|&lt;end of line&gt;}</w:t>
      </w:r>
    </w:p>
    <w:p w:rsidR="00FF5588" w:rsidRDefault="00934C10" w:rsidP="005F4916">
      <w:pPr>
        <w:pStyle w:val="Heading3"/>
      </w:pPr>
      <w:bookmarkStart w:id="2935" w:name="_Toc427508371"/>
      <w:r>
        <w:t>Numeric Operators &lt;noperator&gt;</w:t>
      </w:r>
      <w:bookmarkEnd w:id="293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2936" w:name="_Toc427508372"/>
      <w:r>
        <w:t>Numeric Expression Examples</w:t>
      </w:r>
      <w:bookmarkEnd w:id="2936"/>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2937" w:name="_Toc427508373"/>
      <w:r>
        <w:t>Pre</w:t>
      </w:r>
      <w:r w:rsidR="003A11BB">
        <w:t>-</w:t>
      </w:r>
      <w:r>
        <w:t xml:space="preserve"> and Post</w:t>
      </w:r>
      <w:r w:rsidR="003A11BB">
        <w:t>-</w:t>
      </w:r>
      <w:r>
        <w:t>Increment Operators</w:t>
      </w:r>
      <w:bookmarkEnd w:id="2937"/>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lastRenderedPageBreak/>
        <w:t>Using</w:t>
      </w:r>
      <w:r w:rsidR="006E3275">
        <w:t xml:space="preserve"> these operators</w:t>
      </w:r>
      <w:r>
        <w:t xml:space="preserve"> on</w:t>
      </w:r>
      <w:r w:rsidR="006E3275">
        <w:t xml:space="preserve"> a variable </w:t>
      </w:r>
      <w:r>
        <w:t>make</w:t>
      </w:r>
      <w:ins w:id="2938" w:author="Sammartano, Marc (BIC USA)" w:date="2015-06-09T10:13:00Z">
        <w:r w:rsidR="005C05CA">
          <w:t>s</w:t>
        </w:r>
      </w:ins>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rPr>
          <w:ins w:id="2939" w:author="Sammartano, Marc (BIC USA)" w:date="2015-06-09T10:17:00Z"/>
        </w:rPr>
      </w:pPr>
      <w:bookmarkStart w:id="2940" w:name="_Toc427508374"/>
      <w:r>
        <w:t>String</w:t>
      </w:r>
      <w:r w:rsidR="00EC5719">
        <w:t xml:space="preserve"> </w:t>
      </w:r>
      <w:ins w:id="2941" w:author="Sammartano, Marc (BIC USA)" w:date="2015-06-09T10:17:00Z">
        <w:r w:rsidR="005C05CA">
          <w:t>Expression &lt;sexp&gt;</w:t>
        </w:r>
        <w:bookmarkEnd w:id="2940"/>
      </w:ins>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 | &lt;end of line&gt;}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2942" w:name="_Toc427508375"/>
      <w:r>
        <w:t>Logical</w:t>
      </w:r>
      <w:r w:rsidR="00DC525C">
        <w:t xml:space="preserve"> </w:t>
      </w:r>
      <w:ins w:id="2943" w:author="Sammartano, Marc (BIC USA)" w:date="2015-06-09T10:18:00Z">
        <w:r w:rsidR="005C05CA">
          <w:t xml:space="preserve">Expression </w:t>
        </w:r>
      </w:ins>
      <w:r w:rsidR="00DC525C">
        <w:t>&lt;lexp&gt;</w:t>
      </w:r>
      <w:bookmarkEnd w:id="2942"/>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2944" w:name="_Toc427508376"/>
      <w:r>
        <w:t>Logical Operators</w:t>
      </w:r>
      <w:bookmarkEnd w:id="2944"/>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2945" w:name="_Toc427508377"/>
      <w:r>
        <w:lastRenderedPageBreak/>
        <w:t>Examples of Logical Expressions</w:t>
      </w:r>
      <w:bookmarkEnd w:id="2945"/>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rPr>
          <w:ins w:id="2946" w:author="Sammartano, Marc (BIC USA)" w:date="2015-06-09T10:21:00Z"/>
        </w:rPr>
      </w:pPr>
      <w:bookmarkStart w:id="2947" w:name="_Toc427508378"/>
      <w:ins w:id="2948" w:author="Sammartano, Marc (BIC USA)" w:date="2015-06-09T10:21:00Z">
        <w:r>
          <w:t>Parentheses</w:t>
        </w:r>
        <w:bookmarkEnd w:id="2947"/>
      </w:ins>
    </w:p>
    <w:p w:rsidR="00256F8F" w:rsidRDefault="00256F8F" w:rsidP="00256F8F">
      <w:pPr>
        <w:rPr>
          <w:ins w:id="2949" w:author="Sammartano, Marc (BIC USA)" w:date="2015-06-09T10:21:00Z"/>
        </w:rPr>
      </w:pPr>
      <w:ins w:id="2950" w:author="Sammartano, Marc (BIC USA)" w:date="2015-06-09T10:21:00Z">
        <w:r>
          <w:t>Parentheses can be used to override operator precendence.</w:t>
        </w:r>
      </w:ins>
    </w:p>
    <w:p w:rsidR="00256F8F" w:rsidRDefault="00256F8F" w:rsidP="00256F8F">
      <w:pPr>
        <w:pStyle w:val="Codeexample"/>
        <w:rPr>
          <w:ins w:id="2951" w:author="Sammartano, Marc (BIC USA)" w:date="2015-06-09T10:22:00Z"/>
          <w:rFonts w:ascii="Letter Gothic" w:hAnsi="Letter Gothic"/>
          <w:b w:val="0"/>
        </w:rPr>
      </w:pPr>
      <w:ins w:id="2952" w:author="Sammartano, Marc (BIC USA)" w:date="2015-06-09T10:22:00Z">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ins>
    </w:p>
    <w:p w:rsidR="00256F8F" w:rsidRDefault="00256F8F" w:rsidP="00256F8F">
      <w:pPr>
        <w:pStyle w:val="Codeexample"/>
        <w:rPr>
          <w:ins w:id="2953" w:author="Sammartano, Marc (BIC USA)" w:date="2015-06-09T10:22:00Z"/>
          <w:rFonts w:ascii="Letter Gothic" w:hAnsi="Letter Gothic"/>
          <w:b w:val="0"/>
        </w:rPr>
      </w:pPr>
      <w:ins w:id="2954" w:author="Sammartano, Marc (BIC USA)" w:date="2015-06-09T10:22:00Z">
        <w:r>
          <w:rPr>
            <w:rFonts w:ascii="Letter Gothic" w:hAnsi="Letter Gothic"/>
            <w:b w:val="0"/>
          </w:rPr>
          <w:t>a = b * (c + d)</w:t>
        </w:r>
        <w:r>
          <w:rPr>
            <w:rFonts w:ascii="Letter Gothic" w:hAnsi="Letter Gothic"/>
            <w:b w:val="0"/>
          </w:rPr>
          <w:tab/>
          <w:t xml:space="preserve">% the </w:t>
        </w:r>
      </w:ins>
      <w:ins w:id="2955" w:author="Sammartano, Marc (BIC USA)" w:date="2015-06-09T10:23:00Z">
        <w:r>
          <w:rPr>
            <w:rFonts w:ascii="Letter Gothic" w:hAnsi="Letter Gothic"/>
            <w:b w:val="0"/>
          </w:rPr>
          <w:t>addi</w:t>
        </w:r>
      </w:ins>
      <w:ins w:id="2956" w:author="Sammartano, Marc (BIC USA)" w:date="2015-06-09T10:22:00Z">
        <w:r>
          <w:rPr>
            <w:rFonts w:ascii="Letter Gothic" w:hAnsi="Letter Gothic"/>
            <w:b w:val="0"/>
          </w:rPr>
          <w:t>tion is done first</w:t>
        </w:r>
      </w:ins>
    </w:p>
    <w:p w:rsidR="00256F8F" w:rsidRPr="00256F8F" w:rsidRDefault="00256F8F" w:rsidP="00256F8F">
      <w:pPr>
        <w:rPr>
          <w:ins w:id="2957" w:author="Sammartano, Marc (BIC USA)" w:date="2015-06-09T10:24:00Z"/>
        </w:rPr>
      </w:pPr>
      <w:ins w:id="2958" w:author="Sammartano, Marc (BIC USA)" w:date="2015-06-09T10:23:00Z">
        <w:r>
          <w:t xml:space="preserve">Parentheses can also be placed around a variable, anywhere except to the left of an = sign. This can be useful in places where </w:t>
        </w:r>
      </w:ins>
      <w:ins w:id="2959" w:author="Sammartano, Marc (BIC USA)" w:date="2015-06-09T10:24:00Z">
        <w:r>
          <w:t>the interpreter may mistake part of a variable for a special keyword.</w:t>
        </w:r>
      </w:ins>
      <w:ins w:id="2960" w:author="Sammartano, Marc (BIC USA)" w:date="2015-06-09T10:26:00Z">
        <w:r>
          <w:t xml:space="preserve"> For an example, see </w:t>
        </w:r>
        <w:r>
          <w:rPr>
            <w:b/>
          </w:rPr>
          <w:t xml:space="preserve">Program Control Commands </w:t>
        </w:r>
      </w:ins>
      <w:ins w:id="2961" w:author="Sammartano, Marc (BIC USA)" w:date="2015-06-09T10:27:00Z">
        <w:r>
          <w:rPr>
            <w:b/>
          </w:rPr>
          <w:t>–</w:t>
        </w:r>
      </w:ins>
      <w:ins w:id="2962" w:author="Sammartano, Marc (BIC USA)" w:date="2015-06-09T10:26:00Z">
        <w:r>
          <w:rPr>
            <w:b/>
          </w:rPr>
          <w:t xml:space="preserve"> For </w:t>
        </w:r>
      </w:ins>
      <w:ins w:id="2963" w:author="Sammartano, Marc (BIC USA)" w:date="2015-06-09T10:27:00Z">
        <w:r>
          <w:rPr>
            <w:b/>
          </w:rPr>
          <w:t>- To - Step / Next</w:t>
        </w:r>
        <w:r>
          <w:t>, below.</w:t>
        </w:r>
      </w:ins>
    </w:p>
    <w:p w:rsidR="00485F39" w:rsidRPr="00E33967" w:rsidRDefault="00485F39" w:rsidP="00E33967">
      <w:pPr>
        <w:pStyle w:val="Heading1"/>
      </w:pPr>
      <w:bookmarkStart w:id="2964" w:name="_Toc427508379"/>
      <w:r w:rsidRPr="00E33967">
        <w:t>Assignment Operations</w:t>
      </w:r>
      <w:bookmarkEnd w:id="2964"/>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2965" w:name="_Toc427508380"/>
      <w:r>
        <w:t>L</w:t>
      </w:r>
      <w:r w:rsidR="005E290C">
        <w:t>et</w:t>
      </w:r>
      <w:bookmarkEnd w:id="2965"/>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lastRenderedPageBreak/>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256F8F">
      <w:pPr>
        <w:keepNext/>
      </w:pPr>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256F8F">
      <w:pPr>
        <w:pStyle w:val="Codeexample"/>
        <w:keepNext/>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2966" w:name="_Toc427508381"/>
      <w:r>
        <w:t>OpEqual Assignment Operations</w:t>
      </w:r>
      <w:bookmarkEnd w:id="2966"/>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2967" w:name="_Toc427508382"/>
      <w:r>
        <w:t>Math Function</w:t>
      </w:r>
      <w:r w:rsidR="007202D6">
        <w:t>s</w:t>
      </w:r>
      <w:bookmarkEnd w:id="2967"/>
    </w:p>
    <w:p w:rsidR="007202D6" w:rsidRDefault="007202D6" w:rsidP="007202D6">
      <w:r>
        <w:t>Math functions act like numeric variables in a &lt;nexp&gt; (or &lt;lexp&gt;)</w:t>
      </w:r>
      <w:r w:rsidR="001E7F77">
        <w:t>.</w:t>
      </w:r>
    </w:p>
    <w:p w:rsidR="001E7F77" w:rsidRDefault="001E7F77" w:rsidP="00EB1F62">
      <w:pPr>
        <w:pStyle w:val="Heading2"/>
      </w:pPr>
      <w:bookmarkStart w:id="2968" w:name="_Toc427508383"/>
      <w:r>
        <w:t>BOR(&lt;nexp1&gt;, &lt;nexp2&gt;)</w:t>
      </w:r>
      <w:bookmarkEnd w:id="2968"/>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2969" w:name="_Toc427508384"/>
      <w:r>
        <w:t>BAND(&lt;nexp1&gt;, &lt;nexp2&gt;)</w:t>
      </w:r>
      <w:bookmarkEnd w:id="2969"/>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2970" w:name="_Toc427508385"/>
      <w:r>
        <w:t>BXOR(&lt;nexp1&gt;, &lt;nexp2&gt;)</w:t>
      </w:r>
      <w:bookmarkEnd w:id="2970"/>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2971" w:name="_Toc427508386"/>
      <w:r>
        <w:lastRenderedPageBreak/>
        <w:t>BNOT(&lt;nexp&gt;)</w:t>
      </w:r>
      <w:bookmarkEnd w:id="2971"/>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2972" w:name="_Toc427508387"/>
      <w:r w:rsidRPr="00D1460F">
        <w:t>ABS(</w:t>
      </w:r>
      <w:r w:rsidR="007202D6" w:rsidRPr="00D1460F">
        <w:t>&lt;nexp&gt;</w:t>
      </w:r>
      <w:r w:rsidRPr="00D1460F">
        <w:t>)</w:t>
      </w:r>
      <w:bookmarkEnd w:id="2972"/>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2973" w:name="_Toc427508388"/>
      <w:r w:rsidRPr="00D1460F">
        <w:t>S</w:t>
      </w:r>
      <w:r>
        <w:t>GN</w:t>
      </w:r>
      <w:r w:rsidRPr="00D1460F">
        <w:t>(&lt;nexp&gt;)</w:t>
      </w:r>
      <w:bookmarkEnd w:id="2973"/>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Del="00256F8F" w:rsidRDefault="00EF672D" w:rsidP="00EB1F62">
      <w:pPr>
        <w:pStyle w:val="Heading2"/>
        <w:rPr>
          <w:moveFrom w:id="2974" w:author="Sammartano, Marc (BIC USA)" w:date="2015-06-09T10:32:00Z"/>
        </w:rPr>
      </w:pPr>
      <w:moveFromRangeStart w:id="2975" w:author="Sammartano, Marc (BIC USA)" w:date="2015-06-09T10:32:00Z" w:name="move421609254"/>
      <w:moveFrom w:id="2976" w:author="Sammartano, Marc (BIC USA)" w:date="2015-06-09T10:32:00Z">
        <w:r w:rsidRPr="00D1460F" w:rsidDel="00256F8F">
          <w:t>SQR(</w:t>
        </w:r>
        <w:r w:rsidR="007202D6" w:rsidRPr="00D1460F" w:rsidDel="00256F8F">
          <w:t>&lt;nexp&gt;</w:t>
        </w:r>
        <w:r w:rsidRPr="00D1460F" w:rsidDel="00256F8F">
          <w:t>)</w:t>
        </w:r>
        <w:r w:rsidR="00520661" w:rsidDel="00256F8F">
          <w:fldChar w:fldCharType="begin"/>
        </w:r>
        <w:r w:rsidR="00557A53" w:rsidDel="00256F8F">
          <w:instrText xml:space="preserve"> XE "</w:instrText>
        </w:r>
        <w:r w:rsidR="00557A53" w:rsidRPr="002C1804" w:rsidDel="00256F8F">
          <w:instrText>SQR(&lt;nexp&gt;)</w:instrText>
        </w:r>
        <w:r w:rsidR="00557A53" w:rsidDel="00256F8F">
          <w:instrText xml:space="preserve">" </w:instrText>
        </w:r>
        <w:r w:rsidR="00520661" w:rsidDel="00256F8F">
          <w:fldChar w:fldCharType="end"/>
        </w:r>
      </w:moveFrom>
    </w:p>
    <w:p w:rsidR="00EF672D" w:rsidDel="00256F8F" w:rsidRDefault="00947C2D" w:rsidP="00782D28">
      <w:pPr>
        <w:rPr>
          <w:moveFrom w:id="2977" w:author="Sammartano, Marc (BIC USA)" w:date="2015-06-09T10:32:00Z"/>
        </w:rPr>
      </w:pPr>
      <w:moveFrom w:id="2978" w:author="Sammartano, Marc (BIC USA)" w:date="2015-06-09T10:32:00Z">
        <w:r w:rsidRPr="00D1460F" w:rsidDel="00256F8F">
          <w:t xml:space="preserve">Returns the </w:t>
        </w:r>
        <w:r w:rsidR="000B6F40" w:rsidDel="00256F8F">
          <w:t>closest double-precision floating-point approximation of the</w:t>
        </w:r>
        <w:r w:rsidRPr="00D1460F" w:rsidDel="00256F8F">
          <w:t xml:space="preserve"> </w:t>
        </w:r>
        <w:r w:rsidR="00EF672D" w:rsidRPr="00D1460F" w:rsidDel="00256F8F">
          <w:t xml:space="preserve">positive square root of </w:t>
        </w:r>
        <w:r w:rsidRPr="00D1460F" w:rsidDel="00256F8F">
          <w:t>&lt;nexp&gt;.</w:t>
        </w:r>
        <w:r w:rsidR="006150A2" w:rsidDel="00256F8F">
          <w:t xml:space="preserve"> </w:t>
        </w:r>
      </w:moveFrom>
    </w:p>
    <w:p w:rsidR="003039FC" w:rsidDel="00256F8F" w:rsidRDefault="003039FC" w:rsidP="00EB1F62">
      <w:pPr>
        <w:pStyle w:val="Heading2"/>
        <w:rPr>
          <w:moveFrom w:id="2979" w:author="Sammartano, Marc (BIC USA)" w:date="2015-06-09T10:32:00Z"/>
        </w:rPr>
      </w:pPr>
      <w:moveFrom w:id="2980" w:author="Sammartano, Marc (BIC USA)" w:date="2015-06-09T10:32:00Z">
        <w:r w:rsidDel="00256F8F">
          <w:t>CBRT(&lt;nexp&gt;)</w:t>
        </w:r>
        <w:r w:rsidR="00520661" w:rsidDel="00256F8F">
          <w:fldChar w:fldCharType="begin"/>
        </w:r>
        <w:r w:rsidDel="00256F8F">
          <w:instrText xml:space="preserve"> XE "</w:instrText>
        </w:r>
        <w:r w:rsidRPr="007D4400" w:rsidDel="00256F8F">
          <w:instrText>CBRT(&lt;nexp&gt;)</w:instrText>
        </w:r>
        <w:r w:rsidDel="00256F8F">
          <w:instrText xml:space="preserve">" </w:instrText>
        </w:r>
        <w:r w:rsidR="00520661" w:rsidDel="00256F8F">
          <w:fldChar w:fldCharType="end"/>
        </w:r>
      </w:moveFrom>
    </w:p>
    <w:p w:rsidR="003039FC" w:rsidRPr="003039FC" w:rsidDel="00256F8F" w:rsidRDefault="003039FC" w:rsidP="003039FC">
      <w:pPr>
        <w:rPr>
          <w:moveFrom w:id="2981" w:author="Sammartano, Marc (BIC USA)" w:date="2015-06-09T10:32:00Z"/>
        </w:rPr>
      </w:pPr>
      <w:moveFrom w:id="2982" w:author="Sammartano, Marc (BIC USA)" w:date="2015-06-09T10:32:00Z">
        <w:r w:rsidDel="00256F8F">
          <w:t xml:space="preserve">Returns the </w:t>
        </w:r>
        <w:r w:rsidR="000B6F40" w:rsidDel="00256F8F">
          <w:t xml:space="preserve">closest double-precision floating-point approximation of the </w:t>
        </w:r>
        <w:r w:rsidDel="00256F8F">
          <w:t>cube root of &lt;nexp&gt;.</w:t>
        </w:r>
      </w:moveFrom>
    </w:p>
    <w:p w:rsidR="00430D63" w:rsidRDefault="0093766E" w:rsidP="00EB1F62">
      <w:pPr>
        <w:pStyle w:val="Heading2"/>
      </w:pPr>
      <w:bookmarkStart w:id="2983" w:name="_Toc427508389"/>
      <w:moveFromRangeEnd w:id="2975"/>
      <w:r>
        <w:t>RANDOMIZE</w:t>
      </w:r>
      <w:r w:rsidR="00430D63">
        <w:t>(&lt;nexp&gt;)</w:t>
      </w:r>
      <w:bookmarkEnd w:id="2983"/>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2984" w:name="_Toc427508390"/>
      <w:r w:rsidRPr="00D1460F">
        <w:t>RND</w:t>
      </w:r>
      <w:r w:rsidR="0038180C">
        <w:t>(</w:t>
      </w:r>
      <w:r w:rsidRPr="00D1460F">
        <w:t>)</w:t>
      </w:r>
      <w:bookmarkEnd w:id="2984"/>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2985" w:name="_Toc427508391"/>
      <w:r>
        <w:lastRenderedPageBreak/>
        <w:t>MAX(&lt;nexp&gt;, &lt;nexp&gt;)</w:t>
      </w:r>
      <w:bookmarkEnd w:id="2985"/>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2986" w:name="_Toc427508392"/>
      <w:r>
        <w:t>MIN(&lt;nexp&gt;, &lt;nexp&gt;)</w:t>
      </w:r>
      <w:bookmarkEnd w:id="2986"/>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2987" w:name="_Toc427508393"/>
      <w:r w:rsidRPr="00D1460F">
        <w:t>CEIL(</w:t>
      </w:r>
      <w:r w:rsidR="007202D6" w:rsidRPr="00D1460F">
        <w:t>&lt;nexp&gt;</w:t>
      </w:r>
      <w:r w:rsidRPr="00D1460F">
        <w:t>)</w:t>
      </w:r>
      <w:bookmarkEnd w:id="2987"/>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2988" w:name="_Toc427508394"/>
      <w:r w:rsidRPr="00D1460F">
        <w:t>FLOOR(</w:t>
      </w:r>
      <w:r w:rsidR="007202D6" w:rsidRPr="00D1460F">
        <w:t>&lt;nexp&gt;</w:t>
      </w:r>
      <w:r w:rsidRPr="00D1460F">
        <w:t>)</w:t>
      </w:r>
      <w:bookmarkEnd w:id="2988"/>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2989" w:name="_Toc427508395"/>
      <w:r>
        <w:t>INT</w:t>
      </w:r>
      <w:r w:rsidRPr="00D1460F">
        <w:t>(&lt;nexp&gt;)</w:t>
      </w:r>
      <w:bookmarkEnd w:id="2989"/>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2990" w:name="_Toc427508396"/>
      <w:r>
        <w:t>FRAC</w:t>
      </w:r>
      <w:r w:rsidRPr="00D1460F">
        <w:t>(&lt;nexp&gt;)</w:t>
      </w:r>
      <w:bookmarkEnd w:id="2990"/>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2991" w:name="_Toc427508397"/>
      <w:r w:rsidRPr="00D1460F">
        <w:t>MOD(</w:t>
      </w:r>
      <w:r w:rsidR="007202D6" w:rsidRPr="00D1460F">
        <w:t>&lt;nexp</w:t>
      </w:r>
      <w:r w:rsidR="00886784">
        <w:t>1&gt;</w:t>
      </w:r>
      <w:r w:rsidRPr="00D1460F">
        <w:t xml:space="preserve">, </w:t>
      </w:r>
      <w:r w:rsidR="007202D6" w:rsidRPr="00D1460F">
        <w:t>&lt;nexp</w:t>
      </w:r>
      <w:r w:rsidR="00886784">
        <w:t>2&gt;</w:t>
      </w:r>
      <w:r w:rsidRPr="00D1460F">
        <w:t>)</w:t>
      </w:r>
      <w:bookmarkEnd w:id="2991"/>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2992" w:name="_Toc427508398"/>
      <w:r w:rsidRPr="00D1460F">
        <w:t>ROUND(</w:t>
      </w:r>
      <w:r w:rsidR="007202D6" w:rsidRPr="00D1460F">
        <w:t>&lt;</w:t>
      </w:r>
      <w:r w:rsidR="00FC22BC">
        <w:t>value_</w:t>
      </w:r>
      <w:r w:rsidR="007202D6" w:rsidRPr="00D1460F">
        <w:t>nexp&gt;</w:t>
      </w:r>
      <w:r w:rsidR="00FC22BC">
        <w:t>{, &lt;count_nexp&gt;{, &lt;mode_sexp&gt;}}</w:t>
      </w:r>
      <w:r w:rsidRPr="00D1460F">
        <w:t>)</w:t>
      </w:r>
      <w:bookmarkEnd w:id="2992"/>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lastRenderedPageBreak/>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256F8F" w:rsidRPr="00D1460F" w:rsidRDefault="00256F8F" w:rsidP="00256F8F">
      <w:pPr>
        <w:pStyle w:val="Heading2"/>
        <w:rPr>
          <w:moveTo w:id="2993" w:author="Sammartano, Marc (BIC USA)" w:date="2015-06-09T10:32:00Z"/>
        </w:rPr>
      </w:pPr>
      <w:bookmarkStart w:id="2994" w:name="_Toc427508399"/>
      <w:moveToRangeStart w:id="2995" w:author="Sammartano, Marc (BIC USA)" w:date="2015-06-09T10:32:00Z" w:name="move421609254"/>
      <w:moveTo w:id="2996" w:author="Sammartano, Marc (BIC USA)" w:date="2015-06-09T10:32:00Z">
        <w:r w:rsidRPr="00D1460F">
          <w:t>SQR(&lt;nexp&gt;)</w:t>
        </w:r>
        <w:bookmarkEnd w:id="2994"/>
        <w:r>
          <w:fldChar w:fldCharType="begin"/>
        </w:r>
        <w:r>
          <w:instrText xml:space="preserve"> XE "</w:instrText>
        </w:r>
        <w:r w:rsidRPr="002C1804">
          <w:instrText>SQR(&lt;nexp&gt;)</w:instrText>
        </w:r>
        <w:r>
          <w:instrText xml:space="preserve">" </w:instrText>
        </w:r>
        <w:r>
          <w:fldChar w:fldCharType="end"/>
        </w:r>
      </w:moveTo>
    </w:p>
    <w:p w:rsidR="00256F8F" w:rsidRDefault="00256F8F" w:rsidP="00256F8F">
      <w:pPr>
        <w:rPr>
          <w:moveTo w:id="2997" w:author="Sammartano, Marc (BIC USA)" w:date="2015-06-09T10:32:00Z"/>
        </w:rPr>
      </w:pPr>
      <w:moveTo w:id="2998" w:author="Sammartano, Marc (BIC USA)" w:date="2015-06-09T10:32:00Z">
        <w:r w:rsidRPr="00D1460F">
          <w:t xml:space="preserve">Returns the </w:t>
        </w:r>
        <w:r>
          <w:t>closest double-precision floating-point approximation of the</w:t>
        </w:r>
        <w:r w:rsidRPr="00D1460F">
          <w:t xml:space="preserve"> positive square root of &lt;nexp&gt;.</w:t>
        </w:r>
        <w:r>
          <w:t xml:space="preserve"> </w:t>
        </w:r>
      </w:moveTo>
    </w:p>
    <w:p w:rsidR="00256F8F" w:rsidRDefault="00256F8F" w:rsidP="00256F8F">
      <w:pPr>
        <w:pStyle w:val="Heading2"/>
        <w:rPr>
          <w:moveTo w:id="2999" w:author="Sammartano, Marc (BIC USA)" w:date="2015-06-09T10:32:00Z"/>
        </w:rPr>
      </w:pPr>
      <w:bookmarkStart w:id="3000" w:name="_Toc427508400"/>
      <w:moveTo w:id="3001" w:author="Sammartano, Marc (BIC USA)" w:date="2015-06-09T10:32:00Z">
        <w:r>
          <w:t>CBRT(&lt;nexp&gt;)</w:t>
        </w:r>
        <w:bookmarkEnd w:id="3000"/>
        <w:r>
          <w:fldChar w:fldCharType="begin"/>
        </w:r>
        <w:r>
          <w:instrText xml:space="preserve"> XE "</w:instrText>
        </w:r>
        <w:r w:rsidRPr="007D4400">
          <w:instrText>CBRT(&lt;nexp&gt;)</w:instrText>
        </w:r>
        <w:r>
          <w:instrText xml:space="preserve">" </w:instrText>
        </w:r>
        <w:r>
          <w:fldChar w:fldCharType="end"/>
        </w:r>
      </w:moveTo>
    </w:p>
    <w:p w:rsidR="00256F8F" w:rsidRPr="003039FC" w:rsidRDefault="00256F8F" w:rsidP="00256F8F">
      <w:pPr>
        <w:rPr>
          <w:moveTo w:id="3002" w:author="Sammartano, Marc (BIC USA)" w:date="2015-06-09T10:32:00Z"/>
        </w:rPr>
      </w:pPr>
      <w:moveTo w:id="3003" w:author="Sammartano, Marc (BIC USA)" w:date="2015-06-09T10:32:00Z">
        <w:r>
          <w:t>Returns the closest double-precision floating-point approximation of the cube root of &lt;nexp&gt;.</w:t>
        </w:r>
      </w:moveTo>
    </w:p>
    <w:p w:rsidR="00EF672D" w:rsidRPr="00D1460F" w:rsidRDefault="00EF672D" w:rsidP="00EB1F62">
      <w:pPr>
        <w:pStyle w:val="Heading2"/>
      </w:pPr>
      <w:bookmarkStart w:id="3004" w:name="_Toc427508401"/>
      <w:moveToRangeEnd w:id="2995"/>
      <w:r w:rsidRPr="00D1460F">
        <w:t>LOG(</w:t>
      </w:r>
      <w:r w:rsidR="007202D6" w:rsidRPr="00D1460F">
        <w:t>&lt;nexp&gt;</w:t>
      </w:r>
      <w:r w:rsidRPr="00D1460F">
        <w:t>)</w:t>
      </w:r>
      <w:bookmarkEnd w:id="3004"/>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3005" w:name="_Toc427508402"/>
      <w:r>
        <w:t>LOG10(&lt;nexp&gt;)</w:t>
      </w:r>
      <w:bookmarkEnd w:id="3005"/>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3006" w:name="_Toc427508403"/>
      <w:r>
        <w:t>EXP(&lt;nexp&gt;)</w:t>
      </w:r>
      <w:bookmarkEnd w:id="3006"/>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3007" w:name="_Toc427508404"/>
      <w:r>
        <w:t>POW(&lt;nexp1&gt;, &lt;nexp2&gt;)</w:t>
      </w:r>
      <w:bookmarkEnd w:id="3007"/>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3008" w:name="_Toc427508405"/>
      <w:r>
        <w:lastRenderedPageBreak/>
        <w:t>HYPOT(&lt;nexp_x&gt;, &lt;nexp_y)</w:t>
      </w:r>
      <w:bookmarkEnd w:id="3008"/>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3009" w:name="_Toc427508406"/>
      <w:r>
        <w:t>PI()</w:t>
      </w:r>
      <w:bookmarkEnd w:id="3009"/>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3010" w:name="_Toc427508407"/>
      <w:r w:rsidRPr="00D1460F">
        <w:t>SIN(</w:t>
      </w:r>
      <w:r w:rsidR="007202D6" w:rsidRPr="00D1460F">
        <w:t>&lt;nexp&gt;</w:t>
      </w:r>
      <w:r w:rsidRPr="00D1460F">
        <w:t>)</w:t>
      </w:r>
      <w:bookmarkEnd w:id="3010"/>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11" w:name="_Toc427508408"/>
      <w:r w:rsidRPr="00D1460F">
        <w:t>COS(</w:t>
      </w:r>
      <w:r w:rsidR="007202D6" w:rsidRPr="00D1460F">
        <w:t>&lt;nexp&gt;</w:t>
      </w:r>
      <w:r w:rsidRPr="00D1460F">
        <w:t>)</w:t>
      </w:r>
      <w:bookmarkEnd w:id="3011"/>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12" w:name="_Toc427508409"/>
      <w:r w:rsidRPr="00D1460F">
        <w:t>TAN(</w:t>
      </w:r>
      <w:r w:rsidR="007202D6" w:rsidRPr="00D1460F">
        <w:t>&lt;nexp&gt;</w:t>
      </w:r>
      <w:r w:rsidRPr="00D1460F">
        <w:t>)</w:t>
      </w:r>
      <w:bookmarkEnd w:id="3012"/>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013" w:name="_Toc427508410"/>
      <w:r w:rsidRPr="00D1460F">
        <w:t>SIN</w:t>
      </w:r>
      <w:r>
        <w:t>H</w:t>
      </w:r>
      <w:r w:rsidRPr="00D1460F">
        <w:t>(&lt;nexp&gt;)</w:t>
      </w:r>
      <w:bookmarkEnd w:id="3013"/>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14" w:name="_Toc427508411"/>
      <w:r w:rsidRPr="00D1460F">
        <w:t>COS</w:t>
      </w:r>
      <w:r>
        <w:t>H</w:t>
      </w:r>
      <w:r w:rsidRPr="00D1460F">
        <w:t>(&lt;nexp&gt;)</w:t>
      </w:r>
      <w:bookmarkEnd w:id="3014"/>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3015" w:name="_Toc427508412"/>
      <w:r w:rsidRPr="00D1460F">
        <w:t>ASIN(</w:t>
      </w:r>
      <w:r w:rsidR="007202D6" w:rsidRPr="00D1460F">
        <w:t>&lt;nexp&gt;</w:t>
      </w:r>
      <w:r w:rsidRPr="00D1460F">
        <w:t>)</w:t>
      </w:r>
      <w:bookmarkEnd w:id="3015"/>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16" w:name="_Toc427508413"/>
      <w:r w:rsidRPr="00D1460F">
        <w:t>ACOS</w:t>
      </w:r>
      <w:r w:rsidR="007202D6" w:rsidRPr="00D1460F">
        <w:t>(&lt;nexp&gt;)</w:t>
      </w:r>
      <w:bookmarkEnd w:id="3016"/>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17" w:name="_Toc427508414"/>
      <w:r w:rsidRPr="00D1460F">
        <w:t>ATAN</w:t>
      </w:r>
      <w:r w:rsidR="007202D6" w:rsidRPr="00D1460F">
        <w:t>(&lt;nexp&gt;)</w:t>
      </w:r>
      <w:bookmarkEnd w:id="3017"/>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18" w:name="_Toc427508415"/>
      <w:r>
        <w:t>ATAN2(&lt;nexp_y&gt;, &lt;nexp_x&gt;)</w:t>
      </w:r>
      <w:bookmarkEnd w:id="3018"/>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3019" w:name="_Toc427508416"/>
      <w:r w:rsidRPr="00D1460F">
        <w:t>TODEGREES(&lt;nexp&gt;)</w:t>
      </w:r>
      <w:bookmarkEnd w:id="3019"/>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3020" w:name="_Toc427508417"/>
      <w:r w:rsidRPr="00D1460F">
        <w:lastRenderedPageBreak/>
        <w:t>TORADIANS(&lt;nexp&gt;)</w:t>
      </w:r>
      <w:bookmarkEnd w:id="3020"/>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3021" w:name="_Toc427508418"/>
      <w:r w:rsidRPr="00D1460F">
        <w:t>VAL(&lt;sexp&gt;</w:t>
      </w:r>
      <w:r w:rsidR="00EF672D" w:rsidRPr="00D1460F">
        <w:t>)</w:t>
      </w:r>
      <w:bookmarkEnd w:id="3021"/>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3022" w:name="_Toc427508419"/>
      <w:r w:rsidRPr="00D1460F">
        <w:t>LEN(</w:t>
      </w:r>
      <w:r w:rsidR="007202D6" w:rsidRPr="00D1460F">
        <w:t>&lt;sexp&gt;</w:t>
      </w:r>
      <w:r w:rsidR="003F798B" w:rsidRPr="00D1460F">
        <w:t>)</w:t>
      </w:r>
      <w:bookmarkEnd w:id="3022"/>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023" w:name="_Toc427508420"/>
      <w:r w:rsidRPr="00FB766E">
        <w:t>HEX(&lt;sexp&gt;)</w:t>
      </w:r>
      <w:bookmarkEnd w:id="3023"/>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3024" w:name="_Toc427508421"/>
      <w:r>
        <w:t>OCT(&lt;sexp&gt;)</w:t>
      </w:r>
      <w:bookmarkEnd w:id="3024"/>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3025" w:name="_Toc427508422"/>
      <w:r>
        <w:t>BIN(&lt;sexp&gt;)</w:t>
      </w:r>
      <w:bookmarkEnd w:id="3025"/>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3026" w:name="_Toc427508423"/>
      <w:r>
        <w:t>SHIFT</w:t>
      </w:r>
      <w:r w:rsidR="00A64EFA">
        <w:t>(&lt;value_nexp&gt;, &lt;bits_nexp&gt;)</w:t>
      </w:r>
      <w:bookmarkEnd w:id="3026"/>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3027" w:name="_Toc427508424"/>
      <w:r>
        <w:t>ASCII(&lt;sexp&gt;</w:t>
      </w:r>
      <w:r w:rsidR="00FB430A">
        <w:t>{, &lt;index_nexp&gt;}</w:t>
      </w:r>
      <w:r>
        <w:t>)</w:t>
      </w:r>
      <w:bookmarkEnd w:id="3027"/>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028" w:name="_Toc427508425"/>
      <w:r>
        <w:t>UCODE(&lt;sexp&gt;</w:t>
      </w:r>
      <w:r w:rsidR="00FB430A">
        <w:t>{, &lt;index_nexp&gt;}</w:t>
      </w:r>
      <w:r>
        <w:t>)</w:t>
      </w:r>
      <w:bookmarkEnd w:id="3028"/>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3029" w:name="_Toc427508426"/>
      <w:r w:rsidRPr="00D1460F">
        <w:rPr>
          <w:rFonts w:eastAsia="Times New Roman"/>
        </w:rPr>
        <w:lastRenderedPageBreak/>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3029"/>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3030" w:name="_Toc427508427"/>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3030"/>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3031" w:name="_Toc427508428"/>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3031"/>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3032" w:name="_Toc427508429"/>
      <w:r>
        <w:t>G</w:t>
      </w:r>
      <w:r w:rsidR="00AB2F8A">
        <w:t>R</w:t>
      </w:r>
      <w:r w:rsidR="00CD2EA5">
        <w:t>_</w:t>
      </w:r>
      <w:r w:rsidR="00AB2F8A">
        <w:t>COLLISION</w:t>
      </w:r>
      <w:r w:rsidR="008545F3">
        <w:t>(&lt;object_1_nvar&gt;, &lt;object_2_n</w:t>
      </w:r>
      <w:r>
        <w:t>va</w:t>
      </w:r>
      <w:r w:rsidR="008545F3">
        <w:t>r&gt;)</w:t>
      </w:r>
      <w:bookmarkEnd w:id="3032"/>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ins w:id="3033" w:author="Sammartano, Marc (BIC USA)" w:date="2015-05-11T19:40:00Z">
        <w:r w:rsidR="00A94111">
          <w:t xml:space="preserve"> point,</w:t>
        </w:r>
      </w:ins>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3034" w:name="_Toc427508430"/>
      <w:r>
        <w:lastRenderedPageBreak/>
        <w:t>B</w:t>
      </w:r>
      <w:r w:rsidR="00AB2F8A">
        <w:t>ACKGROUND</w:t>
      </w:r>
      <w:r>
        <w:t>()</w:t>
      </w:r>
      <w:bookmarkEnd w:id="3034"/>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ins w:id="3035" w:author="Sammartano, Marc (BIC USA)" w:date="2015-06-09T10:33:00Z">
        <w:r w:rsidR="0043083C">
          <w:rPr>
            <w:rFonts w:ascii="Letter Gothic" w:hAnsi="Letter Gothic"/>
            <w:b w:val="0"/>
          </w:rPr>
          <w:t>F</w:t>
        </w:r>
      </w:ins>
      <w:del w:id="3036" w:author="Sammartano, Marc (BIC USA)" w:date="2015-06-09T10:33:00Z">
        <w:r w:rsidRPr="0043083C" w:rsidDel="0043083C">
          <w:rPr>
            <w:rFonts w:ascii="Letter Gothic" w:hAnsi="Letter Gothic"/>
            <w:b w:val="0"/>
          </w:rPr>
          <w:delText>f</w:delText>
        </w:r>
      </w:del>
      <w:r w:rsidRPr="0043083C">
        <w:rPr>
          <w:rFonts w:ascii="Letter Gothic" w:hAnsi="Letter Gothic"/>
          <w:b w:val="0"/>
        </w:rPr>
        <w:t xml:space="preserve"> !</w:t>
      </w:r>
      <w:ins w:id="3037" w:author="Sammartano, Marc (BIC USA)" w:date="2015-06-09T10:33:00Z">
        <w:r w:rsidR="0043083C">
          <w:rPr>
            <w:rFonts w:ascii="Letter Gothic" w:hAnsi="Letter Gothic"/>
            <w:b w:val="0"/>
          </w:rPr>
          <w:t>BACKGROUND</w:t>
        </w:r>
      </w:ins>
      <w:del w:id="3038" w:author="Sammartano, Marc (BIC USA)" w:date="2015-06-09T10:33:00Z">
        <w:r w:rsidRPr="0043083C" w:rsidDel="0043083C">
          <w:rPr>
            <w:rFonts w:ascii="Letter Gothic" w:hAnsi="Letter Gothic"/>
            <w:b w:val="0"/>
          </w:rPr>
          <w:delText>background</w:delText>
        </w:r>
      </w:del>
      <w:r w:rsidR="00BB7496" w:rsidRPr="0043083C">
        <w:rPr>
          <w:rFonts w:ascii="Letter Gothic" w:hAnsi="Letter Gothic"/>
          <w:b w:val="0"/>
        </w:rPr>
        <w:t>()</w:t>
      </w:r>
      <w:r w:rsidRPr="0043083C">
        <w:rPr>
          <w:rFonts w:ascii="Letter Gothic" w:hAnsi="Letter Gothic"/>
          <w:b w:val="0"/>
        </w:rPr>
        <w:t xml:space="preserve"> </w:t>
      </w:r>
      <w:ins w:id="3039" w:author="Sammartano, Marc (BIC USA)" w:date="2015-06-09T10:33:00Z">
        <w:r w:rsidR="0043083C">
          <w:rPr>
            <w:rFonts w:ascii="Letter Gothic" w:hAnsi="Letter Gothic"/>
            <w:b w:val="0"/>
          </w:rPr>
          <w:t>THEN</w:t>
        </w:r>
      </w:ins>
      <w:del w:id="3040" w:author="Sammartano, Marc (BIC USA)" w:date="2015-06-09T10:33:00Z">
        <w:r w:rsidRPr="0043083C" w:rsidDel="0043083C">
          <w:rPr>
            <w:rFonts w:ascii="Letter Gothic" w:hAnsi="Letter Gothic"/>
            <w:b w:val="0"/>
          </w:rPr>
          <w:delText>then</w:delText>
        </w:r>
      </w:del>
      <w:r w:rsidRPr="0043083C">
        <w:rPr>
          <w:rFonts w:ascii="Letter Gothic" w:hAnsi="Letter Gothic"/>
          <w:b w:val="0"/>
        </w:rPr>
        <w:t xml:space="preserve"> </w:t>
      </w:r>
      <w:del w:id="3041" w:author="Sammartano, Marc (BIC USA)" w:date="2015-06-09T10:33:00Z">
        <w:r w:rsidRPr="0043083C" w:rsidDel="0043083C">
          <w:rPr>
            <w:rFonts w:ascii="Letter Gothic" w:hAnsi="Letter Gothic"/>
            <w:b w:val="0"/>
          </w:rPr>
          <w:delText>gr</w:delText>
        </w:r>
      </w:del>
      <w:ins w:id="3042" w:author="Sammartano, Marc (BIC USA)" w:date="2015-06-09T10:33:00Z">
        <w:r w:rsidR="0043083C">
          <w:rPr>
            <w:rFonts w:ascii="Letter Gothic" w:hAnsi="Letter Gothic"/>
            <w:b w:val="0"/>
          </w:rPr>
          <w:t>GR</w:t>
        </w:r>
      </w:ins>
      <w:r w:rsidRPr="0043083C">
        <w:rPr>
          <w:rFonts w:ascii="Letter Gothic" w:hAnsi="Letter Gothic"/>
          <w:b w:val="0"/>
        </w:rPr>
        <w:t>.</w:t>
      </w:r>
      <w:ins w:id="3043" w:author="Sammartano, Marc (BIC USA)" w:date="2015-06-09T10:33:00Z">
        <w:r w:rsidR="0043083C">
          <w:rPr>
            <w:rFonts w:ascii="Letter Gothic" w:hAnsi="Letter Gothic"/>
            <w:b w:val="0"/>
          </w:rPr>
          <w:t>RENDER</w:t>
        </w:r>
      </w:ins>
      <w:del w:id="3044" w:author="Sammartano, Marc (BIC USA)" w:date="2015-06-09T10:33:00Z">
        <w:r w:rsidRPr="0043083C" w:rsidDel="0043083C">
          <w:rPr>
            <w:rFonts w:ascii="Letter Gothic" w:hAnsi="Letter Gothic"/>
            <w:b w:val="0"/>
          </w:rPr>
          <w:delText>render</w:delText>
        </w:r>
      </w:del>
    </w:p>
    <w:p w:rsidR="00E61DD6" w:rsidRDefault="00E61DD6" w:rsidP="00E61DD6">
      <w:pPr>
        <w:pStyle w:val="Heading1"/>
      </w:pPr>
      <w:bookmarkStart w:id="3045" w:name="_Toc427508431"/>
      <w:r>
        <w:t>Time</w:t>
      </w:r>
      <w:r w:rsidRPr="00D1460F">
        <w:t xml:space="preserve"> Functions</w:t>
      </w:r>
      <w:bookmarkEnd w:id="3045"/>
    </w:p>
    <w:p w:rsidR="00E61DD6" w:rsidRDefault="00E61DD6" w:rsidP="00E61DD6">
      <w:pPr>
        <w:pStyle w:val="Heading2"/>
      </w:pPr>
      <w:bookmarkStart w:id="3046" w:name="_Toc427508432"/>
      <w:r>
        <w:t>CLOCK()</w:t>
      </w:r>
      <w:bookmarkEnd w:id="3046"/>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3047" w:name="_Toc427508433"/>
      <w:r>
        <w:t>TIME()</w:t>
      </w:r>
      <w:bookmarkEnd w:id="3047"/>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3048" w:name="_Toc427508434"/>
      <w:r>
        <w:t>TIME(&lt;year_exp&gt;, &lt;month_exp&gt;, &lt;day_exp&gt;, &lt;hour_exp&gt;, &lt;minute_exp&gt;, &lt;second_exp&gt;)</w:t>
      </w:r>
      <w:bookmarkEnd w:id="3048"/>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lastRenderedPageBreak/>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3049" w:name="_Toc427508435"/>
      <w:r w:rsidRPr="00D1460F">
        <w:t>String Functions</w:t>
      </w:r>
      <w:bookmarkEnd w:id="3049"/>
    </w:p>
    <w:p w:rsidR="00633A72" w:rsidRDefault="001505BE" w:rsidP="00EB1F62">
      <w:pPr>
        <w:pStyle w:val="Heading2"/>
      </w:pPr>
      <w:bookmarkStart w:id="3050" w:name="_Toc427508436"/>
      <w:r>
        <w:t>GETERROR</w:t>
      </w:r>
      <w:r w:rsidR="00633A72">
        <w:t>$()</w:t>
      </w:r>
      <w:bookmarkEnd w:id="3050"/>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3051" w:name="_Toc427508437"/>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3051"/>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3052" w:name="_Toc42750843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3052"/>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58054A">
      <w:pPr>
        <w:pStyle w:val="ListParagraph"/>
        <w:numPr>
          <w:ilvl w:val="0"/>
          <w:numId w:val="36"/>
        </w:numPr>
      </w:pPr>
      <w:r>
        <w:t>If the count</w:t>
      </w:r>
      <w:r w:rsidR="00304263">
        <w:t xml:space="preserve"> is greater than 0, </w:t>
      </w:r>
      <w:r>
        <w:t>return &lt;count_nexp&gt; characters</w:t>
      </w:r>
      <w:r w:rsidR="00304263">
        <w:t>, counting from the left.</w:t>
      </w:r>
    </w:p>
    <w:p w:rsidR="0058054A" w:rsidRDefault="00085B6B" w:rsidP="0058054A">
      <w:pPr>
        <w:pStyle w:val="ListParagraph"/>
        <w:numPr>
          <w:ilvl w:val="0"/>
          <w:numId w:val="36"/>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58054A">
      <w:pPr>
        <w:pStyle w:val="ListParagraph"/>
        <w:numPr>
          <w:ilvl w:val="0"/>
          <w:numId w:val="36"/>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58054A">
      <w:pPr>
        <w:pStyle w:val="ListParagraph"/>
        <w:numPr>
          <w:ilvl w:val="0"/>
          <w:numId w:val="36"/>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3053" w:name="_Toc42750843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053"/>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E32DC5">
      <w:pPr>
        <w:pStyle w:val="ListParagraph"/>
        <w:numPr>
          <w:ilvl w:val="0"/>
          <w:numId w:val="37"/>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E32DC5">
      <w:pPr>
        <w:pStyle w:val="ListParagraph"/>
        <w:numPr>
          <w:ilvl w:val="0"/>
          <w:numId w:val="37"/>
        </w:numPr>
      </w:pPr>
      <w:r>
        <w:lastRenderedPageBreak/>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E32DC5">
      <w:pPr>
        <w:pStyle w:val="ListParagraph"/>
        <w:numPr>
          <w:ilvl w:val="0"/>
          <w:numId w:val="37"/>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ins w:id="3054" w:author="Sammartano, Marc (BIC USA)" w:date="2015-06-09T10:37:00Z">
        <w:r w:rsidR="0043083C">
          <w:rPr>
            <w:rFonts w:ascii="Letter Gothic" w:hAnsi="Letter Gothic" w:cs="Courier New"/>
            <w:b w:val="0"/>
          </w:rPr>
          <w:tab/>
        </w:r>
      </w:ins>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ins w:id="3055" w:author="Sammartano, Marc (BIC USA)" w:date="2015-06-09T10:37:00Z">
        <w:r w:rsidR="0043083C">
          <w:rPr>
            <w:rFonts w:ascii="Letter Gothic" w:hAnsi="Letter Gothic" w:cs="Courier New"/>
            <w:b w:val="0"/>
          </w:rPr>
          <w:tab/>
        </w:r>
      </w:ins>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ins w:id="3056" w:author="Sammartano, Marc (BIC USA)" w:date="2015-06-09T10:37:00Z">
        <w:r w:rsidR="0043083C">
          <w:rPr>
            <w:rFonts w:ascii="Letter Gothic" w:hAnsi="Letter Gothic" w:cs="Courier New"/>
            <w:b w:val="0"/>
          </w:rPr>
          <w:tab/>
        </w:r>
      </w:ins>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3057" w:name="_Toc427508440"/>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3057"/>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C5691C">
      <w:pPr>
        <w:pStyle w:val="ListParagraph"/>
        <w:numPr>
          <w:ilvl w:val="0"/>
          <w:numId w:val="37"/>
        </w:numPr>
      </w:pPr>
      <w:r>
        <w:t>If the count</w:t>
      </w:r>
      <w:r w:rsidR="00C5691C">
        <w:t xml:space="preserve"> is greater than 0, </w:t>
      </w:r>
      <w:r>
        <w:t>return &lt;count_nexp&gt; characters</w:t>
      </w:r>
      <w:r w:rsidR="00C5691C">
        <w:t>, counting from the right.</w:t>
      </w:r>
    </w:p>
    <w:p w:rsidR="00C5691C" w:rsidRDefault="0012196B" w:rsidP="00C5691C">
      <w:pPr>
        <w:pStyle w:val="ListParagraph"/>
        <w:numPr>
          <w:ilvl w:val="0"/>
          <w:numId w:val="37"/>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C5691C">
      <w:pPr>
        <w:pStyle w:val="ListParagraph"/>
        <w:numPr>
          <w:ilvl w:val="0"/>
          <w:numId w:val="37"/>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C5691C">
      <w:pPr>
        <w:pStyle w:val="ListParagraph"/>
        <w:numPr>
          <w:ilvl w:val="0"/>
          <w:numId w:val="37"/>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3058" w:name="_Toc427508441"/>
      <w:r>
        <w:rPr>
          <w:rFonts w:eastAsia="Times New Roman"/>
        </w:rPr>
        <w:t>REPLACE$(&lt;</w:t>
      </w:r>
      <w:del w:id="3059" w:author="Sammartano, Marc (BIC USA)" w:date="2015-08-05T16:03:00Z">
        <w:r w:rsidDel="004C2414">
          <w:rPr>
            <w:rFonts w:eastAsia="Times New Roman"/>
          </w:rPr>
          <w:delText>target_</w:delText>
        </w:r>
      </w:del>
      <w:r>
        <w:rPr>
          <w:rFonts w:eastAsia="Times New Roman"/>
        </w:rPr>
        <w:t>sexp&gt;, &lt;argument_sexp&gt;, &lt;replace_sexp&gt;)</w:t>
      </w:r>
      <w:bookmarkEnd w:id="3058"/>
      <w:r w:rsidR="00520661">
        <w:rPr>
          <w:rFonts w:eastAsia="Times New Roman"/>
        </w:rPr>
        <w:fldChar w:fldCharType="begin"/>
      </w:r>
      <w:r>
        <w:instrText xml:space="preserve"> XE "</w:instrText>
      </w:r>
      <w:r w:rsidRPr="009B6464">
        <w:rPr>
          <w:rFonts w:eastAsia="Times New Roman"/>
        </w:rPr>
        <w:instrText>REPLACE$( &lt;</w:instrText>
      </w:r>
      <w:del w:id="3060" w:author="Sammartano, Marc (BIC USA)" w:date="2015-08-05T16:03:00Z">
        <w:r w:rsidRPr="009B6464" w:rsidDel="004C2414">
          <w:rPr>
            <w:rFonts w:eastAsia="Times New Roman"/>
          </w:rPr>
          <w:delInstrText>target_</w:delInstrText>
        </w:r>
      </w:del>
      <w:r w:rsidRPr="009B6464">
        <w:rPr>
          <w:rFonts w:eastAsia="Times New Roman"/>
        </w:rPr>
        <w:instrTex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w:t>
      </w:r>
      <w:del w:id="3061" w:author="Sammartano, Marc (BIC USA)" w:date="2015-08-05T16:04:00Z">
        <w:r w:rsidDel="004C2414">
          <w:delText>target_</w:delText>
        </w:r>
      </w:del>
      <w:r>
        <w:t>sexp&gt; with all instances of &lt;argument_sexp&gt; replaced with &lt;replace_sexp&gt;.</w:t>
      </w:r>
    </w:p>
    <w:p w:rsidR="004C2414" w:rsidRDefault="004C2414" w:rsidP="004C2414">
      <w:pPr>
        <w:pStyle w:val="Heading2"/>
        <w:rPr>
          <w:ins w:id="3062" w:author="Sammartano, Marc (BIC USA)" w:date="2015-08-05T16:02:00Z"/>
        </w:rPr>
      </w:pPr>
      <w:bookmarkStart w:id="3063" w:name="_Toc427508442"/>
      <w:ins w:id="3064" w:author="Sammartano, Marc (BIC USA)" w:date="2015-08-05T15:59:00Z">
        <w:r>
          <w:rPr>
            <w:szCs w:val="20"/>
          </w:rPr>
          <w:t>TRIM</w:t>
        </w:r>
        <w:r w:rsidRPr="001A7162">
          <w:rPr>
            <w:szCs w:val="20"/>
          </w:rPr>
          <w:t>$</w:t>
        </w:r>
        <w:r w:rsidRPr="001A7162">
          <w:t>(</w:t>
        </w:r>
        <w:r>
          <w:t>&lt;s</w:t>
        </w:r>
        <w:r w:rsidRPr="001A7162">
          <w:t>exp&gt;</w:t>
        </w:r>
      </w:ins>
      <w:ins w:id="3065" w:author="Sammartano, Marc (BIC USA)" w:date="2015-08-05T16:01:00Z">
        <w:r>
          <w:t>{, &lt;t</w:t>
        </w:r>
      </w:ins>
      <w:ins w:id="3066" w:author="Sammartano, Marc (BIC USA)" w:date="2015-08-05T16:09:00Z">
        <w:r>
          <w:t>est_</w:t>
        </w:r>
      </w:ins>
      <w:ins w:id="3067" w:author="Sammartano, Marc (BIC USA)" w:date="2015-08-05T16:01:00Z">
        <w:r>
          <w:t>sexp&gt;}</w:t>
        </w:r>
      </w:ins>
      <w:ins w:id="3068" w:author="Sammartano, Marc (BIC USA)" w:date="2015-08-05T15:59:00Z">
        <w:r w:rsidRPr="001A7162">
          <w:t>)</w:t>
        </w:r>
        <w:bookmarkEnd w:id="3063"/>
        <w:r w:rsidRPr="001A7162">
          <w:fldChar w:fldCharType="begin"/>
        </w:r>
        <w:r w:rsidRPr="001A7162">
          <w:instrText xml:space="preserve"> XE "</w:instrText>
        </w:r>
        <w:r>
          <w:rPr>
            <w:szCs w:val="20"/>
          </w:rPr>
          <w:instrText>TRIM</w:instrText>
        </w:r>
      </w:ins>
      <w:ins w:id="3069" w:author="Sammartano, Marc (BIC USA)" w:date="2015-08-05T16:01:00Z">
        <w:r w:rsidRPr="001A7162">
          <w:rPr>
            <w:szCs w:val="20"/>
          </w:rPr>
          <w:instrText>$</w:instrText>
        </w:r>
        <w:r w:rsidRPr="001A7162">
          <w:instrText>(</w:instrText>
        </w:r>
        <w:r>
          <w:instrText>&lt;s</w:instrText>
        </w:r>
        <w:r w:rsidRPr="001A7162">
          <w:instrText>exp&gt;</w:instrText>
        </w:r>
        <w:r>
          <w:instrText>{, &lt;t</w:instrText>
        </w:r>
      </w:ins>
      <w:ins w:id="3070" w:author="Sammartano, Marc (BIC USA)" w:date="2015-08-05T16:09:00Z">
        <w:r>
          <w:instrText>est_</w:instrText>
        </w:r>
      </w:ins>
      <w:ins w:id="3071" w:author="Sammartano, Marc (BIC USA)" w:date="2015-08-05T16:01:00Z">
        <w:r>
          <w:instrText>sexp&gt;})</w:instrText>
        </w:r>
      </w:ins>
      <w:ins w:id="3072" w:author="Sammartano, Marc (BIC USA)" w:date="2015-08-05T15:59:00Z">
        <w:r w:rsidRPr="001A7162">
          <w:instrText xml:space="preserve">" </w:instrText>
        </w:r>
        <w:r w:rsidRPr="001A7162">
          <w:fldChar w:fldCharType="end"/>
        </w:r>
      </w:ins>
    </w:p>
    <w:p w:rsidR="004C2414" w:rsidRDefault="004C2414" w:rsidP="004C2414">
      <w:pPr>
        <w:rPr>
          <w:ins w:id="3073" w:author="Sammartano, Marc (BIC USA)" w:date="2015-08-05T16:09:00Z"/>
        </w:rPr>
      </w:pPr>
      <w:ins w:id="3074" w:author="Sammartano, Marc (BIC USA)" w:date="2015-08-05T16:02:00Z">
        <w:r>
          <w:t>Returns &lt;s</w:t>
        </w:r>
      </w:ins>
      <w:ins w:id="3075" w:author="Sammartano, Marc (BIC USA)" w:date="2015-08-05T16:04:00Z">
        <w:r>
          <w:t xml:space="preserve">exp&gt; with </w:t>
        </w:r>
      </w:ins>
      <w:ins w:id="3076" w:author="Sammartano, Marc (BIC USA)" w:date="2015-08-05T16:07:00Z">
        <w:r>
          <w:t>l</w:t>
        </w:r>
        <w:r w:rsidRPr="000A24BA">
          <w:t xml:space="preserve">eading and trailing </w:t>
        </w:r>
        <w:r>
          <w:t>occurrences of &lt;test_sexp&gt; removed</w:t>
        </w:r>
      </w:ins>
      <w:ins w:id="3077" w:author="Sammartano, Marc (BIC USA)" w:date="2015-08-05T16:04:00Z">
        <w:r>
          <w:t>.</w:t>
        </w:r>
      </w:ins>
    </w:p>
    <w:p w:rsidR="00287148" w:rsidRDefault="00287148" w:rsidP="004C2414">
      <w:pPr>
        <w:rPr>
          <w:ins w:id="3078" w:author="Sammartano, Marc (BIC USA)" w:date="2015-08-05T16:11:00Z"/>
        </w:rPr>
      </w:pPr>
      <w:ins w:id="3079" w:author="Sammartano, Marc (BIC USA)" w:date="2015-08-05T16:09:00Z">
        <w:r>
          <w:t>The expression to trim</w:t>
        </w:r>
      </w:ins>
      <w:ins w:id="3080" w:author="Sammartano, Marc (BIC USA)" w:date="2015-08-05T16:10:00Z">
        <w:r>
          <w:t xml:space="preserve"> off</w:t>
        </w:r>
      </w:ins>
      <w:ins w:id="3081" w:author="Sammartano, Marc (BIC USA)" w:date="2015-08-05T16:09:00Z">
        <w:r>
          <w:t>, &lt;te</w:t>
        </w:r>
      </w:ins>
      <w:ins w:id="3082" w:author="Sammartano, Marc (BIC USA)" w:date="2015-08-05T16:11:00Z">
        <w:r>
          <w:t>s</w:t>
        </w:r>
      </w:ins>
      <w:ins w:id="3083" w:author="Sammartano, Marc (BIC USA)" w:date="2015-08-05T16:09:00Z">
        <w:r>
          <w:t xml:space="preserve">t_sexp&gt;, </w:t>
        </w:r>
      </w:ins>
      <w:ins w:id="3084" w:author="Sammartano, Marc (BIC USA)" w:date="2015-08-05T16:10:00Z">
        <w:r>
          <w:t>is optional. If omitted, all leading and trailing whitespace is removed. That is, the default &lt;te</w:t>
        </w:r>
      </w:ins>
      <w:ins w:id="3085" w:author="Sammartano, Marc (BIC USA)" w:date="2015-08-05T16:11:00Z">
        <w:r>
          <w:t>s</w:t>
        </w:r>
      </w:ins>
      <w:ins w:id="3086" w:author="Sammartano, Marc (BIC USA)" w:date="2015-08-05T16:10:00Z">
        <w:r>
          <w:t>t_se</w:t>
        </w:r>
      </w:ins>
      <w:ins w:id="3087" w:author="Sammartano, Marc (BIC USA)" w:date="2015-08-05T16:11:00Z">
        <w:r>
          <w:t>xp&gt; is the regular expression "\s+", which means "all whitespace".</w:t>
        </w:r>
      </w:ins>
      <w:ins w:id="3088" w:author="Sammartano, Marc (BIC USA)" w:date="2015-08-05T16:18:00Z">
        <w:r>
          <w:t xml:space="preserve"> To use this regular expression in a BASIC! string, you must write it "\\s+" </w:t>
        </w:r>
      </w:ins>
      <w:ins w:id="3089" w:author="Sammartano, Marc (BIC USA)" w:date="2015-08-05T16:19:00Z">
        <w:r>
          <w:t>(escape the backslash).</w:t>
        </w:r>
      </w:ins>
    </w:p>
    <w:p w:rsidR="00287148" w:rsidRDefault="00287148" w:rsidP="004C2414">
      <w:pPr>
        <w:rPr>
          <w:ins w:id="3090" w:author="Sammartano, Marc (BIC USA)" w:date="2015-08-05T16:20:00Z"/>
        </w:rPr>
      </w:pPr>
      <w:ins w:id="3091" w:author="Sammartano, Marc (BIC USA)" w:date="2015-08-05T16:11:00Z">
        <w:r>
          <w:t xml:space="preserve">As with the </w:t>
        </w:r>
        <w:r w:rsidRPr="00287148">
          <w:rPr>
            <w:b/>
          </w:rPr>
          <w:t>WORD$()</w:t>
        </w:r>
        <w:r>
          <w:t xml:space="preserve"> function and</w:t>
        </w:r>
      </w:ins>
      <w:ins w:id="3092" w:author="Sammartano, Marc (BIC USA)" w:date="2015-08-05T16:12:00Z">
        <w:r>
          <w:t xml:space="preserve"> the</w:t>
        </w:r>
      </w:ins>
      <w:ins w:id="3093" w:author="Sammartano, Marc (BIC USA)" w:date="2015-08-05T16:11:00Z">
        <w:r>
          <w:t xml:space="preserve"> </w:t>
        </w:r>
        <w:r w:rsidRPr="00287148">
          <w:rPr>
            <w:b/>
          </w:rPr>
          <w:t>SPLIT</w:t>
        </w:r>
        <w:r>
          <w:t xml:space="preserve"> command, the &lt;test_exp&gt; is a regular expression.</w:t>
        </w:r>
      </w:ins>
      <w:ins w:id="3094" w:author="Sammartano, Marc (BIC USA)" w:date="2015-08-05T16:12:00Z">
        <w:r>
          <w:t xml:space="preserve"> </w:t>
        </w:r>
        <w:r w:rsidRPr="000A24BA">
          <w:t xml:space="preserve">See </w:t>
        </w:r>
        <w:r w:rsidRPr="0043083C">
          <w:rPr>
            <w:b/>
          </w:rPr>
          <w:t>Split</w:t>
        </w:r>
        <w:r w:rsidRPr="000A24BA">
          <w:t xml:space="preserve"> for a note about Regular </w:t>
        </w:r>
        <w:r>
          <w:t>Expressions</w:t>
        </w:r>
        <w:r w:rsidRPr="000A24BA">
          <w:t>.</w:t>
        </w:r>
      </w:ins>
    </w:p>
    <w:p w:rsidR="00322938" w:rsidRDefault="00322938" w:rsidP="00322938">
      <w:pPr>
        <w:pStyle w:val="Heading2"/>
        <w:rPr>
          <w:ins w:id="3095" w:author="Sammartano, Marc (BIC USA)" w:date="2015-08-05T16:20:00Z"/>
        </w:rPr>
      </w:pPr>
      <w:bookmarkStart w:id="3096" w:name="_Toc427508443"/>
      <w:ins w:id="3097" w:author="Sammartano, Marc (BIC USA)" w:date="2015-08-05T16:20:00Z">
        <w:r>
          <w:rPr>
            <w:szCs w:val="20"/>
          </w:rPr>
          <w:t>LTRIM</w:t>
        </w:r>
        <w:r w:rsidRPr="001A7162">
          <w:rPr>
            <w:szCs w:val="20"/>
          </w:rPr>
          <w:t>$</w:t>
        </w:r>
        <w:r w:rsidRPr="001A7162">
          <w:t>(</w:t>
        </w:r>
        <w:r>
          <w:t>&lt;s</w:t>
        </w:r>
        <w:r w:rsidRPr="001A7162">
          <w:t>exp&gt;</w:t>
        </w:r>
        <w:r>
          <w:t>{, &lt;test_sexp&gt;}</w:t>
        </w:r>
        <w:r w:rsidRPr="001A7162">
          <w:t>)</w:t>
        </w:r>
        <w:bookmarkEnd w:id="3096"/>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ins>
    </w:p>
    <w:p w:rsidR="00322938" w:rsidRDefault="00322938" w:rsidP="00322938">
      <w:pPr>
        <w:pStyle w:val="Heading2"/>
        <w:rPr>
          <w:ins w:id="3098" w:author="Sammartano, Marc (BIC USA)" w:date="2015-08-05T16:20:00Z"/>
        </w:rPr>
      </w:pPr>
      <w:bookmarkStart w:id="3099" w:name="_Toc427508444"/>
      <w:ins w:id="3100" w:author="Sammartano, Marc (BIC USA)" w:date="2015-08-05T16:20:00Z">
        <w:r>
          <w:rPr>
            <w:szCs w:val="20"/>
          </w:rPr>
          <w:t>RTRIM</w:t>
        </w:r>
        <w:r w:rsidRPr="001A7162">
          <w:rPr>
            <w:szCs w:val="20"/>
          </w:rPr>
          <w:t>$</w:t>
        </w:r>
        <w:r w:rsidRPr="001A7162">
          <w:t>(</w:t>
        </w:r>
        <w:r>
          <w:t>&lt;s</w:t>
        </w:r>
        <w:r w:rsidRPr="001A7162">
          <w:t>exp&gt;</w:t>
        </w:r>
        <w:r>
          <w:t>{, &lt;test_sexp&gt;}</w:t>
        </w:r>
        <w:r w:rsidRPr="001A7162">
          <w:t>)</w:t>
        </w:r>
        <w:bookmarkEnd w:id="3099"/>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ins>
    </w:p>
    <w:p w:rsidR="00322938" w:rsidRPr="004C2414" w:rsidRDefault="00322938" w:rsidP="004C2414">
      <w:pPr>
        <w:rPr>
          <w:ins w:id="3101" w:author="Sammartano, Marc (BIC USA)" w:date="2015-08-05T15:59:00Z"/>
        </w:rPr>
      </w:pPr>
      <w:ins w:id="3102" w:author="Sammartano, Marc (BIC USA)" w:date="2015-08-05T16:20:00Z">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ins>
    </w:p>
    <w:p w:rsidR="000A24BA" w:rsidRPr="000A24BA" w:rsidRDefault="000A24BA" w:rsidP="000A24BA">
      <w:pPr>
        <w:pStyle w:val="Heading2"/>
        <w:rPr>
          <w:rFonts w:eastAsia="Times New Roman"/>
        </w:rPr>
      </w:pPr>
      <w:bookmarkStart w:id="3103" w:name="_Toc427508445"/>
      <w:r w:rsidRPr="000A24BA">
        <w:rPr>
          <w:rFonts w:eastAsia="Times New Roman"/>
        </w:rPr>
        <w:t>WORD$(&lt;source_sexp&gt;, &lt;n_nexp&gt; {, &lt;</w:t>
      </w:r>
      <w:r w:rsidR="009503FB">
        <w:rPr>
          <w:rFonts w:eastAsia="Times New Roman"/>
        </w:rPr>
        <w:t>test</w:t>
      </w:r>
      <w:r w:rsidRPr="000A24BA">
        <w:rPr>
          <w:rFonts w:eastAsia="Times New Roman"/>
        </w:rPr>
        <w:t>_sexp&gt;})</w:t>
      </w:r>
      <w:bookmarkEnd w:id="3103"/>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w:t>
      </w:r>
      <w:r w:rsidR="00F91921">
        <w:lastRenderedPageBreak/>
        <w:t>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del w:id="3104" w:author="Sammartano, Marc (BIC USA)" w:date="2015-06-09T10:38:00Z">
        <w:r w:rsidR="000A24BA" w:rsidDel="0043083C">
          <w:delText xml:space="preserve">the </w:delText>
        </w:r>
      </w:del>
      <w:r w:rsidR="000A24BA" w:rsidRPr="0043083C">
        <w:rPr>
          <w:b/>
        </w:rPr>
        <w:t>Split</w:t>
      </w:r>
      <w:r w:rsidR="000A24BA" w:rsidRPr="000A24BA">
        <w:t xml:space="preserve"> </w:t>
      </w:r>
      <w:del w:id="3105" w:author="Sammartano, Marc (BIC USA)" w:date="2015-06-09T10:38:00Z">
        <w:r w:rsidR="000A24BA" w:rsidDel="0043083C">
          <w:delText xml:space="preserve">command </w:delText>
        </w:r>
      </w:del>
      <w:r w:rsidR="000A24BA" w:rsidRPr="000A24BA">
        <w:t>for a note about Regular Expressions.</w:t>
      </w:r>
    </w:p>
    <w:p w:rsidR="00F157B6" w:rsidRDefault="00F157B6" w:rsidP="00F157B6">
      <w:pPr>
        <w:pStyle w:val="Heading2"/>
        <w:rPr>
          <w:ins w:id="3106" w:author="Sammartano, Marc (BIC USA)" w:date="2015-06-09T11:13:00Z"/>
        </w:rPr>
      </w:pPr>
      <w:bookmarkStart w:id="3107" w:name="_Toc427508446"/>
      <w:ins w:id="3108" w:author="Sammartano, Marc (BIC USA)" w:date="2015-06-09T11:13:00Z">
        <w:r>
          <w:t>ENC</w:t>
        </w:r>
      </w:ins>
      <w:ins w:id="3109" w:author="Sammartano, Marc (BIC USA)" w:date="2015-06-12T11:10:00Z">
        <w:r w:rsidR="004623ED">
          <w:t>ODE$</w:t>
        </w:r>
      </w:ins>
      <w:ins w:id="3110" w:author="Sammartano, Marc (BIC USA)" w:date="2015-06-09T11:13:00Z">
        <w:r>
          <w:t>(&lt;</w:t>
        </w:r>
      </w:ins>
      <w:ins w:id="3111" w:author="Sammartano, Marc (BIC USA)" w:date="2015-06-12T11:11:00Z">
        <w:r w:rsidR="004623ED">
          <w:t>type</w:t>
        </w:r>
      </w:ins>
      <w:ins w:id="3112" w:author="Sammartano, Marc (BIC USA)" w:date="2015-06-09T11:13:00Z">
        <w:r>
          <w:t>_sexp&gt;,</w:t>
        </w:r>
      </w:ins>
      <w:ins w:id="3113" w:author="Sammartano, Marc (BIC USA)" w:date="2015-06-12T11:11:00Z">
        <w:r w:rsidR="007A0D2C">
          <w:t xml:space="preserve"> {&lt;</w:t>
        </w:r>
      </w:ins>
      <w:ins w:id="3114" w:author="Sammartano, Marc (BIC USA)" w:date="2015-06-12T13:09:00Z">
        <w:r w:rsidR="004C23CF">
          <w:t>qualifi</w:t>
        </w:r>
      </w:ins>
      <w:ins w:id="3115" w:author="Sammartano, Marc (BIC USA)" w:date="2015-06-12T11:11:00Z">
        <w:r w:rsidR="007A0D2C">
          <w:t>er</w:t>
        </w:r>
        <w:r w:rsidR="004623ED">
          <w:t>_sexp&gt;},</w:t>
        </w:r>
      </w:ins>
      <w:ins w:id="3116" w:author="Sammartano, Marc (BIC USA)" w:date="2015-06-09T11:13:00Z">
        <w:r>
          <w:t xml:space="preserve"> &lt;source_sexp&gt;)</w:t>
        </w:r>
        <w:bookmarkEnd w:id="3107"/>
        <w:r>
          <w:fldChar w:fldCharType="begin"/>
        </w:r>
        <w:r>
          <w:instrText xml:space="preserve"> XE "</w:instrText>
        </w:r>
        <w:r w:rsidRPr="002E6C8B">
          <w:instrText>E</w:instrText>
        </w:r>
        <w:r>
          <w:instrText>NC</w:instrText>
        </w:r>
        <w:r w:rsidR="004623ED">
          <w:instrText>ODE</w:instrText>
        </w:r>
      </w:ins>
      <w:ins w:id="3117" w:author="Sammartano, Marc (BIC USA)" w:date="2015-06-09T11:14:00Z">
        <w:r>
          <w:instrText>$(</w:instrText>
        </w:r>
      </w:ins>
      <w:ins w:id="3118" w:author="Sammartano, Marc (BIC USA)" w:date="2015-06-09T11:13:00Z">
        <w:r w:rsidR="004623ED">
          <w:instrText>&lt;type</w:instrText>
        </w:r>
        <w:r w:rsidRPr="002E6C8B">
          <w:instrText xml:space="preserve">_sexp&gt;, </w:instrText>
        </w:r>
      </w:ins>
      <w:ins w:id="3119" w:author="Sammartano, Marc (BIC USA)" w:date="2015-06-12T11:11:00Z">
        <w:r w:rsidR="007A0D2C">
          <w:instrText>{&lt;</w:instrText>
        </w:r>
      </w:ins>
      <w:ins w:id="3120" w:author="Sammartano, Marc (BIC USA)" w:date="2015-06-12T13:09:00Z">
        <w:r w:rsidR="004C23CF">
          <w:instrText>qualifier</w:instrText>
        </w:r>
      </w:ins>
      <w:ins w:id="3121" w:author="Sammartano, Marc (BIC USA)" w:date="2015-06-12T11:11:00Z">
        <w:r w:rsidR="004623ED">
          <w:instrText xml:space="preserve">_sexp&gt;}, </w:instrText>
        </w:r>
      </w:ins>
      <w:ins w:id="3122" w:author="Sammartano, Marc (BIC USA)" w:date="2015-06-09T11:13:00Z">
        <w:r w:rsidRPr="002E6C8B">
          <w:instrText>&lt;source_sexp&gt;</w:instrText>
        </w:r>
      </w:ins>
      <w:ins w:id="3123" w:author="Sammartano, Marc (BIC USA)" w:date="2015-06-09T11:14:00Z">
        <w:r>
          <w:instrText>)</w:instrText>
        </w:r>
      </w:ins>
      <w:ins w:id="3124" w:author="Sammartano, Marc (BIC USA)" w:date="2015-06-09T11:13:00Z">
        <w:r>
          <w:instrText xml:space="preserve">" </w:instrText>
        </w:r>
        <w:r>
          <w:fldChar w:fldCharType="end"/>
        </w:r>
      </w:ins>
    </w:p>
    <w:p w:rsidR="007A0D2C" w:rsidRDefault="007A0D2C" w:rsidP="007A0D2C">
      <w:pPr>
        <w:rPr>
          <w:ins w:id="3125" w:author="Sammartano, Marc (BIC USA)" w:date="2015-06-12T11:24:00Z"/>
        </w:rPr>
      </w:pPr>
      <w:ins w:id="3126" w:author="Sammartano, Marc (BIC USA)" w:date="2015-06-12T11:24:00Z">
        <w:r>
          <w:t xml:space="preserve">Returns the string &lt;source_sexp&gt; encoded </w:t>
        </w:r>
      </w:ins>
      <w:ins w:id="3127" w:author="Sammartano, Marc (BIC USA)" w:date="2015-06-12T11:25:00Z">
        <w:r>
          <w:t>in one of several ways</w:t>
        </w:r>
      </w:ins>
      <w:ins w:id="3128" w:author="Sammartano, Marc (BIC USA)" w:date="2015-06-12T11:24:00Z">
        <w:r w:rsidR="00A138D2">
          <w:t xml:space="preserve">, </w:t>
        </w:r>
      </w:ins>
      <w:ins w:id="3129" w:author="Sammartano, Marc (BIC USA)" w:date="2015-06-12T11:30:00Z">
        <w:r w:rsidR="00A138D2">
          <w:t xml:space="preserve">as </w:t>
        </w:r>
      </w:ins>
      <w:ins w:id="3130" w:author="Sammartano, Marc (BIC USA)" w:date="2015-06-12T11:24:00Z">
        <w:r w:rsidR="00A138D2">
          <w:t>speci</w:t>
        </w:r>
      </w:ins>
      <w:ins w:id="3131" w:author="Sammartano, Marc (BIC USA)" w:date="2015-06-12T11:30:00Z">
        <w:r w:rsidR="00A138D2">
          <w:t>fied by the &lt;type_sexp&gt;. The &lt;</w:t>
        </w:r>
      </w:ins>
      <w:ins w:id="3132" w:author="Sammartano, Marc (BIC USA)" w:date="2015-06-12T13:10:00Z">
        <w:r w:rsidR="004C23CF">
          <w:t>qualifier</w:t>
        </w:r>
      </w:ins>
      <w:ins w:id="3133" w:author="Sammartano, Marc (BIC USA)" w:date="2015-06-12T11:30:00Z">
        <w:r w:rsidR="00A138D2">
          <w:t>_</w:t>
        </w:r>
      </w:ins>
      <w:ins w:id="3134" w:author="Sammartano, Marc (BIC USA)" w:date="2015-06-12T11:31:00Z">
        <w:r w:rsidR="00A138D2">
          <w:t xml:space="preserve">sexp&gt; </w:t>
        </w:r>
      </w:ins>
      <w:ins w:id="3135" w:author="Sammartano, Marc (BIC USA)" w:date="2015-06-12T11:33:00Z">
        <w:r w:rsidR="00A138D2">
          <w:t xml:space="preserve">usage </w:t>
        </w:r>
      </w:ins>
      <w:ins w:id="3136" w:author="Sammartano, Marc (BIC USA)" w:date="2015-06-12T11:31:00Z">
        <w:r w:rsidR="004C23CF">
          <w:t>depends on the type:</w:t>
        </w:r>
      </w:ins>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rPr>
          <w:ins w:id="3137" w:author="Sammartano, Marc (BIC USA)" w:date="2015-06-12T11:35:00Z"/>
        </w:trPr>
        <w:tc>
          <w:tcPr>
            <w:tcW w:w="1260" w:type="dxa"/>
          </w:tcPr>
          <w:p w:rsidR="00313091" w:rsidRPr="002C2F6D" w:rsidRDefault="00313091" w:rsidP="00D05C80">
            <w:pPr>
              <w:jc w:val="center"/>
              <w:rPr>
                <w:ins w:id="3138" w:author="Sammartano, Marc (BIC USA)" w:date="2015-06-12T11:35:00Z"/>
                <w:b/>
              </w:rPr>
            </w:pPr>
            <w:ins w:id="3139" w:author="Sammartano, Marc (BIC USA)" w:date="2015-06-12T11:35:00Z">
              <w:r>
                <w:rPr>
                  <w:b/>
                </w:rPr>
                <w:t>Type</w:t>
              </w:r>
            </w:ins>
          </w:p>
        </w:tc>
        <w:tc>
          <w:tcPr>
            <w:tcW w:w="1260" w:type="dxa"/>
          </w:tcPr>
          <w:p w:rsidR="00313091" w:rsidRDefault="004C23CF" w:rsidP="00D05C80">
            <w:pPr>
              <w:jc w:val="center"/>
              <w:rPr>
                <w:ins w:id="3140" w:author="Sammartano, Marc (BIC USA)" w:date="2015-06-12T11:35:00Z"/>
                <w:b/>
              </w:rPr>
            </w:pPr>
            <w:ins w:id="3141" w:author="Sammartano, Marc (BIC USA)" w:date="2015-06-12T13:10:00Z">
              <w:r>
                <w:rPr>
                  <w:b/>
                </w:rPr>
                <w:t>Qualifier</w:t>
              </w:r>
            </w:ins>
          </w:p>
        </w:tc>
        <w:tc>
          <w:tcPr>
            <w:tcW w:w="1080" w:type="dxa"/>
          </w:tcPr>
          <w:p w:rsidR="00313091" w:rsidRDefault="00313091" w:rsidP="00D05C80">
            <w:pPr>
              <w:jc w:val="center"/>
              <w:rPr>
                <w:ins w:id="3142" w:author="Sammartano, Marc (BIC USA)" w:date="2015-06-12T11:41:00Z"/>
                <w:b/>
              </w:rPr>
            </w:pPr>
            <w:ins w:id="3143" w:author="Sammartano, Marc (BIC USA)" w:date="2015-06-12T11:41:00Z">
              <w:r>
                <w:rPr>
                  <w:b/>
                </w:rPr>
                <w:t>Default</w:t>
              </w:r>
            </w:ins>
          </w:p>
        </w:tc>
        <w:tc>
          <w:tcPr>
            <w:tcW w:w="5850" w:type="dxa"/>
          </w:tcPr>
          <w:p w:rsidR="00313091" w:rsidRDefault="00313091" w:rsidP="00D05C80">
            <w:pPr>
              <w:jc w:val="center"/>
              <w:rPr>
                <w:ins w:id="3144" w:author="Sammartano, Marc (BIC USA)" w:date="2015-06-12T11:35:00Z"/>
                <w:b/>
              </w:rPr>
            </w:pPr>
            <w:ins w:id="3145" w:author="Sammartano, Marc (BIC USA)" w:date="2015-06-12T11:36:00Z">
              <w:r>
                <w:rPr>
                  <w:b/>
                </w:rPr>
                <w:t>Result</w:t>
              </w:r>
            </w:ins>
          </w:p>
        </w:tc>
      </w:tr>
      <w:tr w:rsidR="00313091" w:rsidRPr="005B3879" w:rsidTr="00313091">
        <w:trPr>
          <w:ins w:id="3146" w:author="Sammartano, Marc (BIC USA)" w:date="2015-06-12T11:35:00Z"/>
        </w:trPr>
        <w:tc>
          <w:tcPr>
            <w:tcW w:w="1260" w:type="dxa"/>
          </w:tcPr>
          <w:p w:rsidR="00313091" w:rsidRPr="005B3879" w:rsidRDefault="00313091" w:rsidP="00D05C80">
            <w:pPr>
              <w:jc w:val="center"/>
              <w:rPr>
                <w:ins w:id="3147" w:author="Sammartano, Marc (BIC USA)" w:date="2015-06-12T11:35:00Z"/>
              </w:rPr>
            </w:pPr>
            <w:ins w:id="3148" w:author="Sammartano, Marc (BIC USA)" w:date="2015-06-12T11:35:00Z">
              <w:r w:rsidRPr="005B3879">
                <w:t>"</w:t>
              </w:r>
              <w:r>
                <w:t>ENCRYPT</w:t>
              </w:r>
              <w:r w:rsidRPr="005B3879">
                <w:t>"</w:t>
              </w:r>
            </w:ins>
          </w:p>
        </w:tc>
        <w:tc>
          <w:tcPr>
            <w:tcW w:w="1260" w:type="dxa"/>
          </w:tcPr>
          <w:p w:rsidR="00313091" w:rsidRPr="005B3879" w:rsidRDefault="00313091" w:rsidP="00D05C80">
            <w:pPr>
              <w:jc w:val="center"/>
              <w:rPr>
                <w:ins w:id="3149" w:author="Sammartano, Marc (BIC USA)" w:date="2015-06-12T11:35:00Z"/>
              </w:rPr>
            </w:pPr>
            <w:ins w:id="3150" w:author="Sammartano, Marc (BIC USA)" w:date="2015-06-12T11:35:00Z">
              <w:r>
                <w:t>password</w:t>
              </w:r>
            </w:ins>
          </w:p>
        </w:tc>
        <w:tc>
          <w:tcPr>
            <w:tcW w:w="1080" w:type="dxa"/>
          </w:tcPr>
          <w:p w:rsidR="00313091" w:rsidRDefault="00313091" w:rsidP="00313091">
            <w:pPr>
              <w:jc w:val="center"/>
              <w:rPr>
                <w:ins w:id="3151" w:author="Sammartano, Marc (BIC USA)" w:date="2015-06-12T11:41:00Z"/>
              </w:rPr>
            </w:pPr>
            <w:ins w:id="3152" w:author="Sammartano, Marc (BIC USA)" w:date="2015-06-12T11:42:00Z">
              <w:r>
                <w:t>"" (empty)</w:t>
              </w:r>
            </w:ins>
          </w:p>
        </w:tc>
        <w:tc>
          <w:tcPr>
            <w:tcW w:w="5850" w:type="dxa"/>
          </w:tcPr>
          <w:p w:rsidR="00313091" w:rsidRPr="00313091" w:rsidRDefault="00313091" w:rsidP="003A37FE">
            <w:pPr>
              <w:rPr>
                <w:ins w:id="3153" w:author="Sammartano, Marc (BIC USA)" w:date="2015-06-12T11:35:00Z"/>
              </w:rPr>
            </w:pPr>
            <w:ins w:id="3154" w:author="Sammartano, Marc (BIC USA)" w:date="2015-06-12T11:37:00Z">
              <w:r>
                <w:t>Encrypts the source string</w:t>
              </w:r>
            </w:ins>
            <w:ins w:id="3155" w:author="Sammartano, Marc (BIC USA)" w:date="2015-06-12T11:38:00Z">
              <w:r>
                <w:t xml:space="preserve"> usi</w:t>
              </w:r>
            </w:ins>
            <w:ins w:id="3156" w:author="Sammartano, Marc (BIC USA)" w:date="2015-06-12T11:43:00Z">
              <w:r>
                <w:t>ng the password parameter</w:t>
              </w:r>
            </w:ins>
            <w:ins w:id="3157" w:author="Sammartano, Marc (BIC USA)" w:date="2015-06-12T11:37:00Z">
              <w:r>
                <w:t>.</w:t>
              </w:r>
            </w:ins>
            <w:ins w:id="3158" w:author="Sammartano, Marc (BIC USA)" w:date="2015-06-12T11:38:00Z">
              <w:r>
                <w:t xml:space="preserve"> The encryption algorithm is "PBEWithMD5AndDES".</w:t>
              </w:r>
            </w:ins>
            <w:ins w:id="3159" w:author="Sammartano, Marc (BIC USA)" w:date="2015-06-12T11:43:00Z">
              <w:r>
                <w:t xml:space="preserve"> T</w:t>
              </w:r>
              <w:r w:rsidR="00556426">
                <w:t xml:space="preserve">his </w:t>
              </w:r>
            </w:ins>
            <w:ins w:id="3160" w:author="Sammartano, Marc (BIC USA)" w:date="2015-06-12T13:35:00Z">
              <w:r w:rsidR="003A37FE">
                <w:t>usage of</w:t>
              </w:r>
              <w:r w:rsidR="003A37FE" w:rsidRPr="003A37FE">
                <w:rPr>
                  <w:b/>
                </w:rPr>
                <w:t xml:space="preserve"> ENCODE$()</w:t>
              </w:r>
            </w:ins>
            <w:ins w:id="3161" w:author="Sammartano, Marc (BIC USA)" w:date="2015-06-12T11:43:00Z">
              <w:r w:rsidR="00556426">
                <w:t xml:space="preserve"> works the same</w:t>
              </w:r>
            </w:ins>
            <w:ins w:id="3162" w:author="Sammartano, Marc (BIC USA)" w:date="2015-06-12T13:38:00Z">
              <w:r w:rsidR="003A37FE">
                <w:t xml:space="preserve"> was</w:t>
              </w:r>
            </w:ins>
            <w:ins w:id="3163" w:author="Sammartano, Marc (BIC USA)" w:date="2015-06-12T11:43:00Z">
              <w:r>
                <w:t xml:space="preserve"> as the </w:t>
              </w:r>
              <w:r>
                <w:rPr>
                  <w:b/>
                </w:rPr>
                <w:t>ENCRYPT</w:t>
              </w:r>
              <w:r>
                <w:t xml:space="preserve"> command.</w:t>
              </w:r>
            </w:ins>
          </w:p>
        </w:tc>
      </w:tr>
      <w:tr w:rsidR="00313091" w:rsidRPr="005B3879" w:rsidTr="00313091">
        <w:trPr>
          <w:ins w:id="3164" w:author="Sammartano, Marc (BIC USA)" w:date="2015-06-12T11:35:00Z"/>
        </w:trPr>
        <w:tc>
          <w:tcPr>
            <w:tcW w:w="1260" w:type="dxa"/>
          </w:tcPr>
          <w:p w:rsidR="00313091" w:rsidRPr="005B3879" w:rsidRDefault="00313091" w:rsidP="00D05C80">
            <w:pPr>
              <w:jc w:val="center"/>
              <w:rPr>
                <w:ins w:id="3165" w:author="Sammartano, Marc (BIC USA)" w:date="2015-06-12T11:35:00Z"/>
              </w:rPr>
            </w:pPr>
            <w:ins w:id="3166" w:author="Sammartano, Marc (BIC USA)" w:date="2015-06-12T11:35:00Z">
              <w:r w:rsidRPr="005B3879">
                <w:t>"</w:t>
              </w:r>
              <w:r>
                <w:t>DECRYPT</w:t>
              </w:r>
              <w:r w:rsidRPr="005B3879">
                <w:t>"</w:t>
              </w:r>
            </w:ins>
          </w:p>
        </w:tc>
        <w:tc>
          <w:tcPr>
            <w:tcW w:w="1260" w:type="dxa"/>
          </w:tcPr>
          <w:p w:rsidR="00313091" w:rsidRPr="005B3879" w:rsidRDefault="00313091" w:rsidP="00D05C80">
            <w:pPr>
              <w:jc w:val="center"/>
              <w:rPr>
                <w:ins w:id="3167" w:author="Sammartano, Marc (BIC USA)" w:date="2015-06-12T11:35:00Z"/>
              </w:rPr>
            </w:pPr>
            <w:ins w:id="3168" w:author="Sammartano, Marc (BIC USA)" w:date="2015-06-12T11:35:00Z">
              <w:r>
                <w:t>password</w:t>
              </w:r>
            </w:ins>
          </w:p>
        </w:tc>
        <w:tc>
          <w:tcPr>
            <w:tcW w:w="1080" w:type="dxa"/>
          </w:tcPr>
          <w:p w:rsidR="00313091" w:rsidRDefault="00313091" w:rsidP="00313091">
            <w:pPr>
              <w:jc w:val="center"/>
              <w:rPr>
                <w:ins w:id="3169" w:author="Sammartano, Marc (BIC USA)" w:date="2015-06-12T11:41:00Z"/>
              </w:rPr>
            </w:pPr>
            <w:ins w:id="3170" w:author="Sammartano, Marc (BIC USA)" w:date="2015-06-12T11:42:00Z">
              <w:r>
                <w:t>""</w:t>
              </w:r>
            </w:ins>
          </w:p>
        </w:tc>
        <w:tc>
          <w:tcPr>
            <w:tcW w:w="5850" w:type="dxa"/>
          </w:tcPr>
          <w:p w:rsidR="00313091" w:rsidRPr="005B3879" w:rsidRDefault="00313091" w:rsidP="00A138D2">
            <w:pPr>
              <w:rPr>
                <w:ins w:id="3171" w:author="Sammartano, Marc (BIC USA)" w:date="2015-06-12T11:35:00Z"/>
              </w:rPr>
            </w:pPr>
            <w:ins w:id="3172" w:author="Sammartano, Marc (BIC USA)" w:date="2015-06-12T11:35:00Z">
              <w:r>
                <w:t xml:space="preserve">Same as </w:t>
              </w:r>
            </w:ins>
            <w:ins w:id="3173" w:author="Sammartano, Marc (BIC USA)" w:date="2015-06-12T11:45:00Z">
              <w:r>
                <w:t xml:space="preserve">type </w:t>
              </w:r>
            </w:ins>
            <w:ins w:id="3174" w:author="Sammartano, Marc (BIC USA)" w:date="2015-06-12T11:35:00Z">
              <w:r>
                <w:t>"</w:t>
              </w:r>
            </w:ins>
            <w:ins w:id="3175" w:author="Sammartano, Marc (BIC USA)" w:date="2015-06-12T11:44:00Z">
              <w:r>
                <w:t>ENCRYPT".</w:t>
              </w:r>
            </w:ins>
          </w:p>
        </w:tc>
      </w:tr>
      <w:tr w:rsidR="00313091" w:rsidRPr="005B3879" w:rsidTr="00313091">
        <w:trPr>
          <w:ins w:id="3176" w:author="Sammartano, Marc (BIC USA)" w:date="2015-06-12T11:44:00Z"/>
        </w:trPr>
        <w:tc>
          <w:tcPr>
            <w:tcW w:w="1260" w:type="dxa"/>
          </w:tcPr>
          <w:p w:rsidR="00313091" w:rsidRPr="005B3879" w:rsidRDefault="00313091" w:rsidP="00313091">
            <w:pPr>
              <w:jc w:val="center"/>
              <w:rPr>
                <w:ins w:id="3177" w:author="Sammartano, Marc (BIC USA)" w:date="2015-06-12T11:44:00Z"/>
              </w:rPr>
            </w:pPr>
            <w:ins w:id="3178" w:author="Sammartano, Marc (BIC USA)" w:date="2015-06-12T11:45:00Z">
              <w:r>
                <w:t>"URL"</w:t>
              </w:r>
            </w:ins>
          </w:p>
        </w:tc>
        <w:tc>
          <w:tcPr>
            <w:tcW w:w="1260" w:type="dxa"/>
          </w:tcPr>
          <w:p w:rsidR="00313091" w:rsidRDefault="00313091" w:rsidP="00313091">
            <w:pPr>
              <w:jc w:val="center"/>
              <w:rPr>
                <w:ins w:id="3179" w:author="Sammartano, Marc (BIC USA)" w:date="2015-06-12T11:44:00Z"/>
              </w:rPr>
            </w:pPr>
            <w:ins w:id="3180" w:author="Sammartano, Marc (BIC USA)" w:date="2015-06-12T11:45:00Z">
              <w:r>
                <w:t>charset</w:t>
              </w:r>
            </w:ins>
          </w:p>
        </w:tc>
        <w:tc>
          <w:tcPr>
            <w:tcW w:w="1080" w:type="dxa"/>
          </w:tcPr>
          <w:p w:rsidR="00313091" w:rsidRDefault="00313091" w:rsidP="00313091">
            <w:pPr>
              <w:jc w:val="center"/>
              <w:rPr>
                <w:ins w:id="3181" w:author="Sammartano, Marc (BIC USA)" w:date="2015-06-12T11:44:00Z"/>
              </w:rPr>
            </w:pPr>
            <w:ins w:id="3182" w:author="Sammartano, Marc (BIC USA)" w:date="2015-06-12T11:44:00Z">
              <w:r>
                <w:t>"UTF-8"</w:t>
              </w:r>
            </w:ins>
          </w:p>
        </w:tc>
        <w:tc>
          <w:tcPr>
            <w:tcW w:w="5850" w:type="dxa"/>
          </w:tcPr>
          <w:p w:rsidR="00313091" w:rsidRDefault="00313091" w:rsidP="00954422">
            <w:pPr>
              <w:rPr>
                <w:ins w:id="3183" w:author="Sammartano, Marc (BIC USA)" w:date="2015-06-12T11:44:00Z"/>
              </w:rPr>
            </w:pPr>
            <w:ins w:id="3184" w:author="Sammartano, Marc (BIC USA)" w:date="2015-06-12T11:47:00Z">
              <w:r>
                <w:t xml:space="preserve">Encodes the source string </w:t>
              </w:r>
            </w:ins>
            <w:ins w:id="3185" w:author="Sammartano, Marc (BIC USA)" w:date="2015-06-12T11:48:00Z">
              <w:r>
                <w:t xml:space="preserve">using the format required by HTML </w:t>
              </w:r>
            </w:ins>
            <w:ins w:id="3186" w:author="Sammartano, Marc (BIC USA)" w:date="2015-06-12T12:00:00Z">
              <w:r w:rsidR="00D0097F">
                <w:rPr>
                  <w:rFonts w:ascii="Consolas" w:hAnsi="Consolas" w:cs="Consolas"/>
                  <w:color w:val="006600"/>
                  <w:sz w:val="20"/>
                  <w:szCs w:val="20"/>
                  <w:shd w:val="clear" w:color="auto" w:fill="F7F7F7"/>
                </w:rPr>
                <w:fldChar w:fldCharType="begin"/>
              </w:r>
              <w:r w:rsidR="00D0097F">
                <w:rPr>
                  <w:rFonts w:ascii="Consolas" w:hAnsi="Consolas" w:cs="Consolas"/>
                  <w:color w:val="006600"/>
                  <w:sz w:val="20"/>
                  <w:szCs w:val="20"/>
                  <w:shd w:val="clear" w:color="auto" w:fill="F7F7F7"/>
                </w:rPr>
                <w:instrText xml:space="preserve"> HYPERLINK "http://www.w3.org/TR/html4/interact/forms.html" \l "h-17.13.4.1" </w:instrText>
              </w:r>
              <w:r w:rsidR="00D0097F">
                <w:rPr>
                  <w:rFonts w:ascii="Consolas" w:hAnsi="Consolas" w:cs="Consolas"/>
                  <w:color w:val="006600"/>
                  <w:sz w:val="20"/>
                  <w:szCs w:val="20"/>
                  <w:shd w:val="clear" w:color="auto" w:fill="F7F7F7"/>
                </w:rPr>
                <w:fldChar w:fldCharType="separate"/>
              </w:r>
              <w:r w:rsidRPr="00D0097F">
                <w:rPr>
                  <w:rStyle w:val="Hyperlink"/>
                  <w:rFonts w:ascii="Consolas" w:hAnsi="Consolas" w:cs="Consolas"/>
                  <w:sz w:val="20"/>
                  <w:szCs w:val="20"/>
                  <w:shd w:val="clear" w:color="auto" w:fill="F7F7F7"/>
                </w:rPr>
                <w:t>application/x-www-form-urlencoded</w:t>
              </w:r>
              <w:r w:rsidR="00D0097F">
                <w:rPr>
                  <w:rFonts w:ascii="Consolas" w:hAnsi="Consolas" w:cs="Consolas"/>
                  <w:color w:val="006600"/>
                  <w:sz w:val="20"/>
                  <w:szCs w:val="20"/>
                  <w:shd w:val="clear" w:color="auto" w:fill="F7F7F7"/>
                </w:rPr>
                <w:fldChar w:fldCharType="end"/>
              </w:r>
            </w:ins>
            <w:ins w:id="3187" w:author="Sammartano, Marc (BIC USA)" w:date="2015-06-12T11:48:00Z">
              <w:r>
                <w:t xml:space="preserve">. </w:t>
              </w:r>
            </w:ins>
            <w:ins w:id="3188" w:author="Sammartano, Marc (BIC USA)" w:date="2015-06-12T12:56:00Z">
              <w:r w:rsidR="00954422">
                <w:t>Y</w:t>
              </w:r>
            </w:ins>
            <w:ins w:id="3189" w:author="Sammartano, Marc (BIC USA)" w:date="2015-06-12T12:02:00Z">
              <w:r w:rsidR="00A039B7">
                <w:t>ou</w:t>
              </w:r>
            </w:ins>
            <w:ins w:id="3190" w:author="Sammartano, Marc (BIC USA)" w:date="2015-06-12T12:03:00Z">
              <w:r w:rsidR="00A039B7">
                <w:t xml:space="preserve"> </w:t>
              </w:r>
            </w:ins>
            <w:ins w:id="3191" w:author="Sammartano, Marc (BIC USA)" w:date="2015-06-12T12:56:00Z">
              <w:r w:rsidR="00954422">
                <w:t>should</w:t>
              </w:r>
            </w:ins>
            <w:ins w:id="3192" w:author="Sammartano, Marc (BIC USA)" w:date="2015-06-12T12:02:00Z">
              <w:r w:rsidR="00A039B7">
                <w:t xml:space="preserve"> omit the charset parameter.</w:t>
              </w:r>
            </w:ins>
          </w:p>
        </w:tc>
      </w:tr>
      <w:tr w:rsidR="00313091" w:rsidRPr="005B3879" w:rsidTr="00313091">
        <w:trPr>
          <w:ins w:id="3193" w:author="Sammartano, Marc (BIC USA)" w:date="2015-06-12T11:44:00Z"/>
        </w:trPr>
        <w:tc>
          <w:tcPr>
            <w:tcW w:w="1260" w:type="dxa"/>
          </w:tcPr>
          <w:p w:rsidR="00313091" w:rsidRPr="005B3879" w:rsidRDefault="00313091" w:rsidP="00313091">
            <w:pPr>
              <w:jc w:val="center"/>
              <w:rPr>
                <w:ins w:id="3194" w:author="Sammartano, Marc (BIC USA)" w:date="2015-06-12T11:44:00Z"/>
              </w:rPr>
            </w:pPr>
            <w:ins w:id="3195" w:author="Sammartano, Marc (BIC USA)" w:date="2015-06-12T11:45:00Z">
              <w:r>
                <w:t>"BASE64"</w:t>
              </w:r>
            </w:ins>
          </w:p>
        </w:tc>
        <w:tc>
          <w:tcPr>
            <w:tcW w:w="1260" w:type="dxa"/>
          </w:tcPr>
          <w:p w:rsidR="00313091" w:rsidRDefault="00313091" w:rsidP="00313091">
            <w:pPr>
              <w:jc w:val="center"/>
              <w:rPr>
                <w:ins w:id="3196" w:author="Sammartano, Marc (BIC USA)" w:date="2015-06-12T11:44:00Z"/>
              </w:rPr>
            </w:pPr>
            <w:ins w:id="3197" w:author="Sammartano, Marc (BIC USA)" w:date="2015-06-12T11:46:00Z">
              <w:r>
                <w:t>charset</w:t>
              </w:r>
            </w:ins>
          </w:p>
        </w:tc>
        <w:tc>
          <w:tcPr>
            <w:tcW w:w="1080" w:type="dxa"/>
          </w:tcPr>
          <w:p w:rsidR="00313091" w:rsidRDefault="00313091" w:rsidP="00313091">
            <w:pPr>
              <w:jc w:val="center"/>
              <w:rPr>
                <w:ins w:id="3198" w:author="Sammartano, Marc (BIC USA)" w:date="2015-06-12T11:44:00Z"/>
              </w:rPr>
            </w:pPr>
            <w:ins w:id="3199" w:author="Sammartano, Marc (BIC USA)" w:date="2015-06-12T11:44:00Z">
              <w:r>
                <w:t>"UTF-8"</w:t>
              </w:r>
            </w:ins>
          </w:p>
        </w:tc>
        <w:tc>
          <w:tcPr>
            <w:tcW w:w="5850" w:type="dxa"/>
          </w:tcPr>
          <w:p w:rsidR="00313091" w:rsidRDefault="00A039B7" w:rsidP="00954422">
            <w:pPr>
              <w:rPr>
                <w:ins w:id="3200" w:author="Sammartano, Marc (BIC USA)" w:date="2015-06-12T11:44:00Z"/>
              </w:rPr>
            </w:pPr>
            <w:ins w:id="3201" w:author="Sammartano, Marc (BIC USA)" w:date="2015-06-12T12:05:00Z">
              <w:r>
                <w:t xml:space="preserve">Encodes the source string into the </w:t>
              </w:r>
            </w:ins>
            <w:ins w:id="3202" w:author="Sammartano, Marc (BIC USA)" w:date="2015-06-12T12:06:00Z">
              <w:r>
                <w:t xml:space="preserve">Base64 representation of binary data. </w:t>
              </w:r>
            </w:ins>
            <w:ins w:id="3203" w:author="Sammartano, Marc (BIC USA)" w:date="2015-06-12T13:00:00Z">
              <w:r w:rsidR="00954422">
                <w:t>S</w:t>
              </w:r>
            </w:ins>
            <w:ins w:id="3204" w:author="Sammartano, Marc (BIC USA)" w:date="2015-06-12T12:13:00Z">
              <w:r w:rsidR="003C1B1C">
                <w:t xml:space="preserve">ee RFCs </w:t>
              </w:r>
              <w:r w:rsidR="003C1B1C">
                <w:fldChar w:fldCharType="begin"/>
              </w:r>
              <w:r w:rsidR="003C1B1C">
                <w:instrText xml:space="preserve"> HYPERLINK "http://www.ietf.org/rfc/rfc2045.txt" </w:instrText>
              </w:r>
              <w:r w:rsidR="003C1B1C">
                <w:fldChar w:fldCharType="separate"/>
              </w:r>
              <w:r w:rsidR="003C1B1C" w:rsidRPr="003C1B1C">
                <w:rPr>
                  <w:rStyle w:val="Hyperlink"/>
                </w:rPr>
                <w:t>2045</w:t>
              </w:r>
              <w:r w:rsidR="003C1B1C">
                <w:fldChar w:fldCharType="end"/>
              </w:r>
              <w:r w:rsidR="003C1B1C">
                <w:t xml:space="preserve"> and </w:t>
              </w:r>
            </w:ins>
            <w:ins w:id="3205" w:author="Sammartano, Marc (BIC USA)" w:date="2015-06-12T12:14:00Z">
              <w:r w:rsidR="003C1B1C">
                <w:fldChar w:fldCharType="begin"/>
              </w:r>
              <w:r w:rsidR="003C1B1C">
                <w:instrText xml:space="preserve"> HYPERLINK "http://www.ietf.org/rfc/rfc3548.txt" </w:instrText>
              </w:r>
              <w:r w:rsidR="003C1B1C">
                <w:fldChar w:fldCharType="separate"/>
              </w:r>
              <w:r w:rsidR="003C1B1C" w:rsidRPr="003C1B1C">
                <w:rPr>
                  <w:rStyle w:val="Hyperlink"/>
                </w:rPr>
                <w:t>3548</w:t>
              </w:r>
              <w:r w:rsidR="003C1B1C">
                <w:fldChar w:fldCharType="end"/>
              </w:r>
            </w:ins>
            <w:ins w:id="3206" w:author="Sammartano, Marc (BIC USA)" w:date="2015-06-12T12:13:00Z">
              <w:r w:rsidR="003C1B1C">
                <w:t>.</w:t>
              </w:r>
            </w:ins>
            <w:ins w:id="3207" w:author="Sammartano, Marc (BIC USA)" w:date="2015-06-12T13:01:00Z">
              <w:r w:rsidR="00954422">
                <w:t xml:space="preserve"> The simplest way to use this function is to omit the charset parameter.</w:t>
              </w:r>
            </w:ins>
          </w:p>
        </w:tc>
      </w:tr>
    </w:tbl>
    <w:p w:rsidR="00CC38B6" w:rsidRDefault="00CC38B6" w:rsidP="004C23CF">
      <w:pPr>
        <w:pStyle w:val="ListParagraph"/>
        <w:spacing w:before="120"/>
        <w:rPr>
          <w:ins w:id="3208" w:author="Sammartano, Marc (BIC USA)" w:date="2015-06-12T13:03:00Z"/>
        </w:rPr>
      </w:pPr>
      <w:ins w:id="3209" w:author="Sammartano, Marc (BIC USA)" w:date="2015-06-12T12:48:00Z">
        <w:r>
          <w:t>The type is req</w:t>
        </w:r>
      </w:ins>
      <w:ins w:id="3210" w:author="Sammartano, Marc (BIC USA)" w:date="2015-06-12T12:49:00Z">
        <w:r>
          <w:t xml:space="preserve">uired, but see below for the two-parameter form of </w:t>
        </w:r>
        <w:r w:rsidRPr="00CC38B6">
          <w:rPr>
            <w:b/>
          </w:rPr>
          <w:t>E</w:t>
        </w:r>
      </w:ins>
      <w:ins w:id="3211" w:author="Sammartano, Marc (BIC USA)" w:date="2015-06-12T12:50:00Z">
        <w:r w:rsidRPr="00CC38B6">
          <w:rPr>
            <w:b/>
          </w:rPr>
          <w:t>N</w:t>
        </w:r>
      </w:ins>
      <w:ins w:id="3212" w:author="Sammartano, Marc (BIC USA)" w:date="2015-06-12T12:49:00Z">
        <w:r w:rsidRPr="00CC38B6">
          <w:rPr>
            <w:b/>
          </w:rPr>
          <w:t>CODE$()</w:t>
        </w:r>
        <w:r>
          <w:t xml:space="preserve"> and </w:t>
        </w:r>
      </w:ins>
      <w:ins w:id="3213" w:author="Sammartano, Marc (BIC USA)" w:date="2015-06-12T12:50:00Z">
        <w:r w:rsidRPr="00CC38B6">
          <w:rPr>
            <w:b/>
          </w:rPr>
          <w:t>DE</w:t>
        </w:r>
      </w:ins>
      <w:ins w:id="3214" w:author="Sammartano, Marc (BIC USA)" w:date="2015-06-12T12:49:00Z">
        <w:r w:rsidRPr="00CC38B6">
          <w:rPr>
            <w:b/>
          </w:rPr>
          <w:t>CODE$()</w:t>
        </w:r>
        <w:r>
          <w:t>.</w:t>
        </w:r>
      </w:ins>
    </w:p>
    <w:p w:rsidR="004C23CF" w:rsidRDefault="004C23CF" w:rsidP="004C23CF">
      <w:pPr>
        <w:pStyle w:val="ListParagraph"/>
        <w:spacing w:before="120"/>
        <w:rPr>
          <w:ins w:id="3215" w:author="Sammartano, Marc (BIC USA)" w:date="2015-06-12T13:08:00Z"/>
        </w:rPr>
      </w:pPr>
      <w:ins w:id="3216" w:author="Sammartano, Marc (BIC USA)" w:date="2015-06-12T13:04:00Z">
        <w:r>
          <w:t>The type IS NOT case-sensitive: "BASE64", "base64", and "Base64" are all the same.</w:t>
        </w:r>
      </w:ins>
    </w:p>
    <w:p w:rsidR="004C23CF" w:rsidRDefault="004C23CF" w:rsidP="004C23CF">
      <w:pPr>
        <w:pStyle w:val="ListParagraph"/>
        <w:spacing w:before="120"/>
        <w:rPr>
          <w:ins w:id="3217" w:author="Sammartano, Marc (BIC USA)" w:date="2015-06-12T13:04:00Z"/>
        </w:rPr>
      </w:pPr>
      <w:ins w:id="3218" w:author="Sammartano, Marc (BIC USA)" w:date="2015-06-12T13:08:00Z">
        <w:r>
          <w:t xml:space="preserve">The </w:t>
        </w:r>
      </w:ins>
      <w:ins w:id="3219" w:author="Sammartano, Marc (BIC USA)" w:date="2015-06-12T13:10:00Z">
        <w:r>
          <w:t>qualifier</w:t>
        </w:r>
      </w:ins>
      <w:ins w:id="3220" w:author="Sammartano, Marc (BIC USA)" w:date="2015-06-12T13:08:00Z">
        <w:r>
          <w:t xml:space="preserve"> is optional, but its comma is required.</w:t>
        </w:r>
      </w:ins>
    </w:p>
    <w:p w:rsidR="004C23CF" w:rsidRPr="004C23CF" w:rsidRDefault="004C23CF" w:rsidP="004C23CF">
      <w:pPr>
        <w:pStyle w:val="ListParagraph"/>
        <w:spacing w:before="120"/>
        <w:rPr>
          <w:ins w:id="3221" w:author="Sammartano, Marc (BIC USA)" w:date="2015-06-12T12:47:00Z"/>
          <w:b/>
        </w:rPr>
      </w:pPr>
      <w:ins w:id="3222" w:author="Sammartano, Marc (BIC USA)" w:date="2015-06-12T13:05:00Z">
        <w:r>
          <w:t>If you supply th</w:t>
        </w:r>
      </w:ins>
      <w:ins w:id="3223" w:author="Sammartano, Marc (BIC USA)" w:date="2015-06-12T13:04:00Z">
        <w:r>
          <w:t>e</w:t>
        </w:r>
      </w:ins>
      <w:ins w:id="3224" w:author="Sammartano, Marc (BIC USA)" w:date="2015-06-12T13:05:00Z">
        <w:r>
          <w:t xml:space="preserve"> </w:t>
        </w:r>
      </w:ins>
      <w:ins w:id="3225" w:author="Sammartano, Marc (BIC USA)" w:date="2015-06-12T13:10:00Z">
        <w:r>
          <w:t>qualifier</w:t>
        </w:r>
      </w:ins>
      <w:ins w:id="3226" w:author="Sammartano, Marc (BIC USA)" w:date="2015-06-12T13:05:00Z">
        <w:r>
          <w:t xml:space="preserve">, whether password or charset, </w:t>
        </w:r>
      </w:ins>
      <w:ins w:id="3227" w:author="Sammartano, Marc (BIC USA)" w:date="2015-06-12T13:06:00Z">
        <w:r>
          <w:t xml:space="preserve">it </w:t>
        </w:r>
      </w:ins>
      <w:ins w:id="3228" w:author="Sammartano, Marc (BIC USA)" w:date="2015-06-12T13:05:00Z">
        <w:r>
          <w:t>IS case-sensitive.</w:t>
        </w:r>
      </w:ins>
    </w:p>
    <w:p w:rsidR="007A0D2C" w:rsidRDefault="00540D17" w:rsidP="00CC38B6">
      <w:pPr>
        <w:rPr>
          <w:ins w:id="3229" w:author="Sammartano, Marc (BIC USA)" w:date="2015-06-12T13:16:00Z"/>
        </w:rPr>
      </w:pPr>
      <w:ins w:id="3230" w:author="Sammartano, Marc (BIC USA)" w:date="2015-06-12T12:27:00Z">
        <w:r>
          <w:t xml:space="preserve">"ENCRYPT", "DECRYPT", and "URL" </w:t>
        </w:r>
      </w:ins>
      <w:ins w:id="3231" w:author="Sammartano, Marc (BIC USA)" w:date="2015-06-12T12:28:00Z">
        <w:r>
          <w:t xml:space="preserve">can be used on any </w:t>
        </w:r>
      </w:ins>
      <w:ins w:id="3232" w:author="Sammartano, Marc (BIC USA)" w:date="2015-06-12T12:27:00Z">
        <w:r>
          <w:t xml:space="preserve">BASIC! string. </w:t>
        </w:r>
      </w:ins>
      <w:ins w:id="3233" w:author="Sammartano, Marc (BIC USA)" w:date="2015-06-12T12:51:00Z">
        <w:r w:rsidR="00CC38B6">
          <w:t>T</w:t>
        </w:r>
      </w:ins>
      <w:ins w:id="3234" w:author="Sammartano, Marc (BIC USA)" w:date="2015-06-12T12:29:00Z">
        <w:r>
          <w:t>he string is converted to a byte stream</w:t>
        </w:r>
      </w:ins>
      <w:ins w:id="3235" w:author="Sammartano, Marc (BIC USA)" w:date="2015-06-12T12:51:00Z">
        <w:r w:rsidR="00CC38B6">
          <w:t>, then the byte stream is encrypted or URL-encoded</w:t>
        </w:r>
      </w:ins>
      <w:ins w:id="3236" w:author="Sammartano, Marc (BIC USA)" w:date="2015-06-12T12:29:00Z">
        <w:r>
          <w:t>.</w:t>
        </w:r>
      </w:ins>
      <w:ins w:id="3237" w:author="Sammartano, Marc (BIC USA)" w:date="2015-06-12T12:30:00Z">
        <w:r>
          <w:t xml:space="preserve"> </w:t>
        </w:r>
      </w:ins>
      <w:ins w:id="3238" w:author="Sammartano, Marc (BIC USA)" w:date="2015-06-12T12:52:00Z">
        <w:r w:rsidR="00954422">
          <w:t xml:space="preserve">For </w:t>
        </w:r>
      </w:ins>
      <w:ins w:id="3239" w:author="Sammartano, Marc (BIC USA)" w:date="2015-06-12T13:02:00Z">
        <w:r w:rsidR="004C23CF">
          <w:t>encryption,</w:t>
        </w:r>
      </w:ins>
      <w:ins w:id="3240" w:author="Sammartano, Marc (BIC USA)" w:date="2015-06-12T12:52:00Z">
        <w:r w:rsidR="00954422">
          <w:t xml:space="preserve"> the byte stream is always</w:t>
        </w:r>
      </w:ins>
      <w:ins w:id="3241" w:author="Sammartano, Marc (BIC USA)" w:date="2015-06-12T12:53:00Z">
        <w:r w:rsidR="00954422">
          <w:t xml:space="preserve"> </w:t>
        </w:r>
      </w:ins>
      <w:ins w:id="3242" w:author="Sammartano, Marc (BIC USA)" w:date="2015-06-12T13:22:00Z">
        <w:r w:rsidR="00545781">
          <w:lastRenderedPageBreak/>
          <w:t xml:space="preserve">converted using </w:t>
        </w:r>
      </w:ins>
      <w:ins w:id="3243" w:author="Sammartano, Marc (BIC USA)" w:date="2015-06-12T12:53:00Z">
        <w:r w:rsidR="00954422">
          <w:t>UTF-8.</w:t>
        </w:r>
      </w:ins>
      <w:ins w:id="3244" w:author="Sammartano, Marc (BIC USA)" w:date="2015-06-12T12:52:00Z">
        <w:r w:rsidR="00954422">
          <w:t xml:space="preserve"> </w:t>
        </w:r>
      </w:ins>
      <w:ins w:id="3245" w:author="Sammartano, Marc (BIC USA)" w:date="2015-06-12T12:30:00Z">
        <w:r>
          <w:t>Users of URL-encoded strings generally expect</w:t>
        </w:r>
      </w:ins>
      <w:ins w:id="3246" w:author="Sammartano, Marc (BIC USA)" w:date="2015-06-12T12:31:00Z">
        <w:r>
          <w:t xml:space="preserve"> </w:t>
        </w:r>
        <w:r w:rsidR="00556426">
          <w:t>UTF-8</w:t>
        </w:r>
      </w:ins>
      <w:ins w:id="3247" w:author="Sammartano, Marc (BIC USA)" w:date="2015-06-12T12:53:00Z">
        <w:r w:rsidR="00954422">
          <w:t>,</w:t>
        </w:r>
      </w:ins>
      <w:ins w:id="3248" w:author="Sammartano, Marc (BIC USA)" w:date="2015-06-12T12:54:00Z">
        <w:r w:rsidR="00954422">
          <w:t xml:space="preserve"> too,</w:t>
        </w:r>
      </w:ins>
      <w:ins w:id="3249" w:author="Sammartano, Marc (BIC USA)" w:date="2015-06-12T12:37:00Z">
        <w:r w:rsidR="00556426">
          <w:t xml:space="preserve"> so t</w:t>
        </w:r>
      </w:ins>
      <w:ins w:id="3250" w:author="Sammartano, Marc (BIC USA)" w:date="2015-06-12T12:31:00Z">
        <w:r w:rsidR="00556426">
          <w:t xml:space="preserve">hat is the default behavior if you omit the </w:t>
        </w:r>
      </w:ins>
      <w:ins w:id="3251" w:author="Sammartano, Marc (BIC USA)" w:date="2015-06-12T12:37:00Z">
        <w:r w:rsidR="00556426">
          <w:t xml:space="preserve">optional </w:t>
        </w:r>
      </w:ins>
      <w:ins w:id="3252" w:author="Sammartano, Marc (BIC USA)" w:date="2015-06-12T12:38:00Z">
        <w:r w:rsidR="00556426">
          <w:t xml:space="preserve">charset </w:t>
        </w:r>
      </w:ins>
      <w:ins w:id="3253" w:author="Sammartano, Marc (BIC USA)" w:date="2015-06-12T12:37:00Z">
        <w:r w:rsidR="00556426">
          <w:t>parameter</w:t>
        </w:r>
      </w:ins>
      <w:ins w:id="3254" w:author="Sammartano, Marc (BIC USA)" w:date="2015-06-12T12:40:00Z">
        <w:r w:rsidR="00556426">
          <w:t>, but you can specify a different character encoding</w:t>
        </w:r>
      </w:ins>
      <w:ins w:id="3255" w:author="Sammartano, Marc (BIC USA)" w:date="2015-06-12T12:37:00Z">
        <w:r w:rsidR="00556426">
          <w:t>.</w:t>
        </w:r>
      </w:ins>
    </w:p>
    <w:p w:rsidR="002A130A" w:rsidRDefault="002A130A" w:rsidP="00CC38B6">
      <w:pPr>
        <w:rPr>
          <w:ins w:id="3256" w:author="Sammartano, Marc (BIC USA)" w:date="2015-06-12T12:39:00Z"/>
        </w:rPr>
      </w:pPr>
      <w:ins w:id="3257" w:author="Sammartano, Marc (BIC USA)" w:date="2015-06-12T13:16:00Z">
        <w:r>
          <w:t xml:space="preserve">"BASE64" also converts its string to a byte-stream before </w:t>
        </w:r>
      </w:ins>
      <w:ins w:id="3258" w:author="Sammartano, Marc (BIC USA)" w:date="2015-06-12T13:17:00Z">
        <w:r>
          <w:t xml:space="preserve">encoding it to Base64. The </w:t>
        </w:r>
      </w:ins>
      <w:ins w:id="3259" w:author="Sammartano, Marc (BIC USA)" w:date="2015-06-12T13:20:00Z">
        <w:r>
          <w:t xml:space="preserve">default conversion, using UTF-8, works with any BASIC! string; specifying another </w:t>
        </w:r>
      </w:ins>
      <w:ins w:id="3260" w:author="Sammartano, Marc (BIC USA)" w:date="2015-06-12T13:24:00Z">
        <w:r w:rsidR="00545781">
          <w:t>character set encoding</w:t>
        </w:r>
      </w:ins>
      <w:ins w:id="3261" w:author="Sammartano, Marc (BIC USA)" w:date="2015-06-12T13:20:00Z">
        <w:r>
          <w:t xml:space="preserve"> may </w:t>
        </w:r>
      </w:ins>
      <w:ins w:id="3262" w:author="Sammartano, Marc (BIC USA)" w:date="2015-06-12T13:22:00Z">
        <w:r w:rsidR="00545781">
          <w:t>corrupt data.</w:t>
        </w:r>
      </w:ins>
    </w:p>
    <w:p w:rsidR="00556426" w:rsidRDefault="00545781" w:rsidP="00CC38B6">
      <w:pPr>
        <w:rPr>
          <w:ins w:id="3263" w:author="Sammartano, Marc (BIC USA)" w:date="2015-06-12T16:41:00Z"/>
        </w:rPr>
      </w:pPr>
      <w:ins w:id="3264" w:author="Sammartano, Marc (BIC USA)" w:date="2015-06-12T13:25:00Z">
        <w:r>
          <w:t xml:space="preserve">Normally, you </w:t>
        </w:r>
      </w:ins>
      <w:ins w:id="3265" w:author="Sammartano, Marc (BIC USA)" w:date="2015-06-12T13:32:00Z">
        <w:r w:rsidR="003A37FE">
          <w:t xml:space="preserve">would </w:t>
        </w:r>
      </w:ins>
      <w:ins w:id="3266" w:author="Sammartano, Marc (BIC USA)" w:date="2015-06-12T13:25:00Z">
        <w:r>
          <w:t xml:space="preserve">use </w:t>
        </w:r>
      </w:ins>
      <w:ins w:id="3267" w:author="Sammartano, Marc (BIC USA)" w:date="2015-06-12T12:39:00Z">
        <w:r w:rsidR="00556426">
          <w:t>"BASE64"</w:t>
        </w:r>
      </w:ins>
      <w:ins w:id="3268" w:author="Sammartano, Marc (BIC USA)" w:date="2015-06-12T12:41:00Z">
        <w:r w:rsidR="00556426">
          <w:t xml:space="preserve"> </w:t>
        </w:r>
      </w:ins>
      <w:ins w:id="3269" w:author="Sammartano, Marc (BIC USA)" w:date="2015-06-12T13:14:00Z">
        <w:r>
          <w:t>on binary data in a</w:t>
        </w:r>
        <w:r w:rsidR="002A130A">
          <w:t xml:space="preserve"> buffer string</w:t>
        </w:r>
      </w:ins>
      <w:ins w:id="3270" w:author="Sammartano, Marc (BIC USA)" w:date="2015-06-12T13:30:00Z">
        <w:r>
          <w:t>. This is the format</w:t>
        </w:r>
      </w:ins>
      <w:ins w:id="3271" w:author="Sammartano, Marc (BIC USA)" w:date="2015-06-12T13:25:00Z">
        <w:r>
          <w:t xml:space="preserve"> returned by</w:t>
        </w:r>
      </w:ins>
      <w:ins w:id="3272" w:author="Sammartano, Marc (BIC USA)" w:date="2015-06-12T13:26:00Z">
        <w:r>
          <w:t xml:space="preserve"> the</w:t>
        </w:r>
      </w:ins>
      <w:ins w:id="3273" w:author="Sammartano, Marc (BIC USA)" w:date="2015-06-12T13:25:00Z">
        <w:r>
          <w:t xml:space="preserve"> </w:t>
        </w:r>
      </w:ins>
      <w:ins w:id="3274" w:author="Sammartano, Marc (BIC USA)" w:date="2015-06-12T13:26:00Z">
        <w:r>
          <w:rPr>
            <w:b/>
          </w:rPr>
          <w:t>Byte.read.buffer</w:t>
        </w:r>
        <w:r>
          <w:t xml:space="preserve"> command</w:t>
        </w:r>
      </w:ins>
      <w:ins w:id="3275" w:author="Sammartano, Marc (BIC USA)" w:date="2015-06-12T13:30:00Z">
        <w:r>
          <w:t>, for example</w:t>
        </w:r>
      </w:ins>
      <w:ins w:id="3276" w:author="Sammartano, Marc (BIC USA)" w:date="2015-06-12T13:26:00Z">
        <w:r>
          <w:t>.</w:t>
        </w:r>
      </w:ins>
      <w:ins w:id="3277" w:author="Sammartano, Marc (BIC USA)" w:date="2015-06-12T13:15:00Z">
        <w:r w:rsidR="002A130A">
          <w:t xml:space="preserve"> A buffer string is a special use of the BASIC! string</w:t>
        </w:r>
      </w:ins>
      <w:ins w:id="3278" w:author="Sammartano, Marc (BIC USA)" w:date="2015-06-12T16:33:00Z">
        <w:r w:rsidR="00714346">
          <w:t xml:space="preserve"> in which each </w:t>
        </w:r>
      </w:ins>
      <w:ins w:id="3279" w:author="Sammartano, Marc (BIC USA)" w:date="2015-06-12T13:15:00Z">
        <w:r w:rsidR="00714346">
          <w:t>16-</w:t>
        </w:r>
        <w:r w:rsidR="002A130A">
          <w:t>b</w:t>
        </w:r>
      </w:ins>
      <w:ins w:id="3280" w:author="Sammartano, Marc (BIC USA)" w:date="2015-06-12T13:27:00Z">
        <w:r>
          <w:t>it</w:t>
        </w:r>
      </w:ins>
      <w:ins w:id="3281" w:author="Sammartano, Marc (BIC USA)" w:date="2015-06-12T16:33:00Z">
        <w:r w:rsidR="00714346">
          <w:t xml:space="preserve"> character consists of one byte of </w:t>
        </w:r>
      </w:ins>
      <w:ins w:id="3282" w:author="Sammartano, Marc (BIC USA)" w:date="2015-06-12T16:34:00Z">
        <w:r w:rsidR="00714346">
          <w:t xml:space="preserve">0 </w:t>
        </w:r>
      </w:ins>
      <w:ins w:id="3283" w:author="Sammartano, Marc (BIC USA)" w:date="2015-06-12T16:33:00Z">
        <w:r w:rsidR="00714346">
          <w:t xml:space="preserve">and </w:t>
        </w:r>
      </w:ins>
      <w:ins w:id="3284" w:author="Sammartano, Marc (BIC USA)" w:date="2015-06-12T13:15:00Z">
        <w:r w:rsidR="002A130A">
          <w:t>one byte of data.</w:t>
        </w:r>
      </w:ins>
      <w:ins w:id="3285" w:author="Sammartano, Marc (BIC USA)" w:date="2015-06-12T13:28:00Z">
        <w:r>
          <w:t xml:space="preserve"> In this case, you may specify any valid charset with no data corruption. </w:t>
        </w:r>
      </w:ins>
      <w:ins w:id="3286" w:author="Sammartano, Marc (BIC USA)" w:date="2015-06-12T13:31:00Z">
        <w:r>
          <w:t>The encoding string will change, but it can always be decoded using the same charset.</w:t>
        </w:r>
      </w:ins>
    </w:p>
    <w:p w:rsidR="00714346" w:rsidRPr="00714346" w:rsidRDefault="00714346" w:rsidP="00CC38B6">
      <w:pPr>
        <w:rPr>
          <w:ins w:id="3287" w:author="Sammartano, Marc (BIC USA)" w:date="2015-06-12T11:29:00Z"/>
        </w:rPr>
      </w:pPr>
      <w:ins w:id="3288" w:author="Sammartano, Marc (BIC USA)" w:date="2015-06-12T16:41:00Z">
        <w:r>
          <w:t xml:space="preserve">See the two-parameter form of </w:t>
        </w:r>
        <w:r>
          <w:rPr>
            <w:b/>
          </w:rPr>
          <w:t>ENCODE$()</w:t>
        </w:r>
      </w:ins>
      <w:ins w:id="3289" w:author="Sammartano, Marc (BIC USA)" w:date="2015-06-12T16:42:00Z">
        <w:r>
          <w:t>, below, for a partial list of valid charsets.</w:t>
        </w:r>
      </w:ins>
    </w:p>
    <w:p w:rsidR="00F157B6" w:rsidRDefault="00F157B6" w:rsidP="00F157B6">
      <w:pPr>
        <w:pStyle w:val="Heading2"/>
        <w:rPr>
          <w:ins w:id="3290" w:author="Sammartano, Marc (BIC USA)" w:date="2015-06-09T11:16:00Z"/>
        </w:rPr>
      </w:pPr>
      <w:bookmarkStart w:id="3291" w:name="_Toc427508447"/>
      <w:ins w:id="3292" w:author="Sammartano, Marc (BIC USA)" w:date="2015-06-09T11:16:00Z">
        <w:r>
          <w:t>DE</w:t>
        </w:r>
      </w:ins>
      <w:ins w:id="3293" w:author="Sammartano, Marc (BIC USA)" w:date="2015-06-12T11:12:00Z">
        <w:r w:rsidR="004623ED">
          <w:t>CODE$(&lt;type_sexp&gt;, {&lt;</w:t>
        </w:r>
      </w:ins>
      <w:ins w:id="3294" w:author="Sammartano, Marc (BIC USA)" w:date="2015-06-12T14:49:00Z">
        <w:r w:rsidR="00C809B3">
          <w:t>qualifier_sexp</w:t>
        </w:r>
      </w:ins>
      <w:ins w:id="3295" w:author="Sammartano, Marc (BIC USA)" w:date="2015-06-12T11:12:00Z">
        <w:r w:rsidR="004623ED">
          <w:t>&gt;}</w:t>
        </w:r>
      </w:ins>
      <w:ins w:id="3296" w:author="Sammartano, Marc (BIC USA)" w:date="2015-06-09T11:16:00Z">
        <w:r>
          <w:t>, &lt;source_sexp&gt;)</w:t>
        </w:r>
        <w:bookmarkEnd w:id="3291"/>
        <w:r>
          <w:fldChar w:fldCharType="begin"/>
        </w:r>
        <w:r>
          <w:instrText xml:space="preserve"> XE "</w:instrText>
        </w:r>
      </w:ins>
      <w:ins w:id="3297" w:author="Sammartano, Marc (BIC USA)" w:date="2015-06-09T11:17:00Z">
        <w:r>
          <w:instrText>D</w:instrText>
        </w:r>
      </w:ins>
      <w:ins w:id="3298" w:author="Sammartano, Marc (BIC USA)" w:date="2015-06-09T11:16:00Z">
        <w:r w:rsidRPr="002E6C8B">
          <w:instrText>E</w:instrText>
        </w:r>
      </w:ins>
      <w:ins w:id="3299" w:author="Sammartano, Marc (BIC USA)" w:date="2015-06-12T11:12:00Z">
        <w:r w:rsidR="004623ED">
          <w:instrText>CODE$(&lt;type_sexp&gt;, {&lt;</w:instrText>
        </w:r>
      </w:ins>
      <w:ins w:id="3300" w:author="Sammartano, Marc (BIC USA)" w:date="2015-06-12T14:49:00Z">
        <w:r w:rsidR="00C809B3">
          <w:instrText>qualifier_sexp</w:instrText>
        </w:r>
      </w:ins>
      <w:ins w:id="3301" w:author="Sammartano, Marc (BIC USA)" w:date="2015-06-12T11:12:00Z">
        <w:r w:rsidR="004623ED">
          <w:instrText>&gt;}</w:instrText>
        </w:r>
      </w:ins>
      <w:ins w:id="3302" w:author="Sammartano, Marc (BIC USA)" w:date="2015-06-09T11:16:00Z">
        <w:r w:rsidRPr="002E6C8B">
          <w:instrText>, &lt;source_sexp&gt;</w:instrText>
        </w:r>
        <w:r>
          <w:instrText xml:space="preserve">)" </w:instrText>
        </w:r>
        <w:r>
          <w:fldChar w:fldCharType="end"/>
        </w:r>
      </w:ins>
    </w:p>
    <w:p w:rsidR="003A37FE" w:rsidRDefault="003A37FE" w:rsidP="003A37FE">
      <w:pPr>
        <w:rPr>
          <w:ins w:id="3303" w:author="Sammartano, Marc (BIC USA)" w:date="2015-06-12T13:33:00Z"/>
        </w:rPr>
      </w:pPr>
      <w:ins w:id="3304" w:author="Sammartano, Marc (BIC USA)" w:date="2015-06-12T13:33:00Z">
        <w:r>
          <w:t xml:space="preserve">Returns the result of decoding the string &lt;source_sexp&gt; that was encoded in one of several ways, as specified by the &lt;type_sexp&gt;. The &lt;qualifier_sexp&gt; usage depends on the type. </w:t>
        </w:r>
      </w:ins>
      <w:ins w:id="3305" w:author="Sammartano, Marc (BIC USA)" w:date="2015-06-12T13:43:00Z">
        <w:r w:rsidR="00280036">
          <w:t>The type and qualifier parameters describe how the string was encoded. You must use the</w:t>
        </w:r>
      </w:ins>
      <w:ins w:id="3306" w:author="Sammartano, Marc (BIC USA)" w:date="2015-06-12T13:33:00Z">
        <w:r>
          <w:t xml:space="preserve"> same type and qualifier </w:t>
        </w:r>
      </w:ins>
      <w:ins w:id="3307" w:author="Sammartano, Marc (BIC USA)" w:date="2015-06-12T13:43:00Z">
        <w:r w:rsidR="00280036">
          <w:t xml:space="preserve">that were </w:t>
        </w:r>
      </w:ins>
      <w:ins w:id="3308" w:author="Sammartano, Marc (BIC USA)" w:date="2015-06-12T13:33:00Z">
        <w:r>
          <w:t>used to encode the source string</w:t>
        </w:r>
      </w:ins>
      <w:ins w:id="3309" w:author="Sammartano, Marc (BIC USA)" w:date="2015-06-12T13:43:00Z">
        <w:r w:rsidR="00280036">
          <w:t xml:space="preserve">, or you </w:t>
        </w:r>
      </w:ins>
      <w:ins w:id="3310" w:author="Sammartano, Marc (BIC USA)" w:date="2015-06-12T13:49:00Z">
        <w:r w:rsidR="00280036">
          <w:t>may</w:t>
        </w:r>
      </w:ins>
      <w:ins w:id="3311" w:author="Sammartano, Marc (BIC USA)" w:date="2015-06-12T13:43:00Z">
        <w:r w:rsidR="00280036">
          <w:t xml:space="preserve"> get unpredictable results</w:t>
        </w:r>
      </w:ins>
      <w:ins w:id="3312" w:author="Sammartano, Marc (BIC USA)" w:date="2015-06-12T13:33:00Z">
        <w:r>
          <w:t>.</w:t>
        </w:r>
      </w:ins>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rPr>
          <w:ins w:id="3313" w:author="Sammartano, Marc (BIC USA)" w:date="2015-06-12T13:34:00Z"/>
        </w:trPr>
        <w:tc>
          <w:tcPr>
            <w:tcW w:w="1260" w:type="dxa"/>
          </w:tcPr>
          <w:p w:rsidR="003A37FE" w:rsidRPr="002C2F6D" w:rsidRDefault="003A37FE" w:rsidP="00D05C80">
            <w:pPr>
              <w:jc w:val="center"/>
              <w:rPr>
                <w:ins w:id="3314" w:author="Sammartano, Marc (BIC USA)" w:date="2015-06-12T13:34:00Z"/>
                <w:b/>
              </w:rPr>
            </w:pPr>
            <w:ins w:id="3315" w:author="Sammartano, Marc (BIC USA)" w:date="2015-06-12T13:34:00Z">
              <w:r>
                <w:rPr>
                  <w:b/>
                </w:rPr>
                <w:t>Type</w:t>
              </w:r>
            </w:ins>
          </w:p>
        </w:tc>
        <w:tc>
          <w:tcPr>
            <w:tcW w:w="1260" w:type="dxa"/>
          </w:tcPr>
          <w:p w:rsidR="003A37FE" w:rsidRDefault="003A37FE" w:rsidP="00D05C80">
            <w:pPr>
              <w:jc w:val="center"/>
              <w:rPr>
                <w:ins w:id="3316" w:author="Sammartano, Marc (BIC USA)" w:date="2015-06-12T13:34:00Z"/>
                <w:b/>
              </w:rPr>
            </w:pPr>
            <w:ins w:id="3317" w:author="Sammartano, Marc (BIC USA)" w:date="2015-06-12T13:34:00Z">
              <w:r>
                <w:rPr>
                  <w:b/>
                </w:rPr>
                <w:t>Qualifier</w:t>
              </w:r>
            </w:ins>
          </w:p>
        </w:tc>
        <w:tc>
          <w:tcPr>
            <w:tcW w:w="1080" w:type="dxa"/>
          </w:tcPr>
          <w:p w:rsidR="003A37FE" w:rsidRDefault="003A37FE" w:rsidP="00D05C80">
            <w:pPr>
              <w:jc w:val="center"/>
              <w:rPr>
                <w:ins w:id="3318" w:author="Sammartano, Marc (BIC USA)" w:date="2015-06-12T13:34:00Z"/>
                <w:b/>
              </w:rPr>
            </w:pPr>
            <w:ins w:id="3319" w:author="Sammartano, Marc (BIC USA)" w:date="2015-06-12T13:34:00Z">
              <w:r>
                <w:rPr>
                  <w:b/>
                </w:rPr>
                <w:t>Default</w:t>
              </w:r>
            </w:ins>
          </w:p>
        </w:tc>
        <w:tc>
          <w:tcPr>
            <w:tcW w:w="5850" w:type="dxa"/>
          </w:tcPr>
          <w:p w:rsidR="003A37FE" w:rsidRDefault="003A37FE" w:rsidP="00D05C80">
            <w:pPr>
              <w:jc w:val="center"/>
              <w:rPr>
                <w:ins w:id="3320" w:author="Sammartano, Marc (BIC USA)" w:date="2015-06-12T13:34:00Z"/>
                <w:b/>
              </w:rPr>
            </w:pPr>
            <w:ins w:id="3321" w:author="Sammartano, Marc (BIC USA)" w:date="2015-06-12T13:34:00Z">
              <w:r>
                <w:rPr>
                  <w:b/>
                </w:rPr>
                <w:t>Result</w:t>
              </w:r>
            </w:ins>
          </w:p>
        </w:tc>
      </w:tr>
      <w:tr w:rsidR="003A37FE" w:rsidRPr="005B3879" w:rsidTr="00D05C80">
        <w:trPr>
          <w:ins w:id="3322" w:author="Sammartano, Marc (BIC USA)" w:date="2015-06-12T13:34:00Z"/>
        </w:trPr>
        <w:tc>
          <w:tcPr>
            <w:tcW w:w="1260" w:type="dxa"/>
          </w:tcPr>
          <w:p w:rsidR="003A37FE" w:rsidRPr="005B3879" w:rsidRDefault="003A37FE" w:rsidP="00D05C80">
            <w:pPr>
              <w:jc w:val="center"/>
              <w:rPr>
                <w:ins w:id="3323" w:author="Sammartano, Marc (BIC USA)" w:date="2015-06-12T13:34:00Z"/>
              </w:rPr>
            </w:pPr>
            <w:ins w:id="3324" w:author="Sammartano, Marc (BIC USA)" w:date="2015-06-12T13:34:00Z">
              <w:r w:rsidRPr="005B3879">
                <w:t>"</w:t>
              </w:r>
              <w:r>
                <w:t>ENCRYPT</w:t>
              </w:r>
              <w:r w:rsidRPr="005B3879">
                <w:t>"</w:t>
              </w:r>
            </w:ins>
          </w:p>
        </w:tc>
        <w:tc>
          <w:tcPr>
            <w:tcW w:w="1260" w:type="dxa"/>
          </w:tcPr>
          <w:p w:rsidR="003A37FE" w:rsidRPr="005B3879" w:rsidRDefault="003A37FE" w:rsidP="00D05C80">
            <w:pPr>
              <w:jc w:val="center"/>
              <w:rPr>
                <w:ins w:id="3325" w:author="Sammartano, Marc (BIC USA)" w:date="2015-06-12T13:34:00Z"/>
              </w:rPr>
            </w:pPr>
            <w:ins w:id="3326" w:author="Sammartano, Marc (BIC USA)" w:date="2015-06-12T13:34:00Z">
              <w:r>
                <w:t>password</w:t>
              </w:r>
            </w:ins>
          </w:p>
        </w:tc>
        <w:tc>
          <w:tcPr>
            <w:tcW w:w="1080" w:type="dxa"/>
          </w:tcPr>
          <w:p w:rsidR="003A37FE" w:rsidRDefault="003A37FE" w:rsidP="00D05C80">
            <w:pPr>
              <w:jc w:val="center"/>
              <w:rPr>
                <w:ins w:id="3327" w:author="Sammartano, Marc (BIC USA)" w:date="2015-06-12T13:34:00Z"/>
              </w:rPr>
            </w:pPr>
            <w:ins w:id="3328" w:author="Sammartano, Marc (BIC USA)" w:date="2015-06-12T13:34:00Z">
              <w:r>
                <w:t>"" (empty)</w:t>
              </w:r>
            </w:ins>
          </w:p>
        </w:tc>
        <w:tc>
          <w:tcPr>
            <w:tcW w:w="5850" w:type="dxa"/>
          </w:tcPr>
          <w:p w:rsidR="003A37FE" w:rsidRPr="00313091" w:rsidRDefault="003A37FE" w:rsidP="003A37FE">
            <w:pPr>
              <w:rPr>
                <w:ins w:id="3329" w:author="Sammartano, Marc (BIC USA)" w:date="2015-06-12T13:34:00Z"/>
              </w:rPr>
            </w:pPr>
            <w:ins w:id="3330" w:author="Sammartano, Marc (BIC USA)" w:date="2015-06-12T13:34:00Z">
              <w:r>
                <w:t xml:space="preserve">Decrypts the source string using the password parameter. The encryption algorithm is "PBEWithMD5AndDES". </w:t>
              </w:r>
            </w:ins>
            <w:ins w:id="3331" w:author="Sammartano, Marc (BIC USA)" w:date="2015-06-12T13:36:00Z">
              <w:r>
                <w:t>This usage of</w:t>
              </w:r>
              <w:r w:rsidRPr="003A37FE">
                <w:rPr>
                  <w:b/>
                </w:rPr>
                <w:t xml:space="preserve"> </w:t>
              </w:r>
              <w:r>
                <w:rPr>
                  <w:b/>
                </w:rPr>
                <w:t>DE</w:t>
              </w:r>
              <w:r w:rsidRPr="003A37FE">
                <w:rPr>
                  <w:b/>
                </w:rPr>
                <w:t>CODE$()</w:t>
              </w:r>
              <w:r>
                <w:t xml:space="preserve"> works</w:t>
              </w:r>
            </w:ins>
            <w:ins w:id="3332" w:author="Sammartano, Marc (BIC USA)" w:date="2015-06-12T13:34:00Z">
              <w:r>
                <w:t xml:space="preserve"> the same</w:t>
              </w:r>
            </w:ins>
            <w:ins w:id="3333" w:author="Sammartano, Marc (BIC USA)" w:date="2015-06-12T13:38:00Z">
              <w:r>
                <w:t xml:space="preserve"> way</w:t>
              </w:r>
            </w:ins>
            <w:ins w:id="3334" w:author="Sammartano, Marc (BIC USA)" w:date="2015-06-12T13:34:00Z">
              <w:r>
                <w:t xml:space="preserve"> as the </w:t>
              </w:r>
            </w:ins>
            <w:ins w:id="3335" w:author="Sammartano, Marc (BIC USA)" w:date="2015-06-12T13:35:00Z">
              <w:r>
                <w:rPr>
                  <w:b/>
                </w:rPr>
                <w:t>DE</w:t>
              </w:r>
            </w:ins>
            <w:ins w:id="3336" w:author="Sammartano, Marc (BIC USA)" w:date="2015-06-12T13:34:00Z">
              <w:r>
                <w:rPr>
                  <w:b/>
                </w:rPr>
                <w:t>CRYPT</w:t>
              </w:r>
              <w:r>
                <w:t xml:space="preserve"> command.</w:t>
              </w:r>
            </w:ins>
          </w:p>
        </w:tc>
      </w:tr>
      <w:tr w:rsidR="003A37FE" w:rsidRPr="005B3879" w:rsidTr="00D05C80">
        <w:trPr>
          <w:ins w:id="3337" w:author="Sammartano, Marc (BIC USA)" w:date="2015-06-12T13:34:00Z"/>
        </w:trPr>
        <w:tc>
          <w:tcPr>
            <w:tcW w:w="1260" w:type="dxa"/>
          </w:tcPr>
          <w:p w:rsidR="003A37FE" w:rsidRPr="005B3879" w:rsidRDefault="003A37FE" w:rsidP="00D05C80">
            <w:pPr>
              <w:jc w:val="center"/>
              <w:rPr>
                <w:ins w:id="3338" w:author="Sammartano, Marc (BIC USA)" w:date="2015-06-12T13:34:00Z"/>
              </w:rPr>
            </w:pPr>
            <w:ins w:id="3339" w:author="Sammartano, Marc (BIC USA)" w:date="2015-06-12T13:34:00Z">
              <w:r w:rsidRPr="005B3879">
                <w:t>"</w:t>
              </w:r>
              <w:r>
                <w:t>DECRYPT</w:t>
              </w:r>
              <w:r w:rsidRPr="005B3879">
                <w:t>"</w:t>
              </w:r>
            </w:ins>
          </w:p>
        </w:tc>
        <w:tc>
          <w:tcPr>
            <w:tcW w:w="1260" w:type="dxa"/>
          </w:tcPr>
          <w:p w:rsidR="003A37FE" w:rsidRPr="005B3879" w:rsidRDefault="003A37FE" w:rsidP="00D05C80">
            <w:pPr>
              <w:jc w:val="center"/>
              <w:rPr>
                <w:ins w:id="3340" w:author="Sammartano, Marc (BIC USA)" w:date="2015-06-12T13:34:00Z"/>
              </w:rPr>
            </w:pPr>
            <w:ins w:id="3341" w:author="Sammartano, Marc (BIC USA)" w:date="2015-06-12T13:34:00Z">
              <w:r>
                <w:t>password</w:t>
              </w:r>
            </w:ins>
          </w:p>
        </w:tc>
        <w:tc>
          <w:tcPr>
            <w:tcW w:w="1080" w:type="dxa"/>
          </w:tcPr>
          <w:p w:rsidR="003A37FE" w:rsidRDefault="003A37FE" w:rsidP="00D05C80">
            <w:pPr>
              <w:jc w:val="center"/>
              <w:rPr>
                <w:ins w:id="3342" w:author="Sammartano, Marc (BIC USA)" w:date="2015-06-12T13:34:00Z"/>
              </w:rPr>
            </w:pPr>
            <w:ins w:id="3343" w:author="Sammartano, Marc (BIC USA)" w:date="2015-06-12T13:34:00Z">
              <w:r>
                <w:t>""</w:t>
              </w:r>
            </w:ins>
          </w:p>
        </w:tc>
        <w:tc>
          <w:tcPr>
            <w:tcW w:w="5850" w:type="dxa"/>
          </w:tcPr>
          <w:p w:rsidR="003A37FE" w:rsidRPr="005B3879" w:rsidRDefault="003A37FE" w:rsidP="00D05C80">
            <w:pPr>
              <w:rPr>
                <w:ins w:id="3344" w:author="Sammartano, Marc (BIC USA)" w:date="2015-06-12T13:34:00Z"/>
              </w:rPr>
            </w:pPr>
            <w:ins w:id="3345" w:author="Sammartano, Marc (BIC USA)" w:date="2015-06-12T13:34:00Z">
              <w:r>
                <w:t>Same as type "ENCRYPT".</w:t>
              </w:r>
            </w:ins>
          </w:p>
        </w:tc>
      </w:tr>
      <w:tr w:rsidR="003A37FE" w:rsidRPr="005B3879" w:rsidTr="00D05C80">
        <w:trPr>
          <w:ins w:id="3346" w:author="Sammartano, Marc (BIC USA)" w:date="2015-06-12T13:34:00Z"/>
        </w:trPr>
        <w:tc>
          <w:tcPr>
            <w:tcW w:w="1260" w:type="dxa"/>
          </w:tcPr>
          <w:p w:rsidR="003A37FE" w:rsidRPr="005B3879" w:rsidRDefault="003A37FE" w:rsidP="00D05C80">
            <w:pPr>
              <w:jc w:val="center"/>
              <w:rPr>
                <w:ins w:id="3347" w:author="Sammartano, Marc (BIC USA)" w:date="2015-06-12T13:34:00Z"/>
              </w:rPr>
            </w:pPr>
            <w:ins w:id="3348" w:author="Sammartano, Marc (BIC USA)" w:date="2015-06-12T13:34:00Z">
              <w:r>
                <w:t>"URL"</w:t>
              </w:r>
            </w:ins>
          </w:p>
        </w:tc>
        <w:tc>
          <w:tcPr>
            <w:tcW w:w="1260" w:type="dxa"/>
          </w:tcPr>
          <w:p w:rsidR="003A37FE" w:rsidRDefault="003A37FE" w:rsidP="00D05C80">
            <w:pPr>
              <w:jc w:val="center"/>
              <w:rPr>
                <w:ins w:id="3349" w:author="Sammartano, Marc (BIC USA)" w:date="2015-06-12T13:34:00Z"/>
              </w:rPr>
            </w:pPr>
            <w:ins w:id="3350" w:author="Sammartano, Marc (BIC USA)" w:date="2015-06-12T13:34:00Z">
              <w:r>
                <w:t>charset</w:t>
              </w:r>
            </w:ins>
          </w:p>
        </w:tc>
        <w:tc>
          <w:tcPr>
            <w:tcW w:w="1080" w:type="dxa"/>
          </w:tcPr>
          <w:p w:rsidR="003A37FE" w:rsidRDefault="003A37FE" w:rsidP="00D05C80">
            <w:pPr>
              <w:jc w:val="center"/>
              <w:rPr>
                <w:ins w:id="3351" w:author="Sammartano, Marc (BIC USA)" w:date="2015-06-12T13:34:00Z"/>
              </w:rPr>
            </w:pPr>
            <w:ins w:id="3352" w:author="Sammartano, Marc (BIC USA)" w:date="2015-06-12T13:34:00Z">
              <w:r>
                <w:t>"UTF-8"</w:t>
              </w:r>
            </w:ins>
          </w:p>
        </w:tc>
        <w:tc>
          <w:tcPr>
            <w:tcW w:w="5850" w:type="dxa"/>
          </w:tcPr>
          <w:p w:rsidR="003A37FE" w:rsidRDefault="003A37FE" w:rsidP="003A37FE">
            <w:pPr>
              <w:rPr>
                <w:ins w:id="3353" w:author="Sammartano, Marc (BIC USA)" w:date="2015-06-12T13:34:00Z"/>
              </w:rPr>
            </w:pPr>
            <w:ins w:id="3354" w:author="Sammartano, Marc (BIC USA)" w:date="2015-06-12T13:34:00Z">
              <w:r>
                <w:t xml:space="preserve">Decodes the source string </w:t>
              </w:r>
            </w:ins>
            <w:ins w:id="3355" w:author="Sammartano, Marc (BIC USA)" w:date="2015-06-12T13:36:00Z">
              <w:r>
                <w:t>assumed to be in</w:t>
              </w:r>
            </w:ins>
            <w:ins w:id="3356" w:author="Sammartano, Marc (BIC USA)" w:date="2015-06-12T13:34:00Z">
              <w:r>
                <w:t xml:space="preserve"> the format required by HTML </w:t>
              </w:r>
              <w:r>
                <w:rPr>
                  <w:rFonts w:ascii="Consolas" w:hAnsi="Consolas" w:cs="Consolas"/>
                  <w:color w:val="006600"/>
                  <w:sz w:val="20"/>
                  <w:szCs w:val="20"/>
                  <w:shd w:val="clear" w:color="auto" w:fill="F7F7F7"/>
                </w:rPr>
                <w:fldChar w:fldCharType="begin"/>
              </w:r>
              <w:r>
                <w:rPr>
                  <w:rFonts w:ascii="Consolas" w:hAnsi="Consolas" w:cs="Consolas"/>
                  <w:color w:val="006600"/>
                  <w:sz w:val="20"/>
                  <w:szCs w:val="20"/>
                  <w:shd w:val="clear" w:color="auto" w:fill="F7F7F7"/>
                </w:rPr>
                <w:instrText xml:space="preserve"> HYPERLINK "http://www.w3.org/TR/html4/interact/forms.html" \l "h-17.13.4.1" </w:instrText>
              </w:r>
              <w:r>
                <w:rPr>
                  <w:rFonts w:ascii="Consolas" w:hAnsi="Consolas" w:cs="Consolas"/>
                  <w:color w:val="006600"/>
                  <w:sz w:val="20"/>
                  <w:szCs w:val="20"/>
                  <w:shd w:val="clear" w:color="auto" w:fill="F7F7F7"/>
                </w:rPr>
                <w:fldChar w:fldCharType="separate"/>
              </w:r>
              <w:r w:rsidRPr="00D0097F">
                <w:rPr>
                  <w:rStyle w:val="Hyperlink"/>
                  <w:rFonts w:ascii="Consolas" w:hAnsi="Consolas" w:cs="Consolas"/>
                  <w:sz w:val="20"/>
                  <w:szCs w:val="20"/>
                  <w:shd w:val="clear" w:color="auto" w:fill="F7F7F7"/>
                </w:rPr>
                <w:t>application/x-www-form-urlencoded</w:t>
              </w:r>
              <w:r>
                <w:rPr>
                  <w:rFonts w:ascii="Consolas" w:hAnsi="Consolas" w:cs="Consolas"/>
                  <w:color w:val="006600"/>
                  <w:sz w:val="20"/>
                  <w:szCs w:val="20"/>
                  <w:shd w:val="clear" w:color="auto" w:fill="F7F7F7"/>
                </w:rPr>
                <w:fldChar w:fldCharType="end"/>
              </w:r>
              <w:r>
                <w:t>. You should omit the charset parameter.</w:t>
              </w:r>
            </w:ins>
          </w:p>
        </w:tc>
      </w:tr>
      <w:tr w:rsidR="003A37FE" w:rsidRPr="005B3879" w:rsidTr="00D05C80">
        <w:trPr>
          <w:ins w:id="3357" w:author="Sammartano, Marc (BIC USA)" w:date="2015-06-12T13:34:00Z"/>
        </w:trPr>
        <w:tc>
          <w:tcPr>
            <w:tcW w:w="1260" w:type="dxa"/>
          </w:tcPr>
          <w:p w:rsidR="003A37FE" w:rsidRPr="005B3879" w:rsidRDefault="003A37FE" w:rsidP="00D05C80">
            <w:pPr>
              <w:jc w:val="center"/>
              <w:rPr>
                <w:ins w:id="3358" w:author="Sammartano, Marc (BIC USA)" w:date="2015-06-12T13:34:00Z"/>
              </w:rPr>
            </w:pPr>
            <w:ins w:id="3359" w:author="Sammartano, Marc (BIC USA)" w:date="2015-06-12T13:34:00Z">
              <w:r>
                <w:t>"BASE64"</w:t>
              </w:r>
            </w:ins>
          </w:p>
        </w:tc>
        <w:tc>
          <w:tcPr>
            <w:tcW w:w="1260" w:type="dxa"/>
          </w:tcPr>
          <w:p w:rsidR="003A37FE" w:rsidRDefault="003A37FE" w:rsidP="00D05C80">
            <w:pPr>
              <w:jc w:val="center"/>
              <w:rPr>
                <w:ins w:id="3360" w:author="Sammartano, Marc (BIC USA)" w:date="2015-06-12T13:34:00Z"/>
              </w:rPr>
            </w:pPr>
            <w:ins w:id="3361" w:author="Sammartano, Marc (BIC USA)" w:date="2015-06-12T13:34:00Z">
              <w:r>
                <w:t>charset</w:t>
              </w:r>
            </w:ins>
          </w:p>
        </w:tc>
        <w:tc>
          <w:tcPr>
            <w:tcW w:w="1080" w:type="dxa"/>
          </w:tcPr>
          <w:p w:rsidR="003A37FE" w:rsidRDefault="003A37FE" w:rsidP="00D05C80">
            <w:pPr>
              <w:jc w:val="center"/>
              <w:rPr>
                <w:ins w:id="3362" w:author="Sammartano, Marc (BIC USA)" w:date="2015-06-12T13:34:00Z"/>
              </w:rPr>
            </w:pPr>
            <w:ins w:id="3363" w:author="Sammartano, Marc (BIC USA)" w:date="2015-06-12T13:34:00Z">
              <w:r>
                <w:t>"UTF-8"</w:t>
              </w:r>
            </w:ins>
          </w:p>
        </w:tc>
        <w:tc>
          <w:tcPr>
            <w:tcW w:w="5850" w:type="dxa"/>
          </w:tcPr>
          <w:p w:rsidR="003A37FE" w:rsidRDefault="003A37FE" w:rsidP="003A37FE">
            <w:pPr>
              <w:rPr>
                <w:ins w:id="3364" w:author="Sammartano, Marc (BIC USA)" w:date="2015-06-12T13:34:00Z"/>
              </w:rPr>
            </w:pPr>
            <w:ins w:id="3365" w:author="Sammartano, Marc (BIC USA)" w:date="2015-06-12T13:34:00Z">
              <w:r>
                <w:t xml:space="preserve">Decodes the source string </w:t>
              </w:r>
            </w:ins>
            <w:ins w:id="3366" w:author="Sammartano, Marc (BIC USA)" w:date="2015-06-12T13:37:00Z">
              <w:r>
                <w:t>holding</w:t>
              </w:r>
            </w:ins>
            <w:ins w:id="3367" w:author="Sammartano, Marc (BIC USA)" w:date="2015-06-12T13:34:00Z">
              <w:r>
                <w:t xml:space="preserve"> the Base64 representation of binary data. See RFCs </w:t>
              </w:r>
              <w:r>
                <w:fldChar w:fldCharType="begin"/>
              </w:r>
              <w:r>
                <w:instrText xml:space="preserve"> HYPERLINK "http://www.ietf.org/rfc/rfc2045.txt" </w:instrText>
              </w:r>
              <w:r>
                <w:fldChar w:fldCharType="separate"/>
              </w:r>
              <w:r w:rsidRPr="003C1B1C">
                <w:rPr>
                  <w:rStyle w:val="Hyperlink"/>
                </w:rPr>
                <w:t>2045</w:t>
              </w:r>
              <w:r>
                <w:fldChar w:fldCharType="end"/>
              </w:r>
              <w:r>
                <w:t xml:space="preserve"> and </w:t>
              </w:r>
              <w:r>
                <w:fldChar w:fldCharType="begin"/>
              </w:r>
              <w:r>
                <w:instrText xml:space="preserve"> HYPERLINK "http://www.ietf.org/rfc/rfc3548.txt" </w:instrText>
              </w:r>
              <w:r>
                <w:fldChar w:fldCharType="separate"/>
              </w:r>
              <w:r w:rsidRPr="003C1B1C">
                <w:rPr>
                  <w:rStyle w:val="Hyperlink"/>
                </w:rPr>
                <w:t>3548</w:t>
              </w:r>
              <w:r>
                <w:fldChar w:fldCharType="end"/>
              </w:r>
              <w:r>
                <w:t>.</w:t>
              </w:r>
            </w:ins>
          </w:p>
        </w:tc>
      </w:tr>
    </w:tbl>
    <w:p w:rsidR="003A37FE" w:rsidRDefault="003A37FE" w:rsidP="003A37FE">
      <w:pPr>
        <w:pStyle w:val="ListParagraph"/>
        <w:spacing w:before="120"/>
        <w:rPr>
          <w:ins w:id="3368" w:author="Sammartano, Marc (BIC USA)" w:date="2015-06-12T13:34:00Z"/>
        </w:rPr>
      </w:pPr>
      <w:ins w:id="3369" w:author="Sammartano, Marc (BIC USA)" w:date="2015-06-12T13:34:00Z">
        <w:r>
          <w:t xml:space="preserve">The type is required, but see below for the two-parameter form of </w:t>
        </w:r>
        <w:r w:rsidRPr="00CC38B6">
          <w:rPr>
            <w:b/>
          </w:rPr>
          <w:t>ENCODE$()</w:t>
        </w:r>
        <w:r>
          <w:t xml:space="preserve"> and </w:t>
        </w:r>
        <w:r w:rsidRPr="00CC38B6">
          <w:rPr>
            <w:b/>
          </w:rPr>
          <w:t>DECODE$()</w:t>
        </w:r>
        <w:r>
          <w:t>.</w:t>
        </w:r>
      </w:ins>
    </w:p>
    <w:p w:rsidR="003A37FE" w:rsidRDefault="003A37FE" w:rsidP="003A37FE">
      <w:pPr>
        <w:pStyle w:val="ListParagraph"/>
        <w:spacing w:before="120"/>
        <w:rPr>
          <w:ins w:id="3370" w:author="Sammartano, Marc (BIC USA)" w:date="2015-06-12T13:34:00Z"/>
        </w:rPr>
      </w:pPr>
      <w:ins w:id="3371" w:author="Sammartano, Marc (BIC USA)" w:date="2015-06-12T13:34:00Z">
        <w:r>
          <w:t>The type IS NOT case-sensitive: "BASE64", "base64", and "Base64" are all the same.</w:t>
        </w:r>
      </w:ins>
    </w:p>
    <w:p w:rsidR="003A37FE" w:rsidRDefault="003A37FE" w:rsidP="003A37FE">
      <w:pPr>
        <w:pStyle w:val="ListParagraph"/>
        <w:spacing w:before="120"/>
        <w:rPr>
          <w:ins w:id="3372" w:author="Sammartano, Marc (BIC USA)" w:date="2015-06-12T13:34:00Z"/>
        </w:rPr>
      </w:pPr>
      <w:ins w:id="3373" w:author="Sammartano, Marc (BIC USA)" w:date="2015-06-12T13:34:00Z">
        <w:r>
          <w:t>The qualifier is optional, but its comma is required.</w:t>
        </w:r>
      </w:ins>
    </w:p>
    <w:p w:rsidR="003A37FE" w:rsidRDefault="003A37FE" w:rsidP="003A37FE">
      <w:pPr>
        <w:pStyle w:val="ListParagraph"/>
        <w:spacing w:before="120"/>
        <w:rPr>
          <w:ins w:id="3374" w:author="Sammartano, Marc (BIC USA)" w:date="2015-06-12T13:45:00Z"/>
        </w:rPr>
      </w:pPr>
      <w:ins w:id="3375" w:author="Sammartano, Marc (BIC USA)" w:date="2015-06-12T13:34:00Z">
        <w:r>
          <w:t>If you supply the qualifier, whether password or charset, it IS case-sensitive.</w:t>
        </w:r>
      </w:ins>
    </w:p>
    <w:p w:rsidR="00280036" w:rsidRDefault="00280036" w:rsidP="00F70D72">
      <w:pPr>
        <w:rPr>
          <w:ins w:id="3376" w:author="Sammartano, Marc (BIC USA)" w:date="2015-06-12T13:55:00Z"/>
        </w:rPr>
      </w:pPr>
      <w:ins w:id="3377" w:author="Sammartano, Marc (BIC USA)" w:date="2015-06-12T13:46:00Z">
        <w:r>
          <w:t>The source string is decoded t</w:t>
        </w:r>
      </w:ins>
      <w:ins w:id="3378" w:author="Sammartano, Marc (BIC USA)" w:date="2015-06-12T13:48:00Z">
        <w:r>
          <w:t xml:space="preserve">o a byte stream according to the type. Then the byte stream is converted to a BASIC! string </w:t>
        </w:r>
      </w:ins>
      <w:ins w:id="3379" w:author="Sammartano, Marc (BIC USA)" w:date="2015-06-12T13:55:00Z">
        <w:r w:rsidR="00F70D72">
          <w:t xml:space="preserve">(UTF-16) </w:t>
        </w:r>
      </w:ins>
      <w:ins w:id="3380" w:author="Sammartano, Marc (BIC USA)" w:date="2015-06-12T13:48:00Z">
        <w:r>
          <w:t>according to the char</w:t>
        </w:r>
      </w:ins>
      <w:ins w:id="3381" w:author="Sammartano, Marc (BIC USA)" w:date="2015-06-12T13:49:00Z">
        <w:r>
          <w:t xml:space="preserve">acter encoding </w:t>
        </w:r>
      </w:ins>
      <w:ins w:id="3382" w:author="Sammartano, Marc (BIC USA)" w:date="2015-06-12T13:53:00Z">
        <w:r w:rsidR="00F70D72">
          <w:t>(</w:t>
        </w:r>
      </w:ins>
      <w:ins w:id="3383" w:author="Sammartano, Marc (BIC USA)" w:date="2015-06-12T13:49:00Z">
        <w:r>
          <w:t>the charset parameter</w:t>
        </w:r>
      </w:ins>
      <w:ins w:id="3384" w:author="Sammartano, Marc (BIC USA)" w:date="2015-06-12T13:53:00Z">
        <w:r w:rsidR="00F70D72">
          <w:t>)</w:t>
        </w:r>
      </w:ins>
      <w:ins w:id="3385" w:author="Sammartano, Marc (BIC USA)" w:date="2015-06-12T13:54:00Z">
        <w:r w:rsidR="00F70D72">
          <w:t>, which describes how to interpret the byte stream</w:t>
        </w:r>
      </w:ins>
      <w:ins w:id="3386" w:author="Sammartano, Marc (BIC USA)" w:date="2015-06-12T13:49:00Z">
        <w:r>
          <w:t xml:space="preserve">. </w:t>
        </w:r>
      </w:ins>
      <w:ins w:id="3387" w:author="Sammartano, Marc (BIC USA)" w:date="2015-06-12T13:53:00Z">
        <w:r w:rsidR="00F70D72">
          <w:t xml:space="preserve">The charset is always UTF-8 for decryption, and defaults to UTF-8 for the other types. </w:t>
        </w:r>
      </w:ins>
      <w:ins w:id="3388" w:author="Sammartano, Marc (BIC USA)" w:date="2015-06-12T13:57:00Z">
        <w:r w:rsidR="00F70D72">
          <w:t>The most common usage of this function is to omit the charset.</w:t>
        </w:r>
      </w:ins>
    </w:p>
    <w:p w:rsidR="00F70D72" w:rsidRPr="004C23CF" w:rsidRDefault="00F70D72" w:rsidP="00F70D72">
      <w:pPr>
        <w:rPr>
          <w:ins w:id="3389" w:author="Sammartano, Marc (BIC USA)" w:date="2015-06-12T13:34:00Z"/>
        </w:rPr>
      </w:pPr>
      <w:ins w:id="3390" w:author="Sammartano, Marc (BIC USA)" w:date="2015-06-12T13:56:00Z">
        <w:r>
          <w:t xml:space="preserve">If a Base64 string </w:t>
        </w:r>
      </w:ins>
      <w:ins w:id="3391" w:author="Sammartano, Marc (BIC USA)" w:date="2015-06-12T13:58:00Z">
        <w:r>
          <w:t xml:space="preserve">was encoded from </w:t>
        </w:r>
      </w:ins>
      <w:ins w:id="3392" w:author="Sammartano, Marc (BIC USA)" w:date="2015-06-12T13:56:00Z">
        <w:r>
          <w:t xml:space="preserve">binary data, </w:t>
        </w:r>
      </w:ins>
      <w:ins w:id="3393" w:author="Sammartano, Marc (BIC USA)" w:date="2015-06-12T13:58:00Z">
        <w:r>
          <w:t>the resulting BASIC! string will be a buffer string. When</w:t>
        </w:r>
      </w:ins>
      <w:ins w:id="3394" w:author="Sammartano, Marc (BIC USA)" w:date="2015-06-12T16:36:00Z">
        <w:r w:rsidR="00714346">
          <w:t xml:space="preserve"> a string is</w:t>
        </w:r>
      </w:ins>
      <w:ins w:id="3395" w:author="Sammartano, Marc (BIC USA)" w:date="2015-06-12T13:58:00Z">
        <w:r>
          <w:t xml:space="preserve"> used as a buffer, one byte of data is written into the lower 8 bits of each 16-bit character, and </w:t>
        </w:r>
        <w:r>
          <w:lastRenderedPageBreak/>
          <w:t xml:space="preserve">the upper 8 bits are 0. </w:t>
        </w:r>
      </w:ins>
      <w:ins w:id="3396" w:author="Sammartano, Marc (BIC USA)" w:date="2015-06-12T13:59:00Z">
        <w:r>
          <w:t>You can extract the binary data from the string</w:t>
        </w:r>
      </w:ins>
      <w:ins w:id="3397" w:author="Sammartano, Marc (BIC USA)" w:date="2015-06-12T14:00:00Z">
        <w:r>
          <w:t>, one byte at a time,</w:t>
        </w:r>
      </w:ins>
      <w:ins w:id="3398" w:author="Sammartano, Marc (BIC USA)" w:date="2015-06-12T13:59:00Z">
        <w:r>
          <w:t xml:space="preserve"> using the </w:t>
        </w:r>
        <w:r w:rsidRPr="00F70D72">
          <w:rPr>
            <w:b/>
          </w:rPr>
          <w:t>ASCII$()</w:t>
        </w:r>
        <w:r>
          <w:t xml:space="preserve"> or </w:t>
        </w:r>
        <w:r w:rsidRPr="00F70D72">
          <w:rPr>
            <w:b/>
          </w:rPr>
          <w:t>UCODE$()</w:t>
        </w:r>
        <w:r>
          <w:t xml:space="preserve"> functions.</w:t>
        </w:r>
      </w:ins>
    </w:p>
    <w:p w:rsidR="00714346" w:rsidRPr="00714346" w:rsidRDefault="00714346" w:rsidP="00714346">
      <w:pPr>
        <w:rPr>
          <w:ins w:id="3399" w:author="Sammartano, Marc (BIC USA)" w:date="2015-06-12T16:42:00Z"/>
        </w:rPr>
      </w:pPr>
      <w:ins w:id="3400" w:author="Sammartano, Marc (BIC USA)" w:date="2015-06-12T16:42:00Z">
        <w:r>
          <w:t xml:space="preserve">See the two-parameter form of </w:t>
        </w:r>
        <w:r>
          <w:rPr>
            <w:b/>
          </w:rPr>
          <w:t>ENCODE$()</w:t>
        </w:r>
        <w:r>
          <w:t>, below, for a partial list of valid charsets.</w:t>
        </w:r>
      </w:ins>
    </w:p>
    <w:p w:rsidR="00C809B3" w:rsidRDefault="00C809B3" w:rsidP="00C809B3">
      <w:pPr>
        <w:pStyle w:val="Heading2"/>
        <w:rPr>
          <w:ins w:id="3401" w:author="Sammartano, Marc (BIC USA)" w:date="2015-06-12T14:46:00Z"/>
        </w:rPr>
      </w:pPr>
      <w:bookmarkStart w:id="3402" w:name="_Toc427508448"/>
      <w:ins w:id="3403" w:author="Sammartano, Marc (BIC USA)" w:date="2015-06-12T14:46:00Z">
        <w:r>
          <w:t>ENCODE$(&lt;charset_sexp&gt;, &lt;source_sexp&gt;)</w:t>
        </w:r>
        <w:bookmarkEnd w:id="3402"/>
        <w:r>
          <w:fldChar w:fldCharType="begin"/>
        </w:r>
        <w:r>
          <w:instrText xml:space="preserve"> XE "</w:instrText>
        </w:r>
        <w:r w:rsidRPr="002E6C8B">
          <w:instrText>E</w:instrText>
        </w:r>
        <w:r>
          <w:instrText>NCODE$(&lt;</w:instrText>
        </w:r>
      </w:ins>
      <w:ins w:id="3404" w:author="Sammartano, Marc (BIC USA)" w:date="2015-06-12T14:48:00Z">
        <w:r>
          <w:instrText>charset</w:instrText>
        </w:r>
      </w:ins>
      <w:ins w:id="3405" w:author="Sammartano, Marc (BIC USA)" w:date="2015-06-12T14:46:00Z">
        <w:r>
          <w:instrText xml:space="preserve">_sexp&gt;, </w:instrText>
        </w:r>
        <w:r w:rsidRPr="002E6C8B">
          <w:instrText>&lt;source_sexp&gt;</w:instrText>
        </w:r>
        <w:r>
          <w:instrText xml:space="preserve">)" </w:instrText>
        </w:r>
        <w:r>
          <w:fldChar w:fldCharType="end"/>
        </w:r>
      </w:ins>
    </w:p>
    <w:p w:rsidR="002D5E8D" w:rsidRDefault="002D5E8D" w:rsidP="00C809B3">
      <w:pPr>
        <w:rPr>
          <w:ins w:id="3406" w:author="Sammartano, Marc (BIC USA)" w:date="2015-06-12T15:12:00Z"/>
        </w:rPr>
      </w:pPr>
      <w:ins w:id="3407" w:author="Sammartano, Marc (BIC USA)" w:date="2015-06-12T15:10:00Z">
        <w:r>
          <w:t xml:space="preserve">Encodes the </w:t>
        </w:r>
      </w:ins>
      <w:ins w:id="3408" w:author="Sammartano, Marc (BIC USA)" w:date="2015-06-12T14:46:00Z">
        <w:r w:rsidR="00C809B3">
          <w:t>string &lt;source_sexp&gt;</w:t>
        </w:r>
      </w:ins>
      <w:ins w:id="3409" w:author="Sammartano, Marc (BIC USA)" w:date="2015-06-12T15:19:00Z">
        <w:r w:rsidR="0097206A">
          <w:t xml:space="preserve"> </w:t>
        </w:r>
      </w:ins>
      <w:ins w:id="3410" w:author="Sammartano, Marc (BIC USA)" w:date="2015-06-12T14:50:00Z">
        <w:r>
          <w:t xml:space="preserve">using the character encoding of </w:t>
        </w:r>
      </w:ins>
      <w:ins w:id="3411" w:author="Sammartano, Marc (BIC USA)" w:date="2015-06-12T15:10:00Z">
        <w:r>
          <w:t>the</w:t>
        </w:r>
      </w:ins>
      <w:ins w:id="3412" w:author="Sammartano, Marc (BIC USA)" w:date="2015-06-12T14:50:00Z">
        <w:r>
          <w:t xml:space="preserve"> </w:t>
        </w:r>
      </w:ins>
      <w:ins w:id="3413" w:author="Sammartano, Marc (BIC USA)" w:date="2015-06-12T15:10:00Z">
        <w:r>
          <w:t>&lt;charset_sexp&gt;</w:t>
        </w:r>
      </w:ins>
      <w:ins w:id="3414" w:author="Sammartano, Marc (BIC USA)" w:date="2015-06-12T15:11:00Z">
        <w:r>
          <w:t xml:space="preserve"> and returns the result in a buffer string</w:t>
        </w:r>
      </w:ins>
      <w:ins w:id="3415" w:author="Sammartano, Marc (BIC USA)" w:date="2015-06-12T15:10:00Z">
        <w:r>
          <w:t>.</w:t>
        </w:r>
      </w:ins>
      <w:ins w:id="3416" w:author="Sammartano, Marc (BIC USA)" w:date="2015-06-12T15:19:00Z">
        <w:r w:rsidR="0097206A">
          <w:t xml:space="preserve"> </w:t>
        </w:r>
      </w:ins>
      <w:ins w:id="3417" w:author="Sammartano, Marc (BIC USA)" w:date="2015-06-12T16:37:00Z">
        <w:r w:rsidR="00714346">
          <w:t>When a string is used as a buffer, one byte of data is written into the lower 8 bits of each 16-bit character, and the upper 8 bits are 0</w:t>
        </w:r>
      </w:ins>
      <w:ins w:id="3418" w:author="Sammartano, Marc (BIC USA)" w:date="2015-06-12T15:12:00Z">
        <w:r>
          <w:t>.</w:t>
        </w:r>
      </w:ins>
    </w:p>
    <w:p w:rsidR="00C809B3" w:rsidRDefault="002D5E8D" w:rsidP="00C809B3">
      <w:pPr>
        <w:rPr>
          <w:ins w:id="3419" w:author="Sammartano, Marc (BIC USA)" w:date="2015-06-12T15:30:00Z"/>
        </w:rPr>
      </w:pPr>
      <w:ins w:id="3420" w:author="Sammartano, Marc (BIC USA)" w:date="2015-06-12T15:10:00Z">
        <w:r>
          <w:t xml:space="preserve">The charset specifies the rules used to convert the source string into a byte stream. </w:t>
        </w:r>
      </w:ins>
      <w:ins w:id="3421" w:author="Sammartano, Marc (BIC USA)" w:date="2015-06-12T15:22:00Z">
        <w:r w:rsidR="0097206A">
          <w:t xml:space="preserve">The </w:t>
        </w:r>
      </w:ins>
      <w:ins w:id="3422" w:author="Sammartano, Marc (BIC USA)" w:date="2015-06-12T15:25:00Z">
        <w:r w:rsidR="0097206A">
          <w:t xml:space="preserve">stream is written to a buffer string, one byte per character. The bytes are </w:t>
        </w:r>
      </w:ins>
      <w:ins w:id="3423" w:author="Sammartano, Marc (BIC USA)" w:date="2015-06-12T15:22:00Z">
        <w:r w:rsidR="0097206A">
          <w:t>not reassembled into 16-bit characters</w:t>
        </w:r>
      </w:ins>
      <w:ins w:id="3424" w:author="Sammartano, Marc (BIC USA)" w:date="2015-06-12T15:25:00Z">
        <w:r w:rsidR="0097206A">
          <w:t>.</w:t>
        </w:r>
      </w:ins>
    </w:p>
    <w:p w:rsidR="00294DAF" w:rsidRDefault="00294DAF" w:rsidP="00C809B3">
      <w:pPr>
        <w:rPr>
          <w:ins w:id="3425" w:author="Sammartano, Marc (BIC USA)" w:date="2015-06-12T15:51:00Z"/>
        </w:rPr>
      </w:pPr>
      <w:ins w:id="3426" w:author="Sammartano, Marc (BIC USA)" w:date="2015-06-12T15:30:00Z">
        <w:r>
          <w:t>The charsets "</w:t>
        </w:r>
      </w:ins>
      <w:ins w:id="3427" w:author="Sammartano, Marc (BIC USA)" w:date="2015-06-12T15:31:00Z">
        <w:r>
          <w:t>UTF-8", "UTF-16", "UTF-16BE"</w:t>
        </w:r>
      </w:ins>
      <w:ins w:id="3428" w:author="Sammartano, Marc (BIC USA)" w:date="2015-06-12T15:32:00Z">
        <w:r>
          <w:t>, "UTF-16LE", "US-ASCII", and "ISO-8859-1" are always available. Your device may have additional charsets.</w:t>
        </w:r>
      </w:ins>
      <w:ins w:id="3429" w:author="Sammartano, Marc (BIC USA)" w:date="2015-06-12T15:33:00Z">
        <w:r>
          <w:t xml:space="preserve"> The charset names are case-sensitive, but the standard charsets have aliases</w:t>
        </w:r>
      </w:ins>
      <w:ins w:id="3430" w:author="Sammartano, Marc (BIC USA)" w:date="2015-06-12T15:36:00Z">
        <w:r>
          <w:t xml:space="preserve"> for convenience. For example, "utf8" is valid.</w:t>
        </w:r>
      </w:ins>
    </w:p>
    <w:p w:rsidR="00902DCC" w:rsidRDefault="00902DCC" w:rsidP="00C809B3">
      <w:pPr>
        <w:rPr>
          <w:ins w:id="3431" w:author="Sammartano, Marc (BIC USA)" w:date="2015-06-12T16:42:00Z"/>
        </w:rPr>
      </w:pPr>
      <w:ins w:id="3432" w:author="Sammartano, Marc (BIC USA)" w:date="2015-06-12T15:51:00Z">
        <w:r>
          <w:t xml:space="preserve">If you create a buffer string with </w:t>
        </w:r>
        <w:r>
          <w:rPr>
            <w:b/>
          </w:rPr>
          <w:t>ENCODE$()</w:t>
        </w:r>
        <w:r>
          <w:t xml:space="preserve">, you can write the bytes to a file with </w:t>
        </w:r>
        <w:r>
          <w:rPr>
            <w:b/>
          </w:rPr>
          <w:t>Byte.write.b</w:t>
        </w:r>
      </w:ins>
      <w:ins w:id="3433" w:author="Sammartano, Marc (BIC USA)" w:date="2015-06-12T15:52:00Z">
        <w:r>
          <w:rPr>
            <w:b/>
          </w:rPr>
          <w:t>uffer</w:t>
        </w:r>
        <w:r>
          <w:t>.</w:t>
        </w:r>
      </w:ins>
    </w:p>
    <w:p w:rsidR="00714346" w:rsidRPr="00902DCC" w:rsidRDefault="00714346" w:rsidP="00C809B3">
      <w:pPr>
        <w:rPr>
          <w:ins w:id="3434" w:author="Sammartano, Marc (BIC USA)" w:date="2015-06-12T15:25:00Z"/>
        </w:rPr>
      </w:pPr>
      <w:ins w:id="3435" w:author="Sammartano, Marc (BIC USA)" w:date="2015-06-12T16:42:00Z">
        <w:r>
          <w:t>For encryption and URL-</w:t>
        </w:r>
      </w:ins>
      <w:ins w:id="3436" w:author="Sammartano, Marc (BIC USA)" w:date="2015-06-12T16:43:00Z">
        <w:r>
          <w:t xml:space="preserve"> or </w:t>
        </w:r>
      </w:ins>
      <w:ins w:id="3437" w:author="Sammartano, Marc (BIC USA)" w:date="2015-06-12T16:42:00Z">
        <w:r>
          <w:t xml:space="preserve">Base64-encoding, see the three-parameter form of </w:t>
        </w:r>
        <w:r w:rsidRPr="00714346">
          <w:rPr>
            <w:b/>
          </w:rPr>
          <w:t>ENCODE$()</w:t>
        </w:r>
        <w:r>
          <w:t>, above.</w:t>
        </w:r>
      </w:ins>
    </w:p>
    <w:p w:rsidR="00294DAF" w:rsidRDefault="00294DAF" w:rsidP="00294DAF">
      <w:pPr>
        <w:pStyle w:val="Heading2"/>
        <w:rPr>
          <w:ins w:id="3438" w:author="Sammartano, Marc (BIC USA)" w:date="2015-06-12T15:28:00Z"/>
        </w:rPr>
      </w:pPr>
      <w:bookmarkStart w:id="3439" w:name="_Toc427508449"/>
      <w:ins w:id="3440" w:author="Sammartano, Marc (BIC USA)" w:date="2015-06-12T15:29:00Z">
        <w:r>
          <w:t>DE</w:t>
        </w:r>
      </w:ins>
      <w:ins w:id="3441" w:author="Sammartano, Marc (BIC USA)" w:date="2015-06-12T15:28:00Z">
        <w:r>
          <w:t>CODE$(&lt;charset_sexp&gt;, &lt;</w:t>
        </w:r>
      </w:ins>
      <w:ins w:id="3442" w:author="Sammartano, Marc (BIC USA)" w:date="2015-06-12T15:29:00Z">
        <w:r>
          <w:t>buffer</w:t>
        </w:r>
      </w:ins>
      <w:ins w:id="3443" w:author="Sammartano, Marc (BIC USA)" w:date="2015-06-12T15:28:00Z">
        <w:r>
          <w:t>_sexp&gt;)</w:t>
        </w:r>
        <w:bookmarkEnd w:id="3439"/>
        <w:r>
          <w:fldChar w:fldCharType="begin"/>
        </w:r>
        <w:r>
          <w:instrText xml:space="preserve"> XE "DECODE$(&lt;charset_sexp&gt;, </w:instrText>
        </w:r>
        <w:r w:rsidRPr="002E6C8B">
          <w:instrText>&lt;</w:instrText>
        </w:r>
      </w:ins>
      <w:ins w:id="3444" w:author="Sammartano, Marc (BIC USA)" w:date="2015-06-12T15:29:00Z">
        <w:r>
          <w:instrText>buffer</w:instrText>
        </w:r>
      </w:ins>
      <w:ins w:id="3445" w:author="Sammartano, Marc (BIC USA)" w:date="2015-06-12T15:28:00Z">
        <w:r w:rsidRPr="002E6C8B">
          <w:instrText>_sexp&gt;</w:instrText>
        </w:r>
        <w:r>
          <w:instrText xml:space="preserve">)" </w:instrText>
        </w:r>
        <w:r>
          <w:fldChar w:fldCharType="end"/>
        </w:r>
      </w:ins>
    </w:p>
    <w:p w:rsidR="0097206A" w:rsidRDefault="00294DAF" w:rsidP="00294DAF">
      <w:pPr>
        <w:rPr>
          <w:ins w:id="3446" w:author="Sammartano, Marc (BIC USA)" w:date="2015-06-12T15:37:00Z"/>
        </w:rPr>
      </w:pPr>
      <w:ins w:id="3447" w:author="Sammartano, Marc (BIC USA)" w:date="2015-06-12T15:29:00Z">
        <w:r>
          <w:t>De</w:t>
        </w:r>
      </w:ins>
      <w:ins w:id="3448" w:author="Sammartano, Marc (BIC USA)" w:date="2015-06-12T15:28:00Z">
        <w:r>
          <w:t xml:space="preserve">codes the </w:t>
        </w:r>
      </w:ins>
      <w:ins w:id="3449" w:author="Sammartano, Marc (BIC USA)" w:date="2015-06-12T15:29:00Z">
        <w:r>
          <w:t xml:space="preserve">buffer </w:t>
        </w:r>
      </w:ins>
      <w:ins w:id="3450" w:author="Sammartano, Marc (BIC USA)" w:date="2015-06-12T15:28:00Z">
        <w:r>
          <w:t>string &lt;</w:t>
        </w:r>
      </w:ins>
      <w:ins w:id="3451" w:author="Sammartano, Marc (BIC USA)" w:date="2015-06-12T15:29:00Z">
        <w:r>
          <w:t>buffer</w:t>
        </w:r>
      </w:ins>
      <w:ins w:id="3452" w:author="Sammartano, Marc (BIC USA)" w:date="2015-06-12T15:28:00Z">
        <w:r>
          <w:t xml:space="preserve">_sexp&gt; </w:t>
        </w:r>
      </w:ins>
      <w:ins w:id="3453" w:author="Sammartano, Marc (BIC USA)" w:date="2015-06-12T15:30:00Z">
        <w:r>
          <w:t xml:space="preserve">that was encoded </w:t>
        </w:r>
      </w:ins>
      <w:ins w:id="3454" w:author="Sammartano, Marc (BIC USA)" w:date="2015-06-12T15:28:00Z">
        <w:r>
          <w:t>using the &lt;charset_sexp&gt; and returns the</w:t>
        </w:r>
      </w:ins>
      <w:ins w:id="3455" w:author="Sammartano, Marc (BIC USA)" w:date="2015-06-12T15:30:00Z">
        <w:r>
          <w:t xml:space="preserve"> result in a standard BASIC! string.</w:t>
        </w:r>
      </w:ins>
      <w:ins w:id="3456" w:author="Sammartano, Marc (BIC USA)" w:date="2015-06-12T15:37:00Z">
        <w:r>
          <w:t xml:space="preserve"> </w:t>
        </w:r>
      </w:ins>
      <w:ins w:id="3457" w:author="Sammartano, Marc (BIC USA)" w:date="2015-06-12T16:38:00Z">
        <w:r w:rsidR="00714346">
          <w:t>A buffer string is a special use of the BASIC! string in which each 16-bit character consists of one byte of 0 and one byte of data.</w:t>
        </w:r>
      </w:ins>
    </w:p>
    <w:p w:rsidR="00294DAF" w:rsidRDefault="00294DAF" w:rsidP="00294DAF">
      <w:pPr>
        <w:rPr>
          <w:ins w:id="3458" w:author="Sammartano, Marc (BIC USA)" w:date="2015-06-12T15:52:00Z"/>
        </w:rPr>
      </w:pPr>
      <w:ins w:id="3459" w:author="Sammartano, Marc (BIC USA)" w:date="2015-06-12T15:37:00Z">
        <w:r>
          <w:t xml:space="preserve">If you attempt to </w:t>
        </w:r>
        <w:r>
          <w:rPr>
            <w:b/>
          </w:rPr>
          <w:t>DECODE$()</w:t>
        </w:r>
        <w:r>
          <w:t xml:space="preserve"> a string that</w:t>
        </w:r>
      </w:ins>
      <w:ins w:id="3460" w:author="Sammartano, Marc (BIC USA)" w:date="2015-06-12T15:38:00Z">
        <w:r>
          <w:t xml:space="preserve"> is not </w:t>
        </w:r>
        <w:r w:rsidR="00BF038F">
          <w:t xml:space="preserve">a buffer string, you may get unexpected results. Besides </w:t>
        </w:r>
      </w:ins>
      <w:ins w:id="3461" w:author="Sammartano, Marc (BIC USA)" w:date="2015-06-12T15:39:00Z">
        <w:r w:rsidR="00BF038F">
          <w:t>the</w:t>
        </w:r>
      </w:ins>
      <w:ins w:id="3462" w:author="Sammartano, Marc (BIC USA)" w:date="2015-06-12T15:40:00Z">
        <w:r w:rsidR="00BF038F">
          <w:t xml:space="preserve"> function</w:t>
        </w:r>
      </w:ins>
      <w:ins w:id="3463" w:author="Sammartano, Marc (BIC USA)" w:date="2015-06-12T15:39:00Z">
        <w:r w:rsidR="00BF038F">
          <w:t xml:space="preserve"> </w:t>
        </w:r>
      </w:ins>
      <w:ins w:id="3464" w:author="Sammartano, Marc (BIC USA)" w:date="2015-06-12T15:38:00Z">
        <w:r w:rsidR="00BF038F">
          <w:rPr>
            <w:b/>
          </w:rPr>
          <w:t>ENCODE$()</w:t>
        </w:r>
      </w:ins>
      <w:ins w:id="3465" w:author="Sammartano, Marc (BIC USA)" w:date="2015-06-12T15:39:00Z">
        <w:r w:rsidR="00BF038F">
          <w:t xml:space="preserve">, the commands </w:t>
        </w:r>
        <w:r w:rsidR="00BF038F">
          <w:rPr>
            <w:b/>
          </w:rPr>
          <w:t>Byte.read.buffer</w:t>
        </w:r>
        <w:r w:rsidR="00BF038F">
          <w:t xml:space="preserve"> and </w:t>
        </w:r>
        <w:r w:rsidR="00BF038F">
          <w:rPr>
            <w:b/>
          </w:rPr>
          <w:t>BT.read</w:t>
        </w:r>
      </w:ins>
      <w:ins w:id="3466" w:author="Sammartano, Marc (BIC USA)" w:date="2015-06-12T15:40:00Z">
        <w:r w:rsidR="00BF038F">
          <w:rPr>
            <w:b/>
          </w:rPr>
          <w:t>.bytes</w:t>
        </w:r>
      </w:ins>
      <w:ins w:id="3467" w:author="Sammartano, Marc (BIC USA)" w:date="2015-06-12T15:39:00Z">
        <w:r w:rsidR="00BF038F">
          <w:t xml:space="preserve"> can write buffer strings. </w:t>
        </w:r>
      </w:ins>
      <w:ins w:id="3468" w:author="Sammartano, Marc (BIC USA)" w:date="2015-06-12T15:41:00Z">
        <w:r w:rsidR="00BF038F">
          <w:t>Your program can also build such strings directly, character-by-character.</w:t>
        </w:r>
      </w:ins>
    </w:p>
    <w:p w:rsidR="00902DCC" w:rsidRDefault="00902DCC" w:rsidP="00294DAF">
      <w:pPr>
        <w:rPr>
          <w:ins w:id="3469" w:author="Sammartano, Marc (BIC USA)" w:date="2015-06-12T15:54:00Z"/>
        </w:rPr>
      </w:pPr>
      <w:ins w:id="3470" w:author="Sammartano, Marc (BIC USA)" w:date="2015-06-12T15:52:00Z">
        <w:r>
          <w:t xml:space="preserve">If you read data from a file with </w:t>
        </w:r>
      </w:ins>
      <w:ins w:id="3471" w:author="Sammartano, Marc (BIC USA)" w:date="2015-06-12T15:53:00Z">
        <w:r>
          <w:rPr>
            <w:b/>
          </w:rPr>
          <w:t>Byte.read.buffer</w:t>
        </w:r>
        <w:r>
          <w:t xml:space="preserve">, you can use </w:t>
        </w:r>
        <w:r>
          <w:rPr>
            <w:b/>
          </w:rPr>
          <w:t>DECODE$()</w:t>
        </w:r>
        <w:r>
          <w:t xml:space="preserve"> to reassemble the bytes into BASIC! (UTF-16) strings. </w:t>
        </w:r>
      </w:ins>
      <w:ins w:id="3472" w:author="Sammartano, Marc (BIC USA)" w:date="2015-06-12T15:54:00Z">
        <w:r>
          <w:t>The charset specifies how the original string was encoded when it was written as bytes to the file.</w:t>
        </w:r>
      </w:ins>
    </w:p>
    <w:p w:rsidR="00A25227" w:rsidRDefault="00902DCC" w:rsidP="00A25227">
      <w:pPr>
        <w:rPr>
          <w:ins w:id="3473" w:author="Sammartano, Marc (BIC USA)" w:date="2015-06-12T16:25:00Z"/>
        </w:rPr>
      </w:pPr>
      <w:ins w:id="3474" w:author="Sammartano, Marc (BIC USA)" w:date="2015-06-12T15:55:00Z">
        <w:r>
          <w:t xml:space="preserve">For example, </w:t>
        </w:r>
      </w:ins>
      <w:ins w:id="3475" w:author="Sammartano, Marc (BIC USA)" w:date="2015-06-12T16:19:00Z">
        <w:r w:rsidR="009F78B3">
          <w:t>a</w:t>
        </w:r>
      </w:ins>
      <w:ins w:id="3476" w:author="Sammartano, Marc (BIC USA)" w:date="2015-06-12T16:30:00Z">
        <w:r w:rsidR="00D05C80">
          <w:t xml:space="preserve"> binary</w:t>
        </w:r>
      </w:ins>
      <w:ins w:id="3477" w:author="Sammartano, Marc (BIC USA)" w:date="2015-06-12T16:19:00Z">
        <w:r w:rsidR="009F78B3">
          <w:t xml:space="preserve"> file may </w:t>
        </w:r>
      </w:ins>
      <w:ins w:id="3478" w:author="Sammartano, Marc (BIC USA)" w:date="2015-06-12T16:30:00Z">
        <w:r w:rsidR="00D05C80">
          <w:t xml:space="preserve">have </w:t>
        </w:r>
      </w:ins>
      <w:ins w:id="3479" w:author="Sammartano, Marc (BIC USA)" w:date="2015-06-12T16:19:00Z">
        <w:r w:rsidR="009F78B3">
          <w:t xml:space="preserve">embedded text strings for </w:t>
        </w:r>
      </w:ins>
      <w:ins w:id="3480" w:author="Sammartano, Marc (BIC USA)" w:date="2015-06-12T16:20:00Z">
        <w:r w:rsidR="009F78B3">
          <w:t xml:space="preserve">names or titles. </w:t>
        </w:r>
      </w:ins>
      <w:ins w:id="3481" w:author="Sammartano, Marc (BIC USA)" w:date="2015-06-12T16:21:00Z">
        <w:r w:rsidR="009F78B3">
          <w:t xml:space="preserve">In order to allow Unicode, </w:t>
        </w:r>
      </w:ins>
      <w:ins w:id="3482" w:author="Sammartano, Marc (BIC USA)" w:date="2015-06-12T16:22:00Z">
        <w:r w:rsidR="009F78B3">
          <w:t>t</w:t>
        </w:r>
      </w:ins>
      <w:ins w:id="3483" w:author="Sammartano, Marc (BIC USA)" w:date="2015-06-12T16:21:00Z">
        <w:r w:rsidR="009F78B3">
          <w:t xml:space="preserve">he text </w:t>
        </w:r>
      </w:ins>
      <w:ins w:id="3484" w:author="Sammartano, Marc (BIC USA)" w:date="2015-06-12T16:22:00Z">
        <w:r w:rsidR="009F78B3">
          <w:t>may be encode</w:t>
        </w:r>
        <w:r w:rsidR="00A25227">
          <w:t xml:space="preserve">d. Let’s say you read </w:t>
        </w:r>
      </w:ins>
      <w:ins w:id="3485" w:author="Sammartano, Marc (BIC USA)" w:date="2015-06-12T16:31:00Z">
        <w:r w:rsidR="00D05C80">
          <w:t>32</w:t>
        </w:r>
      </w:ins>
      <w:ins w:id="3486" w:author="Sammartano, Marc (BIC USA)" w:date="2015-06-12T16:22:00Z">
        <w:r w:rsidR="00A25227">
          <w:t xml:space="preserve"> bytes of binary data, consisting of 8 bytes of binary and </w:t>
        </w:r>
      </w:ins>
      <w:ins w:id="3487" w:author="Sammartano, Marc (BIC USA)" w:date="2015-06-12T16:31:00Z">
        <w:r w:rsidR="00D05C80">
          <w:t>24</w:t>
        </w:r>
      </w:ins>
      <w:ins w:id="3488" w:author="Sammartano, Marc (BIC USA)" w:date="2015-06-12T16:22:00Z">
        <w:r w:rsidR="00A25227">
          <w:t xml:space="preserve"> bytes of UTF-8-encoded text:</w:t>
        </w:r>
      </w:ins>
    </w:p>
    <w:p w:rsidR="00D05C80" w:rsidRPr="00A25227" w:rsidRDefault="00D05C80" w:rsidP="00D05C80">
      <w:pPr>
        <w:pStyle w:val="Codeexample"/>
        <w:rPr>
          <w:ins w:id="3489" w:author="Sammartano, Marc (BIC USA)" w:date="2015-06-12T16:27:00Z"/>
          <w:rStyle w:val="fj9y4"/>
          <w:rFonts w:ascii="Letter Gothic" w:hAnsi="Letter Gothic"/>
          <w:b w:val="0"/>
        </w:rPr>
      </w:pPr>
      <w:ins w:id="3490" w:author="Sammartano, Marc (BIC USA)" w:date="2015-06-12T16:27:00Z">
        <w:r>
          <w:rPr>
            <w:rStyle w:val="fj9y4"/>
            <w:rFonts w:ascii="Letter Gothic" w:hAnsi="Letter Gothic"/>
            <w:b w:val="0"/>
          </w:rPr>
          <w:t>BYTE.READ.BUFFER file, 32, bfr$</w:t>
        </w:r>
      </w:ins>
    </w:p>
    <w:p w:rsidR="00D05C80" w:rsidRDefault="00D05C80" w:rsidP="00A25227">
      <w:pPr>
        <w:pStyle w:val="Codeexample"/>
        <w:rPr>
          <w:ins w:id="3491" w:author="Sammartano, Marc (BIC USA)" w:date="2015-06-12T16:29:00Z"/>
          <w:rStyle w:val="fj9y4"/>
          <w:rFonts w:ascii="Letter Gothic" w:hAnsi="Letter Gothic"/>
          <w:b w:val="0"/>
        </w:rPr>
      </w:pPr>
      <w:ins w:id="3492" w:author="Sammartano, Marc (BIC USA)" w:date="2015-06-12T16:29:00Z">
        <w:r>
          <w:rPr>
            <w:rStyle w:val="fj9y4"/>
            <w:rFonts w:ascii="Letter Gothic" w:hAnsi="Letter Gothic"/>
            <w:b w:val="0"/>
          </w:rPr>
          <w:t>namebfr$ = MID$(bfr$, 9)</w:t>
        </w:r>
      </w:ins>
    </w:p>
    <w:p w:rsidR="00A25227" w:rsidRDefault="00D05C80" w:rsidP="00A25227">
      <w:pPr>
        <w:pStyle w:val="Codeexample"/>
        <w:rPr>
          <w:ins w:id="3493" w:author="Sammartano, Marc (BIC USA)" w:date="2015-06-12T16:43:00Z"/>
          <w:rStyle w:val="fj9y4"/>
          <w:rFonts w:ascii="Letter Gothic" w:hAnsi="Letter Gothic"/>
          <w:b w:val="0"/>
        </w:rPr>
      </w:pPr>
      <w:ins w:id="3494" w:author="Sammartano, Marc (BIC USA)" w:date="2015-06-12T16:27:00Z">
        <w:r>
          <w:rPr>
            <w:rStyle w:val="fj9y4"/>
            <w:rFonts w:ascii="Letter Gothic" w:hAnsi="Letter Gothic"/>
            <w:b w:val="0"/>
          </w:rPr>
          <w:t>name$ = D</w:t>
        </w:r>
      </w:ins>
      <w:ins w:id="3495" w:author="Sammartano, Marc (BIC USA)" w:date="2015-06-12T16:29:00Z">
        <w:r>
          <w:rPr>
            <w:rStyle w:val="fj9y4"/>
            <w:rFonts w:ascii="Letter Gothic" w:hAnsi="Letter Gothic"/>
            <w:b w:val="0"/>
          </w:rPr>
          <w:t>ECODE</w:t>
        </w:r>
      </w:ins>
      <w:ins w:id="3496" w:author="Sammartano, Marc (BIC USA)" w:date="2015-06-12T16:27:00Z">
        <w:r>
          <w:rPr>
            <w:rStyle w:val="fj9y4"/>
            <w:rFonts w:ascii="Letter Gothic" w:hAnsi="Letter Gothic"/>
            <w:b w:val="0"/>
          </w:rPr>
          <w:t>$(</w:t>
        </w:r>
      </w:ins>
      <w:ins w:id="3497" w:author="Sammartano, Marc (BIC USA)" w:date="2015-06-12T16:29:00Z">
        <w:r>
          <w:rPr>
            <w:rStyle w:val="fj9y4"/>
            <w:rFonts w:ascii="Letter Gothic" w:hAnsi="Letter Gothic"/>
            <w:b w:val="0"/>
          </w:rPr>
          <w:t>"UTF-8", namebfr$</w:t>
        </w:r>
      </w:ins>
      <w:ins w:id="3498" w:author="Sammartano, Marc (BIC USA)" w:date="2015-06-12T16:28:00Z">
        <w:r>
          <w:rPr>
            <w:rStyle w:val="fj9y4"/>
            <w:rFonts w:ascii="Letter Gothic" w:hAnsi="Letter Gothic"/>
            <w:b w:val="0"/>
          </w:rPr>
          <w:t>)</w:t>
        </w:r>
      </w:ins>
    </w:p>
    <w:p w:rsidR="00714346" w:rsidRPr="00714346" w:rsidRDefault="00714346" w:rsidP="00714346">
      <w:pPr>
        <w:rPr>
          <w:ins w:id="3499" w:author="Sammartano, Marc (BIC USA)" w:date="2015-06-12T14:46:00Z"/>
        </w:rPr>
      </w:pPr>
      <w:ins w:id="3500" w:author="Sammartano, Marc (BIC USA)" w:date="2015-06-12T16:44:00Z">
        <w:r>
          <w:t xml:space="preserve">For encryption and URL- or Base64-decoding, see the three-parameter form of </w:t>
        </w:r>
        <w:r>
          <w:rPr>
            <w:b/>
          </w:rPr>
          <w:t>DE</w:t>
        </w:r>
        <w:r w:rsidRPr="00714346">
          <w:rPr>
            <w:b/>
          </w:rPr>
          <w:t>CODE$()</w:t>
        </w:r>
        <w:r>
          <w:t>, above.</w:t>
        </w:r>
      </w:ins>
    </w:p>
    <w:p w:rsidR="00EF672D" w:rsidRPr="00D1460F" w:rsidRDefault="00EF672D" w:rsidP="00EB1F62">
      <w:pPr>
        <w:pStyle w:val="Heading2"/>
        <w:rPr>
          <w:rFonts w:eastAsia="Times New Roman"/>
        </w:rPr>
      </w:pPr>
      <w:bookmarkStart w:id="3501" w:name="_Toc427508450"/>
      <w:r w:rsidRPr="00D1460F">
        <w:rPr>
          <w:rFonts w:eastAsia="Times New Roman"/>
        </w:rPr>
        <w:lastRenderedPageBreak/>
        <w:t>STR$(</w:t>
      </w:r>
      <w:r w:rsidR="00CA49F0" w:rsidRPr="00D1460F">
        <w:t>&lt;</w:t>
      </w:r>
      <w:r w:rsidR="00223822">
        <w:t>n</w:t>
      </w:r>
      <w:r w:rsidR="00CA49F0" w:rsidRPr="00D1460F">
        <w:t>exp&gt;</w:t>
      </w:r>
      <w:r w:rsidRPr="00D1460F">
        <w:rPr>
          <w:rFonts w:eastAsia="Times New Roman"/>
        </w:rPr>
        <w:t>)</w:t>
      </w:r>
      <w:bookmarkEnd w:id="3501"/>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3502" w:name="_Toc427508451"/>
      <w:r w:rsidRPr="00D1460F">
        <w:rPr>
          <w:rFonts w:eastAsia="Times New Roman"/>
        </w:rPr>
        <w:t>LOWER$(</w:t>
      </w:r>
      <w:r w:rsidRPr="00D1460F">
        <w:t>&lt;sexp&gt;</w:t>
      </w:r>
      <w:r w:rsidR="00EF672D" w:rsidRPr="00D1460F">
        <w:rPr>
          <w:rFonts w:eastAsia="Times New Roman"/>
        </w:rPr>
        <w:t>)</w:t>
      </w:r>
      <w:bookmarkEnd w:id="3502"/>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3503" w:name="_Toc427508452"/>
      <w:r w:rsidRPr="00D1460F">
        <w:rPr>
          <w:rFonts w:eastAsia="Times New Roman"/>
        </w:rPr>
        <w:t>UPPER$(</w:t>
      </w:r>
      <w:r w:rsidR="00CA49F0" w:rsidRPr="00D1460F">
        <w:t>&lt;sexp&gt;</w:t>
      </w:r>
      <w:r w:rsidR="00AF288A">
        <w:rPr>
          <w:rFonts w:eastAsia="Times New Roman"/>
        </w:rPr>
        <w:t>)</w:t>
      </w:r>
      <w:bookmarkEnd w:id="3503"/>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3504" w:name="_Toc427508453"/>
      <w:r>
        <w:rPr>
          <w:rFonts w:eastAsia="Times New Roman"/>
        </w:rPr>
        <w:t>VERSION$()</w:t>
      </w:r>
      <w:bookmarkEnd w:id="3504"/>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3505" w:name="_Toc427508454"/>
      <w:r>
        <w:rPr>
          <w:rFonts w:eastAsia="Times New Roman"/>
        </w:rPr>
        <w:t>INT$(&lt;nexp&gt;)</w:t>
      </w:r>
      <w:bookmarkEnd w:id="3505"/>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3506" w:name="_Toc427508455"/>
      <w:r>
        <w:rPr>
          <w:rFonts w:eastAsia="Times New Roman"/>
        </w:rPr>
        <w:t>HEX$(&lt;nexp&gt;)</w:t>
      </w:r>
      <w:bookmarkEnd w:id="3506"/>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3507" w:name="_Toc427508456"/>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3507"/>
    </w:p>
    <w:p w:rsidR="007D0BE8" w:rsidRDefault="007D0BE8" w:rsidP="007D0BE8">
      <w:r>
        <w:t>Returns a string representing the octal representation of the numeric expression.</w:t>
      </w:r>
    </w:p>
    <w:p w:rsidR="007D0BE8" w:rsidRDefault="007D0BE8" w:rsidP="00EB1F62">
      <w:pPr>
        <w:pStyle w:val="Heading2"/>
      </w:pPr>
      <w:bookmarkStart w:id="3508" w:name="_Toc427508457"/>
      <w:r>
        <w:t>BIN$(&lt;nexp&gt;)</w:t>
      </w:r>
      <w:bookmarkEnd w:id="3508"/>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3509" w:name="_Toc427508458"/>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3509"/>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lastRenderedPageBreak/>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3510" w:name="_Toc427508459"/>
      <w:r>
        <w:t>Locale</w:t>
      </w:r>
      <w:r w:rsidR="004544DB">
        <w:t xml:space="preserve"> expression</w:t>
      </w:r>
      <w:bookmarkEnd w:id="3510"/>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3511" w:name="_Toc427508460"/>
      <w:r>
        <w:t>Format expression</w:t>
      </w:r>
      <w:bookmarkEnd w:id="3511"/>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lastRenderedPageBreak/>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lastRenderedPageBreak/>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lastRenderedPageBreak/>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3512" w:name="_Toc427508461"/>
      <w:r>
        <w:t>Integer values</w:t>
      </w:r>
      <w:bookmarkEnd w:id="3512"/>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3513" w:name="_Toc427508462"/>
      <w:r>
        <w:lastRenderedPageBreak/>
        <w:t>FORMAT_USING$(&lt;locale_sexp&gt;, &lt;format_sexp&gt;</w:t>
      </w:r>
      <w:r w:rsidR="00B23E47">
        <w:t xml:space="preserve"> { </w:t>
      </w:r>
      <w:r>
        <w:t>, &lt;exp&gt;</w:t>
      </w:r>
      <w:r w:rsidR="00B23E47">
        <w:t>}</w:t>
      </w:r>
      <w:r w:rsidR="00C66F8A">
        <w:t>...</w:t>
      </w:r>
      <w:r>
        <w:t>)</w:t>
      </w:r>
      <w:bookmarkEnd w:id="3513"/>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3514" w:name="_Toc42750846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3514"/>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3515" w:name="_Toc427508464"/>
      <w:r>
        <w:t>Notes</w:t>
      </w:r>
      <w:bookmarkEnd w:id="3515"/>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lastRenderedPageBreak/>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3516" w:name="_Toc427508465"/>
      <w:r>
        <w:t>Examples</w:t>
      </w:r>
      <w:bookmarkEnd w:id="3516"/>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3517" w:name="_Toc427508466"/>
      <w:r>
        <w:t>User</w:t>
      </w:r>
      <w:r w:rsidR="00E34BE5">
        <w:t>-</w:t>
      </w:r>
      <w:r>
        <w:t>Defined Functions</w:t>
      </w:r>
      <w:bookmarkEnd w:id="3517"/>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3518" w:name="_Toc427508467"/>
      <w:r>
        <w:t>Variable Scope</w:t>
      </w:r>
      <w:bookmarkEnd w:id="3518"/>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3519" w:name="_Toc427508468"/>
      <w:r>
        <w:lastRenderedPageBreak/>
        <w:t>Data Structures in User-Defined Functions</w:t>
      </w:r>
      <w:bookmarkEnd w:id="3519"/>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3520" w:name="_Toc427508469"/>
      <w:r>
        <w:t>Commands</w:t>
      </w:r>
      <w:bookmarkEnd w:id="3520"/>
    </w:p>
    <w:p w:rsidR="002418A0" w:rsidRDefault="002418A0" w:rsidP="005F4916">
      <w:pPr>
        <w:pStyle w:val="Heading3"/>
      </w:pPr>
      <w:bookmarkStart w:id="3521" w:name="_Toc427508470"/>
      <w:r>
        <w:t>Fn.def name|name$( {nvar}|{svar}|Array[]|Array$[]</w:t>
      </w:r>
      <w:r w:rsidR="002341F5">
        <w:t xml:space="preserve">, </w:t>
      </w:r>
      <w:r w:rsidR="001F060B">
        <w:t>...</w:t>
      </w:r>
      <w:r w:rsidR="002341F5">
        <w:t xml:space="preserve"> {nvar}|{svar}|Array[]|Array$[])</w:t>
      </w:r>
      <w:bookmarkEnd w:id="3521"/>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w:t>
      </w:r>
      <w:r w:rsidR="00D3543D">
        <w:lastRenderedPageBreak/>
        <w:t>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3522" w:name="_Toc427508471"/>
      <w:r>
        <w:t>Fn.rtn</w:t>
      </w:r>
      <w:r w:rsidR="00A1178A">
        <w:t xml:space="preserve"> &lt;sexp&gt;|&lt;nexp&gt;</w:t>
      </w:r>
      <w:bookmarkEnd w:id="3522"/>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3523" w:name="_Toc427508472"/>
      <w:r>
        <w:t>Fn.end</w:t>
      </w:r>
      <w:bookmarkEnd w:id="3523"/>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3524" w:name="_Toc427508473"/>
      <w:r>
        <w:t>Call &lt;user_defined_function&gt;</w:t>
      </w:r>
      <w:bookmarkEnd w:id="3524"/>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lastRenderedPageBreak/>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3525" w:name="_Toc427508474"/>
      <w:r>
        <w:t>Program Control Commands</w:t>
      </w:r>
      <w:bookmarkEnd w:id="3525"/>
    </w:p>
    <w:p w:rsidR="00364E69" w:rsidRDefault="00737EB3" w:rsidP="00EB1F62">
      <w:pPr>
        <w:pStyle w:val="Heading2"/>
      </w:pPr>
      <w:bookmarkStart w:id="3526" w:name="_Toc427508475"/>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352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3527" w:name="_Toc427508476"/>
      <w:r>
        <w:t>If</w:t>
      </w:r>
      <w:r w:rsidR="00854349">
        <w:t xml:space="preserve"> /</w:t>
      </w:r>
      <w:r>
        <w:t xml:space="preserve"> Then</w:t>
      </w:r>
      <w:r w:rsidR="00E34BE5">
        <w:t xml:space="preserve"> </w:t>
      </w:r>
      <w:r w:rsidR="00854349">
        <w:t>/</w:t>
      </w:r>
      <w:r>
        <w:t xml:space="preserve"> Else</w:t>
      </w:r>
      <w:bookmarkEnd w:id="3527"/>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lastRenderedPageBreak/>
        <w:t>In this form,</w:t>
      </w:r>
      <w:r w:rsidR="006D3F4F">
        <w:t xml:space="preserve"> </w:t>
      </w:r>
      <w:r w:rsidR="006D3F4F" w:rsidRPr="006D3F4F">
        <w:rPr>
          <w:b/>
        </w:rPr>
        <w:t>T</w:t>
      </w:r>
      <w:ins w:id="3528" w:author="Sammartano, Marc (BIC USA)" w:date="2015-06-09T10:50:00Z">
        <w:r w:rsidR="00A23BCC">
          <w:rPr>
            <w:b/>
          </w:rPr>
          <w:t>hen</w:t>
        </w:r>
      </w:ins>
      <w:del w:id="3529" w:author="Sammartano, Marc (BIC USA)" w:date="2015-06-09T10:50:00Z">
        <w:r w:rsidR="006D3F4F" w:rsidRPr="006D3F4F" w:rsidDel="00A23BCC">
          <w:rPr>
            <w:b/>
          </w:rPr>
          <w:delText>HEN</w:delText>
        </w:r>
      </w:del>
      <w:r w:rsidR="006D3F4F">
        <w:t xml:space="preserve"> is required, and</w:t>
      </w:r>
      <w:r>
        <w:t xml:space="preserve"> there is no </w:t>
      </w:r>
      <w:r w:rsidRPr="00FC5D64">
        <w:rPr>
          <w:b/>
        </w:rPr>
        <w:t>E</w:t>
      </w:r>
      <w:ins w:id="3530" w:author="Sammartano, Marc (BIC USA)" w:date="2015-06-09T10:50:00Z">
        <w:r w:rsidR="00A23BCC">
          <w:rPr>
            <w:b/>
          </w:rPr>
          <w:t>lse</w:t>
        </w:r>
      </w:ins>
      <w:del w:id="3531" w:author="Sammartano, Marc (BIC USA)" w:date="2015-06-09T10:50:00Z">
        <w:r w:rsidRPr="00FC5D64" w:rsidDel="00A23BCC">
          <w:rPr>
            <w:b/>
          </w:rPr>
          <w:delText>LSE</w:delText>
        </w:r>
      </w:del>
      <w:r w:rsidRPr="00FC5D64">
        <w:rPr>
          <w:b/>
        </w:rPr>
        <w:t>I</w:t>
      </w:r>
      <w:ins w:id="3532" w:author="Sammartano, Marc (BIC USA)" w:date="2015-06-09T10:50:00Z">
        <w:r w:rsidR="00A23BCC">
          <w:rPr>
            <w:b/>
          </w:rPr>
          <w:t>f</w:t>
        </w:r>
      </w:ins>
      <w:del w:id="3533" w:author="Sammartano, Marc (BIC USA)" w:date="2015-06-09T10:50:00Z">
        <w:r w:rsidRPr="00FC5D64" w:rsidDel="00A23BCC">
          <w:rPr>
            <w:b/>
          </w:rPr>
          <w:delText>F</w:delText>
        </w:r>
      </w:del>
      <w:r>
        <w:t xml:space="preserve"> or </w:t>
      </w:r>
      <w:r w:rsidRPr="00FC5D64">
        <w:rPr>
          <w:b/>
        </w:rPr>
        <w:t>E</w:t>
      </w:r>
      <w:ins w:id="3534" w:author="Sammartano, Marc (BIC USA)" w:date="2015-06-09T10:50:00Z">
        <w:r w:rsidR="00A23BCC">
          <w:rPr>
            <w:b/>
          </w:rPr>
          <w:t>nd</w:t>
        </w:r>
      </w:ins>
      <w:del w:id="3535" w:author="Sammartano, Marc (BIC USA)" w:date="2015-06-09T10:50:00Z">
        <w:r w:rsidRPr="00FC5D64" w:rsidDel="00A23BCC">
          <w:rPr>
            <w:b/>
          </w:rPr>
          <w:delText>ND</w:delText>
        </w:r>
      </w:del>
      <w:r w:rsidRPr="00FC5D64">
        <w:rPr>
          <w:b/>
        </w:rPr>
        <w:t>I</w:t>
      </w:r>
      <w:ins w:id="3536" w:author="Sammartano, Marc (BIC USA)" w:date="2015-06-09T10:50:00Z">
        <w:r w:rsidR="00A23BCC">
          <w:rPr>
            <w:b/>
          </w:rPr>
          <w:t>f</w:t>
        </w:r>
      </w:ins>
      <w:del w:id="3537" w:author="Sammartano, Marc (BIC USA)" w:date="2015-06-09T10:50:00Z">
        <w:r w:rsidRPr="00FC5D64" w:rsidDel="00A23BCC">
          <w:rPr>
            <w:b/>
          </w:rPr>
          <w:delText>F</w:delText>
        </w:r>
      </w:del>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ins w:id="3538" w:author="Sammartano, Marc (BIC USA)" w:date="2015-06-09T10:50:00Z">
        <w:r w:rsidR="00A23BCC">
          <w:rPr>
            <w:b/>
          </w:rPr>
          <w:t>f</w:t>
        </w:r>
      </w:ins>
      <w:del w:id="3539" w:author="Sammartano, Marc (BIC USA)" w:date="2015-06-09T10:50:00Z">
        <w:r w:rsidRPr="008C7749" w:rsidDel="00A23BCC">
          <w:rPr>
            <w:b/>
          </w:rPr>
          <w:delText>F</w:delText>
        </w:r>
      </w:del>
      <w:r w:rsidRPr="008C7749">
        <w:rPr>
          <w:b/>
        </w:rPr>
        <w:t>/T</w:t>
      </w:r>
      <w:ins w:id="3540" w:author="Sammartano, Marc (BIC USA)" w:date="2015-06-09T10:50:00Z">
        <w:r w:rsidR="00A23BCC">
          <w:rPr>
            <w:b/>
          </w:rPr>
          <w:t>hen</w:t>
        </w:r>
      </w:ins>
      <w:del w:id="3541" w:author="Sammartano, Marc (BIC USA)" w:date="2015-06-09T10:50:00Z">
        <w:r w:rsidRPr="008C7749" w:rsidDel="00A23BCC">
          <w:rPr>
            <w:b/>
          </w:rPr>
          <w:delText>HEN</w:delText>
        </w:r>
      </w:del>
      <w:r w:rsidRPr="008C7749">
        <w:rPr>
          <w:b/>
        </w:rPr>
        <w:t>/E</w:t>
      </w:r>
      <w:ins w:id="3542" w:author="Sammartano, Marc (BIC USA)" w:date="2015-06-09T10:50:00Z">
        <w:r w:rsidR="00A23BCC">
          <w:rPr>
            <w:b/>
          </w:rPr>
          <w:t>lse</w:t>
        </w:r>
      </w:ins>
      <w:del w:id="3543" w:author="Sammartano, Marc (BIC USA)" w:date="2015-06-09T10:50:00Z">
        <w:r w:rsidRPr="008C7749" w:rsidDel="00A23BCC">
          <w:rPr>
            <w:b/>
          </w:rPr>
          <w:delText>LSE</w:delText>
        </w:r>
      </w:del>
      <w:r>
        <w:t xml:space="preserve"> becomes an </w:t>
      </w:r>
      <w:r w:rsidRPr="008C7749">
        <w:rPr>
          <w:b/>
        </w:rPr>
        <w:t>I</w:t>
      </w:r>
      <w:ins w:id="3544" w:author="Sammartano, Marc (BIC USA)" w:date="2015-06-09T10:50:00Z">
        <w:r w:rsidR="00A23BCC">
          <w:rPr>
            <w:b/>
          </w:rPr>
          <w:t>f</w:t>
        </w:r>
      </w:ins>
      <w:del w:id="3545" w:author="Sammartano, Marc (BIC USA)" w:date="2015-06-09T10:50:00Z">
        <w:r w:rsidRPr="008C7749" w:rsidDel="00A23BCC">
          <w:rPr>
            <w:b/>
          </w:rPr>
          <w:delText>F</w:delText>
        </w:r>
      </w:del>
      <w:r w:rsidRPr="008C7749">
        <w:rPr>
          <w:b/>
        </w:rPr>
        <w:t>/T</w:t>
      </w:r>
      <w:ins w:id="3546" w:author="Sammartano, Marc (BIC USA)" w:date="2015-06-09T10:50:00Z">
        <w:r w:rsidR="00A23BCC">
          <w:rPr>
            <w:b/>
          </w:rPr>
          <w:t>hen</w:t>
        </w:r>
      </w:ins>
      <w:del w:id="3547" w:author="Sammartano, Marc (BIC USA)" w:date="2015-06-09T10:50:00Z">
        <w:r w:rsidRPr="008C7749" w:rsidDel="00A23BCC">
          <w:rPr>
            <w:b/>
          </w:rPr>
          <w:delText>HEN</w:delText>
        </w:r>
      </w:del>
      <w:r w:rsidRPr="008C7749">
        <w:rPr>
          <w:b/>
        </w:rPr>
        <w:t>/E</w:t>
      </w:r>
      <w:ins w:id="3548" w:author="Sammartano, Marc (BIC USA)" w:date="2015-06-09T10:50:00Z">
        <w:r w:rsidR="00A23BCC">
          <w:rPr>
            <w:b/>
          </w:rPr>
          <w:t>lse</w:t>
        </w:r>
      </w:ins>
      <w:del w:id="3549" w:author="Sammartano, Marc (BIC USA)" w:date="2015-06-09T10:50:00Z">
        <w:r w:rsidRPr="008C7749" w:rsidDel="00A23BCC">
          <w:rPr>
            <w:b/>
          </w:rPr>
          <w:delText>LSE</w:delText>
        </w:r>
      </w:del>
      <w:r w:rsidRPr="008C7749">
        <w:rPr>
          <w:b/>
        </w:rPr>
        <w:t>/E</w:t>
      </w:r>
      <w:ins w:id="3550" w:author="Sammartano, Marc (BIC USA)" w:date="2015-06-09T10:50:00Z">
        <w:r w:rsidR="00A23BCC">
          <w:rPr>
            <w:b/>
          </w:rPr>
          <w:t>ndif</w:t>
        </w:r>
      </w:ins>
      <w:del w:id="3551" w:author="Sammartano, Marc (BIC USA)" w:date="2015-06-09T10:50:00Z">
        <w:r w:rsidRPr="008C7749" w:rsidDel="00A23BCC">
          <w:rPr>
            <w:b/>
          </w:rPr>
          <w:delText>NDIF</w:delText>
        </w:r>
      </w:del>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ins w:id="3552" w:author="Sammartano, Marc (BIC USA)" w:date="2015-06-09T10:51:00Z">
        <w:r w:rsidR="00A23BCC">
          <w:rPr>
            <w:b/>
          </w:rPr>
          <w:t>f</w:t>
        </w:r>
      </w:ins>
      <w:del w:id="3553" w:author="Sammartano, Marc (BIC USA)" w:date="2015-06-09T10:51:00Z">
        <w:r w:rsidRPr="008C7749" w:rsidDel="00A23BCC">
          <w:rPr>
            <w:b/>
          </w:rPr>
          <w:delText>F</w:delText>
        </w:r>
      </w:del>
      <w:r w:rsidRPr="008C7749">
        <w:rPr>
          <w:b/>
        </w:rPr>
        <w:t>/T</w:t>
      </w:r>
      <w:ins w:id="3554" w:author="Sammartano, Marc (BIC USA)" w:date="2015-06-09T10:51:00Z">
        <w:r w:rsidR="00A23BCC">
          <w:rPr>
            <w:b/>
          </w:rPr>
          <w:t>hen</w:t>
        </w:r>
      </w:ins>
      <w:del w:id="3555" w:author="Sammartano, Marc (BIC USA)" w:date="2015-06-09T10:51:00Z">
        <w:r w:rsidRPr="008C7749" w:rsidDel="00A23BCC">
          <w:rPr>
            <w:b/>
          </w:rPr>
          <w:delText>HEN</w:delText>
        </w:r>
      </w:del>
      <w:r w:rsidRPr="008C7749">
        <w:rPr>
          <w:b/>
        </w:rPr>
        <w:t>/E</w:t>
      </w:r>
      <w:ins w:id="3556" w:author="Sammartano, Marc (BIC USA)" w:date="2015-06-09T10:51:00Z">
        <w:r w:rsidR="00A23BCC">
          <w:rPr>
            <w:b/>
          </w:rPr>
          <w:t>lse</w:t>
        </w:r>
      </w:ins>
      <w:del w:id="3557" w:author="Sammartano, Marc (BIC USA)" w:date="2015-06-09T10:51:00Z">
        <w:r w:rsidRPr="008C7749" w:rsidDel="00A23BCC">
          <w:rPr>
            <w:b/>
          </w:rPr>
          <w:delText>LSE</w:delText>
        </w:r>
      </w:del>
      <w:r>
        <w:t xml:space="preserve">, then you must be careful to put spaces around the keywords </w:t>
      </w:r>
      <w:r w:rsidRPr="00BE1EAC">
        <w:rPr>
          <w:b/>
        </w:rPr>
        <w:t>T</w:t>
      </w:r>
      <w:ins w:id="3558" w:author="Sammartano, Marc (BIC USA)" w:date="2015-06-09T10:51:00Z">
        <w:r w:rsidR="00A23BCC">
          <w:rPr>
            <w:b/>
          </w:rPr>
          <w:t>hen</w:t>
        </w:r>
      </w:ins>
      <w:del w:id="3559" w:author="Sammartano, Marc (BIC USA)" w:date="2015-06-09T10:51:00Z">
        <w:r w:rsidRPr="00BE1EAC" w:rsidDel="00A23BCC">
          <w:rPr>
            <w:b/>
          </w:rPr>
          <w:delText>HEN</w:delText>
        </w:r>
      </w:del>
      <w:r>
        <w:t xml:space="preserve"> and </w:t>
      </w:r>
      <w:r w:rsidRPr="00BE1EAC">
        <w:rPr>
          <w:b/>
        </w:rPr>
        <w:t>E</w:t>
      </w:r>
      <w:ins w:id="3560" w:author="Sammartano, Marc (BIC USA)" w:date="2015-06-09T10:51:00Z">
        <w:r w:rsidR="00A23BCC">
          <w:rPr>
            <w:b/>
          </w:rPr>
          <w:t>lse</w:t>
        </w:r>
      </w:ins>
      <w:del w:id="3561" w:author="Sammartano, Marc (BIC USA)" w:date="2015-06-09T10:51:00Z">
        <w:r w:rsidRPr="00BE1EAC" w:rsidDel="00A23BCC">
          <w:rPr>
            <w:b/>
          </w:rPr>
          <w:delText>LSE</w:delText>
        </w:r>
      </w:del>
      <w:r>
        <w:t xml:space="preserve">. Spaces are not significant to the BASIC! interpreter, but they are needed by the pre-processor that converts the single-line </w:t>
      </w:r>
      <w:r w:rsidRPr="00BE1EAC">
        <w:rPr>
          <w:b/>
        </w:rPr>
        <w:t>I</w:t>
      </w:r>
      <w:ins w:id="3562" w:author="Sammartano, Marc (BIC USA)" w:date="2015-06-09T10:51:00Z">
        <w:r w:rsidR="00A23BCC">
          <w:rPr>
            <w:b/>
          </w:rPr>
          <w:t>f</w:t>
        </w:r>
      </w:ins>
      <w:del w:id="3563" w:author="Sammartano, Marc (BIC USA)" w:date="2015-06-09T10:51:00Z">
        <w:r w:rsidRPr="00BE1EAC" w:rsidDel="00A23BCC">
          <w:rPr>
            <w:b/>
          </w:rPr>
          <w:delText>F</w:delText>
        </w:r>
      </w:del>
      <w:r>
        <w:t xml:space="preserve"> with multi-statement blocks into a multi-line </w:t>
      </w:r>
      <w:r w:rsidRPr="00BE1EAC">
        <w:rPr>
          <w:b/>
        </w:rPr>
        <w:t>I</w:t>
      </w:r>
      <w:ins w:id="3564" w:author="Sammartano, Marc (BIC USA)" w:date="2015-06-09T10:51:00Z">
        <w:r w:rsidR="00A23BCC">
          <w:rPr>
            <w:b/>
          </w:rPr>
          <w:t>f</w:t>
        </w:r>
      </w:ins>
      <w:del w:id="3565" w:author="Sammartano, Marc (BIC USA)" w:date="2015-06-09T10:51:00Z">
        <w:r w:rsidRPr="00BE1EAC" w:rsidDel="00A23BCC">
          <w:rPr>
            <w:b/>
          </w:rPr>
          <w:delText>F</w:delText>
        </w:r>
      </w:del>
      <w:r>
        <w:t xml:space="preserve"> with an </w:t>
      </w:r>
      <w:r w:rsidRPr="00BE1EAC">
        <w:rPr>
          <w:b/>
        </w:rPr>
        <w:t>E</w:t>
      </w:r>
      <w:ins w:id="3566" w:author="Sammartano, Marc (BIC USA)" w:date="2015-06-09T10:51:00Z">
        <w:r w:rsidR="00A23BCC">
          <w:rPr>
            <w:b/>
          </w:rPr>
          <w:t>nd</w:t>
        </w:r>
      </w:ins>
      <w:del w:id="3567" w:author="Sammartano, Marc (BIC USA)" w:date="2015-06-09T10:51:00Z">
        <w:r w:rsidRPr="00BE1EAC" w:rsidDel="00A23BCC">
          <w:rPr>
            <w:b/>
          </w:rPr>
          <w:delText>ND</w:delText>
        </w:r>
      </w:del>
      <w:r w:rsidRPr="00BE1EAC">
        <w:rPr>
          <w:b/>
        </w:rPr>
        <w:t>I</w:t>
      </w:r>
      <w:ins w:id="3568" w:author="Sammartano, Marc (BIC USA)" w:date="2015-06-09T10:51:00Z">
        <w:r w:rsidR="00A23BCC">
          <w:rPr>
            <w:b/>
          </w:rPr>
          <w:t>f</w:t>
        </w:r>
      </w:ins>
      <w:del w:id="3569" w:author="Sammartano, Marc (BIC USA)" w:date="2015-06-09T10:51:00Z">
        <w:r w:rsidRPr="00BE1EAC" w:rsidDel="00A23BCC">
          <w:rPr>
            <w:b/>
          </w:rPr>
          <w:delText>F</w:delText>
        </w:r>
      </w:del>
      <w:r>
        <w:t>.</w:t>
      </w:r>
    </w:p>
    <w:p w:rsidR="00737EB3" w:rsidRPr="00674A65" w:rsidRDefault="00184DA5" w:rsidP="00EB1F62">
      <w:pPr>
        <w:pStyle w:val="Heading2"/>
      </w:pPr>
      <w:bookmarkStart w:id="3570" w:name="_Toc427508477"/>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3570"/>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ins w:id="3571" w:author="Sammartano, Marc (BIC USA)" w:date="2015-05-15T11:08:00Z">
        <w:r w:rsidR="00C107C7">
          <w:rPr>
            <w:rFonts w:ascii="Letter Gothic" w:hAnsi="Letter Gothic"/>
            <w:b w:val="0"/>
          </w:rPr>
          <w:t>OR</w:t>
        </w:r>
      </w:ins>
      <w:del w:id="3572" w:author="Sammartano, Marc (BIC USA)" w:date="2015-05-15T11:08:00Z">
        <w:r w:rsidRPr="00E3611B" w:rsidDel="00C107C7">
          <w:rPr>
            <w:rFonts w:ascii="Letter Gothic" w:hAnsi="Letter Gothic"/>
            <w:b w:val="0"/>
          </w:rPr>
          <w:delText>or</w:delText>
        </w:r>
      </w:del>
      <w:r w:rsidRPr="00E3611B">
        <w:rPr>
          <w:rFonts w:ascii="Letter Gothic" w:hAnsi="Letter Gothic"/>
          <w:b w:val="0"/>
        </w:rPr>
        <w:t xml:space="preserve"> &lt;nvar&gt; = &lt;nexp</w:t>
      </w:r>
      <w:r w:rsidR="00F454BB" w:rsidRPr="00E3611B">
        <w:rPr>
          <w:rFonts w:ascii="Letter Gothic" w:hAnsi="Letter Gothic"/>
          <w:b w:val="0"/>
        </w:rPr>
        <w:t>_1&gt; T</w:t>
      </w:r>
      <w:ins w:id="3573" w:author="Sammartano, Marc (BIC USA)" w:date="2015-05-15T11:08:00Z">
        <w:r w:rsidR="00C107C7">
          <w:rPr>
            <w:rFonts w:ascii="Letter Gothic" w:hAnsi="Letter Gothic"/>
            <w:b w:val="0"/>
          </w:rPr>
          <w:t>O</w:t>
        </w:r>
      </w:ins>
      <w:del w:id="3574" w:author="Sammartano, Marc (BIC USA)" w:date="2015-05-15T11:08:00Z">
        <w:r w:rsidR="00F454BB" w:rsidRPr="00E3611B" w:rsidDel="00C107C7">
          <w:rPr>
            <w:rFonts w:ascii="Letter Gothic" w:hAnsi="Letter Gothic"/>
            <w:b w:val="0"/>
          </w:rPr>
          <w:delText>o</w:delText>
        </w:r>
      </w:del>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ins w:id="3575" w:author="Sammartano, Marc (BIC USA)" w:date="2015-05-15T11:08:00Z">
        <w:r w:rsidR="00C107C7">
          <w:rPr>
            <w:rFonts w:ascii="Letter Gothic" w:hAnsi="Letter Gothic"/>
            <w:b w:val="0"/>
          </w:rPr>
          <w:t>TEP</w:t>
        </w:r>
      </w:ins>
      <w:del w:id="3576" w:author="Sammartano, Marc (BIC USA)" w:date="2015-05-15T11:08:00Z">
        <w:r w:rsidR="00F454BB" w:rsidRPr="00E3611B" w:rsidDel="00C107C7">
          <w:rPr>
            <w:rFonts w:ascii="Letter Gothic" w:hAnsi="Letter Gothic"/>
            <w:b w:val="0"/>
          </w:rPr>
          <w:delText>tep</w:delText>
        </w:r>
      </w:del>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ins w:id="3577" w:author="Sammartano, Marc (BIC USA)" w:date="2015-05-15T11:08:00Z">
        <w:r w:rsidR="00C107C7">
          <w:rPr>
            <w:rFonts w:ascii="Letter Gothic" w:hAnsi="Letter Gothic"/>
            <w:b w:val="0"/>
          </w:rPr>
          <w:t>EXT</w:t>
        </w:r>
      </w:ins>
      <w:del w:id="3578" w:author="Sammartano, Marc (BIC USA)" w:date="2015-05-15T11:08:00Z">
        <w:r w:rsidRPr="00E3611B" w:rsidDel="00C107C7">
          <w:rPr>
            <w:rFonts w:ascii="Letter Gothic" w:hAnsi="Letter Gothic"/>
            <w:b w:val="0"/>
          </w:rPr>
          <w:delText>ext</w:delText>
        </w:r>
      </w:del>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w:t>
      </w:r>
      <w:ins w:id="3579" w:author="Sammartano, Marc (BIC USA)" w:date="2015-05-15T11:08:00Z">
        <w:r w:rsidR="00C107C7">
          <w:t>TEP</w:t>
        </w:r>
      </w:ins>
      <w:del w:id="3580" w:author="Sammartano, Marc (BIC USA)" w:date="2015-05-15T11:08:00Z">
        <w:r w:rsidR="00F454BB" w:rsidRPr="00674A65" w:rsidDel="00C107C7">
          <w:delText>tep</w:delText>
        </w:r>
      </w:del>
      <w:r w:rsidR="00F454BB" w:rsidRPr="00674A65">
        <w:t xml:space="preserve">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C107C7">
        <w:rPr>
          <w:b/>
        </w:rPr>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796245" w:rsidRDefault="00796245" w:rsidP="00A33ED2">
      <w:pPr>
        <w:rPr>
          <w:ins w:id="3581" w:author="Sammartano, Marc (BIC USA)" w:date="2015-06-09T10:57:00Z"/>
        </w:rPr>
      </w:pPr>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2C76E2" w:rsidRDefault="002C76E2" w:rsidP="00A33ED2">
      <w:pPr>
        <w:rPr>
          <w:ins w:id="3582" w:author="Sammartano, Marc (BIC USA)" w:date="2015-06-09T11:01:00Z"/>
        </w:rPr>
      </w:pPr>
      <w:ins w:id="3583" w:author="Sammartano, Marc (BIC USA)" w:date="2015-06-09T10:57:00Z">
        <w:r>
          <w:t xml:space="preserve">Because the keywords </w:t>
        </w:r>
        <w:r>
          <w:rPr>
            <w:b/>
          </w:rPr>
          <w:t>To</w:t>
        </w:r>
        <w:r>
          <w:t xml:space="preserve"> and </w:t>
        </w:r>
        <w:r>
          <w:rPr>
            <w:b/>
          </w:rPr>
          <w:t>Step</w:t>
        </w:r>
        <w:r>
          <w:t xml:space="preserve"> are in the middle of the line with expressions that may include variables, it is possible to confuse the interpreter. Remember that the </w:t>
        </w:r>
      </w:ins>
      <w:ins w:id="3584" w:author="Sammartano, Marc (BIC USA)" w:date="2015-06-09T10:58:00Z">
        <w:r>
          <w:t xml:space="preserve">interpreter does not see any spaces you put between variables and keywords. </w:t>
        </w:r>
      </w:ins>
      <w:ins w:id="3585" w:author="Sammartano, Marc (BIC USA)" w:date="2015-06-09T10:59:00Z">
        <w:r>
          <w:rPr>
            <w:b/>
          </w:rPr>
          <w:t>FOR a TO m</w:t>
        </w:r>
        <w:r>
          <w:t xml:space="preserve"> is seen as </w:t>
        </w:r>
      </w:ins>
      <w:ins w:id="3586" w:author="Sammartano, Marc (BIC USA)" w:date="2015-06-09T11:00:00Z">
        <w:r>
          <w:rPr>
            <w:b/>
          </w:rPr>
          <w:t>foratom</w:t>
        </w:r>
        <w:r>
          <w:t xml:space="preserve">. If there is any possibility of confusion, use parentheses </w:t>
        </w:r>
      </w:ins>
      <w:ins w:id="3587" w:author="Sammartano, Marc (BIC USA)" w:date="2015-06-09T11:01:00Z">
        <w:r>
          <w:t>to tell the interpreter that a name is a variable:</w:t>
        </w:r>
      </w:ins>
    </w:p>
    <w:p w:rsidR="002C76E2" w:rsidRPr="002C76E2" w:rsidRDefault="002C76E2" w:rsidP="002C76E2">
      <w:pPr>
        <w:pStyle w:val="Codeexample"/>
        <w:rPr>
          <w:ins w:id="3588" w:author="Sammartano, Marc (BIC USA)" w:date="2015-06-09T11:02:00Z"/>
          <w:rFonts w:ascii="Letter Gothic" w:hAnsi="Letter Gothic"/>
          <w:b w:val="0"/>
        </w:rPr>
      </w:pPr>
      <w:ins w:id="3589" w:author="Sammartano, Marc (BIC USA)" w:date="2015-06-09T11:02:00Z">
        <w:r>
          <w:rPr>
            <w:rFonts w:ascii="Letter Gothic" w:hAnsi="Letter Gothic"/>
            <w:b w:val="0"/>
          </w:rPr>
          <w:t xml:space="preserve">FOR </w:t>
        </w:r>
      </w:ins>
      <w:ins w:id="3590" w:author="Sammartano, Marc (BIC USA)" w:date="2015-06-09T11:05:00Z">
        <w:r w:rsidR="001D5333">
          <w:rPr>
            <w:rFonts w:ascii="Letter Gothic" w:hAnsi="Letter Gothic"/>
            <w:b w:val="0"/>
          </w:rPr>
          <w:t>WinTop</w:t>
        </w:r>
      </w:ins>
      <w:ins w:id="3591" w:author="Sammartano, Marc (BIC USA)" w:date="2015-06-09T11:02:00Z">
        <w:r>
          <w:rPr>
            <w:rFonts w:ascii="Letter Gothic" w:hAnsi="Letter Gothic"/>
            <w:b w:val="0"/>
          </w:rPr>
          <w:t xml:space="preserve"> TO </w:t>
        </w:r>
      </w:ins>
      <w:ins w:id="3592" w:author="Sammartano, Marc (BIC USA)" w:date="2015-06-09T11:05:00Z">
        <w:r w:rsidR="001D5333">
          <w:rPr>
            <w:rFonts w:ascii="Letter Gothic" w:hAnsi="Letter Gothic"/>
            <w:b w:val="0"/>
          </w:rPr>
          <w:t>WinBot</w:t>
        </w:r>
      </w:ins>
      <w:ins w:id="3593" w:author="Sammartano, Marc (BIC USA)" w:date="2015-06-09T11:02:00Z">
        <w:r>
          <w:rPr>
            <w:rFonts w:ascii="Letter Gothic" w:hAnsi="Letter Gothic"/>
            <w:b w:val="0"/>
          </w:rPr>
          <w:tab/>
        </w:r>
        <w:r>
          <w:rPr>
            <w:rFonts w:ascii="Letter Gothic" w:hAnsi="Letter Gothic"/>
            <w:b w:val="0"/>
          </w:rPr>
          <w:tab/>
          <w:t xml:space="preserve">% </w:t>
        </w:r>
      </w:ins>
      <w:ins w:id="3594" w:author="Sammartano, Marc (BIC USA)" w:date="2015-06-09T11:05:00Z">
        <w:r w:rsidR="001D5333">
          <w:rPr>
            <w:rFonts w:ascii="Letter Gothic" w:hAnsi="Letter Gothic"/>
            <w:b w:val="0"/>
          </w:rPr>
          <w:t>ERROR</w:t>
        </w:r>
      </w:ins>
      <w:ins w:id="3595" w:author="Sammartano, Marc (BIC USA)" w:date="2015-06-09T11:02:00Z">
        <w:r>
          <w:rPr>
            <w:rFonts w:ascii="Letter Gothic" w:hAnsi="Letter Gothic"/>
            <w:b w:val="0"/>
          </w:rPr>
          <w:t xml:space="preserve">: interpreted as </w:t>
        </w:r>
      </w:ins>
      <w:ins w:id="3596" w:author="Sammartano, Marc (BIC USA)" w:date="2015-06-09T11:03:00Z">
        <w:r w:rsidR="001D5333">
          <w:rPr>
            <w:rFonts w:ascii="Letter Gothic" w:hAnsi="Letter Gothic"/>
            <w:b w:val="0"/>
          </w:rPr>
          <w:t>"</w:t>
        </w:r>
      </w:ins>
      <w:ins w:id="3597" w:author="Sammartano, Marc (BIC USA)" w:date="2015-06-09T11:02:00Z">
        <w:r>
          <w:rPr>
            <w:rFonts w:ascii="Letter Gothic" w:hAnsi="Letter Gothic"/>
            <w:b w:val="0"/>
          </w:rPr>
          <w:t xml:space="preserve">FOR </w:t>
        </w:r>
      </w:ins>
      <w:ins w:id="3598" w:author="Sammartano, Marc (BIC USA)" w:date="2015-06-09T11:05:00Z">
        <w:r w:rsidR="001D5333">
          <w:rPr>
            <w:rFonts w:ascii="Letter Gothic" w:hAnsi="Letter Gothic"/>
            <w:b w:val="0"/>
          </w:rPr>
          <w:t>win</w:t>
        </w:r>
      </w:ins>
      <w:ins w:id="3599" w:author="Sammartano, Marc (BIC USA)" w:date="2015-06-09T11:02:00Z">
        <w:r>
          <w:rPr>
            <w:rFonts w:ascii="Letter Gothic" w:hAnsi="Letter Gothic"/>
            <w:b w:val="0"/>
          </w:rPr>
          <w:t xml:space="preserve"> TO </w:t>
        </w:r>
      </w:ins>
      <w:ins w:id="3600" w:author="Sammartano, Marc (BIC USA)" w:date="2015-06-09T11:05:00Z">
        <w:r w:rsidR="001D5333">
          <w:rPr>
            <w:rFonts w:ascii="Letter Gothic" w:hAnsi="Letter Gothic"/>
            <w:b w:val="0"/>
          </w:rPr>
          <w:t>ptowinbot</w:t>
        </w:r>
      </w:ins>
      <w:ins w:id="3601" w:author="Sammartano, Marc (BIC USA)" w:date="2015-06-09T11:03:00Z">
        <w:r w:rsidR="001D5333">
          <w:rPr>
            <w:rFonts w:ascii="Letter Gothic" w:hAnsi="Letter Gothic"/>
            <w:b w:val="0"/>
          </w:rPr>
          <w:t>"</w:t>
        </w:r>
      </w:ins>
    </w:p>
    <w:p w:rsidR="002C76E2" w:rsidRPr="002C76E2" w:rsidRDefault="002C76E2" w:rsidP="002C76E2">
      <w:pPr>
        <w:pStyle w:val="Codeexample"/>
        <w:rPr>
          <w:rFonts w:ascii="Letter Gothic" w:hAnsi="Letter Gothic"/>
          <w:b w:val="0"/>
        </w:rPr>
      </w:pPr>
      <w:ins w:id="3602" w:author="Sammartano, Marc (BIC USA)" w:date="2015-06-09T11:01:00Z">
        <w:r>
          <w:rPr>
            <w:rFonts w:ascii="Letter Gothic" w:hAnsi="Letter Gothic"/>
            <w:b w:val="0"/>
          </w:rPr>
          <w:lastRenderedPageBreak/>
          <w:t xml:space="preserve">FOR </w:t>
        </w:r>
      </w:ins>
      <w:ins w:id="3603" w:author="Sammartano, Marc (BIC USA)" w:date="2015-06-09T11:02:00Z">
        <w:r>
          <w:rPr>
            <w:rFonts w:ascii="Letter Gothic" w:hAnsi="Letter Gothic"/>
            <w:b w:val="0"/>
          </w:rPr>
          <w:t>(</w:t>
        </w:r>
      </w:ins>
      <w:ins w:id="3604" w:author="Sammartano, Marc (BIC USA)" w:date="2015-06-09T11:05:00Z">
        <w:r w:rsidR="001D5333">
          <w:rPr>
            <w:rFonts w:ascii="Letter Gothic" w:hAnsi="Letter Gothic"/>
            <w:b w:val="0"/>
          </w:rPr>
          <w:t>WinTop</w:t>
        </w:r>
      </w:ins>
      <w:ins w:id="3605" w:author="Sammartano, Marc (BIC USA)" w:date="2015-06-09T11:02:00Z">
        <w:r>
          <w:rPr>
            <w:rFonts w:ascii="Letter Gothic" w:hAnsi="Letter Gothic"/>
            <w:b w:val="0"/>
          </w:rPr>
          <w:t>)</w:t>
        </w:r>
      </w:ins>
      <w:ins w:id="3606" w:author="Sammartano, Marc (BIC USA)" w:date="2015-06-09T11:01:00Z">
        <w:r>
          <w:rPr>
            <w:rFonts w:ascii="Letter Gothic" w:hAnsi="Letter Gothic"/>
            <w:b w:val="0"/>
          </w:rPr>
          <w:t xml:space="preserve"> TO </w:t>
        </w:r>
      </w:ins>
      <w:ins w:id="3607" w:author="Sammartano, Marc (BIC USA)" w:date="2015-06-09T11:05:00Z">
        <w:r w:rsidR="001D5333">
          <w:rPr>
            <w:rFonts w:ascii="Letter Gothic" w:hAnsi="Letter Gothic"/>
            <w:b w:val="0"/>
          </w:rPr>
          <w:t>WinBot</w:t>
        </w:r>
      </w:ins>
      <w:ins w:id="3608" w:author="Sammartano, Marc (BIC USA)" w:date="2015-06-09T11:01:00Z">
        <w:r>
          <w:rPr>
            <w:rFonts w:ascii="Letter Gothic" w:hAnsi="Letter Gothic"/>
            <w:b w:val="0"/>
          </w:rPr>
          <w:tab/>
          <w:t xml:space="preserve">% interpreted </w:t>
        </w:r>
      </w:ins>
      <w:ins w:id="3609" w:author="Sammartano, Marc (BIC USA)" w:date="2015-06-09T11:02:00Z">
        <w:r>
          <w:rPr>
            <w:rFonts w:ascii="Letter Gothic" w:hAnsi="Letter Gothic"/>
            <w:b w:val="0"/>
          </w:rPr>
          <w:t>as intended</w:t>
        </w:r>
      </w:ins>
    </w:p>
    <w:p w:rsidR="00796245" w:rsidRDefault="00BB5FF4" w:rsidP="00A33ED2">
      <w:pPr>
        <w:rPr>
          <w:ins w:id="3610" w:author="Sammartano, Marc (BIC USA)" w:date="2015-05-15T11:11:00Z"/>
        </w:rPr>
      </w:pPr>
      <w:del w:id="3611" w:author="Sammartano, Marc (BIC USA)" w:date="2015-05-15T11:10:00Z">
        <w:r w:rsidDel="00C107C7">
          <w:delText>"</w:delText>
        </w:r>
      </w:del>
      <w:r w:rsidRPr="00C107C7">
        <w:rPr>
          <w:b/>
        </w:rPr>
        <w:t>For-Next</w:t>
      </w:r>
      <w:r>
        <w:t xml:space="preserve"> loop</w:t>
      </w:r>
      <w:r w:rsidR="00796245">
        <w:t>s</w:t>
      </w:r>
      <w:del w:id="3612" w:author="Sammartano, Marc (BIC USA)" w:date="2015-05-15T11:10:00Z">
        <w:r w:rsidDel="00C107C7">
          <w:delText>"</w:delText>
        </w:r>
      </w:del>
      <w:r w:rsidR="00796245">
        <w:t xml:space="preserve">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ins w:id="3613" w:author="Sammartano, Marc (BIC USA)" w:date="2015-05-15T11:21:00Z">
        <w:r>
          <w:t xml:space="preserve">You can exit a </w:t>
        </w:r>
      </w:ins>
      <w:ins w:id="3614" w:author="Sammartano, Marc (BIC USA)" w:date="2015-05-15T11:22:00Z">
        <w:r w:rsidRPr="00A744E5">
          <w:rPr>
            <w:b/>
          </w:rPr>
          <w:t>For</w:t>
        </w:r>
        <w:r>
          <w:t xml:space="preserve"> </w:t>
        </w:r>
      </w:ins>
      <w:ins w:id="3615" w:author="Sammartano, Marc (BIC USA)" w:date="2015-05-15T11:21:00Z">
        <w:r w:rsidRPr="00A744E5">
          <w:t>loop</w:t>
        </w:r>
      </w:ins>
      <w:ins w:id="3616" w:author="Sammartano, Marc (BIC USA)" w:date="2015-05-15T11:22:00Z">
        <w:r>
          <w:t xml:space="preserve"> without </w:t>
        </w:r>
        <w:r>
          <w:rPr>
            <w:b/>
          </w:rPr>
          <w:t>Next</w:t>
        </w:r>
        <w:r>
          <w:t xml:space="preserve"> or </w:t>
        </w:r>
        <w:r>
          <w:rPr>
            <w:b/>
          </w:rPr>
          <w:t>F_N.break</w:t>
        </w:r>
      </w:ins>
      <w:ins w:id="3617" w:author="Sammartano, Marc (BIC USA)" w:date="2015-05-15T11:11:00Z">
        <w:r w:rsidR="00A81E2C">
          <w:t>.</w:t>
        </w:r>
      </w:ins>
      <w:ins w:id="3618" w:author="Sammartano, Marc (BIC USA)" w:date="2015-05-15T11:15:00Z">
        <w:r w:rsidR="00A81E2C">
          <w:t xml:space="preserve"> However, this can </w:t>
        </w:r>
      </w:ins>
      <w:ins w:id="3619" w:author="Sammartano, Marc (BIC USA)" w:date="2015-05-15T11:23:00Z">
        <w:r>
          <w:t xml:space="preserve">create </w:t>
        </w:r>
      </w:ins>
      <w:ins w:id="3620" w:author="Sammartano, Marc (BIC USA)" w:date="2015-05-15T11:15:00Z">
        <w:r w:rsidR="00A81E2C">
          <w:t>subtle logic errors</w:t>
        </w:r>
      </w:ins>
      <w:ins w:id="3621" w:author="Sammartano, Marc (BIC USA)" w:date="2015-05-15T11:23:00Z">
        <w:r>
          <w:t xml:space="preserve"> that are hard to debug</w:t>
        </w:r>
      </w:ins>
      <w:ins w:id="3622" w:author="Sammartano, Marc (BIC USA)" w:date="2015-05-15T11:15:00Z">
        <w:r w:rsidR="00A81E2C">
          <w:t xml:space="preserve">. If you set debug mode (see the </w:t>
        </w:r>
      </w:ins>
      <w:ins w:id="3623" w:author="Sammartano, Marc (BIC USA)" w:date="2015-05-15T11:18:00Z">
        <w:r w:rsidR="00A81E2C">
          <w:rPr>
            <w:b/>
          </w:rPr>
          <w:t>Debug.on</w:t>
        </w:r>
        <w:r w:rsidR="00A81E2C">
          <w:t xml:space="preserve"> command), then </w:t>
        </w:r>
      </w:ins>
      <w:ins w:id="3624" w:author="Sammartano, Marc (BIC USA)" w:date="2015-05-15T11:19:00Z">
        <w:r w:rsidR="00A81E2C">
          <w:t>BASIC! can help you find these bugs. When your program ends and debug is on,</w:t>
        </w:r>
      </w:ins>
      <w:ins w:id="3625" w:author="Sammartano, Marc (BIC USA)" w:date="2015-05-15T11:20:00Z">
        <w:r w:rsidR="00A81E2C">
          <w:t xml:space="preserve"> if your program entered a </w:t>
        </w:r>
        <w:r w:rsidR="00A81E2C" w:rsidRPr="00A744E5">
          <w:rPr>
            <w:b/>
          </w:rPr>
          <w:t>For</w:t>
        </w:r>
        <w:r w:rsidR="00A81E2C">
          <w:t xml:space="preserve"> loop</w:t>
        </w:r>
      </w:ins>
      <w:ins w:id="3626" w:author="Sammartano, Marc (BIC USA)" w:date="2015-05-15T11:19:00Z">
        <w:r w:rsidR="00A81E2C">
          <w:t xml:space="preserve"> </w:t>
        </w:r>
      </w:ins>
      <w:ins w:id="3627" w:author="Sammartano, Marc (BIC USA)" w:date="2015-05-15T11:23:00Z">
        <w:r>
          <w:t xml:space="preserve">and did not leave it cleanly, BASIC! </w:t>
        </w:r>
      </w:ins>
      <w:ins w:id="3628" w:author="Sammartano, Marc (BIC USA)" w:date="2015-05-15T11:25:00Z">
        <w:r>
          <w:t>show</w:t>
        </w:r>
      </w:ins>
      <w:ins w:id="3629" w:author="Sammartano, Marc (BIC USA)" w:date="2015-05-15T11:29:00Z">
        <w:r>
          <w:t>s</w:t>
        </w:r>
      </w:ins>
      <w:ins w:id="3630" w:author="Sammartano, Marc (BIC USA)" w:date="2015-05-15T11:23:00Z">
        <w:r>
          <w:t xml:space="preserve"> a run-time error</w:t>
        </w:r>
      </w:ins>
      <w:ins w:id="3631" w:author="Sammartano, Marc (BIC USA)" w:date="2015-05-15T11:25:00Z">
        <w:r>
          <w:t>: "Program ended with FOR without NEXT".</w:t>
        </w:r>
      </w:ins>
    </w:p>
    <w:p w:rsidR="00915AC3" w:rsidRDefault="00915AC3" w:rsidP="00915AC3">
      <w:pPr>
        <w:pStyle w:val="Heading2"/>
      </w:pPr>
      <w:bookmarkStart w:id="3632" w:name="_Toc427508478"/>
      <w:r>
        <w:t>F_N.continue</w:t>
      </w:r>
      <w:bookmarkEnd w:id="3632"/>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3633" w:name="_Toc427508479"/>
      <w:r>
        <w:t>F_</w:t>
      </w:r>
      <w:r w:rsidR="00915AC3">
        <w:t>N</w:t>
      </w:r>
      <w:r>
        <w:t>.break</w:t>
      </w:r>
      <w:bookmarkEnd w:id="3633"/>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3634" w:name="_Toc427508480"/>
      <w:r>
        <w:t>While</w:t>
      </w:r>
      <w:r w:rsidR="00DB389E">
        <w:t xml:space="preserve"> &lt;lexp&gt;</w:t>
      </w:r>
      <w:r w:rsidR="00C760EB">
        <w:t xml:space="preserve"> </w:t>
      </w:r>
      <w:r w:rsidR="009611B1">
        <w:t>/</w:t>
      </w:r>
      <w:r>
        <w:t xml:space="preserve"> Repeat</w:t>
      </w:r>
      <w:bookmarkEnd w:id="3634"/>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3635" w:name="_Toc427508481"/>
      <w:r>
        <w:t>W_R.continue</w:t>
      </w:r>
      <w:bookmarkEnd w:id="3635"/>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pPr>
        <w:rPr>
          <w:ins w:id="3636" w:author="Sammartano, Marc (BIC USA)" w:date="2015-05-15T11:30:00Z"/>
        </w:rPr>
      </w:pPr>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ins w:id="3637" w:author="Sammartano, Marc (BIC USA)" w:date="2015-05-15T11:30:00Z">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w:t>
        </w:r>
      </w:ins>
      <w:ins w:id="3638" w:author="Sammartano, Marc (BIC USA)" w:date="2015-05-15T11:31:00Z">
        <w:r>
          <w:t xml:space="preserve">bugs, and </w:t>
        </w:r>
      </w:ins>
      <w:ins w:id="3639" w:author="Sammartano, Marc (BIC USA)" w:date="2015-05-15T11:30:00Z">
        <w:r>
          <w:t>BASIC! can help you find the</w:t>
        </w:r>
      </w:ins>
      <w:ins w:id="3640" w:author="Sammartano, Marc (BIC USA)" w:date="2015-05-15T11:31:00Z">
        <w:r>
          <w:t>m</w:t>
        </w:r>
      </w:ins>
      <w:ins w:id="3641" w:author="Sammartano, Marc (BIC USA)" w:date="2015-05-15T11:30:00Z">
        <w:r>
          <w:t xml:space="preserve">. </w:t>
        </w:r>
      </w:ins>
      <w:ins w:id="3642" w:author="Sammartano, Marc (BIC USA)" w:date="2015-05-15T11:31:00Z">
        <w:r w:rsidR="0004115E">
          <w:t>If</w:t>
        </w:r>
      </w:ins>
      <w:ins w:id="3643" w:author="Sammartano, Marc (BIC USA)" w:date="2015-05-15T11:30:00Z">
        <w:r>
          <w:t xml:space="preserve"> debug is on, </w:t>
        </w:r>
      </w:ins>
      <w:ins w:id="3644" w:author="Sammartano, Marc (BIC USA)" w:date="2015-05-15T11:31:00Z">
        <w:r w:rsidR="0004115E">
          <w:t>and</w:t>
        </w:r>
      </w:ins>
      <w:ins w:id="3645" w:author="Sammartano, Marc (BIC USA)" w:date="2015-05-15T11:30:00Z">
        <w:r>
          <w:t xml:space="preserve"> your</w:t>
        </w:r>
      </w:ins>
      <w:ins w:id="3646" w:author="Sammartano, Marc (BIC USA)" w:date="2015-05-15T11:32:00Z">
        <w:r w:rsidR="0004115E">
          <w:t xml:space="preserve"> program is still in a </w:t>
        </w:r>
        <w:r w:rsidR="0004115E">
          <w:rPr>
            <w:b/>
          </w:rPr>
          <w:t>While</w:t>
        </w:r>
      </w:ins>
      <w:ins w:id="3647" w:author="Sammartano, Marc (BIC USA)" w:date="2015-05-15T11:30:00Z">
        <w:r>
          <w:t xml:space="preserve"> loop </w:t>
        </w:r>
      </w:ins>
      <w:ins w:id="3648" w:author="Sammartano, Marc (BIC USA)" w:date="2015-05-15T11:32:00Z">
        <w:r w:rsidR="0004115E">
          <w:t>when it ends</w:t>
        </w:r>
      </w:ins>
      <w:ins w:id="3649" w:author="Sammartano, Marc (BIC USA)" w:date="2015-05-15T11:30:00Z">
        <w:r>
          <w:t xml:space="preserve">, BASIC! shows a run-time error: "Program ended with </w:t>
        </w:r>
      </w:ins>
      <w:ins w:id="3650" w:author="Sammartano, Marc (BIC USA)" w:date="2015-05-15T11:32:00Z">
        <w:r w:rsidR="0004115E">
          <w:t>WHILE</w:t>
        </w:r>
      </w:ins>
      <w:ins w:id="3651" w:author="Sammartano, Marc (BIC USA)" w:date="2015-05-15T11:30:00Z">
        <w:r>
          <w:t xml:space="preserve"> without </w:t>
        </w:r>
      </w:ins>
      <w:ins w:id="3652" w:author="Sammartano, Marc (BIC USA)" w:date="2015-05-15T11:32:00Z">
        <w:r w:rsidR="0004115E">
          <w:t xml:space="preserve"> REPEAT</w:t>
        </w:r>
      </w:ins>
      <w:ins w:id="3653" w:author="Sammartano, Marc (BIC USA)" w:date="2015-05-15T11:30:00Z">
        <w:r>
          <w:t>".</w:t>
        </w:r>
      </w:ins>
    </w:p>
    <w:p w:rsidR="00CA12D0" w:rsidRDefault="00CA12D0" w:rsidP="00EB1F62">
      <w:pPr>
        <w:pStyle w:val="Heading2"/>
      </w:pPr>
      <w:bookmarkStart w:id="3654" w:name="_Toc427508482"/>
      <w:r>
        <w:lastRenderedPageBreak/>
        <w:t>W_</w:t>
      </w:r>
      <w:r w:rsidR="00915AC3">
        <w:t>R</w:t>
      </w:r>
      <w:r>
        <w:t>.break</w:t>
      </w:r>
      <w:bookmarkEnd w:id="3654"/>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3655" w:name="_Toc427508483"/>
      <w:r>
        <w:t xml:space="preserve">Do </w:t>
      </w:r>
      <w:r w:rsidR="009611B1">
        <w:t>/</w:t>
      </w:r>
      <w:r>
        <w:t xml:space="preserve"> Until</w:t>
      </w:r>
      <w:r w:rsidR="00BA0F9C">
        <w:t xml:space="preserve"> </w:t>
      </w:r>
      <w:r w:rsidR="00DB389E">
        <w:t>&lt;lexp&gt;</w:t>
      </w:r>
      <w:bookmarkEnd w:id="3655"/>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pPr>
        <w:rPr>
          <w:ins w:id="3656" w:author="Sammartano, Marc (BIC USA)" w:date="2015-05-15T11:26:00Z"/>
        </w:rPr>
      </w:pPr>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ins w:id="3657" w:author="Sammartano, Marc (BIC USA)" w:date="2015-05-15T11:26:00Z">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ins>
      <w:ins w:id="3658" w:author="Sammartano, Marc (BIC USA)" w:date="2015-05-15T11:33:00Z">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ins>
      <w:ins w:id="3659" w:author="Sammartano, Marc (BIC USA)" w:date="2015-05-15T11:26:00Z">
        <w:r>
          <w:t>.</w:t>
        </w:r>
      </w:ins>
    </w:p>
    <w:p w:rsidR="00915AC3" w:rsidRDefault="00915AC3" w:rsidP="00915AC3">
      <w:pPr>
        <w:pStyle w:val="Heading2"/>
      </w:pPr>
      <w:bookmarkStart w:id="3660" w:name="_Toc427508484"/>
      <w:r>
        <w:t>D_U.continue</w:t>
      </w:r>
      <w:bookmarkEnd w:id="3660"/>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3661" w:name="_Toc427508485"/>
      <w:r>
        <w:t>D_</w:t>
      </w:r>
      <w:r w:rsidR="00915AC3">
        <w:t>U</w:t>
      </w:r>
      <w:r>
        <w:t>.break</w:t>
      </w:r>
      <w:bookmarkEnd w:id="3661"/>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3662" w:name="_Toc427508486"/>
      <w:r>
        <w:t xml:space="preserve">Labels, </w:t>
      </w:r>
      <w:r w:rsidR="004957D3">
        <w:t xml:space="preserve">GOTO, </w:t>
      </w:r>
      <w:r w:rsidR="0073447D">
        <w:t>GOSUB</w:t>
      </w:r>
      <w:r w:rsidR="004957D3">
        <w:t>, and RETURN</w:t>
      </w:r>
      <w:r>
        <w:t>: Traditional BASIC</w:t>
      </w:r>
      <w:bookmarkEnd w:id="3662"/>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lastRenderedPageBreak/>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3663" w:name="_Toc427508487"/>
      <w:r>
        <w:t>Label</w:t>
      </w:r>
      <w:bookmarkEnd w:id="3663"/>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FB7C92">
        <w:t>A label must not begin with any BASIC! keyword.</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3664" w:name="_Toc427508488"/>
      <w:r>
        <w:t>GoTo &lt;label&gt;</w:t>
      </w:r>
      <w:bookmarkEnd w:id="3664"/>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3665" w:name="_Toc427508489"/>
      <w:r>
        <w:t>GoTo &lt;index_nexp&gt;, &lt;label&gt;...</w:t>
      </w:r>
      <w:bookmarkEnd w:id="3665"/>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3666" w:name="_Toc427508490"/>
      <w:r>
        <w:t>GoSub &lt;label&gt;</w:t>
      </w:r>
      <w:r w:rsidR="00854349">
        <w:t xml:space="preserve"> /</w:t>
      </w:r>
      <w:r>
        <w:t xml:space="preserve"> Return</w:t>
      </w:r>
      <w:bookmarkEnd w:id="3666"/>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lastRenderedPageBreak/>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3667" w:name="_Toc427508491"/>
      <w:r>
        <w:t>GoSub &lt;index_nexp&gt;, &lt;label&gt;...</w:t>
      </w:r>
      <w:r w:rsidR="009611B1">
        <w:t xml:space="preserve"> / Return</w:t>
      </w:r>
      <w:bookmarkEnd w:id="3667"/>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3668" w:name="_Toc427508492"/>
      <w:r>
        <w:lastRenderedPageBreak/>
        <w:t>Using Source Code f</w:t>
      </w:r>
      <w:r w:rsidR="000A743C">
        <w:t>rom Multiple Files</w:t>
      </w:r>
      <w:bookmarkEnd w:id="3668"/>
    </w:p>
    <w:p w:rsidR="00391A64" w:rsidRDefault="00391A64" w:rsidP="000A743C">
      <w:pPr>
        <w:pStyle w:val="Heading3"/>
      </w:pPr>
      <w:bookmarkStart w:id="3669" w:name="_Toc427508493"/>
      <w:r>
        <w:t>Include FilePath</w:t>
      </w:r>
      <w:bookmarkEnd w:id="3669"/>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3670" w:name="_Toc427508494"/>
      <w:r>
        <w:t>Run &lt;filename_sexp&gt; {,</w:t>
      </w:r>
      <w:r w:rsidR="0029334D">
        <w:t xml:space="preserve"> &lt;data_sexp&gt;}</w:t>
      </w:r>
      <w:bookmarkEnd w:id="3670"/>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3671" w:name="_Toc427508495"/>
      <w:r>
        <w:t>Switch Commands</w:t>
      </w:r>
      <w:bookmarkEnd w:id="3671"/>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lastRenderedPageBreak/>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3672" w:name="_Toc427508496"/>
      <w:r>
        <w:t xml:space="preserve">Nesting Switch </w:t>
      </w:r>
      <w:r w:rsidR="0088530E">
        <w:t>Operations</w:t>
      </w:r>
      <w:bookmarkEnd w:id="3672"/>
    </w:p>
    <w:p w:rsidR="0088530E" w:rsidRDefault="0088530E" w:rsidP="0088530E">
      <w:r>
        <w:t>Switch operation can NOT be nested. Do not program switch operations within other switch operations.</w:t>
      </w:r>
    </w:p>
    <w:p w:rsidR="004921BA" w:rsidRDefault="00265345" w:rsidP="005F4916">
      <w:pPr>
        <w:pStyle w:val="Heading3"/>
      </w:pPr>
      <w:bookmarkStart w:id="3673" w:name="_Toc427508497"/>
      <w:r>
        <w:t>Sw.begin &lt;nexp&gt;|&lt;sexp&gt;</w:t>
      </w:r>
      <w:bookmarkEnd w:id="3673"/>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3674" w:name="_Toc427508498"/>
      <w:r>
        <w:t>Sw.case &lt;</w:t>
      </w:r>
      <w:r w:rsidR="001B3211">
        <w:t>nexp</w:t>
      </w:r>
      <w:r>
        <w:t>&gt;|&lt;</w:t>
      </w:r>
      <w:r w:rsidR="001B3211">
        <w:t>sexp</w:t>
      </w:r>
      <w:r>
        <w:t>&gt;</w:t>
      </w:r>
      <w:bookmarkEnd w:id="3674"/>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3675" w:name="_Toc427508499"/>
      <w:r>
        <w:t>Sw.break</w:t>
      </w:r>
      <w:bookmarkEnd w:id="3675"/>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lastRenderedPageBreak/>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3676" w:name="_Toc427508500"/>
      <w:r>
        <w:t>Sw.default</w:t>
      </w:r>
      <w:bookmarkEnd w:id="3676"/>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3677" w:name="_Toc427508501"/>
      <w:r>
        <w:t>Sw.end</w:t>
      </w:r>
      <w:bookmarkEnd w:id="3677"/>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3678" w:name="_Toc427508502"/>
      <w:r>
        <w:t>On</w:t>
      </w:r>
      <w:r w:rsidR="00737EB3">
        <w:t>Error:</w:t>
      </w:r>
      <w:bookmarkEnd w:id="3678"/>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Pr="00AA4B93">
        <w:rPr>
          <w:b/>
        </w:rPr>
        <w:t>getError$()</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5869ED" w:rsidDel="00F2166C" w:rsidRDefault="005869ED" w:rsidP="006A6394">
      <w:pPr>
        <w:rPr>
          <w:del w:id="3679" w:author="Sammartano, Marc (BIC USA)" w:date="2015-06-15T12:26:00Z"/>
        </w:rPr>
      </w:pPr>
      <w:del w:id="3680" w:author="Sammartano, Marc (BIC USA)" w:date="2015-06-15T12:26:00Z">
        <w:r w:rsidDel="00F2166C">
          <w:delText xml:space="preserve">The </w:delText>
        </w:r>
        <w:r w:rsidRPr="00AA4B93" w:rsidDel="00F2166C">
          <w:rPr>
            <w:b/>
          </w:rPr>
          <w:delText>OnError:</w:delText>
        </w:r>
        <w:r w:rsidDel="00F2166C">
          <w:delText xml:space="preserve"> label must stand alone on the line</w:delText>
        </w:r>
        <w:r w:rsidR="009001CF" w:rsidDel="00F2166C">
          <w:delText xml:space="preserve"> (as with all labels)</w:delText>
        </w:r>
        <w:r w:rsidDel="00F2166C">
          <w:delText>.</w:delText>
        </w:r>
      </w:del>
    </w:p>
    <w:p w:rsidR="00B45975" w:rsidRDefault="00622933" w:rsidP="00B45975">
      <w:pPr>
        <w:pStyle w:val="Heading2"/>
      </w:pPr>
      <w:bookmarkStart w:id="3681" w:name="_Toc427508503"/>
      <w:r>
        <w:t>O</w:t>
      </w:r>
      <w:r w:rsidR="00B45975">
        <w:t>nConsoleTouch:</w:t>
      </w:r>
      <w:bookmarkEnd w:id="3681"/>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B45975" w:rsidDel="00A06E47" w:rsidRDefault="001B1CBE" w:rsidP="00375401">
      <w:pPr>
        <w:rPr>
          <w:del w:id="3682" w:author="Sammartano, Marc (BIC USA)" w:date="2015-06-15T12:26:00Z"/>
        </w:rPr>
      </w:pPr>
      <w:del w:id="3683" w:author="Sammartano, Marc (BIC USA)" w:date="2015-06-15T12:26:00Z">
        <w:r w:rsidRPr="00CA1113" w:rsidDel="00A06E47">
          <w:rPr>
            <w:b/>
          </w:rPr>
          <w:delText>O</w:delText>
        </w:r>
        <w:r w:rsidR="00F94791" w:rsidRPr="00CA1113" w:rsidDel="00A06E47">
          <w:rPr>
            <w:b/>
          </w:rPr>
          <w:delText>nConsoleTouch:</w:delText>
        </w:r>
        <w:r w:rsidR="00F94791" w:rsidRPr="00F94791" w:rsidDel="00A06E47">
          <w:delText xml:space="preserve"> must stand alone on the line</w:delText>
        </w:r>
        <w:r w:rsidR="00375401" w:rsidDel="00A06E47">
          <w:delText xml:space="preserve"> (as with all labels)</w:delText>
        </w:r>
        <w:r w:rsidR="00F94791" w:rsidRPr="00F94791" w:rsidDel="00A06E47">
          <w:delText>.</w:delText>
        </w:r>
      </w:del>
    </w:p>
    <w:p w:rsidR="00F94791" w:rsidRDefault="00622933" w:rsidP="005F4916">
      <w:pPr>
        <w:pStyle w:val="Heading3"/>
      </w:pPr>
      <w:bookmarkStart w:id="3684" w:name="_Toc427508504"/>
      <w:r>
        <w:t>C</w:t>
      </w:r>
      <w:r w:rsidR="00F94791">
        <w:t>onsoleTouch.</w:t>
      </w:r>
      <w:r w:rsidR="001B1CBE">
        <w:t>r</w:t>
      </w:r>
      <w:r w:rsidR="00F94791">
        <w:t>esume</w:t>
      </w:r>
      <w:bookmarkEnd w:id="3684"/>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3685" w:name="_Toc427508505"/>
      <w:r>
        <w:t>OnBackKey:</w:t>
      </w:r>
      <w:bookmarkEnd w:id="3685"/>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6B6AFC" w:rsidP="00E10811">
      <w:ins w:id="3686" w:author="Sammartano, Marc (BIC USA)" w:date="2015-06-15T12:08:00Z">
        <w:r>
          <w:lastRenderedPageBreak/>
          <w:t xml:space="preserve">If you trap the BACK key with </w:t>
        </w:r>
        <w:r w:rsidRPr="006B6AFC">
          <w:rPr>
            <w:b/>
          </w:rPr>
          <w:t>OnBackKey:</w:t>
        </w:r>
        <w:r>
          <w:t xml:space="preserve">, the BACK key does not stop your program. </w:t>
        </w:r>
      </w:ins>
      <w:ins w:id="3687" w:author="Sammartano, Marc (BIC USA)" w:date="2015-06-15T12:11:00Z">
        <w:r>
          <w:t xml:space="preserve">You should </w:t>
        </w:r>
      </w:ins>
      <w:ins w:id="3688" w:author="Sammartano, Marc (BIC USA)" w:date="2015-06-15T12:12:00Z">
        <w:r>
          <w:t xml:space="preserve">either terminate the run in the </w:t>
        </w:r>
        <w:r w:rsidRPr="006B6AFC">
          <w:rPr>
            <w:b/>
          </w:rPr>
          <w:t>OnBackKey:</w:t>
        </w:r>
        <w:r>
          <w:t xml:space="preserve"> code or </w:t>
        </w:r>
      </w:ins>
      <w:ins w:id="3689" w:author="Sammartano, Marc (BIC USA)" w:date="2015-06-15T12:11:00Z">
        <w:r>
          <w:t>provide a</w:t>
        </w:r>
      </w:ins>
      <w:ins w:id="3690" w:author="Sammartano, Marc (BIC USA)" w:date="2015-06-15T12:13:00Z">
        <w:r>
          <w:t>nother</w:t>
        </w:r>
      </w:ins>
      <w:ins w:id="3691" w:author="Sammartano, Marc (BIC USA)" w:date="2015-06-15T12:11:00Z">
        <w:r>
          <w:t xml:space="preserve"> way for the user to tell your program to stop, especially </w:t>
        </w:r>
      </w:ins>
      <w:del w:id="3692" w:author="Sammartano, Marc (BIC USA)" w:date="2015-06-15T12:12:00Z">
        <w:r w:rsidR="0032652A" w:rsidDel="006B6AFC">
          <w:delText>I</w:delText>
        </w:r>
      </w:del>
      <w:ins w:id="3693" w:author="Sammartano, Marc (BIC USA)" w:date="2015-06-15T12:12:00Z">
        <w:r>
          <w:t>i</w:t>
        </w:r>
      </w:ins>
      <w:r w:rsidR="0032652A">
        <w:t xml:space="preserve">f the program is in Graphics mode </w:t>
      </w:r>
      <w:ins w:id="3694" w:author="Sammartano, Marc (BIC USA)" w:date="2015-06-15T12:12:00Z">
        <w:r>
          <w:t>where there is no menu</w:t>
        </w:r>
      </w:ins>
      <w:del w:id="3695" w:author="Sammartano, Marc (BIC USA)" w:date="2015-06-15T12:13:00Z">
        <w:r w:rsidR="0032652A" w:rsidDel="006B6AFC">
          <w:delText xml:space="preserve">then the </w:delText>
        </w:r>
        <w:r w:rsidR="0032652A" w:rsidRPr="00CA1113" w:rsidDel="006B6AFC">
          <w:rPr>
            <w:b/>
          </w:rPr>
          <w:delText>OnBackKey</w:delText>
        </w:r>
        <w:r w:rsidR="00CA1113" w:rsidRPr="00CA1113" w:rsidDel="006B6AFC">
          <w:rPr>
            <w:b/>
          </w:rPr>
          <w:delText>:</w:delText>
        </w:r>
        <w:r w:rsidR="0032652A" w:rsidDel="006B6AFC">
          <w:delText xml:space="preserve"> code should terminate the run</w:delText>
        </w:r>
      </w:del>
      <w:r w:rsidR="0032652A">
        <w:t xml:space="preserve">. If </w:t>
      </w:r>
      <w:ins w:id="3696" w:author="Sammartano, Marc (BIC USA)" w:date="2015-06-15T12:14:00Z">
        <w:r>
          <w:t>you</w:t>
        </w:r>
      </w:ins>
      <w:del w:id="3697" w:author="Sammartano, Marc (BIC USA)" w:date="2015-06-15T12:14:00Z">
        <w:r w:rsidR="0032652A" w:rsidDel="006B6AFC">
          <w:delText>it</w:delText>
        </w:r>
      </w:del>
      <w:r w:rsidR="0032652A">
        <w:t xml:space="preserve"> do</w:t>
      </w:r>
      <w:del w:id="3698" w:author="Sammartano, Marc (BIC USA)" w:date="2015-06-15T12:14:00Z">
        <w:r w:rsidR="0032652A" w:rsidDel="006B6AFC">
          <w:delText>es</w:delText>
        </w:r>
      </w:del>
      <w:r w:rsidR="0032652A">
        <w:t xml:space="preserve"> not then there will be no stop</w:t>
      </w:r>
      <w:r w:rsidR="00375401">
        <w:t>ping</w:t>
      </w:r>
      <w:r w:rsidR="0032652A">
        <w:t xml:space="preserve"> the program (other than using a task killer application).</w:t>
      </w:r>
    </w:p>
    <w:p w:rsidR="00E10811" w:rsidDel="006B6AFC" w:rsidRDefault="00E10811" w:rsidP="00E10811">
      <w:pPr>
        <w:rPr>
          <w:del w:id="3699" w:author="Sammartano, Marc (BIC USA)" w:date="2015-06-15T12:14:00Z"/>
        </w:rPr>
      </w:pPr>
      <w:del w:id="3700" w:author="Sammartano, Marc (BIC USA)" w:date="2015-06-15T12:14:00Z">
        <w:r w:rsidDel="006B6AFC">
          <w:delText>The primary intent of this intercept is to allow the program to save state and status information before terminating.</w:delText>
        </w:r>
      </w:del>
    </w:p>
    <w:p w:rsidR="005869ED" w:rsidDel="00A06E47" w:rsidRDefault="005869ED" w:rsidP="00E10811">
      <w:pPr>
        <w:rPr>
          <w:del w:id="3701" w:author="Sammartano, Marc (BIC USA)" w:date="2015-06-15T12:26:00Z"/>
        </w:rPr>
      </w:pPr>
      <w:del w:id="3702" w:author="Sammartano, Marc (BIC USA)" w:date="2015-06-15T12:26:00Z">
        <w:r w:rsidDel="00A06E47">
          <w:delText xml:space="preserve">The </w:delText>
        </w:r>
      </w:del>
      <w:del w:id="3703" w:author="Sammartano, Marc (BIC USA)" w:date="2015-06-15T12:06:00Z">
        <w:r w:rsidRPr="00AA4B93" w:rsidDel="006B6AFC">
          <w:rPr>
            <w:b/>
          </w:rPr>
          <w:delText>o</w:delText>
        </w:r>
      </w:del>
      <w:del w:id="3704" w:author="Sammartano, Marc (BIC USA)" w:date="2015-06-15T12:26:00Z">
        <w:r w:rsidRPr="00AA4B93" w:rsidDel="00A06E47">
          <w:rPr>
            <w:b/>
          </w:rPr>
          <w:delText>nBackKey:</w:delText>
        </w:r>
        <w:r w:rsidDel="00A06E47">
          <w:delText xml:space="preserve"> label must stand alone on the line</w:delText>
        </w:r>
        <w:r w:rsidR="00375401" w:rsidDel="00A06E47">
          <w:delText xml:space="preserve"> (as with all labels)</w:delText>
        </w:r>
        <w:r w:rsidDel="00A06E47">
          <w:delText>.</w:delText>
        </w:r>
      </w:del>
    </w:p>
    <w:p w:rsidR="00914C24" w:rsidRDefault="00914C24" w:rsidP="005F4916">
      <w:pPr>
        <w:pStyle w:val="Heading3"/>
      </w:pPr>
      <w:bookmarkStart w:id="3705" w:name="_Toc427508506"/>
      <w:r>
        <w:t>Back.resume</w:t>
      </w:r>
      <w:bookmarkEnd w:id="3705"/>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3706" w:name="_Toc427508507"/>
      <w:r>
        <w:t>OnMenuKey:</w:t>
      </w:r>
      <w:bookmarkEnd w:id="3706"/>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3707" w:name="_Toc427508508"/>
      <w:r>
        <w:t>MenuKey.</w:t>
      </w:r>
      <w:r w:rsidR="001F060B">
        <w:t>r</w:t>
      </w:r>
      <w:r>
        <w:t>esume</w:t>
      </w:r>
      <w:bookmarkEnd w:id="3707"/>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3708" w:name="_Toc427508509"/>
      <w:r>
        <w:t>OnKeyPress:</w:t>
      </w:r>
      <w:bookmarkEnd w:id="3708"/>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3709" w:name="_Toc427508510"/>
      <w:r>
        <w:t>Key.</w:t>
      </w:r>
      <w:r w:rsidR="001B1CBE">
        <w:t>r</w:t>
      </w:r>
      <w:r>
        <w:t>esume</w:t>
      </w:r>
      <w:bookmarkEnd w:id="3709"/>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3710" w:name="_Toc427508511"/>
      <w:r>
        <w:t>End{ &lt;msg_sexp&gt;</w:t>
      </w:r>
      <w:r w:rsidRPr="00DB4176">
        <w:t>}</w:t>
      </w:r>
      <w:bookmarkEnd w:id="3710"/>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3711" w:name="_Toc427508512"/>
      <w:r>
        <w:t>Exit</w:t>
      </w:r>
      <w:bookmarkEnd w:id="3711"/>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3712" w:name="_Toc427508513"/>
      <w:r>
        <w:lastRenderedPageBreak/>
        <w:t>READ – DATA</w:t>
      </w:r>
      <w:r w:rsidR="005757F3">
        <w:t xml:space="preserve"> – </w:t>
      </w:r>
      <w:r w:rsidR="00A64D40">
        <w:t>RESTORE</w:t>
      </w:r>
      <w:r>
        <w:t xml:space="preserve"> Commands</w:t>
      </w:r>
      <w:bookmarkEnd w:id="3712"/>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3713" w:name="_Toc427508514"/>
      <w:r>
        <w:t>Read.data &lt;number&gt;|&lt;string&gt;</w:t>
      </w:r>
      <w:r w:rsidR="001F65EF">
        <w:t>{,&lt;number&gt;|&lt;string&gt;</w:t>
      </w:r>
      <w:r w:rsidR="00254A25">
        <w:t>...</w:t>
      </w:r>
      <w:r w:rsidR="001F65EF">
        <w:t>,&lt;number&gt;|&lt;string&gt;}</w:t>
      </w:r>
      <w:bookmarkEnd w:id="3713"/>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3714" w:name="_Toc427508515"/>
      <w:r>
        <w:t>Read.next</w:t>
      </w:r>
      <w:r w:rsidR="00DC6D33">
        <w:t xml:space="preserve"> &lt;var&gt;,</w:t>
      </w:r>
      <w:r w:rsidR="00196AF1">
        <w:t xml:space="preserve"> </w:t>
      </w:r>
      <w:r w:rsidR="00254A25">
        <w:t>...</w:t>
      </w:r>
      <w:bookmarkEnd w:id="3714"/>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3715" w:name="_Toc427508516"/>
      <w:r>
        <w:t>Read.from &lt;nexp&gt;</w:t>
      </w:r>
      <w:bookmarkEnd w:id="3715"/>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3716" w:name="_Toc427508517"/>
      <w:r>
        <w:t>Debug Commands</w:t>
      </w:r>
      <w:bookmarkEnd w:id="3716"/>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3717" w:name="_Toc427508518"/>
      <w:r>
        <w:t>Debug.on</w:t>
      </w:r>
      <w:bookmarkEnd w:id="3717"/>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pPr>
        <w:rPr>
          <w:ins w:id="3718" w:author="Sammartano, Marc (BIC USA)" w:date="2015-05-15T10:57:00Z"/>
        </w:rPr>
      </w:pPr>
      <w:r>
        <w:t>Turns on debug mode. All debug commands will be executed when in the debug mode.</w:t>
      </w:r>
    </w:p>
    <w:p w:rsidR="001E723D" w:rsidRPr="0004115E" w:rsidRDefault="001E723D" w:rsidP="00C43B29">
      <w:ins w:id="3719" w:author="Sammartano, Marc (BIC USA)" w:date="2015-05-15T10:57:00Z">
        <w:r>
          <w:rPr>
            <w:b/>
          </w:rPr>
          <w:lastRenderedPageBreak/>
          <w:t>Debug.on</w:t>
        </w:r>
        <w:r>
          <w:t xml:space="preserve"> also enables a simple debugging</w:t>
        </w:r>
        <w:r w:rsidR="0004115E">
          <w:t xml:space="preserve"> aid</w:t>
        </w:r>
      </w:ins>
      <w:ins w:id="3720" w:author="Sammartano, Marc (BIC USA)" w:date="2015-05-15T11:35:00Z">
        <w:r w:rsidR="0004115E">
          <w:t xml:space="preserve"> built into BASIC!</w:t>
        </w:r>
      </w:ins>
      <w:ins w:id="3721" w:author="Sammartano, Marc (BIC USA)" w:date="2015-05-15T11:34:00Z">
        <w:r w:rsidR="0004115E">
          <w:t>.</w:t>
        </w:r>
      </w:ins>
      <w:ins w:id="3722" w:author="Sammartano, Marc (BIC USA)" w:date="2015-05-15T11:35:00Z">
        <w:r w:rsidR="0004115E">
          <w:t xml:space="preserve"> If debug is on, and your program entered a loop </w:t>
        </w:r>
      </w:ins>
      <w:ins w:id="3723" w:author="Sammartano, Marc (BIC USA)" w:date="2015-05-15T11:36:00Z">
        <w:r w:rsidR="0004115E">
          <w:t>but did not ex</w:t>
        </w:r>
      </w:ins>
      <w:ins w:id="3724" w:author="Sammartano, Marc (BIC USA)" w:date="2015-05-15T11:35:00Z">
        <w:r w:rsidR="0004115E">
          <w:t>it</w:t>
        </w:r>
      </w:ins>
      <w:ins w:id="3725" w:author="Sammartano, Marc (BIC USA)" w:date="2015-05-15T11:36:00Z">
        <w:r w:rsidR="0004115E">
          <w:t xml:space="preserve"> the loop</w:t>
        </w:r>
      </w:ins>
      <w:ins w:id="3726" w:author="Sammartano, Marc (BIC USA)" w:date="2015-05-15T11:35:00Z">
        <w:r w:rsidR="0004115E">
          <w:t xml:space="preserve"> cleanly,</w:t>
        </w:r>
      </w:ins>
      <w:ins w:id="3727" w:author="Sammartano, Marc (BIC USA)" w:date="2015-05-15T11:36:00Z">
        <w:r w:rsidR="0004115E">
          <w:t xml:space="preserve"> you will get a run-time error. See the looping commands</w:t>
        </w:r>
      </w:ins>
      <w:ins w:id="3728" w:author="Sammartano, Marc (BIC USA)" w:date="2015-05-15T11:37:00Z">
        <w:r w:rsidR="0004115E">
          <w:t xml:space="preserve">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ins>
      <w:ins w:id="3729" w:author="Sammartano, Marc (BIC USA)" w:date="2015-05-15T11:36:00Z">
        <w:r w:rsidR="0004115E" w:rsidRPr="0004115E">
          <w:t>for</w:t>
        </w:r>
        <w:r w:rsidR="0004115E">
          <w:t xml:space="preserve"> details.</w:t>
        </w:r>
      </w:ins>
    </w:p>
    <w:p w:rsidR="00C43B29" w:rsidRDefault="00C43B29" w:rsidP="00EB1F62">
      <w:pPr>
        <w:pStyle w:val="Heading2"/>
      </w:pPr>
      <w:bookmarkStart w:id="3730" w:name="_Toc427508519"/>
      <w:r>
        <w:t>Debug.off</w:t>
      </w:r>
      <w:bookmarkEnd w:id="3730"/>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ins w:id="3731" w:author="Sammartano, Marc (BIC USA)" w:date="2015-05-15T11:01:00Z">
        <w:r w:rsidR="00C107C7">
          <w:t xml:space="preserve"> </w:t>
        </w:r>
      </w:ins>
      <w:ins w:id="3732" w:author="Sammartano, Marc (BIC USA)" w:date="2015-05-15T11:02:00Z">
        <w:r w:rsidR="00C107C7">
          <w:t>When your program exits, t</w:t>
        </w:r>
      </w:ins>
      <w:ins w:id="3733" w:author="Sammartano, Marc (BIC USA)" w:date="2015-05-15T11:01:00Z">
        <w:r w:rsidR="00C107C7">
          <w:t>he broken-loop checks are not performed.</w:t>
        </w:r>
      </w:ins>
    </w:p>
    <w:p w:rsidR="00C43B29" w:rsidRDefault="00C43B29" w:rsidP="00EB1F62">
      <w:pPr>
        <w:pStyle w:val="Heading2"/>
      </w:pPr>
      <w:bookmarkStart w:id="3734" w:name="_Toc427508520"/>
      <w:r>
        <w:t>Debug.echo.on</w:t>
      </w:r>
      <w:bookmarkEnd w:id="3734"/>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3735" w:name="_Toc427508521"/>
      <w:r>
        <w:t>Debug.echo.off</w:t>
      </w:r>
      <w:bookmarkEnd w:id="3735"/>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3736" w:name="_Toc427508522"/>
      <w:r>
        <w:t>Debug.print</w:t>
      </w:r>
      <w:bookmarkEnd w:id="3736"/>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3737" w:name="_Toc427508523"/>
      <w:r>
        <w:t>Debug.dump.scalars</w:t>
      </w:r>
      <w:bookmarkEnd w:id="3737"/>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3738" w:name="_Toc427508524"/>
      <w:r>
        <w:t>Debug.dump.array Array[]</w:t>
      </w:r>
      <w:bookmarkEnd w:id="3738"/>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3739" w:name="_Toc427508525"/>
      <w:r>
        <w:t>Debug.dump.bundle &lt;bundlePtr_nexp&gt;</w:t>
      </w:r>
      <w:bookmarkEnd w:id="3739"/>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3740" w:name="_Toc427508526"/>
      <w:r>
        <w:t>Debug.dump.list &lt;listPtr_nexp&gt;</w:t>
      </w:r>
      <w:bookmarkEnd w:id="3740"/>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3741" w:name="_Toc427508527"/>
      <w:r>
        <w:t>Debug.dump.stack &lt;stackPtr_nexp&gt;</w:t>
      </w:r>
      <w:bookmarkEnd w:id="3741"/>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3742" w:name="_Toc427508528"/>
      <w:r w:rsidRPr="00CD5746">
        <w:lastRenderedPageBreak/>
        <w:t>Debug.show.scalars</w:t>
      </w:r>
      <w:bookmarkEnd w:id="3742"/>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Del="005642B9" w:rsidRDefault="00CD5746" w:rsidP="005642B9">
      <w:pPr>
        <w:rPr>
          <w:del w:id="3743" w:author="Sammartano, Marc (BIC USA)" w:date="2015-05-11T17:22:00Z"/>
        </w:rPr>
      </w:pPr>
      <w:del w:id="3744" w:author="Sammartano, Marc (BIC USA)" w:date="2015-05-11T17:21:00Z">
        <w:r w:rsidDel="005642B9">
          <w:delText>There are two buttons in the dialog:</w:delText>
        </w:r>
      </w:del>
      <w:ins w:id="3745" w:author="Sammartano, Marc (BIC USA)" w:date="2015-05-11T17:21:00Z">
        <w:r w:rsidR="005642B9">
          <w:t xml:space="preserve">For a description of the dialog box controls, see the </w:t>
        </w:r>
        <w:r w:rsidR="005642B9" w:rsidRPr="005642B9">
          <w:rPr>
            <w:b/>
          </w:rPr>
          <w:t>Debug.show</w:t>
        </w:r>
        <w:r w:rsidR="005642B9">
          <w:t xml:space="preserve"> command, below.</w:t>
        </w:r>
      </w:ins>
    </w:p>
    <w:p w:rsidR="00CD5746" w:rsidDel="005642B9" w:rsidRDefault="00CD5746" w:rsidP="005642B9">
      <w:pPr>
        <w:rPr>
          <w:del w:id="3746" w:author="Sammartano, Marc (BIC USA)" w:date="2015-05-11T17:22:00Z"/>
        </w:rPr>
      </w:pPr>
      <w:del w:id="3747" w:author="Sammartano, Marc (BIC USA)" w:date="2015-05-11T17:22:00Z">
        <w:r w:rsidDel="005642B9">
          <w:delText>Resume: Resumes execution.</w:delText>
        </w:r>
      </w:del>
    </w:p>
    <w:p w:rsidR="00CD5746" w:rsidRDefault="00CD5746" w:rsidP="005642B9">
      <w:del w:id="3748" w:author="Sammartano, Marc (BIC USA)" w:date="2015-05-11T17:22:00Z">
        <w:r w:rsidDel="005642B9">
          <w:delText>Step: Executes the next line while continuing to display the dialog box.</w:delText>
        </w:r>
      </w:del>
    </w:p>
    <w:p w:rsidR="00CD5746" w:rsidRPr="00CD5746" w:rsidRDefault="00CD5746" w:rsidP="00EB1F62">
      <w:pPr>
        <w:pStyle w:val="Heading2"/>
      </w:pPr>
      <w:bookmarkStart w:id="3749" w:name="13aec88371404f17__Toc339456559"/>
      <w:bookmarkStart w:id="3750" w:name="_Toc427508529"/>
      <w:r w:rsidRPr="00CD5746">
        <w:t>Debug.show.array Array[]</w:t>
      </w:r>
      <w:bookmarkEnd w:id="3749"/>
      <w:bookmarkEnd w:id="3750"/>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pPr>
        <w:rPr>
          <w:ins w:id="3751" w:author="Sammartano, Marc (BIC USA)" w:date="2015-05-11T17:22:00Z"/>
        </w:rPr>
      </w:pPr>
      <w:ins w:id="3752" w:author="Sammartano, Marc (BIC USA)" w:date="2015-05-11T17:22:00Z">
        <w:r>
          <w:t xml:space="preserve">For a description of the dialog box controls, see the </w:t>
        </w:r>
        <w:r w:rsidRPr="005642B9">
          <w:rPr>
            <w:b/>
          </w:rPr>
          <w:t>Debug.show</w:t>
        </w:r>
        <w:r>
          <w:t xml:space="preserve"> command, below.</w:t>
        </w:r>
      </w:ins>
    </w:p>
    <w:p w:rsidR="00CD5746" w:rsidDel="005642B9" w:rsidRDefault="00CD5746" w:rsidP="001D6E52">
      <w:pPr>
        <w:rPr>
          <w:del w:id="3753" w:author="Sammartano, Marc (BIC USA)" w:date="2015-05-11T17:22:00Z"/>
        </w:rPr>
      </w:pPr>
      <w:del w:id="3754" w:author="Sammartano, Marc (BIC USA)" w:date="2015-05-11T17:22:00Z">
        <w:r w:rsidDel="005642B9">
          <w:delText>There are two buttons in the dialog:</w:delText>
        </w:r>
      </w:del>
    </w:p>
    <w:p w:rsidR="00CD5746" w:rsidDel="005642B9" w:rsidRDefault="00CD5746" w:rsidP="001D6E52">
      <w:pPr>
        <w:ind w:left="720"/>
        <w:rPr>
          <w:del w:id="3755" w:author="Sammartano, Marc (BIC USA)" w:date="2015-05-11T17:22:00Z"/>
        </w:rPr>
      </w:pPr>
      <w:del w:id="3756" w:author="Sammartano, Marc (BIC USA)" w:date="2015-05-11T17:22:00Z">
        <w:r w:rsidDel="005642B9">
          <w:delText>Resume: Resumes execution.</w:delText>
        </w:r>
      </w:del>
    </w:p>
    <w:p w:rsidR="00CD5746" w:rsidDel="005642B9" w:rsidRDefault="00CD5746" w:rsidP="001D6E52">
      <w:pPr>
        <w:ind w:left="720"/>
        <w:rPr>
          <w:del w:id="3757" w:author="Sammartano, Marc (BIC USA)" w:date="2015-05-11T17:22:00Z"/>
        </w:rPr>
      </w:pPr>
      <w:del w:id="3758" w:author="Sammartano, Marc (BIC USA)" w:date="2015-05-11T17:22:00Z">
        <w:r w:rsidDel="005642B9">
          <w:delText>Step: Executes the next line while continuing to display the dialog box.</w:delText>
        </w:r>
      </w:del>
    </w:p>
    <w:p w:rsidR="00CD5746" w:rsidRPr="00CD5746" w:rsidRDefault="00CD5746" w:rsidP="00EB1F62">
      <w:pPr>
        <w:pStyle w:val="Heading2"/>
      </w:pPr>
      <w:bookmarkStart w:id="3759" w:name="13aec88371404f17__Toc339456560"/>
      <w:bookmarkStart w:id="3760" w:name="_Toc427508530"/>
      <w:r w:rsidRPr="00CD5746">
        <w:t>Debug.show.bundle &lt;bundlePtr_nexp&gt;</w:t>
      </w:r>
      <w:bookmarkEnd w:id="3759"/>
      <w:bookmarkEnd w:id="3760"/>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pPr>
        <w:rPr>
          <w:ins w:id="3761" w:author="Sammartano, Marc (BIC USA)" w:date="2015-05-11T17:22:00Z"/>
        </w:rPr>
      </w:pPr>
      <w:ins w:id="3762" w:author="Sammartano, Marc (BIC USA)" w:date="2015-05-11T17:22:00Z">
        <w:r>
          <w:t xml:space="preserve">For a description of the dialog box controls, see the </w:t>
        </w:r>
        <w:r w:rsidRPr="005642B9">
          <w:rPr>
            <w:b/>
          </w:rPr>
          <w:t>Debug.show</w:t>
        </w:r>
        <w:r>
          <w:t xml:space="preserve"> command, below.</w:t>
        </w:r>
      </w:ins>
    </w:p>
    <w:p w:rsidR="00CD5746" w:rsidDel="005642B9" w:rsidRDefault="00CD5746" w:rsidP="001D6E52">
      <w:pPr>
        <w:rPr>
          <w:del w:id="3763" w:author="Sammartano, Marc (BIC USA)" w:date="2015-05-11T17:22:00Z"/>
        </w:rPr>
      </w:pPr>
      <w:del w:id="3764" w:author="Sammartano, Marc (BIC USA)" w:date="2015-05-11T17:22:00Z">
        <w:r w:rsidDel="005642B9">
          <w:delText>There are two buttons in the dialog:</w:delText>
        </w:r>
      </w:del>
    </w:p>
    <w:p w:rsidR="00CD5746" w:rsidDel="005642B9" w:rsidRDefault="00CD5746" w:rsidP="001D6E52">
      <w:pPr>
        <w:ind w:left="720"/>
        <w:rPr>
          <w:del w:id="3765" w:author="Sammartano, Marc (BIC USA)" w:date="2015-05-11T17:22:00Z"/>
        </w:rPr>
      </w:pPr>
      <w:del w:id="3766" w:author="Sammartano, Marc (BIC USA)" w:date="2015-05-11T17:22:00Z">
        <w:r w:rsidDel="005642B9">
          <w:delText>Resume: Resumes execution.</w:delText>
        </w:r>
      </w:del>
    </w:p>
    <w:p w:rsidR="00CD5746" w:rsidDel="005642B9" w:rsidRDefault="00CD5746" w:rsidP="001D6E52">
      <w:pPr>
        <w:ind w:left="720"/>
        <w:rPr>
          <w:del w:id="3767" w:author="Sammartano, Marc (BIC USA)" w:date="2015-05-11T17:22:00Z"/>
        </w:rPr>
      </w:pPr>
      <w:del w:id="3768" w:author="Sammartano, Marc (BIC USA)" w:date="2015-05-11T17:22:00Z">
        <w:r w:rsidDel="005642B9">
          <w:delText>Step: Executes the next line while continuing to display the dialog box.</w:delText>
        </w:r>
      </w:del>
    </w:p>
    <w:p w:rsidR="00CD5746" w:rsidRPr="00CD5746" w:rsidRDefault="00CD5746" w:rsidP="00EB1F62">
      <w:pPr>
        <w:pStyle w:val="Heading2"/>
      </w:pPr>
      <w:bookmarkStart w:id="3769" w:name="13aec88371404f17__Toc339456561"/>
      <w:bookmarkStart w:id="3770" w:name="_Toc427508531"/>
      <w:r w:rsidRPr="00CD5746">
        <w:t>Debug.show.list &lt;listPtr_nexp&gt;</w:t>
      </w:r>
      <w:bookmarkEnd w:id="3769"/>
      <w:bookmarkEnd w:id="3770"/>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pPr>
        <w:rPr>
          <w:ins w:id="3771" w:author="Sammartano, Marc (BIC USA)" w:date="2015-05-11T17:22:00Z"/>
        </w:rPr>
      </w:pPr>
      <w:ins w:id="3772" w:author="Sammartano, Marc (BIC USA)" w:date="2015-05-11T17:22:00Z">
        <w:r>
          <w:lastRenderedPageBreak/>
          <w:t xml:space="preserve">For a description of the dialog box controls, see the </w:t>
        </w:r>
        <w:r w:rsidRPr="005642B9">
          <w:rPr>
            <w:b/>
          </w:rPr>
          <w:t>Debug.show</w:t>
        </w:r>
        <w:r>
          <w:t xml:space="preserve"> command, below.</w:t>
        </w:r>
      </w:ins>
    </w:p>
    <w:p w:rsidR="00CD5746" w:rsidDel="005642B9" w:rsidRDefault="00CD5746" w:rsidP="001D6E52">
      <w:pPr>
        <w:rPr>
          <w:del w:id="3773" w:author="Sammartano, Marc (BIC USA)" w:date="2015-05-11T17:22:00Z"/>
        </w:rPr>
      </w:pPr>
      <w:del w:id="3774" w:author="Sammartano, Marc (BIC USA)" w:date="2015-05-11T17:22:00Z">
        <w:r w:rsidDel="005642B9">
          <w:delText>There are two buttons in the dialog:</w:delText>
        </w:r>
      </w:del>
    </w:p>
    <w:p w:rsidR="00CD5746" w:rsidDel="005642B9" w:rsidRDefault="00CD5746" w:rsidP="001D6E52">
      <w:pPr>
        <w:ind w:left="720"/>
        <w:rPr>
          <w:del w:id="3775" w:author="Sammartano, Marc (BIC USA)" w:date="2015-05-11T17:22:00Z"/>
        </w:rPr>
      </w:pPr>
      <w:del w:id="3776" w:author="Sammartano, Marc (BIC USA)" w:date="2015-05-11T17:22:00Z">
        <w:r w:rsidDel="005642B9">
          <w:delText>Resume: Resumes execution.</w:delText>
        </w:r>
      </w:del>
    </w:p>
    <w:p w:rsidR="00CD5746" w:rsidDel="005642B9" w:rsidRDefault="00CD5746" w:rsidP="001D6E52">
      <w:pPr>
        <w:ind w:left="720"/>
        <w:rPr>
          <w:del w:id="3777" w:author="Sammartano, Marc (BIC USA)" w:date="2015-05-11T17:22:00Z"/>
        </w:rPr>
      </w:pPr>
      <w:del w:id="3778" w:author="Sammartano, Marc (BIC USA)" w:date="2015-05-11T17:22:00Z">
        <w:r w:rsidDel="005642B9">
          <w:delText>Step: Executes the next line while continuing to display the dialog box.</w:delText>
        </w:r>
      </w:del>
    </w:p>
    <w:p w:rsidR="00CD5746" w:rsidRPr="00CD5746" w:rsidRDefault="00CD5746" w:rsidP="00EB1F62">
      <w:pPr>
        <w:pStyle w:val="Heading2"/>
      </w:pPr>
      <w:bookmarkStart w:id="3779" w:name="13aec88371404f17__Toc339456562"/>
      <w:bookmarkStart w:id="3780" w:name="_Toc427508532"/>
      <w:r w:rsidRPr="00CD5746">
        <w:t>Debug.show.stack &lt;stackPtr_nexp&gt;</w:t>
      </w:r>
      <w:bookmarkEnd w:id="3779"/>
      <w:bookmarkEnd w:id="3780"/>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pPr>
        <w:rPr>
          <w:ins w:id="3781" w:author="Sammartano, Marc (BIC USA)" w:date="2015-05-11T17:23:00Z"/>
        </w:rPr>
      </w:pPr>
      <w:ins w:id="3782" w:author="Sammartano, Marc (BIC USA)" w:date="2015-05-11T17:23:00Z">
        <w:r>
          <w:t xml:space="preserve">For a description of the dialog box controls, see the </w:t>
        </w:r>
        <w:r w:rsidRPr="005642B9">
          <w:rPr>
            <w:b/>
          </w:rPr>
          <w:t>Debug.show</w:t>
        </w:r>
        <w:r>
          <w:t xml:space="preserve"> command, below.</w:t>
        </w:r>
      </w:ins>
    </w:p>
    <w:p w:rsidR="00CD5746" w:rsidDel="005642B9" w:rsidRDefault="00CD5746" w:rsidP="00D231E2">
      <w:pPr>
        <w:rPr>
          <w:del w:id="3783" w:author="Sammartano, Marc (BIC USA)" w:date="2015-05-11T17:23:00Z"/>
        </w:rPr>
      </w:pPr>
      <w:del w:id="3784" w:author="Sammartano, Marc (BIC USA)" w:date="2015-05-11T17:23:00Z">
        <w:r w:rsidDel="005642B9">
          <w:delText>There are two buttons in the dialog:</w:delText>
        </w:r>
      </w:del>
    </w:p>
    <w:p w:rsidR="00CD5746" w:rsidDel="005642B9" w:rsidRDefault="00CD5746" w:rsidP="00D231E2">
      <w:pPr>
        <w:ind w:left="720"/>
        <w:rPr>
          <w:del w:id="3785" w:author="Sammartano, Marc (BIC USA)" w:date="2015-05-11T17:23:00Z"/>
        </w:rPr>
      </w:pPr>
      <w:del w:id="3786" w:author="Sammartano, Marc (BIC USA)" w:date="2015-05-11T17:23:00Z">
        <w:r w:rsidDel="005642B9">
          <w:delText>Resume: Resumes execution.</w:delText>
        </w:r>
      </w:del>
    </w:p>
    <w:p w:rsidR="00CD5746" w:rsidDel="005642B9" w:rsidRDefault="00CD5746" w:rsidP="00D231E2">
      <w:pPr>
        <w:ind w:left="720"/>
        <w:rPr>
          <w:del w:id="3787" w:author="Sammartano, Marc (BIC USA)" w:date="2015-05-11T17:23:00Z"/>
        </w:rPr>
      </w:pPr>
      <w:del w:id="3788" w:author="Sammartano, Marc (BIC USA)" w:date="2015-05-11T17:23:00Z">
        <w:r w:rsidDel="005642B9">
          <w:delText>Step: Executes the next line while continuing to display the dialog box.</w:delText>
        </w:r>
      </w:del>
    </w:p>
    <w:p w:rsidR="00CD5746" w:rsidRPr="00CD5746" w:rsidRDefault="00CD5746" w:rsidP="00EB1F62">
      <w:pPr>
        <w:pStyle w:val="Heading2"/>
      </w:pPr>
      <w:bookmarkStart w:id="3789" w:name="13aec88371404f17__Toc339456563"/>
      <w:bookmarkStart w:id="3790" w:name="_Toc427508533"/>
      <w:r w:rsidRPr="00CD5746">
        <w:t xml:space="preserve">Debug.watch var, </w:t>
      </w:r>
      <w:r w:rsidR="00254A25">
        <w:t>...</w:t>
      </w:r>
      <w:bookmarkEnd w:id="3789"/>
      <w:bookmarkEnd w:id="3790"/>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3791" w:name="_Toc427508534"/>
      <w:r w:rsidRPr="00CD5746">
        <w:t>Debug.show.watch</w:t>
      </w:r>
      <w:bookmarkEnd w:id="3791"/>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pPr>
        <w:rPr>
          <w:ins w:id="3792" w:author="Sammartano, Marc (BIC USA)" w:date="2015-05-11T17:23:00Z"/>
        </w:rPr>
      </w:pPr>
      <w:ins w:id="3793" w:author="Sammartano, Marc (BIC USA)" w:date="2015-05-11T17:23:00Z">
        <w:r>
          <w:t xml:space="preserve">For a description of the dialog box controls, see the </w:t>
        </w:r>
        <w:r w:rsidRPr="005642B9">
          <w:rPr>
            <w:b/>
          </w:rPr>
          <w:t>Debug.show</w:t>
        </w:r>
        <w:r>
          <w:t xml:space="preserve"> command, below.</w:t>
        </w:r>
      </w:ins>
    </w:p>
    <w:p w:rsidR="00CD5746" w:rsidDel="005642B9" w:rsidRDefault="00CD5746" w:rsidP="00D231E2">
      <w:pPr>
        <w:rPr>
          <w:del w:id="3794" w:author="Sammartano, Marc (BIC USA)" w:date="2015-05-11T17:23:00Z"/>
        </w:rPr>
      </w:pPr>
      <w:del w:id="3795" w:author="Sammartano, Marc (BIC USA)" w:date="2015-05-11T17:23:00Z">
        <w:r w:rsidDel="005642B9">
          <w:delText>There are two buttons in the dialog:</w:delText>
        </w:r>
      </w:del>
    </w:p>
    <w:p w:rsidR="00CD5746" w:rsidDel="005642B9" w:rsidRDefault="00CD5746" w:rsidP="00D231E2">
      <w:pPr>
        <w:ind w:left="720"/>
        <w:rPr>
          <w:del w:id="3796" w:author="Sammartano, Marc (BIC USA)" w:date="2015-05-11T17:23:00Z"/>
        </w:rPr>
      </w:pPr>
      <w:del w:id="3797" w:author="Sammartano, Marc (BIC USA)" w:date="2015-05-11T17:23:00Z">
        <w:r w:rsidDel="005642B9">
          <w:delText>Resume: Resumes execution.</w:delText>
        </w:r>
      </w:del>
    </w:p>
    <w:p w:rsidR="00CD5746" w:rsidDel="005642B9" w:rsidRDefault="00CD5746" w:rsidP="00D231E2">
      <w:pPr>
        <w:ind w:left="720"/>
        <w:rPr>
          <w:del w:id="3798" w:author="Sammartano, Marc (BIC USA)" w:date="2015-05-11T17:23:00Z"/>
        </w:rPr>
      </w:pPr>
      <w:del w:id="3799" w:author="Sammartano, Marc (BIC USA)" w:date="2015-05-11T17:23:00Z">
        <w:r w:rsidDel="005642B9">
          <w:delText>Step: Executes the next line while continuing to display the dialog box.</w:delText>
        </w:r>
      </w:del>
    </w:p>
    <w:p w:rsidR="00CD5746" w:rsidRPr="00CD5746" w:rsidRDefault="00CD5746" w:rsidP="00EB1F62">
      <w:pPr>
        <w:pStyle w:val="Heading2"/>
      </w:pPr>
      <w:bookmarkStart w:id="3800" w:name="_Toc427508535"/>
      <w:r w:rsidRPr="00CD5746">
        <w:t>Debug.show.program</w:t>
      </w:r>
      <w:bookmarkEnd w:id="3800"/>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pPr>
        <w:rPr>
          <w:ins w:id="3801" w:author="Sammartano, Marc (BIC USA)" w:date="2015-05-11T18:40:00Z"/>
        </w:rPr>
      </w:pPr>
      <w:r>
        <w:t xml:space="preserve">Pauses the execution of the program and displays a dialog box. The dialog box shows the entire program, with line numbers, as well as a marker pointing to the </w:t>
      </w:r>
      <w:ins w:id="3802" w:author="Sammartano, Marc (BIC USA)" w:date="2015-05-11T18:39:00Z">
        <w:r w:rsidR="00BE125B">
          <w:t xml:space="preserve">last line that was </w:t>
        </w:r>
      </w:ins>
      <w:r>
        <w:t>executed</w:t>
      </w:r>
      <w:del w:id="3803" w:author="Sammartano, Marc (BIC USA)" w:date="2015-05-11T18:39:00Z">
        <w:r w:rsidDel="00BE125B">
          <w:delText xml:space="preserve"> line</w:delText>
        </w:r>
      </w:del>
      <w:r>
        <w:t>.</w:t>
      </w:r>
    </w:p>
    <w:p w:rsidR="00CD5746" w:rsidRPr="00BE125B" w:rsidRDefault="00BE125B" w:rsidP="00D231E2">
      <w:ins w:id="3804" w:author="Sammartano, Marc (BIC USA)" w:date="2015-05-11T18:40:00Z">
        <w:r>
          <w:t xml:space="preserve">Note: the debugger does not stop on a function call. </w:t>
        </w:r>
      </w:ins>
      <w:ins w:id="3805" w:author="Sammartano, Marc (BIC USA)" w:date="2015-05-11T18:42:00Z">
        <w:r>
          <w:t>T</w:t>
        </w:r>
      </w:ins>
      <w:ins w:id="3806" w:author="Sammartano, Marc (BIC USA)" w:date="2015-05-11T18:40:00Z">
        <w:r>
          <w:t xml:space="preserve">he first line of the function is executed and the marker points to that line. When a </w:t>
        </w:r>
        <w:r w:rsidRPr="00BE125B">
          <w:rPr>
            <w:b/>
          </w:rPr>
          <w:t>Fn.rtn</w:t>
        </w:r>
      </w:ins>
      <w:ins w:id="3807" w:author="Sammartano, Marc (BIC USA)" w:date="2015-05-11T18:42:00Z">
        <w:r>
          <w:t xml:space="preserve"> or </w:t>
        </w:r>
        <w:r w:rsidRPr="00BE125B">
          <w:rPr>
            <w:b/>
          </w:rPr>
          <w:t>Fn.end</w:t>
        </w:r>
        <w:r>
          <w:t xml:space="preserve"> executes, the marker points to the function call.</w:t>
        </w:r>
      </w:ins>
    </w:p>
    <w:p w:rsidR="005642B9" w:rsidRDefault="005642B9" w:rsidP="005642B9">
      <w:pPr>
        <w:rPr>
          <w:ins w:id="3808" w:author="Sammartano, Marc (BIC USA)" w:date="2015-05-11T17:23:00Z"/>
        </w:rPr>
      </w:pPr>
      <w:ins w:id="3809" w:author="Sammartano, Marc (BIC USA)" w:date="2015-05-11T17:23:00Z">
        <w:r>
          <w:lastRenderedPageBreak/>
          <w:t xml:space="preserve">For a description of the dialog box controls, see the </w:t>
        </w:r>
        <w:r w:rsidRPr="005642B9">
          <w:rPr>
            <w:b/>
          </w:rPr>
          <w:t>Debug.show</w:t>
        </w:r>
        <w:r>
          <w:t xml:space="preserve"> command, below.</w:t>
        </w:r>
      </w:ins>
    </w:p>
    <w:p w:rsidR="00CD5746" w:rsidDel="005642B9" w:rsidRDefault="00CD5746" w:rsidP="00D231E2">
      <w:pPr>
        <w:rPr>
          <w:del w:id="3810" w:author="Sammartano, Marc (BIC USA)" w:date="2015-05-11T17:23:00Z"/>
        </w:rPr>
      </w:pPr>
      <w:del w:id="3811" w:author="Sammartano, Marc (BIC USA)" w:date="2015-05-11T17:23:00Z">
        <w:r w:rsidDel="005642B9">
          <w:delText>There are two buttons in the dialog:</w:delText>
        </w:r>
      </w:del>
    </w:p>
    <w:p w:rsidR="00CD5746" w:rsidDel="005642B9" w:rsidRDefault="00CD5746" w:rsidP="00D231E2">
      <w:pPr>
        <w:ind w:left="720"/>
        <w:rPr>
          <w:del w:id="3812" w:author="Sammartano, Marc (BIC USA)" w:date="2015-05-11T17:23:00Z"/>
        </w:rPr>
      </w:pPr>
      <w:del w:id="3813" w:author="Sammartano, Marc (BIC USA)" w:date="2015-05-11T17:23:00Z">
        <w:r w:rsidDel="005642B9">
          <w:delText>Resume: Resumes execution.</w:delText>
        </w:r>
      </w:del>
    </w:p>
    <w:p w:rsidR="00CD5746" w:rsidDel="005642B9" w:rsidRDefault="00CD5746" w:rsidP="00D231E2">
      <w:pPr>
        <w:ind w:left="720"/>
        <w:rPr>
          <w:del w:id="3814" w:author="Sammartano, Marc (BIC USA)" w:date="2015-05-11T17:23:00Z"/>
        </w:rPr>
      </w:pPr>
      <w:del w:id="3815" w:author="Sammartano, Marc (BIC USA)" w:date="2015-05-11T17:23:00Z">
        <w:r w:rsidDel="005642B9">
          <w:delText>Step: Executes the next line while continuing to display the dialog box.</w:delText>
        </w:r>
      </w:del>
    </w:p>
    <w:p w:rsidR="00CD5746" w:rsidRPr="00CD5746" w:rsidRDefault="00CD5746" w:rsidP="00EB1F62">
      <w:pPr>
        <w:pStyle w:val="Heading2"/>
      </w:pPr>
      <w:bookmarkStart w:id="3816" w:name="13aec88371404f17__Toc339456564"/>
      <w:bookmarkStart w:id="3817" w:name="_Toc427508536"/>
      <w:r w:rsidRPr="00CD5746">
        <w:t>Debug.show</w:t>
      </w:r>
      <w:bookmarkEnd w:id="3816"/>
      <w:bookmarkEnd w:id="3817"/>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ins w:id="3818" w:author="Sammartano, Marc (BIC USA)" w:date="2015-05-11T17:19:00Z">
        <w:r w:rsidR="00AB6B8B">
          <w:t xml:space="preserve">result of the </w:t>
        </w:r>
      </w:ins>
      <w:r>
        <w:t xml:space="preserve">last </w:t>
      </w:r>
      <w:r w:rsidRPr="00AB6B8B">
        <w:rPr>
          <w:b/>
        </w:rPr>
        <w:t>Debug.show.&lt;command&gt;</w:t>
      </w:r>
      <w:r>
        <w:t xml:space="preserve"> used or by default </w:t>
      </w:r>
      <w:r w:rsidRPr="00AB6B8B">
        <w:rPr>
          <w:b/>
        </w:rPr>
        <w:t>Debug.show.program</w:t>
      </w:r>
      <w:del w:id="3819" w:author="Sammartano, Marc (BIC USA)" w:date="2015-05-11T17:18:00Z">
        <w:r w:rsidDel="00AB6B8B">
          <w:delText xml:space="preserve"> </w:delText>
        </w:r>
      </w:del>
      <w:r>
        <w:t>.</w:t>
      </w:r>
    </w:p>
    <w:p w:rsidR="00CD5746" w:rsidRDefault="00CD5746" w:rsidP="00AB6B8B">
      <w:pPr>
        <w:pStyle w:val="ListParagraph"/>
        <w:ind w:left="0"/>
      </w:pPr>
      <w:r>
        <w:t>There are t</w:t>
      </w:r>
      <w:ins w:id="3820" w:author="Sammartano, Marc (BIC USA)" w:date="2015-05-11T17:18:00Z">
        <w:r w:rsidR="00AB6B8B">
          <w:t>hree</w:t>
        </w:r>
      </w:ins>
      <w:del w:id="3821" w:author="Sammartano, Marc (BIC USA)" w:date="2015-05-11T17:18:00Z">
        <w:r w:rsidDel="00AB6B8B">
          <w:delText>wo</w:delText>
        </w:r>
      </w:del>
      <w:r>
        <w:t xml:space="preserve"> buttons in the dialog:</w:t>
      </w:r>
    </w:p>
    <w:p w:rsidR="00CD5746" w:rsidRDefault="00CD5746" w:rsidP="00AB6B8B">
      <w:pPr>
        <w:pStyle w:val="ListParagraph"/>
      </w:pPr>
      <w:r>
        <w:t>Resume: Resumes execution.</w:t>
      </w:r>
    </w:p>
    <w:p w:rsidR="00CD5746" w:rsidRDefault="00CD5746" w:rsidP="00AB6B8B">
      <w:pPr>
        <w:pStyle w:val="ListParagraph"/>
        <w:rPr>
          <w:ins w:id="3822" w:author="Sammartano, Marc (BIC USA)" w:date="2015-05-11T17:19:00Z"/>
        </w:rPr>
      </w:pPr>
      <w:r>
        <w:t>Step: Executes the next line while continuing to display the dialog box.</w:t>
      </w:r>
    </w:p>
    <w:p w:rsidR="00AB6B8B" w:rsidRDefault="00AB6B8B" w:rsidP="00AB6B8B">
      <w:pPr>
        <w:pStyle w:val="ListParagraph"/>
        <w:rPr>
          <w:ins w:id="3823" w:author="Sammartano, Marc (BIC USA)" w:date="2015-05-11T17:20:00Z"/>
        </w:rPr>
      </w:pPr>
      <w:ins w:id="3824" w:author="Sammartano, Marc (BIC USA)" w:date="2015-05-11T17:19:00Z">
        <w:r>
          <w:t>View Swap: Opens a new dialog that allows you to choose a different Debug View.</w:t>
        </w:r>
      </w:ins>
    </w:p>
    <w:p w:rsidR="00AB6B8B" w:rsidRDefault="00AB6B8B" w:rsidP="00AB6B8B">
      <w:ins w:id="3825" w:author="Sammartano, Marc (BIC USA)" w:date="2015-05-11T17:20:00Z">
        <w:r>
          <w:t>The BACK key closes the debug dialog and stops your program.</w:t>
        </w:r>
      </w:ins>
    </w:p>
    <w:p w:rsidR="004764A7" w:rsidRDefault="009A1037" w:rsidP="004764A7">
      <w:pPr>
        <w:pStyle w:val="Heading1"/>
      </w:pPr>
      <w:bookmarkStart w:id="3826" w:name="_Toc427508537"/>
      <w:r>
        <w:t>Fonts</w:t>
      </w:r>
      <w:bookmarkEnd w:id="3826"/>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3827" w:name="_Toc427508538"/>
      <w:r>
        <w:t>Font</w:t>
      </w:r>
      <w:r w:rsidRPr="00CD5746">
        <w:t>.</w:t>
      </w:r>
      <w:r>
        <w:t>load &lt;font_ptr_nvar&gt;, &lt;filename_sexp&gt;</w:t>
      </w:r>
      <w:bookmarkEnd w:id="3827"/>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3828" w:name="_Toc427508539"/>
      <w:r>
        <w:t>Font</w:t>
      </w:r>
      <w:r w:rsidRPr="00CD5746">
        <w:t>.</w:t>
      </w:r>
      <w:r>
        <w:t xml:space="preserve">delete </w:t>
      </w:r>
      <w:r w:rsidR="00F733A7">
        <w:t>{</w:t>
      </w:r>
      <w:r>
        <w:t>&lt;font_ptr_n</w:t>
      </w:r>
      <w:r w:rsidR="00CE41D9">
        <w:t>exp</w:t>
      </w:r>
      <w:r>
        <w:t>&gt;</w:t>
      </w:r>
      <w:r w:rsidR="00F733A7">
        <w:t>}</w:t>
      </w:r>
      <w:bookmarkEnd w:id="3828"/>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3829" w:name="_Toc427508540"/>
      <w:r>
        <w:lastRenderedPageBreak/>
        <w:t>Font</w:t>
      </w:r>
      <w:r w:rsidRPr="00CD5746">
        <w:t>.</w:t>
      </w:r>
      <w:r>
        <w:t>clear</w:t>
      </w:r>
      <w:bookmarkEnd w:id="3829"/>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3830" w:name="_Toc427508541"/>
      <w:r>
        <w:t>Console I/O</w:t>
      </w:r>
      <w:bookmarkEnd w:id="3830"/>
    </w:p>
    <w:p w:rsidR="00D91C25" w:rsidRDefault="00645E12" w:rsidP="00EB1F62">
      <w:pPr>
        <w:pStyle w:val="Heading2"/>
      </w:pPr>
      <w:bookmarkStart w:id="3831" w:name="_Toc427508542"/>
      <w:r>
        <w:t>Output Console</w:t>
      </w:r>
      <w:bookmarkEnd w:id="3831"/>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3832" w:name="_Toc427508543"/>
      <w:r>
        <w:t>Console.</w:t>
      </w:r>
      <w:r w:rsidR="001B1CBE">
        <w:t>t</w:t>
      </w:r>
      <w:r>
        <w:t>itle { &lt;title_sexp&gt;}</w:t>
      </w:r>
      <w:bookmarkEnd w:id="3832"/>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3833" w:name="_Toc427508544"/>
      <w:r>
        <w:t>C</w:t>
      </w:r>
      <w:r w:rsidR="00A052E9">
        <w:t>ls</w:t>
      </w:r>
      <w:bookmarkEnd w:id="3833"/>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176F87">
      <w:pPr>
        <w:pStyle w:val="Heading3"/>
        <w:spacing w:before="0"/>
      </w:pPr>
      <w:bookmarkStart w:id="3834" w:name="_Toc427508545"/>
      <w:r w:rsidRPr="00D91C25">
        <w:t>Print</w:t>
      </w:r>
      <w:r w:rsidR="00184DA5">
        <w:t xml:space="preserve"> </w:t>
      </w:r>
      <w:r w:rsidR="008451C1">
        <w:t>{</w:t>
      </w:r>
      <w:r w:rsidR="00184DA5">
        <w:t>&lt;exp&gt; {,|;}</w:t>
      </w:r>
      <w:r w:rsidR="00A46A88">
        <w:t>}</w:t>
      </w:r>
      <w:r w:rsidR="00184DA5">
        <w:t xml:space="preserve"> ...</w:t>
      </w:r>
      <w:bookmarkEnd w:id="3834"/>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3835" w:name="_Toc427508546"/>
      <w:r>
        <w:t>?</w:t>
      </w:r>
      <w:r w:rsidR="007A7950">
        <w:t xml:space="preserve"> {&lt;exp&gt; {,|;}} ...</w:t>
      </w:r>
      <w:bookmarkEnd w:id="3835"/>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lastRenderedPageBreak/>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3836" w:name="_Toc427508547"/>
      <w:r w:rsidRPr="00D91C25">
        <w:t>Print</w:t>
      </w:r>
      <w:r>
        <w:t xml:space="preserve"> with User-Defined Functions</w:t>
      </w:r>
      <w:bookmarkEnd w:id="3836"/>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3837" w:name="_Toc427508548"/>
      <w:r>
        <w:t>Console.line.count &lt;count_nvar&gt;</w:t>
      </w:r>
      <w:bookmarkEnd w:id="3837"/>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3838" w:name="_Toc427508549"/>
      <w:r>
        <w:t>Console.line.text &lt;line_nexp&gt;</w:t>
      </w:r>
      <w:r w:rsidR="000B4495">
        <w:t>, &lt;text_svar&gt;</w:t>
      </w:r>
      <w:bookmarkEnd w:id="3838"/>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3839" w:name="_Toc427508550"/>
      <w:r>
        <w:t>Console.line.touched &lt;line_nvar&gt;</w:t>
      </w:r>
      <w:r w:rsidR="000B4495">
        <w:t xml:space="preserve"> {, &lt;press_lvar&gt;}</w:t>
      </w:r>
      <w:bookmarkEnd w:id="3839"/>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lastRenderedPageBreak/>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3840" w:name="_Toc427508551"/>
      <w:r>
        <w:t>Console.save &lt;filename_sexp&gt;</w:t>
      </w:r>
      <w:bookmarkEnd w:id="3840"/>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3841" w:name="_Toc427508552"/>
      <w:r>
        <w:t xml:space="preserve">User </w:t>
      </w:r>
      <w:r w:rsidR="00D91C25">
        <w:t>Input</w:t>
      </w:r>
      <w:r w:rsidR="006C56BC">
        <w:t xml:space="preserve"> and Interaction</w:t>
      </w:r>
      <w:bookmarkEnd w:id="3841"/>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ins w:id="3842" w:author="Sammartano, Marc (BIC USA)" w:date="2015-06-16T13:26:00Z">
        <w:r w:rsidR="002E363B">
          <w:t xml:space="preserve">, </w:t>
        </w:r>
        <w:r w:rsidR="002E363B">
          <w:rPr>
            <w:b/>
          </w:rPr>
          <w:t>Kb.show</w:t>
        </w:r>
        <w:r w:rsidR="002E363B">
          <w:t>,</w:t>
        </w:r>
      </w:ins>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3843" w:name="_Toc427508553"/>
      <w:r>
        <w:t>Dialog.m</w:t>
      </w:r>
      <w:r w:rsidR="00BD0BBD">
        <w:t>essage {&lt;title_sexp&gt;}, {&lt;message_sexp&gt;}, &lt;selection_nvar&gt; {, &lt;button1_sexp&gt;{, &lt;button2_sexp&gt;{, &lt;button3_sexp&gt;}}}</w:t>
      </w:r>
      <w:bookmarkEnd w:id="3843"/>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lastRenderedPageBreak/>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3844" w:name="_Toc427508554"/>
      <w:r>
        <w:t>Dialog.s</w:t>
      </w:r>
      <w:r w:rsidR="00ED539B">
        <w:t>elect &lt;selection_nvar&gt;, &lt;Array$[]&gt;|&lt;list_nexp&gt; {,&lt;title_sexp&gt;}</w:t>
      </w:r>
      <w:bookmarkEnd w:id="3844"/>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3845" w:name="_Toc427508555"/>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3845"/>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lastRenderedPageBreak/>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ins w:id="3846" w:author="Sammartano, Marc (BIC USA)" w:date="2015-06-15T12:27:00Z">
        <w:r w:rsidR="00A06E47">
          <w:t>n</w:t>
        </w:r>
      </w:ins>
      <w:del w:id="3847" w:author="Sammartano, Marc (BIC USA)" w:date="2015-06-15T12:27:00Z">
        <w:r w:rsidR="00B825DB" w:rsidDel="00A06E47">
          <w:delText xml:space="preserve"> statement beginning with the</w:delText>
        </w:r>
      </w:del>
      <w:r w:rsidR="00B825DB">
        <w:t xml:space="preserve"> "</w:t>
      </w:r>
      <w:r>
        <w:t>OnError:</w:t>
      </w:r>
      <w:r w:rsidR="00B825DB">
        <w:t>" label</w:t>
      </w:r>
      <w:r>
        <w:t xml:space="preserve">, execution will resume at the statement following the </w:t>
      </w:r>
      <w:del w:id="3848" w:author="Sammartano, Marc (BIC USA)" w:date="2015-06-15T12:28:00Z">
        <w:r w:rsidR="00F5651B" w:rsidDel="00A06E47">
          <w:delText>"</w:delText>
        </w:r>
        <w:r w:rsidDel="00A06E47">
          <w:delText>OnError:</w:delText>
        </w:r>
        <w:r w:rsidR="00F5651B" w:rsidDel="00A06E47">
          <w:delText>"</w:delText>
        </w:r>
        <w:r w:rsidDel="00A06E47">
          <w:delText xml:space="preserve"> statement</w:delText>
        </w:r>
      </w:del>
      <w:ins w:id="3849" w:author="Sammartano, Marc (BIC USA)" w:date="2015-06-15T12:28:00Z">
        <w:r w:rsidR="00A06E47">
          <w:t>label</w:t>
        </w:r>
      </w:ins>
      <w:r>
        <w: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p>
    <w:p w:rsidR="00D91C25" w:rsidRDefault="00D91C25" w:rsidP="005F4916">
      <w:pPr>
        <w:pStyle w:val="Heading3"/>
      </w:pPr>
      <w:bookmarkStart w:id="3850" w:name="_Toc427508556"/>
      <w:r>
        <w:t>Inkey$</w:t>
      </w:r>
      <w:r w:rsidR="00D1460F">
        <w:t xml:space="preserve"> &lt;svar&gt;</w:t>
      </w:r>
      <w:bookmarkEnd w:id="3850"/>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3851" w:name="_Toc427508557"/>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3851"/>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xml:space="preserve"> but positional: you may omit any of them, but you must have the correct number of commas before any parameter you want to you. If omitted, their default values are 0.</w:t>
      </w:r>
    </w:p>
    <w:p w:rsidR="00176F87" w:rsidRDefault="00176F87" w:rsidP="007C0B75">
      <w:r>
        <w:lastRenderedPageBreak/>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3852" w:name="_Toc427508558"/>
      <w:r>
        <w:t>Select &lt;selection_nvar&gt;, &lt;Array$[]&gt;|&lt;list_nexp&gt; {,&lt;title_sexp&gt; {, &lt;message_sexp&gt; } } {,&lt;press_lvar&gt; }</w:t>
      </w:r>
      <w:bookmarkEnd w:id="3852"/>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7B5B5A" w:rsidRDefault="006E0666" w:rsidP="005F4916">
      <w:pPr>
        <w:pStyle w:val="Heading3"/>
        <w:rPr>
          <w:rFonts w:eastAsia="Times New Roman"/>
        </w:rPr>
      </w:pPr>
      <w:bookmarkStart w:id="3853" w:name="_Toc42750855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3853"/>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lastRenderedPageBreak/>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3854" w:name="_Toc427508560"/>
      <w:r w:rsidRPr="00833CF8">
        <w:t>TGet &lt;result_svar&gt;</w:t>
      </w:r>
      <w:r>
        <w:t>, &lt;prompt_sexp&gt; {, &lt;title_sexp&gt;</w:t>
      </w:r>
      <w:r w:rsidRPr="00833CF8">
        <w:t>}</w:t>
      </w:r>
      <w:bookmarkEnd w:id="3854"/>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rPr>
          <w:ins w:id="3855" w:author="Sammartano, Marc (BIC USA)" w:date="2015-06-16T13:36:00Z"/>
        </w:rPr>
      </w:pPr>
      <w:bookmarkStart w:id="3856" w:name="_Toc427508561"/>
      <w:ins w:id="3857" w:author="Sammartano, Marc (BIC USA)" w:date="2015-06-16T13:36:00Z">
        <w:r>
          <w:t>Kb.hide</w:t>
        </w:r>
        <w:bookmarkEnd w:id="3856"/>
        <w:r>
          <w:fldChar w:fldCharType="begin"/>
        </w:r>
        <w:r>
          <w:instrText xml:space="preserve"> XE "</w:instrText>
        </w:r>
        <w:r w:rsidRPr="0012310D">
          <w:instrText>Kb.hide</w:instrText>
        </w:r>
        <w:r>
          <w:instrText xml:space="preserve">" </w:instrText>
        </w:r>
        <w:r>
          <w:fldChar w:fldCharType="end"/>
        </w:r>
      </w:ins>
    </w:p>
    <w:p w:rsidR="000027EE" w:rsidRDefault="00E40235" w:rsidP="00E40235">
      <w:pPr>
        <w:rPr>
          <w:ins w:id="3858" w:author="Sammartano, Marc (BIC USA)" w:date="2015-08-05T16:50:00Z"/>
        </w:rPr>
      </w:pPr>
      <w:ins w:id="3859" w:author="Sammartano, Marc (BIC USA)" w:date="2015-06-16T13:36:00Z">
        <w:r>
          <w:t>Hides the soft keyboard.</w:t>
        </w:r>
      </w:ins>
    </w:p>
    <w:p w:rsidR="000027EE" w:rsidRDefault="000027EE" w:rsidP="00E40235">
      <w:pPr>
        <w:rPr>
          <w:ins w:id="3860" w:author="Sammartano, Marc (BIC USA)" w:date="2015-08-05T16:51:00Z"/>
        </w:rPr>
      </w:pPr>
      <w:ins w:id="3861" w:author="Sammartano, Marc (BIC USA)" w:date="2015-08-05T16:50:00Z">
        <w:r>
          <w:t xml:space="preserve">If the keyboard </w:t>
        </w:r>
      </w:ins>
      <w:ins w:id="3862" w:author="Sammartano, Marc (BIC USA)" w:date="2015-08-05T16:52:00Z">
        <w:r>
          <w:t>is</w:t>
        </w:r>
      </w:ins>
      <w:ins w:id="3863" w:author="Sammartano, Marc (BIC USA)" w:date="2015-08-05T16:50:00Z">
        <w:r>
          <w:t xml:space="preserve"> showing, and you have </w:t>
        </w:r>
      </w:ins>
      <w:ins w:id="3864" w:author="Sammartano, Marc (BIC USA)" w:date="2015-08-05T16:51:00Z">
        <w:r>
          <w:t xml:space="preserve">an </w:t>
        </w:r>
        <w:r>
          <w:rPr>
            <w:b/>
          </w:rPr>
          <w:t>OnK</w:t>
        </w:r>
      </w:ins>
      <w:ins w:id="3865" w:author="Sammartano, Marc (BIC USA)" w:date="2015-08-05T17:32:00Z">
        <w:r w:rsidR="00E638BE">
          <w:rPr>
            <w:b/>
          </w:rPr>
          <w:t>b</w:t>
        </w:r>
      </w:ins>
      <w:ins w:id="3866" w:author="Sammartano, Marc (BIC USA)" w:date="2015-08-05T16:51:00Z">
        <w:r>
          <w:rPr>
            <w:b/>
          </w:rPr>
          <w:t>Change:</w:t>
        </w:r>
        <w:r>
          <w:t xml:space="preserve"> interrupt label, BASIC! will jump to your interrupt label when the keyboard closes.</w:t>
        </w:r>
      </w:ins>
    </w:p>
    <w:p w:rsidR="00E40235" w:rsidRDefault="00E40235" w:rsidP="00E40235">
      <w:pPr>
        <w:rPr>
          <w:ins w:id="3867" w:author="Sammartano, Marc (BIC USA)" w:date="2015-08-05T16:40:00Z"/>
        </w:rPr>
      </w:pPr>
      <w:ins w:id="3868" w:author="Sammartano, Marc (BIC USA)" w:date="2015-06-16T13:36:00Z">
        <w:r>
          <w:t xml:space="preserve">The soft keyboard is always hidden when your program starts running, regardless of whether </w:t>
        </w:r>
      </w:ins>
      <w:ins w:id="3869" w:author="Sammartano, Marc (BIC USA)" w:date="2015-08-05T16:57:00Z">
        <w:r w:rsidR="000027EE">
          <w:t>it</w:t>
        </w:r>
      </w:ins>
      <w:ins w:id="3870" w:author="Sammartano, Marc (BIC USA)" w:date="2015-06-16T13:36:00Z">
        <w:r>
          <w:t xml:space="preserve"> is showing in the Editor.</w:t>
        </w:r>
      </w:ins>
    </w:p>
    <w:p w:rsidR="00067527" w:rsidRDefault="00067527" w:rsidP="00E40235">
      <w:pPr>
        <w:rPr>
          <w:ins w:id="3871" w:author="Sammartano, Marc (BIC USA)" w:date="2015-08-05T16:44:00Z"/>
        </w:rPr>
      </w:pPr>
      <w:ins w:id="3872" w:author="Sammartano, Marc (BIC USA)" w:date="2015-08-05T16:40:00Z">
        <w:r>
          <w:t xml:space="preserve">Note: </w:t>
        </w:r>
      </w:ins>
      <w:ins w:id="3873" w:author="Sammartano, Marc (BIC USA)" w:date="2015-08-05T16:41:00Z">
        <w:r>
          <w:t xml:space="preserve">BASIC! </w:t>
        </w:r>
      </w:ins>
      <w:ins w:id="3874" w:author="Sammartano, Marc (BIC USA)" w:date="2015-08-05T16:45:00Z">
        <w:r>
          <w:t>automatically</w:t>
        </w:r>
      </w:ins>
      <w:ins w:id="3875" w:author="Sammartano, Marc (BIC USA)" w:date="2015-08-05T16:41:00Z">
        <w:r>
          <w:t xml:space="preserve"> hides t</w:t>
        </w:r>
      </w:ins>
      <w:ins w:id="3876" w:author="Sammartano, Marc (BIC USA)" w:date="2015-08-05T16:40:00Z">
        <w:r>
          <w:t xml:space="preserve">he soft keyboard </w:t>
        </w:r>
      </w:ins>
      <w:ins w:id="3877" w:author="Sammartano, Marc (BIC USA)" w:date="2015-08-05T16:41:00Z">
        <w:r>
          <w:t>when you change screens</w:t>
        </w:r>
      </w:ins>
      <w:ins w:id="3878" w:author="Sammartano, Marc (BIC USA)" w:date="2015-08-05T16:40:00Z">
        <w:r>
          <w:t>.</w:t>
        </w:r>
      </w:ins>
      <w:ins w:id="3879" w:author="Sammartano, Marc (BIC USA)" w:date="2015-08-05T16:41:00Z">
        <w:r>
          <w:t xml:space="preserve"> For example, if the keyboard is showing over the Output Console, and you execute </w:t>
        </w:r>
        <w:r w:rsidRPr="00067527">
          <w:rPr>
            <w:b/>
          </w:rPr>
          <w:t>GR.open</w:t>
        </w:r>
        <w:r>
          <w:t xml:space="preserve"> to </w:t>
        </w:r>
      </w:ins>
      <w:ins w:id="3880" w:author="Sammartano, Marc (BIC USA)" w:date="2015-08-05T16:42:00Z">
        <w:r>
          <w:t>start</w:t>
        </w:r>
      </w:ins>
      <w:ins w:id="3881" w:author="Sammartano, Marc (BIC USA)" w:date="2015-08-05T16:41:00Z">
        <w:r>
          <w:t xml:space="preserve"> </w:t>
        </w:r>
      </w:ins>
      <w:ins w:id="3882" w:author="Sammartano, Marc (BIC USA)" w:date="2015-08-05T16:42:00Z">
        <w:r>
          <w:t>G</w:t>
        </w:r>
      </w:ins>
      <w:ins w:id="3883" w:author="Sammartano, Marc (BIC USA)" w:date="2015-08-05T16:41:00Z">
        <w:r>
          <w:t xml:space="preserve">raphics </w:t>
        </w:r>
      </w:ins>
      <w:ins w:id="3884" w:author="Sammartano, Marc (BIC USA)" w:date="2015-08-05T16:42:00Z">
        <w:r>
          <w:t>M</w:t>
        </w:r>
      </w:ins>
      <w:ins w:id="3885" w:author="Sammartano, Marc (BIC USA)" w:date="2015-08-05T16:41:00Z">
        <w:r>
          <w:t>ode</w:t>
        </w:r>
      </w:ins>
      <w:ins w:id="3886" w:author="Sammartano, Marc (BIC USA)" w:date="2015-08-05T16:42:00Z">
        <w:r>
          <w:t xml:space="preserve">, the keyboard is hidden. The </w:t>
        </w:r>
      </w:ins>
      <w:ins w:id="3887" w:author="Sammartano, Marc (BIC USA)" w:date="2015-08-05T16:43:00Z">
        <w:r>
          <w:t xml:space="preserve">keyboard will not be showing when you exit Graphics Mode and return to the Console. Similarly, if you show the keyboard over your Graphics screen and you execute </w:t>
        </w:r>
        <w:r w:rsidRPr="00067527">
          <w:rPr>
            <w:b/>
          </w:rPr>
          <w:t>GR.close</w:t>
        </w:r>
        <w:r>
          <w:t xml:space="preserve"> to return to the Console</w:t>
        </w:r>
      </w:ins>
      <w:ins w:id="3888" w:author="Sammartano, Marc (BIC USA)" w:date="2015-08-05T16:44:00Z">
        <w:r>
          <w:t>, the keyboard is hidden.</w:t>
        </w:r>
      </w:ins>
    </w:p>
    <w:p w:rsidR="00067527" w:rsidRPr="00067527" w:rsidRDefault="00067527" w:rsidP="00E40235">
      <w:pPr>
        <w:rPr>
          <w:ins w:id="3889" w:author="Sammartano, Marc (BIC USA)" w:date="2015-06-16T13:36:00Z"/>
        </w:rPr>
      </w:pPr>
      <w:ins w:id="3890" w:author="Sammartano, Marc (BIC USA)" w:date="2015-08-05T16:44:00Z">
        <w:r>
          <w:t xml:space="preserve">If you have an </w:t>
        </w:r>
        <w:r>
          <w:rPr>
            <w:b/>
          </w:rPr>
          <w:t>OnK</w:t>
        </w:r>
      </w:ins>
      <w:ins w:id="3891" w:author="Sammartano, Marc (BIC USA)" w:date="2015-08-05T17:32:00Z">
        <w:r w:rsidR="00E638BE">
          <w:rPr>
            <w:b/>
          </w:rPr>
          <w:t>b</w:t>
        </w:r>
      </w:ins>
      <w:ins w:id="3892" w:author="Sammartano, Marc (BIC USA)" w:date="2015-08-05T16:44:00Z">
        <w:r>
          <w:rPr>
            <w:b/>
          </w:rPr>
          <w:t>Change:</w:t>
        </w:r>
        <w:r>
          <w:t xml:space="preserve"> interrupt label, </w:t>
        </w:r>
      </w:ins>
      <w:ins w:id="3893" w:author="Sammartano, Marc (BIC USA)" w:date="2015-08-05T16:45:00Z">
        <w:r>
          <w:t xml:space="preserve">automatically hiding the keyboard does </w:t>
        </w:r>
      </w:ins>
      <w:ins w:id="3894" w:author="Sammartano, Marc (BIC USA)" w:date="2015-08-05T16:46:00Z">
        <w:r>
          <w:rPr>
            <w:b/>
          </w:rPr>
          <w:t>not</w:t>
        </w:r>
        <w:r>
          <w:t xml:space="preserve"> trigger a jump to the interrupt label.</w:t>
        </w:r>
      </w:ins>
    </w:p>
    <w:p w:rsidR="00E40235" w:rsidRDefault="00E40235" w:rsidP="00E40235">
      <w:pPr>
        <w:pStyle w:val="Heading3"/>
        <w:rPr>
          <w:ins w:id="3895" w:author="Sammartano, Marc (BIC USA)" w:date="2015-06-16T13:36:00Z"/>
        </w:rPr>
      </w:pPr>
      <w:bookmarkStart w:id="3896" w:name="_Toc427508562"/>
      <w:ins w:id="3897" w:author="Sammartano, Marc (BIC USA)" w:date="2015-06-16T13:36:00Z">
        <w:r>
          <w:t>Kb.show</w:t>
        </w:r>
        <w:bookmarkEnd w:id="3896"/>
        <w:r>
          <w:fldChar w:fldCharType="begin"/>
        </w:r>
        <w:r>
          <w:instrText xml:space="preserve"> XE "</w:instrText>
        </w:r>
        <w:r w:rsidRPr="0012310D">
          <w:instrText>Kb.</w:instrText>
        </w:r>
        <w:r>
          <w:instrText xml:space="preserve">show" </w:instrText>
        </w:r>
        <w:r>
          <w:fldChar w:fldCharType="end"/>
        </w:r>
      </w:ins>
    </w:p>
    <w:p w:rsidR="00E40235" w:rsidRDefault="003C28A6" w:rsidP="00E40235">
      <w:pPr>
        <w:rPr>
          <w:ins w:id="3898" w:author="Sammartano, Marc (BIC USA)" w:date="2015-08-05T16:39:00Z"/>
        </w:rPr>
      </w:pPr>
      <w:ins w:id="3899" w:author="Sammartano, Marc (BIC USA)" w:date="2015-06-16T13:51:00Z">
        <w:r>
          <w:t>S</w:t>
        </w:r>
      </w:ins>
      <w:ins w:id="3900" w:author="Sammartano, Marc (BIC USA)" w:date="2015-06-16T13:36:00Z">
        <w:r w:rsidR="00E40235">
          <w:t>how</w:t>
        </w:r>
      </w:ins>
      <w:ins w:id="3901" w:author="Sammartano, Marc (BIC USA)" w:date="2015-06-16T13:52:00Z">
        <w:r>
          <w:t>s</w:t>
        </w:r>
      </w:ins>
      <w:ins w:id="3902" w:author="Sammartano, Marc (BIC USA)" w:date="2015-06-16T13:36:00Z">
        <w:r w:rsidR="00E40235">
          <w:t xml:space="preserve"> the soft keyboard.</w:t>
        </w:r>
      </w:ins>
    </w:p>
    <w:p w:rsidR="00E638BE" w:rsidRDefault="00E638BE" w:rsidP="00E638BE">
      <w:pPr>
        <w:rPr>
          <w:ins w:id="3903" w:author="Sammartano, Marc (BIC USA)" w:date="2015-08-05T17:32:00Z"/>
        </w:rPr>
      </w:pPr>
      <w:ins w:id="3904" w:author="Sammartano, Marc (BIC USA)" w:date="2015-08-05T17:32:00Z">
        <w:r>
          <w:lastRenderedPageBreak/>
          <w:t xml:space="preserve">If the keyboard is not showing, and you have an </w:t>
        </w:r>
        <w:r>
          <w:rPr>
            <w:b/>
          </w:rPr>
          <w:t>OnKbChange:</w:t>
        </w:r>
        <w:r>
          <w:t xml:space="preserve"> interrupt label, BASIC! will jump to your interrupt label when the keyboard </w:t>
        </w:r>
      </w:ins>
      <w:ins w:id="3905" w:author="Sammartano, Marc (BIC USA)" w:date="2015-08-05T17:33:00Z">
        <w:r>
          <w:t>opens</w:t>
        </w:r>
      </w:ins>
      <w:ins w:id="3906" w:author="Sammartano, Marc (BIC USA)" w:date="2015-08-05T17:32:00Z">
        <w:r>
          <w:t>.</w:t>
        </w:r>
      </w:ins>
    </w:p>
    <w:p w:rsidR="003C28A6" w:rsidRDefault="003C28A6" w:rsidP="00E40235">
      <w:pPr>
        <w:rPr>
          <w:ins w:id="3907" w:author="Sammartano, Marc (BIC USA)" w:date="2015-06-16T14:25:00Z"/>
        </w:rPr>
      </w:pPr>
      <w:ins w:id="3908" w:author="Sammartano, Marc (BIC USA)" w:date="2015-06-16T13:52:00Z">
        <w:r>
          <w:t xml:space="preserve">When the soft keyboard is showing, its keys may be read using the </w:t>
        </w:r>
        <w:r w:rsidRPr="003C28A6">
          <w:rPr>
            <w:b/>
          </w:rPr>
          <w:t>Inkey$</w:t>
        </w:r>
        <w:r>
          <w:t xml:space="preserve"> command.</w:t>
        </w:r>
      </w:ins>
      <w:ins w:id="3909" w:author="Sammartano, Marc (BIC USA)" w:date="2015-06-16T13:53:00Z">
        <w:r>
          <w:t xml:space="preserve"> The command may not work in devices with hard or slide-out keyboards.</w:t>
        </w:r>
      </w:ins>
    </w:p>
    <w:p w:rsidR="00067527" w:rsidRDefault="00067527" w:rsidP="00067527">
      <w:pPr>
        <w:rPr>
          <w:ins w:id="3910" w:author="Sammartano, Marc (BIC USA)" w:date="2015-08-05T16:48:00Z"/>
        </w:rPr>
      </w:pPr>
      <w:ins w:id="3911" w:author="Sammartano, Marc (BIC USA)" w:date="2015-08-05T16:48:00Z">
        <w:r>
          <w:t xml:space="preserve">You cannot show the soft keyboard over the Output Console unless you first </w:t>
        </w:r>
        <w:r w:rsidRPr="00067527">
          <w:rPr>
            <w:b/>
          </w:rPr>
          <w:t>P</w:t>
        </w:r>
        <w:r>
          <w:rPr>
            <w:b/>
          </w:rPr>
          <w:t>rint</w:t>
        </w:r>
        <w:r>
          <w:t xml:space="preserve"> to the Console.</w:t>
        </w:r>
      </w:ins>
    </w:p>
    <w:p w:rsidR="007B41AD" w:rsidRDefault="007B41AD" w:rsidP="00662FB4">
      <w:pPr>
        <w:pStyle w:val="Heading3"/>
      </w:pPr>
      <w:bookmarkStart w:id="3912" w:name="_Toc427508563"/>
      <w:r>
        <w:t>Kb.</w:t>
      </w:r>
      <w:r w:rsidR="00194BF8">
        <w:t>toggle</w:t>
      </w:r>
      <w:bookmarkEnd w:id="3912"/>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Del="003C28A6" w:rsidRDefault="007B41AD" w:rsidP="002A33F3">
      <w:pPr>
        <w:rPr>
          <w:del w:id="3913" w:author="Sammartano, Marc (BIC USA)" w:date="2015-06-16T13:54:00Z"/>
        </w:rPr>
      </w:pPr>
      <w:del w:id="3914" w:author="Sammartano, Marc (BIC USA)" w:date="2015-06-16T13:54:00Z">
        <w:r w:rsidDel="003C28A6">
          <w:delText xml:space="preserve">Keys may be read using the </w:delText>
        </w:r>
        <w:r w:rsidRPr="00EF53E1" w:rsidDel="003C28A6">
          <w:rPr>
            <w:b/>
          </w:rPr>
          <w:delText>Inkey$</w:delText>
        </w:r>
        <w:r w:rsidDel="003C28A6">
          <w:delText xml:space="preserve"> command. The command may not work in devices with hard or slide</w:delText>
        </w:r>
        <w:r w:rsidR="003A398F" w:rsidDel="003C28A6">
          <w:delText>-</w:delText>
        </w:r>
        <w:r w:rsidDel="003C28A6">
          <w:delText>out keyboards.</w:delText>
        </w:r>
      </w:del>
    </w:p>
    <w:p w:rsidR="00194BF8" w:rsidDel="003C28A6" w:rsidRDefault="00194BF8" w:rsidP="002A33F3">
      <w:pPr>
        <w:rPr>
          <w:del w:id="3915" w:author="Sammartano, Marc (BIC USA)" w:date="2015-06-16T13:54:00Z"/>
        </w:rPr>
      </w:pPr>
      <w:del w:id="3916" w:author="Sammartano, Marc (BIC USA)" w:date="2015-06-16T13:54:00Z">
        <w:r w:rsidDel="003C28A6">
          <w:delText xml:space="preserve">The command should be followed by </w:delText>
        </w:r>
        <w:r w:rsidRPr="00EF53E1" w:rsidDel="003C28A6">
          <w:rPr>
            <w:b/>
          </w:rPr>
          <w:delText>Pause 1000</w:delText>
        </w:r>
        <w:r w:rsidDel="003C28A6">
          <w:delText xml:space="preserve"> to </w:delText>
        </w:r>
        <w:r w:rsidR="003F5D44" w:rsidDel="003C28A6">
          <w:delText>e</w:delText>
        </w:r>
        <w:r w:rsidDel="003C28A6">
          <w:delText>nsure that the keyboard visibility has time to change.</w:delText>
        </w:r>
      </w:del>
    </w:p>
    <w:p w:rsidR="007B41AD" w:rsidDel="00E40235" w:rsidRDefault="007B41AD" w:rsidP="00662FB4">
      <w:pPr>
        <w:pStyle w:val="Heading3"/>
        <w:rPr>
          <w:del w:id="3917" w:author="Sammartano, Marc (BIC USA)" w:date="2015-06-16T13:35:00Z"/>
        </w:rPr>
      </w:pPr>
      <w:del w:id="3918" w:author="Sammartano, Marc (BIC USA)" w:date="2015-06-16T13:35:00Z">
        <w:r w:rsidDel="00E40235">
          <w:delText>Kb.hide</w:delText>
        </w:r>
        <w:r w:rsidR="00520661" w:rsidDel="00E40235">
          <w:rPr>
            <w:b w:val="0"/>
            <w:bCs w:val="0"/>
          </w:rPr>
          <w:fldChar w:fldCharType="begin"/>
        </w:r>
        <w:r w:rsidDel="00E40235">
          <w:delInstrText xml:space="preserve"> XE "</w:delInstrText>
        </w:r>
        <w:r w:rsidRPr="0012310D" w:rsidDel="00E40235">
          <w:delInstrText>Kb.hide</w:delInstrText>
        </w:r>
        <w:r w:rsidDel="00E40235">
          <w:delInstrText xml:space="preserve">" </w:delInstrText>
        </w:r>
        <w:r w:rsidR="00520661" w:rsidDel="00E40235">
          <w:rPr>
            <w:b w:val="0"/>
            <w:bCs w:val="0"/>
          </w:rPr>
          <w:fldChar w:fldCharType="end"/>
        </w:r>
      </w:del>
    </w:p>
    <w:p w:rsidR="007B41AD" w:rsidDel="00E40235" w:rsidRDefault="007B41AD" w:rsidP="002A33F3">
      <w:pPr>
        <w:rPr>
          <w:del w:id="3919" w:author="Sammartano, Marc (BIC USA)" w:date="2015-06-16T13:35:00Z"/>
        </w:rPr>
      </w:pPr>
      <w:del w:id="3920" w:author="Sammartano, Marc (BIC USA)" w:date="2015-06-16T13:35:00Z">
        <w:r w:rsidDel="00E40235">
          <w:delText>Hides the soft keyboard.</w:delText>
        </w:r>
      </w:del>
    </w:p>
    <w:p w:rsidR="006873CE" w:rsidDel="00E40235" w:rsidRDefault="006873CE" w:rsidP="002A33F3">
      <w:pPr>
        <w:rPr>
          <w:del w:id="3921" w:author="Sammartano, Marc (BIC USA)" w:date="2015-06-16T13:35:00Z"/>
        </w:rPr>
      </w:pPr>
      <w:del w:id="3922" w:author="Sammartano, Marc (BIC USA)" w:date="2015-06-16T13:35:00Z">
        <w:r w:rsidDel="00E40235">
          <w:delText xml:space="preserve">Note: </w:delText>
        </w:r>
      </w:del>
      <w:del w:id="3923" w:author="Sammartano, Marc (BIC USA)" w:date="2015-06-16T13:33:00Z">
        <w:r w:rsidDel="002E363B">
          <w:delText>If t</w:delText>
        </w:r>
      </w:del>
      <w:del w:id="3924" w:author="Sammartano, Marc (BIC USA)" w:date="2015-06-16T13:35:00Z">
        <w:r w:rsidDel="00E40235">
          <w:delText xml:space="preserve">he soft keyboard is </w:delText>
        </w:r>
      </w:del>
      <w:del w:id="3925" w:author="Sammartano, Marc (BIC USA)" w:date="2015-06-16T13:33:00Z">
        <w:r w:rsidDel="002E363B">
          <w:delText xml:space="preserve">showing in the Editor when the Run is started, the </w:delText>
        </w:r>
        <w:r w:rsidR="002A33F3" w:rsidDel="002E363B">
          <w:delText>K</w:delText>
        </w:r>
        <w:r w:rsidDel="002E363B">
          <w:delText>b.</w:delText>
        </w:r>
        <w:r w:rsidR="00194BF8" w:rsidDel="002E363B">
          <w:delText>toggle</w:delText>
        </w:r>
        <w:r w:rsidDel="002E363B">
          <w:delText xml:space="preserve"> </w:delText>
        </w:r>
        <w:r w:rsidR="00194BF8" w:rsidDel="002E363B">
          <w:delText>command hide</w:delText>
        </w:r>
        <w:r w:rsidR="002A33F3" w:rsidDel="002E363B">
          <w:delText>s</w:delText>
        </w:r>
        <w:r w:rsidR="00194BF8" w:rsidDel="002E363B">
          <w:delText xml:space="preserve"> the keyboard</w:delText>
        </w:r>
        <w:r w:rsidDel="002E363B">
          <w:delText xml:space="preserve">. The following code will </w:delText>
        </w:r>
        <w:r w:rsidR="003F5D44" w:rsidDel="002E363B">
          <w:delText>e</w:delText>
        </w:r>
        <w:r w:rsidDel="002E363B">
          <w:delText>nsure that the soft keyboard is shown</w:delText>
        </w:r>
      </w:del>
      <w:del w:id="3926" w:author="Sammartano, Marc (BIC USA)" w:date="2015-06-16T13:35:00Z">
        <w:r w:rsidDel="00E40235">
          <w:delText xml:space="preserve"> regardless of whether the keyboard is showing in the Editor.</w:delText>
        </w:r>
      </w:del>
    </w:p>
    <w:p w:rsidR="006873CE" w:rsidRPr="0096220C" w:rsidDel="00E40235" w:rsidRDefault="006873CE" w:rsidP="007B2223">
      <w:pPr>
        <w:pStyle w:val="Codeexample"/>
        <w:rPr>
          <w:del w:id="3927" w:author="Sammartano, Marc (BIC USA)" w:date="2015-06-16T13:35:00Z"/>
          <w:rFonts w:ascii="Letter Gothic" w:hAnsi="Letter Gothic"/>
          <w:b w:val="0"/>
        </w:rPr>
      </w:pPr>
      <w:del w:id="3928" w:author="Sammartano, Marc (BIC USA)" w:date="2015-06-16T13:35:00Z">
        <w:r w:rsidRPr="0096220C" w:rsidDel="00E40235">
          <w:rPr>
            <w:rFonts w:ascii="Letter Gothic" w:hAnsi="Letter Gothic"/>
            <w:b w:val="0"/>
          </w:rPr>
          <w:delText>PAUSE 100</w:delText>
        </w:r>
      </w:del>
    </w:p>
    <w:p w:rsidR="006873CE" w:rsidRPr="0096220C" w:rsidDel="00E40235" w:rsidRDefault="006873CE" w:rsidP="007B2223">
      <w:pPr>
        <w:pStyle w:val="Codeexample"/>
        <w:rPr>
          <w:del w:id="3929" w:author="Sammartano, Marc (BIC USA)" w:date="2015-06-16T13:35:00Z"/>
          <w:rFonts w:ascii="Letter Gothic" w:hAnsi="Letter Gothic"/>
          <w:b w:val="0"/>
        </w:rPr>
      </w:pPr>
      <w:del w:id="3930" w:author="Sammartano, Marc (BIC USA)" w:date="2015-06-16T13:35:00Z">
        <w:r w:rsidRPr="0096220C" w:rsidDel="00E40235">
          <w:rPr>
            <w:rFonts w:ascii="Letter Gothic" w:hAnsi="Letter Gothic"/>
            <w:b w:val="0"/>
          </w:rPr>
          <w:delText>KB.HIDE</w:delText>
        </w:r>
      </w:del>
    </w:p>
    <w:p w:rsidR="006873CE" w:rsidRPr="0096220C" w:rsidDel="00E40235" w:rsidRDefault="006873CE" w:rsidP="007B2223">
      <w:pPr>
        <w:pStyle w:val="Codeexample"/>
        <w:rPr>
          <w:del w:id="3931" w:author="Sammartano, Marc (BIC USA)" w:date="2015-06-16T13:35:00Z"/>
          <w:rFonts w:ascii="Letter Gothic" w:hAnsi="Letter Gothic"/>
          <w:b w:val="0"/>
        </w:rPr>
      </w:pPr>
      <w:del w:id="3932" w:author="Sammartano, Marc (BIC USA)" w:date="2015-06-16T13:35:00Z">
        <w:r w:rsidRPr="0096220C" w:rsidDel="00E40235">
          <w:rPr>
            <w:rFonts w:ascii="Letter Gothic" w:hAnsi="Letter Gothic"/>
            <w:b w:val="0"/>
          </w:rPr>
          <w:delText>PAUSE 1000</w:delText>
        </w:r>
      </w:del>
    </w:p>
    <w:p w:rsidR="006873CE" w:rsidRPr="0096220C" w:rsidDel="00E40235" w:rsidRDefault="006873CE" w:rsidP="007B2223">
      <w:pPr>
        <w:pStyle w:val="Codeexample"/>
        <w:rPr>
          <w:del w:id="3933" w:author="Sammartano, Marc (BIC USA)" w:date="2015-06-16T13:35:00Z"/>
          <w:rFonts w:ascii="Letter Gothic" w:hAnsi="Letter Gothic"/>
          <w:b w:val="0"/>
        </w:rPr>
      </w:pPr>
      <w:del w:id="3934" w:author="Sammartano, Marc (BIC USA)" w:date="2015-06-16T13:35:00Z">
        <w:r w:rsidRPr="0096220C" w:rsidDel="00E40235">
          <w:rPr>
            <w:rFonts w:ascii="Letter Gothic" w:hAnsi="Letter Gothic"/>
            <w:b w:val="0"/>
          </w:rPr>
          <w:delText>KB.</w:delText>
        </w:r>
        <w:r w:rsidR="003D50EC" w:rsidRPr="0096220C" w:rsidDel="00E40235">
          <w:rPr>
            <w:rFonts w:ascii="Letter Gothic" w:hAnsi="Letter Gothic"/>
            <w:b w:val="0"/>
          </w:rPr>
          <w:delText>TOGGLE</w:delText>
        </w:r>
      </w:del>
    </w:p>
    <w:p w:rsidR="00067527" w:rsidRDefault="00067527" w:rsidP="00067527">
      <w:pPr>
        <w:pStyle w:val="Heading3"/>
        <w:rPr>
          <w:ins w:id="3935" w:author="Sammartano, Marc (BIC USA)" w:date="2015-08-05T16:48:00Z"/>
        </w:rPr>
      </w:pPr>
      <w:bookmarkStart w:id="3936" w:name="_Toc427508564"/>
      <w:ins w:id="3937" w:author="Sammartano, Marc (BIC USA)" w:date="2015-08-05T16:48:00Z">
        <w:r>
          <w:t>Kb.showing &lt;lvar&gt;</w:t>
        </w:r>
        <w:bookmarkEnd w:id="3936"/>
        <w:r>
          <w:fldChar w:fldCharType="begin"/>
        </w:r>
        <w:r>
          <w:instrText xml:space="preserve"> XE "</w:instrText>
        </w:r>
        <w:r w:rsidRPr="00B22178">
          <w:instrText>Kb.</w:instrText>
        </w:r>
        <w:r>
          <w:instrText xml:space="preserve">showing &lt;lvar&gt;" </w:instrText>
        </w:r>
        <w:r>
          <w:fldChar w:fldCharType="end"/>
        </w:r>
      </w:ins>
    </w:p>
    <w:p w:rsidR="00067527" w:rsidRDefault="00067527" w:rsidP="00067527">
      <w:pPr>
        <w:rPr>
          <w:ins w:id="3938" w:author="Sammartano, Marc (BIC USA)" w:date="2015-08-05T16:50:00Z"/>
        </w:rPr>
      </w:pPr>
      <w:ins w:id="3939" w:author="Sammartano, Marc (BIC USA)" w:date="2015-08-05T16:49:00Z">
        <w:r>
          <w:t>Reports the visibility of the soft keyboard</w:t>
        </w:r>
      </w:ins>
      <w:ins w:id="3940" w:author="Sammartano, Marc (BIC USA)" w:date="2015-08-05T16:48:00Z">
        <w:r>
          <w:t>.</w:t>
        </w:r>
      </w:ins>
      <w:ins w:id="3941" w:author="Sammartano, Marc (BIC USA)" w:date="2015-08-05T16:49:00Z">
        <w:r>
          <w:t xml:space="preserve"> If the keyboard is showing, the &lt;lvar&gt; is set to 1.0 (true), otherwise the &lt;lvar&gt; is set to 0.0 (false).</w:t>
        </w:r>
      </w:ins>
    </w:p>
    <w:p w:rsidR="000027EE" w:rsidRDefault="000027EE" w:rsidP="00067527">
      <w:pPr>
        <w:rPr>
          <w:ins w:id="3942" w:author="Sammartano, Marc (BIC USA)" w:date="2015-08-05T17:24:00Z"/>
        </w:rPr>
      </w:pPr>
      <w:ins w:id="3943" w:author="Sammartano, Marc (BIC USA)" w:date="2015-08-05T16:50:00Z">
        <w:r>
          <w:t xml:space="preserve">This command reports only the status of the </w:t>
        </w:r>
      </w:ins>
      <w:ins w:id="3944" w:author="Sammartano, Marc (BIC USA)" w:date="2015-08-05T17:21:00Z">
        <w:r w:rsidR="00087C85">
          <w:t xml:space="preserve">keyboard shown by </w:t>
        </w:r>
        <w:r w:rsidR="00087C85" w:rsidRPr="00087C85">
          <w:rPr>
            <w:b/>
          </w:rPr>
          <w:t>K</w:t>
        </w:r>
      </w:ins>
      <w:ins w:id="3945" w:author="Sammartano, Marc (BIC USA)" w:date="2015-08-05T17:32:00Z">
        <w:r w:rsidR="00E638BE">
          <w:rPr>
            <w:b/>
          </w:rPr>
          <w:t>b</w:t>
        </w:r>
      </w:ins>
      <w:ins w:id="3946" w:author="Sammartano, Marc (BIC USA)" w:date="2015-08-05T17:21:00Z">
        <w:r w:rsidR="00087C85" w:rsidRPr="00087C85">
          <w:rPr>
            <w:b/>
          </w:rPr>
          <w:t>.show</w:t>
        </w:r>
        <w:r w:rsidR="00087C85">
          <w:t xml:space="preserve">. For example, the keyboard attached to the </w:t>
        </w:r>
        <w:r w:rsidR="00087C85" w:rsidRPr="00087C85">
          <w:rPr>
            <w:b/>
          </w:rPr>
          <w:t>Input</w:t>
        </w:r>
        <w:r w:rsidR="00087C85">
          <w:t xml:space="preserve"> </w:t>
        </w:r>
      </w:ins>
      <w:ins w:id="3947" w:author="Sammartano, Marc (BIC USA)" w:date="2015-08-05T17:22:00Z">
        <w:r w:rsidR="00087C85">
          <w:t xml:space="preserve">command </w:t>
        </w:r>
      </w:ins>
      <w:ins w:id="3948" w:author="Sammartano, Marc (BIC USA)" w:date="2015-08-05T17:21:00Z">
        <w:r w:rsidR="00087C85">
          <w:t>dialog</w:t>
        </w:r>
      </w:ins>
      <w:ins w:id="3949" w:author="Sammartano, Marc (BIC USA)" w:date="2015-08-05T17:22:00Z">
        <w:r w:rsidR="00087C85">
          <w:t xml:space="preserve"> box cannot be controlled by </w:t>
        </w:r>
        <w:r w:rsidR="00087C85" w:rsidRPr="00087C85">
          <w:rPr>
            <w:b/>
          </w:rPr>
          <w:t>K</w:t>
        </w:r>
      </w:ins>
      <w:ins w:id="3950" w:author="Sammartano, Marc (BIC USA)" w:date="2015-08-05T17:32:00Z">
        <w:r w:rsidR="00E638BE">
          <w:rPr>
            <w:b/>
          </w:rPr>
          <w:t>b</w:t>
        </w:r>
      </w:ins>
      <w:ins w:id="3951" w:author="Sammartano, Marc (BIC USA)" w:date="2015-08-05T17:22:00Z">
        <w:r w:rsidR="00087C85" w:rsidRPr="00087C85">
          <w:rPr>
            <w:b/>
          </w:rPr>
          <w:t>.show</w:t>
        </w:r>
        <w:r w:rsidR="00087C85">
          <w:t xml:space="preserve"> or </w:t>
        </w:r>
        <w:r w:rsidR="00087C85" w:rsidRPr="00087C85">
          <w:rPr>
            <w:b/>
          </w:rPr>
          <w:t>K</w:t>
        </w:r>
      </w:ins>
      <w:ins w:id="3952" w:author="Sammartano, Marc (BIC USA)" w:date="2015-08-05T17:32:00Z">
        <w:r w:rsidR="00E638BE">
          <w:rPr>
            <w:b/>
          </w:rPr>
          <w:t>b</w:t>
        </w:r>
      </w:ins>
      <w:ins w:id="3953" w:author="Sammartano, Marc (BIC USA)" w:date="2015-08-05T17:22:00Z">
        <w:r w:rsidR="00087C85" w:rsidRPr="00087C85">
          <w:rPr>
            <w:b/>
          </w:rPr>
          <w:t>.hide</w:t>
        </w:r>
        <w:r w:rsidR="00087C85">
          <w:t xml:space="preserve"> and its status is not reported by </w:t>
        </w:r>
        <w:r w:rsidR="00087C85" w:rsidRPr="00087C85">
          <w:rPr>
            <w:b/>
          </w:rPr>
          <w:t>Kb.showing</w:t>
        </w:r>
        <w:r w:rsidR="00087C85">
          <w:t>.</w:t>
        </w:r>
      </w:ins>
    </w:p>
    <w:p w:rsidR="00087C85" w:rsidRDefault="00087C85" w:rsidP="00087C85">
      <w:pPr>
        <w:pStyle w:val="Heading3"/>
        <w:rPr>
          <w:ins w:id="3954" w:author="Sammartano, Marc (BIC USA)" w:date="2015-08-05T17:25:00Z"/>
        </w:rPr>
      </w:pPr>
      <w:bookmarkStart w:id="3955" w:name="_Toc427508565"/>
      <w:ins w:id="3956" w:author="Sammartano, Marc (BIC USA)" w:date="2015-08-05T17:25:00Z">
        <w:r>
          <w:t>OnKbChange</w:t>
        </w:r>
      </w:ins>
      <w:ins w:id="3957" w:author="Sammartano, Marc (BIC USA)" w:date="2015-08-05T17:29:00Z">
        <w:r>
          <w:t>:</w:t>
        </w:r>
      </w:ins>
      <w:bookmarkEnd w:id="3955"/>
      <w:ins w:id="3958" w:author="Sammartano, Marc (BIC USA)" w:date="2015-08-05T17:25:00Z">
        <w:r>
          <w:fldChar w:fldCharType="begin"/>
        </w:r>
        <w:r>
          <w:instrText xml:space="preserve"> XE "OnKbChange</w:instrText>
        </w:r>
      </w:ins>
      <w:ins w:id="3959" w:author="Sammartano, Marc (BIC USA)" w:date="2015-08-05T17:29:00Z">
        <w:r>
          <w:instrText>:</w:instrText>
        </w:r>
      </w:ins>
      <w:ins w:id="3960" w:author="Sammartano, Marc (BIC USA)" w:date="2015-08-05T17:25:00Z">
        <w:r>
          <w:instrText xml:space="preserve">" </w:instrText>
        </w:r>
        <w:r>
          <w:fldChar w:fldCharType="end"/>
        </w:r>
      </w:ins>
    </w:p>
    <w:p w:rsidR="00087C85" w:rsidRDefault="00087C85" w:rsidP="00087C85">
      <w:pPr>
        <w:rPr>
          <w:ins w:id="3961" w:author="Sammartano, Marc (BIC USA)" w:date="2015-08-05T17:29:00Z"/>
        </w:rPr>
      </w:pPr>
      <w:ins w:id="3962" w:author="Sammartano, Marc (BIC USA)" w:date="2015-08-05T17:27:00Z">
        <w:r>
          <w:t xml:space="preserve">If you show a soft keyboard with </w:t>
        </w:r>
        <w:r w:rsidRPr="00087C85">
          <w:rPr>
            <w:b/>
          </w:rPr>
          <w:t>Kb.show</w:t>
        </w:r>
        <w:r>
          <w:t xml:space="preserve">, or close that same keyboard with </w:t>
        </w:r>
        <w:r w:rsidRPr="00087C85">
          <w:rPr>
            <w:b/>
          </w:rPr>
          <w:t>Kb.hide</w:t>
        </w:r>
        <w:r>
          <w:t xml:space="preserve"> or by tapping the BACK key, </w:t>
        </w:r>
      </w:ins>
      <w:ins w:id="3963" w:author="Sammartano, Marc (BIC USA)" w:date="2015-08-05T17:33:00Z">
        <w:r w:rsidR="00E638BE">
          <w:t>t</w:t>
        </w:r>
      </w:ins>
      <w:ins w:id="3964" w:author="Sammartano, Marc (BIC USA)" w:date="2015-08-05T17:28:00Z">
        <w:r>
          <w:t>he change</w:t>
        </w:r>
      </w:ins>
      <w:ins w:id="3965" w:author="Sammartano, Marc (BIC USA)" w:date="2015-08-05T17:34:00Z">
        <w:r w:rsidR="00E638BE">
          <w:t xml:space="preserve"> takes some time.</w:t>
        </w:r>
      </w:ins>
      <w:ins w:id="3966" w:author="Sammartano, Marc (BIC USA)" w:date="2015-08-05T17:35:00Z">
        <w:r w:rsidR="00E638BE">
          <w:t xml:space="preserve"> </w:t>
        </w:r>
      </w:ins>
      <w:ins w:id="3967" w:author="Sammartano, Marc (BIC USA)" w:date="2015-08-05T17:34:00Z">
        <w:r w:rsidR="00E638BE">
          <w:t>The keyboard may open or close</w:t>
        </w:r>
      </w:ins>
      <w:ins w:id="3968" w:author="Sammartano, Marc (BIC USA)" w:date="2015-08-05T17:28:00Z">
        <w:r>
          <w:t xml:space="preserve"> a few hundred milliseconds after </w:t>
        </w:r>
      </w:ins>
      <w:ins w:id="3969" w:author="Sammartano, Marc (BIC USA)" w:date="2015-08-05T17:29:00Z">
        <w:r>
          <w:t>it is requested.</w:t>
        </w:r>
      </w:ins>
      <w:ins w:id="3970" w:author="Sammartano, Marc (BIC USA)" w:date="2015-08-05T17:35:00Z">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ins>
    </w:p>
    <w:p w:rsidR="00087C85" w:rsidRDefault="00087C85" w:rsidP="00087C85">
      <w:pPr>
        <w:rPr>
          <w:ins w:id="3971" w:author="Sammartano, Marc (BIC USA)" w:date="2015-08-05T17:36:00Z"/>
        </w:rPr>
      </w:pPr>
      <w:ins w:id="3972" w:author="Sammartano, Marc (BIC USA)" w:date="2015-08-05T17:29:00Z">
        <w:r>
          <w:lastRenderedPageBreak/>
          <w:t xml:space="preserve">If you have an </w:t>
        </w:r>
        <w:r w:rsidRPr="00087C85">
          <w:rPr>
            <w:b/>
          </w:rPr>
          <w:t>OnKbChange:</w:t>
        </w:r>
        <w:r>
          <w:t xml:space="preserve"> interrupt label in your program, </w:t>
        </w:r>
      </w:ins>
      <w:ins w:id="3973" w:author="Sammartano, Marc (BIC USA)" w:date="2015-08-05T17:50:00Z">
        <w:r w:rsidR="002252D3">
          <w:t xml:space="preserve">then </w:t>
        </w:r>
      </w:ins>
      <w:ins w:id="3974" w:author="Sammartano, Marc (BIC USA)" w:date="2015-08-05T17:31:00Z">
        <w:r w:rsidR="00E638BE">
          <w:t>when the keyboard changes as just described BASIC! interrupts the execution of your program and transfer</w:t>
        </w:r>
      </w:ins>
      <w:ins w:id="3975" w:author="Sammartano, Marc (BIC USA)" w:date="2015-08-05T17:36:00Z">
        <w:r w:rsidR="00E638BE">
          <w:t>s</w:t>
        </w:r>
      </w:ins>
      <w:ins w:id="3976" w:author="Sammartano, Marc (BIC USA)" w:date="2015-08-05T17:31:00Z">
        <w:r w:rsidR="00E638BE">
          <w:t xml:space="preserve"> control to the command after the interrupt label.</w:t>
        </w:r>
      </w:ins>
    </w:p>
    <w:p w:rsidR="00E638BE" w:rsidRDefault="00E638BE" w:rsidP="00087C85">
      <w:pPr>
        <w:rPr>
          <w:ins w:id="3977" w:author="Sammartano, Marc (BIC USA)" w:date="2015-08-05T17:48:00Z"/>
        </w:rPr>
      </w:pPr>
      <w:ins w:id="3978" w:author="Sammartano, Marc (BIC USA)" w:date="2015-08-05T17:36:00Z">
        <w:r>
          <w:t xml:space="preserve">To return control to where the interrupt occurred, execute </w:t>
        </w:r>
        <w:r w:rsidRPr="00E638BE">
          <w:rPr>
            <w:b/>
          </w:rPr>
          <w:t>Kb.resume</w:t>
        </w:r>
        <w:r>
          <w:t xml:space="preserve"> in your interrupt</w:t>
        </w:r>
      </w:ins>
      <w:ins w:id="3979" w:author="Sammartano, Marc (BIC USA)" w:date="2015-08-05T17:37:00Z">
        <w:r>
          <w:t xml:space="preserve"> handler</w:t>
        </w:r>
      </w:ins>
      <w:ins w:id="3980" w:author="Sammartano, Marc (BIC USA)" w:date="2015-08-05T17:36:00Z">
        <w:r>
          <w:t>.</w:t>
        </w:r>
      </w:ins>
    </w:p>
    <w:p w:rsidR="002252D3" w:rsidRDefault="002252D3" w:rsidP="00087C85">
      <w:pPr>
        <w:rPr>
          <w:ins w:id="3981" w:author="Sammartano, Marc (BIC USA)" w:date="2015-08-05T17:37:00Z"/>
        </w:rPr>
      </w:pPr>
      <w:ins w:id="3982" w:author="Sammartano, Marc (BIC USA)" w:date="2015-08-05T17:48:00Z">
        <w:r>
          <w:t xml:space="preserve">This interrupt occurs only for keyboards you show with </w:t>
        </w:r>
        <w:r w:rsidRPr="002252D3">
          <w:rPr>
            <w:b/>
          </w:rPr>
          <w:t>Kb.show</w:t>
        </w:r>
        <w:r>
          <w:t xml:space="preserve">. Keyboards attached to other screens, such as </w:t>
        </w:r>
        <w:r w:rsidRPr="002252D3">
          <w:rPr>
            <w:b/>
          </w:rPr>
          <w:t>TGet</w:t>
        </w:r>
        <w:r>
          <w:t xml:space="preserve"> </w:t>
        </w:r>
      </w:ins>
      <w:ins w:id="3983" w:author="Sammartano, Marc (BIC USA)" w:date="2015-08-05T17:49:00Z">
        <w:r>
          <w:t xml:space="preserve">or the </w:t>
        </w:r>
        <w:r w:rsidRPr="002252D3">
          <w:rPr>
            <w:b/>
          </w:rPr>
          <w:t>Input</w:t>
        </w:r>
        <w:r>
          <w:t xml:space="preserve"> dialog box, do not cause </w:t>
        </w:r>
        <w:r w:rsidRPr="002252D3">
          <w:rPr>
            <w:b/>
          </w:rPr>
          <w:t>OnKbChange:</w:t>
        </w:r>
        <w:r>
          <w:t xml:space="preserve"> interrupts.</w:t>
        </w:r>
      </w:ins>
    </w:p>
    <w:p w:rsidR="00E638BE" w:rsidRDefault="00E638BE" w:rsidP="00E638BE">
      <w:pPr>
        <w:pStyle w:val="Heading3"/>
        <w:rPr>
          <w:ins w:id="3984" w:author="Sammartano, Marc (BIC USA)" w:date="2015-08-05T17:37:00Z"/>
        </w:rPr>
      </w:pPr>
      <w:bookmarkStart w:id="3985" w:name="_Toc427508566"/>
      <w:ins w:id="3986" w:author="Sammartano, Marc (BIC USA)" w:date="2015-08-05T17:37:00Z">
        <w:r>
          <w:t>Kb.resume</w:t>
        </w:r>
        <w:bookmarkEnd w:id="3985"/>
        <w:r>
          <w:fldChar w:fldCharType="begin"/>
        </w:r>
        <w:r>
          <w:instrText xml:space="preserve"> XE "Kb.resume" </w:instrText>
        </w:r>
        <w:r>
          <w:fldChar w:fldCharType="end"/>
        </w:r>
      </w:ins>
    </w:p>
    <w:p w:rsidR="00E638BE" w:rsidRDefault="00E638BE" w:rsidP="00087C85">
      <w:pPr>
        <w:rPr>
          <w:ins w:id="3987" w:author="Sammartano, Marc (BIC USA)" w:date="2015-08-05T17:38:00Z"/>
        </w:rPr>
      </w:pPr>
      <w:ins w:id="3988" w:author="Sammartano, Marc (BIC USA)" w:date="2015-08-05T17:39:00Z">
        <w:r>
          <w:t xml:space="preserve">Resume program execution at the point where the </w:t>
        </w:r>
      </w:ins>
      <w:ins w:id="3989" w:author="Sammartano, Marc (BIC USA)" w:date="2015-08-05T17:38:00Z">
        <w:r w:rsidRPr="00E638BE">
          <w:rPr>
            <w:b/>
          </w:rPr>
          <w:t>OnKbChang</w:t>
        </w:r>
        <w:r>
          <w:rPr>
            <w:b/>
          </w:rPr>
          <w:t>e:</w:t>
        </w:r>
        <w:r>
          <w:t xml:space="preserve"> interrupt occurred.</w:t>
        </w:r>
      </w:ins>
    </w:p>
    <w:p w:rsidR="00E638BE" w:rsidRPr="00087C85" w:rsidRDefault="00E638BE" w:rsidP="00087C85">
      <w:pPr>
        <w:rPr>
          <w:ins w:id="3990" w:author="Sammartano, Marc (BIC USA)" w:date="2015-08-05T17:25:00Z"/>
        </w:rPr>
      </w:pPr>
      <w:ins w:id="3991" w:author="Sammartano, Marc (BIC USA)" w:date="2015-08-05T17:40:00Z">
        <w:r>
          <w:t xml:space="preserve">When an </w:t>
        </w:r>
      </w:ins>
      <w:ins w:id="3992" w:author="Sammartano, Marc (BIC USA)" w:date="2015-08-05T17:37:00Z">
        <w:r>
          <w:t xml:space="preserve">interrupt occurs, </w:t>
        </w:r>
      </w:ins>
      <w:ins w:id="3993" w:author="Sammartano, Marc (BIC USA)" w:date="2015-08-05T17:40:00Z">
        <w:r>
          <w:t xml:space="preserve">no other interrupt can occur (except </w:t>
        </w:r>
        <w:r w:rsidRPr="00E638BE">
          <w:rPr>
            <w:b/>
          </w:rPr>
          <w:t>OnError:</w:t>
        </w:r>
        <w:r>
          <w:t xml:space="preserve">) until the corresponding </w:t>
        </w:r>
        <w:r w:rsidRPr="00E638BE">
          <w:rPr>
            <w:b/>
          </w:rPr>
          <w:t>resume</w:t>
        </w:r>
        <w:r>
          <w:t xml:space="preserve"> executes.</w:t>
        </w:r>
      </w:ins>
    </w:p>
    <w:p w:rsidR="002252D3" w:rsidRDefault="002252D3" w:rsidP="002252D3">
      <w:pPr>
        <w:pStyle w:val="Heading3"/>
        <w:rPr>
          <w:ins w:id="3994" w:author="Sammartano, Marc (BIC USA)" w:date="2015-08-05T17:41:00Z"/>
        </w:rPr>
      </w:pPr>
      <w:bookmarkStart w:id="3995" w:name="_Toc427508567"/>
      <w:ins w:id="3996" w:author="Sammartano, Marc (BIC USA)" w:date="2015-08-05T17:41:00Z">
        <w:r>
          <w:t>The Soft Keyboard and the BACK Key</w:t>
        </w:r>
        <w:bookmarkEnd w:id="3995"/>
      </w:ins>
    </w:p>
    <w:p w:rsidR="002252D3" w:rsidRPr="002252D3" w:rsidRDefault="002252D3" w:rsidP="002252D3">
      <w:pPr>
        <w:rPr>
          <w:ins w:id="3997" w:author="Sammartano, Marc (BIC USA)" w:date="2015-08-05T17:41:00Z"/>
        </w:rPr>
      </w:pPr>
      <w:ins w:id="3998" w:author="Sammartano, Marc (BIC USA)" w:date="2015-08-05T17:41:00Z">
        <w:r>
          <w:t xml:space="preserve">If you show a soft keyboard with </w:t>
        </w:r>
        <w:r w:rsidRPr="00087C85">
          <w:rPr>
            <w:b/>
          </w:rPr>
          <w:t>Kb.show</w:t>
        </w:r>
        <w:r>
          <w:t>, and you tap the BACK key, the keyboard close</w:t>
        </w:r>
      </w:ins>
      <w:ins w:id="3999" w:author="Sammartano, Marc (BIC USA)" w:date="2015-08-05T17:44:00Z">
        <w:r>
          <w:t>s</w:t>
        </w:r>
      </w:ins>
      <w:ins w:id="4000" w:author="Sammartano, Marc (BIC USA)" w:date="2015-08-05T17:41:00Z">
        <w:r>
          <w:t xml:space="preserve">. </w:t>
        </w:r>
      </w:ins>
      <w:ins w:id="4001" w:author="Sammartano, Marc (BIC USA)" w:date="2015-08-05T17:44:00Z">
        <w:r>
          <w:t xml:space="preserve">The current screen (Console or Graphics screen) does not close. </w:t>
        </w:r>
      </w:ins>
      <w:ins w:id="4002" w:author="Sammartano, Marc (BIC USA)" w:date="2015-08-05T17:41:00Z">
        <w:r>
          <w:t xml:space="preserve">BASIC! </w:t>
        </w:r>
      </w:ins>
      <w:ins w:id="4003" w:author="Sammartano, Marc (BIC USA)" w:date="2015-08-05T17:44:00Z">
        <w:r>
          <w:t>does</w:t>
        </w:r>
      </w:ins>
      <w:ins w:id="4004" w:author="Sammartano, Marc (BIC USA)" w:date="2015-08-05T17:41:00Z">
        <w:r>
          <w:t xml:space="preserve"> not </w:t>
        </w:r>
      </w:ins>
      <w:ins w:id="4005" w:author="Sammartano, Marc (BIC USA)" w:date="2015-08-05T17:43:00Z">
        <w:r>
          <w:t xml:space="preserve">trap the keypress with either </w:t>
        </w:r>
        <w:r w:rsidRPr="002252D3">
          <w:rPr>
            <w:b/>
          </w:rPr>
          <w:t>OnBackKey:</w:t>
        </w:r>
        <w:r>
          <w:t xml:space="preserve"> or </w:t>
        </w:r>
        <w:r w:rsidRPr="002252D3">
          <w:rPr>
            <w:b/>
          </w:rPr>
          <w:t>OnKeyPress:</w:t>
        </w:r>
        <w:r>
          <w:t xml:space="preserve">. </w:t>
        </w:r>
      </w:ins>
      <w:ins w:id="4006" w:author="Sammartano, Marc (BIC USA)" w:date="2015-08-05T17:44:00Z">
        <w:r>
          <w:t xml:space="preserve">You can </w:t>
        </w:r>
      </w:ins>
      <w:ins w:id="4007" w:author="Sammartano, Marc (BIC USA)" w:date="2015-08-05T17:45:00Z">
        <w:r>
          <w:t xml:space="preserve">use the </w:t>
        </w:r>
        <w:r w:rsidRPr="002252D3">
          <w:rPr>
            <w:b/>
          </w:rPr>
          <w:t>OnKbChange:</w:t>
        </w:r>
        <w:r>
          <w:t xml:space="preserve"> interrupt label to be notified that the keyboard closed.</w:t>
        </w:r>
      </w:ins>
    </w:p>
    <w:p w:rsidR="002D4A72" w:rsidRDefault="002D4A72" w:rsidP="00E33967">
      <w:pPr>
        <w:pStyle w:val="Heading1"/>
      </w:pPr>
      <w:bookmarkStart w:id="4008" w:name="_Toc427508568"/>
      <w:r>
        <w:t>Working with Files</w:t>
      </w:r>
      <w:bookmarkEnd w:id="4008"/>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4009" w:name="_Toc427508569"/>
      <w:r>
        <w:t>Paths Explained</w:t>
      </w:r>
      <w:bookmarkEnd w:id="4009"/>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lastRenderedPageBreak/>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4010" w:name="_Toc427508570"/>
      <w:r>
        <w:t>Paths and Case-sensitivity</w:t>
      </w:r>
      <w:bookmarkEnd w:id="4010"/>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4011" w:name="_Toc427508571"/>
      <w:r>
        <w:lastRenderedPageBreak/>
        <w:t>Mark and Mark Limit</w:t>
      </w:r>
      <w:bookmarkEnd w:id="4011"/>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4012" w:name="_Toc427508572"/>
      <w:r>
        <w:t>File Commands</w:t>
      </w:r>
      <w:bookmarkEnd w:id="4012"/>
    </w:p>
    <w:p w:rsidR="00C70574" w:rsidRDefault="00C70574" w:rsidP="00EB1F62">
      <w:pPr>
        <w:pStyle w:val="Heading2"/>
      </w:pPr>
      <w:bookmarkStart w:id="4013" w:name="_Toc427508573"/>
      <w:r>
        <w:t>File.</w:t>
      </w:r>
      <w:r w:rsidR="000B4495">
        <w:t>d</w:t>
      </w:r>
      <w:r>
        <w:t xml:space="preserve">elete </w:t>
      </w:r>
      <w:r w:rsidR="00792AD4">
        <w:t>&lt;lvar&gt;</w:t>
      </w:r>
      <w:r>
        <w:t>, &lt;</w:t>
      </w:r>
      <w:r w:rsidR="000B4495">
        <w:t>p</w:t>
      </w:r>
      <w:r>
        <w:t>ath_sexp&gt;</w:t>
      </w:r>
      <w:bookmarkEnd w:id="4013"/>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4014" w:name="_Toc427508574"/>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4014"/>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ins w:id="4015" w:author="Sammartano, Marc (BIC USA)" w:date="2015-06-19T10:38:00Z">
        <w:r w:rsidR="001D4DB4">
          <w:instrText>$</w:instrText>
        </w:r>
      </w:ins>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4016" w:name="_Toc427508575"/>
      <w:r>
        <w:t>File.</w:t>
      </w:r>
      <w:r w:rsidR="000B4495">
        <w:t>e</w:t>
      </w:r>
      <w:r>
        <w:t>xists &lt;</w:t>
      </w:r>
      <w:r w:rsidR="00BA0F9C">
        <w:t>l</w:t>
      </w:r>
      <w:r>
        <w:t>var&gt;, &lt;</w:t>
      </w:r>
      <w:r w:rsidR="000B4495">
        <w:t>p</w:t>
      </w:r>
      <w:r>
        <w:t>ath_sexp&gt;</w:t>
      </w:r>
      <w:bookmarkEnd w:id="4016"/>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4017" w:name="_Toc427508576"/>
      <w:r>
        <w:t>File.</w:t>
      </w:r>
      <w:r w:rsidR="000B4495">
        <w:t>m</w:t>
      </w:r>
      <w:r w:rsidR="002D4A72">
        <w:t>kdir</w:t>
      </w:r>
      <w:r w:rsidR="00C56F97">
        <w:t xml:space="preserve"> &lt;</w:t>
      </w:r>
      <w:r w:rsidR="000B4495">
        <w:t>p</w:t>
      </w:r>
      <w:r w:rsidR="00C56F97">
        <w:t>ath_sexp</w:t>
      </w:r>
      <w:r w:rsidR="00EF35E8">
        <w:t>&gt;</w:t>
      </w:r>
      <w:bookmarkEnd w:id="4017"/>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4018" w:name="_Toc427508577"/>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4018"/>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del w:id="4019" w:author="Sammartano, Marc (BIC USA)" w:date="2015-07-04T17:24:00Z">
        <w:r w:rsidRPr="00EF53E1" w:rsidDel="00405AEE">
          <w:rPr>
            <w:rFonts w:ascii="Letter Gothic" w:hAnsi="Letter Gothic"/>
            <w:b w:val="0"/>
          </w:rPr>
          <w:delText>/data/</w:delText>
        </w:r>
      </w:del>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lastRenderedPageBreak/>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385DE4" w:rsidRDefault="00385DE4" w:rsidP="00EB1F62">
      <w:pPr>
        <w:pStyle w:val="Heading2"/>
      </w:pPr>
      <w:bookmarkStart w:id="4020" w:name="_Toc427508578"/>
      <w:r>
        <w:t>File.</w:t>
      </w:r>
      <w:r w:rsidR="000B4495">
        <w:t>r</w:t>
      </w:r>
      <w:r>
        <w:t>oot &lt;svar&gt;</w:t>
      </w:r>
      <w:bookmarkEnd w:id="4020"/>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4021" w:name="_Toc427508579"/>
      <w:r>
        <w:t>File.</w:t>
      </w:r>
      <w:r w:rsidR="000B4495">
        <w:t>s</w:t>
      </w:r>
      <w:r>
        <w:t>ize &lt;size_nvar&gt;, &lt;</w:t>
      </w:r>
      <w:r w:rsidR="000B4495">
        <w:t>p</w:t>
      </w:r>
      <w:r>
        <w:t>ath_sexp&gt;</w:t>
      </w:r>
      <w:bookmarkEnd w:id="4021"/>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4022" w:name="_Toc427508580"/>
      <w:r>
        <w:t>File.type &lt;type_</w:t>
      </w:r>
      <w:r w:rsidR="00BD2E33">
        <w:t>s</w:t>
      </w:r>
      <w:r>
        <w:t>var&gt;, &lt;path_sexp&gt;</w:t>
      </w:r>
      <w:bookmarkEnd w:id="4022"/>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4023" w:name="_Toc427508581"/>
      <w:r>
        <w:t>Text File I/O</w:t>
      </w:r>
      <w:bookmarkEnd w:id="4023"/>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4024" w:name="_Toc427508582"/>
      <w:r>
        <w:t>Text.open</w:t>
      </w:r>
      <w:r w:rsidR="000F6104">
        <w:t xml:space="preserve"> {r|w|a}, &lt;</w:t>
      </w:r>
      <w:r w:rsidR="000B4495">
        <w:t>f</w:t>
      </w:r>
      <w:r w:rsidR="000F6104">
        <w:t>ile_table</w:t>
      </w:r>
      <w:r w:rsidR="00CD065B">
        <w:t>_nvar&gt;, &lt;</w:t>
      </w:r>
      <w:r w:rsidR="000B4495">
        <w:t>p</w:t>
      </w:r>
      <w:r w:rsidR="00CD065B">
        <w:t>ath_sexp&gt;</w:t>
      </w:r>
      <w:bookmarkEnd w:id="4024"/>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lastRenderedPageBreak/>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4025" w:name="_Toc427508583"/>
      <w:r>
        <w:t>Text.close &lt;</w:t>
      </w:r>
      <w:r w:rsidR="000B4495">
        <w:t>f</w:t>
      </w:r>
      <w:r>
        <w:t>ile_table_n</w:t>
      </w:r>
      <w:r w:rsidR="00896CFC">
        <w:t>exp</w:t>
      </w:r>
      <w:r>
        <w:t>&gt;</w:t>
      </w:r>
      <w:bookmarkEnd w:id="4025"/>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4026" w:name="_Toc427508584"/>
      <w:r>
        <w:t>Text.readln</w:t>
      </w:r>
      <w:r w:rsidR="000F6104">
        <w:t xml:space="preserve"> &lt;</w:t>
      </w:r>
      <w:r w:rsidR="000B4495">
        <w:t>f</w:t>
      </w:r>
      <w:r w:rsidR="000F6104">
        <w:t>ile_table_n</w:t>
      </w:r>
      <w:r w:rsidR="00896CFC">
        <w:t>exp</w:t>
      </w:r>
      <w:r w:rsidR="000F6104">
        <w:t>&gt;, &lt;</w:t>
      </w:r>
      <w:r w:rsidR="000B4495">
        <w:t>l</w:t>
      </w:r>
      <w:r w:rsidR="000F6104">
        <w:t>ine_svar&gt;</w:t>
      </w:r>
      <w:bookmarkEnd w:id="402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F65FC1" w:rsidRDefault="001E2A81" w:rsidP="001D7C02">
      <w:r>
        <w:t>Read t</w:t>
      </w:r>
      <w:r w:rsidR="000F6104">
        <w:t>he next line from the specified</w:t>
      </w:r>
      <w:r w:rsidR="00F65FC1">
        <w:t>,</w:t>
      </w:r>
      <w:r w:rsidR="000F6104">
        <w:t xml:space="preserve"> previously opened file is </w:t>
      </w:r>
      <w:r>
        <w:t>and write it</w:t>
      </w:r>
      <w:r w:rsidR="000F6104">
        <w:t xml:space="preserve"> into &lt;</w:t>
      </w:r>
      <w:r w:rsidR="000B4495">
        <w:t>l</w:t>
      </w:r>
      <w:r w:rsidR="000F6104">
        <w:t>ine_svar&gt;.</w:t>
      </w:r>
      <w:r>
        <w:t xml:space="preserve"> If &lt;file_table_nexp&gt; is -1, indicating </w:t>
      </w:r>
      <w:r w:rsidRPr="001E2A81">
        <w:rPr>
          <w:b/>
        </w:rPr>
        <w:t>Text.open</w:t>
      </w:r>
      <w:r>
        <w:t xml:space="preserve"> failed, or if it is not a valid file table number, then a run-time error is thrown.</w:t>
      </w:r>
    </w:p>
    <w:p w:rsidR="000F6104" w:rsidRPr="001E2A81" w:rsidRDefault="001E2A81" w:rsidP="001D7C02">
      <w:r>
        <w:t>If this command is executed a</w:t>
      </w:r>
      <w:r w:rsidR="000F6104">
        <w:t xml:space="preserve">fter the last line in the file has been read, the </w:t>
      </w:r>
      <w:r w:rsidR="000B4495">
        <w:t>c</w:t>
      </w:r>
      <w:r w:rsidR="000F6104">
        <w:t xml:space="preserve">haracters </w:t>
      </w:r>
      <w:r w:rsidR="00F5651B">
        <w:t>"</w:t>
      </w:r>
      <w:r w:rsidR="000F6104">
        <w:t>EOF</w:t>
      </w:r>
      <w:r w:rsidR="00F5651B">
        <w:t>"</w:t>
      </w:r>
      <w:r>
        <w:t xml:space="preserve"> are</w:t>
      </w:r>
      <w:r w:rsidR="000F6104">
        <w:t xml:space="preserve"> placed into &lt;</w:t>
      </w:r>
      <w:r w:rsidR="000B4495">
        <w:t>l</w:t>
      </w:r>
      <w:r w:rsidR="000F6104">
        <w:t>ine_svar&gt;.</w:t>
      </w:r>
      <w:r>
        <w:t xml:space="preserve"> This is indistinguishable from the string "EOF" read as actual data, except that the result of the </w:t>
      </w:r>
      <w:r w:rsidRPr="001E2A81">
        <w:rPr>
          <w:b/>
        </w:rPr>
        <w:t>Text.eof</w:t>
      </w:r>
      <w:r>
        <w:t xml:space="preserve"> command will be false for real data and true for end-of-file.</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4027" w:name="_Toc427508585"/>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4027"/>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lastRenderedPageBreak/>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4028" w:name="_Toc427508586"/>
      <w:r>
        <w:t>Text.eof &lt;file_table_nexp&gt;, &lt;lvar&gt;</w:t>
      </w:r>
      <w:bookmarkEnd w:id="4028"/>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4029" w:name="_Toc427508587"/>
      <w:r>
        <w:t>Text.position.get &lt;</w:t>
      </w:r>
      <w:r w:rsidR="000B4495">
        <w:t>f</w:t>
      </w:r>
      <w:r>
        <w:t>ile_table_</w:t>
      </w:r>
      <w:r w:rsidR="00AC56F2">
        <w:t>n</w:t>
      </w:r>
      <w:r w:rsidR="00896CFC">
        <w:t>exp</w:t>
      </w:r>
      <w:r w:rsidR="00AC56F2">
        <w:t>&gt;, &lt;position_nvar&gt;</w:t>
      </w:r>
      <w:bookmarkEnd w:id="4029"/>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4030" w:name="_Toc427508588"/>
      <w:r>
        <w:t>Text.position.set &lt;</w:t>
      </w:r>
      <w:r w:rsidR="000B4495">
        <w:t>f</w:t>
      </w:r>
      <w:r>
        <w:t>ile_table_n</w:t>
      </w:r>
      <w:r w:rsidR="00896CFC">
        <w:t>exp</w:t>
      </w:r>
      <w:r>
        <w:t>&gt;, &lt;position_nexp&gt;</w:t>
      </w:r>
      <w:bookmarkEnd w:id="403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4031" w:name="_Toc427508589"/>
      <w:r>
        <w:lastRenderedPageBreak/>
        <w:t>Text.position.mark {{&lt;file_table_n</w:t>
      </w:r>
      <w:r w:rsidR="00896CFC">
        <w:t>exp</w:t>
      </w:r>
      <w:r>
        <w:t>&gt;}{, &lt;</w:t>
      </w:r>
      <w:r w:rsidR="00896CFC">
        <w:t>marklimit</w:t>
      </w:r>
      <w:r>
        <w:t>_nexp&gt;}}</w:t>
      </w:r>
      <w:bookmarkEnd w:id="4031"/>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4032" w:name="_Toc427508590"/>
      <w:r>
        <w:t>GrabURL &lt;result_svar&gt;,</w:t>
      </w:r>
      <w:r w:rsidR="00EA6E3B">
        <w:t xml:space="preserve"> </w:t>
      </w:r>
      <w:r>
        <w:t>&lt;url_sexp&gt;</w:t>
      </w:r>
      <w:r w:rsidR="00042FF1">
        <w:t>{, &lt;timeout_nexp&gt;</w:t>
      </w:r>
      <w:r w:rsidR="00042FF1" w:rsidRPr="00042FF1">
        <w:t>}</w:t>
      </w:r>
      <w:bookmarkEnd w:id="4032"/>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4033" w:name="_Toc427508591"/>
      <w:r>
        <w:t>GrabFile &lt;result_svar&gt;,</w:t>
      </w:r>
      <w:r w:rsidR="00EA6E3B">
        <w:t xml:space="preserve"> </w:t>
      </w:r>
      <w:r>
        <w:t>&lt;path_sexp&gt;</w:t>
      </w:r>
      <w:r w:rsidR="004815F0">
        <w:t>{, &lt;</w:t>
      </w:r>
      <w:r w:rsidR="000B4495">
        <w:t>u</w:t>
      </w:r>
      <w:r w:rsidR="004815F0">
        <w:t>nicode_flag_lexp&gt;</w:t>
      </w:r>
      <w:r w:rsidR="004815F0" w:rsidRPr="004815F0">
        <w:t>}</w:t>
      </w:r>
      <w:bookmarkEnd w:id="4033"/>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w:t>
      </w:r>
      <w:r w:rsidRPr="00287148">
        <w:rPr>
          <w:b/>
        </w:rPr>
        <w:t>Split</w:t>
      </w:r>
      <w:r>
        <w:t xml:space="preserve">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4034" w:name="_Toc427508592"/>
      <w:r>
        <w:t>Byte File I/O</w:t>
      </w:r>
      <w:bookmarkEnd w:id="4034"/>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4035" w:name="_Toc427508593"/>
      <w:r>
        <w:t>Byte.open</w:t>
      </w:r>
      <w:r w:rsidR="00163607">
        <w:t xml:space="preserve"> {r|w</w:t>
      </w:r>
      <w:r w:rsidR="005F7072">
        <w:t>|a</w:t>
      </w:r>
      <w:r w:rsidR="00163607">
        <w:t>}, &lt;</w:t>
      </w:r>
      <w:r w:rsidR="000B4495">
        <w:t>f</w:t>
      </w:r>
      <w:r w:rsidR="00163607">
        <w:t>ile_table_nvar&gt;, &lt;</w:t>
      </w:r>
      <w:r w:rsidR="000B4495">
        <w:t>p</w:t>
      </w:r>
      <w:r w:rsidR="00163607">
        <w:t>ath_sexp&gt;</w:t>
      </w:r>
      <w:bookmarkEnd w:id="4035"/>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lastRenderedPageBreak/>
        <w:t>The first parameter is a single character that sets the 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AC4920" w:rsidRPr="002C2F6D" w:rsidTr="000645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408" w:type="dxa"/>
          </w:tcPr>
          <w:p w:rsidR="00AC4920" w:rsidRDefault="00AC4920" w:rsidP="00064566">
            <w:pPr>
              <w:jc w:val="center"/>
              <w:rPr>
                <w:b/>
              </w:rPr>
            </w:pPr>
            <w:r>
              <w:rPr>
                <w:b/>
              </w:rPr>
              <w:t>Notes</w:t>
            </w:r>
          </w:p>
        </w:tc>
      </w:tr>
      <w:tr w:rsidR="00AC4920" w:rsidRPr="005B3879" w:rsidTr="000645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408" w:type="dxa"/>
          </w:tcPr>
          <w:p w:rsidR="00AC4920" w:rsidRDefault="00AC4920" w:rsidP="00064566">
            <w:pPr>
              <w:jc w:val="center"/>
            </w:pPr>
          </w:p>
        </w:tc>
      </w:tr>
      <w:tr w:rsidR="00AC4920" w:rsidRPr="005B3879" w:rsidTr="000645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408" w:type="dxa"/>
          </w:tcPr>
          <w:p w:rsidR="00AC4920" w:rsidRDefault="00AC4920" w:rsidP="00064566">
            <w:pPr>
              <w:jc w:val="center"/>
            </w:pPr>
            <w:r>
              <w:t>Write from the start of the file. Writes over any existing data.</w:t>
            </w:r>
          </w:p>
        </w:tc>
      </w:tr>
      <w:tr w:rsidR="00AC4920" w:rsidRPr="005B3879" w:rsidTr="000645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408" w:type="dxa"/>
          </w:tcPr>
          <w:p w:rsidR="00AC4920" w:rsidRDefault="00AC4920" w:rsidP="00064566">
            <w:pPr>
              <w:jc w:val="center"/>
            </w:pPr>
            <w:r>
              <w:t>Writing starts after the last line in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4036" w:name="_Toc427508594"/>
      <w:r>
        <w:t>Byte.close &lt;</w:t>
      </w:r>
      <w:r w:rsidR="000B4495">
        <w:t>f</w:t>
      </w:r>
      <w:r>
        <w:t>ile_table_n</w:t>
      </w:r>
      <w:r w:rsidR="00876EDA">
        <w:t>exp</w:t>
      </w:r>
      <w:r>
        <w:t>&gt;</w:t>
      </w:r>
      <w:bookmarkEnd w:id="4036"/>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4037" w:name="_Toc427508595"/>
      <w:r>
        <w:t>Byte.read</w:t>
      </w:r>
      <w:r w:rsidR="007B5830">
        <w:t>.byte</w:t>
      </w:r>
      <w:r w:rsidR="00277FF8">
        <w:t xml:space="preserve"> </w:t>
      </w:r>
      <w:r w:rsidR="00163607">
        <w:t>&lt;</w:t>
      </w:r>
      <w:r w:rsidR="000B4495">
        <w:t>f</w:t>
      </w:r>
      <w:r w:rsidR="00163607">
        <w:t>ile_table_n</w:t>
      </w:r>
      <w:r w:rsidR="00876EDA">
        <w:t>exp</w:t>
      </w:r>
      <w:r w:rsidR="00163607">
        <w:t>&gt;, &lt;byte_nvar&gt;</w:t>
      </w:r>
      <w:bookmarkEnd w:id="4037"/>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r w:rsidR="00740C03">
        <w:t xml:space="preserve"> This is indistinguishable from -1 read as actual data, except that the result of the </w:t>
      </w:r>
      <w:r w:rsidR="00740C03">
        <w:rPr>
          <w:b/>
        </w:rPr>
        <w:t>Byte</w:t>
      </w:r>
      <w:r w:rsidR="00740C03" w:rsidRPr="001E2A81">
        <w:rPr>
          <w:b/>
        </w:rPr>
        <w:t>.eof</w:t>
      </w:r>
      <w:r w:rsidR="00740C03">
        <w:t xml:space="preserve"> command will be false for real data and true for EOF.</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4038" w:name="_Toc427508596"/>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4038"/>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lastRenderedPageBreak/>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4039" w:name="_Toc427508597"/>
      <w:r>
        <w:t>Byte.read.buffer &lt;</w:t>
      </w:r>
      <w:r w:rsidR="000B4495">
        <w:t>f</w:t>
      </w:r>
      <w:r>
        <w:t>ile_table_n</w:t>
      </w:r>
      <w:r w:rsidR="00876EDA">
        <w:t>exp</w:t>
      </w:r>
      <w:r>
        <w:t>&gt;, &lt;count_nexp&gt;, &lt;buffer_svar&gt;</w:t>
      </w:r>
      <w:bookmarkEnd w:id="4039"/>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pPr>
        <w:rPr>
          <w:ins w:id="4040" w:author="Sammartano, Marc (BIC USA)" w:date="2015-06-12T12:19:00Z"/>
        </w:rPr>
      </w:pPr>
      <w:r>
        <w:t>Read</w:t>
      </w:r>
      <w:ins w:id="4041" w:author="Sammartano, Marc (BIC USA)" w:date="2015-06-12T15:09:00Z">
        <w:r w:rsidR="002D5E8D">
          <w:t>s</w:t>
        </w:r>
      </w:ins>
      <w:r>
        <w:t xml:space="preserve">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3C1B1C" w:rsidRDefault="003C1B1C" w:rsidP="00892BDE">
      <w:ins w:id="4042" w:author="Sammartano, Marc (BIC USA)" w:date="2015-06-12T12:19:00Z">
        <w:r>
          <w:t>A buffer string is a special use of the BASIC! string. Each character of a string is 16 b</w:t>
        </w:r>
      </w:ins>
      <w:ins w:id="4043" w:author="Sammartano, Marc (BIC USA)" w:date="2015-06-12T13:27:00Z">
        <w:r w:rsidR="00545781">
          <w:t>it</w:t>
        </w:r>
      </w:ins>
      <w:ins w:id="4044" w:author="Sammartano, Marc (BIC USA)" w:date="2015-06-12T12:19:00Z">
        <w:r>
          <w:t xml:space="preserve">s. </w:t>
        </w:r>
      </w:ins>
      <w:ins w:id="4045" w:author="Sammartano, Marc (BIC USA)" w:date="2015-06-12T12:20:00Z">
        <w:r>
          <w:t xml:space="preserve">When used as a buffer, </w:t>
        </w:r>
      </w:ins>
      <w:ins w:id="4046" w:author="Sammartano, Marc (BIC USA)" w:date="2015-06-12T12:21:00Z">
        <w:r>
          <w:t xml:space="preserve">one byte of data is written into the lower </w:t>
        </w:r>
        <w:r w:rsidR="00540D17">
          <w:t>8 bits of each 16-bit character. The upper 8 bits are 0.</w:t>
        </w:r>
      </w:ins>
      <w:ins w:id="4047" w:author="Sammartano, Marc (BIC USA)" w:date="2015-06-12T14:01:00Z">
        <w:r w:rsidR="00F70D72" w:rsidRPr="00F70D72">
          <w:t xml:space="preserve"> </w:t>
        </w:r>
        <w:r w:rsidR="00F70D72">
          <w:t xml:space="preserve">Extract the binary data from the string, one byte at a time, </w:t>
        </w:r>
      </w:ins>
      <w:ins w:id="4048" w:author="Sammartano, Marc (BIC USA)" w:date="2015-06-12T14:02:00Z">
        <w:r w:rsidR="00F70D72">
          <w:t>with</w:t>
        </w:r>
      </w:ins>
      <w:ins w:id="4049" w:author="Sammartano, Marc (BIC USA)" w:date="2015-06-12T14:01:00Z">
        <w:r w:rsidR="00F70D72">
          <w:t xml:space="preserve"> the </w:t>
        </w:r>
        <w:r w:rsidR="00F70D72" w:rsidRPr="00F70D72">
          <w:rPr>
            <w:b/>
          </w:rPr>
          <w:t>ASCII$()</w:t>
        </w:r>
        <w:r w:rsidR="00F70D72">
          <w:t xml:space="preserve"> or </w:t>
        </w:r>
        <w:r w:rsidR="00F70D72" w:rsidRPr="00F70D72">
          <w:rPr>
            <w:b/>
          </w:rPr>
          <w:t>UCODE$()</w:t>
        </w:r>
        <w:r w:rsidR="00F70D72">
          <w:t xml:space="preserve"> functions.</w:t>
        </w:r>
      </w:ins>
    </w:p>
    <w:p w:rsidR="001D70BF" w:rsidRDefault="001D70BF" w:rsidP="00EB1F62">
      <w:pPr>
        <w:pStyle w:val="Heading2"/>
      </w:pPr>
      <w:bookmarkStart w:id="4050" w:name="_Toc427508598"/>
      <w:r>
        <w:t>Byte.write.buffer &lt;</w:t>
      </w:r>
      <w:r w:rsidR="000B4495">
        <w:t>f</w:t>
      </w:r>
      <w:r>
        <w:t>ile_table_n</w:t>
      </w:r>
      <w:r w:rsidR="00876EDA">
        <w:t>exp</w:t>
      </w:r>
      <w:r>
        <w:t>&gt;, &lt;</w:t>
      </w:r>
      <w:ins w:id="4051" w:author="Sammartano, Marc (BIC USA)" w:date="2015-06-12T14:05:00Z">
        <w:r w:rsidR="00FE3C2C">
          <w:t>buffer_</w:t>
        </w:r>
      </w:ins>
      <w:r>
        <w:t>sexp&gt;</w:t>
      </w:r>
      <w:bookmarkEnd w:id="4050"/>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FE3C2C" w:rsidRDefault="001D70BF" w:rsidP="001D70BF">
      <w:del w:id="4052" w:author="Sammartano, Marc (BIC USA)" w:date="2015-06-12T14:06:00Z">
        <w:r w:rsidDel="00FE3C2C">
          <w:delText>T</w:delText>
        </w:r>
      </w:del>
      <w:ins w:id="4053" w:author="Sammartano, Marc (BIC USA)" w:date="2015-06-12T14:06:00Z">
        <w:r w:rsidR="00FE3C2C">
          <w:t>Write</w:t>
        </w:r>
      </w:ins>
      <w:ins w:id="4054" w:author="Sammartano, Marc (BIC USA)" w:date="2015-06-12T15:09:00Z">
        <w:r w:rsidR="002D5E8D">
          <w:t>s</w:t>
        </w:r>
      </w:ins>
      <w:ins w:id="4055" w:author="Sammartano, Marc (BIC USA)" w:date="2015-06-12T14:06:00Z">
        <w:r w:rsidR="00FE3C2C">
          <w:t xml:space="preserve"> t</w:t>
        </w:r>
      </w:ins>
      <w:r>
        <w:t xml:space="preserve">he entire contents of the string expression </w:t>
      </w:r>
      <w:del w:id="4056" w:author="Sammartano, Marc (BIC USA)" w:date="2015-06-12T14:06:00Z">
        <w:r w:rsidDel="00FE3C2C">
          <w:delText xml:space="preserve">will be written </w:delText>
        </w:r>
      </w:del>
      <w:r>
        <w:t>to the file.</w:t>
      </w:r>
      <w:ins w:id="4057" w:author="Sammartano, Marc (BIC USA)" w:date="2015-06-12T14:02:00Z">
        <w:r w:rsidR="00F70D72">
          <w:t xml:space="preserve"> </w:t>
        </w:r>
        <w:r w:rsidR="00FE3C2C">
          <w:t>The string is assumed to be a buffer string</w:t>
        </w:r>
      </w:ins>
      <w:ins w:id="4058" w:author="Sammartano, Marc (BIC USA)" w:date="2015-06-12T14:10:00Z">
        <w:r w:rsidR="00FE3C2C">
          <w:t xml:space="preserve"> holding binary data</w:t>
        </w:r>
      </w:ins>
      <w:ins w:id="4059" w:author="Sammartano, Marc (BIC USA)" w:date="2015-06-12T14:02:00Z">
        <w:r w:rsidR="00FE3C2C">
          <w:t xml:space="preserve">, as described in </w:t>
        </w:r>
      </w:ins>
      <w:ins w:id="4060" w:author="Sammartano, Marc (BIC USA)" w:date="2015-06-12T14:03:00Z">
        <w:r w:rsidR="00FE3C2C">
          <w:rPr>
            <w:b/>
          </w:rPr>
          <w:t>Byte.read.buffer</w:t>
        </w:r>
        <w:r w:rsidR="00FE3C2C">
          <w:t xml:space="preserve">. </w:t>
        </w:r>
      </w:ins>
      <w:ins w:id="4061" w:author="Sammartano, Marc (BIC USA)" w:date="2015-06-12T14:08:00Z">
        <w:r w:rsidR="00FE3C2C">
          <w:t>The writer discards the upper 8 bits of each 16-bit character</w:t>
        </w:r>
      </w:ins>
      <w:ins w:id="4062" w:author="Sammartano, Marc (BIC USA)" w:date="2015-06-12T14:09:00Z">
        <w:r w:rsidR="00FE3C2C">
          <w:t>, writing</w:t>
        </w:r>
      </w:ins>
      <w:ins w:id="4063" w:author="Sammartano, Marc (BIC USA)" w:date="2015-06-12T14:03:00Z">
        <w:r w:rsidR="00FE3C2C">
          <w:t xml:space="preserve"> one byte to the file for each character in the string.</w:t>
        </w:r>
      </w:ins>
    </w:p>
    <w:p w:rsidR="00740C03" w:rsidRDefault="00740C03" w:rsidP="00740C03">
      <w:pPr>
        <w:pStyle w:val="Heading2"/>
      </w:pPr>
      <w:bookmarkStart w:id="4064" w:name="_Toc427508599"/>
      <w:r>
        <w:t>Byte.eof &lt;file_table_nexp&gt;, &lt;lvar&gt;</w:t>
      </w:r>
      <w:bookmarkEnd w:id="4064"/>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ins w:id="4065" w:author="Sammartano, Marc (BIC USA)" w:date="2015-06-12T15:09:00Z">
        <w:r w:rsidR="002D5E8D">
          <w:t>s</w:t>
        </w:r>
      </w:ins>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4066" w:name="_Toc427508600"/>
      <w:r>
        <w:t>Byte.position.get &lt;</w:t>
      </w:r>
      <w:r w:rsidR="000B4495">
        <w:t>f</w:t>
      </w:r>
      <w:r>
        <w:t>ile_table_n</w:t>
      </w:r>
      <w:r w:rsidR="00876EDA">
        <w:t>exp</w:t>
      </w:r>
      <w:r>
        <w:t>&gt;, &lt;position_</w:t>
      </w:r>
      <w:r w:rsidR="008333B7">
        <w:t>nvar</w:t>
      </w:r>
      <w:r>
        <w:t>&gt;</w:t>
      </w:r>
      <w:bookmarkEnd w:id="4066"/>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ins w:id="4067" w:author="Sammartano, Marc (BIC USA)" w:date="2015-06-12T15:09:00Z">
        <w:r w:rsidR="002D5E8D">
          <w:t>s</w:t>
        </w:r>
      </w:ins>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4068" w:name="_Toc427508601"/>
      <w:r>
        <w:t>Byte.position.set &lt;</w:t>
      </w:r>
      <w:r w:rsidR="000B4495">
        <w:t>f</w:t>
      </w:r>
      <w:r>
        <w:t>ile_table_n</w:t>
      </w:r>
      <w:r w:rsidR="00876EDA">
        <w:t>exp</w:t>
      </w:r>
      <w:r>
        <w:t>&gt;, &lt;position_nexp&gt;</w:t>
      </w:r>
      <w:bookmarkEnd w:id="4068"/>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ins w:id="4069" w:author="Sammartano, Marc (BIC USA)" w:date="2015-06-12T15:09:00Z">
        <w:r w:rsidR="002D5E8D">
          <w:t>s</w:t>
        </w:r>
      </w:ins>
      <w:r>
        <w:t xml:space="preserve">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4070" w:name="_Toc427508602"/>
      <w:r>
        <w:lastRenderedPageBreak/>
        <w:t>Byte.position.mark {{&lt;file_table_nexp&gt;}{, &lt;marklimit_nexp&gt;}}</w:t>
      </w:r>
      <w:bookmarkEnd w:id="4070"/>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4071" w:name="_Toc427508603"/>
      <w:r>
        <w:t>Byte.truncate &lt;file_table_nexp&gt;,&lt;length_nexp&gt;</w:t>
      </w:r>
      <w:bookmarkEnd w:id="4071"/>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4072" w:name="_Toc427508604"/>
      <w:r>
        <w:t>Byte.copy &lt;</w:t>
      </w:r>
      <w:r w:rsidR="000B4495">
        <w:t>f</w:t>
      </w:r>
      <w:r>
        <w:t>ile_table_n</w:t>
      </w:r>
      <w:r w:rsidR="00876EDA">
        <w:t>exp</w:t>
      </w:r>
      <w:r>
        <w:t>&gt;,&lt;output_file_s</w:t>
      </w:r>
      <w:r w:rsidR="00876EDA">
        <w:t>exp</w:t>
      </w:r>
      <w:r>
        <w:t>&gt;</w:t>
      </w:r>
      <w:bookmarkEnd w:id="4072"/>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4073" w:name="_Toc427508605"/>
      <w:r>
        <w:t>HTML</w:t>
      </w:r>
      <w:bookmarkEnd w:id="4073"/>
    </w:p>
    <w:p w:rsidR="00470A5E" w:rsidRDefault="00470A5E" w:rsidP="00EB1F62">
      <w:pPr>
        <w:pStyle w:val="Heading2"/>
      </w:pPr>
      <w:bookmarkStart w:id="4074" w:name="_Toc427508606"/>
      <w:r>
        <w:t>Introduction</w:t>
      </w:r>
      <w:bookmarkEnd w:id="4074"/>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lastRenderedPageBreak/>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4075" w:name="_Toc427508607"/>
      <w:r>
        <w:t xml:space="preserve">HTML </w:t>
      </w:r>
      <w:r w:rsidR="0054670D">
        <w:t>Commands</w:t>
      </w:r>
      <w:bookmarkEnd w:id="4075"/>
    </w:p>
    <w:p w:rsidR="0054670D" w:rsidRDefault="0054670D" w:rsidP="005F4916">
      <w:pPr>
        <w:pStyle w:val="Heading3"/>
      </w:pPr>
      <w:bookmarkStart w:id="4076" w:name="_Toc427508608"/>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4076"/>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4077" w:name="_Toc427508609"/>
      <w:r>
        <w:t>Html.orientation &lt;nexp&gt;</w:t>
      </w:r>
      <w:bookmarkEnd w:id="4077"/>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4078" w:name="_Toc427508610"/>
      <w:r>
        <w:t>Html.load.url &lt;file_sexp&gt;</w:t>
      </w:r>
      <w:bookmarkEnd w:id="4078"/>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lastRenderedPageBreak/>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4079" w:name="_Toc427508611"/>
      <w:r>
        <w:t>H</w:t>
      </w:r>
      <w:r w:rsidR="000A44ED">
        <w:t>tml.load.string &lt;html_sexp&gt;</w:t>
      </w:r>
      <w:bookmarkEnd w:id="4079"/>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4080" w:name="_Toc427508612"/>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4080"/>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4081" w:name="_Toc427508613"/>
      <w:r>
        <w:t>Html.get.datalink &lt;data_svar&gt;</w:t>
      </w:r>
      <w:bookmarkEnd w:id="4081"/>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4082" w:name="_Toc427508614"/>
      <w:r>
        <w:t>Html.go.back</w:t>
      </w:r>
      <w:bookmarkEnd w:id="4082"/>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4083" w:name="_Toc427508615"/>
      <w:r>
        <w:t>Html.go.forward</w:t>
      </w:r>
      <w:bookmarkEnd w:id="4083"/>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4084" w:name="_Toc427508616"/>
      <w:r>
        <w:t>Html.close</w:t>
      </w:r>
      <w:bookmarkEnd w:id="4084"/>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4085" w:name="_Toc427508617"/>
      <w:r>
        <w:t>Html.clear.cache</w:t>
      </w:r>
      <w:bookmarkEnd w:id="4085"/>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4086" w:name="_Toc427508618"/>
      <w:r>
        <w:t>H</w:t>
      </w:r>
      <w:r w:rsidR="00E95C98">
        <w:t>tml</w:t>
      </w:r>
      <w:r>
        <w:t>.clear.history</w:t>
      </w:r>
      <w:bookmarkEnd w:id="4086"/>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4087" w:name="_Toc427508619"/>
      <w:r>
        <w:t>Related Commands</w:t>
      </w:r>
      <w:bookmarkEnd w:id="4087"/>
    </w:p>
    <w:p w:rsidR="009D6C4F" w:rsidRDefault="009D6C4F" w:rsidP="009D6C4F">
      <w:pPr>
        <w:pStyle w:val="Heading3"/>
      </w:pPr>
      <w:bookmarkStart w:id="4088" w:name="_Toc427508620"/>
      <w:r>
        <w:t>Browse &lt;url_sexp&gt;</w:t>
      </w:r>
      <w:bookmarkEnd w:id="4088"/>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lastRenderedPageBreak/>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4089" w:name="_Toc427508621"/>
      <w:r>
        <w:t>Http.post &lt;url_sexp&gt;, &lt;list_nexp&gt;, &lt;result_svar&gt;</w:t>
      </w:r>
      <w:bookmarkEnd w:id="4089"/>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4090" w:name="_Toc427508622"/>
      <w:r>
        <w:t>TCP</w:t>
      </w:r>
      <w:r w:rsidR="008952BE">
        <w:t>/IP Sockets</w:t>
      </w:r>
      <w:bookmarkEnd w:id="4090"/>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1"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lastRenderedPageBreak/>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4091" w:name="_Toc427508623"/>
      <w:r>
        <w:t xml:space="preserve">TCP/IP </w:t>
      </w:r>
      <w:r w:rsidR="00D65DA8">
        <w:t xml:space="preserve">Client </w:t>
      </w:r>
      <w:r>
        <w:t>Socket Commands</w:t>
      </w:r>
      <w:bookmarkEnd w:id="4091"/>
    </w:p>
    <w:p w:rsidR="00DD1527" w:rsidRDefault="00DD1527" w:rsidP="005F4916">
      <w:pPr>
        <w:pStyle w:val="Heading3"/>
      </w:pPr>
      <w:bookmarkStart w:id="4092" w:name="_Toc427508624"/>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4092"/>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w:t>
      </w:r>
      <w:del w:id="4093" w:author="Sammartano, Marc (BIC USA)" w:date="2015-06-03T09:27:00Z">
        <w:r w:rsidDel="009F51A5">
          <w:delText>s</w:delText>
        </w:r>
      </w:del>
      <w:r>
        <w:t xml:space="preserve"> a Client TCP/IP socket and attempt</w:t>
      </w:r>
      <w:del w:id="4094" w:author="Sammartano, Marc (BIC USA)" w:date="2015-06-03T09:28:00Z">
        <w:r w:rsidR="00D2574E" w:rsidDel="009F51A5">
          <w:delText>s</w:delText>
        </w:r>
      </w:del>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del w:id="4095" w:author="Sammartano, Marc (BIC USA)" w:date="2015-06-03T09:26:00Z">
        <w:r w:rsidRPr="009F51A5" w:rsidDel="009F51A5">
          <w:rPr>
            <w:b/>
          </w:rPr>
          <w:delText>s</w:delText>
        </w:r>
      </w:del>
      <w:ins w:id="4096" w:author="Sammartano, Marc (BIC USA)" w:date="2015-06-03T09:26:00Z">
        <w:r w:rsidR="009F51A5">
          <w:rPr>
            <w:b/>
          </w:rPr>
          <w:t>S</w:t>
        </w:r>
      </w:ins>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4097" w:name="_Toc427508625"/>
      <w:r>
        <w:t>Socket.client.status &lt;status_nvar&gt;</w:t>
      </w:r>
      <w:bookmarkEnd w:id="4097"/>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4098" w:name="_Toc427508626"/>
      <w:r>
        <w:t>S</w:t>
      </w:r>
      <w:r w:rsidR="00CB062B">
        <w:t>ocket.client.server.ip &lt;svar&gt;</w:t>
      </w:r>
      <w:bookmarkEnd w:id="4098"/>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w:t>
      </w:r>
      <w:del w:id="4099" w:author="Sammartano, Marc (BIC USA)" w:date="2015-06-03T09:27:00Z">
        <w:r w:rsidDel="009F51A5">
          <w:delText>s</w:delText>
        </w:r>
      </w:del>
      <w:r>
        <w:t xml:space="preserve"> the IP of the server that this client is connected to in the string variable.</w:t>
      </w:r>
    </w:p>
    <w:p w:rsidR="00BA7506" w:rsidRDefault="00BA7506" w:rsidP="005F4916">
      <w:pPr>
        <w:pStyle w:val="Heading3"/>
      </w:pPr>
      <w:bookmarkStart w:id="4100" w:name="_Toc427508627"/>
      <w:r>
        <w:t>Socket.client.read.line &lt;line_svar&gt;</w:t>
      </w:r>
      <w:bookmarkEnd w:id="4100"/>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w:t>
      </w:r>
      <w:del w:id="4101" w:author="Sammartano, Marc (BIC USA)" w:date="2015-06-03T09:28:00Z">
        <w:r w:rsidDel="009F51A5">
          <w:delText>s</w:delText>
        </w:r>
      </w:del>
      <w:r>
        <w:t xml:space="preserve"> a line from the previously</w:t>
      </w:r>
      <w:del w:id="4102" w:author="Sammartano, Marc (BIC USA)" w:date="2015-06-03T09:50:00Z">
        <w:r w:rsidDel="00FD5E7C">
          <w:delText xml:space="preserve"> </w:delText>
        </w:r>
      </w:del>
      <w:ins w:id="4103" w:author="Sammartano, Marc (BIC USA)" w:date="2015-06-03T09:50:00Z">
        <w:r w:rsidR="00FD5E7C">
          <w:t>-</w:t>
        </w:r>
      </w:ins>
      <w:r>
        <w:t>connected Server and place</w:t>
      </w:r>
      <w:del w:id="4104" w:author="Sammartano, Marc (BIC USA)" w:date="2015-06-03T09:28:00Z">
        <w:r w:rsidDel="009F51A5">
          <w:delText>s</w:delText>
        </w:r>
      </w:del>
      <w:r>
        <w:t xml:space="preserve"> the line into the line string variable. The command does not return until the Server sends a line. To avoid an infinite delay waiting for the Server to send a line, the </w:t>
      </w:r>
      <w:del w:id="4105" w:author="Sammartano, Marc (BIC USA)" w:date="2015-06-03T09:26:00Z">
        <w:r w:rsidRPr="009F51A5" w:rsidDel="009F51A5">
          <w:rPr>
            <w:b/>
          </w:rPr>
          <w:delText>s</w:delText>
        </w:r>
      </w:del>
      <w:ins w:id="4106" w:author="Sammartano, Marc (BIC USA)" w:date="2015-06-03T09:26:00Z">
        <w:r w:rsidR="009F51A5">
          <w:rPr>
            <w:b/>
          </w:rPr>
          <w:t>S</w:t>
        </w:r>
      </w:ins>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4107" w:name="_Toc427508628"/>
      <w:r>
        <w:t>Socket.client.read.ready &lt;nvar&gt;</w:t>
      </w:r>
      <w:bookmarkEnd w:id="4107"/>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del w:id="4108" w:author="Sammartano, Marc (BIC USA)" w:date="2015-06-03T09:26:00Z">
        <w:r w:rsidR="00D2574E" w:rsidRPr="009F51A5" w:rsidDel="009F51A5">
          <w:rPr>
            <w:b/>
          </w:rPr>
          <w:delText>s</w:delText>
        </w:r>
      </w:del>
      <w:ins w:id="4109" w:author="Sammartano, Marc (BIC USA)" w:date="2015-06-03T09:26:00Z">
        <w:r w:rsidR="009F51A5">
          <w:rPr>
            <w:b/>
          </w:rPr>
          <w:t>S</w:t>
        </w:r>
      </w:ins>
      <w:r w:rsidR="00D2574E" w:rsidRPr="009F51A5">
        <w:rPr>
          <w:b/>
        </w:rPr>
        <w:t>ocket.client.read.line</w:t>
      </w:r>
      <w:r w:rsidR="00D2574E">
        <w:t xml:space="preserve"> then</w:t>
      </w:r>
      <w:ins w:id="4110" w:author="Sammartano, Marc (BIC USA)" w:date="2015-06-03T09:29:00Z">
        <w:r w:rsidR="00F216DD">
          <w:t xml:space="preserve"> set the</w:t>
        </w:r>
      </w:ins>
      <w:ins w:id="4111" w:author="Sammartano, Marc (BIC USA)" w:date="2015-06-03T09:34:00Z">
        <w:r w:rsidR="00F216DD">
          <w:t xml:space="preserve"> return variable</w:t>
        </w:r>
      </w:ins>
      <w:r w:rsidR="00D2574E">
        <w:t xml:space="preserve"> &lt;nvar&gt; </w:t>
      </w:r>
      <w:del w:id="4112" w:author="Sammartano, Marc (BIC USA)" w:date="2015-06-03T09:29:00Z">
        <w:r w:rsidR="00D2574E" w:rsidDel="00F216DD">
          <w:delText>will be returne</w:delText>
        </w:r>
        <w:r w:rsidDel="00F216DD">
          <w:delText>d as</w:delText>
        </w:r>
      </w:del>
      <w:ins w:id="4113" w:author="Sammartano, Marc (BIC USA)" w:date="2015-06-03T09:29:00Z">
        <w:r w:rsidR="00F216DD">
          <w:t>to</w:t>
        </w:r>
      </w:ins>
      <w:r>
        <w:t xml:space="preserve"> zero. Otherwise </w:t>
      </w:r>
      <w:ins w:id="4114" w:author="Sammartano, Marc (BIC USA)" w:date="2015-06-03T09:34:00Z">
        <w:r w:rsidR="0080376D">
          <w:t>return</w:t>
        </w:r>
      </w:ins>
      <w:ins w:id="4115" w:author="Sammartano, Marc (BIC USA)" w:date="2015-06-03T09:29:00Z">
        <w:r w:rsidR="00F216DD">
          <w:t xml:space="preserve"> </w:t>
        </w:r>
      </w:ins>
      <w:r w:rsidR="00A1543D">
        <w:t>a non-zero value</w:t>
      </w:r>
      <w:del w:id="4116" w:author="Sammartano, Marc (BIC USA)" w:date="2015-06-03T09:29:00Z">
        <w:r w:rsidR="00A1543D" w:rsidDel="00F216DD">
          <w:delText xml:space="preserve"> will be returned</w:delText>
        </w:r>
      </w:del>
      <w:r w:rsidR="00A1543D">
        <w:t>.</w:t>
      </w:r>
    </w:p>
    <w:p w:rsidR="00FB64D6" w:rsidRDefault="00FB64D6" w:rsidP="00BA7506">
      <w:r>
        <w:t xml:space="preserve">The </w:t>
      </w:r>
      <w:del w:id="4117" w:author="Sammartano, Marc (BIC USA)" w:date="2015-06-03T09:26:00Z">
        <w:r w:rsidRPr="009F51A5" w:rsidDel="009F51A5">
          <w:rPr>
            <w:b/>
          </w:rPr>
          <w:delText>s</w:delText>
        </w:r>
      </w:del>
      <w:ins w:id="4118" w:author="Sammartano, Marc (BIC USA)" w:date="2015-06-03T09:26:00Z">
        <w:r w:rsidR="009F51A5">
          <w:rPr>
            <w:b/>
          </w:rPr>
          <w:t>S</w:t>
        </w:r>
      </w:ins>
      <w:r w:rsidRPr="009F51A5">
        <w:rPr>
          <w:b/>
        </w:rPr>
        <w:t>ocket.client.read.line command</w:t>
      </w:r>
      <w:r>
        <w:t xml:space="preserve"> does not return until a line has been received from the Server. This command can be used to allow your program to time out if a line has not been received within a </w:t>
      </w:r>
      <w:r>
        <w:lastRenderedPageBreak/>
        <w:t xml:space="preserve">pre-determined time span. You can be sure that </w:t>
      </w:r>
      <w:del w:id="4119" w:author="Sammartano, Marc (BIC USA)" w:date="2015-06-03T09:27:00Z">
        <w:r w:rsidRPr="009F51A5" w:rsidDel="009F51A5">
          <w:rPr>
            <w:b/>
          </w:rPr>
          <w:delText>s</w:delText>
        </w:r>
      </w:del>
      <w:ins w:id="4120" w:author="Sammartano, Marc (BIC USA)" w:date="2015-06-03T09:27:00Z">
        <w:r w:rsidR="009F51A5">
          <w:rPr>
            <w:b/>
          </w:rPr>
          <w:t>S</w:t>
        </w:r>
      </w:ins>
      <w:r w:rsidRPr="009F51A5">
        <w:rPr>
          <w:b/>
        </w:rPr>
        <w:t>ocket.client.read.line</w:t>
      </w:r>
      <w:r>
        <w:t xml:space="preserve"> will return with a line of data if </w:t>
      </w:r>
      <w:del w:id="4121" w:author="Sammartano, Marc (BIC USA)" w:date="2015-06-03T09:41:00Z">
        <w:r w:rsidDel="0080376D">
          <w:delText>this command</w:delText>
        </w:r>
      </w:del>
      <w:ins w:id="4122" w:author="Sammartano, Marc (BIC USA)" w:date="2015-06-03T09:41:00Z">
        <w:r w:rsidR="0080376D" w:rsidRPr="0080376D">
          <w:rPr>
            <w:b/>
          </w:rPr>
          <w:t>S</w:t>
        </w:r>
        <w:r w:rsidR="0080376D">
          <w:rPr>
            <w:b/>
          </w:rPr>
          <w:t>ocket.client</w:t>
        </w:r>
        <w:r w:rsidR="0080376D" w:rsidRPr="0080376D">
          <w:rPr>
            <w:b/>
          </w:rPr>
          <w:t>.read.ready</w:t>
        </w:r>
      </w:ins>
      <w:r>
        <w:t xml:space="preserve"> returns a non-zero value.</w:t>
      </w:r>
    </w:p>
    <w:p w:rsidR="00A42D88" w:rsidRDefault="00A42D88" w:rsidP="005F4916">
      <w:pPr>
        <w:pStyle w:val="Heading3"/>
      </w:pPr>
      <w:bookmarkStart w:id="4123" w:name="_Toc427508629"/>
      <w:r>
        <w:t>Socket.client.read.file &lt;f</w:t>
      </w:r>
      <w:ins w:id="4124" w:author="Sammartano, Marc (BIC USA)" w:date="2015-06-03T09:56:00Z">
        <w:r w:rsidR="00FD5E7C">
          <w:t>ile</w:t>
        </w:r>
      </w:ins>
      <w:del w:id="4125" w:author="Sammartano, Marc (BIC USA)" w:date="2015-06-03T09:56:00Z">
        <w:r w:rsidDel="00FD5E7C">
          <w:delText>w</w:delText>
        </w:r>
      </w:del>
      <w:r>
        <w:t>_nexp&gt;</w:t>
      </w:r>
      <w:bookmarkEnd w:id="4123"/>
      <w:r w:rsidR="00520661">
        <w:fldChar w:fldCharType="begin"/>
      </w:r>
      <w:r w:rsidR="006B69F2">
        <w:instrText xml:space="preserve"> XE "</w:instrText>
      </w:r>
      <w:r w:rsidR="006B69F2" w:rsidRPr="00CD07F1">
        <w:instrText>Socket.client.read.file &lt;f</w:instrText>
      </w:r>
      <w:ins w:id="4126" w:author="Sammartano, Marc (BIC USA)" w:date="2015-06-03T09:56:00Z">
        <w:r w:rsidR="00FD5E7C">
          <w:instrText>ile</w:instrText>
        </w:r>
      </w:ins>
      <w:del w:id="4127" w:author="Sammartano, Marc (BIC USA)" w:date="2015-06-03T09:56:00Z">
        <w:r w:rsidR="006B69F2" w:rsidRPr="00CD07F1" w:rsidDel="00FD5E7C">
          <w:delInstrText>w</w:delInstrText>
        </w:r>
      </w:del>
      <w:r w:rsidR="006B69F2" w:rsidRPr="00CD07F1">
        <w:instrText>_nexp&gt;</w:instrText>
      </w:r>
      <w:r w:rsidR="006B69F2">
        <w:instrText xml:space="preserve">" </w:instrText>
      </w:r>
      <w:r w:rsidR="00520661">
        <w:fldChar w:fldCharType="end"/>
      </w:r>
    </w:p>
    <w:p w:rsidR="00A42D88" w:rsidRDefault="00A42D88" w:rsidP="00A42D88">
      <w:del w:id="4128" w:author="Sammartano, Marc (BIC USA)" w:date="2015-06-03T10:26:00Z">
        <w:r w:rsidDel="00DB0C94">
          <w:delText>A</w:delText>
        </w:r>
      </w:del>
      <w:ins w:id="4129" w:author="Sammartano, Marc (BIC USA)" w:date="2015-06-03T10:26:00Z">
        <w:r w:rsidR="00DB0C94">
          <w:t>Read</w:t>
        </w:r>
      </w:ins>
      <w:r>
        <w:t xml:space="preserve"> file</w:t>
      </w:r>
      <w:ins w:id="4130" w:author="Sammartano, Marc (BIC USA)" w:date="2015-06-03T10:26:00Z">
        <w:r w:rsidR="00DB0C94">
          <w:t xml:space="preserve"> data</w:t>
        </w:r>
      </w:ins>
      <w:r>
        <w:t xml:space="preserve"> transmitted by </w:t>
      </w:r>
      <w:del w:id="4131" w:author="Sammartano, Marc (BIC USA)" w:date="2015-06-03T10:34:00Z">
        <w:r w:rsidDel="00962375">
          <w:delText>a</w:delText>
        </w:r>
      </w:del>
      <w:ins w:id="4132" w:author="Sammartano, Marc (BIC USA)" w:date="2015-06-03T10:34:00Z">
        <w:r w:rsidR="00962375">
          <w:t>the</w:t>
        </w:r>
      </w:ins>
      <w:r>
        <w:t xml:space="preserve"> </w:t>
      </w:r>
      <w:del w:id="4133" w:author="Sammartano, Marc (BIC USA)" w:date="2015-06-03T09:33:00Z">
        <w:r w:rsidDel="00F216DD">
          <w:delText>s</w:delText>
        </w:r>
      </w:del>
      <w:ins w:id="4134" w:author="Sammartano, Marc (BIC USA)" w:date="2015-06-03T09:33:00Z">
        <w:r w:rsidR="00F216DD">
          <w:t>S</w:t>
        </w:r>
      </w:ins>
      <w:r>
        <w:t xml:space="preserve">erver </w:t>
      </w:r>
      <w:del w:id="4135" w:author="Sammartano, Marc (BIC USA)" w:date="2015-06-03T09:29:00Z">
        <w:r w:rsidDel="00F216DD">
          <w:delText xml:space="preserve">will be read </w:delText>
        </w:r>
      </w:del>
      <w:r>
        <w:t>and writ</w:t>
      </w:r>
      <w:del w:id="4136" w:author="Sammartano, Marc (BIC USA)" w:date="2015-06-03T09:29:00Z">
        <w:r w:rsidDel="00F216DD">
          <w:delText>t</w:delText>
        </w:r>
      </w:del>
      <w:r>
        <w:t>e</w:t>
      </w:r>
      <w:del w:id="4137" w:author="Sammartano, Marc (BIC USA)" w:date="2015-06-03T09:29:00Z">
        <w:r w:rsidDel="00F216DD">
          <w:delText>n</w:delText>
        </w:r>
      </w:del>
      <w:r>
        <w:t xml:space="preserve"> </w:t>
      </w:r>
      <w:ins w:id="4138" w:author="Sammartano, Marc (BIC USA)" w:date="2015-06-03T09:29:00Z">
        <w:r w:rsidR="00F216DD">
          <w:t xml:space="preserve">it </w:t>
        </w:r>
      </w:ins>
      <w:r w:rsidR="008E5AA0">
        <w:t>to</w:t>
      </w:r>
      <w:r>
        <w:t xml:space="preserve"> </w:t>
      </w:r>
      <w:del w:id="4139" w:author="Sammartano, Marc (BIC USA)" w:date="2015-06-03T10:29:00Z">
        <w:r w:rsidDel="00962375">
          <w:delText>the</w:delText>
        </w:r>
      </w:del>
      <w:ins w:id="4140" w:author="Sammartano, Marc (BIC USA)" w:date="2015-06-03T10:29:00Z">
        <w:r w:rsidR="00962375">
          <w:t>a</w:t>
        </w:r>
      </w:ins>
      <w:r>
        <w:t xml:space="preserve"> file</w:t>
      </w:r>
      <w:ins w:id="4141" w:author="Sammartano, Marc (BIC USA)" w:date="2015-06-03T10:30:00Z">
        <w:r w:rsidR="00962375">
          <w:t>.</w:t>
        </w:r>
      </w:ins>
      <w:r>
        <w:t xml:space="preserve"> </w:t>
      </w:r>
      <w:del w:id="4142" w:author="Sammartano, Marc (BIC USA)" w:date="2015-06-03T10:30:00Z">
        <w:r w:rsidDel="00962375">
          <w:delText xml:space="preserve">pointed to </w:delText>
        </w:r>
        <w:r w:rsidR="006630C6" w:rsidDel="00962375">
          <w:delText>by</w:delText>
        </w:r>
      </w:del>
      <w:ins w:id="4143" w:author="Sammartano, Marc (BIC USA)" w:date="2015-06-03T10:30:00Z">
        <w:r w:rsidR="00962375">
          <w:t>The</w:t>
        </w:r>
      </w:ins>
      <w:r w:rsidR="006630C6">
        <w:t xml:space="preserve"> &lt;f</w:t>
      </w:r>
      <w:ins w:id="4144" w:author="Sammartano, Marc (BIC USA)" w:date="2015-06-03T09:56:00Z">
        <w:r w:rsidR="00FD5E7C">
          <w:t>ile</w:t>
        </w:r>
      </w:ins>
      <w:del w:id="4145" w:author="Sammartano, Marc (BIC USA)" w:date="2015-06-03T09:56:00Z">
        <w:r w:rsidR="006630C6" w:rsidDel="00FD5E7C">
          <w:delText>w</w:delText>
        </w:r>
      </w:del>
      <w:r w:rsidR="006630C6">
        <w:t>_nexp&gt;</w:t>
      </w:r>
      <w:del w:id="4146" w:author="Sammartano, Marc (BIC USA)" w:date="2015-06-03T10:30:00Z">
        <w:r w:rsidR="006630C6" w:rsidDel="00962375">
          <w:delText>, which</w:delText>
        </w:r>
      </w:del>
      <w:r w:rsidR="006630C6">
        <w:t xml:space="preserve"> is</w:t>
      </w:r>
      <w:r>
        <w:t xml:space="preserve"> </w:t>
      </w:r>
      <w:ins w:id="4147" w:author="Sammartano, Marc (BIC USA)" w:date="2015-06-03T10:30:00Z">
        <w:r w:rsidR="00962375">
          <w:t>the file index of a file opened for write by</w:t>
        </w:r>
      </w:ins>
      <w:ins w:id="4148" w:author="Sammartano, Marc (BIC USA)" w:date="2015-06-03T10:31:00Z">
        <w:r w:rsidR="00962375">
          <w:t xml:space="preserve"> </w:t>
        </w:r>
      </w:ins>
      <w:del w:id="4149" w:author="Sammartano, Marc (BIC USA)" w:date="2015-06-03T10:31:00Z">
        <w:r w:rsidR="008E5AA0" w:rsidDel="00962375">
          <w:delText>derived</w:delText>
        </w:r>
        <w:r w:rsidDel="00962375">
          <w:delText xml:space="preserve"> </w:delText>
        </w:r>
        <w:r w:rsidR="008E5AA0" w:rsidDel="00962375">
          <w:delText xml:space="preserve">from </w:delText>
        </w:r>
        <w:r w:rsidDel="00962375">
          <w:delText xml:space="preserve">a previously executed </w:delText>
        </w:r>
      </w:del>
      <w:del w:id="4150" w:author="Sammartano, Marc (BIC USA)" w:date="2015-06-03T09:26:00Z">
        <w:r w:rsidRPr="009F51A5" w:rsidDel="009F51A5">
          <w:rPr>
            <w:b/>
          </w:rPr>
          <w:delText>b</w:delText>
        </w:r>
      </w:del>
      <w:ins w:id="4151" w:author="Sammartano, Marc (BIC USA)" w:date="2015-06-03T09:26:00Z">
        <w:r w:rsidR="009F51A5">
          <w:rPr>
            <w:b/>
          </w:rPr>
          <w:t>B</w:t>
        </w:r>
      </w:ins>
      <w:r w:rsidRPr="009F51A5">
        <w:rPr>
          <w:b/>
        </w:rPr>
        <w:t xml:space="preserve">yte.open </w:t>
      </w:r>
      <w:r w:rsidR="008E5AA0" w:rsidRPr="009F51A5">
        <w:rPr>
          <w:b/>
        </w:rPr>
        <w:t>write</w:t>
      </w:r>
      <w:r w:rsidR="008E5AA0">
        <w:t xml:space="preserve"> </w:t>
      </w:r>
      <w:r>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4152" w:name="_Toc427508630"/>
      <w:r>
        <w:t>Socket.client.write.line &lt;line_sexp&gt;</w:t>
      </w:r>
      <w:bookmarkEnd w:id="4152"/>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del w:id="4153" w:author="Sammartano, Marc (BIC USA)" w:date="2015-06-03T09:43:00Z">
        <w:r w:rsidR="006630C6" w:rsidDel="0080376D">
          <w:delText>,</w:delText>
        </w:r>
      </w:del>
      <w:r w:rsidR="006630C6">
        <w:t xml:space="preserve"> </w:t>
      </w:r>
      <w:r w:rsidR="006630C6" w:rsidRPr="006630C6">
        <w:t>&lt;line_sexp&gt;</w:t>
      </w:r>
      <w:del w:id="4154" w:author="Sammartano, Marc (BIC USA)" w:date="2015-06-03T09:43:00Z">
        <w:r w:rsidR="006630C6" w:rsidDel="0080376D">
          <w:delText>,</w:delText>
        </w:r>
      </w:del>
      <w:r>
        <w:t xml:space="preserve"> to the previously</w:t>
      </w:r>
      <w:del w:id="4155" w:author="Sammartano, Marc (BIC USA)" w:date="2015-06-03T09:50:00Z">
        <w:r w:rsidDel="00FD5E7C">
          <w:delText xml:space="preserve"> </w:delText>
        </w:r>
      </w:del>
      <w:ins w:id="4156" w:author="Sammartano, Marc (BIC USA)" w:date="2015-06-03T09:50:00Z">
        <w:r w:rsidR="00FD5E7C">
          <w:t>-</w:t>
        </w:r>
      </w:ins>
      <w:r>
        <w:t>connected Server as UTF-16 characters. End of line characters will be added to the end of the line</w:t>
      </w:r>
      <w:del w:id="4157" w:author="Sammartano, Marc (BIC USA)" w:date="2015-06-03T09:43:00Z">
        <w:r w:rsidDel="0080376D">
          <w:delText xml:space="preserve"> </w:delText>
        </w:r>
        <w:r w:rsidR="00D65DA8" w:rsidDel="0080376D">
          <w:delText>TCP/IP Server Socket Commands</w:delText>
        </w:r>
      </w:del>
      <w:r w:rsidR="006630C6">
        <w:t>.</w:t>
      </w:r>
    </w:p>
    <w:p w:rsidR="00B4434A" w:rsidRDefault="00B4434A" w:rsidP="005F4916">
      <w:pPr>
        <w:pStyle w:val="Heading3"/>
      </w:pPr>
      <w:bookmarkStart w:id="4158" w:name="_Toc427508631"/>
      <w:r>
        <w:t>Socket.client.write.bytes &lt;sexp&gt;</w:t>
      </w:r>
      <w:bookmarkEnd w:id="4158"/>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ins w:id="4159" w:author="Sammartano, Marc (BIC USA)" w:date="2015-06-03T09:49:00Z">
        <w:r w:rsidR="00FD5E7C">
          <w:t>-</w:t>
        </w:r>
      </w:ins>
      <w:del w:id="4160" w:author="Sammartano, Marc (BIC USA)" w:date="2015-06-03T09:49:00Z">
        <w:r w:rsidR="00B4434A" w:rsidDel="00FD5E7C">
          <w:delText xml:space="preserve"> </w:delText>
        </w:r>
      </w:del>
      <w:r w:rsidR="00B4434A">
        <w:t xml:space="preserve">connected Server as </w:t>
      </w:r>
      <w:del w:id="4161" w:author="Sammartano, Marc (BIC USA)" w:date="2015-06-03T09:24:00Z">
        <w:r w:rsidR="00B4434A" w:rsidDel="009F51A5">
          <w:delText>UTF-8 characters</w:delText>
        </w:r>
      </w:del>
      <w:ins w:id="4162" w:author="Sammartano, Marc (BIC USA)" w:date="2015-06-03T09:24:00Z">
        <w:r w:rsidR="009F51A5">
          <w:t>8-bit bytes</w:t>
        </w:r>
      </w:ins>
      <w:r w:rsidR="00B4434A">
        <w:t>.</w:t>
      </w:r>
      <w:ins w:id="4163" w:author="Sammartano, Marc (BIC USA)" w:date="2015-06-03T09:25:00Z">
        <w:r w:rsidR="009F51A5">
          <w:t xml:space="preserve"> Each character of the string is sent as a single byte.</w:t>
        </w:r>
        <w:r w:rsidR="009F51A5" w:rsidRPr="009F51A5">
          <w:t xml:space="preserve"> </w:t>
        </w:r>
        <w:r w:rsidR="009F51A5">
          <w:t>The string is not encoded.</w:t>
        </w:r>
      </w:ins>
      <w:r w:rsidR="00B4434A">
        <w:t xml:space="preserve"> No end</w:t>
      </w:r>
      <w:r w:rsidR="00526911">
        <w:t>-</w:t>
      </w:r>
      <w:r w:rsidR="00B4434A">
        <w:t>of</w:t>
      </w:r>
      <w:r w:rsidR="00526911">
        <w:t>-</w:t>
      </w:r>
      <w:r w:rsidR="00B4434A">
        <w:t xml:space="preserve">line characters </w:t>
      </w:r>
      <w:del w:id="4164" w:author="Sammartano, Marc (BIC USA)" w:date="2015-06-03T09:45:00Z">
        <w:r w:rsidR="00B4434A" w:rsidDel="0080376D">
          <w:delText>will be</w:delText>
        </w:r>
      </w:del>
      <w:ins w:id="4165" w:author="Sammartano, Marc (BIC USA)" w:date="2015-06-03T09:45:00Z">
        <w:r w:rsidR="0080376D">
          <w:t>are</w:t>
        </w:r>
      </w:ins>
      <w:r w:rsidR="00B4434A">
        <w:t xml:space="preserve"> added by BASIC!. If you need a CR o</w:t>
      </w:r>
      <w:r w:rsidR="00526911">
        <w:t>r</w:t>
      </w:r>
      <w:r w:rsidR="00B4434A">
        <w:t xml:space="preserve"> LF character, you </w:t>
      </w:r>
      <w:del w:id="4166" w:author="Sammartano, Marc (BIC USA)" w:date="2015-06-03T09:45:00Z">
        <w:r w:rsidR="00B4434A" w:rsidDel="0080376D">
          <w:delText>will have to</w:delText>
        </w:r>
      </w:del>
      <w:ins w:id="4167" w:author="Sammartano, Marc (BIC USA)" w:date="2015-06-03T09:45:00Z">
        <w:r w:rsidR="0080376D">
          <w:t>must</w:t>
        </w:r>
      </w:ins>
      <w:r w:rsidR="00B4434A">
        <w:t xml:space="preserve"> make </w:t>
      </w:r>
      <w:ins w:id="4168" w:author="Sammartano, Marc (BIC USA)" w:date="2015-06-03T10:47:00Z">
        <w:r w:rsidR="005F379C">
          <w:t>it</w:t>
        </w:r>
      </w:ins>
      <w:del w:id="4169" w:author="Sammartano, Marc (BIC USA)" w:date="2015-06-03T10:47:00Z">
        <w:r w:rsidR="00B4434A" w:rsidDel="005F379C">
          <w:delText>them</w:delText>
        </w:r>
      </w:del>
      <w:r w:rsidR="00B4434A">
        <w:t xml:space="preserve"> part of the </w:t>
      </w:r>
      <w:del w:id="4170" w:author="Sammartano, Marc (BIC USA)" w:date="2015-06-03T09:26:00Z">
        <w:r w:rsidR="00B4434A" w:rsidDel="009F51A5">
          <w:delText>&lt;sexp&gt;</w:delText>
        </w:r>
      </w:del>
      <w:ins w:id="4171" w:author="Sammartano, Marc (BIC USA)" w:date="2015-06-03T09:26:00Z">
        <w:r w:rsidR="009F51A5">
          <w:t>string</w:t>
        </w:r>
      </w:ins>
      <w:r w:rsidR="00B4434A">
        <w:t>.</w:t>
      </w:r>
      <w:r>
        <w:t xml:space="preserve"> Note that if </w:t>
      </w:r>
      <w:del w:id="4172" w:author="Sammartano, Marc (BIC USA)" w:date="2015-06-03T09:26:00Z">
        <w:r w:rsidRPr="009F51A5" w:rsidDel="009F51A5">
          <w:rPr>
            <w:b/>
          </w:rPr>
          <w:delText>s</w:delText>
        </w:r>
      </w:del>
      <w:ins w:id="4173" w:author="Sammartano, Marc (BIC USA)" w:date="2015-06-03T09:26:00Z">
        <w:r w:rsidR="009F51A5">
          <w:rPr>
            <w:b/>
          </w:rPr>
          <w:t>S</w:t>
        </w:r>
      </w:ins>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4174" w:name="_Toc427508632"/>
      <w:r>
        <w:t>Socket.client.write.file &lt;f</w:t>
      </w:r>
      <w:ins w:id="4175" w:author="Sammartano, Marc (BIC USA)" w:date="2015-06-03T10:21:00Z">
        <w:r w:rsidR="00DB0C94">
          <w:t>ile</w:t>
        </w:r>
      </w:ins>
      <w:del w:id="4176" w:author="Sammartano, Marc (BIC USA)" w:date="2015-06-03T10:21:00Z">
        <w:r w:rsidDel="00DB0C94">
          <w:delText>r</w:delText>
        </w:r>
      </w:del>
      <w:r>
        <w:t>_nexp&gt;</w:t>
      </w:r>
      <w:bookmarkEnd w:id="4174"/>
      <w:r w:rsidR="00520661">
        <w:fldChar w:fldCharType="begin"/>
      </w:r>
      <w:r>
        <w:instrText xml:space="preserve"> XE "</w:instrText>
      </w:r>
      <w:r w:rsidRPr="003F6EE6">
        <w:instrText>Socket.</w:instrText>
      </w:r>
      <w:r w:rsidR="00BE7189">
        <w:instrText>client</w:instrText>
      </w:r>
      <w:r w:rsidRPr="003F6EE6">
        <w:instrText>.write.file &lt;f</w:instrText>
      </w:r>
      <w:ins w:id="4177" w:author="Sammartano, Marc (BIC USA)" w:date="2015-06-03T10:21:00Z">
        <w:r w:rsidR="00DB0C94">
          <w:instrText>ile</w:instrText>
        </w:r>
      </w:ins>
      <w:del w:id="4178" w:author="Sammartano, Marc (BIC USA)" w:date="2015-06-03T10:21:00Z">
        <w:r w:rsidRPr="003F6EE6" w:rsidDel="00DB0C94">
          <w:delInstrText>r</w:delInstrText>
        </w:r>
      </w:del>
      <w:r w:rsidRPr="003F6EE6">
        <w:instrText>_nexp&gt;</w:instrText>
      </w:r>
      <w:r>
        <w:instrText xml:space="preserve">" </w:instrText>
      </w:r>
      <w:r w:rsidR="00520661">
        <w:fldChar w:fldCharType="end"/>
      </w:r>
    </w:p>
    <w:p w:rsidR="005F7072" w:rsidRDefault="005F7072" w:rsidP="005F7072">
      <w:del w:id="4179" w:author="Sammartano, Marc (BIC USA)" w:date="2015-06-03T09:30:00Z">
        <w:r w:rsidDel="00F216DD">
          <w:delText>A</w:delText>
        </w:r>
      </w:del>
      <w:ins w:id="4180" w:author="Sammartano, Marc (BIC USA)" w:date="2015-06-03T10:27:00Z">
        <w:r w:rsidR="00DB0C94">
          <w:t xml:space="preserve">Transmit </w:t>
        </w:r>
      </w:ins>
      <w:ins w:id="4181" w:author="Sammartano, Marc (BIC USA)" w:date="2015-06-03T09:30:00Z">
        <w:r w:rsidR="00F216DD">
          <w:t>a</w:t>
        </w:r>
      </w:ins>
      <w:r>
        <w:t xml:space="preserve"> file</w:t>
      </w:r>
      <w:ins w:id="4182" w:author="Sammartano, Marc (BIC USA)" w:date="2015-06-03T09:31:00Z">
        <w:r w:rsidR="00DB0C94">
          <w:t xml:space="preserve"> to the</w:t>
        </w:r>
        <w:r w:rsidR="00F216DD">
          <w:t xml:space="preserve"> Server. The</w:t>
        </w:r>
      </w:ins>
      <w:ins w:id="4183" w:author="Sammartano, Marc (BIC USA)" w:date="2015-06-03T10:21:00Z">
        <w:r w:rsidR="00DB0C94">
          <w:t xml:space="preserve"> &lt;file_nexp&gt; is the file index</w:t>
        </w:r>
      </w:ins>
      <w:ins w:id="4184" w:author="Sammartano, Marc (BIC USA)" w:date="2015-06-03T10:22:00Z">
        <w:r w:rsidR="00DB0C94">
          <w:t xml:space="preserve"> of a file</w:t>
        </w:r>
      </w:ins>
      <w:r>
        <w:t xml:space="preserve"> </w:t>
      </w:r>
      <w:del w:id="4185" w:author="Sammartano, Marc (BIC USA)" w:date="2015-06-03T10:22:00Z">
        <w:r w:rsidDel="00DB0C94">
          <w:delText>previous</w:delText>
        </w:r>
        <w:r w:rsidR="00526911" w:rsidDel="00DB0C94">
          <w:delText>ly</w:delText>
        </w:r>
        <w:r w:rsidDel="00DB0C94">
          <w:delText xml:space="preserve"> </w:delText>
        </w:r>
      </w:del>
      <w:r>
        <w:t>open</w:t>
      </w:r>
      <w:r w:rsidR="00526911">
        <w:t>ed</w:t>
      </w:r>
      <w:r>
        <w:t xml:space="preserve"> for read by </w:t>
      </w:r>
      <w:del w:id="4186" w:author="Sammartano, Marc (BIC USA)" w:date="2015-06-03T09:30:00Z">
        <w:r w:rsidDel="00F216DD">
          <w:delText>b</w:delText>
        </w:r>
      </w:del>
      <w:ins w:id="4187" w:author="Sammartano, Marc (BIC USA)" w:date="2015-06-03T09:30:00Z">
        <w:r w:rsidR="00F216DD" w:rsidRPr="00F216DD">
          <w:rPr>
            <w:b/>
          </w:rPr>
          <w:t>B</w:t>
        </w:r>
      </w:ins>
      <w:r w:rsidRPr="00F216DD">
        <w:rPr>
          <w:b/>
        </w:rPr>
        <w:t>yte.open</w:t>
      </w:r>
      <w:del w:id="4188" w:author="Sammartano, Marc (BIC USA)" w:date="2015-06-03T09:31:00Z">
        <w:r w:rsidDel="00F216DD">
          <w:delText xml:space="preserve"> will be transmitted to the client</w:delText>
        </w:r>
      </w:del>
      <w:r>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4189" w:name="_Toc427508633"/>
      <w:r>
        <w:t>S</w:t>
      </w:r>
      <w:r w:rsidR="00CB062B">
        <w:t>ocket.client.close</w:t>
      </w:r>
      <w:bookmarkEnd w:id="4189"/>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4190" w:name="_Toc427508634"/>
      <w:r>
        <w:t>TCP/IP Server Socket Commands</w:t>
      </w:r>
      <w:bookmarkEnd w:id="4190"/>
    </w:p>
    <w:p w:rsidR="0037623F" w:rsidRDefault="0037623F" w:rsidP="005F4916">
      <w:pPr>
        <w:pStyle w:val="Heading3"/>
      </w:pPr>
      <w:bookmarkStart w:id="4191" w:name="_Toc427508635"/>
      <w:r>
        <w:t>Socket.my</w:t>
      </w:r>
      <w:r w:rsidR="005E290C">
        <w:t>IP</w:t>
      </w:r>
      <w:r>
        <w:t xml:space="preserve"> &lt;svar&gt;</w:t>
      </w:r>
      <w:bookmarkEnd w:id="4191"/>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del w:id="4192" w:author="Sammartano, Marc (BIC USA)" w:date="2015-06-03T09:34:00Z">
        <w:r w:rsidDel="00F216DD">
          <w:delText>s</w:delText>
        </w:r>
      </w:del>
      <w:r>
        <w:t xml:space="preserve"> the IP of the device in &lt;svar&gt;.</w:t>
      </w:r>
    </w:p>
    <w:p w:rsidR="0037623F" w:rsidRDefault="0037623F" w:rsidP="0037623F">
      <w:r>
        <w:t xml:space="preserve">If the device is on a </w:t>
      </w:r>
      <w:r w:rsidR="000C367E">
        <w:t xml:space="preserve">WiFi or Ethernet </w:t>
      </w:r>
      <w:r>
        <w:t>LAN then</w:t>
      </w:r>
      <w:ins w:id="4193" w:author="Sammartano, Marc (BIC USA)" w:date="2015-06-03T09:36:00Z">
        <w:r w:rsidR="00F216DD">
          <w:t xml:space="preserve"> the</w:t>
        </w:r>
      </w:ins>
      <w:r>
        <w:t xml:space="preserve"> IP returned </w:t>
      </w:r>
      <w:del w:id="4194" w:author="Sammartano, Marc (BIC USA)" w:date="2015-06-03T09:36:00Z">
        <w:r w:rsidDel="00F216DD">
          <w:delText>will be</w:delText>
        </w:r>
      </w:del>
      <w:ins w:id="4195" w:author="Sammartano, Marc (BIC USA)" w:date="2015-06-03T09:36:00Z">
        <w:r w:rsidR="00F216DD">
          <w:t>is</w:t>
        </w:r>
      </w:ins>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2"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6B7DC7" w:rsidRDefault="006B7DC7" w:rsidP="005F4916">
      <w:pPr>
        <w:pStyle w:val="Heading3"/>
      </w:pPr>
      <w:bookmarkStart w:id="4196" w:name="_Toc427508636"/>
      <w:r>
        <w:t>Socket.server.create &lt;port_nexp&gt;</w:t>
      </w:r>
      <w:bookmarkEnd w:id="419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w:t>
      </w:r>
      <w:del w:id="4197" w:author="Sammartano, Marc (BIC USA)" w:date="2015-06-03T09:36:00Z">
        <w:r w:rsidDel="00F216DD">
          <w:delText>es</w:delText>
        </w:r>
      </w:del>
      <w:r>
        <w:t xml:space="preserve">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4198" w:name="_Toc427508637"/>
      <w:r>
        <w:lastRenderedPageBreak/>
        <w:t>Socket.server.connect</w:t>
      </w:r>
      <w:r w:rsidR="00795B6C">
        <w:t xml:space="preserve"> </w:t>
      </w:r>
      <w:r w:rsidR="00795B6C" w:rsidRPr="00795B6C">
        <w:t>{&lt;wait_</w:t>
      </w:r>
      <w:r w:rsidR="00C128F2">
        <w:t>l</w:t>
      </w:r>
      <w:r w:rsidR="00795B6C" w:rsidRPr="00795B6C">
        <w:t>exp&gt;}</w:t>
      </w:r>
      <w:bookmarkEnd w:id="4198"/>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w:t>
      </w:r>
      <w:del w:id="4199" w:author="Sammartano, Marc (BIC USA)" w:date="2015-06-03T09:37:00Z">
        <w:r w:rsidDel="00F216DD">
          <w:delText>s</w:delText>
        </w:r>
      </w:del>
      <w:r>
        <w:t xml:space="preserve">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del w:id="4200" w:author="Sammartano, Marc (BIC USA)" w:date="2015-06-03T09:37:00Z">
        <w:r w:rsidDel="00F216DD">
          <w:delText>s</w:delText>
        </w:r>
      </w:del>
      <w:ins w:id="4201" w:author="Sammartano, Marc (BIC USA)" w:date="2015-06-03T09:37:00Z">
        <w:r w:rsidR="00F216DD" w:rsidRPr="00F216DD">
          <w:rPr>
            <w:b/>
          </w:rPr>
          <w:t>S</w:t>
        </w:r>
      </w:ins>
      <w:r w:rsidRPr="00F216DD">
        <w:rPr>
          <w:b/>
        </w:rPr>
        <w:t>ocket.server.status</w:t>
      </w:r>
      <w:r>
        <w:t xml:space="preserve"> to determine when the connection is made.</w:t>
      </w:r>
    </w:p>
    <w:p w:rsidR="006B7DC7" w:rsidRPr="00316700" w:rsidRDefault="00C128F2" w:rsidP="00C128F2">
      <w:r>
        <w:t xml:space="preserve">In general, it is </w:t>
      </w:r>
      <w:del w:id="4202" w:author="Sammartano, Marc (BIC USA)" w:date="2015-06-03T10:48:00Z">
        <w:r w:rsidDel="00B3444E">
          <w:delText>better (</w:delText>
        </w:r>
      </w:del>
      <w:r>
        <w:t>safer</w:t>
      </w:r>
      <w:del w:id="4203" w:author="Sammartano, Marc (BIC USA)" w:date="2015-06-03T10:48:00Z">
        <w:r w:rsidDel="00B3444E">
          <w:delText>, more robust)</w:delText>
        </w:r>
      </w:del>
      <w:r>
        <w:t xml:space="preserve">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4204" w:name="_Toc427508638"/>
      <w:r>
        <w:t>Socket.server.status &lt;status_nvar&gt;</w:t>
      </w:r>
      <w:bookmarkEnd w:id="4204"/>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4205" w:name="_Toc427508639"/>
      <w:r>
        <w:t>Socket.server.read.line &lt;svar&gt;</w:t>
      </w:r>
      <w:bookmarkEnd w:id="4205"/>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w:t>
      </w:r>
      <w:del w:id="4206" w:author="Sammartano, Marc (BIC USA)" w:date="2015-06-03T09:37:00Z">
        <w:r w:rsidDel="00F216DD">
          <w:delText>s</w:delText>
        </w:r>
      </w:del>
      <w:r>
        <w:t xml:space="preserve"> a line sent from the previously</w:t>
      </w:r>
      <w:del w:id="4207" w:author="Sammartano, Marc (BIC USA)" w:date="2015-06-03T09:50:00Z">
        <w:r w:rsidDel="00FD5E7C">
          <w:delText xml:space="preserve"> </w:delText>
        </w:r>
      </w:del>
      <w:ins w:id="4208" w:author="Sammartano, Marc (BIC USA)" w:date="2015-06-03T09:50:00Z">
        <w:r w:rsidR="00FD5E7C">
          <w:t>-</w:t>
        </w:r>
      </w:ins>
      <w:r>
        <w:t>connected Client and place</w:t>
      </w:r>
      <w:del w:id="4209" w:author="Sammartano, Marc (BIC USA)" w:date="2015-06-03T09:37:00Z">
        <w:r w:rsidDel="00F216DD">
          <w:delText>s</w:delText>
        </w:r>
      </w:del>
      <w:r>
        <w:t xml:space="preserve"> the line into the </w:t>
      </w:r>
      <w:del w:id="4210" w:author="Sammartano, Marc (BIC USA)" w:date="2015-06-03T09:38:00Z">
        <w:r w:rsidDel="00F216DD">
          <w:delText xml:space="preserve">line </w:delText>
        </w:r>
      </w:del>
      <w:r>
        <w:t>string variable</w:t>
      </w:r>
      <w:del w:id="4211" w:author="Sammartano, Marc (BIC USA)" w:date="2015-06-03T10:07:00Z">
        <w:r w:rsidDel="000B604B">
          <w:delText>,</w:delText>
        </w:r>
      </w:del>
      <w:r>
        <w:t xml:space="preserve"> </w:t>
      </w:r>
      <w:r w:rsidRPr="00B562D5">
        <w:t>&lt;svar&gt;</w:t>
      </w:r>
      <w:r>
        <w:t xml:space="preserve">. The command does not return until the Client sends a line. To avoid an infinite delay waiting for the Client to send a line, the </w:t>
      </w:r>
      <w:del w:id="4212" w:author="Sammartano, Marc (BIC USA)" w:date="2015-06-03T09:38:00Z">
        <w:r w:rsidDel="00F216DD">
          <w:delText>s</w:delText>
        </w:r>
      </w:del>
      <w:ins w:id="4213" w:author="Sammartano, Marc (BIC USA)" w:date="2015-06-03T09:38:00Z">
        <w:r w:rsidR="00F216DD" w:rsidRPr="0080376D">
          <w:rPr>
            <w:b/>
          </w:rPr>
          <w:t>S</w:t>
        </w:r>
      </w:ins>
      <w:r w:rsidRPr="0080376D">
        <w:rPr>
          <w:b/>
        </w:rPr>
        <w:t>ocket.server.read.ready</w:t>
      </w:r>
      <w:r>
        <w:t xml:space="preserve"> command can be repeatedly executed with timeouts.</w:t>
      </w:r>
    </w:p>
    <w:p w:rsidR="00D65DA8" w:rsidRDefault="00D65DA8" w:rsidP="005F4916">
      <w:pPr>
        <w:pStyle w:val="Heading3"/>
      </w:pPr>
      <w:bookmarkStart w:id="4214" w:name="_Toc427508640"/>
      <w:r>
        <w:t>Socket.server.read.ready &lt;nvar&gt;</w:t>
      </w:r>
      <w:bookmarkEnd w:id="4214"/>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del w:id="4215" w:author="Sammartano, Marc (BIC USA)" w:date="2015-06-03T10:51:00Z">
        <w:r w:rsidDel="001A042E">
          <w:delText xml:space="preserve"> accep</w:delText>
        </w:r>
      </w:del>
      <w:ins w:id="4216" w:author="Sammartano, Marc (BIC USA)" w:date="2015-06-03T10:51:00Z">
        <w:r w:rsidR="001A042E">
          <w:t>-connec</w:t>
        </w:r>
      </w:ins>
      <w:r>
        <w:t xml:space="preserve">ted Client socket has not sent a line for reading by </w:t>
      </w:r>
      <w:del w:id="4217" w:author="Sammartano, Marc (BIC USA)" w:date="2015-06-03T09:39:00Z">
        <w:r w:rsidDel="0080376D">
          <w:delText>s</w:delText>
        </w:r>
      </w:del>
      <w:ins w:id="4218" w:author="Sammartano, Marc (BIC USA)" w:date="2015-06-03T09:39:00Z">
        <w:r w:rsidR="0080376D" w:rsidRPr="0080376D">
          <w:rPr>
            <w:b/>
          </w:rPr>
          <w:t>S</w:t>
        </w:r>
      </w:ins>
      <w:r w:rsidRPr="0080376D">
        <w:rPr>
          <w:b/>
        </w:rPr>
        <w:t>ocket.server.read.line</w:t>
      </w:r>
      <w:r>
        <w:t xml:space="preserve"> then </w:t>
      </w:r>
      <w:ins w:id="4219" w:author="Sammartano, Marc (BIC USA)" w:date="2015-06-03T09:40:00Z">
        <w:r w:rsidR="0080376D">
          <w:t xml:space="preserve">set the return variable </w:t>
        </w:r>
      </w:ins>
      <w:r>
        <w:t xml:space="preserve">&lt;nvar&gt; </w:t>
      </w:r>
      <w:del w:id="4220" w:author="Sammartano, Marc (BIC USA)" w:date="2015-06-03T09:40:00Z">
        <w:r w:rsidDel="0080376D">
          <w:delText>will be returned as</w:delText>
        </w:r>
      </w:del>
      <w:ins w:id="4221" w:author="Sammartano, Marc (BIC USA)" w:date="2015-06-03T09:40:00Z">
        <w:r w:rsidR="0080376D">
          <w:t>to</w:t>
        </w:r>
      </w:ins>
      <w:r>
        <w:t xml:space="preserve"> zero. Otherwise</w:t>
      </w:r>
      <w:ins w:id="4222" w:author="Sammartano, Marc (BIC USA)" w:date="2015-06-03T09:40:00Z">
        <w:r w:rsidR="0080376D">
          <w:t xml:space="preserve"> return</w:t>
        </w:r>
      </w:ins>
      <w:r>
        <w:t xml:space="preserve"> a non-zero value</w:t>
      </w:r>
      <w:del w:id="4223" w:author="Sammartano, Marc (BIC USA)" w:date="2015-06-03T09:40:00Z">
        <w:r w:rsidDel="0080376D">
          <w:delText xml:space="preserve"> will be returned</w:delText>
        </w:r>
      </w:del>
      <w:r>
        <w:t>.</w:t>
      </w:r>
    </w:p>
    <w:p w:rsidR="000C367E" w:rsidRDefault="000C367E" w:rsidP="00D65DA8">
      <w:r>
        <w:t xml:space="preserve">The </w:t>
      </w:r>
      <w:del w:id="4224" w:author="Sammartano, Marc (BIC USA)" w:date="2015-06-03T09:40:00Z">
        <w:r w:rsidDel="0080376D">
          <w:delText>s</w:delText>
        </w:r>
      </w:del>
      <w:ins w:id="4225" w:author="Sammartano, Marc (BIC USA)" w:date="2015-06-03T09:40:00Z">
        <w:r w:rsidR="0080376D" w:rsidRPr="0080376D">
          <w:rPr>
            <w:b/>
          </w:rPr>
          <w:t>S</w:t>
        </w:r>
      </w:ins>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del w:id="4226" w:author="Sammartano, Marc (BIC USA)" w:date="2015-06-03T09:41:00Z">
        <w:r w:rsidDel="0080376D">
          <w:delText>s</w:delText>
        </w:r>
      </w:del>
      <w:ins w:id="4227" w:author="Sammartano, Marc (BIC USA)" w:date="2015-06-03T09:41:00Z">
        <w:r w:rsidR="0080376D" w:rsidRPr="0080376D">
          <w:rPr>
            <w:b/>
          </w:rPr>
          <w:t>S</w:t>
        </w:r>
      </w:ins>
      <w:r w:rsidRPr="0080376D">
        <w:rPr>
          <w:b/>
        </w:rPr>
        <w:t>ocket.server.read.line</w:t>
      </w:r>
      <w:r>
        <w:t xml:space="preserve"> will return with a line of data if </w:t>
      </w:r>
      <w:del w:id="4228" w:author="Sammartano, Marc (BIC USA)" w:date="2015-06-03T09:41:00Z">
        <w:r w:rsidR="00F72A94" w:rsidDel="0080376D">
          <w:delText>s</w:delText>
        </w:r>
        <w:r w:rsidR="00F72A94" w:rsidRPr="0080376D" w:rsidDel="0080376D">
          <w:rPr>
            <w:b/>
          </w:rPr>
          <w:delText>ocket.server.read.ready</w:delText>
        </w:r>
      </w:del>
      <w:r>
        <w:t xml:space="preserve"> returns a non-zero value.</w:t>
      </w:r>
    </w:p>
    <w:p w:rsidR="00D65DA8" w:rsidRDefault="00D65DA8" w:rsidP="005F4916">
      <w:pPr>
        <w:pStyle w:val="Heading3"/>
      </w:pPr>
      <w:bookmarkStart w:id="4229" w:name="_Toc427508641"/>
      <w:r>
        <w:t>Socket.server.write.line &lt;</w:t>
      </w:r>
      <w:ins w:id="4230" w:author="Sammartano, Marc (BIC USA)" w:date="2015-06-03T10:23:00Z">
        <w:r w:rsidR="00DB0C94">
          <w:t>line_</w:t>
        </w:r>
      </w:ins>
      <w:r>
        <w:t>sexp&gt;</w:t>
      </w:r>
      <w:bookmarkEnd w:id="4229"/>
      <w:r w:rsidR="00520661">
        <w:fldChar w:fldCharType="begin"/>
      </w:r>
      <w:r w:rsidR="00D663E0">
        <w:instrText xml:space="preserve"> XE "</w:instrText>
      </w:r>
      <w:r w:rsidR="00D663E0" w:rsidRPr="00CE2B5E">
        <w:instrText>Socket.server.write.line &lt;</w:instrText>
      </w:r>
      <w:ins w:id="4231" w:author="Sammartano, Marc (BIC USA)" w:date="2015-06-03T10:23:00Z">
        <w:r w:rsidR="00DB0C94">
          <w:instrText>line_</w:instrText>
        </w:r>
      </w:ins>
      <w:r w:rsidR="00D663E0" w:rsidRPr="00CE2B5E">
        <w:instrText>sexp&gt;</w:instrText>
      </w:r>
      <w:r w:rsidR="00D663E0">
        <w:instrText xml:space="preserve">" </w:instrText>
      </w:r>
      <w:r w:rsidR="00520661">
        <w:fldChar w:fldCharType="end"/>
      </w:r>
    </w:p>
    <w:p w:rsidR="00D65DA8" w:rsidRDefault="00D65DA8" w:rsidP="00D65DA8">
      <w:r>
        <w:t>Send the string expression</w:t>
      </w:r>
      <w:del w:id="4232" w:author="Sammartano, Marc (BIC USA)" w:date="2015-06-03T09:43:00Z">
        <w:r w:rsidR="00F72A94" w:rsidDel="0080376D">
          <w:delText>,</w:delText>
        </w:r>
      </w:del>
      <w:r w:rsidR="00F72A94">
        <w:t xml:space="preserve"> </w:t>
      </w:r>
      <w:r w:rsidR="00F72A94" w:rsidRPr="00F72A94">
        <w:t>&lt;</w:t>
      </w:r>
      <w:ins w:id="4233" w:author="Sammartano, Marc (BIC USA)" w:date="2015-06-03T10:23:00Z">
        <w:r w:rsidR="00DB0C94">
          <w:t>line_</w:t>
        </w:r>
      </w:ins>
      <w:r w:rsidR="00F72A94" w:rsidRPr="00F72A94">
        <w:t>sexp&gt;</w:t>
      </w:r>
      <w:del w:id="4234" w:author="Sammartano, Marc (BIC USA)" w:date="2015-06-03T09:43:00Z">
        <w:r w:rsidR="00F72A94" w:rsidDel="0080376D">
          <w:delText>,</w:delText>
        </w:r>
      </w:del>
      <w:r>
        <w:t xml:space="preserve"> to </w:t>
      </w:r>
      <w:r w:rsidR="00B4434A">
        <w:t>the previously</w:t>
      </w:r>
      <w:del w:id="4235" w:author="Sammartano, Marc (BIC USA)" w:date="2015-06-03T09:50:00Z">
        <w:r w:rsidR="00B4434A" w:rsidDel="00FD5E7C">
          <w:delText xml:space="preserve"> </w:delText>
        </w:r>
      </w:del>
      <w:ins w:id="4236" w:author="Sammartano, Marc (BIC USA)" w:date="2015-06-03T09:50:00Z">
        <w:r w:rsidR="00FD5E7C">
          <w:t>-</w:t>
        </w:r>
      </w:ins>
      <w:r w:rsidR="00B4434A">
        <w:t>connected Client as UTF-16 characters. End of line characters will be added to the end of the line.</w:t>
      </w:r>
    </w:p>
    <w:p w:rsidR="00B4434A" w:rsidRDefault="00B4434A" w:rsidP="005F4916">
      <w:pPr>
        <w:pStyle w:val="Heading3"/>
      </w:pPr>
      <w:bookmarkStart w:id="4237" w:name="_Toc427508642"/>
      <w:r>
        <w:t>Socket.server.write.bytes &lt;sexp&gt;</w:t>
      </w:r>
      <w:bookmarkEnd w:id="4237"/>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del w:id="4238" w:author="Sammartano, Marc (BIC USA)" w:date="2015-06-03T09:50:00Z">
        <w:r w:rsidR="00B4434A" w:rsidDel="00FD5E7C">
          <w:delText xml:space="preserve"> </w:delText>
        </w:r>
      </w:del>
      <w:ins w:id="4239" w:author="Sammartano, Marc (BIC USA)" w:date="2015-06-03T09:50:00Z">
        <w:r w:rsidR="00FD5E7C">
          <w:t>-</w:t>
        </w:r>
      </w:ins>
      <w:r w:rsidR="00B4434A">
        <w:t>connect</w:t>
      </w:r>
      <w:ins w:id="4240" w:author="Sammartano, Marc (BIC USA)" w:date="2015-06-03T09:44:00Z">
        <w:r w:rsidR="0080376D">
          <w:t>ed</w:t>
        </w:r>
      </w:ins>
      <w:r w:rsidR="00B4434A">
        <w:t xml:space="preserve"> Client as </w:t>
      </w:r>
      <w:del w:id="4241" w:author="Sammartano, Marc (BIC USA)" w:date="2015-06-03T09:44:00Z">
        <w:r w:rsidR="00B4434A" w:rsidDel="0080376D">
          <w:delText>UTF-8 characters</w:delText>
        </w:r>
      </w:del>
      <w:ins w:id="4242" w:author="Sammartano, Marc (BIC USA)" w:date="2015-06-03T09:44:00Z">
        <w:r w:rsidR="0080376D">
          <w:t>8-bit bytes. Each character of the string is sent as a single byte. The string is not encoded</w:t>
        </w:r>
      </w:ins>
      <w:r w:rsidR="00B4434A">
        <w:t xml:space="preserve">. No end of line characters </w:t>
      </w:r>
      <w:del w:id="4243" w:author="Sammartano, Marc (BIC USA)" w:date="2015-06-03T09:45:00Z">
        <w:r w:rsidR="00B4434A" w:rsidDel="0080376D">
          <w:lastRenderedPageBreak/>
          <w:delText>will be</w:delText>
        </w:r>
      </w:del>
      <w:ins w:id="4244" w:author="Sammartano, Marc (BIC USA)" w:date="2015-06-03T09:45:00Z">
        <w:r w:rsidR="0080376D">
          <w:t>are</w:t>
        </w:r>
      </w:ins>
      <w:r w:rsidR="00B4434A">
        <w:t xml:space="preserve"> added by BASIC!. If you need a CR o</w:t>
      </w:r>
      <w:ins w:id="4245" w:author="Sammartano, Marc (BIC USA)" w:date="2015-06-03T10:47:00Z">
        <w:r w:rsidR="005F379C">
          <w:t>r</w:t>
        </w:r>
      </w:ins>
      <w:del w:id="4246" w:author="Sammartano, Marc (BIC USA)" w:date="2015-06-03T10:47:00Z">
        <w:r w:rsidR="00B4434A" w:rsidDel="005F379C">
          <w:delText>f</w:delText>
        </w:r>
      </w:del>
      <w:r w:rsidR="00B4434A">
        <w:t xml:space="preserve"> LF character, you </w:t>
      </w:r>
      <w:del w:id="4247" w:author="Sammartano, Marc (BIC USA)" w:date="2015-06-03T09:45:00Z">
        <w:r w:rsidR="00B4434A" w:rsidDel="0080376D">
          <w:delText>will have to</w:delText>
        </w:r>
      </w:del>
      <w:ins w:id="4248" w:author="Sammartano, Marc (BIC USA)" w:date="2015-06-03T09:46:00Z">
        <w:r w:rsidR="0080376D">
          <w:t>must</w:t>
        </w:r>
      </w:ins>
      <w:r w:rsidR="00B4434A">
        <w:t xml:space="preserve"> make </w:t>
      </w:r>
      <w:del w:id="4249" w:author="Sammartano, Marc (BIC USA)" w:date="2015-06-03T10:47:00Z">
        <w:r w:rsidR="00B4434A" w:rsidDel="005F379C">
          <w:delText>them</w:delText>
        </w:r>
      </w:del>
      <w:ins w:id="4250" w:author="Sammartano, Marc (BIC USA)" w:date="2015-06-03T10:47:00Z">
        <w:r w:rsidR="005F379C">
          <w:t>it</w:t>
        </w:r>
      </w:ins>
      <w:r w:rsidR="00B4434A">
        <w:t xml:space="preserve"> part of the </w:t>
      </w:r>
      <w:del w:id="4251" w:author="Sammartano, Marc (BIC USA)" w:date="2015-06-03T09:46:00Z">
        <w:r w:rsidR="00B4434A" w:rsidDel="0080376D">
          <w:delText>&lt;sexp&gt;</w:delText>
        </w:r>
      </w:del>
      <w:ins w:id="4252" w:author="Sammartano, Marc (BIC USA)" w:date="2015-06-03T09:46:00Z">
        <w:r w:rsidR="0080376D">
          <w:t>string</w:t>
        </w:r>
      </w:ins>
      <w:r w:rsidR="00B4434A">
        <w:t>.</w:t>
      </w:r>
      <w:r>
        <w:t xml:space="preserve"> Note that if </w:t>
      </w:r>
      <w:del w:id="4253" w:author="Sammartano, Marc (BIC USA)" w:date="2015-06-03T09:46:00Z">
        <w:r w:rsidDel="0080376D">
          <w:delText>s</w:delText>
        </w:r>
      </w:del>
      <w:ins w:id="4254" w:author="Sammartano, Marc (BIC USA)" w:date="2015-06-03T09:46:00Z">
        <w:r w:rsidR="0080376D" w:rsidRPr="0080376D">
          <w:rPr>
            <w:b/>
          </w:rPr>
          <w:t>S</w:t>
        </w:r>
      </w:ins>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4255" w:name="_Toc427508643"/>
      <w:r>
        <w:t>Socket.server.write.file &lt;f</w:t>
      </w:r>
      <w:ins w:id="4256" w:author="Sammartano, Marc (BIC USA)" w:date="2015-06-03T09:56:00Z">
        <w:r w:rsidR="00FD5E7C">
          <w:t>ile</w:t>
        </w:r>
      </w:ins>
      <w:del w:id="4257" w:author="Sammartano, Marc (BIC USA)" w:date="2015-06-03T09:56:00Z">
        <w:r w:rsidDel="00FD5E7C">
          <w:delText>r</w:delText>
        </w:r>
      </w:del>
      <w:r>
        <w:t>_nexp&gt;</w:t>
      </w:r>
      <w:bookmarkEnd w:id="4255"/>
      <w:r w:rsidR="00520661">
        <w:fldChar w:fldCharType="begin"/>
      </w:r>
      <w:r>
        <w:instrText xml:space="preserve"> XE "</w:instrText>
      </w:r>
      <w:r w:rsidRPr="003F6EE6">
        <w:instrText>Socket.server.write.file &lt;f</w:instrText>
      </w:r>
      <w:ins w:id="4258" w:author="Sammartano, Marc (BIC USA)" w:date="2015-06-03T09:56:00Z">
        <w:r w:rsidR="00FD5E7C">
          <w:instrText>ile</w:instrText>
        </w:r>
      </w:ins>
      <w:del w:id="4259" w:author="Sammartano, Marc (BIC USA)" w:date="2015-06-03T09:56:00Z">
        <w:r w:rsidRPr="003F6EE6" w:rsidDel="00FD5E7C">
          <w:delInstrText>r</w:delInstrText>
        </w:r>
      </w:del>
      <w:r w:rsidRPr="003F6EE6">
        <w:instrText>_nexp&gt;</w:instrText>
      </w:r>
      <w:r>
        <w:instrText xml:space="preserve">" </w:instrText>
      </w:r>
      <w:r w:rsidR="00520661">
        <w:fldChar w:fldCharType="end"/>
      </w:r>
    </w:p>
    <w:p w:rsidR="006B69F2" w:rsidRDefault="006B69F2" w:rsidP="006B69F2">
      <w:del w:id="4260" w:author="Sammartano, Marc (BIC USA)" w:date="2015-06-03T09:53:00Z">
        <w:r w:rsidDel="00FD5E7C">
          <w:delText>A</w:delText>
        </w:r>
      </w:del>
      <w:ins w:id="4261" w:author="Sammartano, Marc (BIC USA)" w:date="2015-06-03T09:53:00Z">
        <w:r w:rsidR="00FD5E7C">
          <w:t>Transmit a</w:t>
        </w:r>
      </w:ins>
      <w:r>
        <w:t xml:space="preserve"> file</w:t>
      </w:r>
      <w:ins w:id="4262" w:author="Sammartano, Marc (BIC USA)" w:date="2015-06-03T09:55:00Z">
        <w:r w:rsidR="00FD5E7C">
          <w:t xml:space="preserve"> to the Client.</w:t>
        </w:r>
      </w:ins>
      <w:r>
        <w:t xml:space="preserve"> </w:t>
      </w:r>
      <w:ins w:id="4263" w:author="Sammartano, Marc (BIC USA)" w:date="2015-06-03T09:58:00Z">
        <w:r w:rsidR="000B604B">
          <w:t>The</w:t>
        </w:r>
        <w:r w:rsidR="00FD5E7C">
          <w:t xml:space="preserve"> &lt;file_nexp&gt; </w:t>
        </w:r>
        <w:r w:rsidR="000B604B">
          <w:t xml:space="preserve">is the file index of a file </w:t>
        </w:r>
      </w:ins>
      <w:del w:id="4264" w:author="Sammartano, Marc (BIC USA)" w:date="2015-06-03T09:59:00Z">
        <w:r w:rsidDel="000B604B">
          <w:delText>previous</w:delText>
        </w:r>
        <w:r w:rsidR="00F72A94" w:rsidDel="000B604B">
          <w:delText xml:space="preserve">ly </w:delText>
        </w:r>
      </w:del>
      <w:del w:id="4265" w:author="Sammartano, Marc (BIC USA)" w:date="2015-06-03T09:53:00Z">
        <w:r w:rsidR="00F72A94" w:rsidDel="00FD5E7C">
          <w:delText>made</w:delText>
        </w:r>
        <w:r w:rsidDel="00FD5E7C">
          <w:delText xml:space="preserve"> </w:delText>
        </w:r>
      </w:del>
      <w:r>
        <w:t>open</w:t>
      </w:r>
      <w:ins w:id="4266" w:author="Sammartano, Marc (BIC USA)" w:date="2015-06-03T09:53:00Z">
        <w:r w:rsidR="00FD5E7C">
          <w:t>ed</w:t>
        </w:r>
      </w:ins>
      <w:r>
        <w:t xml:space="preserve"> for read by </w:t>
      </w:r>
      <w:del w:id="4267" w:author="Sammartano, Marc (BIC USA)" w:date="2015-06-03T09:53:00Z">
        <w:r w:rsidDel="00FD5E7C">
          <w:delText>b</w:delText>
        </w:r>
      </w:del>
      <w:ins w:id="4268" w:author="Sammartano, Marc (BIC USA)" w:date="2015-06-03T09:53:00Z">
        <w:r w:rsidR="00FD5E7C" w:rsidRPr="00FD5E7C">
          <w:rPr>
            <w:b/>
          </w:rPr>
          <w:t>B</w:t>
        </w:r>
      </w:ins>
      <w:r w:rsidRPr="00FD5E7C">
        <w:rPr>
          <w:b/>
        </w:rPr>
        <w:t>yte.open</w:t>
      </w:r>
      <w:del w:id="4269" w:author="Sammartano, Marc (BIC USA)" w:date="2015-06-03T09:57:00Z">
        <w:r w:rsidDel="00FD5E7C">
          <w:delText xml:space="preserve"> will be transmitted to the client</w:delText>
        </w:r>
      </w:del>
      <w:r>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4270" w:name="_Toc427508644"/>
      <w:r w:rsidRPr="00AD2D2D">
        <w:t>Socket.server.read.file &lt;f</w:t>
      </w:r>
      <w:ins w:id="4271" w:author="Sammartano, Marc (BIC USA)" w:date="2015-06-03T10:00:00Z">
        <w:r w:rsidR="000B604B">
          <w:t>ile</w:t>
        </w:r>
      </w:ins>
      <w:del w:id="4272" w:author="Sammartano, Marc (BIC USA)" w:date="2015-06-03T10:00:00Z">
        <w:r w:rsidRPr="00AD2D2D" w:rsidDel="000B604B">
          <w:delText>w</w:delText>
        </w:r>
      </w:del>
      <w:r w:rsidRPr="00AD2D2D">
        <w:t>_nexp&gt;</w:t>
      </w:r>
      <w:bookmarkEnd w:id="4270"/>
      <w:r w:rsidR="00520661">
        <w:fldChar w:fldCharType="begin"/>
      </w:r>
      <w:r w:rsidR="00F70FB7">
        <w:instrText xml:space="preserve"> XE "</w:instrText>
      </w:r>
      <w:r w:rsidR="00F70FB7" w:rsidRPr="00B2181A">
        <w:instrText>Socket.server.read.file &lt;f</w:instrText>
      </w:r>
      <w:ins w:id="4273" w:author="Sammartano, Marc (BIC USA)" w:date="2015-06-03T10:00:00Z">
        <w:r w:rsidR="000B604B">
          <w:instrText>ile</w:instrText>
        </w:r>
      </w:ins>
      <w:del w:id="4274" w:author="Sammartano, Marc (BIC USA)" w:date="2015-06-03T10:00:00Z">
        <w:r w:rsidR="00F70FB7" w:rsidRPr="00B2181A" w:rsidDel="000B604B">
          <w:delInstrText>w</w:delInstrText>
        </w:r>
      </w:del>
      <w:r w:rsidR="00F70FB7" w:rsidRPr="00B2181A">
        <w:instrText>_nexp&gt;</w:instrText>
      </w:r>
      <w:r w:rsidR="00F70FB7">
        <w:instrText xml:space="preserve">" </w:instrText>
      </w:r>
      <w:r w:rsidR="00520661">
        <w:fldChar w:fldCharType="end"/>
      </w:r>
    </w:p>
    <w:p w:rsidR="00AD2D2D" w:rsidRDefault="00AD2D2D" w:rsidP="00AD2D2D">
      <w:del w:id="4275" w:author="Sammartano, Marc (BIC USA)" w:date="2015-06-03T10:08:00Z">
        <w:r w:rsidDel="000B604B">
          <w:delText>A</w:delText>
        </w:r>
      </w:del>
      <w:ins w:id="4276" w:author="Sammartano, Marc (BIC USA)" w:date="2015-06-03T10:08:00Z">
        <w:r w:rsidR="00DB0C94">
          <w:t>Read</w:t>
        </w:r>
      </w:ins>
      <w:r>
        <w:t xml:space="preserve"> file</w:t>
      </w:r>
      <w:ins w:id="4277" w:author="Sammartano, Marc (BIC USA)" w:date="2015-06-03T10:24:00Z">
        <w:r w:rsidR="00DB0C94">
          <w:t xml:space="preserve"> </w:t>
        </w:r>
      </w:ins>
      <w:ins w:id="4278" w:author="Sammartano, Marc (BIC USA)" w:date="2015-06-03T10:11:00Z">
        <w:r w:rsidR="00173713">
          <w:t>data</w:t>
        </w:r>
      </w:ins>
      <w:r>
        <w:t xml:space="preserve"> transmitted by </w:t>
      </w:r>
      <w:del w:id="4279" w:author="Sammartano, Marc (BIC USA)" w:date="2015-06-03T10:34:00Z">
        <w:r w:rsidDel="00962375">
          <w:delText>a</w:delText>
        </w:r>
      </w:del>
      <w:ins w:id="4280" w:author="Sammartano, Marc (BIC USA)" w:date="2015-06-03T10:35:00Z">
        <w:r w:rsidR="00962375">
          <w:t>the</w:t>
        </w:r>
      </w:ins>
      <w:r>
        <w:t xml:space="preserve"> </w:t>
      </w:r>
      <w:del w:id="4281" w:author="Sammartano, Marc (BIC USA)" w:date="2015-06-03T10:13:00Z">
        <w:r w:rsidDel="00173713">
          <w:delText>server</w:delText>
        </w:r>
      </w:del>
      <w:ins w:id="4282" w:author="Sammartano, Marc (BIC USA)" w:date="2015-06-03T10:13:00Z">
        <w:r w:rsidR="00173713">
          <w:t>Client</w:t>
        </w:r>
      </w:ins>
      <w:del w:id="4283" w:author="Sammartano, Marc (BIC USA)" w:date="2015-06-03T10:14:00Z">
        <w:r w:rsidDel="00173713">
          <w:delText xml:space="preserve"> will be read</w:delText>
        </w:r>
      </w:del>
      <w:r>
        <w:t xml:space="preserve"> and writ</w:t>
      </w:r>
      <w:del w:id="4284" w:author="Sammartano, Marc (BIC USA)" w:date="2015-06-03T10:14:00Z">
        <w:r w:rsidDel="00173713">
          <w:delText>t</w:delText>
        </w:r>
      </w:del>
      <w:r>
        <w:t>e</w:t>
      </w:r>
      <w:del w:id="4285" w:author="Sammartano, Marc (BIC USA)" w:date="2015-06-03T10:14:00Z">
        <w:r w:rsidDel="00173713">
          <w:delText>n</w:delText>
        </w:r>
      </w:del>
      <w:ins w:id="4286" w:author="Sammartano, Marc (BIC USA)" w:date="2015-06-03T10:14:00Z">
        <w:r w:rsidR="00173713">
          <w:t xml:space="preserve"> it</w:t>
        </w:r>
      </w:ins>
      <w:r>
        <w:t xml:space="preserve"> to </w:t>
      </w:r>
      <w:del w:id="4287" w:author="Sammartano, Marc (BIC USA)" w:date="2015-06-03T10:14:00Z">
        <w:r w:rsidDel="00173713">
          <w:delText>the</w:delText>
        </w:r>
      </w:del>
      <w:ins w:id="4288" w:author="Sammartano, Marc (BIC USA)" w:date="2015-06-03T10:14:00Z">
        <w:r w:rsidR="00173713">
          <w:t>a</w:t>
        </w:r>
      </w:ins>
      <w:r>
        <w:t xml:space="preserve"> file</w:t>
      </w:r>
      <w:ins w:id="4289" w:author="Sammartano, Marc (BIC USA)" w:date="2015-06-03T10:15:00Z">
        <w:r w:rsidR="00173713">
          <w:t>.</w:t>
        </w:r>
      </w:ins>
      <w:r>
        <w:t xml:space="preserve"> </w:t>
      </w:r>
      <w:del w:id="4290" w:author="Sammartano, Marc (BIC USA)" w:date="2015-06-03T10:15:00Z">
        <w:r w:rsidDel="00173713">
          <w:delText>pointed to by</w:delText>
        </w:r>
      </w:del>
      <w:ins w:id="4291" w:author="Sammartano, Marc (BIC USA)" w:date="2015-06-03T10:15:00Z">
        <w:r w:rsidR="00173713">
          <w:t>The</w:t>
        </w:r>
      </w:ins>
      <w:r>
        <w:t xml:space="preserve"> &lt;f</w:t>
      </w:r>
      <w:ins w:id="4292" w:author="Sammartano, Marc (BIC USA)" w:date="2015-06-03T10:30:00Z">
        <w:r w:rsidR="00962375">
          <w:t>ile</w:t>
        </w:r>
      </w:ins>
      <w:del w:id="4293" w:author="Sammartano, Marc (BIC USA)" w:date="2015-06-03T10:30:00Z">
        <w:r w:rsidDel="00962375">
          <w:delText>w</w:delText>
        </w:r>
      </w:del>
      <w:r>
        <w:t>_nexp&gt;</w:t>
      </w:r>
      <w:del w:id="4294" w:author="Sammartano, Marc (BIC USA)" w:date="2015-06-03T10:15:00Z">
        <w:r w:rsidDel="00173713">
          <w:delText>, which</w:delText>
        </w:r>
      </w:del>
      <w:r>
        <w:t xml:space="preserve"> is</w:t>
      </w:r>
      <w:ins w:id="4295" w:author="Sammartano, Marc (BIC USA)" w:date="2015-06-03T10:16:00Z">
        <w:r w:rsidR="00173713">
          <w:t xml:space="preserve"> the file index of a file opened for write by</w:t>
        </w:r>
      </w:ins>
      <w:r>
        <w:t xml:space="preserve"> </w:t>
      </w:r>
      <w:del w:id="4296" w:author="Sammartano, Marc (BIC USA)" w:date="2015-06-03T10:16:00Z">
        <w:r w:rsidDel="00173713">
          <w:delText>derived from a previously executed b</w:delText>
        </w:r>
      </w:del>
      <w:ins w:id="4297" w:author="Sammartano, Marc (BIC USA)" w:date="2015-06-03T10:16:00Z">
        <w:r w:rsidR="00173713" w:rsidRPr="00173713">
          <w:rPr>
            <w:b/>
          </w:rPr>
          <w:t>B</w:t>
        </w:r>
      </w:ins>
      <w:r w:rsidRPr="00173713">
        <w:rPr>
          <w:b/>
        </w:rPr>
        <w:t>yte.open</w:t>
      </w:r>
      <w:del w:id="4298" w:author="Sammartano, Marc (BIC USA)" w:date="2015-06-03T10:04:00Z">
        <w:r w:rsidDel="000B604B">
          <w:delText xml:space="preserve"> write command</w:delText>
        </w:r>
      </w:del>
      <w:r>
        <w:t xml:space="preserve">. </w:t>
      </w:r>
      <w:del w:id="4299" w:author="Sammartano, Marc (BIC USA)" w:date="2015-06-03T10:04:00Z">
        <w:r w:rsidDel="000B604B">
          <w:delText>For e</w:delText>
        </w:r>
      </w:del>
      <w:ins w:id="4300" w:author="Sammartano, Marc (BIC USA)" w:date="2015-06-03T10:04:00Z">
        <w:r w:rsidR="000B604B">
          <w:t>E</w:t>
        </w:r>
      </w:ins>
      <w:r>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4301" w:name="_Toc427508645"/>
      <w:r>
        <w:t>Socket.server.disconnect</w:t>
      </w:r>
      <w:bookmarkEnd w:id="4301"/>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del w:id="4302" w:author="Sammartano, Marc (BIC USA)" w:date="2015-06-03T10:05:00Z">
        <w:r w:rsidDel="000B604B">
          <w:delText>T</w:delText>
        </w:r>
      </w:del>
      <w:ins w:id="4303" w:author="Sammartano, Marc (BIC USA)" w:date="2015-06-03T10:05:00Z">
        <w:r w:rsidR="000B604B">
          <w:t>Close t</w:t>
        </w:r>
      </w:ins>
      <w:r>
        <w:t>he connection with the previously</w:t>
      </w:r>
      <w:del w:id="4304" w:author="Sammartano, Marc (BIC USA)" w:date="2015-06-03T09:50:00Z">
        <w:r w:rsidDel="00FD5E7C">
          <w:delText xml:space="preserve"> </w:delText>
        </w:r>
      </w:del>
      <w:ins w:id="4305" w:author="Sammartano, Marc (BIC USA)" w:date="2015-06-03T09:50:00Z">
        <w:r w:rsidR="00FD5E7C">
          <w:t>-</w:t>
        </w:r>
      </w:ins>
      <w:r>
        <w:t>connected Client</w:t>
      </w:r>
      <w:del w:id="4306" w:author="Sammartano, Marc (BIC USA)" w:date="2015-06-03T10:05:00Z">
        <w:r w:rsidDel="000B604B">
          <w:delText xml:space="preserve"> will be closed</w:delText>
        </w:r>
      </w:del>
      <w:r>
        <w:t xml:space="preserve">. A new </w:t>
      </w:r>
      <w:del w:id="4307" w:author="Sammartano, Marc (BIC USA)" w:date="2015-06-03T10:06:00Z">
        <w:r w:rsidDel="000B604B">
          <w:delText>s</w:delText>
        </w:r>
      </w:del>
      <w:ins w:id="4308" w:author="Sammartano, Marc (BIC USA)" w:date="2015-06-03T10:06:00Z">
        <w:r w:rsidR="000B604B" w:rsidRPr="000B604B">
          <w:rPr>
            <w:b/>
          </w:rPr>
          <w:t>S</w:t>
        </w:r>
      </w:ins>
      <w:r w:rsidRPr="000B604B">
        <w:rPr>
          <w:b/>
        </w:rPr>
        <w:t>ocket.server.connect</w:t>
      </w:r>
      <w:r>
        <w:t xml:space="preserve"> can then be executed to connect to the next client in the queue.</w:t>
      </w:r>
    </w:p>
    <w:p w:rsidR="00D663E0" w:rsidRDefault="00D663E0" w:rsidP="005F4916">
      <w:pPr>
        <w:pStyle w:val="Heading3"/>
      </w:pPr>
      <w:bookmarkStart w:id="4309" w:name="_Toc427508646"/>
      <w:r>
        <w:t>Socket.server.close</w:t>
      </w:r>
      <w:bookmarkEnd w:id="4309"/>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del w:id="4310" w:author="Sammartano, Marc (BIC USA)" w:date="2015-06-03T10:06:00Z">
        <w:r w:rsidDel="000B604B">
          <w:delText>T</w:delText>
        </w:r>
      </w:del>
      <w:ins w:id="4311" w:author="Sammartano, Marc (BIC USA)" w:date="2015-06-03T10:06:00Z">
        <w:r w:rsidR="000B604B">
          <w:t>Close t</w:t>
        </w:r>
      </w:ins>
      <w:r>
        <w:t>he previously created Server</w:t>
      </w:r>
      <w:del w:id="4312" w:author="Sammartano, Marc (BIC USA)" w:date="2015-06-03T10:06:00Z">
        <w:r w:rsidDel="000B604B">
          <w:delText xml:space="preserve"> will be closed</w:delText>
        </w:r>
      </w:del>
      <w:r>
        <w:t>. Any currently connected client will be disconnected.</w:t>
      </w:r>
    </w:p>
    <w:p w:rsidR="000C367E" w:rsidRDefault="000C367E" w:rsidP="005F4916">
      <w:pPr>
        <w:pStyle w:val="Heading3"/>
      </w:pPr>
      <w:bookmarkStart w:id="4313" w:name="_Toc427508647"/>
      <w:r>
        <w:t>Socket.server.client.ip &lt;nvar&gt;</w:t>
      </w:r>
      <w:bookmarkEnd w:id="4313"/>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w:t>
      </w:r>
      <w:del w:id="4314" w:author="Sammartano, Marc (BIC USA)" w:date="2015-06-03T10:06:00Z">
        <w:r w:rsidDel="000B604B">
          <w:delText>s</w:delText>
        </w:r>
      </w:del>
      <w:r>
        <w:t xml:space="preserve"> the IP of the Client currently connected to the Server.</w:t>
      </w:r>
    </w:p>
    <w:p w:rsidR="000039BC" w:rsidRDefault="000039BC" w:rsidP="00E33967">
      <w:pPr>
        <w:pStyle w:val="Heading1"/>
      </w:pPr>
      <w:bookmarkStart w:id="4315" w:name="_Toc427508648"/>
      <w:r>
        <w:t>FTP</w:t>
      </w:r>
      <w:r w:rsidR="0081367E">
        <w:t xml:space="preserve"> Client</w:t>
      </w:r>
      <w:bookmarkEnd w:id="4315"/>
    </w:p>
    <w:p w:rsidR="000039BC" w:rsidRDefault="000039BC" w:rsidP="000039BC">
      <w:r>
        <w:t>These FTP commands implement a FTP Client</w:t>
      </w:r>
    </w:p>
    <w:p w:rsidR="000039BC" w:rsidRDefault="003A4712" w:rsidP="00EB1F62">
      <w:pPr>
        <w:pStyle w:val="Heading2"/>
      </w:pPr>
      <w:bookmarkStart w:id="4316" w:name="_Toc427508649"/>
      <w:r w:rsidRPr="004B7016">
        <w:t>Ftp.open</w:t>
      </w:r>
      <w:r w:rsidR="00A049E1">
        <w:t xml:space="preserve"> &lt;url_sexp&gt;, &lt;port_nexp&gt;, &lt;user_sexp&gt;, &lt;pw_sexp&gt;</w:t>
      </w:r>
      <w:bookmarkEnd w:id="4316"/>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F00528"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4317" w:name="_Toc427508650"/>
      <w:r>
        <w:t>Ftp.</w:t>
      </w:r>
      <w:r w:rsidR="00434FE2">
        <w:t>c</w:t>
      </w:r>
      <w:r w:rsidR="00FB227D">
        <w:t>lose</w:t>
      </w:r>
      <w:bookmarkEnd w:id="431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F00528" w:rsidP="00EB1F62">
      <w:pPr>
        <w:pStyle w:val="Heading2"/>
      </w:pPr>
      <w:hyperlink r:id="rId25" w:history="1">
        <w:bookmarkStart w:id="4318" w:name="_Toc427508651"/>
        <w:r w:rsidR="003A4712">
          <w:t>Ftp.</w:t>
        </w:r>
        <w:r w:rsidR="00A049E1" w:rsidRPr="00A049E1">
          <w:t>put</w:t>
        </w:r>
      </w:hyperlink>
      <w:r w:rsidR="00A63278">
        <w:t xml:space="preserve"> &lt;source_sexp&gt;, &lt;destination_sexp&gt;</w:t>
      </w:r>
      <w:bookmarkEnd w:id="431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00528" w:rsidP="00EB1F62">
      <w:pPr>
        <w:pStyle w:val="Heading2"/>
      </w:pPr>
      <w:hyperlink r:id="rId26" w:history="1">
        <w:bookmarkStart w:id="4319" w:name="_Toc427508652"/>
        <w:r w:rsidR="003A4712">
          <w:t>Ftp.</w:t>
        </w:r>
        <w:r w:rsidR="00A049E1" w:rsidRPr="00A049E1">
          <w:t>get</w:t>
        </w:r>
      </w:hyperlink>
      <w:r w:rsidR="00A63278">
        <w:t xml:space="preserve"> &lt;source_sexp&gt;, &lt;destination_sexp&gt;</w:t>
      </w:r>
      <w:bookmarkEnd w:id="4319"/>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F00528" w:rsidP="00EB1F62">
      <w:pPr>
        <w:pStyle w:val="Heading2"/>
      </w:pPr>
      <w:hyperlink r:id="rId27" w:history="1">
        <w:bookmarkStart w:id="4320" w:name="_Toc427508653"/>
        <w:r w:rsidR="003A4712">
          <w:t>Ftp.</w:t>
        </w:r>
        <w:r w:rsidR="00A049E1" w:rsidRPr="00A049E1">
          <w:t>dir</w:t>
        </w:r>
      </w:hyperlink>
      <w:r w:rsidR="0034592D">
        <w:t xml:space="preserve"> &lt;list_n</w:t>
      </w:r>
      <w:r w:rsidR="005F6213">
        <w:t>var&gt;</w:t>
      </w:r>
      <w:r w:rsidR="00EB7A4A">
        <w:t xml:space="preserve"> {,&lt;dirmark_sexp&gt;}</w:t>
      </w:r>
      <w:bookmarkEnd w:id="4320"/>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F00528" w:rsidP="00EB1F62">
      <w:pPr>
        <w:pStyle w:val="Heading2"/>
      </w:pPr>
      <w:hyperlink r:id="rId28" w:history="1">
        <w:bookmarkStart w:id="4321" w:name="_Toc427508654"/>
        <w:r w:rsidR="003A4712">
          <w:t>Ftp.</w:t>
        </w:r>
        <w:r w:rsidR="00A049E1" w:rsidRPr="00A049E1">
          <w:t>cd</w:t>
        </w:r>
      </w:hyperlink>
      <w:r w:rsidR="005F6213">
        <w:t xml:space="preserve"> &lt;</w:t>
      </w:r>
      <w:r w:rsidR="00682711">
        <w:t>new_directory_sexp&gt;</w:t>
      </w:r>
      <w:bookmarkEnd w:id="4321"/>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F00528" w:rsidP="00EB1F62">
      <w:pPr>
        <w:pStyle w:val="Heading2"/>
      </w:pPr>
      <w:hyperlink r:id="rId29" w:history="1">
        <w:bookmarkStart w:id="4322" w:name="_Toc427508655"/>
        <w:r w:rsidR="003A4712">
          <w:t>Ftp.</w:t>
        </w:r>
        <w:r w:rsidR="00A049E1" w:rsidRPr="00A049E1">
          <w:t>rename</w:t>
        </w:r>
      </w:hyperlink>
      <w:r w:rsidR="00682711">
        <w:t xml:space="preserve"> &lt;old_filename_sexp&gt;, &lt;new_filename_sexp&gt;</w:t>
      </w:r>
      <w:bookmarkEnd w:id="4322"/>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F00528" w:rsidP="00EB1F62">
      <w:pPr>
        <w:pStyle w:val="Heading2"/>
      </w:pPr>
      <w:hyperlink r:id="rId30" w:history="1">
        <w:bookmarkStart w:id="4323" w:name="_Toc427508656"/>
        <w:r w:rsidR="003A4712">
          <w:t>Ftp.</w:t>
        </w:r>
        <w:r w:rsidR="00A049E1" w:rsidRPr="00A049E1">
          <w:t>delete</w:t>
        </w:r>
      </w:hyperlink>
      <w:r w:rsidR="00682711">
        <w:t xml:space="preserve"> &lt;filename_sexp&gt;</w:t>
      </w:r>
      <w:bookmarkEnd w:id="4323"/>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F00528" w:rsidP="00EB1F62">
      <w:pPr>
        <w:pStyle w:val="Heading2"/>
      </w:pPr>
      <w:hyperlink r:id="rId31" w:history="1">
        <w:bookmarkStart w:id="4324" w:name="_Toc427508657"/>
        <w:r w:rsidR="003A4712">
          <w:t>Ftp.</w:t>
        </w:r>
        <w:r w:rsidR="00A049E1" w:rsidRPr="00A049E1">
          <w:t>rmdir</w:t>
        </w:r>
      </w:hyperlink>
      <w:r w:rsidR="00682711">
        <w:t xml:space="preserve"> &lt;directory_sexp&gt;</w:t>
      </w:r>
      <w:bookmarkEnd w:id="4324"/>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F00528" w:rsidP="00EB1F62">
      <w:pPr>
        <w:pStyle w:val="Heading2"/>
      </w:pPr>
      <w:hyperlink r:id="rId32" w:history="1">
        <w:bookmarkStart w:id="4325" w:name="_Toc427508658"/>
        <w:r w:rsidR="003A4712">
          <w:t>Ftp.</w:t>
        </w:r>
        <w:r w:rsidR="00A049E1" w:rsidRPr="00A049E1">
          <w:t>mkdir</w:t>
        </w:r>
      </w:hyperlink>
      <w:r w:rsidR="00682711">
        <w:t xml:space="preserve"> &lt;directory_sexp&gt;</w:t>
      </w:r>
      <w:bookmarkEnd w:id="4325"/>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4326" w:name="_Toc427508659"/>
      <w:r>
        <w:t>Bluetooth</w:t>
      </w:r>
      <w:bookmarkEnd w:id="432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t>
      </w:r>
      <w:del w:id="4327" w:author="Sammartano, Marc (BIC USA)" w:date="2015-06-12T14:23:00Z">
        <w:r w:rsidDel="0033264B">
          <w:delText xml:space="preserve">will </w:delText>
        </w:r>
      </w:del>
      <w:r>
        <w:t>wait</w:t>
      </w:r>
      <w:ins w:id="4328" w:author="Sammartano, Marc (BIC USA)" w:date="2015-06-12T14:23:00Z">
        <w:r w:rsidR="0033264B">
          <w:t>s</w:t>
        </w:r>
      </w:ins>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del w:id="4329" w:author="Sammartano, Marc (BIC USA)" w:date="2015-06-12T14:24:00Z">
        <w:r w:rsidR="003A0902" w:rsidDel="0033264B">
          <w:delText>will be</w:delText>
        </w:r>
      </w:del>
      <w:ins w:id="4330" w:author="Sammartano, Marc (BIC USA)" w:date="2015-06-12T14:24:00Z">
        <w:r w:rsidR="0033264B">
          <w:t>is</w:t>
        </w:r>
      </w:ins>
      <w:r w:rsidR="003A0902">
        <w:t xml:space="preserve"> given a list of paired Bluetooth devices and asked</w:t>
      </w:r>
      <w:ins w:id="4331" w:author="Sammartano, Marc (BIC USA)" w:date="2015-06-12T14:24:00Z">
        <w:r w:rsidR="0033264B">
          <w:t>.</w:t>
        </w:r>
      </w:ins>
      <w:r w:rsidR="003A0902">
        <w:t xml:space="preserve"> </w:t>
      </w:r>
      <w:ins w:id="4332" w:author="Sammartano, Marc (BIC USA)" w:date="2015-06-12T14:24:00Z">
        <w:r w:rsidR="0033264B">
          <w:t xml:space="preserve">When </w:t>
        </w:r>
      </w:ins>
      <w:ins w:id="4333" w:author="Sammartano, Marc (BIC USA)" w:date="2015-06-12T14:25:00Z">
        <w:r w:rsidR="0033264B">
          <w:t>the user</w:t>
        </w:r>
      </w:ins>
      <w:del w:id="4334" w:author="Sammartano, Marc (BIC USA)" w:date="2015-06-12T14:25:00Z">
        <w:r w:rsidR="003A0902" w:rsidDel="0033264B">
          <w:delText>to</w:delText>
        </w:r>
      </w:del>
      <w:r w:rsidR="003A0902">
        <w:t xml:space="preserve"> select</w:t>
      </w:r>
      <w:ins w:id="4335" w:author="Sammartano, Marc (BIC USA)" w:date="2015-06-12T14:25:00Z">
        <w:r w:rsidR="0033264B">
          <w:t>s a device,</w:t>
        </w:r>
      </w:ins>
      <w:del w:id="4336" w:author="Sammartano, Marc (BIC USA)" w:date="2015-06-12T14:25:00Z">
        <w:r w:rsidR="003A0902" w:rsidDel="0033264B">
          <w:delText xml:space="preserve"> one to connect to.</w:delText>
        </w:r>
      </w:del>
      <w:r w:rsidR="003A0902">
        <w:t xml:space="preserve"> BASIC! </w:t>
      </w:r>
      <w:del w:id="4337" w:author="Sammartano, Marc (BIC USA)" w:date="2015-06-12T14:24:00Z">
        <w:r w:rsidR="003A0902" w:rsidDel="0033264B">
          <w:delText xml:space="preserve">will </w:delText>
        </w:r>
      </w:del>
      <w:r w:rsidR="003A0902">
        <w:t>attempt</w:t>
      </w:r>
      <w:ins w:id="4338" w:author="Sammartano, Marc (BIC USA)" w:date="2015-06-12T14:24:00Z">
        <w:r w:rsidR="0033264B">
          <w:t>s</w:t>
        </w:r>
      </w:ins>
      <w:r w:rsidR="003A0902">
        <w:t xml:space="preserve"> to connect to </w:t>
      </w:r>
      <w:del w:id="4339" w:author="Sammartano, Marc (BIC USA)" w:date="2015-06-12T14:25:00Z">
        <w:r w:rsidR="003A0902" w:rsidDel="0033264B">
          <w:delText xml:space="preserve">that device once </w:delText>
        </w:r>
      </w:del>
      <w:r w:rsidR="003A0902">
        <w:t>it</w:t>
      </w:r>
      <w:del w:id="4340" w:author="Sammartano, Marc (BIC USA)" w:date="2015-06-12T14:25:00Z">
        <w:r w:rsidR="003A0902" w:rsidDel="0033264B">
          <w:delText xml:space="preserve"> is selected</w:delText>
        </w:r>
      </w:del>
      <w:r w:rsidR="003A0902">
        <w: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4341" w:name="_Toc427508660"/>
      <w:r>
        <w:t>B</w:t>
      </w:r>
      <w:r w:rsidR="00D50FDC">
        <w:t>t.open</w:t>
      </w:r>
      <w:r w:rsidR="00296C24">
        <w:t xml:space="preserve"> {0|1}</w:t>
      </w:r>
      <w:bookmarkEnd w:id="4341"/>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4342" w:name="_Toc427508661"/>
      <w:r>
        <w:t>Bt.close</w:t>
      </w:r>
      <w:bookmarkEnd w:id="4342"/>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4343" w:name="_Toc427508662"/>
      <w:r>
        <w:t>Bt.connect</w:t>
      </w:r>
      <w:r w:rsidR="00296C24">
        <w:t xml:space="preserve"> {0|1}</w:t>
      </w:r>
      <w:bookmarkEnd w:id="4343"/>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4344" w:name="_Toc427508663"/>
      <w:r>
        <w:t>Bt.disconnect</w:t>
      </w:r>
      <w:bookmarkEnd w:id="4344"/>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4345" w:name="_Toc427508664"/>
      <w:r>
        <w:t>Bt.reconnect</w:t>
      </w:r>
      <w:bookmarkEnd w:id="4345"/>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4346" w:name="_Toc427508665"/>
      <w:r>
        <w:lastRenderedPageBreak/>
        <w:t xml:space="preserve">Bt.status </w:t>
      </w:r>
      <w:r w:rsidR="003A1A0A">
        <w:t>{{</w:t>
      </w:r>
      <w:r>
        <w:t>&lt;</w:t>
      </w:r>
      <w:r w:rsidR="009622C0">
        <w:t>connect</w:t>
      </w:r>
      <w:r w:rsidR="003A1A0A">
        <w:t>_</w:t>
      </w:r>
      <w:r>
        <w:t>var&gt;</w:t>
      </w:r>
      <w:r w:rsidR="003A1A0A">
        <w:t>}{, &lt;name_svar&gt;}{, &lt;address_svar&gt;}}</w:t>
      </w:r>
      <w:bookmarkEnd w:id="4346"/>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4347" w:name="_Toc427508666"/>
      <w:r>
        <w:t xml:space="preserve">Bt.write </w:t>
      </w:r>
      <w:r w:rsidR="00237A2A">
        <w:t>{</w:t>
      </w:r>
      <w:r w:rsidR="003C1FB8">
        <w:t>&lt;exp&gt; {,|;}</w:t>
      </w:r>
      <w:r w:rsidR="00237A2A">
        <w:t>}</w:t>
      </w:r>
      <w:r w:rsidR="003C1FB8">
        <w:t xml:space="preserve"> ...</w:t>
      </w:r>
      <w:bookmarkEnd w:id="4347"/>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ins w:id="4348" w:author="Sammartano, Marc (BIC USA)" w:date="2015-06-12T14:31:00Z">
        <w:r w:rsidR="0033264B">
          <w:t>dat</w:t>
        </w:r>
      </w:ins>
      <w:r>
        <w:t>a</w:t>
      </w:r>
      <w:del w:id="4349" w:author="Sammartano, Marc (BIC USA)" w:date="2015-06-12T14:31:00Z">
        <w:r w:rsidDel="0033264B">
          <w:delText xml:space="preserve"> text line</w:delText>
        </w:r>
      </w:del>
      <w:r>
        <w:t xml:space="preserv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pPr>
        <w:rPr>
          <w:ins w:id="4350" w:author="Sammartano, Marc (BIC USA)" w:date="2015-06-12T14:32:00Z"/>
        </w:rPr>
      </w:pPr>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del w:id="4351" w:author="Sammartano, Marc (BIC USA)" w:date="2015-06-12T14:31:00Z">
        <w:r w:rsidR="00F57F15" w:rsidRPr="00F57F15" w:rsidDel="0033264B">
          <w:delText>one</w:delText>
        </w:r>
      </w:del>
      <w:ins w:id="4352" w:author="Sammartano, Marc (BIC USA)" w:date="2015-06-12T14:31:00Z">
        <w:r w:rsidR="0033264B">
          <w:t>two</w:t>
        </w:r>
      </w:ins>
      <w:r w:rsidR="00F57F15" w:rsidRPr="00F57F15">
        <w:t xml:space="preserve"> difference</w:t>
      </w:r>
      <w:ins w:id="4353" w:author="Sammartano, Marc (BIC USA)" w:date="2015-06-12T14:31:00Z">
        <w:r w:rsidR="0033264B">
          <w:t>s</w:t>
        </w:r>
      </w:ins>
      <w:r w:rsidR="00F57F15" w:rsidRPr="00F57F15">
        <w:t>:</w:t>
      </w:r>
      <w:del w:id="4354" w:author="Sammartano, Marc (BIC USA)" w:date="2015-06-12T14:31:00Z">
        <w:r w:rsidR="00F57F15" w:rsidRPr="00F57F15" w:rsidDel="0033264B">
          <w:delText xml:space="preserve"> a</w:delText>
        </w:r>
      </w:del>
    </w:p>
    <w:p w:rsidR="0004730F" w:rsidRDefault="0004730F" w:rsidP="0004730F">
      <w:pPr>
        <w:pStyle w:val="ListParagraph"/>
        <w:numPr>
          <w:ilvl w:val="0"/>
          <w:numId w:val="38"/>
        </w:numPr>
        <w:rPr>
          <w:ins w:id="4355" w:author="Sammartano, Marc (BIC USA)" w:date="2015-06-12T14:35:00Z"/>
        </w:rPr>
      </w:pPr>
      <w:ins w:id="4356" w:author="Sammartano, Marc (BIC USA)" w:date="2015-06-12T14:35:00Z">
        <w:r>
          <w:t xml:space="preserve">Only one byte is transmitted for each character; the upper byte is discarded. Binary data and ASCII text are sent correctly, but Unicode characters </w:t>
        </w:r>
      </w:ins>
      <w:ins w:id="4357" w:author="Sammartano, Marc (BIC USA)" w:date="2015-06-12T14:36:00Z">
        <w:r>
          <w:t>may not be.</w:t>
        </w:r>
      </w:ins>
    </w:p>
    <w:p w:rsidR="0004730F" w:rsidRDefault="0033264B" w:rsidP="0004730F">
      <w:pPr>
        <w:pStyle w:val="ListParagraph"/>
        <w:numPr>
          <w:ilvl w:val="0"/>
          <w:numId w:val="38"/>
        </w:numPr>
      </w:pPr>
      <w:ins w:id="4358" w:author="Sammartano, Marc (BIC USA)" w:date="2015-06-12T14:32:00Z">
        <w:r>
          <w:t>A</w:t>
        </w:r>
      </w:ins>
      <w:r w:rsidR="00F57F15" w:rsidRPr="00F57F15">
        <w:t xml:space="preserve"> line that ends with a semicolon is</w:t>
      </w:r>
      <w:r w:rsidR="0010169A" w:rsidRPr="0010169A">
        <w:t xml:space="preserve"> </w:t>
      </w:r>
      <w:ins w:id="4359" w:author="Sammartano, Marc (BIC USA)" w:date="2015-06-12T14:37:00Z">
        <w:r w:rsidR="0004730F">
          <w:t>sent</w:t>
        </w:r>
      </w:ins>
      <w:del w:id="4360" w:author="Sammartano, Marc (BIC USA)" w:date="2015-06-12T14:37:00Z">
        <w:r w:rsidR="0010169A" w:rsidRPr="00F57F15" w:rsidDel="0004730F">
          <w:delText>transmitted</w:delText>
        </w:r>
      </w:del>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4361" w:name="_Toc427508667"/>
      <w:r>
        <w:lastRenderedPageBreak/>
        <w:t>Bt.read.ready &lt;nvar&gt;</w:t>
      </w:r>
      <w:bookmarkEnd w:id="4361"/>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4362" w:name="_Toc427508668"/>
      <w:r>
        <w:t>OnB</w:t>
      </w:r>
      <w:r w:rsidR="00010A3E">
        <w:t>t</w:t>
      </w:r>
      <w:r>
        <w:t>ReadReady:</w:t>
      </w:r>
      <w:bookmarkEnd w:id="4362"/>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4363" w:name="_Toc427508669"/>
      <w:r>
        <w:t>Bt.onRead</w:t>
      </w:r>
      <w:r w:rsidR="00F378FD">
        <w:t>Ready.</w:t>
      </w:r>
      <w:r w:rsidR="00A052E9">
        <w:t>r</w:t>
      </w:r>
      <w:r w:rsidR="00F378FD">
        <w:t>esume</w:t>
      </w:r>
      <w:bookmarkEnd w:id="4363"/>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4364" w:name="_Toc427508670"/>
      <w:r>
        <w:t>Bt.read.bytes &lt;svar&gt;</w:t>
      </w:r>
      <w:bookmarkEnd w:id="436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pPr>
        <w:rPr>
          <w:ins w:id="4365" w:author="Sammartano, Marc (BIC USA)" w:date="2015-06-12T14:43:00Z"/>
        </w:rPr>
      </w:pPr>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ins w:id="4366" w:author="Sammartano, Marc (BIC USA)" w:date="2015-06-12T14:43:00Z">
        <w:r>
          <w:t xml:space="preserve">Each message byte is placed in one character of the string; the upper byte of each character is 0. This is similar to </w:t>
        </w:r>
      </w:ins>
      <w:ins w:id="4367" w:author="Sammartano, Marc (BIC USA)" w:date="2015-06-12T14:44:00Z">
        <w:r>
          <w:rPr>
            <w:b/>
          </w:rPr>
          <w:t>Byte.read.buffer</w:t>
        </w:r>
        <w:r>
          <w:t>, which reads binary data from a file into a buffer string.</w:t>
        </w:r>
      </w:ins>
    </w:p>
    <w:p w:rsidR="00632194" w:rsidRDefault="00632194" w:rsidP="00EB1F62">
      <w:pPr>
        <w:pStyle w:val="Heading2"/>
      </w:pPr>
      <w:bookmarkStart w:id="4368" w:name="_Toc427508671"/>
      <w:r>
        <w:t>Bt.device.name &lt;svar&gt;</w:t>
      </w:r>
      <w:bookmarkEnd w:id="4368"/>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4369" w:name="_Toc427508672"/>
      <w:r>
        <w:t>Bt.set.</w:t>
      </w:r>
      <w:r w:rsidR="00A052E9">
        <w:t>UUID</w:t>
      </w:r>
      <w:r>
        <w:t xml:space="preserve"> &lt;sexp&gt;</w:t>
      </w:r>
      <w:bookmarkEnd w:id="4369"/>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F00528" w:rsidP="0001590A">
      <w:pPr>
        <w:ind w:left="720"/>
      </w:pPr>
      <w:hyperlink r:id="rId33" w:history="1">
        <w:r w:rsidR="00833D3B">
          <w:rPr>
            <w:rStyle w:val="Hyperlink"/>
          </w:rPr>
          <w:t>http://farwestab.wordpress.com/2011/02/05/some-tips-on-android-and-bluetooth/</w:t>
        </w:r>
      </w:hyperlink>
    </w:p>
    <w:p w:rsidR="00012250" w:rsidRDefault="00012250" w:rsidP="00012250">
      <w:pPr>
        <w:pStyle w:val="Heading1"/>
      </w:pPr>
      <w:bookmarkStart w:id="4370" w:name="_Toc427508673"/>
      <w:r>
        <w:lastRenderedPageBreak/>
        <w:t>Communication: Phone and Text</w:t>
      </w:r>
      <w:bookmarkEnd w:id="4370"/>
    </w:p>
    <w:p w:rsidR="00012250" w:rsidRDefault="00012250" w:rsidP="00012250">
      <w:pPr>
        <w:pStyle w:val="Heading2"/>
      </w:pPr>
      <w:bookmarkStart w:id="4371" w:name="_Toc427508674"/>
      <w:r>
        <w:t>Email.send &lt;recipient_sexp&gt;, &lt;subject_sexp&gt;, &lt;body_sexp&gt;</w:t>
      </w:r>
      <w:bookmarkEnd w:id="4371"/>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4372" w:name="_Toc427508675"/>
      <w:r>
        <w:t>MyPhoneNumber &lt;svar&gt;</w:t>
      </w:r>
      <w:bookmarkEnd w:id="4372"/>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4373" w:name="_Toc427508676"/>
      <w:r>
        <w:t>Phone.call &lt;sexp&gt;</w:t>
      </w:r>
      <w:bookmarkEnd w:id="4373"/>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4374" w:name="_Toc427508677"/>
      <w:r>
        <w:t>Phone.dial &lt;sexp&gt;</w:t>
      </w:r>
      <w:bookmarkEnd w:id="4374"/>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4375" w:name="_Toc427508678"/>
      <w:r>
        <w:t>Phone.rcv.init</w:t>
      </w:r>
      <w:bookmarkEnd w:id="4375"/>
      <w:r>
        <w:fldChar w:fldCharType="begin"/>
      </w:r>
      <w:r>
        <w:instrText xml:space="preserve"> XE "</w:instrText>
      </w:r>
      <w:r w:rsidRPr="009F3C9E">
        <w:instrText>Phone.rcv.init</w:instrText>
      </w:r>
      <w:r>
        <w:instrText xml:space="preserve">" </w:instrText>
      </w:r>
      <w:r>
        <w:fldChar w:fldCharType="end"/>
      </w:r>
    </w:p>
    <w:p w:rsidR="00012250" w:rsidRDefault="00012250" w:rsidP="00012250">
      <w:r>
        <w:t>Prepare to detect phone calls using phone.rcv.next.</w:t>
      </w:r>
    </w:p>
    <w:p w:rsidR="00012250" w:rsidRDefault="00012250" w:rsidP="00012250">
      <w:pPr>
        <w:pStyle w:val="Heading2"/>
      </w:pPr>
      <w:bookmarkStart w:id="4376" w:name="_Toc427508679"/>
      <w:r>
        <w:t>Phone.rcv.next &lt;state_nvar&gt;, &lt;number_svar&gt;</w:t>
      </w:r>
      <w:bookmarkEnd w:id="4376"/>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4377" w:name="_Toc427508680"/>
      <w:r>
        <w:lastRenderedPageBreak/>
        <w:t>Sms.send &lt;number_sexp&gt;, &lt;message_sexp&gt;</w:t>
      </w:r>
      <w:bookmarkEnd w:id="4377"/>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4378" w:name="_Toc427508681"/>
      <w:r>
        <w:t>Sms.rcv.init</w:t>
      </w:r>
      <w:bookmarkEnd w:id="4378"/>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4379" w:name="_Toc427508682"/>
      <w:r>
        <w:t>Sms.rcv.next &lt;svar&gt;</w:t>
      </w:r>
      <w:bookmarkEnd w:id="4379"/>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4380" w:name="_Toc427508683"/>
      <w:r>
        <w:t>Time and Timers</w:t>
      </w:r>
      <w:bookmarkEnd w:id="4380"/>
    </w:p>
    <w:p w:rsidR="008C272E" w:rsidRDefault="008C272E" w:rsidP="008C272E">
      <w:pPr>
        <w:pStyle w:val="Heading2"/>
      </w:pPr>
      <w:bookmarkStart w:id="4381" w:name="_Toc427508684"/>
      <w:r>
        <w:t>Time and TimeZone Commands</w:t>
      </w:r>
      <w:bookmarkEnd w:id="4381"/>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4382" w:name="_Toc427508685"/>
      <w:r>
        <w:t>Time {&lt;time_nexp&gt;,} Year$, Month$, Day$, Hour$, Minute$, Second$, WeekDay, isDST</w:t>
      </w:r>
      <w:bookmarkEnd w:id="4382"/>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lastRenderedPageBreak/>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4383" w:name="_Toc427508686"/>
      <w:r>
        <w:t>TimeZone.set { &lt;tz_sexp&gt; }</w:t>
      </w:r>
      <w:bookmarkEnd w:id="4383"/>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4384" w:name="_Toc427508687"/>
      <w:r>
        <w:t>TimeZone.get &lt;tz_svar&gt;</w:t>
      </w:r>
      <w:bookmarkEnd w:id="4384"/>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4385" w:name="_Toc427508688"/>
      <w:r>
        <w:t>TimeZone.list &lt;tz_list_pointer_nexp&gt;</w:t>
      </w:r>
      <w:bookmarkEnd w:id="4385"/>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del w:id="4386" w:author="Sammartano, Marc (BIC USA)" w:date="2015-05-06T16:42:00Z">
        <w:r w:rsidDel="0045486D">
          <w:delText>string</w:delText>
        </w:r>
      </w:del>
      <w:ins w:id="4387" w:author="Sammartano, Marc (BIC USA)" w:date="2015-05-06T16:42:00Z">
        <w:r w:rsidR="0045486D">
          <w:t>numeric</w:t>
        </w:r>
      </w:ins>
      <w:r>
        <w:t xml:space="preserve"> variable, a new list is created and the </w:t>
      </w:r>
      <w:del w:id="4388" w:author="Sammartano, Marc (BIC USA)" w:date="2015-05-06T16:42:00Z">
        <w:r w:rsidDel="0045486D">
          <w:delText xml:space="preserve">numeric </w:delText>
        </w:r>
      </w:del>
      <w:r>
        <w:t>variable is set to point to the new list.</w:t>
      </w:r>
    </w:p>
    <w:p w:rsidR="008C272E" w:rsidRDefault="008C272E" w:rsidP="008C272E">
      <w:pPr>
        <w:pStyle w:val="Heading2"/>
      </w:pPr>
      <w:bookmarkStart w:id="4389" w:name="_Toc427508689"/>
      <w:r>
        <w:lastRenderedPageBreak/>
        <w:t>Timer Interrupt and Commands</w:t>
      </w:r>
      <w:bookmarkEnd w:id="4389"/>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4390" w:name="_Toc427508690"/>
      <w:r>
        <w:t>Timer.set &lt;interval_nexp&gt;</w:t>
      </w:r>
      <w:bookmarkEnd w:id="4390"/>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4391" w:name="_Toc427508691"/>
      <w:r>
        <w:t>OnTimer:</w:t>
      </w:r>
      <w:bookmarkEnd w:id="4391"/>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4392" w:name="_Toc427508692"/>
      <w:r>
        <w:t>Timer.resume</w:t>
      </w:r>
      <w:bookmarkEnd w:id="4392"/>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4393" w:name="_Toc427508693"/>
      <w:r>
        <w:t>Timer.clear</w:t>
      </w:r>
      <w:bookmarkEnd w:id="4393"/>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4394" w:name="_Toc427508694"/>
      <w:r>
        <w:t>Sample Code</w:t>
      </w:r>
      <w:bookmarkEnd w:id="4394"/>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RDefault="008C272E" w:rsidP="008C272E">
      <w:pPr>
        <w:pStyle w:val="Heading1"/>
      </w:pPr>
      <w:bookmarkStart w:id="4395" w:name="_Toc427508695"/>
      <w:r>
        <w:lastRenderedPageBreak/>
        <w:t>Miscellaneous Commands</w:t>
      </w:r>
      <w:bookmarkEnd w:id="4395"/>
    </w:p>
    <w:p w:rsidR="00917BFD" w:rsidRPr="00917BFD" w:rsidRDefault="00917BFD" w:rsidP="00EB1F62">
      <w:pPr>
        <w:pStyle w:val="Heading2"/>
      </w:pPr>
      <w:bookmarkStart w:id="4396" w:name="_Toc427508696"/>
      <w:r>
        <w:t>Clipboard</w:t>
      </w:r>
      <w:bookmarkEnd w:id="4396"/>
    </w:p>
    <w:p w:rsidR="00917BFD" w:rsidRPr="004414D8" w:rsidRDefault="00917BFD" w:rsidP="005F4916">
      <w:pPr>
        <w:pStyle w:val="Heading3"/>
      </w:pPr>
      <w:bookmarkStart w:id="4397" w:name="_Toc427508697"/>
      <w:r w:rsidRPr="004414D8">
        <w:t>Clipboard.get</w:t>
      </w:r>
      <w:r w:rsidR="00794F1D" w:rsidRPr="004414D8">
        <w:t xml:space="preserve"> &lt;svar&gt;</w:t>
      </w:r>
      <w:bookmarkEnd w:id="4397"/>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4398" w:name="_Toc427508698"/>
      <w:r>
        <w:t>Clipboard.put</w:t>
      </w:r>
      <w:r w:rsidR="00794F1D">
        <w:t xml:space="preserve"> &lt;sexp&gt;</w:t>
      </w:r>
      <w:bookmarkEnd w:id="4398"/>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4399" w:name="_Toc427508699"/>
      <w:r>
        <w:t>Echo.on</w:t>
      </w:r>
      <w:bookmarkEnd w:id="4399"/>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4400" w:name="_Toc427508700"/>
      <w:r>
        <w:t>Echo.off</w:t>
      </w:r>
      <w:bookmarkEnd w:id="4400"/>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4401" w:name="_Toc427508701"/>
      <w:r>
        <w:t>Encryption</w:t>
      </w:r>
      <w:bookmarkEnd w:id="4401"/>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4402" w:name="_Toc427508702"/>
      <w:r>
        <w:t>Encrypt</w:t>
      </w:r>
      <w:r w:rsidR="00794F1D">
        <w:t xml:space="preserve"> </w:t>
      </w:r>
      <w:ins w:id="4403" w:author="Sammartano, Marc (BIC USA)" w:date="2015-06-12T12:32:00Z">
        <w:r w:rsidR="00556426">
          <w:t>{</w:t>
        </w:r>
      </w:ins>
      <w:r w:rsidR="00794F1D">
        <w:t>&lt;pw_sexp&gt;</w:t>
      </w:r>
      <w:ins w:id="4404" w:author="Sammartano, Marc (BIC USA)" w:date="2015-06-12T12:32:00Z">
        <w:r w:rsidR="00556426">
          <w:t>}</w:t>
        </w:r>
      </w:ins>
      <w:r w:rsidR="00794F1D">
        <w:t>, &lt;source_sexp&gt;, &lt;encrypted_</w:t>
      </w:r>
      <w:r w:rsidR="008F6B1A">
        <w:t>svar&gt;</w:t>
      </w:r>
      <w:bookmarkEnd w:id="4402"/>
      <w:r w:rsidR="00520661">
        <w:fldChar w:fldCharType="begin"/>
      </w:r>
      <w:r w:rsidR="008A6BAC">
        <w:instrText xml:space="preserve"> XE "</w:instrText>
      </w:r>
      <w:r w:rsidR="008A6BAC" w:rsidRPr="002E6C8B">
        <w:instrText xml:space="preserve">Encrypt </w:instrText>
      </w:r>
      <w:ins w:id="4405" w:author="Sammartano, Marc (BIC USA)" w:date="2015-06-12T12:33:00Z">
        <w:r w:rsidR="00556426">
          <w:instrText>{</w:instrText>
        </w:r>
      </w:ins>
      <w:r w:rsidR="008A6BAC" w:rsidRPr="002E6C8B">
        <w:instrText>&lt;pw_sexp&gt;</w:instrText>
      </w:r>
      <w:ins w:id="4406" w:author="Sammartano, Marc (BIC USA)" w:date="2015-06-12T12:33:00Z">
        <w:r w:rsidR="00556426">
          <w:instrText>}</w:instrText>
        </w:r>
      </w:ins>
      <w:r w:rsidR="008A6BAC" w:rsidRPr="002E6C8B">
        <w:instrText>, &lt;source_sexp&gt;, &lt;encrypted_svar&gt;</w:instrText>
      </w:r>
      <w:r w:rsidR="008A6BAC">
        <w:instrText xml:space="preserve">" </w:instrText>
      </w:r>
      <w:r w:rsidR="00520661">
        <w:fldChar w:fldCharType="end"/>
      </w:r>
    </w:p>
    <w:p w:rsidR="00556426" w:rsidRDefault="004623ED" w:rsidP="008F6B1A">
      <w:pPr>
        <w:rPr>
          <w:ins w:id="4407" w:author="Sammartano, Marc (BIC USA)" w:date="2015-06-12T12:35:00Z"/>
        </w:rPr>
      </w:pPr>
      <w:ins w:id="4408" w:author="Sammartano, Marc (BIC USA)" w:date="2015-06-12T11:17:00Z">
        <w:r>
          <w:t>Encrypts t</w:t>
        </w:r>
      </w:ins>
      <w:del w:id="4409" w:author="Sammartano, Marc (BIC USA)" w:date="2015-06-12T11:17:00Z">
        <w:r w:rsidR="008F6B1A" w:rsidDel="004623ED">
          <w:delText>T</w:delText>
        </w:r>
      </w:del>
      <w:r w:rsidR="008F6B1A">
        <w:t xml:space="preserve">he </w:t>
      </w:r>
      <w:ins w:id="4410" w:author="Sammartano, Marc (BIC USA)" w:date="2015-06-12T11:17:00Z">
        <w:r>
          <w:t xml:space="preserve">string </w:t>
        </w:r>
      </w:ins>
      <w:r w:rsidR="008F6B1A">
        <w:t xml:space="preserve">&lt;source_sexp&gt; </w:t>
      </w:r>
      <w:del w:id="4411" w:author="Sammartano, Marc (BIC USA)" w:date="2015-06-12T11:17:00Z">
        <w:r w:rsidR="008F6B1A" w:rsidDel="004623ED">
          <w:delText xml:space="preserve">will be encrypted </w:delText>
        </w:r>
      </w:del>
      <w:r w:rsidR="008F6B1A">
        <w:t>using</w:t>
      </w:r>
      <w:ins w:id="4412" w:author="Sammartano, Marc (BIC USA)" w:date="2015-06-12T11:15:00Z">
        <w:r>
          <w:t xml:space="preserve"> the password</w:t>
        </w:r>
      </w:ins>
      <w:r w:rsidR="008F6B1A">
        <w:t xml:space="preserve"> &lt;pw_sexp&gt;. The </w:t>
      </w:r>
      <w:del w:id="4413" w:author="Sammartano, Marc (BIC USA)" w:date="2015-06-12T11:17:00Z">
        <w:r w:rsidR="008F6B1A" w:rsidDel="004623ED">
          <w:delText xml:space="preserve">encrypted </w:delText>
        </w:r>
      </w:del>
      <w:r w:rsidR="008F6B1A">
        <w:t xml:space="preserve">result </w:t>
      </w:r>
      <w:del w:id="4414" w:author="Sammartano, Marc (BIC USA)" w:date="2015-06-12T11:16:00Z">
        <w:r w:rsidR="008F6B1A" w:rsidDel="004623ED">
          <w:delText>will be</w:delText>
        </w:r>
      </w:del>
      <w:ins w:id="4415" w:author="Sammartano, Marc (BIC USA)" w:date="2015-06-12T11:16:00Z">
        <w:r>
          <w:t>is</w:t>
        </w:r>
      </w:ins>
      <w:r w:rsidR="008F6B1A">
        <w:t xml:space="preserve"> placed into </w:t>
      </w:r>
      <w:ins w:id="4416" w:author="Sammartano, Marc (BIC USA)" w:date="2015-06-12T11:17:00Z">
        <w:r>
          <w:t xml:space="preserve">the variable </w:t>
        </w:r>
      </w:ins>
      <w:r w:rsidR="008F6B1A">
        <w:t>&lt;encrypted_svar&gt;.</w:t>
      </w:r>
    </w:p>
    <w:p w:rsidR="00556426" w:rsidRDefault="00556426" w:rsidP="008F6B1A">
      <w:pPr>
        <w:rPr>
          <w:ins w:id="4417" w:author="Sammartano, Marc (BIC USA)" w:date="2015-06-12T12:35:00Z"/>
        </w:rPr>
      </w:pPr>
      <w:ins w:id="4418" w:author="Sammartano, Marc (BIC USA)" w:date="2015-06-12T12:35:00Z">
        <w:r>
          <w:t xml:space="preserve">The password </w:t>
        </w:r>
      </w:ins>
      <w:ins w:id="4419" w:author="Sammartano, Marc (BIC USA)" w:date="2015-06-12T12:36:00Z">
        <w:r>
          <w:t>parameter</w:t>
        </w:r>
      </w:ins>
      <w:ins w:id="4420" w:author="Sammartano, Marc (BIC USA)" w:date="2015-06-12T12:35:00Z">
        <w:r>
          <w:t xml:space="preserve"> is optional, but its comma is required. Omitting the password is the same as using an empty string, "".</w:t>
        </w:r>
      </w:ins>
    </w:p>
    <w:p w:rsidR="008F6B1A" w:rsidRPr="004623ED" w:rsidRDefault="004623ED" w:rsidP="008F6B1A">
      <w:ins w:id="4421" w:author="Sammartano, Marc (BIC USA)" w:date="2015-06-12T11:14:00Z">
        <w:r>
          <w:t xml:space="preserve">This command is the same as </w:t>
        </w:r>
        <w:r>
          <w:rPr>
            <w:b/>
          </w:rPr>
          <w:t>ENCODE</w:t>
        </w:r>
      </w:ins>
      <w:ins w:id="4422" w:author="Sammartano, Marc (BIC USA)" w:date="2015-06-12T11:20:00Z">
        <w:r w:rsidR="007A0D2C">
          <w:rPr>
            <w:b/>
          </w:rPr>
          <w:t>$</w:t>
        </w:r>
      </w:ins>
      <w:ins w:id="4423" w:author="Sammartano, Marc (BIC USA)" w:date="2015-06-12T11:14:00Z">
        <w:r>
          <w:rPr>
            <w:b/>
          </w:rPr>
          <w:t>("ENCRYPT", &lt;pw_sexp&gt;, &lt;source_sexp&gt;)</w:t>
        </w:r>
      </w:ins>
      <w:ins w:id="4424" w:author="Sammartano, Marc (BIC USA)" w:date="2015-06-12T11:15:00Z">
        <w:r>
          <w:t>.</w:t>
        </w:r>
      </w:ins>
    </w:p>
    <w:p w:rsidR="00917BFD" w:rsidRDefault="00917BFD" w:rsidP="005F4916">
      <w:pPr>
        <w:pStyle w:val="Heading3"/>
      </w:pPr>
      <w:bookmarkStart w:id="4425" w:name="_Toc427508703"/>
      <w:r>
        <w:t>Decrypt</w:t>
      </w:r>
      <w:r w:rsidR="008F6B1A">
        <w:t xml:space="preserve"> &lt;pw_sexp&gt;, &lt;encrypted_s</w:t>
      </w:r>
      <w:ins w:id="4426" w:author="Sammartano, Marc (BIC USA)" w:date="2015-06-12T11:18:00Z">
        <w:r w:rsidR="004623ED">
          <w:t>exp</w:t>
        </w:r>
      </w:ins>
      <w:del w:id="4427" w:author="Sammartano, Marc (BIC USA)" w:date="2015-06-12T11:18:00Z">
        <w:r w:rsidR="008F6B1A" w:rsidDel="004623ED">
          <w:delText>var</w:delText>
        </w:r>
      </w:del>
      <w:r w:rsidR="008F6B1A">
        <w:t>&gt;, &lt;decrypted_svar&gt;</w:t>
      </w:r>
      <w:bookmarkEnd w:id="4425"/>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pPr>
        <w:rPr>
          <w:ins w:id="4428" w:author="Sammartano, Marc (BIC USA)" w:date="2015-06-12T11:15:00Z"/>
        </w:rPr>
      </w:pPr>
      <w:ins w:id="4429" w:author="Sammartano, Marc (BIC USA)" w:date="2015-06-12T11:18:00Z">
        <w:r>
          <w:t>Decrypts t</w:t>
        </w:r>
      </w:ins>
      <w:del w:id="4430" w:author="Sammartano, Marc (BIC USA)" w:date="2015-06-12T11:18:00Z">
        <w:r w:rsidR="008F6B1A" w:rsidDel="004623ED">
          <w:delText>T</w:delText>
        </w:r>
      </w:del>
      <w:r w:rsidR="008F6B1A">
        <w:t xml:space="preserve">he encrypted </w:t>
      </w:r>
      <w:ins w:id="4431" w:author="Sammartano, Marc (BIC USA)" w:date="2015-06-12T11:18:00Z">
        <w:r>
          <w:t>string</w:t>
        </w:r>
      </w:ins>
      <w:del w:id="4432" w:author="Sammartano, Marc (BIC USA)" w:date="2015-06-12T11:21:00Z">
        <w:r w:rsidR="008F6B1A" w:rsidDel="007A0D2C">
          <w:delText>data in</w:delText>
        </w:r>
      </w:del>
      <w:r w:rsidR="008F6B1A">
        <w:t xml:space="preserve"> &lt;encrypted_s</w:t>
      </w:r>
      <w:ins w:id="4433" w:author="Sammartano, Marc (BIC USA)" w:date="2015-06-12T11:18:00Z">
        <w:r>
          <w:t>exp</w:t>
        </w:r>
      </w:ins>
      <w:del w:id="4434" w:author="Sammartano, Marc (BIC USA)" w:date="2015-06-12T11:18:00Z">
        <w:r w:rsidR="008F6B1A" w:rsidDel="004623ED">
          <w:delText>var</w:delText>
        </w:r>
      </w:del>
      <w:r w:rsidR="008F6B1A">
        <w:t xml:space="preserve">&gt; </w:t>
      </w:r>
      <w:del w:id="4435" w:author="Sammartano, Marc (BIC USA)" w:date="2015-06-12T11:18:00Z">
        <w:r w:rsidR="008F6B1A" w:rsidDel="004623ED">
          <w:delText xml:space="preserve">will be decrypted </w:delText>
        </w:r>
      </w:del>
      <w:r w:rsidR="008F6B1A">
        <w:t>using</w:t>
      </w:r>
      <w:ins w:id="4436" w:author="Sammartano, Marc (BIC USA)" w:date="2015-06-12T11:15:00Z">
        <w:r>
          <w:t xml:space="preserve"> the password</w:t>
        </w:r>
      </w:ins>
      <w:r w:rsidR="008F6B1A">
        <w:t xml:space="preserve"> &lt;pw_sexp&gt;. The </w:t>
      </w:r>
      <w:del w:id="4437" w:author="Sammartano, Marc (BIC USA)" w:date="2015-06-12T11:19:00Z">
        <w:r w:rsidR="008F6B1A" w:rsidDel="004623ED">
          <w:delText xml:space="preserve">decrypted </w:delText>
        </w:r>
      </w:del>
      <w:r w:rsidR="008F6B1A">
        <w:t>result</w:t>
      </w:r>
      <w:del w:id="4438" w:author="Sammartano, Marc (BIC USA)" w:date="2015-06-12T11:19:00Z">
        <w:r w:rsidR="008F6B1A" w:rsidDel="004623ED">
          <w:delText>s</w:delText>
        </w:r>
      </w:del>
      <w:r w:rsidR="008F6B1A">
        <w:t xml:space="preserve"> </w:t>
      </w:r>
      <w:del w:id="4439" w:author="Sammartano, Marc (BIC USA)" w:date="2015-06-12T11:16:00Z">
        <w:r w:rsidR="008F6B1A" w:rsidDel="004623ED">
          <w:delText>will be</w:delText>
        </w:r>
      </w:del>
      <w:ins w:id="4440" w:author="Sammartano, Marc (BIC USA)" w:date="2015-06-12T11:16:00Z">
        <w:r>
          <w:t>is</w:t>
        </w:r>
      </w:ins>
      <w:r w:rsidR="008F6B1A">
        <w:t xml:space="preserve"> placed in</w:t>
      </w:r>
      <w:del w:id="4441" w:author="Sammartano, Marc (BIC USA)" w:date="2015-06-12T11:20:00Z">
        <w:r w:rsidR="008F6B1A" w:rsidDel="007A0D2C">
          <w:delText>to</w:delText>
        </w:r>
      </w:del>
      <w:r w:rsidR="008F6B1A">
        <w:t xml:space="preserve"> &lt;decrypted_svar&gt;.</w:t>
      </w:r>
    </w:p>
    <w:p w:rsidR="00556426" w:rsidRDefault="00556426" w:rsidP="00556426">
      <w:pPr>
        <w:rPr>
          <w:ins w:id="4442" w:author="Sammartano, Marc (BIC USA)" w:date="2015-06-12T12:35:00Z"/>
        </w:rPr>
      </w:pPr>
      <w:ins w:id="4443" w:author="Sammartano, Marc (BIC USA)" w:date="2015-06-12T12:35:00Z">
        <w:r>
          <w:t>The password parameter is optional, but its comma is required. Omitting the password is the same as using an empty string, "".</w:t>
        </w:r>
      </w:ins>
    </w:p>
    <w:p w:rsidR="008F6B1A" w:rsidRDefault="004623ED" w:rsidP="008F6B1A">
      <w:ins w:id="4444" w:author="Sammartano, Marc (BIC USA)" w:date="2015-06-12T11:15:00Z">
        <w:r>
          <w:t xml:space="preserve">This command is the same as </w:t>
        </w:r>
      </w:ins>
      <w:ins w:id="4445" w:author="Sammartano, Marc (BIC USA)" w:date="2015-06-12T11:19:00Z">
        <w:r>
          <w:rPr>
            <w:b/>
          </w:rPr>
          <w:t>DE</w:t>
        </w:r>
      </w:ins>
      <w:ins w:id="4446" w:author="Sammartano, Marc (BIC USA)" w:date="2015-06-12T11:15:00Z">
        <w:r>
          <w:rPr>
            <w:b/>
          </w:rPr>
          <w:t>CODE</w:t>
        </w:r>
      </w:ins>
      <w:ins w:id="4447" w:author="Sammartano, Marc (BIC USA)" w:date="2015-06-12T11:20:00Z">
        <w:r w:rsidR="007A0D2C">
          <w:rPr>
            <w:b/>
          </w:rPr>
          <w:t>$</w:t>
        </w:r>
      </w:ins>
      <w:ins w:id="4448" w:author="Sammartano, Marc (BIC USA)" w:date="2015-06-12T11:15:00Z">
        <w:r>
          <w:rPr>
            <w:b/>
          </w:rPr>
          <w:t>("ENCRYPT", &lt;pw_sexp&gt;, &lt;source_sexp&gt;)</w:t>
        </w:r>
        <w:r>
          <w:t>.</w:t>
        </w:r>
      </w:ins>
    </w:p>
    <w:p w:rsidR="00FB4786" w:rsidRDefault="00FB4786" w:rsidP="00FB4786">
      <w:pPr>
        <w:pStyle w:val="Heading2"/>
      </w:pPr>
      <w:bookmarkStart w:id="4449" w:name="_Toc427508704"/>
      <w:r>
        <w:t>Ringer</w:t>
      </w:r>
      <w:bookmarkEnd w:id="4449"/>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lastRenderedPageBreak/>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4450" w:name="_Toc427508705"/>
      <w:r>
        <w:t>Ringer.get.mode &lt;nvar&gt;</w:t>
      </w:r>
      <w:bookmarkEnd w:id="4450"/>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4451" w:name="_Toc427508706"/>
      <w:r>
        <w:t>Ringer.set.mode &lt;n</w:t>
      </w:r>
      <w:r w:rsidR="00554E83">
        <w:t>exp</w:t>
      </w:r>
      <w:r>
        <w:t>&gt;</w:t>
      </w:r>
      <w:bookmarkEnd w:id="4451"/>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4452" w:name="_Toc427508707"/>
      <w:r>
        <w:t>Ringer.get.volume &lt;</w:t>
      </w:r>
      <w:r w:rsidR="008837AF">
        <w:t>vol_</w:t>
      </w:r>
      <w:r>
        <w:t>nvar&gt; { , &lt;max_</w:t>
      </w:r>
      <w:r w:rsidR="008837AF">
        <w:t>n</w:t>
      </w:r>
      <w:r>
        <w:t>var&gt; }</w:t>
      </w:r>
      <w:bookmarkEnd w:id="4452"/>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4453" w:name="_Toc427508708"/>
      <w:r>
        <w:t>Ringer.</w:t>
      </w:r>
      <w:r w:rsidR="00F32843">
        <w:t>s</w:t>
      </w:r>
      <w:r>
        <w:t>et.volume &lt;n</w:t>
      </w:r>
      <w:r w:rsidR="001A2A2D">
        <w:t>exp</w:t>
      </w:r>
      <w:r>
        <w:t>&gt;</w:t>
      </w:r>
      <w:bookmarkEnd w:id="4453"/>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4454" w:name="_Toc427508709"/>
      <w:r>
        <w:t>String Operations</w:t>
      </w:r>
      <w:bookmarkEnd w:id="4454"/>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4455" w:name="_Toc427508710"/>
      <w:r>
        <w:t>Join &lt;source_array$[]&gt;</w:t>
      </w:r>
      <w:r w:rsidRPr="000818E1">
        <w:t>, &lt;</w:t>
      </w:r>
      <w:r>
        <w:t>result_svar&gt; {, &lt;separator_sexp&gt;{, &lt;wrapper_sexp}</w:t>
      </w:r>
      <w:r w:rsidRPr="000818E1">
        <w:t>}</w:t>
      </w:r>
      <w:bookmarkEnd w:id="4455"/>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4456" w:name="_Toc427508711"/>
      <w:r>
        <w:t>Join.all &lt;source_array$[]&gt;</w:t>
      </w:r>
      <w:r w:rsidRPr="000818E1">
        <w:t xml:space="preserve">, </w:t>
      </w:r>
      <w:r w:rsidR="000548D0" w:rsidRPr="000818E1">
        <w:t>&lt;</w:t>
      </w:r>
      <w:r w:rsidR="000548D0">
        <w:t>result_svar&gt; {, &lt;separator_sexp&gt;{, &lt;wrapper_sexp}</w:t>
      </w:r>
      <w:r w:rsidRPr="000818E1">
        <w:t>}</w:t>
      </w:r>
      <w:bookmarkEnd w:id="4456"/>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lastRenderedPageBreak/>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4457" w:name="_Toc427508712"/>
      <w:r>
        <w:t>Split &lt;result_array$[]&gt;</w:t>
      </w:r>
      <w:r w:rsidRPr="000818E1">
        <w:t>, &lt;</w:t>
      </w:r>
      <w:del w:id="4458" w:author="Sammartano, Marc (BIC USA)" w:date="2015-08-05T16:14:00Z">
        <w:r w:rsidRPr="000818E1" w:rsidDel="00287148">
          <w:delText>source</w:delText>
        </w:r>
        <w:r w:rsidDel="00287148">
          <w:delText>_</w:delText>
        </w:r>
      </w:del>
      <w:r>
        <w:t>sexp&gt; {, &lt;test_sexp&gt;</w:t>
      </w:r>
      <w:r w:rsidRPr="000818E1">
        <w:t>}</w:t>
      </w:r>
      <w:bookmarkEnd w:id="4457"/>
      <w:r>
        <w:fldChar w:fldCharType="begin"/>
      </w:r>
      <w:r>
        <w:instrText xml:space="preserve"> XE "</w:instrText>
      </w:r>
      <w:r w:rsidRPr="00A25E61">
        <w:instrText>Split &lt;result_</w:instrText>
      </w:r>
      <w:r>
        <w:instrText>a</w:instrText>
      </w:r>
      <w:r w:rsidRPr="00A25E61">
        <w:instrText>rray$[]&gt;, &lt;</w:instrText>
      </w:r>
      <w:del w:id="4459" w:author="Sammartano, Marc (BIC USA)" w:date="2015-08-05T16:14:00Z">
        <w:r w:rsidRPr="00A25E61" w:rsidDel="00287148">
          <w:delInstrText>source_</w:delInstrText>
        </w:r>
      </w:del>
      <w:r w:rsidRPr="00A25E61">
        <w:instrText>sexp&gt; {, &lt;test_sexp&gt;}</w:instrText>
      </w:r>
      <w:r>
        <w:instrText xml:space="preserve">" </w:instrText>
      </w:r>
      <w:r>
        <w:fldChar w:fldCharType="end"/>
      </w:r>
    </w:p>
    <w:p w:rsidR="00043279" w:rsidRDefault="00043279" w:rsidP="00043279">
      <w:pPr>
        <w:pStyle w:val="Heading3"/>
      </w:pPr>
      <w:bookmarkStart w:id="4460" w:name="_Toc427508713"/>
      <w:r>
        <w:t>Split.all &lt;result_array$[]&gt;</w:t>
      </w:r>
      <w:r w:rsidRPr="000818E1">
        <w:t>, &lt;</w:t>
      </w:r>
      <w:del w:id="4461" w:author="Sammartano, Marc (BIC USA)" w:date="2015-08-05T16:14:00Z">
        <w:r w:rsidRPr="000818E1" w:rsidDel="00287148">
          <w:delText>source</w:delText>
        </w:r>
        <w:r w:rsidDel="00287148">
          <w:delText>_</w:delText>
        </w:r>
      </w:del>
      <w:r>
        <w:t>sexp&gt; {, &lt;test_sexp&gt;</w:t>
      </w:r>
      <w:r w:rsidRPr="000818E1">
        <w:t>}</w:t>
      </w:r>
      <w:bookmarkEnd w:id="4460"/>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w:instrText>
      </w:r>
      <w:del w:id="4462" w:author="Sammartano, Marc (BIC USA)" w:date="2015-08-05T16:14:00Z">
        <w:r w:rsidRPr="00A25E61" w:rsidDel="00287148">
          <w:delInstrText>source_</w:delInstrText>
        </w:r>
      </w:del>
      <w:r w:rsidRPr="00A25E61">
        <w:instrText>sexp&gt; {, &lt;test_sexp&gt;}</w:instrText>
      </w:r>
      <w:r>
        <w:instrText xml:space="preserve">" </w:instrText>
      </w:r>
      <w:r>
        <w:fldChar w:fldCharType="end"/>
      </w:r>
    </w:p>
    <w:p w:rsidR="00043279" w:rsidRDefault="00674334" w:rsidP="00043279">
      <w:r>
        <w:t>Split t</w:t>
      </w:r>
      <w:r w:rsidR="00043279">
        <w:t xml:space="preserve">he </w:t>
      </w:r>
      <w:del w:id="4463" w:author="Sammartano, Marc (BIC USA)" w:date="2015-08-05T16:15:00Z">
        <w:r w:rsidR="00043279" w:rsidDel="00287148">
          <w:delText>&lt;</w:delText>
        </w:r>
      </w:del>
      <w:r w:rsidR="00043279">
        <w:t>source</w:t>
      </w:r>
      <w:del w:id="4464" w:author="Sammartano, Marc (BIC USA)" w:date="2015-08-05T16:14:00Z">
        <w:r w:rsidR="00043279" w:rsidDel="00287148">
          <w:delText>_</w:delText>
        </w:r>
      </w:del>
      <w:del w:id="4465" w:author="Sammartano, Marc (BIC USA)" w:date="2015-08-05T16:15:00Z">
        <w:r w:rsidR="00043279" w:rsidDel="00287148">
          <w:delText>sexp&gt;</w:delText>
        </w:r>
      </w:del>
      <w:r w:rsidR="00043279">
        <w:t xml:space="preserve"> string </w:t>
      </w:r>
      <w:ins w:id="4466" w:author="Sammartano, Marc (BIC USA)" w:date="2015-08-05T16:15:00Z">
        <w:r w:rsidR="00287148">
          <w:t xml:space="preserve">&lt;sexp&gt; </w:t>
        </w:r>
      </w:ins>
      <w:r w:rsidR="00043279">
        <w:t xml:space="preserve">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lastRenderedPageBreak/>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F00528" w:rsidP="00043279">
      <w:pPr>
        <w:ind w:left="720"/>
      </w:pPr>
      <w:hyperlink r:id="rId34" w:history="1">
        <w:r w:rsidR="00043279" w:rsidRPr="0001590A">
          <w:rPr>
            <w:rStyle w:val="Hyperlink"/>
          </w:rPr>
          <w:t>http://developer.android.com/reference/java/util/regex/Pattern.html</w:t>
        </w:r>
      </w:hyperlink>
    </w:p>
    <w:p w:rsidR="000039BC" w:rsidRDefault="000039BC" w:rsidP="00EB1F62">
      <w:pPr>
        <w:pStyle w:val="Heading2"/>
      </w:pPr>
      <w:bookmarkStart w:id="4467" w:name="_Toc427508714"/>
      <w:r>
        <w:t>Text To Speech</w:t>
      </w:r>
      <w:bookmarkEnd w:id="4467"/>
    </w:p>
    <w:p w:rsidR="002B3D9F" w:rsidRDefault="002B3D9F" w:rsidP="002B3D9F">
      <w:r>
        <w:t xml:space="preserve">Your program can synthesize speech from text, either for immediate playback with the </w:t>
      </w:r>
      <w:r w:rsidRPr="00085503">
        <w:rPr>
          <w:b/>
        </w:rPr>
        <w:t>T</w:t>
      </w:r>
      <w:ins w:id="4468" w:author="Sammartano, Marc (BIC USA)" w:date="2015-05-06T14:05:00Z">
        <w:r w:rsidR="00170659">
          <w:rPr>
            <w:b/>
          </w:rPr>
          <w:t>TS</w:t>
        </w:r>
      </w:ins>
      <w:del w:id="4469" w:author="Sammartano, Marc (BIC USA)" w:date="2015-05-06T14:05:00Z">
        <w:r w:rsidRPr="00085503" w:rsidDel="00170659">
          <w:rPr>
            <w:b/>
          </w:rPr>
          <w:delText>ts</w:delText>
        </w:r>
      </w:del>
      <w:r w:rsidRPr="00085503">
        <w:rPr>
          <w:b/>
        </w:rPr>
        <w:t>.speak</w:t>
      </w:r>
      <w:r>
        <w:t xml:space="preserve"> command or to create a sound file with </w:t>
      </w:r>
      <w:r w:rsidRPr="00085503">
        <w:rPr>
          <w:b/>
        </w:rPr>
        <w:t>T</w:t>
      </w:r>
      <w:ins w:id="4470" w:author="Sammartano, Marc (BIC USA)" w:date="2015-05-06T14:05:00Z">
        <w:r w:rsidR="00170659">
          <w:rPr>
            <w:b/>
          </w:rPr>
          <w:t>TS</w:t>
        </w:r>
      </w:ins>
      <w:del w:id="4471" w:author="Sammartano, Marc (BIC USA)" w:date="2015-05-06T14:05:00Z">
        <w:r w:rsidRPr="00085503" w:rsidDel="00170659">
          <w:rPr>
            <w:b/>
          </w:rPr>
          <w:delText>ts</w:delText>
        </w:r>
      </w:del>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4472" w:name="_Toc427508715"/>
      <w:r>
        <w:t>T</w:t>
      </w:r>
      <w:ins w:id="4473" w:author="Sammartano, Marc (BIC USA)" w:date="2015-05-06T14:05:00Z">
        <w:r w:rsidR="00170659">
          <w:t>TS</w:t>
        </w:r>
      </w:ins>
      <w:del w:id="4474" w:author="Sammartano, Marc (BIC USA)" w:date="2015-05-06T14:05:00Z">
        <w:r w:rsidDel="00170659">
          <w:delText>ts</w:delText>
        </w:r>
      </w:del>
      <w:r>
        <w:t>.init</w:t>
      </w:r>
      <w:bookmarkEnd w:id="4472"/>
      <w:r w:rsidR="00520661">
        <w:fldChar w:fldCharType="begin"/>
      </w:r>
      <w:r w:rsidR="00C3470D">
        <w:instrText xml:space="preserve"> XE "</w:instrText>
      </w:r>
      <w:r w:rsidR="00C3470D" w:rsidRPr="00971B8D">
        <w:instrText>T</w:instrText>
      </w:r>
      <w:ins w:id="4475" w:author="Sammartano, Marc (BIC USA)" w:date="2015-05-06T14:05:00Z">
        <w:r w:rsidR="00170659">
          <w:instrText>TS</w:instrText>
        </w:r>
      </w:ins>
      <w:del w:id="4476" w:author="Sammartano, Marc (BIC USA)" w:date="2015-05-06T14:05:00Z">
        <w:r w:rsidR="00C3470D" w:rsidRPr="00971B8D" w:rsidDel="00170659">
          <w:delInstrText>ts</w:delInstrText>
        </w:r>
      </w:del>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477" w:name="_Toc427508716"/>
      <w:r>
        <w:t>T</w:t>
      </w:r>
      <w:ins w:id="4478" w:author="Sammartano, Marc (BIC USA)" w:date="2015-05-06T14:05:00Z">
        <w:r w:rsidR="00170659">
          <w:t>TS</w:t>
        </w:r>
      </w:ins>
      <w:del w:id="4479" w:author="Sammartano, Marc (BIC USA)" w:date="2015-05-06T14:05:00Z">
        <w:r w:rsidDel="00170659">
          <w:delText>ts</w:delText>
        </w:r>
      </w:del>
      <w:r>
        <w:t>.speak</w:t>
      </w:r>
      <w:r w:rsidR="009159B8">
        <w:t xml:space="preserve"> </w:t>
      </w:r>
      <w:r>
        <w:t>&lt;sexp&gt;</w:t>
      </w:r>
      <w:r w:rsidR="00BC0590" w:rsidRPr="00BC0590">
        <w:t xml:space="preserve"> {,</w:t>
      </w:r>
      <w:r w:rsidR="00D85978">
        <w:t xml:space="preserve"> </w:t>
      </w:r>
      <w:r w:rsidR="00BC0590" w:rsidRPr="00BC0590">
        <w:t>&lt;wait_lexp&gt;}</w:t>
      </w:r>
      <w:bookmarkEnd w:id="4477"/>
      <w:r w:rsidR="00520661">
        <w:fldChar w:fldCharType="begin"/>
      </w:r>
      <w:r w:rsidR="00BC0590">
        <w:instrText xml:space="preserve"> XE "</w:instrText>
      </w:r>
      <w:r w:rsidR="00BC0590" w:rsidRPr="00E42DA9">
        <w:instrText>T</w:instrText>
      </w:r>
      <w:ins w:id="4480" w:author="Sammartano, Marc (BIC USA)" w:date="2015-05-06T14:05:00Z">
        <w:r w:rsidR="00170659">
          <w:instrText>TS</w:instrText>
        </w:r>
      </w:ins>
      <w:del w:id="4481" w:author="Sammartano, Marc (BIC USA)" w:date="2015-05-06T14:05:00Z">
        <w:r w:rsidR="00BC0590" w:rsidRPr="00E42DA9" w:rsidDel="00170659">
          <w:delInstrText>ts</w:delInstrText>
        </w:r>
      </w:del>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ins w:id="4482" w:author="Sammartano, Marc (BIC USA)" w:date="2015-05-06T14:05:00Z">
        <w:r w:rsidR="00170659" w:rsidRPr="00170659">
          <w:rPr>
            <w:b/>
          </w:rPr>
          <w:t>TS</w:t>
        </w:r>
      </w:ins>
      <w:del w:id="4483" w:author="Sammartano, Marc (BIC USA)" w:date="2015-05-06T14:05:00Z">
        <w:r w:rsidR="00BC0590" w:rsidRPr="00170659" w:rsidDel="00170659">
          <w:rPr>
            <w:b/>
          </w:rPr>
          <w:delText>ts</w:delText>
        </w:r>
      </w:del>
      <w:r w:rsidR="00BC0590" w:rsidRPr="00170659">
        <w:rPr>
          <w:b/>
        </w:rPr>
        <w:t>.speak</w:t>
      </w:r>
      <w:r w:rsidR="00BC0590">
        <w:t xml:space="preserve"> (or a </w:t>
      </w:r>
      <w:r w:rsidR="00BC0590" w:rsidRPr="00170659">
        <w:rPr>
          <w:b/>
        </w:rPr>
        <w:t>T</w:t>
      </w:r>
      <w:ins w:id="4484" w:author="Sammartano, Marc (BIC USA)" w:date="2015-05-06T14:05:00Z">
        <w:r w:rsidR="00170659" w:rsidRPr="00170659">
          <w:rPr>
            <w:b/>
          </w:rPr>
          <w:t>TS</w:t>
        </w:r>
      </w:ins>
      <w:del w:id="4485" w:author="Sammartano, Marc (BIC USA)" w:date="2015-05-06T14:05:00Z">
        <w:r w:rsidR="00BC0590" w:rsidRPr="00170659" w:rsidDel="00170659">
          <w:rPr>
            <w:b/>
          </w:rPr>
          <w:delText>ts</w:delText>
        </w:r>
      </w:del>
      <w:r w:rsidR="00BC0590" w:rsidRPr="00170659">
        <w:rPr>
          <w:b/>
        </w:rPr>
        <w:t>.speak.toFile</w:t>
      </w:r>
      <w:r w:rsidR="00BC0590">
        <w:t xml:space="preserve">) will wait for the speech from an earlier </w:t>
      </w:r>
      <w:r w:rsidR="00BC0590" w:rsidRPr="00170659">
        <w:rPr>
          <w:b/>
        </w:rPr>
        <w:t>T</w:t>
      </w:r>
      <w:ins w:id="4486" w:author="Sammartano, Marc (BIC USA)" w:date="2015-05-06T14:06:00Z">
        <w:r w:rsidR="00170659" w:rsidRPr="00170659">
          <w:rPr>
            <w:b/>
          </w:rPr>
          <w:t>TS</w:t>
        </w:r>
      </w:ins>
      <w:r w:rsidR="00BC0590" w:rsidRPr="00170659">
        <w:rPr>
          <w:b/>
        </w:rPr>
        <w:t>ts.speak</w:t>
      </w:r>
      <w:r w:rsidR="00BC0590">
        <w:t xml:space="preserve"> to finish, even if the "wait" flag was false.</w:t>
      </w:r>
    </w:p>
    <w:p w:rsidR="00BC0590" w:rsidRDefault="00BC0590" w:rsidP="00D85978">
      <w:pPr>
        <w:pStyle w:val="Heading3"/>
      </w:pPr>
      <w:bookmarkStart w:id="4487" w:name="_Toc427508717"/>
      <w:r>
        <w:t>T</w:t>
      </w:r>
      <w:ins w:id="4488" w:author="Sammartano, Marc (BIC USA)" w:date="2015-05-06T14:06:00Z">
        <w:r w:rsidR="00170659">
          <w:t>TS</w:t>
        </w:r>
      </w:ins>
      <w:del w:id="4489" w:author="Sammartano, Marc (BIC USA)" w:date="2015-05-06T14:06:00Z">
        <w:r w:rsidDel="00170659">
          <w:delText>ts</w:delText>
        </w:r>
      </w:del>
      <w:r>
        <w:t>.speak.toFile &lt;sexp&gt; {,</w:t>
      </w:r>
      <w:r w:rsidR="00D85978">
        <w:t xml:space="preserve"> </w:t>
      </w:r>
      <w:r>
        <w:t>&lt;path_sexp&gt;}</w:t>
      </w:r>
      <w:bookmarkEnd w:id="4487"/>
      <w:r w:rsidR="00520661">
        <w:fldChar w:fldCharType="begin"/>
      </w:r>
      <w:r w:rsidR="00D85978">
        <w:instrText xml:space="preserve"> XE "</w:instrText>
      </w:r>
      <w:r w:rsidR="00D85978" w:rsidRPr="0068450E">
        <w:instrText>T</w:instrText>
      </w:r>
      <w:ins w:id="4490" w:author="Sammartano, Marc (BIC USA)" w:date="2015-05-06T14:06:00Z">
        <w:r w:rsidR="00170659">
          <w:instrText>TS</w:instrText>
        </w:r>
      </w:ins>
      <w:del w:id="4491" w:author="Sammartano, Marc (BIC USA)" w:date="2015-05-06T14:06:00Z">
        <w:r w:rsidR="00D85978" w:rsidRPr="0068450E" w:rsidDel="00170659">
          <w:delInstrText>ts</w:delInstrText>
        </w:r>
      </w:del>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ins w:id="4492" w:author="Sammartano, Marc (BIC USA)" w:date="2015-05-06T14:06:00Z">
        <w:r w:rsidR="00170659">
          <w:rPr>
            <w:b/>
          </w:rPr>
          <w:t>TS</w:t>
        </w:r>
      </w:ins>
      <w:del w:id="4493" w:author="Sammartano, Marc (BIC USA)" w:date="2015-05-06T14:06:00Z">
        <w:r w:rsidRPr="00170659" w:rsidDel="00170659">
          <w:rPr>
            <w:b/>
          </w:rPr>
          <w:delText>ts</w:delText>
        </w:r>
      </w:del>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4494" w:name="_Toc427508718"/>
      <w:r>
        <w:lastRenderedPageBreak/>
        <w:t>T</w:t>
      </w:r>
      <w:ins w:id="4495" w:author="Sammartano, Marc (BIC USA)" w:date="2015-05-06T14:06:00Z">
        <w:r w:rsidR="00170659">
          <w:t>TS</w:t>
        </w:r>
      </w:ins>
      <w:del w:id="4496" w:author="Sammartano, Marc (BIC USA)" w:date="2015-05-06T14:06:00Z">
        <w:r w:rsidDel="00170659">
          <w:delText>ts</w:delText>
        </w:r>
      </w:del>
      <w:r>
        <w:t>.stop</w:t>
      </w:r>
      <w:bookmarkEnd w:id="4494"/>
      <w:r w:rsidR="00520661">
        <w:fldChar w:fldCharType="begin"/>
      </w:r>
      <w:r w:rsidR="00D85978">
        <w:instrText xml:space="preserve"> XE "</w:instrText>
      </w:r>
      <w:r w:rsidR="00D85978" w:rsidRPr="00F96360">
        <w:instrText>T</w:instrText>
      </w:r>
      <w:ins w:id="4497" w:author="Sammartano, Marc (BIC USA)" w:date="2015-05-06T14:06:00Z">
        <w:r w:rsidR="00170659">
          <w:instrText>TS</w:instrText>
        </w:r>
      </w:ins>
      <w:del w:id="4498" w:author="Sammartano, Marc (BIC USA)" w:date="2015-05-06T14:06:00Z">
        <w:r w:rsidR="00D85978" w:rsidRPr="00F96360" w:rsidDel="00170659">
          <w:delInstrText>ts</w:delInstrText>
        </w:r>
      </w:del>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ins w:id="4499" w:author="Sammartano, Marc (BIC USA)" w:date="2015-05-06T14:07:00Z">
        <w:r w:rsidR="00170659" w:rsidRPr="00170659">
          <w:rPr>
            <w:b/>
          </w:rPr>
          <w:t>TS</w:t>
        </w:r>
      </w:ins>
      <w:del w:id="4500" w:author="Sammartano, Marc (BIC USA)" w:date="2015-05-06T14:07:00Z">
        <w:r w:rsidR="00D85978" w:rsidRPr="00170659" w:rsidDel="00170659">
          <w:rPr>
            <w:b/>
          </w:rPr>
          <w:delText>ts</w:delText>
        </w:r>
      </w:del>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ins w:id="4501" w:author="Sammartano, Marc (BIC USA)" w:date="2015-05-06T14:07:00Z">
        <w:r w:rsidR="00170659" w:rsidRPr="00170659">
          <w:rPr>
            <w:b/>
          </w:rPr>
          <w:t>TS</w:t>
        </w:r>
      </w:ins>
      <w:del w:id="4502" w:author="Sammartano, Marc (BIC USA)" w:date="2015-05-06T14:07:00Z">
        <w:r w:rsidR="00D85978" w:rsidRPr="00170659" w:rsidDel="00170659">
          <w:rPr>
            <w:b/>
          </w:rPr>
          <w:delText>ts</w:delText>
        </w:r>
      </w:del>
      <w:r w:rsidR="00D85978" w:rsidRPr="00170659">
        <w:rPr>
          <w:b/>
        </w:rPr>
        <w:t>.speak</w:t>
      </w:r>
      <w:r w:rsidR="00D85978" w:rsidRPr="00D85978">
        <w:t xml:space="preserve"> or </w:t>
      </w:r>
      <w:r w:rsidR="00D85978" w:rsidRPr="00170659">
        <w:rPr>
          <w:b/>
        </w:rPr>
        <w:t>T</w:t>
      </w:r>
      <w:ins w:id="4503" w:author="Sammartano, Marc (BIC USA)" w:date="2015-05-06T14:07:00Z">
        <w:r w:rsidR="00170659" w:rsidRPr="00170659">
          <w:rPr>
            <w:b/>
          </w:rPr>
          <w:t>TS</w:t>
        </w:r>
      </w:ins>
      <w:del w:id="4504" w:author="Sammartano, Marc (BIC USA)" w:date="2015-05-06T14:07:00Z">
        <w:r w:rsidR="00D85978" w:rsidRPr="00170659" w:rsidDel="00170659">
          <w:rPr>
            <w:b/>
          </w:rPr>
          <w:delText>ts</w:delText>
        </w:r>
      </w:del>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ins w:id="4505" w:author="Sammartano, Marc (BIC USA)" w:date="2015-05-06T14:07:00Z">
        <w:r w:rsidR="00170659" w:rsidRPr="00170659">
          <w:rPr>
            <w:b/>
          </w:rPr>
          <w:t>TS</w:t>
        </w:r>
      </w:ins>
      <w:del w:id="4506" w:author="Sammartano, Marc (BIC USA)" w:date="2015-05-06T14:07:00Z">
        <w:r w:rsidR="00D85978" w:rsidRPr="00170659" w:rsidDel="00170659">
          <w:rPr>
            <w:b/>
          </w:rPr>
          <w:delText>ts</w:delText>
        </w:r>
      </w:del>
      <w:r w:rsidR="00D85978" w:rsidRPr="00170659">
        <w:rPr>
          <w:b/>
        </w:rPr>
        <w:t>.init</w:t>
      </w:r>
      <w:r w:rsidR="00D85978" w:rsidRPr="00D85978">
        <w:t xml:space="preserve"> again.</w:t>
      </w:r>
    </w:p>
    <w:p w:rsidR="003A4600" w:rsidRDefault="003A4600" w:rsidP="00EB1F62">
      <w:pPr>
        <w:pStyle w:val="Heading2"/>
      </w:pPr>
      <w:bookmarkStart w:id="4507" w:name="_Toc427508719"/>
      <w:r>
        <w:t>Speech To Text (Voice Recognition)</w:t>
      </w:r>
      <w:bookmarkEnd w:id="4507"/>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del w:id="4508" w:author="Sammartano, Marc (BIC USA)" w:date="2015-05-06T12:45:00Z">
        <w:r w:rsidR="0011754F" w:rsidDel="00FC2B94">
          <w:delText>s</w:delText>
        </w:r>
        <w:r w:rsidR="004A7CF1" w:rsidDel="00FC2B94">
          <w:delText>tt</w:delText>
        </w:r>
      </w:del>
      <w:ins w:id="4509" w:author="Sammartano, Marc (BIC USA)" w:date="2015-05-06T12:45:00Z">
        <w:r w:rsidR="00FC2B94" w:rsidRPr="00FC2B94">
          <w:rPr>
            <w:b/>
          </w:rPr>
          <w:t>STT</w:t>
        </w:r>
      </w:ins>
      <w:r w:rsidRPr="00FC2B94">
        <w:rPr>
          <w:b/>
        </w:rPr>
        <w:t>.</w:t>
      </w:r>
      <w:r w:rsidR="004A7CF1" w:rsidRPr="00FC2B94">
        <w:rPr>
          <w:b/>
        </w:rPr>
        <w:t>listen</w:t>
      </w:r>
      <w:r>
        <w:t xml:space="preserve"> and </w:t>
      </w:r>
      <w:del w:id="4510" w:author="Sammartano, Marc (BIC USA)" w:date="2015-05-06T12:45:00Z">
        <w:r w:rsidR="0011754F" w:rsidDel="00FC2B94">
          <w:delText>s</w:delText>
        </w:r>
        <w:r w:rsidR="004A7CF1" w:rsidDel="00FC2B94">
          <w:delText>tt</w:delText>
        </w:r>
      </w:del>
      <w:ins w:id="4511" w:author="Sammartano, Marc (BIC USA)" w:date="2015-05-06T12:45:00Z">
        <w:r w:rsidR="00FC2B94" w:rsidRPr="00FC2B94">
          <w:rPr>
            <w:b/>
          </w:rPr>
          <w:t>STT</w:t>
        </w:r>
      </w:ins>
      <w:r w:rsidRPr="00FC2B94">
        <w:rPr>
          <w:b/>
        </w:rPr>
        <w:t>.</w:t>
      </w:r>
      <w:r w:rsidR="004A7CF1" w:rsidRPr="00FC2B94">
        <w:rPr>
          <w:b/>
        </w:rPr>
        <w:t>results</w:t>
      </w:r>
      <w:r>
        <w:t>.</w:t>
      </w:r>
    </w:p>
    <w:p w:rsidR="003A75E2" w:rsidRDefault="004A7CF1" w:rsidP="004A7CF1">
      <w:r w:rsidRPr="00FC2B94">
        <w:rPr>
          <w:b/>
        </w:rPr>
        <w:t>S</w:t>
      </w:r>
      <w:ins w:id="4512" w:author="Sammartano, Marc (BIC USA)" w:date="2015-05-06T12:45:00Z">
        <w:r w:rsidR="00FC2B94" w:rsidRPr="00FC2B94">
          <w:rPr>
            <w:b/>
          </w:rPr>
          <w:t>TT</w:t>
        </w:r>
      </w:ins>
      <w:del w:id="4513" w:author="Sammartano, Marc (BIC USA)" w:date="2015-05-06T12:45:00Z">
        <w:r w:rsidRPr="00FC2B94" w:rsidDel="00FC2B94">
          <w:rPr>
            <w:b/>
          </w:rPr>
          <w:delText>tt</w:delText>
        </w:r>
      </w:del>
      <w:r w:rsidRPr="00FC2B94">
        <w:rPr>
          <w:b/>
        </w:rPr>
        <w:t>.listen</w:t>
      </w:r>
      <w:r w:rsidR="003A75E2">
        <w:t xml:space="preserve"> starts the voice recognition process with a dialog box. </w:t>
      </w:r>
      <w:r w:rsidRPr="00FC2B94">
        <w:rPr>
          <w:b/>
        </w:rPr>
        <w:t>S</w:t>
      </w:r>
      <w:ins w:id="4514" w:author="Sammartano, Marc (BIC USA)" w:date="2015-05-06T12:46:00Z">
        <w:r w:rsidR="00FC2B94" w:rsidRPr="00FC2B94">
          <w:rPr>
            <w:b/>
          </w:rPr>
          <w:t>TT</w:t>
        </w:r>
      </w:ins>
      <w:del w:id="4515" w:author="Sammartano, Marc (BIC USA)" w:date="2015-05-06T14:08:00Z">
        <w:r w:rsidRPr="00FC2B94" w:rsidDel="00170659">
          <w:rPr>
            <w:b/>
          </w:rPr>
          <w:delText>tt</w:delText>
        </w:r>
      </w:del>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4516" w:name="_Toc427508720"/>
      <w:r>
        <w:t>S</w:t>
      </w:r>
      <w:ins w:id="4517" w:author="Sammartano, Marc (BIC USA)" w:date="2015-05-06T14:08:00Z">
        <w:r w:rsidR="00170659">
          <w:t>TT</w:t>
        </w:r>
      </w:ins>
      <w:del w:id="4518" w:author="Sammartano, Marc (BIC USA)" w:date="2015-05-06T14:08:00Z">
        <w:r w:rsidR="004A7CF1" w:rsidDel="00170659">
          <w:delText>tt</w:delText>
        </w:r>
      </w:del>
      <w:r>
        <w:t>.</w:t>
      </w:r>
      <w:r w:rsidR="004A7CF1">
        <w:t>listen</w:t>
      </w:r>
      <w:ins w:id="4519" w:author="Sammartano, Marc (BIC USA)" w:date="2015-05-06T14:10:00Z">
        <w:r w:rsidR="00170659">
          <w:t xml:space="preserve"> {&lt;prompt_sexp&gt;}</w:t>
        </w:r>
      </w:ins>
      <w:bookmarkEnd w:id="4516"/>
      <w:r w:rsidR="00520661">
        <w:fldChar w:fldCharType="begin"/>
      </w:r>
      <w:r>
        <w:instrText xml:space="preserve"> XE "</w:instrText>
      </w:r>
      <w:r w:rsidR="007E0F47" w:rsidRPr="007E0F47">
        <w:instrText xml:space="preserve"> </w:instrText>
      </w:r>
      <w:r w:rsidR="007E0F47">
        <w:instrText>S</w:instrText>
      </w:r>
      <w:ins w:id="4520" w:author="Sammartano, Marc (BIC USA)" w:date="2015-05-06T14:09:00Z">
        <w:r w:rsidR="00170659">
          <w:instrText>TT</w:instrText>
        </w:r>
      </w:ins>
      <w:del w:id="4521" w:author="Sammartano, Marc (BIC USA)" w:date="2015-05-06T14:09:00Z">
        <w:r w:rsidR="007E0F47" w:rsidDel="00170659">
          <w:delInstrText>tt</w:delInstrText>
        </w:r>
      </w:del>
      <w:r w:rsidR="007E0F47">
        <w:instrText xml:space="preserve">.listen </w:instrText>
      </w:r>
      <w:r>
        <w:instrText>"</w:instrText>
      </w:r>
      <w:ins w:id="4522" w:author="Sammartano, Marc (BIC USA)" w:date="2015-05-06T14:11:00Z">
        <w:r w:rsidR="00170659">
          <w:instrText xml:space="preserve"> {&lt;prompt_sexp&gt;}</w:instrText>
        </w:r>
      </w:ins>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ins w:id="4523" w:author="Sammartano, Marc (BIC USA)" w:date="2015-05-06T14:11:00Z">
        <w:r w:rsidR="00170659">
          <w:t xml:space="preserve"> The optional prompt </w:t>
        </w:r>
      </w:ins>
      <w:ins w:id="4524" w:author="Sammartano, Marc (BIC USA)" w:date="2015-05-06T14:12:00Z">
        <w:r w:rsidR="00170659">
          <w:t>string expression</w:t>
        </w:r>
      </w:ins>
      <w:ins w:id="4525" w:author="Sammartano, Marc (BIC USA)" w:date="2015-05-06T14:11:00Z">
        <w:r w:rsidR="00170659">
          <w:t xml:space="preserve"> &lt;prompt_sexp&gt;</w:t>
        </w:r>
      </w:ins>
      <w:ins w:id="4526" w:author="Sammartano, Marc (BIC USA)" w:date="2015-05-06T14:12:00Z">
        <w:r w:rsidR="00170659">
          <w:t xml:space="preserve"> sets the dialog box’s prompt. If you do not </w:t>
        </w:r>
      </w:ins>
      <w:ins w:id="4527" w:author="Sammartano, Marc (BIC USA)" w:date="2015-05-06T14:16:00Z">
        <w:r w:rsidR="001D7F77">
          <w:t>provide</w:t>
        </w:r>
      </w:ins>
      <w:ins w:id="4528" w:author="Sammartano, Marc (BIC USA)" w:date="2015-05-06T14:12:00Z">
        <w:r w:rsidR="00170659">
          <w:t xml:space="preserve"> the prompt parameter, the default prompt </w:t>
        </w:r>
      </w:ins>
      <w:ins w:id="4529" w:author="Sammartano, Marc (BIC USA)" w:date="2015-05-06T14:13:00Z">
        <w:r w:rsidR="00170659">
          <w:t xml:space="preserve">"BASIC! </w:t>
        </w:r>
      </w:ins>
      <w:ins w:id="4530" w:author="Sammartano, Marc (BIC USA)" w:date="2015-05-06T14:15:00Z">
        <w:r w:rsidR="00170659">
          <w:t>Speech To Text"</w:t>
        </w:r>
        <w:r w:rsidR="001D7F77">
          <w:t xml:space="preserve"> is used</w:t>
        </w:r>
        <w:r w:rsidR="00170659">
          <w:t>.</w:t>
        </w:r>
      </w:ins>
    </w:p>
    <w:p w:rsidR="00D108B6" w:rsidRDefault="003A75E2" w:rsidP="004A7CF1">
      <w:r>
        <w:t>Begin speaking</w:t>
      </w:r>
      <w:ins w:id="4531" w:author="Sammartano, Marc (BIC USA)" w:date="2015-05-06T14:16:00Z">
        <w:r w:rsidR="001D7F77">
          <w:t xml:space="preserve"> when the dialog box appers</w:t>
        </w:r>
      </w:ins>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ins w:id="4532" w:author="Sammartano, Marc (BIC USA)" w:date="2015-05-06T12:46:00Z">
        <w:r w:rsidR="00FC2B94" w:rsidRPr="00FC2B94">
          <w:rPr>
            <w:b/>
          </w:rPr>
          <w:t>TT</w:t>
        </w:r>
      </w:ins>
      <w:del w:id="4533" w:author="Sammartano, Marc (BIC USA)" w:date="2015-05-06T14:17:00Z">
        <w:r w:rsidR="0011754F" w:rsidRPr="00FC2B94" w:rsidDel="001D7F77">
          <w:rPr>
            <w:b/>
          </w:rPr>
          <w:delText>tt</w:delText>
        </w:r>
      </w:del>
      <w:r w:rsidRPr="00FC2B94">
        <w:rPr>
          <w:b/>
        </w:rPr>
        <w:t>.</w:t>
      </w:r>
      <w:r w:rsidR="0011754F" w:rsidRPr="00FC2B94">
        <w:rPr>
          <w:b/>
        </w:rPr>
        <w:t>results</w:t>
      </w:r>
      <w:r>
        <w:t xml:space="preserve"> should be executed next.</w:t>
      </w:r>
    </w:p>
    <w:p w:rsidR="000E6862" w:rsidRDefault="00F02B36" w:rsidP="000E6862">
      <w:r>
        <w:t xml:space="preserve">Note: </w:t>
      </w:r>
      <w:del w:id="4534" w:author="Sammartano, Marc (BIC USA)" w:date="2015-05-06T12:46:00Z">
        <w:r w:rsidR="0011754F" w:rsidDel="00FC2B94">
          <w:delText>stt</w:delText>
        </w:r>
      </w:del>
      <w:ins w:id="4535" w:author="Sammartano, Marc (BIC USA)" w:date="2015-05-06T12:46:00Z">
        <w:r w:rsidR="00FC2B94" w:rsidRPr="00FC2B94">
          <w:rPr>
            <w:b/>
          </w:rPr>
          <w:t>STT</w:t>
        </w:r>
      </w:ins>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536" w:name="_Toc427508721"/>
      <w:r w:rsidRPr="000E6862">
        <w:rPr>
          <w:rStyle w:val="Heading3Char"/>
        </w:rPr>
        <w:t>S</w:t>
      </w:r>
      <w:ins w:id="4537" w:author="Sammartano, Marc (BIC USA)" w:date="2015-05-06T14:09:00Z">
        <w:r w:rsidR="00170659">
          <w:rPr>
            <w:rStyle w:val="Heading3Char"/>
          </w:rPr>
          <w:t>TT</w:t>
        </w:r>
      </w:ins>
      <w:del w:id="4538" w:author="Sammartano, Marc (BIC USA)" w:date="2015-05-06T14:09:00Z">
        <w:r w:rsidR="000E6862" w:rsidDel="00170659">
          <w:rPr>
            <w:rStyle w:val="Heading3Char"/>
          </w:rPr>
          <w:delText>tt</w:delText>
        </w:r>
      </w:del>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ins w:id="4539" w:author="Sammartano, Marc (BIC USA)" w:date="2015-05-06T16:36:00Z">
        <w:r w:rsidR="0045486D">
          <w:rPr>
            <w:rStyle w:val="Heading3Char"/>
          </w:rPr>
          <w:t>exp</w:t>
        </w:r>
      </w:ins>
      <w:del w:id="4540" w:author="Sammartano, Marc (BIC USA)" w:date="2015-05-06T16:36:00Z">
        <w:r w:rsidRPr="000E6862" w:rsidDel="0045486D">
          <w:rPr>
            <w:rStyle w:val="Heading3Char"/>
          </w:rPr>
          <w:delText>var</w:delText>
        </w:r>
      </w:del>
      <w:r w:rsidRPr="000E6862">
        <w:rPr>
          <w:rStyle w:val="Heading3Char"/>
        </w:rPr>
        <w:t>&gt;</w:t>
      </w:r>
      <w:bookmarkEnd w:id="4536"/>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del w:id="4541" w:author="Sammartano, Marc (BIC USA)" w:date="2015-05-06T14:09:00Z">
        <w:r w:rsidR="007E0F47" w:rsidDel="00170659">
          <w:rPr>
            <w:rStyle w:val="Heading3Char"/>
          </w:rPr>
          <w:delInstrText>tt</w:delInstrText>
        </w:r>
      </w:del>
      <w:ins w:id="4542" w:author="Sammartano, Marc (BIC USA)" w:date="2015-05-06T14:09:00Z">
        <w:r w:rsidR="00170659">
          <w:rPr>
            <w:rStyle w:val="Heading3Char"/>
          </w:rPr>
          <w:instrText>TT</w:instrText>
        </w:r>
      </w:ins>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ins w:id="4543" w:author="Sammartano, Marc (BIC USA)" w:date="2015-05-06T16:36:00Z">
        <w:r w:rsidR="0045486D">
          <w:rPr>
            <w:rStyle w:val="Heading3Char"/>
          </w:rPr>
          <w:instrText>exp</w:instrText>
        </w:r>
      </w:ins>
      <w:del w:id="4544" w:author="Sammartano, Marc (BIC USA)" w:date="2015-05-06T16:36:00Z">
        <w:r w:rsidRPr="000E6862" w:rsidDel="0045486D">
          <w:rPr>
            <w:rStyle w:val="Heading3Char"/>
          </w:rPr>
          <w:delInstrText>var</w:delInstrText>
        </w:r>
      </w:del>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del w:id="4545" w:author="Sammartano, Marc (BIC USA)" w:date="2015-05-06T12:46:00Z">
        <w:r w:rsidR="0011754F" w:rsidDel="00FC2B94">
          <w:delText>stt</w:delText>
        </w:r>
      </w:del>
      <w:ins w:id="4546" w:author="Sammartano, Marc (BIC USA)" w:date="2015-05-06T12:46:00Z">
        <w:r w:rsidR="00FC2B94" w:rsidRPr="00FC2B94">
          <w:rPr>
            <w:b/>
          </w:rPr>
          <w:t>STT</w:t>
        </w:r>
      </w:ins>
      <w:r w:rsidR="0011754F" w:rsidRPr="00FC2B94">
        <w:rPr>
          <w:b/>
        </w:rPr>
        <w:t>.listen</w:t>
      </w:r>
      <w:r>
        <w:t xml:space="preserve"> is executed (unless in HTML mode).</w:t>
      </w:r>
    </w:p>
    <w:p w:rsidR="003A4600" w:rsidRDefault="006D2F28" w:rsidP="003A4600">
      <w:pPr>
        <w:rPr>
          <w:ins w:id="4547" w:author="Sammartano, Marc (BIC USA)" w:date="2015-05-06T16:40:00Z"/>
        </w:rPr>
      </w:pPr>
      <w:r>
        <w:t>The recognizer returns several variations of what it thinks it heard as a list of strings. The first string in the list is the best guess.</w:t>
      </w:r>
    </w:p>
    <w:p w:rsidR="0045486D" w:rsidRDefault="0045486D" w:rsidP="003A4600">
      <w:ins w:id="4548" w:author="Sammartano, Marc (BIC USA)" w:date="2015-05-06T16:40:00Z">
        <w:r>
          <w:t>The strings are</w:t>
        </w:r>
      </w:ins>
      <w:ins w:id="4549" w:author="Sammartano, Marc (BIC USA)" w:date="2015-05-06T16:41:00Z">
        <w:r>
          <w:t xml:space="preserve"> written into the list that &lt;string_list_ptr_nexp&gt; points to. The previous contents of the list are discarded. If the pointer does not specify a valid string list, and the expression is a </w:t>
        </w:r>
      </w:ins>
      <w:ins w:id="4550" w:author="Sammartano, Marc (BIC USA)" w:date="2015-05-06T16:42:00Z">
        <w:r>
          <w:t>numeric</w:t>
        </w:r>
      </w:ins>
      <w:ins w:id="4551" w:author="Sammartano, Marc (BIC USA)" w:date="2015-05-06T16:41:00Z">
        <w:r>
          <w:t xml:space="preserve"> variable, a new list is created and the </w:t>
        </w:r>
      </w:ins>
      <w:ins w:id="4552" w:author="Sammartano, Marc (BIC USA)" w:date="2015-05-06T16:42:00Z">
        <w:r>
          <w:t>variable is set to point to the new list.</w:t>
        </w:r>
      </w:ins>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lastRenderedPageBreak/>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ins w:id="4553" w:author="Sammartano, Marc (BIC USA)" w:date="2015-05-06T12:50:00Z">
        <w:r w:rsidR="002E256E">
          <w:rPr>
            <w:rFonts w:ascii="Letter Gothic" w:hAnsi="Letter Gothic" w:cs="Courier New"/>
            <w:b w:val="0"/>
          </w:rPr>
          <w:t>TT.LISTEN</w:t>
        </w:r>
      </w:ins>
      <w:del w:id="4554" w:author="Sammartano, Marc (BIC USA)" w:date="2015-05-06T12:50:00Z">
        <w:r w:rsidR="000E6862" w:rsidRPr="001D1DC2" w:rsidDel="002E256E">
          <w:rPr>
            <w:rFonts w:ascii="Letter Gothic" w:hAnsi="Letter Gothic" w:cs="Courier New"/>
            <w:b w:val="0"/>
          </w:rPr>
          <w:delText>tt</w:delText>
        </w:r>
        <w:r w:rsidRPr="001D1DC2" w:rsidDel="002E256E">
          <w:rPr>
            <w:rFonts w:ascii="Letter Gothic" w:hAnsi="Letter Gothic" w:cs="Courier New"/>
            <w:b w:val="0"/>
          </w:rPr>
          <w:delText>.</w:delText>
        </w:r>
        <w:r w:rsidR="000E6862" w:rsidRPr="001D1DC2" w:rsidDel="002E256E">
          <w:rPr>
            <w:rFonts w:ascii="Letter Gothic" w:hAnsi="Letter Gothic" w:cs="Courier New"/>
            <w:b w:val="0"/>
          </w:rPr>
          <w:delText>listen</w:delText>
        </w:r>
      </w:del>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ins w:id="4555" w:author="Sammartano, Marc (BIC USA)" w:date="2015-05-06T12:50:00Z">
        <w:r w:rsidR="002E256E">
          <w:rPr>
            <w:rFonts w:ascii="Letter Gothic" w:hAnsi="Letter Gothic" w:cs="Courier New"/>
            <w:b w:val="0"/>
          </w:rPr>
          <w:t>TT.RESULTS</w:t>
        </w:r>
      </w:ins>
      <w:del w:id="4556" w:author="Sammartano, Marc (BIC USA)" w:date="2015-05-06T12:50:00Z">
        <w:r w:rsidR="000E6862" w:rsidRPr="001D1DC2" w:rsidDel="002E256E">
          <w:rPr>
            <w:rFonts w:ascii="Letter Gothic" w:hAnsi="Letter Gothic" w:cs="Courier New"/>
            <w:b w:val="0"/>
          </w:rPr>
          <w:delText>tt</w:delText>
        </w:r>
        <w:r w:rsidR="00F02B36" w:rsidRPr="001D1DC2" w:rsidDel="002E256E">
          <w:rPr>
            <w:rFonts w:ascii="Letter Gothic" w:hAnsi="Letter Gothic" w:cs="Courier New"/>
            <w:b w:val="0"/>
          </w:rPr>
          <w:delText>.</w:delText>
        </w:r>
        <w:r w:rsidR="000E6862" w:rsidRPr="001D1DC2" w:rsidDel="002E256E">
          <w:rPr>
            <w:rFonts w:ascii="Letter Gothic" w:hAnsi="Letter Gothic" w:cs="Courier New"/>
            <w:b w:val="0"/>
          </w:rPr>
          <w:delText>results</w:delText>
        </w:r>
      </w:del>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del w:id="4557" w:author="Sammartano, Marc (BIC USA)" w:date="2015-05-06T12:50:00Z">
        <w:r w:rsidRPr="001D1DC2" w:rsidDel="002E256E">
          <w:rPr>
            <w:rFonts w:ascii="Letter Gothic" w:hAnsi="Letter Gothic" w:cs="Courier New"/>
            <w:b w:val="0"/>
          </w:rPr>
          <w:delText>to</w:delText>
        </w:r>
      </w:del>
      <w:ins w:id="4558" w:author="Sammartano, Marc (BIC USA)" w:date="2015-05-06T12:50:00Z">
        <w:r w:rsidR="002E256E">
          <w:rPr>
            <w:rFonts w:ascii="Letter Gothic" w:hAnsi="Letter Gothic" w:cs="Courier New"/>
            <w:b w:val="0"/>
          </w:rPr>
          <w:t>TO</w:t>
        </w:r>
      </w:ins>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del w:id="4559" w:author="Sammartano, Marc (BIC USA)" w:date="2015-05-06T14:09:00Z">
        <w:r w:rsidR="0011754F" w:rsidDel="00170659">
          <w:delText>s</w:delText>
        </w:r>
        <w:r w:rsidR="000E6862" w:rsidDel="00170659">
          <w:delText>tt</w:delText>
        </w:r>
      </w:del>
      <w:ins w:id="4560" w:author="Sammartano, Marc (BIC USA)" w:date="2015-05-06T14:09:00Z">
        <w:r w:rsidR="00170659" w:rsidRPr="00170659">
          <w:rPr>
            <w:b/>
          </w:rPr>
          <w:t>STT</w:t>
        </w:r>
      </w:ins>
      <w:r w:rsidRPr="00170659">
        <w:rPr>
          <w:b/>
        </w:rPr>
        <w:t>.</w:t>
      </w:r>
      <w:r w:rsidR="000E6862" w:rsidRPr="00170659">
        <w:rPr>
          <w:b/>
        </w:rPr>
        <w:t>listen</w:t>
      </w:r>
      <w:r>
        <w:t xml:space="preserve"> and before </w:t>
      </w:r>
      <w:del w:id="4561" w:author="Sammartano, Marc (BIC USA)" w:date="2015-05-06T14:09:00Z">
        <w:r w:rsidR="0011754F" w:rsidDel="00170659">
          <w:delText>s</w:delText>
        </w:r>
        <w:r w:rsidR="00201E5E" w:rsidDel="00170659">
          <w:delText>t</w:delText>
        </w:r>
      </w:del>
      <w:del w:id="4562" w:author="Sammartano, Marc (BIC USA)" w:date="2015-05-06T14:10:00Z">
        <w:r w:rsidR="00201E5E" w:rsidDel="00170659">
          <w:delText>t</w:delText>
        </w:r>
      </w:del>
      <w:ins w:id="4563" w:author="Sammartano, Marc (BIC USA)" w:date="2015-05-06T14:10:00Z">
        <w:r w:rsidR="00170659" w:rsidRPr="00170659">
          <w:rPr>
            <w:b/>
          </w:rPr>
          <w:t>STT</w:t>
        </w:r>
      </w:ins>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ins w:id="4564" w:author="Sammartano, Marc (BIC USA)" w:date="2015-05-06T12:50:00Z">
        <w:r w:rsidR="002E256E">
          <w:rPr>
            <w:rFonts w:ascii="Letter Gothic" w:hAnsi="Letter Gothic"/>
            <w:b w:val="0"/>
          </w:rPr>
          <w:t>TT.LISTEN</w:t>
        </w:r>
      </w:ins>
      <w:del w:id="4565" w:author="Sammartano, Marc (BIC USA)" w:date="2015-05-06T12:50:00Z">
        <w:r w:rsidR="00201E5E" w:rsidRPr="001D1DC2" w:rsidDel="002E256E">
          <w:rPr>
            <w:rFonts w:ascii="Letter Gothic" w:hAnsi="Letter Gothic"/>
            <w:b w:val="0"/>
          </w:rPr>
          <w:delText>tt</w:delText>
        </w:r>
        <w:r w:rsidRPr="001D1DC2" w:rsidDel="002E256E">
          <w:rPr>
            <w:rFonts w:ascii="Letter Gothic" w:hAnsi="Letter Gothic"/>
            <w:b w:val="0"/>
          </w:rPr>
          <w:delText>.</w:delText>
        </w:r>
        <w:r w:rsidR="00201E5E" w:rsidRPr="001D1DC2" w:rsidDel="002E256E">
          <w:rPr>
            <w:rFonts w:ascii="Letter Gothic" w:hAnsi="Letter Gothic"/>
            <w:b w:val="0"/>
          </w:rPr>
          <w:delText>listen</w:delText>
        </w:r>
      </w:del>
    </w:p>
    <w:p w:rsidR="00F02B36" w:rsidRPr="001D1DC2" w:rsidRDefault="002E256E" w:rsidP="00201E5E">
      <w:pPr>
        <w:pStyle w:val="Codeexample"/>
        <w:rPr>
          <w:rFonts w:ascii="Letter Gothic" w:hAnsi="Letter Gothic"/>
          <w:b w:val="0"/>
        </w:rPr>
      </w:pPr>
      <w:ins w:id="4566" w:author="Sammartano, Marc (BIC USA)" w:date="2015-05-06T12:50:00Z">
        <w:r>
          <w:rPr>
            <w:rFonts w:ascii="Letter Gothic" w:hAnsi="Letter Gothic"/>
            <w:b w:val="0"/>
          </w:rPr>
          <w:t>GR.RENDER</w:t>
        </w:r>
      </w:ins>
      <w:del w:id="4567" w:author="Sammartano, Marc (BIC USA)" w:date="2015-05-06T12:50:00Z">
        <w:r w:rsidR="00AB45B0" w:rsidRPr="001D1DC2" w:rsidDel="002E256E">
          <w:rPr>
            <w:rFonts w:ascii="Letter Gothic" w:hAnsi="Letter Gothic"/>
            <w:b w:val="0"/>
          </w:rPr>
          <w:delText>g</w:delText>
        </w:r>
        <w:r w:rsidR="00201E5E" w:rsidRPr="001D1DC2" w:rsidDel="002E256E">
          <w:rPr>
            <w:rFonts w:ascii="Letter Gothic" w:hAnsi="Letter Gothic"/>
            <w:b w:val="0"/>
          </w:rPr>
          <w:delText>r</w:delText>
        </w:r>
        <w:r w:rsidR="00F02B36" w:rsidRPr="001D1DC2" w:rsidDel="002E256E">
          <w:rPr>
            <w:rFonts w:ascii="Letter Gothic" w:hAnsi="Letter Gothic"/>
            <w:b w:val="0"/>
          </w:rPr>
          <w:delText>.</w:delText>
        </w:r>
        <w:r w:rsidR="00201E5E" w:rsidRPr="001D1DC2" w:rsidDel="002E256E">
          <w:rPr>
            <w:rFonts w:ascii="Letter Gothic" w:hAnsi="Letter Gothic"/>
            <w:b w:val="0"/>
          </w:rPr>
          <w:delText>render</w:delText>
        </w:r>
      </w:del>
    </w:p>
    <w:p w:rsidR="00F02B36" w:rsidRPr="001D1DC2" w:rsidRDefault="00F02B36" w:rsidP="00201E5E">
      <w:pPr>
        <w:pStyle w:val="Codeexample"/>
        <w:rPr>
          <w:rFonts w:ascii="Letter Gothic" w:hAnsi="Letter Gothic"/>
          <w:b w:val="0"/>
        </w:rPr>
      </w:pPr>
      <w:r w:rsidRPr="001D1DC2">
        <w:rPr>
          <w:rFonts w:ascii="Letter Gothic" w:hAnsi="Letter Gothic"/>
          <w:b w:val="0"/>
        </w:rPr>
        <w:t>S</w:t>
      </w:r>
      <w:ins w:id="4568" w:author="Sammartano, Marc (BIC USA)" w:date="2015-05-06T12:50:00Z">
        <w:r w:rsidR="002E256E">
          <w:rPr>
            <w:rFonts w:ascii="Letter Gothic" w:hAnsi="Letter Gothic"/>
            <w:b w:val="0"/>
          </w:rPr>
          <w:t>TT.RESULTS</w:t>
        </w:r>
      </w:ins>
      <w:del w:id="4569" w:author="Sammartano, Marc (BIC USA)" w:date="2015-05-06T12:50:00Z">
        <w:r w:rsidR="00201E5E" w:rsidRPr="001D1DC2" w:rsidDel="002E256E">
          <w:rPr>
            <w:rFonts w:ascii="Letter Gothic" w:hAnsi="Letter Gothic"/>
            <w:b w:val="0"/>
          </w:rPr>
          <w:delText>tt</w:delText>
        </w:r>
        <w:r w:rsidRPr="001D1DC2" w:rsidDel="002E256E">
          <w:rPr>
            <w:rFonts w:ascii="Letter Gothic" w:hAnsi="Letter Gothic"/>
            <w:b w:val="0"/>
          </w:rPr>
          <w:delText>.</w:delText>
        </w:r>
        <w:r w:rsidR="00201E5E" w:rsidRPr="001D1DC2" w:rsidDel="002E256E">
          <w:rPr>
            <w:rFonts w:ascii="Letter Gothic" w:hAnsi="Letter Gothic"/>
            <w:b w:val="0"/>
          </w:rPr>
          <w:delText>results</w:delText>
        </w:r>
      </w:del>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ins w:id="4570" w:author="Sammartano, Marc (BIC USA)" w:date="2015-05-06T12:50:00Z">
        <w:r w:rsidR="002E256E">
          <w:rPr>
            <w:rFonts w:ascii="Letter Gothic" w:hAnsi="Letter Gothic"/>
            <w:b w:val="0"/>
          </w:rPr>
          <w:t>TO</w:t>
        </w:r>
      </w:ins>
      <w:del w:id="4571" w:author="Sammartano, Marc (BIC USA)" w:date="2015-05-06T12:50:00Z">
        <w:r w:rsidRPr="001D1DC2" w:rsidDel="002E256E">
          <w:rPr>
            <w:rFonts w:ascii="Letter Gothic" w:hAnsi="Letter Gothic"/>
            <w:b w:val="0"/>
          </w:rPr>
          <w:delText>to</w:delText>
        </w:r>
      </w:del>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del w:id="4572" w:author="Sammartano, Marc (BIC USA)" w:date="2015-05-06T12:48:00Z">
        <w:r w:rsidR="00806FB5" w:rsidDel="00FC2B94">
          <w:delText>html</w:delText>
        </w:r>
      </w:del>
      <w:ins w:id="4573" w:author="Sammartano, Marc (BIC USA)" w:date="2015-05-06T12:48:00Z">
        <w:r w:rsidR="00FC2B94" w:rsidRPr="00FC2B94">
          <w:rPr>
            <w:b/>
          </w:rPr>
          <w:t>HTML</w:t>
        </w:r>
      </w:ins>
      <w:r w:rsidR="00806FB5" w:rsidRPr="00FC2B94">
        <w:rPr>
          <w:b/>
        </w:rPr>
        <w:t>.open</w:t>
      </w:r>
      <w:r>
        <w:t xml:space="preserve"> and </w:t>
      </w:r>
      <w:ins w:id="4574" w:author="Sammartano, Marc (BIC USA)" w:date="2015-05-06T12:48:00Z">
        <w:r w:rsidR="002E256E">
          <w:t xml:space="preserve">before </w:t>
        </w:r>
      </w:ins>
      <w:del w:id="4575" w:author="Sammartano, Marc (BIC USA)" w:date="2015-05-06T12:48:00Z">
        <w:r w:rsidR="00806FB5" w:rsidDel="002E256E">
          <w:delText>html</w:delText>
        </w:r>
      </w:del>
      <w:ins w:id="4576" w:author="Sammartano, Marc (BIC USA)" w:date="2015-05-06T12:48:00Z">
        <w:r w:rsidR="002E256E" w:rsidRPr="002E256E">
          <w:rPr>
            <w:b/>
          </w:rPr>
          <w:t>HTML</w:t>
        </w:r>
      </w:ins>
      <w:r w:rsidR="00806FB5" w:rsidRPr="002E256E">
        <w:rPr>
          <w:b/>
        </w:rPr>
        <w:t>.close</w:t>
      </w:r>
      <w:r>
        <w:t>.</w:t>
      </w:r>
    </w:p>
    <w:p w:rsidR="00AF263F" w:rsidRDefault="008300F7" w:rsidP="008300F7">
      <w:r>
        <w:t xml:space="preserve">The primary difference is that the </w:t>
      </w:r>
      <w:del w:id="4577" w:author="Sammartano, Marc (BIC USA)" w:date="2015-05-06T12:47:00Z">
        <w:r w:rsidR="00806FB5" w:rsidDel="00FC2B94">
          <w:delText>stt</w:delText>
        </w:r>
      </w:del>
      <w:ins w:id="4578" w:author="Sammartano, Marc (BIC USA)" w:date="2015-05-06T12:47:00Z">
        <w:r w:rsidR="00FC2B94" w:rsidRPr="00FC2B94">
          <w:rPr>
            <w:b/>
          </w:rPr>
          <w:t>STT</w:t>
        </w:r>
      </w:ins>
      <w:r w:rsidR="00806FB5" w:rsidRPr="00FC2B94">
        <w:rPr>
          <w:b/>
        </w:rPr>
        <w:t>.listen</w:t>
      </w:r>
      <w:r>
        <w:t xml:space="preserve"> command is </w:t>
      </w:r>
      <w:r w:rsidRPr="00806FB5">
        <w:rPr>
          <w:i/>
        </w:rPr>
        <w:t>not</w:t>
      </w:r>
      <w:r>
        <w:t xml:space="preserve"> used in HTML mode. </w:t>
      </w:r>
      <w:r w:rsidR="00AF263F">
        <w:t xml:space="preserve">The </w:t>
      </w:r>
      <w:del w:id="4579" w:author="Sammartano, Marc (BIC USA)" w:date="2015-05-06T12:47:00Z">
        <w:r w:rsidR="00806FB5" w:rsidDel="00FC2B94">
          <w:delText>stt</w:delText>
        </w:r>
      </w:del>
      <w:ins w:id="4580" w:author="Sammartano, Marc (BIC USA)" w:date="2015-05-06T12:47:00Z">
        <w:r w:rsidR="00FC2B94" w:rsidRPr="00FC2B94">
          <w:rPr>
            <w:b/>
          </w:rPr>
          <w:t>STT</w:t>
        </w:r>
      </w:ins>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del w:id="4581" w:author="Sammartano, Marc (BIC USA)" w:date="2015-05-06T12:47:00Z">
        <w:r w:rsidR="00806FB5" w:rsidDel="00FC2B94">
          <w:delText>stt</w:delText>
        </w:r>
      </w:del>
      <w:ins w:id="4582" w:author="Sammartano, Marc (BIC USA)" w:date="2015-05-06T12:47:00Z">
        <w:r w:rsidR="00FC2B94" w:rsidRPr="00FC2B94">
          <w:rPr>
            <w:b/>
          </w:rPr>
          <w:t>STT</w:t>
        </w:r>
      </w:ins>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4583" w:name="_Toc427508722"/>
      <w:r>
        <w:t>Device &lt;svar&gt;</w:t>
      </w:r>
      <w:bookmarkEnd w:id="4583"/>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lastRenderedPageBreak/>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4584" w:name="_Toc427508723"/>
      <w:r>
        <w:t>Device &lt;nvar&gt;</w:t>
      </w:r>
      <w:r w:rsidR="003C7D79">
        <w:t>|&lt;nexp&gt;</w:t>
      </w:r>
      <w:bookmarkEnd w:id="4584"/>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4585" w:name="_Toc427508724"/>
      <w:r>
        <w:t>Headset &lt;state_nvar&gt;, &lt;type_svar&gt;, &lt;mic_nvar&gt;</w:t>
      </w:r>
      <w:bookmarkEnd w:id="4585"/>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lastRenderedPageBreak/>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4586" w:name="_Toc427508725"/>
      <w:r>
        <w:t>Notify &lt;title_sexp&gt;, &lt;subtitle_sexp&gt;, &lt;alert_sexp&gt;, &lt;wait_lexp&gt;</w:t>
      </w:r>
      <w:bookmarkEnd w:id="4586"/>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0548D0" w:rsidRDefault="000548D0" w:rsidP="000548D0">
      <w:r>
        <w:t>This command will cause a Notify object to be placed in the Notify (Status) bar.</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607D2B85" wp14:editId="3CFB7671">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5FBA0D3" wp14:editId="715574F9">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4587" w:name="_Toc427508726"/>
      <w:r>
        <w:t>Phone.info &lt;nvar&gt;</w:t>
      </w:r>
      <w:r w:rsidR="003C7D79">
        <w:t>|&lt;nexp&gt;</w:t>
      </w:r>
      <w:bookmarkEnd w:id="4587"/>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lastRenderedPageBreak/>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4588" w:name="_Toc427508727"/>
      <w:r>
        <w:t>Pause</w:t>
      </w:r>
      <w:r w:rsidR="008B35C5">
        <w:t xml:space="preserve"> &lt;ticks_nexp&gt;</w:t>
      </w:r>
      <w:bookmarkEnd w:id="4588"/>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D6C4F" w:rsidRDefault="009D6C4F" w:rsidP="009D6C4F">
      <w:pPr>
        <w:pStyle w:val="Heading2"/>
      </w:pPr>
      <w:bookmarkStart w:id="4589" w:name="_Toc427508728"/>
      <w:r>
        <w:lastRenderedPageBreak/>
        <w:t>Swap &lt;nvar_a&gt;|&lt;svar_a&gt;, &lt;nvar_b&gt;|&lt;svar_b&gt;</w:t>
      </w:r>
      <w:bookmarkEnd w:id="4589"/>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590" w:name="_Toc427508729"/>
      <w:r>
        <w:t>Tone &lt;frequency_nexp&gt;, &lt;duration_nexp&gt;</w:t>
      </w:r>
      <w:r w:rsidR="00A35795">
        <w:t xml:space="preserve"> {, &lt;duration_chk_lexp}</w:t>
      </w:r>
      <w:bookmarkEnd w:id="4590"/>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591" w:name="_Toc427508730"/>
      <w:r>
        <w:t>Vibrate &lt;pattern_array[</w:t>
      </w:r>
      <w:r w:rsidR="00CE4035">
        <w:t>{&lt;start&gt;,&lt;length&gt;}</w:t>
      </w:r>
      <w:r>
        <w:t>]&gt;</w:t>
      </w:r>
      <w:r w:rsidR="00714C04">
        <w:t>,&lt;nexp&gt;</w:t>
      </w:r>
      <w:bookmarkEnd w:id="4591"/>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4592" w:name="_Toc427508731"/>
      <w:r>
        <w:t>WakeLock &lt;code_nexp&gt;</w:t>
      </w:r>
      <w:bookmarkEnd w:id="4592"/>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F00528" w:rsidP="00A73C5C">
            <w:pPr>
              <w:jc w:val="center"/>
            </w:pPr>
            <w:hyperlink r:id="rId37"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F00528" w:rsidP="00A73C5C">
            <w:pPr>
              <w:jc w:val="center"/>
            </w:pPr>
            <w:hyperlink r:id="rId38"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F00528" w:rsidP="00A73C5C">
            <w:pPr>
              <w:jc w:val="center"/>
            </w:pPr>
            <w:hyperlink r:id="rId39"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F00528" w:rsidP="00A73C5C">
            <w:pPr>
              <w:jc w:val="center"/>
            </w:pPr>
            <w:hyperlink r:id="rId40"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lastRenderedPageBreak/>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4593" w:name="_Toc427508732"/>
      <w:r>
        <w:t>WifiLock &lt;code_nexp&gt;</w:t>
      </w:r>
      <w:bookmarkEnd w:id="4593"/>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F00528" w:rsidP="00CD091A">
            <w:pPr>
              <w:jc w:val="center"/>
            </w:pPr>
            <w:hyperlink r:id="rId41"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F00528" w:rsidP="00CD091A">
            <w:pPr>
              <w:jc w:val="center"/>
            </w:pPr>
            <w:hyperlink r:id="rId42"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F00528" w:rsidP="00A73C5C">
            <w:pPr>
              <w:jc w:val="center"/>
            </w:pPr>
            <w:hyperlink r:id="rId43"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4594" w:name="_Toc427508733"/>
      <w:r>
        <w:t>WiFi.info {{&lt;SSID_svar&gt;}{, &lt;BSSID_svar&gt;}</w:t>
      </w:r>
      <w:r w:rsidR="002D5652">
        <w:t>{, &lt;MAC_svar&gt;}</w:t>
      </w:r>
      <w:r>
        <w:t>{, &lt;</w:t>
      </w:r>
      <w:r w:rsidR="002D5652">
        <w:t>IP</w:t>
      </w:r>
      <w:r>
        <w:t>_var&gt;}</w:t>
      </w:r>
      <w:r w:rsidR="002D5652">
        <w:t>{, &lt;speed_nvar&gt;}</w:t>
      </w:r>
      <w:r>
        <w:t>}</w:t>
      </w:r>
      <w:bookmarkEnd w:id="4594"/>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lastRenderedPageBreak/>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4595" w:name="_Toc427508734"/>
      <w:r>
        <w:t>Home</w:t>
      </w:r>
      <w:bookmarkEnd w:id="4595"/>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4596" w:name="_Toc427508735"/>
      <w:r>
        <w:t>OnBackGround:</w:t>
      </w:r>
      <w:bookmarkEnd w:id="4596"/>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4597" w:name="_Toc427508736"/>
      <w:r>
        <w:t>Background.</w:t>
      </w:r>
      <w:r w:rsidR="00A052E9">
        <w:t>r</w:t>
      </w:r>
      <w:r>
        <w:t>esume</w:t>
      </w:r>
      <w:bookmarkEnd w:id="4597"/>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598" w:name="_Toc427508737"/>
      <w:r>
        <w:t>SQLITE</w:t>
      </w:r>
      <w:bookmarkEnd w:id="4598"/>
    </w:p>
    <w:p w:rsidR="009558AD" w:rsidRDefault="009558AD" w:rsidP="00EB1F62">
      <w:pPr>
        <w:pStyle w:val="Heading2"/>
      </w:pPr>
      <w:bookmarkStart w:id="4599" w:name="_Toc427508738"/>
      <w:r>
        <w:t>Overview</w:t>
      </w:r>
      <w:bookmarkEnd w:id="4599"/>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lastRenderedPageBreak/>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600" w:name="_Toc427508739"/>
      <w:r>
        <w:t>SQLITE Commands</w:t>
      </w:r>
      <w:bookmarkEnd w:id="4600"/>
    </w:p>
    <w:p w:rsidR="009558AD" w:rsidRPr="000631F6" w:rsidRDefault="003A4712" w:rsidP="005F4916">
      <w:pPr>
        <w:pStyle w:val="Heading3"/>
      </w:pPr>
      <w:bookmarkStart w:id="4601" w:name="_Toc427508740"/>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601"/>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602" w:name="_Toc427508741"/>
      <w:r>
        <w:t>Sql.</w:t>
      </w:r>
      <w:r w:rsidR="009558AD">
        <w:t xml:space="preserve">close </w:t>
      </w:r>
      <w:r w:rsidR="00363649">
        <w:t>&lt;</w:t>
      </w:r>
      <w:r w:rsidR="00363649" w:rsidRPr="000631F6">
        <w:t>DB_</w:t>
      </w:r>
      <w:r w:rsidR="000C3162">
        <w:t>p</w:t>
      </w:r>
      <w:r w:rsidR="00363649" w:rsidRPr="000631F6">
        <w:t>ointer</w:t>
      </w:r>
      <w:r w:rsidR="00363649">
        <w:t>_nvar&gt;</w:t>
      </w:r>
      <w:bookmarkEnd w:id="4602"/>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603" w:name="_Toc427508742"/>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603"/>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604" w:name="_Toc427508743"/>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604"/>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605" w:name="_Toc427508744"/>
      <w:r>
        <w:lastRenderedPageBreak/>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605"/>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606" w:name="_Toc427508745"/>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606"/>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ins w:id="4607" w:author="Sammartano, Marc (BIC USA)" w:date="2015-06-10T18:50:00Z">
        <w:r w:rsidR="00776698">
          <w:instrText xml:space="preserve"> {</w:instrText>
        </w:r>
      </w:ins>
      <w:r w:rsidR="0078615E" w:rsidRPr="002E6C8B">
        <w:instrText xml:space="preserve">, </w:instrText>
      </w:r>
      <w:r w:rsidR="000C3162">
        <w:instrText>&lt;o</w:instrText>
      </w:r>
      <w:r w:rsidR="0078615E" w:rsidRPr="002E6C8B">
        <w:instrText>rder</w:instrText>
      </w:r>
      <w:r w:rsidR="000C3162">
        <w:instrText>_sexp&gt;</w:instrText>
      </w:r>
      <w:ins w:id="4608" w:author="Sammartano, Marc (BIC USA)" w:date="2015-06-10T18:50:00Z">
        <w:r w:rsidR="00776698">
          <w:instrText>}</w:instrText>
        </w:r>
      </w:ins>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609" w:name="_Toc427508746"/>
      <w:r>
        <w:lastRenderedPageBreak/>
        <w:t>Sql.query.length &lt;</w:t>
      </w:r>
      <w:r w:rsidR="000C3162">
        <w:t>l</w:t>
      </w:r>
      <w:r>
        <w:t>ength_nvar&gt;</w:t>
      </w:r>
      <w:r w:rsidR="00C2216F">
        <w:t>,</w:t>
      </w:r>
      <w:r>
        <w:t xml:space="preserve"> &lt;</w:t>
      </w:r>
      <w:r w:rsidR="000C3162">
        <w:t>c</w:t>
      </w:r>
      <w:r>
        <w:t>ursor_nvar&gt;</w:t>
      </w:r>
      <w:bookmarkEnd w:id="4609"/>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610" w:name="_Toc427508747"/>
      <w:r>
        <w:t>Sql.query.position &lt;</w:t>
      </w:r>
      <w:r w:rsidR="000C3162">
        <w:t>p</w:t>
      </w:r>
      <w:r>
        <w:t>osition_nvar&gt;</w:t>
      </w:r>
      <w:r w:rsidR="00C2216F">
        <w:t>,</w:t>
      </w:r>
      <w:r>
        <w:t xml:space="preserve"> &lt;</w:t>
      </w:r>
      <w:r w:rsidR="000C3162">
        <w:t>c</w:t>
      </w:r>
      <w:r>
        <w:t>ursor_nvar&gt;</w:t>
      </w:r>
      <w:bookmarkEnd w:id="4610"/>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611" w:name="_Toc427508748"/>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611"/>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612" w:name="_Toc427508749"/>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612"/>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613" w:name="_Toc427508750"/>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613"/>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lne.</w:t>
      </w:r>
    </w:p>
    <w:p w:rsidR="009558AD" w:rsidRDefault="006C4174" w:rsidP="005F4916">
      <w:pPr>
        <w:pStyle w:val="Heading3"/>
      </w:pPr>
      <w:bookmarkStart w:id="4614" w:name="_Toc427508751"/>
      <w:r w:rsidRPr="006C4174">
        <w:t>Sql.exec &lt;DB_</w:t>
      </w:r>
      <w:r w:rsidR="003B3008">
        <w:t>p</w:t>
      </w:r>
      <w:r w:rsidRPr="006C4174">
        <w:t>ointer_nvar&gt;, &lt;</w:t>
      </w:r>
      <w:r w:rsidR="003B3008">
        <w:t>c</w:t>
      </w:r>
      <w:r w:rsidRPr="006C4174">
        <w:t>ommand_sexp&gt;</w:t>
      </w:r>
      <w:bookmarkEnd w:id="4614"/>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615" w:name="_Toc427508752"/>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615"/>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616" w:name="_Toc427508753"/>
      <w:r>
        <w:t>Graphics</w:t>
      </w:r>
      <w:bookmarkEnd w:id="4616"/>
    </w:p>
    <w:p w:rsidR="009558AD" w:rsidRPr="009558AD" w:rsidRDefault="009558AD" w:rsidP="00EB1F62">
      <w:pPr>
        <w:pStyle w:val="Heading2"/>
      </w:pPr>
      <w:bookmarkStart w:id="4617" w:name="_Toc427508754"/>
      <w:r>
        <w:t>Introduction</w:t>
      </w:r>
      <w:bookmarkEnd w:id="4617"/>
    </w:p>
    <w:p w:rsidR="009558AD" w:rsidRDefault="009558AD" w:rsidP="005F4916">
      <w:pPr>
        <w:pStyle w:val="Heading3"/>
      </w:pPr>
      <w:bookmarkStart w:id="4618" w:name="_Toc427508755"/>
      <w:r>
        <w:t>The Graphics Screen and Graphics Mode</w:t>
      </w:r>
      <w:bookmarkEnd w:id="4618"/>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del w:id="4619" w:author="Sammartano, Marc (BIC USA)" w:date="2015-06-01T10:20:00Z">
        <w:r w:rsidDel="00692AD9">
          <w:delText>gra</w:delText>
        </w:r>
        <w:r w:rsidR="00E343D8" w:rsidDel="00692AD9">
          <w:delText>phics</w:delText>
        </w:r>
      </w:del>
      <w:ins w:id="4620" w:author="Sammartano, Marc (BIC USA)" w:date="2015-06-01T10:20:00Z">
        <w:r w:rsidR="00692AD9">
          <w:t>text</w:t>
        </w:r>
      </w:ins>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ins w:id="4621" w:author="Sammartano, Marc (BIC USA)" w:date="2015-06-01T10:21:00Z">
        <w:r w:rsidR="00692AD9">
          <w:t xml:space="preserve">The </w:t>
        </w:r>
        <w:r w:rsidR="00692AD9">
          <w:rPr>
            <w:b/>
          </w:rPr>
          <w:t>Gr.</w:t>
        </w:r>
        <w:r w:rsidR="00692AD9" w:rsidRPr="00692AD9">
          <w:t>close</w:t>
        </w:r>
        <w:r w:rsidR="00692AD9">
          <w:t xml:space="preserve"> command closes the graphics screen and turns off graphics mode. </w:t>
        </w:r>
      </w:ins>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del w:id="4622" w:author="Sammartano, Marc (BIC USA)" w:date="2015-06-01T10:16:00Z">
        <w:r w:rsidR="003A1A3E" w:rsidDel="008A0088">
          <w:delText>U</w:delText>
        </w:r>
      </w:del>
      <w:del w:id="4623" w:author="Sammartano, Marc (BIC USA)" w:date="2015-06-01T10:17:00Z">
        <w:r w:rsidR="003A1A3E" w:rsidDel="008A0088">
          <w:delText>s</w:delText>
        </w:r>
      </w:del>
      <w:del w:id="4624" w:author="Sammartano, Marc (BIC USA)" w:date="2015-06-01T10:16:00Z">
        <w:r w:rsidR="003A1A3E" w:rsidDel="008A0088">
          <w:delText>ing</w:delText>
        </w:r>
      </w:del>
      <w:ins w:id="4625" w:author="Sammartano, Marc (BIC USA)" w:date="2015-06-01T10:17:00Z">
        <w:r w:rsidR="008A0088">
          <w:t>Tap</w:t>
        </w:r>
      </w:ins>
      <w:r w:rsidR="003A1A3E">
        <w:t xml:space="preserve"> the B</w:t>
      </w:r>
      <w:r w:rsidR="00976B70">
        <w:t>ACK</w:t>
      </w:r>
      <w:r w:rsidR="003A1A3E">
        <w:t xml:space="preserve"> key to break out of the infinite loop</w:t>
      </w:r>
      <w:ins w:id="4626" w:author="Sammartano, Marc (BIC USA)" w:date="2015-06-01T10:16:00Z">
        <w:r w:rsidR="008A0088">
          <w:t>.</w:t>
        </w:r>
      </w:ins>
      <w:del w:id="4627" w:author="Sammartano, Marc (BIC USA)" w:date="2015-06-01T10:16:00Z">
        <w:r w:rsidR="003A1A3E" w:rsidDel="008A0088">
          <w:delText xml:space="preserve"> and</w:delText>
        </w:r>
      </w:del>
      <w:r w:rsidR="003A1A3E">
        <w:t xml:space="preserve"> </w:t>
      </w:r>
      <w:ins w:id="4628" w:author="Sammartano, Marc (BIC USA)" w:date="2015-06-01T10:16:00Z">
        <w:r w:rsidR="008A0088">
          <w:t xml:space="preserve">The BACK key </w:t>
        </w:r>
      </w:ins>
      <w:r w:rsidR="003A1A3E">
        <w:t>end</w:t>
      </w:r>
      <w:ins w:id="4629" w:author="Sammartano, Marc (BIC USA)" w:date="2015-06-01T10:16:00Z">
        <w:r w:rsidR="008A0088">
          <w:t>s</w:t>
        </w:r>
      </w:ins>
      <w:r w:rsidR="003A1A3E">
        <w:t xml:space="preserve"> your program </w:t>
      </w:r>
      <w:del w:id="4630" w:author="Sammartano, Marc (BIC USA)" w:date="2015-06-01T10:16:00Z">
        <w:r w:rsidR="003A1A3E" w:rsidDel="008A0088">
          <w:delText>will ca</w:delText>
        </w:r>
      </w:del>
      <w:del w:id="4631" w:author="Sammartano, Marc (BIC USA)" w:date="2015-06-01T10:17:00Z">
        <w:r w:rsidR="003A1A3E" w:rsidDel="008A0088">
          <w:delText xml:space="preserve">use a run-time error </w:delText>
        </w:r>
      </w:del>
      <w:r w:rsidR="003A1A3E">
        <w:t xml:space="preserve">unless you trap it with the </w:t>
      </w:r>
      <w:r w:rsidR="003A1A3E" w:rsidRPr="003A1A3E">
        <w:rPr>
          <w:b/>
        </w:rPr>
        <w:t>OnBackKey:</w:t>
      </w:r>
      <w:r w:rsidR="003A1A3E">
        <w:t xml:space="preserve"> interrupt label.</w:t>
      </w:r>
    </w:p>
    <w:p w:rsidR="009558AD" w:rsidRDefault="009558AD" w:rsidP="005F4916">
      <w:pPr>
        <w:pStyle w:val="Heading3"/>
      </w:pPr>
      <w:bookmarkStart w:id="4632" w:name="_Toc427508756"/>
      <w:r>
        <w:t>Display Lists</w:t>
      </w:r>
      <w:bookmarkEnd w:id="4632"/>
    </w:p>
    <w:p w:rsidR="00372F11" w:rsidDel="002D3844" w:rsidRDefault="009558AD" w:rsidP="009558AD">
      <w:pPr>
        <w:rPr>
          <w:del w:id="4633" w:author="Sammartano, Marc (BIC USA)" w:date="2015-06-01T10:34:00Z"/>
        </w:rPr>
      </w:pPr>
      <w:del w:id="4634" w:author="Sammartano, Marc (BIC USA)" w:date="2015-06-01T10:34:00Z">
        <w:r w:rsidDel="002D3844">
          <w:delText xml:space="preserve">BASIC! uses a Display List. The Display List contains </w:delText>
        </w:r>
        <w:r w:rsidR="00A811EB" w:rsidDel="002D3844">
          <w:delText xml:space="preserve">pointers to </w:delText>
        </w:r>
      </w:del>
      <w:del w:id="4635" w:author="Sammartano, Marc (BIC USA)" w:date="2015-06-01T10:29:00Z">
        <w:r w:rsidDel="00692AD9">
          <w:delText xml:space="preserve">all the </w:delText>
        </w:r>
      </w:del>
      <w:del w:id="4636" w:author="Sammartano, Marc (BIC USA)" w:date="2015-06-01T10:34:00Z">
        <w:r w:rsidDel="002D3844">
          <w:delText>graphic</w:delText>
        </w:r>
        <w:r w:rsidR="00AB02C0" w:rsidDel="002D3844">
          <w:delText>al</w:delText>
        </w:r>
        <w:r w:rsidDel="002D3844">
          <w:delText xml:space="preserve"> objects </w:delText>
        </w:r>
      </w:del>
      <w:del w:id="4637" w:author="Sammartano, Marc (BIC USA)" w:date="2015-06-01T10:29:00Z">
        <w:r w:rsidDel="00692AD9">
          <w:delText xml:space="preserve">(circles, lines, </w:delText>
        </w:r>
        <w:r w:rsidR="00587132" w:rsidDel="00692AD9">
          <w:delText>etc.</w:delText>
        </w:r>
        <w:r w:rsidDel="00692AD9">
          <w:delText>)</w:delText>
        </w:r>
        <w:r w:rsidR="00AB02C0" w:rsidDel="00692AD9">
          <w:delText xml:space="preserve"> </w:delText>
        </w:r>
        <w:r w:rsidDel="00692AD9">
          <w:delText>commanded to be drawn</w:delText>
        </w:r>
      </w:del>
      <w:del w:id="4638" w:author="Sammartano, Marc (BIC USA)" w:date="2015-06-01T10:34:00Z">
        <w:r w:rsidDel="002D3844">
          <w:delText xml:space="preserve">. </w:delText>
        </w:r>
        <w:r w:rsidR="0070786A" w:rsidDel="002D3844">
          <w:delText xml:space="preserve">Objects are drawn on the screen in the order in which they appear in the Display List. </w:delText>
        </w:r>
        <w:r w:rsidDel="002D3844">
          <w:delText xml:space="preserve">The Display List objects will not be rendered on the screen </w:delText>
        </w:r>
        <w:r w:rsidR="00E02D12" w:rsidDel="002D3844">
          <w:delText>until</w:delText>
        </w:r>
        <w:r w:rsidDel="002D3844">
          <w:delText xml:space="preserve"> the </w:delText>
        </w:r>
        <w:r w:rsidR="00AB02C0" w:rsidRPr="00AB02C0" w:rsidDel="002D3844">
          <w:rPr>
            <w:b/>
          </w:rPr>
          <w:delText>G</w:delText>
        </w:r>
        <w:r w:rsidR="008E4198" w:rsidRPr="00AB02C0" w:rsidDel="002D3844">
          <w:rPr>
            <w:b/>
          </w:rPr>
          <w:delText>r.render</w:delText>
        </w:r>
        <w:r w:rsidDel="002D3844">
          <w:delText xml:space="preserve"> command is called.</w:delText>
        </w:r>
      </w:del>
    </w:p>
    <w:p w:rsidR="00372F11" w:rsidRDefault="009558AD" w:rsidP="009558AD">
      <w:r>
        <w:t xml:space="preserve">Each </w:t>
      </w:r>
      <w:del w:id="4639" w:author="Sammartano, Marc (BIC USA)" w:date="2015-06-01T10:32:00Z">
        <w:r w:rsidDel="002D3844">
          <w:delText xml:space="preserve">draw object </w:delText>
        </w:r>
      </w:del>
      <w:r>
        <w:t xml:space="preserve">command </w:t>
      </w:r>
      <w:ins w:id="4640" w:author="Sammartano, Marc (BIC USA)" w:date="2015-06-01T10:32:00Z">
        <w:r w:rsidR="002D3844">
          <w:t>that draws a graphical object</w:t>
        </w:r>
      </w:ins>
      <w:ins w:id="4641" w:author="Sammartano, Marc (BIC USA)" w:date="2015-06-01T10:33:00Z">
        <w:r w:rsidR="002D3844">
          <w:t xml:space="preserve"> (line, circle, text, etc.) places that object on </w:t>
        </w:r>
      </w:ins>
      <w:ins w:id="4642" w:author="Sammartano, Marc (BIC USA)" w:date="2015-06-01T10:35:00Z">
        <w:r w:rsidR="002D3844">
          <w:t xml:space="preserve">a list called </w:t>
        </w:r>
      </w:ins>
      <w:ins w:id="4643" w:author="Sammartano, Marc (BIC USA)" w:date="2015-06-01T10:34:00Z">
        <w:r w:rsidR="002D3844">
          <w:t>the</w:t>
        </w:r>
      </w:ins>
      <w:ins w:id="4644" w:author="Sammartano, Marc (BIC USA)" w:date="2015-06-01T10:33:00Z">
        <w:r w:rsidR="002D3844">
          <w:t xml:space="preserve"> Object List. The command </w:t>
        </w:r>
      </w:ins>
      <w:r>
        <w:t>returns the object's Object Number</w:t>
      </w:r>
      <w:r w:rsidR="00B973CC">
        <w:t>. This Object Number, or Object Pointer, is the object’s position</w:t>
      </w:r>
      <w:r>
        <w:t xml:space="preserve"> </w:t>
      </w:r>
      <w:r w:rsidR="00A811EB">
        <w:t xml:space="preserve">in </w:t>
      </w:r>
      <w:del w:id="4645" w:author="Sammartano, Marc (BIC USA)" w:date="2015-06-01T10:34:00Z">
        <w:r w:rsidR="000A6E12" w:rsidDel="002D3844">
          <w:delText>something called an</w:delText>
        </w:r>
      </w:del>
      <w:ins w:id="4646" w:author="Sammartano, Marc (BIC USA)" w:date="2015-06-01T10:34:00Z">
        <w:r w:rsidR="002D3844">
          <w:t>the</w:t>
        </w:r>
      </w:ins>
      <w:r w:rsidR="00A811EB">
        <w:t xml:space="preserve"> Object List</w:t>
      </w:r>
      <w:r>
        <w:t xml:space="preserve">. This Object Number can be used to change the object on the fly. You can change </w:t>
      </w:r>
      <w:del w:id="4647" w:author="Sammartano, Marc (BIC USA)" w:date="2015-06-01T10:36:00Z">
        <w:r w:rsidDel="002D3844">
          <w:delText>any of</w:delText>
        </w:r>
        <w:r w:rsidR="00AB02C0" w:rsidDel="002D3844">
          <w:delText xml:space="preserve"> </w:delText>
        </w:r>
      </w:del>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pPr>
        <w:rPr>
          <w:ins w:id="4648" w:author="Sammartano, Marc (BIC USA)" w:date="2015-06-01T10:34:00Z"/>
        </w:rPr>
      </w:pPr>
      <w:ins w:id="4649" w:author="Sammartano, Marc (BIC USA)" w:date="2015-06-01T10:34:00Z">
        <w:r>
          <w:t xml:space="preserve">To draw graphical objects on the graphics screen, BASIC! uses a Display List. The Display List contains pointers to graphical objects on the Object List. </w:t>
        </w:r>
      </w:ins>
      <w:ins w:id="4650" w:author="Sammartano, Marc (BIC USA)" w:date="2015-06-01T10:38:00Z">
        <w:r>
          <w:t>Each time a graphical object is added</w:t>
        </w:r>
      </w:ins>
      <w:ins w:id="4651" w:author="Sammartano, Marc (BIC USA)" w:date="2015-06-01T10:34:00Z">
        <w:r>
          <w:t xml:space="preserve"> </w:t>
        </w:r>
      </w:ins>
      <w:ins w:id="4652" w:author="Sammartano, Marc (BIC USA)" w:date="2015-06-01T10:38:00Z">
        <w:r>
          <w:t xml:space="preserve">to the Object List, </w:t>
        </w:r>
      </w:ins>
      <w:ins w:id="4653" w:author="Sammartano, Marc (BIC USA)" w:date="2015-06-01T10:34:00Z">
        <w:r>
          <w:t xml:space="preserve">its Object </w:t>
        </w:r>
      </w:ins>
      <w:ins w:id="4654" w:author="Sammartano, Marc (BIC USA)" w:date="2015-06-01T10:38:00Z">
        <w:r>
          <w:t>Number is also added</w:t>
        </w:r>
      </w:ins>
      <w:ins w:id="4655" w:author="Sammartano, Marc (BIC USA)" w:date="2015-06-01T10:34:00Z">
        <w:r>
          <w:t xml:space="preserve"> </w:t>
        </w:r>
      </w:ins>
      <w:ins w:id="4656" w:author="Sammartano, Marc (BIC USA)" w:date="2015-06-01T10:39:00Z">
        <w:r>
          <w:t>to</w:t>
        </w:r>
      </w:ins>
      <w:ins w:id="4657" w:author="Sammartano, Marc (BIC USA)" w:date="2015-06-01T10:34:00Z">
        <w:r>
          <w:t xml:space="preserve"> the Display List. Objects are drawn on the screen in the order in which they appear in the Display List. The Display List objects </w:t>
        </w:r>
      </w:ins>
      <w:ins w:id="4658" w:author="Sammartano, Marc (BIC USA)" w:date="2015-06-01T10:39:00Z">
        <w:r>
          <w:t>are</w:t>
        </w:r>
      </w:ins>
      <w:ins w:id="4659" w:author="Sammartano, Marc (BIC USA)" w:date="2015-06-01T10:34:00Z">
        <w:r>
          <w:t xml:space="preserve"> not </w:t>
        </w:r>
      </w:ins>
      <w:ins w:id="4660" w:author="Sammartano, Marc (BIC USA)" w:date="2015-06-01T10:39:00Z">
        <w:r>
          <w:t>visible</w:t>
        </w:r>
      </w:ins>
      <w:ins w:id="4661" w:author="Sammartano, Marc (BIC USA)" w:date="2015-06-01T10:34:00Z">
        <w:r>
          <w:t xml:space="preserve"> on the screen until the </w:t>
        </w:r>
        <w:r w:rsidRPr="00AB02C0">
          <w:rPr>
            <w:b/>
          </w:rPr>
          <w:t>Gr.render</w:t>
        </w:r>
        <w:r>
          <w:t xml:space="preserve"> command is called.</w:t>
        </w:r>
      </w:ins>
    </w:p>
    <w:p w:rsidR="00722644" w:rsidRDefault="00A811EB" w:rsidP="009558AD">
      <w:del w:id="4662" w:author="Sammartano, Marc (BIC USA)" w:date="2015-06-01T10:37:00Z">
        <w:r w:rsidDel="002D3844">
          <w:delText xml:space="preserve">Each time an object is added to the Object List, </w:delText>
        </w:r>
        <w:r w:rsidR="000A6E12" w:rsidDel="002D3844">
          <w:delText>its</w:delText>
        </w:r>
        <w:r w:rsidDel="002D3844">
          <w:delText xml:space="preserve"> Object Number is also added to the initial Display List. The user</w:delText>
        </w:r>
      </w:del>
      <w:ins w:id="4663" w:author="Sammartano, Marc (BIC USA)" w:date="2015-06-01T10:37:00Z">
        <w:r w:rsidR="002D3844">
          <w:t>You</w:t>
        </w:r>
      </w:ins>
      <w:r>
        <w:t xml:space="preserve">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del w:id="4664" w:author="Sammartano, Marc (BIC USA)" w:date="2015-06-01T10:40:00Z">
        <w:r w:rsidR="0070786A" w:rsidDel="00CB6A1E">
          <w:delText>initial</w:delText>
        </w:r>
      </w:del>
      <w:ins w:id="4665" w:author="Sammartano, Marc (BIC USA)" w:date="2015-06-01T10:40:00Z">
        <w:r w:rsidR="00CB6A1E">
          <w:t>current</w:t>
        </w:r>
      </w:ins>
      <w:r w:rsidR="0070786A">
        <w:t xml:space="preserve"> </w:t>
      </w:r>
      <w:del w:id="4666" w:author="Sammartano, Marc (BIC USA)" w:date="2015-06-01T10:40:00Z">
        <w:r w:rsidR="0070786A" w:rsidDel="002D3844">
          <w:delText>d</w:delText>
        </w:r>
      </w:del>
      <w:ins w:id="4667" w:author="Sammartano, Marc (BIC USA)" w:date="2015-06-01T10:40:00Z">
        <w:r w:rsidR="002D3844">
          <w:t>D</w:t>
        </w:r>
      </w:ins>
      <w:r w:rsidR="0070786A">
        <w:t xml:space="preserve">isplay </w:t>
      </w:r>
      <w:ins w:id="4668" w:author="Sammartano, Marc (BIC USA)" w:date="2015-06-01T10:40:00Z">
        <w:r w:rsidR="002D3844">
          <w:t xml:space="preserve">List </w:t>
        </w:r>
      </w:ins>
      <w:r w:rsidR="0070786A">
        <w:t xml:space="preserve">with a </w:t>
      </w:r>
      <w:r w:rsidR="009D0A38">
        <w:t>custom display list</w:t>
      </w:r>
      <w:r w:rsidR="0070786A">
        <w:t xml:space="preserve"> array. This </w:t>
      </w:r>
      <w:r w:rsidR="009D0A38">
        <w:t>custom display list</w:t>
      </w:r>
      <w:r w:rsidR="0070786A">
        <w:t xml:space="preserve"> array </w:t>
      </w:r>
      <w:del w:id="4669" w:author="Sammartano, Marc (BIC USA)" w:date="2015-06-01T10:41:00Z">
        <w:r w:rsidR="0070786A" w:rsidDel="00CB6A1E">
          <w:delText>will</w:delText>
        </w:r>
      </w:del>
      <w:ins w:id="4670" w:author="Sammartano, Marc (BIC USA)" w:date="2015-06-01T10:41:00Z">
        <w:r w:rsidR="00CB6A1E">
          <w:t>may</w:t>
        </w:r>
      </w:ins>
      <w:r w:rsidR="0070786A">
        <w:t xml:space="preserve">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lastRenderedPageBreak/>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671" w:name="_Toc427508757"/>
      <w:r>
        <w:t>Drawing Coordinates</w:t>
      </w:r>
      <w:bookmarkEnd w:id="4671"/>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672" w:name="_Toc427508758"/>
      <w:r>
        <w:t>Drawing into Bitmaps</w:t>
      </w:r>
      <w:bookmarkEnd w:id="4672"/>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del w:id="4673" w:author="Sammartano, Marc (BIC USA)" w:date="2015-06-01T10:42:00Z">
        <w:r w:rsidR="00490D0B" w:rsidDel="00CB6A1E">
          <w:delText>o</w:delText>
        </w:r>
      </w:del>
      <w:ins w:id="4674" w:author="Sammartano, Marc (BIC USA)" w:date="2015-06-01T10:42:00Z">
        <w:r w:rsidR="00CB6A1E">
          <w:t>O</w:t>
        </w:r>
      </w:ins>
      <w:r w:rsidR="00490D0B">
        <w:t xml:space="preserve">bject </w:t>
      </w:r>
      <w:del w:id="4675" w:author="Sammartano, Marc (BIC USA)" w:date="2015-06-01T10:42:00Z">
        <w:r w:rsidR="00490D0B" w:rsidDel="00CB6A1E">
          <w:delText>n</w:delText>
        </w:r>
      </w:del>
      <w:ins w:id="4676" w:author="Sammartano, Marc (BIC USA)" w:date="2015-06-01T10:42:00Z">
        <w:r w:rsidR="00CB6A1E">
          <w:t>N</w:t>
        </w:r>
      </w:ins>
      <w:r w:rsidR="00490D0B">
        <w:t xml:space="preserve">umber returned by </w:t>
      </w:r>
      <w:del w:id="4677" w:author="Sammartano, Marc (BIC USA)" w:date="2015-06-01T10:42:00Z">
        <w:r w:rsidR="00490D0B" w:rsidDel="00CB6A1E">
          <w:delText>the</w:delText>
        </w:r>
      </w:del>
      <w:ins w:id="4678" w:author="Sammartano, Marc (BIC USA)" w:date="2015-06-01T10:42:00Z">
        <w:r w:rsidR="00CB6A1E">
          <w:t>a</w:t>
        </w:r>
      </w:ins>
      <w:r w:rsidR="00490D0B">
        <w:t xml:space="preserve"> draw command</w:t>
      </w:r>
      <w:del w:id="4679" w:author="Sammartano, Marc (BIC USA)" w:date="2015-06-01T10:42:00Z">
        <w:r w:rsidR="00490D0B" w:rsidDel="00CB6A1E">
          <w:delText>s</w:delText>
        </w:r>
      </w:del>
      <w:r w:rsidR="00490D0B">
        <w:t xml:space="preserve"> while in this mode </w:t>
      </w:r>
      <w:del w:id="4680" w:author="Sammartano, Marc (BIC USA)" w:date="2015-06-01T10:42:00Z">
        <w:r w:rsidR="00490D0B" w:rsidDel="00CB6A1E">
          <w:delText>should be considered</w:delText>
        </w:r>
      </w:del>
      <w:ins w:id="4681" w:author="Sammartano, Marc (BIC USA)" w:date="2015-06-01T10:42:00Z">
        <w:r w:rsidR="00CB6A1E">
          <w:t>is</w:t>
        </w:r>
      </w:ins>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del w:id="4682" w:author="Sammartano, Marc (BIC USA)" w:date="2015-06-01T10:43:00Z">
        <w:r w:rsidDel="00CB6A1E">
          <w:delText>when</w:delText>
        </w:r>
      </w:del>
      <w:ins w:id="4683" w:author="Sammartano, Marc (BIC USA)" w:date="2015-06-01T10:43:00Z">
        <w:r w:rsidR="00CB6A1E">
          <w:t>by</w:t>
        </w:r>
      </w:ins>
      <w:r>
        <w:t xml:space="preserve"> the </w:t>
      </w:r>
      <w:r w:rsidR="00AB02C0" w:rsidRPr="00AB02C0">
        <w:rPr>
          <w:b/>
        </w:rPr>
        <w:t>G</w:t>
      </w:r>
      <w:r w:rsidRPr="00AB02C0">
        <w:rPr>
          <w:b/>
        </w:rPr>
        <w:t>r.bitmap.drawinto.end</w:t>
      </w:r>
      <w:r>
        <w:t xml:space="preserve"> command</w:t>
      </w:r>
      <w:del w:id="4684" w:author="Sammartano, Marc (BIC USA)" w:date="2015-06-01T10:43:00Z">
        <w:r w:rsidDel="00CB6A1E">
          <w:delText xml:space="preserve"> is issued</w:delText>
        </w:r>
      </w:del>
      <w:r>
        <w:t xml:space="preserve">. Subsequent draw commands will place the objects </w:t>
      </w:r>
      <w:del w:id="4685" w:author="Sammartano, Marc (BIC USA)" w:date="2015-06-01T10:43:00Z">
        <w:r w:rsidDel="00CB6A1E">
          <w:delText>int</w:delText>
        </w:r>
      </w:del>
      <w:r>
        <w:t>o</w:t>
      </w:r>
      <w:ins w:id="4686" w:author="Sammartano, Marc (BIC USA)" w:date="2015-06-01T10:43:00Z">
        <w:r w:rsidR="00CB6A1E">
          <w:t>n</w:t>
        </w:r>
      </w:ins>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687" w:name="_Toc427508759"/>
      <w:r>
        <w:t>Colors</w:t>
      </w:r>
      <w:bookmarkEnd w:id="4687"/>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688" w:name="_Toc427508760"/>
      <w:r>
        <w:t>Paints</w:t>
      </w:r>
      <w:bookmarkEnd w:id="4688"/>
    </w:p>
    <w:p w:rsidR="00AB02C0" w:rsidRDefault="00AB02C0" w:rsidP="00AB02C0">
      <w:r>
        <w:t xml:space="preserve">BASIC! has Paint objects. A Paint object </w:t>
      </w:r>
      <w:del w:id="4689" w:author="Sammartano, Marc (BIC USA)" w:date="2015-06-01T10:45:00Z">
        <w:r w:rsidDel="00CB6A1E">
          <w:delText>includes all paint-related</w:delText>
        </w:r>
      </w:del>
      <w:ins w:id="4690" w:author="Sammartano, Marc (BIC USA)" w:date="2015-06-01T10:45:00Z">
        <w:r w:rsidR="00CB6A1E">
          <w:t>holds drawing</w:t>
        </w:r>
      </w:ins>
      <w:r>
        <w:t xml:space="preserve">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Default="00B973CC" w:rsidP="00B973CC">
      <w:pPr>
        <w:rPr>
          <w:ins w:id="4691" w:author="Sammartano, Marc (BIC USA)" w:date="2015-06-02T16:49:00Z"/>
        </w:rPr>
      </w:pPr>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BE6E61" w:rsidRDefault="00BE6E61" w:rsidP="00BE6E61">
      <w:pPr>
        <w:pStyle w:val="Heading3"/>
        <w:rPr>
          <w:ins w:id="4692" w:author="Sammartano, Marc (BIC USA)" w:date="2015-06-02T16:49:00Z"/>
        </w:rPr>
      </w:pPr>
      <w:bookmarkStart w:id="4693" w:name="_Toc427508761"/>
      <w:ins w:id="4694" w:author="Sammartano, Marc (BIC USA)" w:date="2015-06-02T16:49:00Z">
        <w:r>
          <w:lastRenderedPageBreak/>
          <w:t xml:space="preserve">Hardware-accelerated </w:t>
        </w:r>
      </w:ins>
      <w:ins w:id="4695" w:author="Sammartano, Marc (BIC USA)" w:date="2015-06-02T16:50:00Z">
        <w:r>
          <w:t>G</w:t>
        </w:r>
      </w:ins>
      <w:ins w:id="4696" w:author="Sammartano, Marc (BIC USA)" w:date="2015-06-02T16:49:00Z">
        <w:r>
          <w:t>raphics</w:t>
        </w:r>
        <w:bookmarkEnd w:id="4693"/>
      </w:ins>
    </w:p>
    <w:p w:rsidR="00BE6E61" w:rsidRDefault="00BE6E61" w:rsidP="00B973CC">
      <w:pPr>
        <w:rPr>
          <w:ins w:id="4697" w:author="Sammartano, Marc (BIC USA)" w:date="2015-06-02T16:54:00Z"/>
        </w:rPr>
      </w:pPr>
      <w:ins w:id="4698" w:author="Sammartano, Marc (BIC USA)" w:date="2015-06-02T16:50:00Z">
        <w:r>
          <w:t>Many</w:t>
        </w:r>
      </w:ins>
      <w:ins w:id="4699" w:author="Sammartano, Marc (BIC USA)" w:date="2015-06-02T16:49:00Z">
        <w:r>
          <w:t xml:space="preserve"> Android devices since 3.0 (Honeycomb)</w:t>
        </w:r>
      </w:ins>
      <w:ins w:id="4700" w:author="Sammartano, Marc (BIC USA)" w:date="2015-06-02T16:50:00Z">
        <w:r>
          <w:t xml:space="preserve"> support hardware acceleration of some graphical operations.</w:t>
        </w:r>
      </w:ins>
      <w:ins w:id="4701" w:author="Sammartano, Marc (BIC USA)" w:date="2015-06-02T16:49:00Z">
        <w:r>
          <w:t xml:space="preserve"> </w:t>
        </w:r>
      </w:ins>
      <w:ins w:id="4702" w:author="Sammartano, Marc (BIC USA)" w:date="2015-06-02T16:52:00Z">
        <w:r>
          <w:t xml:space="preserve">An app that can use the hardware Graphics Processor (GPU) may run significantly faster than one that cannot use the GPU. </w:t>
        </w:r>
      </w:ins>
      <w:ins w:id="4703" w:author="Sammartano, Marc (BIC USA)" w:date="2015-06-02T16:49:00Z">
        <w:r>
          <w:t xml:space="preserve">Some </w:t>
        </w:r>
      </w:ins>
      <w:ins w:id="4704" w:author="Sammartano, Marc (BIC USA)" w:date="2015-06-02T16:51:00Z">
        <w:r>
          <w:t>of BASIC</w:t>
        </w:r>
      </w:ins>
      <w:ins w:id="4705" w:author="Sammartano, Marc (BIC USA)" w:date="2015-06-02T16:52:00Z">
        <w:r>
          <w:t>!</w:t>
        </w:r>
      </w:ins>
      <w:ins w:id="4706" w:author="Sammartano, Marc (BIC USA)" w:date="2015-06-02T16:51:00Z">
        <w:r>
          <w:t xml:space="preserve">’s </w:t>
        </w:r>
      </w:ins>
      <w:ins w:id="4707" w:author="Sammartano, Marc (BIC USA)" w:date="2015-06-02T16:49:00Z">
        <w:r>
          <w:t xml:space="preserve">graphical operations do not work with hardware-acceleration, so </w:t>
        </w:r>
      </w:ins>
      <w:ins w:id="4708" w:author="Sammartano, Marc (BIC USA)" w:date="2015-06-02T16:54:00Z">
        <w:r>
          <w:t xml:space="preserve">it is disabled </w:t>
        </w:r>
      </w:ins>
      <w:ins w:id="4709" w:author="Sammartano, Marc (BIC USA)" w:date="2015-06-02T16:49:00Z">
        <w:r>
          <w:t>by default</w:t>
        </w:r>
      </w:ins>
      <w:ins w:id="4710" w:author="Sammartano, Marc (BIC USA)" w:date="2015-06-02T16:54:00Z">
        <w:r>
          <w:t>.</w:t>
        </w:r>
      </w:ins>
      <w:ins w:id="4711" w:author="Sammartano, Marc (BIC USA)" w:date="2015-06-02T16:49:00Z">
        <w:r>
          <w:t xml:space="preserve"> You can turn it on </w:t>
        </w:r>
      </w:ins>
      <w:ins w:id="4712" w:author="Sammartano, Marc (BIC USA)" w:date="2015-06-02T16:55:00Z">
        <w:r>
          <w:t>with</w:t>
        </w:r>
      </w:ins>
      <w:ins w:id="4713" w:author="Sammartano, Marc (BIC USA)" w:date="2015-06-02T16:49:00Z">
        <w:r>
          <w:t xml:space="preserve"> the </w:t>
        </w:r>
      </w:ins>
      <w:ins w:id="4714" w:author="Sammartano, Marc (BIC USA)" w:date="2015-06-02T16:55:00Z">
        <w:r w:rsidRPr="00BE6E61">
          <w:rPr>
            <w:b/>
          </w:rPr>
          <w:t xml:space="preserve">Graphic </w:t>
        </w:r>
      </w:ins>
      <w:ins w:id="4715" w:author="Sammartano, Marc (BIC USA)" w:date="2015-06-02T17:05:00Z">
        <w:r w:rsidR="00CB18C6">
          <w:rPr>
            <w:b/>
          </w:rPr>
          <w:t>A</w:t>
        </w:r>
      </w:ins>
      <w:ins w:id="4716" w:author="Sammartano, Marc (BIC USA)" w:date="2015-06-02T16:55:00Z">
        <w:r w:rsidRPr="00BE6E61">
          <w:rPr>
            <w:b/>
          </w:rPr>
          <w:t>cceleration</w:t>
        </w:r>
        <w:r>
          <w:t xml:space="preserve"> item of the </w:t>
        </w:r>
      </w:ins>
      <w:ins w:id="4717" w:author="Sammartano, Marc (BIC USA)" w:date="2015-06-02T16:49:00Z">
        <w:r w:rsidRPr="00C232E6">
          <w:rPr>
            <w:b/>
          </w:rPr>
          <w:t>Editor-&gt;Menu-&gt;Preferences</w:t>
        </w:r>
        <w:r>
          <w:t xml:space="preserve"> screen.</w:t>
        </w:r>
      </w:ins>
    </w:p>
    <w:p w:rsidR="00BE6E61" w:rsidRPr="00AB02C0" w:rsidRDefault="00BE6E61" w:rsidP="00B973CC">
      <w:ins w:id="4718" w:author="Sammartano, Marc (BIC USA)" w:date="2015-06-02T16:55:00Z">
        <w:r>
          <w:t xml:space="preserve">If you enable accelerated graphics, test your app thoroughly, comparing </w:t>
        </w:r>
      </w:ins>
      <w:ins w:id="4719" w:author="Sammartano, Marc (BIC USA)" w:date="2015-06-02T16:57:00Z">
        <w:r w:rsidR="00CB18C6">
          <w:t>it to what you see with acceleration off. If you see blurring, missing objects, or other problems, leave acceleration disabled.</w:t>
        </w:r>
      </w:ins>
    </w:p>
    <w:p w:rsidR="009558AD" w:rsidRDefault="009558AD" w:rsidP="00EB1F62">
      <w:pPr>
        <w:pStyle w:val="Heading2"/>
      </w:pPr>
      <w:bookmarkStart w:id="4720" w:name="_Toc427508762"/>
      <w:r>
        <w:t xml:space="preserve">Graphics </w:t>
      </w:r>
      <w:r w:rsidR="005A5756">
        <w:t>Setup</w:t>
      </w:r>
      <w:r>
        <w:t xml:space="preserve"> Commands</w:t>
      </w:r>
      <w:bookmarkEnd w:id="4720"/>
    </w:p>
    <w:p w:rsidR="009558AD" w:rsidRDefault="003A4712" w:rsidP="005F4916">
      <w:pPr>
        <w:pStyle w:val="Heading3"/>
      </w:pPr>
      <w:bookmarkStart w:id="4721" w:name="_Toc427508763"/>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721"/>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of the parameters are optional but positional: you can omit any parameter, but you must have the correct number of commas before any parameter you want to use.</w:t>
      </w:r>
    </w:p>
    <w:p w:rsidR="002D2DBD" w:rsidRDefault="002D2DBD" w:rsidP="002D2DBD">
      <w:r>
        <w:t>Each of the four color parameters 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722" w:name="_Toc427508764"/>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bookmarkEnd w:id="4722"/>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78615E">
        <w:instrText xml:space="preserve">" </w:instrText>
      </w:r>
      <w:r w:rsidR="00520661">
        <w:fldChar w:fldCharType="end"/>
      </w:r>
    </w:p>
    <w:p w:rsidR="00372F11" w:rsidRDefault="009558AD" w:rsidP="006E6122">
      <w:r>
        <w:t>Sets the current color</w:t>
      </w:r>
      <w:r w:rsidR="00A02833">
        <w:t xml:space="preserve"> and style</w:t>
      </w:r>
      <w:r w:rsidR="00160660">
        <w:t xml:space="preserve"> for drawing objects</w:t>
      </w:r>
      <w:r>
        <w:t>. The current color will be used for whatever graphic</w:t>
      </w:r>
      <w:r w:rsidR="00DE188B">
        <w:t>al</w:t>
      </w:r>
      <w:r>
        <w:t xml:space="preserve"> objects are </w:t>
      </w:r>
      <w:r w:rsidR="006E6122">
        <w:t>subsequently</w:t>
      </w:r>
      <w:r w:rsidR="00AA0684">
        <w:t xml:space="preserve"> </w:t>
      </w:r>
      <w:r>
        <w:t>drawn until the next color command is executed.</w:t>
      </w:r>
    </w:p>
    <w:p w:rsidR="00A02833" w:rsidRDefault="00A02833" w:rsidP="00A02833">
      <w:r>
        <w:t>All of the parameters are optional but positional: you can omit any parameter, but you must have the correct number of commas before any parameter you want to use.</w:t>
      </w:r>
    </w:p>
    <w:p w:rsidR="00A02833" w:rsidRDefault="00A02833" w:rsidP="00A02833">
      <w:r>
        <w:t>Each of the four color parameters is a numeric expression with a value from 0 through 255. If a value is outside of this range, only the last eight bits of the value are used; for example, 257 and 1025 are the same as 1.</w:t>
      </w:r>
      <w:r w:rsidR="00B64A75">
        <w:t xml:space="preserve"> If any parameter is omitted, that component of the current color is left unchanged. For example, </w:t>
      </w:r>
      <w:r w:rsidR="00B64A75" w:rsidRPr="00A02833">
        <w:rPr>
          <w:b/>
        </w:rPr>
        <w:t>GR.color ,</w:t>
      </w:r>
      <w:r w:rsidR="00B64A75">
        <w:rPr>
          <w:b/>
        </w:rPr>
        <w:t>,</w:t>
      </w:r>
      <w:r w:rsidR="00B64A75" w:rsidRPr="00A02833">
        <w:rPr>
          <w:b/>
        </w:rPr>
        <w:t>0</w:t>
      </w:r>
      <w:r w:rsidR="00B64A75">
        <w:t xml:space="preserve"> sets only green to 0, leaving alpha, red, blue, and style as they were.</w:t>
      </w:r>
    </w:p>
    <w:p w:rsidR="009558AD" w:rsidRDefault="009558AD" w:rsidP="006E6122">
      <w:r>
        <w:lastRenderedPageBreak/>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7B4313">
        <w:t>"Stroking" means only the perimeter of the object is drawn,</w:t>
      </w:r>
      <w:r w:rsidR="00B64A75">
        <w:t xml:space="preserve"> while</w:t>
      </w:r>
      <w:r w:rsidR="007B4313">
        <w:t xml:space="preserve"> leaving interior pixels unchanged. "Filling" means </w:t>
      </w:r>
      <w:r w:rsidR="00B64A75">
        <w:t xml:space="preserve">only </w:t>
      </w:r>
      <w:r w:rsidR="007B4313">
        <w:t>the interior pixels are colored.</w:t>
      </w:r>
      <w:r w:rsidR="00844811">
        <w:t xml:space="preserve">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C93202" w:rsidRDefault="0092353F" w:rsidP="00C93202">
      <w:r>
        <w:t xml:space="preserve">You can change the stroke weight with commands such as </w:t>
      </w:r>
      <w:r w:rsidRPr="00D87F3E">
        <w:rPr>
          <w:b/>
        </w:rPr>
        <w:t>Gr.set.stroke</w:t>
      </w:r>
      <w:r>
        <w:t xml:space="preserve"> (see below) and the various text style commands. </w:t>
      </w:r>
      <w:r w:rsidR="00B9726D">
        <w:t>If you n</w:t>
      </w:r>
      <w:r>
        <w:t>ever set the style, the default value is 1, FILL.</w:t>
      </w:r>
    </w:p>
    <w:p w:rsidR="00F0174A" w:rsidRDefault="003A4712" w:rsidP="005F4916">
      <w:pPr>
        <w:pStyle w:val="Heading3"/>
      </w:pPr>
      <w:bookmarkStart w:id="4723" w:name="_Toc427508765"/>
      <w:r>
        <w:t>Gr.</w:t>
      </w:r>
      <w:r w:rsidR="00F0174A">
        <w:t>set.</w:t>
      </w:r>
      <w:r w:rsidR="009B0614">
        <w:t>a</w:t>
      </w:r>
      <w:r w:rsidR="00F0174A">
        <w:t>nti</w:t>
      </w:r>
      <w:r w:rsidR="009B0614">
        <w:t>a</w:t>
      </w:r>
      <w:r w:rsidR="00F0174A">
        <w:t>lias &lt;</w:t>
      </w:r>
      <w:r w:rsidR="009A441D">
        <w:t>l</w:t>
      </w:r>
      <w:r w:rsidR="00F0174A">
        <w:t>exp&gt;</w:t>
      </w:r>
      <w:bookmarkEnd w:id="4723"/>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724" w:name="_Toc427508766"/>
      <w:r>
        <w:t>Gr.</w:t>
      </w:r>
      <w:r w:rsidR="00C260E1">
        <w:t>s</w:t>
      </w:r>
      <w:r w:rsidR="00B37AD8">
        <w:t>et.stroke &lt;nexp&gt;</w:t>
      </w:r>
      <w:bookmarkEnd w:id="4724"/>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725" w:name="_Toc427508767"/>
      <w:r>
        <w:t>Gr.</w:t>
      </w:r>
      <w:r w:rsidR="009558AD">
        <w:t xml:space="preserve">orientation </w:t>
      </w:r>
      <w:r w:rsidR="009A10E6">
        <w:t>&lt;nexp&gt;</w:t>
      </w:r>
      <w:bookmarkEnd w:id="4725"/>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726" w:name="_Toc427508768"/>
      <w:r>
        <w:lastRenderedPageBreak/>
        <w:t xml:space="preserve">Gr.statusbar </w:t>
      </w:r>
      <w:r w:rsidR="007E50DC">
        <w:t>{</w:t>
      </w:r>
      <w:r>
        <w:t>&lt;height_nvar&gt;</w:t>
      </w:r>
      <w:r w:rsidR="007E50DC">
        <w:t>}</w:t>
      </w:r>
      <w:r>
        <w:t xml:space="preserve"> {, showing_</w:t>
      </w:r>
      <w:r w:rsidR="004E15B1">
        <w:t>l</w:t>
      </w:r>
      <w:r>
        <w:t>var}</w:t>
      </w:r>
      <w:bookmarkEnd w:id="4726"/>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4727" w:name="_Toc427508769"/>
      <w:r>
        <w:t>Gr.</w:t>
      </w:r>
      <w:r w:rsidR="009B0614">
        <w:t>s</w:t>
      </w:r>
      <w:r w:rsidR="00AE3BB6">
        <w:t>tatus</w:t>
      </w:r>
      <w:r w:rsidR="009B0614">
        <w:t>b</w:t>
      </w:r>
      <w:r w:rsidR="00AE3BB6">
        <w:t>ar.</w:t>
      </w:r>
      <w:r w:rsidR="009B0614">
        <w:t>s</w:t>
      </w:r>
      <w:r w:rsidR="00AE3BB6">
        <w:t>how</w:t>
      </w:r>
      <w:r w:rsidR="00D70E1E">
        <w:t xml:space="preserve"> </w:t>
      </w:r>
      <w:r w:rsidR="00AE3BB6">
        <w:t>&lt;nexp&gt;</w:t>
      </w:r>
      <w:bookmarkEnd w:id="4727"/>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728" w:name="_Toc427508770"/>
      <w:r>
        <w:t>Gr.</w:t>
      </w:r>
      <w:r w:rsidR="003E2113">
        <w:t>render</w:t>
      </w:r>
      <w:bookmarkEnd w:id="4728"/>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729" w:name="_Toc427508771"/>
      <w:r>
        <w:t>Gr.</w:t>
      </w:r>
      <w:r w:rsidR="00714DB8">
        <w:t>screen width, height{, density }</w:t>
      </w:r>
      <w:bookmarkEnd w:id="4729"/>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730" w:name="_Toc427508772"/>
      <w:r>
        <w:t>Gr.</w:t>
      </w:r>
      <w:r w:rsidR="00CD79D5">
        <w:t>scale x_factor, y_factor</w:t>
      </w:r>
      <w:bookmarkEnd w:id="4730"/>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 255, 255, 255, 255</w:t>
      </w:r>
    </w:p>
    <w:p w:rsidR="00C103C1"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r.orientation 0</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lastRenderedPageBreak/>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731" w:name="_Toc427508773"/>
      <w:r>
        <w:t>Gr.</w:t>
      </w:r>
      <w:r w:rsidR="009558AD">
        <w:t>cls</w:t>
      </w:r>
      <w:bookmarkEnd w:id="4731"/>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732" w:name="_Toc427508774"/>
      <w:r>
        <w:t>Gr.</w:t>
      </w:r>
      <w:r w:rsidR="009558AD">
        <w:t>close</w:t>
      </w:r>
      <w:bookmarkEnd w:id="4732"/>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733" w:name="_Toc427508775"/>
      <w:r>
        <w:t>Gr.</w:t>
      </w:r>
      <w:r w:rsidR="009558AD">
        <w:t>front</w:t>
      </w:r>
      <w:r w:rsidR="0078615E">
        <w:t xml:space="preserve"> </w:t>
      </w:r>
      <w:r w:rsidR="009558AD">
        <w:t>flag</w:t>
      </w:r>
      <w:bookmarkEnd w:id="4733"/>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734" w:name="_Toc427508776"/>
      <w:r>
        <w:t>Gr.</w:t>
      </w:r>
      <w:r w:rsidR="00330882">
        <w:t>brightness &lt;nexp&gt;</w:t>
      </w:r>
      <w:bookmarkEnd w:id="4734"/>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735" w:name="_Toc427508777"/>
      <w:r>
        <w:t>Graphical Object Creation Commands</w:t>
      </w:r>
      <w:bookmarkEnd w:id="4735"/>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w:t>
      </w:r>
      <w:r>
        <w:lastRenderedPageBreak/>
        <w:t xml:space="preserve">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736" w:name="_Gr.point_&lt;object_number_nvar&gt;,_x,"/>
      <w:bookmarkStart w:id="4737" w:name="_Toc427508778"/>
      <w:bookmarkEnd w:id="4736"/>
      <w:r>
        <w:t>Gr.point &lt;</w:t>
      </w:r>
      <w:r w:rsidR="003B3008">
        <w:t>o</w:t>
      </w:r>
      <w:r>
        <w:t>bject_number_nvar&gt;, x, y</w:t>
      </w:r>
      <w:bookmarkEnd w:id="4737"/>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738" w:name="_Gr.line_&lt;object_number_nvar&gt;,_x1,"/>
      <w:bookmarkStart w:id="4739" w:name="_Toc427508779"/>
      <w:bookmarkEnd w:id="4738"/>
      <w:r>
        <w:t>Gr.</w:t>
      </w:r>
      <w:r w:rsidR="009558AD">
        <w:t xml:space="preserve">line </w:t>
      </w:r>
      <w:r w:rsidR="008A5D10">
        <w:t>&lt;</w:t>
      </w:r>
      <w:r w:rsidR="003B3008">
        <w:t>o</w:t>
      </w:r>
      <w:r w:rsidR="009558AD">
        <w:t>bject_number</w:t>
      </w:r>
      <w:r w:rsidR="008A5D10">
        <w:t>_nvar&gt;</w:t>
      </w:r>
      <w:r w:rsidR="009558AD">
        <w:t>, x1, y1, x2, y2</w:t>
      </w:r>
      <w:bookmarkEnd w:id="4739"/>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740" w:name="_Gr.rect_&lt;object_number_nvar&gt;,_left,"/>
      <w:bookmarkStart w:id="4741" w:name="_Toc427508780"/>
      <w:bookmarkEnd w:id="4740"/>
      <w:r>
        <w:t>Gr.</w:t>
      </w:r>
      <w:r w:rsidR="009558AD">
        <w:t xml:space="preserve">rect </w:t>
      </w:r>
      <w:r w:rsidR="008A5D10">
        <w:t>&lt;</w:t>
      </w:r>
      <w:r w:rsidR="003B3008">
        <w:t>o</w:t>
      </w:r>
      <w:r w:rsidR="008A5D10">
        <w:t>bject_number_nvar&gt;</w:t>
      </w:r>
      <w:r w:rsidR="009558AD">
        <w:t>, left, top, right, bottom</w:t>
      </w:r>
      <w:bookmarkEnd w:id="4741"/>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742" w:name="_Gr.oval_&lt;object_number_nvar&gt;,_left,"/>
      <w:bookmarkStart w:id="4743" w:name="_Toc427508781"/>
      <w:bookmarkEnd w:id="4742"/>
      <w:r>
        <w:t>Gr.</w:t>
      </w:r>
      <w:r w:rsidR="009558AD">
        <w:t xml:space="preserve">oval </w:t>
      </w:r>
      <w:r w:rsidR="008A5D10">
        <w:t>&lt;</w:t>
      </w:r>
      <w:r w:rsidR="003B3008">
        <w:t>o</w:t>
      </w:r>
      <w:r w:rsidR="008A5D10">
        <w:t>bject_number_nvar&gt;</w:t>
      </w:r>
      <w:r w:rsidR="009558AD">
        <w:t>, left, top, right, bottom</w:t>
      </w:r>
      <w:bookmarkEnd w:id="4743"/>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744" w:name="_Gr.arc_&lt;object_number_nvar&gt;,_left,"/>
      <w:bookmarkStart w:id="4745" w:name="_Toc427508782"/>
      <w:bookmarkEnd w:id="4744"/>
      <w:r>
        <w:lastRenderedPageBreak/>
        <w:t>Gr.</w:t>
      </w:r>
      <w:r w:rsidR="009558AD">
        <w:t xml:space="preserve">arc </w:t>
      </w:r>
      <w:r w:rsidR="008A5D10">
        <w:t>&lt;</w:t>
      </w:r>
      <w:r w:rsidR="003B3008">
        <w:t>o</w:t>
      </w:r>
      <w:r w:rsidR="008A5D10">
        <w:t>bject_number_nvar&gt;</w:t>
      </w:r>
      <w:r w:rsidR="009558AD">
        <w:t>, left, top, right, bottom, start_angle, sweep_angle, fill_mode</w:t>
      </w:r>
      <w:bookmarkEnd w:id="4745"/>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746" w:name="_Gr.circle_&lt;object_number_nvar&gt;,_x,"/>
      <w:bookmarkStart w:id="4747" w:name="_Toc427508783"/>
      <w:bookmarkEnd w:id="4746"/>
      <w:r>
        <w:t>Gr.</w:t>
      </w:r>
      <w:r w:rsidR="009558AD">
        <w:t xml:space="preserve">circle </w:t>
      </w:r>
      <w:r w:rsidR="008A5D10">
        <w:t>&lt;</w:t>
      </w:r>
      <w:r w:rsidR="003B3008">
        <w:t>o</w:t>
      </w:r>
      <w:r w:rsidR="008A5D10">
        <w:t>bject_number_nvar&gt;</w:t>
      </w:r>
      <w:r w:rsidR="009558AD">
        <w:t>, x, y, radius</w:t>
      </w:r>
      <w:bookmarkEnd w:id="4747"/>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748" w:name="_Gr.set.pixels_&lt;object_number_nvar&gt;,"/>
      <w:bookmarkStart w:id="4749" w:name="_Toc427508784"/>
      <w:bookmarkEnd w:id="4748"/>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749"/>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lastRenderedPageBreak/>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750" w:name="_Gr.poly_&lt;object_number_nvar&gt;,_list_"/>
      <w:bookmarkStart w:id="4751" w:name="_Toc427508785"/>
      <w:bookmarkEnd w:id="4750"/>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751"/>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4752" w:name="_Toc427508786"/>
      <w:r>
        <w:t>Groups</w:t>
      </w:r>
      <w:bookmarkEnd w:id="4752"/>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0E2C30">
      <w:pPr>
        <w:pStyle w:val="ListParagraph"/>
        <w:numPr>
          <w:ilvl w:val="0"/>
          <w:numId w:val="35"/>
        </w:numPr>
      </w:pPr>
      <w:r w:rsidRPr="000E2C30">
        <w:rPr>
          <w:b/>
        </w:rPr>
        <w:lastRenderedPageBreak/>
        <w:t>Gr.move</w:t>
      </w:r>
      <w:r>
        <w:t>: moves all of the objects by the same x and y amounts</w:t>
      </w:r>
    </w:p>
    <w:p w:rsidR="000E2C30" w:rsidRDefault="000E2C30" w:rsidP="000E2C30">
      <w:pPr>
        <w:pStyle w:val="ListParagraph"/>
        <w:numPr>
          <w:ilvl w:val="0"/>
          <w:numId w:val="35"/>
        </w:numPr>
      </w:pPr>
      <w:r w:rsidRPr="000E2C30">
        <w:rPr>
          <w:b/>
        </w:rPr>
        <w:t>Gr.hide</w:t>
      </w:r>
      <w:r>
        <w:t>: hides all of the objects</w:t>
      </w:r>
    </w:p>
    <w:p w:rsidR="000E2C30" w:rsidRDefault="000E2C30" w:rsidP="000E2C30">
      <w:pPr>
        <w:pStyle w:val="ListParagraph"/>
        <w:numPr>
          <w:ilvl w:val="0"/>
          <w:numId w:val="35"/>
        </w:numPr>
      </w:pPr>
      <w:r w:rsidRPr="000E2C30">
        <w:rPr>
          <w:b/>
        </w:rPr>
        <w:t>Gr.show</w:t>
      </w:r>
      <w:r>
        <w:t>: shows (unhides) all of the objects</w:t>
      </w:r>
    </w:p>
    <w:p w:rsidR="000E2C30" w:rsidRDefault="000E2C30" w:rsidP="000E2C30">
      <w:pPr>
        <w:pStyle w:val="ListParagraph"/>
        <w:numPr>
          <w:ilvl w:val="0"/>
          <w:numId w:val="35"/>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0E2C30" w:rsidRDefault="000E2C30" w:rsidP="000E2C30">
      <w:pPr>
        <w:pStyle w:val="Heading3"/>
      </w:pPr>
      <w:bookmarkStart w:id="4753" w:name="_Gr.group_&lt;object_number_nvar&gt;,_{"/>
      <w:bookmarkStart w:id="4754" w:name="_Toc427508787"/>
      <w:bookmarkEnd w:id="4753"/>
      <w:r>
        <w:t>Gr.group &lt;object_number_nvar&gt;</w:t>
      </w:r>
      <w:r w:rsidR="00CB335A">
        <w:t>{, &lt;obj_nexp&gt;}...</w:t>
      </w:r>
      <w:bookmarkEnd w:id="4754"/>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4755" w:name="_Toc427508788"/>
      <w:r>
        <w:t>Gr.group.list &lt;object_number_nvar&gt;, &lt;list_ptr_nexp&gt;</w:t>
      </w:r>
      <w:bookmarkEnd w:id="4755"/>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del w:id="4756" w:author="Sammartano, Marc (BIC USA)" w:date="2015-07-20T19:32:00Z">
        <w:r w:rsidR="00855BFA" w:rsidDel="00EE6D36">
          <w:delText>is replaced with</w:delText>
        </w:r>
      </w:del>
      <w:ins w:id="4757" w:author="Sammartano, Marc (BIC USA)" w:date="2015-07-20T19:32:00Z">
        <w:r w:rsidR="00EE6D36">
          <w:t>supplies</w:t>
        </w:r>
      </w:ins>
      <w:r w:rsidR="00855BFA">
        <w:t xml:space="preserve"> the </w:t>
      </w:r>
      <w:del w:id="4758" w:author="Sammartano, Marc (BIC USA)" w:date="2015-07-20T19:32:00Z">
        <w:r w:rsidDel="00EE6D36">
          <w:delText>l</w:delText>
        </w:r>
        <w:r w:rsidR="00855BFA" w:rsidDel="00EE6D36">
          <w:delText xml:space="preserve">ist of </w:delText>
        </w:r>
      </w:del>
      <w:r>
        <w:t xml:space="preserve">graphical objects </w:t>
      </w:r>
      <w:ins w:id="4759" w:author="Sammartano, Marc (BIC USA)" w:date="2015-07-20T19:32:00Z">
        <w:r w:rsidR="00EE6D36">
          <w:t xml:space="preserve">that are put </w:t>
        </w:r>
      </w:ins>
      <w:r>
        <w:t>in the g</w:t>
      </w:r>
      <w:r w:rsidR="00855BFA">
        <w:t xml:space="preserve">roup. Otherwise, </w:t>
      </w:r>
      <w:ins w:id="4760" w:author="Sammartano, Marc (BIC USA)" w:date="2015-07-20T19:33:00Z">
        <w:r w:rsidR="00EE6D36">
          <w:t xml:space="preserve">the group is empty. </w:t>
        </w:r>
      </w:ins>
      <w:del w:id="4761" w:author="Sammartano, Marc (BIC USA)" w:date="2015-07-20T19:33:00Z">
        <w:r w:rsidR="00855BFA" w:rsidDel="00EE6D36">
          <w:delText>i</w:delText>
        </w:r>
      </w:del>
      <w:ins w:id="4762" w:author="Sammartano, Marc (BIC USA)" w:date="2015-07-20T19:33:00Z">
        <w:r w:rsidR="00EE6D36">
          <w:t>I</w:t>
        </w:r>
      </w:ins>
      <w:r w:rsidR="00855BFA">
        <w:t>f you provide a numeric variable</w:t>
      </w:r>
      <w:ins w:id="4763" w:author="Sammartano, Marc (BIC USA)" w:date="2015-07-20T19:33:00Z">
        <w:r w:rsidR="00EE6D36">
          <w:t xml:space="preserve"> that does not already point to a list</w:t>
        </w:r>
      </w:ins>
      <w:r w:rsidR="00855BFA">
        <w:t xml:space="preserve">, the variable is set to </w:t>
      </w:r>
      <w:r w:rsidR="00C37F71">
        <w:t>point to</w:t>
      </w:r>
      <w:r>
        <w:t xml:space="preserve"> the g</w:t>
      </w:r>
      <w:r w:rsidR="00855BFA">
        <w:t xml:space="preserve">roup’s </w:t>
      </w:r>
      <w:ins w:id="4764" w:author="Sammartano, Marc (BIC USA)" w:date="2015-07-20T19:33:00Z">
        <w:r w:rsidR="00EE6D36">
          <w:t xml:space="preserve">empty </w:t>
        </w:r>
      </w:ins>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4765" w:name="_Toc427508789"/>
      <w:r>
        <w:t>Gr.group.getDL &lt;object_number_nvar&gt;</w:t>
      </w:r>
      <w:bookmarkEnd w:id="4765"/>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4766" w:name="_Toc427508790"/>
      <w:r>
        <w:t>Gr.group.newDL &lt;object_number_nvar&gt;</w:t>
      </w:r>
      <w:bookmarkEnd w:id="4766"/>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lastRenderedPageBreak/>
        <w:t xml:space="preserve">The </w:t>
      </w:r>
      <w:r w:rsidRPr="00CF450B">
        <w:rPr>
          <w:b/>
        </w:rPr>
        <w:t>Gr.modify</w:t>
      </w:r>
      <w:r>
        <w:t xml:space="preserve"> parameter is "list".</w:t>
      </w:r>
    </w:p>
    <w:p w:rsidR="009558AD" w:rsidRDefault="009558AD" w:rsidP="00EB1F62">
      <w:pPr>
        <w:pStyle w:val="Heading2"/>
      </w:pPr>
      <w:bookmarkStart w:id="4767" w:name="_Toc427508791"/>
      <w:r>
        <w:t>Hide and Show Commands</w:t>
      </w:r>
      <w:bookmarkEnd w:id="4767"/>
    </w:p>
    <w:p w:rsidR="009558AD" w:rsidRDefault="003A4712" w:rsidP="005F4916">
      <w:pPr>
        <w:pStyle w:val="Heading3"/>
      </w:pPr>
      <w:bookmarkStart w:id="4768" w:name="_Toc427508792"/>
      <w:r>
        <w:t>Gr.</w:t>
      </w:r>
      <w:r w:rsidR="009558AD">
        <w:t xml:space="preserve">hide </w:t>
      </w:r>
      <w:r w:rsidR="003B3008">
        <w:t>&lt;o</w:t>
      </w:r>
      <w:r w:rsidR="009558AD">
        <w:t>bject_number</w:t>
      </w:r>
      <w:r w:rsidR="003B3008">
        <w:t>_n</w:t>
      </w:r>
      <w:r w:rsidR="00324ED6">
        <w:t>exp</w:t>
      </w:r>
      <w:r w:rsidR="003B3008">
        <w:t>&gt;</w:t>
      </w:r>
      <w:bookmarkEnd w:id="4768"/>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769" w:name="_Toc427508793"/>
      <w:r>
        <w:t>Gr.</w:t>
      </w:r>
      <w:r w:rsidR="009558AD">
        <w:t xml:space="preserve">show </w:t>
      </w:r>
      <w:r w:rsidR="003B3008">
        <w:t>&lt;o</w:t>
      </w:r>
      <w:r w:rsidR="009558AD">
        <w:t>bject_number</w:t>
      </w:r>
      <w:r w:rsidR="003B3008">
        <w:t>_n</w:t>
      </w:r>
      <w:r w:rsidR="00324ED6">
        <w:t>exp</w:t>
      </w:r>
      <w:r w:rsidR="003B3008">
        <w:t>&gt;</w:t>
      </w:r>
      <w:bookmarkEnd w:id="4769"/>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4770" w:name="_Toc427508794"/>
      <w:r>
        <w:t>Gr.show.toggle &lt;object_number_nexp&gt;</w:t>
      </w:r>
      <w:bookmarkEnd w:id="4770"/>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4771" w:name="_Toc427508795"/>
      <w:r>
        <w:t>Touch Query Commands</w:t>
      </w:r>
      <w:bookmarkEnd w:id="477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772" w:name="_Toc427508796"/>
      <w:r>
        <w:t>Gr.</w:t>
      </w:r>
      <w:r w:rsidR="009558AD">
        <w:t xml:space="preserve">touch </w:t>
      </w:r>
      <w:r w:rsidR="003B3008">
        <w:t>t</w:t>
      </w:r>
      <w:r w:rsidR="009558AD">
        <w:t>ouched, x, y</w:t>
      </w:r>
      <w:bookmarkEnd w:id="4772"/>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A34D63" w:rsidP="009D222C">
      <w:pPr>
        <w:pStyle w:val="Codeexample"/>
        <w:rPr>
          <w:rFonts w:ascii="Letter Gothic" w:hAnsi="Letter Gothic"/>
          <w:b w:val="0"/>
        </w:rPr>
      </w:pPr>
      <w:r w:rsidRPr="009D222C">
        <w:rPr>
          <w:rFonts w:ascii="Letter Gothic" w:hAnsi="Letter Gothic"/>
          <w:b w:val="0"/>
        </w:rPr>
        <w:t>do</w:t>
      </w:r>
    </w:p>
    <w:p w:rsidR="00A34D63" w:rsidRPr="009D222C" w:rsidRDefault="00A34D63" w:rsidP="009D222C">
      <w:pPr>
        <w:pStyle w:val="Codeexample"/>
        <w:rPr>
          <w:rFonts w:ascii="Letter Gothic" w:hAnsi="Letter Gothic"/>
          <w:b w:val="0"/>
        </w:rPr>
      </w:pPr>
      <w:r w:rsidRPr="009D222C">
        <w:rPr>
          <w:rFonts w:ascii="Letter Gothic" w:hAnsi="Letter Gothic"/>
          <w:b w:val="0"/>
        </w:rPr>
        <w:t>gr.touch touched, x,</w:t>
      </w:r>
      <w:r w:rsidR="009F502C" w:rsidRPr="009D222C">
        <w:rPr>
          <w:rFonts w:ascii="Letter Gothic" w:hAnsi="Letter Gothic"/>
          <w:b w:val="0"/>
        </w:rPr>
        <w:t xml:space="preserve"> </w:t>
      </w:r>
      <w:r w:rsidRPr="009D222C">
        <w:rPr>
          <w:rFonts w:ascii="Letter Gothic" w:hAnsi="Letter Gothic"/>
          <w:b w:val="0"/>
        </w:rPr>
        <w:t>y</w:t>
      </w:r>
    </w:p>
    <w:p w:rsidR="00A34D63" w:rsidRPr="009D222C" w:rsidRDefault="00A34D63" w:rsidP="009D222C">
      <w:pPr>
        <w:pStyle w:val="Codeexample"/>
        <w:rPr>
          <w:rFonts w:ascii="Letter Gothic" w:hAnsi="Letter Gothic"/>
          <w:b w:val="0"/>
        </w:rPr>
      </w:pPr>
      <w:r w:rsidRPr="009D222C">
        <w:rPr>
          <w:rFonts w:ascii="Letter Gothic" w:hAnsi="Letter Gothic"/>
          <w:b w:val="0"/>
        </w:rPr>
        <w:t>until touched</w:t>
      </w:r>
    </w:p>
    <w:p w:rsidR="00F81910" w:rsidRPr="009D222C" w:rsidRDefault="00F81910" w:rsidP="009D222C">
      <w:pPr>
        <w:pStyle w:val="Codeexample"/>
        <w:rPr>
          <w:rFonts w:ascii="Letter Gothic" w:hAnsi="Letter Gothic"/>
          <w:b w:val="0"/>
        </w:rPr>
      </w:pP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F81910" w:rsidP="009D222C">
      <w:pPr>
        <w:pStyle w:val="Codeexample"/>
        <w:rPr>
          <w:rFonts w:ascii="Letter Gothic" w:hAnsi="Letter Gothic"/>
          <w:b w:val="0"/>
        </w:rPr>
      </w:pPr>
      <w:r w:rsidRPr="009D222C">
        <w:rPr>
          <w:rFonts w:ascii="Letter Gothic" w:hAnsi="Letter Gothic"/>
          <w:b w:val="0"/>
        </w:rPr>
        <w:t>d</w:t>
      </w:r>
      <w:r w:rsidR="00A34D63" w:rsidRPr="009D222C">
        <w:rPr>
          <w:rFonts w:ascii="Letter Gothic" w:hAnsi="Letter Gothic"/>
          <w:b w:val="0"/>
        </w:rPr>
        <w:t>o</w:t>
      </w:r>
    </w:p>
    <w:p w:rsidR="00A34D63" w:rsidRPr="009D222C" w:rsidRDefault="00A34D63" w:rsidP="009D222C">
      <w:pPr>
        <w:pStyle w:val="Codeexample"/>
        <w:rPr>
          <w:rFonts w:ascii="Letter Gothic" w:hAnsi="Letter Gothic"/>
          <w:b w:val="0"/>
        </w:rPr>
      </w:pPr>
      <w:r w:rsidRPr="009D222C">
        <w:rPr>
          <w:rFonts w:ascii="Letter Gothic" w:hAnsi="Letter Gothic"/>
          <w:b w:val="0"/>
        </w:rPr>
        <w:t>gr.touch touched, x, y</w:t>
      </w:r>
    </w:p>
    <w:p w:rsidR="00187DA7" w:rsidRPr="009D222C" w:rsidRDefault="00A34D63" w:rsidP="009D222C">
      <w:pPr>
        <w:pStyle w:val="Codeexample"/>
        <w:rPr>
          <w:rFonts w:ascii="Letter Gothic" w:hAnsi="Letter Gothic"/>
          <w:b w:val="0"/>
        </w:rPr>
      </w:pPr>
      <w:r w:rsidRPr="009D222C">
        <w:rPr>
          <w:rFonts w:ascii="Letter Gothic" w:hAnsi="Letter Gothic"/>
          <w:b w:val="0"/>
        </w:rPr>
        <w:t>until !touched.</w:t>
      </w:r>
    </w:p>
    <w:p w:rsidR="00187DA7" w:rsidRDefault="007863E0" w:rsidP="009F502C">
      <w:r>
        <w:lastRenderedPageBreak/>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187DA7" w:rsidP="007B2223">
      <w:pPr>
        <w:pStyle w:val="Codeexample"/>
        <w:rPr>
          <w:rFonts w:ascii="Letter Gothic" w:hAnsi="Letter Gothic"/>
          <w:b w:val="0"/>
        </w:rPr>
      </w:pPr>
      <w:r w:rsidRPr="009D222C">
        <w:rPr>
          <w:rFonts w:ascii="Letter Gothic" w:hAnsi="Letter Gothic"/>
          <w:b w:val="0"/>
        </w:rPr>
        <w:t>gr.touch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4773" w:name="_Toc427508797"/>
      <w:r>
        <w:t>Gr.</w:t>
      </w:r>
      <w:r w:rsidR="009558AD">
        <w:t xml:space="preserve">bounded.touch </w:t>
      </w:r>
      <w:r w:rsidR="003B3008">
        <w:t>t</w:t>
      </w:r>
      <w:r w:rsidR="009558AD">
        <w:t>ouched, left, top, right, bottom</w:t>
      </w:r>
      <w:bookmarkEnd w:id="4773"/>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774" w:name="_Toc427508798"/>
      <w:r>
        <w:t>Gr.</w:t>
      </w:r>
      <w:r w:rsidR="00345956">
        <w:t>touch2 touched, x, y</w:t>
      </w:r>
      <w:bookmarkEnd w:id="4774"/>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4775" w:name="_Toc427508799"/>
      <w:r>
        <w:t>Gr.</w:t>
      </w:r>
      <w:r w:rsidR="00345956">
        <w:t>bounded.touch2 touched, left, top, right, bottom</w:t>
      </w:r>
      <w:bookmarkEnd w:id="4775"/>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4776" w:name="_Toc427508800"/>
      <w:r>
        <w:t>O</w:t>
      </w:r>
      <w:r w:rsidR="00725691">
        <w:t>nG</w:t>
      </w:r>
      <w:r w:rsidR="001B1CBE">
        <w:t>r</w:t>
      </w:r>
      <w:r w:rsidR="00725691">
        <w:t>Touch</w:t>
      </w:r>
      <w:r w:rsidR="00583B62">
        <w:t>:</w:t>
      </w:r>
      <w:bookmarkEnd w:id="4776"/>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4777" w:name="_Toc427508801"/>
      <w:r>
        <w:t>Gr.</w:t>
      </w:r>
      <w:r w:rsidR="00583B62" w:rsidRPr="00970C8A">
        <w:t>on</w:t>
      </w:r>
      <w:r w:rsidR="005C7965" w:rsidRPr="00970C8A">
        <w:t>G</w:t>
      </w:r>
      <w:r w:rsidR="001B1CBE">
        <w:t>r</w:t>
      </w:r>
      <w:r w:rsidR="00583B62" w:rsidRPr="00970C8A">
        <w:t>Touch.</w:t>
      </w:r>
      <w:r w:rsidR="003B3008">
        <w:t>r</w:t>
      </w:r>
      <w:r w:rsidR="00583B62" w:rsidRPr="00970C8A">
        <w:t>esume</w:t>
      </w:r>
      <w:bookmarkEnd w:id="4777"/>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778" w:name="_Toc427508802"/>
      <w:r>
        <w:t>Text Commands</w:t>
      </w:r>
      <w:bookmarkEnd w:id="4778"/>
    </w:p>
    <w:p w:rsidR="009558AD" w:rsidRDefault="003A4712" w:rsidP="005F4916">
      <w:pPr>
        <w:pStyle w:val="Heading3"/>
      </w:pPr>
      <w:bookmarkStart w:id="4779" w:name="_Toc427508803"/>
      <w:r>
        <w:t>Gr.</w:t>
      </w:r>
      <w:r w:rsidR="009558AD">
        <w:t>text.align type</w:t>
      </w:r>
      <w:bookmarkEnd w:id="4779"/>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780" w:name="_Toc427508804"/>
      <w:r>
        <w:lastRenderedPageBreak/>
        <w:t>Gr.</w:t>
      </w:r>
      <w:r w:rsidR="009558AD">
        <w:t xml:space="preserve">text.size </w:t>
      </w:r>
      <w:r w:rsidR="00DB0B71">
        <w:t>&lt;nexp&gt;</w:t>
      </w:r>
      <w:bookmarkEnd w:id="4780"/>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781" w:name="_Toc427508805"/>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781"/>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Gr.text.size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Gr.text.height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Gr.text.draw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4782" w:name="_Toc427508806"/>
      <w:r>
        <w:t>Gr.</w:t>
      </w:r>
      <w:r w:rsidR="004118E1" w:rsidRPr="00D173FA">
        <w:t>text.width &lt;nvar&gt;, &lt;sexp&gt;</w:t>
      </w:r>
      <w:bookmarkEnd w:id="4782"/>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783" w:name="_Toc427508807"/>
      <w:r>
        <w:lastRenderedPageBreak/>
        <w:t>Gr.</w:t>
      </w:r>
      <w:r w:rsidR="00C72B28">
        <w:t>get.textbounds &lt;sexp&gt;, left, top, right, bottom</w:t>
      </w:r>
      <w:bookmarkEnd w:id="4783"/>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5757F3" w:rsidP="007B2223">
      <w:pPr>
        <w:pStyle w:val="Codeexample"/>
        <w:rPr>
          <w:rFonts w:ascii="Letter Gothic" w:hAnsi="Letter Gothic"/>
          <w:b w:val="0"/>
        </w:rPr>
      </w:pPr>
      <w:r w:rsidRPr="009D222C">
        <w:rPr>
          <w:rFonts w:ascii="Letter Gothic" w:hAnsi="Letter Gothic"/>
          <w:b w:val="0"/>
        </w:rPr>
        <w:t>gr.open 255,255,255,255</w:t>
      </w:r>
    </w:p>
    <w:p w:rsidR="005757F3" w:rsidRPr="009D222C" w:rsidRDefault="005757F3" w:rsidP="007B2223">
      <w:pPr>
        <w:pStyle w:val="Codeexample"/>
        <w:rPr>
          <w:rFonts w:ascii="Letter Gothic" w:hAnsi="Letter Gothic"/>
          <w:b w:val="0"/>
        </w:rPr>
      </w:pPr>
      <w:r w:rsidRPr="009D222C">
        <w:rPr>
          <w:rFonts w:ascii="Letter Gothic" w:hAnsi="Letter Gothic"/>
          <w:b w:val="0"/>
        </w:rPr>
        <w:t>gr.color 255,255,0,0,0</w:t>
      </w:r>
    </w:p>
    <w:p w:rsidR="005757F3" w:rsidRPr="009D222C" w:rsidRDefault="005757F3" w:rsidP="007B2223">
      <w:pPr>
        <w:pStyle w:val="Codeexample"/>
        <w:rPr>
          <w:rFonts w:ascii="Letter Gothic" w:hAnsi="Letter Gothic"/>
          <w:b w:val="0"/>
        </w:rPr>
      </w:pPr>
      <w:r w:rsidRPr="009D222C">
        <w:rPr>
          <w:rFonts w:ascii="Letter Gothic" w:hAnsi="Letter Gothic"/>
          <w:b w:val="0"/>
        </w:rPr>
        <w:t>gr.text.size 40</w:t>
      </w:r>
    </w:p>
    <w:p w:rsidR="005757F3" w:rsidRPr="009D222C" w:rsidRDefault="005757F3" w:rsidP="007B2223">
      <w:pPr>
        <w:pStyle w:val="Codeexample"/>
        <w:rPr>
          <w:rFonts w:ascii="Letter Gothic" w:hAnsi="Letter Gothic"/>
          <w:b w:val="0"/>
        </w:rPr>
      </w:pPr>
      <w:r w:rsidRPr="009D222C">
        <w:rPr>
          <w:rFonts w:ascii="Letter Gothic" w:hAnsi="Letter Gothic"/>
          <w:b w:val="0"/>
        </w:rPr>
        <w:t>gr.text.align 1</w:t>
      </w:r>
    </w:p>
    <w:p w:rsidR="005757F3" w:rsidRPr="009D222C" w:rsidRDefault="005757F3" w:rsidP="007B2223">
      <w:pPr>
        <w:pStyle w:val="Codeexample"/>
        <w:rPr>
          <w:rFonts w:ascii="Letter Gothic" w:hAnsi="Letter Gothic"/>
          <w:b w:val="0"/>
        </w:rPr>
      </w:pPr>
      <w:r w:rsidRPr="009D222C">
        <w:rPr>
          <w:rFonts w:ascii="Letter Gothic" w:hAnsi="Letter Gothic"/>
          <w:b w:val="0"/>
        </w:rPr>
        <w:t>s$ = "This is a test"</w:t>
      </w:r>
    </w:p>
    <w:p w:rsidR="005757F3" w:rsidRPr="009D222C" w:rsidRDefault="005757F3" w:rsidP="007B2223">
      <w:pPr>
        <w:pStyle w:val="Codeexample"/>
        <w:rPr>
          <w:rFonts w:ascii="Letter Gothic" w:hAnsi="Letter Gothic"/>
          <w:b w:val="0"/>
        </w:rPr>
      </w:pPr>
      <w:r w:rsidRPr="009D222C">
        <w:rPr>
          <w:rFonts w:ascii="Letter Gothic" w:hAnsi="Letter Gothic"/>
          <w:b w:val="0"/>
        </w:rPr>
        <w:t>gr.get.textbounds s$,l,t,r,b</w:t>
      </w:r>
    </w:p>
    <w:p w:rsidR="005757F3" w:rsidRPr="009D222C" w:rsidRDefault="005757F3" w:rsidP="007B2223">
      <w:pPr>
        <w:pStyle w:val="Codeexample"/>
        <w:rPr>
          <w:rFonts w:ascii="Letter Gothic" w:hAnsi="Letter Gothic"/>
          <w:b w:val="0"/>
        </w:rPr>
      </w:pPr>
      <w:r w:rsidRPr="009D222C">
        <w:rPr>
          <w:rFonts w:ascii="Letter Gothic" w:hAnsi="Letter Gothic"/>
          <w:b w:val="0"/>
        </w:rPr>
        <w:t>print l,t,r,b</w:t>
      </w:r>
    </w:p>
    <w:p w:rsidR="005757F3" w:rsidRPr="009D222C" w:rsidRDefault="005757F3" w:rsidP="007B2223">
      <w:pPr>
        <w:pStyle w:val="Codeexample"/>
        <w:rPr>
          <w:rFonts w:ascii="Letter Gothic" w:hAnsi="Letter Gothic"/>
          <w:b w:val="0"/>
        </w:rPr>
      </w:pPr>
      <w:r w:rsidRPr="009D222C">
        <w:rPr>
          <w:rFonts w:ascii="Letter Gothic" w:hAnsi="Letter Gothic"/>
          <w:b w:val="0"/>
        </w:rPr>
        <w:t>gr.rect x,l+10,t+50,r+10,b+50</w:t>
      </w:r>
    </w:p>
    <w:p w:rsidR="005757F3" w:rsidRPr="009D222C" w:rsidRDefault="005757F3" w:rsidP="007B2223">
      <w:pPr>
        <w:pStyle w:val="Codeexample"/>
        <w:rPr>
          <w:rFonts w:ascii="Letter Gothic" w:hAnsi="Letter Gothic"/>
          <w:b w:val="0"/>
        </w:rPr>
      </w:pPr>
      <w:r w:rsidRPr="009D222C">
        <w:rPr>
          <w:rFonts w:ascii="Letter Gothic" w:hAnsi="Letter Gothic"/>
          <w:b w:val="0"/>
        </w:rPr>
        <w:t>gr.text.draw x,10,50,s$</w:t>
      </w:r>
    </w:p>
    <w:p w:rsidR="005757F3" w:rsidRPr="009D222C" w:rsidRDefault="005757F3" w:rsidP="007B2223">
      <w:pPr>
        <w:pStyle w:val="Codeexample"/>
        <w:rPr>
          <w:rFonts w:ascii="Letter Gothic" w:hAnsi="Letter Gothic"/>
          <w:b w:val="0"/>
        </w:rPr>
      </w:pPr>
      <w:r w:rsidRPr="009D222C">
        <w:rPr>
          <w:rFonts w:ascii="Letter Gothic" w:hAnsi="Letter Gothic"/>
          <w:b w:val="0"/>
        </w:rPr>
        <w:t>gr.render</w:t>
      </w:r>
    </w:p>
    <w:p w:rsidR="005757F3" w:rsidRPr="009D222C" w:rsidRDefault="005757F3" w:rsidP="007B2223">
      <w:pPr>
        <w:pStyle w:val="Codeexample"/>
        <w:rPr>
          <w:rFonts w:ascii="Letter Gothic" w:hAnsi="Letter Gothic"/>
          <w:b w:val="0"/>
        </w:rPr>
      </w:pPr>
      <w:r w:rsidRPr="009D222C">
        <w:rPr>
          <w:rFonts w:ascii="Letter Gothic" w:hAnsi="Letter Gothic"/>
          <w:b w:val="0"/>
        </w:rPr>
        <w:t>pause 5000</w:t>
      </w:r>
    </w:p>
    <w:p w:rsidR="00930520" w:rsidRDefault="00930520" w:rsidP="00930520">
      <w:pPr>
        <w:pStyle w:val="Heading3"/>
      </w:pPr>
      <w:bookmarkStart w:id="4784" w:name="_Toc427508808"/>
      <w:r>
        <w:t xml:space="preserve">Gr.text.setfont </w:t>
      </w:r>
      <w:r w:rsidR="00951CEA">
        <w:t>{</w:t>
      </w:r>
      <w:r>
        <w:t>{&lt;font_</w:t>
      </w:r>
      <w:r w:rsidR="00951CEA">
        <w:t>ptr_</w:t>
      </w:r>
      <w:r>
        <w:t>nexp&gt;|&lt;font_family_sexp&gt;}</w:t>
      </w:r>
      <w:r w:rsidR="00951CEA">
        <w:t xml:space="preserve"> {</w:t>
      </w:r>
      <w:r>
        <w:t>, &lt;style_sexp&gt;</w:t>
      </w:r>
      <w:r w:rsidR="00951CEA">
        <w:t>}}</w:t>
      </w:r>
      <w:bookmarkEnd w:id="4784"/>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 xml:space="preserve">You may </w:t>
      </w:r>
      <w:r w:rsidR="000E1BC3">
        <w:lastRenderedPageBreak/>
        <w:t>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785" w:name="_Toc427508809"/>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785"/>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786" w:name="_Toc427508810"/>
      <w:r>
        <w:t>Gr.</w:t>
      </w:r>
      <w:r w:rsidR="009558AD">
        <w:t xml:space="preserve">text.bold </w:t>
      </w:r>
      <w:r w:rsidR="00634DDF">
        <w:t>&lt;lexp&gt;</w:t>
      </w:r>
      <w:bookmarkEnd w:id="4786"/>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787" w:name="_Toc427508811"/>
      <w:r>
        <w:t>Gr.</w:t>
      </w:r>
      <w:r w:rsidR="00E94276">
        <w:t xml:space="preserve">text.skew </w:t>
      </w:r>
      <w:r w:rsidR="00634DDF">
        <w:t>&lt;nexp&gt;</w:t>
      </w:r>
      <w:bookmarkEnd w:id="4787"/>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788" w:name="_Toc427508812"/>
      <w:r>
        <w:t>Gr.</w:t>
      </w:r>
      <w:r w:rsidR="009558AD">
        <w:t xml:space="preserve">text.underline </w:t>
      </w:r>
      <w:r w:rsidR="00634DDF">
        <w:t>&lt;lexp&gt;</w:t>
      </w:r>
      <w:bookmarkEnd w:id="4788"/>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4789" w:name="_Toc427508813"/>
      <w:r>
        <w:lastRenderedPageBreak/>
        <w:t>Gr.</w:t>
      </w:r>
      <w:r w:rsidR="009558AD">
        <w:t xml:space="preserve">text.strike </w:t>
      </w:r>
      <w:r w:rsidR="00634DDF">
        <w:t>&lt;lexp&gt;</w:t>
      </w:r>
      <w:bookmarkEnd w:id="4789"/>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790" w:name="_Gr.text.draw_&lt;object_number_nvar&gt;,_"/>
      <w:bookmarkStart w:id="4791" w:name="_Toc427508814"/>
      <w:bookmarkEnd w:id="4790"/>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791"/>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4792" w:name="_Toc427508815"/>
      <w:r>
        <w:t>Bitmap Commands</w:t>
      </w:r>
      <w:bookmarkEnd w:id="4792"/>
    </w:p>
    <w:p w:rsidR="007C4918" w:rsidRDefault="007C4918" w:rsidP="006019DD">
      <w:pPr>
        <w:rPr>
          <w:ins w:id="4793" w:author="Sammartano, Marc (BIC USA)" w:date="2015-06-01T10:07:00Z"/>
        </w:rPr>
      </w:pPr>
      <w:ins w:id="4794" w:author="Sammartano, Marc (BIC USA)" w:date="2015-06-01T10:03:00Z">
        <w:r>
          <w:t xml:space="preserve">When a bitmap is created, it is added to a list of bitmaps. Commands </w:t>
        </w:r>
      </w:ins>
      <w:ins w:id="4795" w:author="Sammartano, Marc (BIC USA)" w:date="2015-06-01T10:05:00Z">
        <w:r>
          <w:t>that create bitmaps return a pointer to the bitmap.</w:t>
        </w:r>
      </w:ins>
      <w:ins w:id="4796" w:author="Sammartano, Marc (BIC USA)" w:date="2015-06-01T10:06:00Z">
        <w:r w:rsidR="00CB6A1E">
          <w:t xml:space="preserve"> T</w:t>
        </w:r>
        <w:r>
          <w:t>he pointer is an index into the bitmap list.</w:t>
        </w:r>
      </w:ins>
      <w:ins w:id="4797" w:author="Sammartano, Marc (BIC USA)" w:date="2015-06-01T10:07:00Z">
        <w:r>
          <w:t xml:space="preserve"> Your program works with the bitmap through the bitmap pointer.</w:t>
        </w:r>
      </w:ins>
    </w:p>
    <w:p w:rsidR="00CB6A1E" w:rsidRPr="007C4918" w:rsidRDefault="00CB6A1E" w:rsidP="00CB6A1E">
      <w:pPr>
        <w:rPr>
          <w:ins w:id="4798" w:author="Sammartano, Marc (BIC USA)" w:date="2015-06-01T10:48:00Z"/>
        </w:rPr>
      </w:pPr>
      <w:ins w:id="4799" w:author="Sammartano, Marc (BIC USA)" w:date="2015-06-01T10:48:00Z">
        <w:r>
          <w:t>If you want to draw the bitmap on the screen, you must add a graphical object to the Object List</w:t>
        </w:r>
      </w:ins>
      <w:ins w:id="4800" w:author="Sammartano, Marc (BIC USA)" w:date="2015-06-01T10:59:00Z">
        <w:r w:rsidR="006B2707">
          <w:t xml:space="preserve">. The </w:t>
        </w:r>
        <w:r w:rsidR="006B2707" w:rsidRPr="00093C3B">
          <w:rPr>
            <w:b/>
          </w:rPr>
          <w:t>Gr.bitmap.draw</w:t>
        </w:r>
        <w:r w:rsidR="006B2707">
          <w:t xml:space="preserve"> command</w:t>
        </w:r>
      </w:ins>
      <w:ins w:id="4801" w:author="Sammartano, Marc (BIC USA)" w:date="2015-06-01T11:00:00Z">
        <w:r w:rsidR="00093C3B">
          <w:t xml:space="preserve"> creates</w:t>
        </w:r>
      </w:ins>
      <w:ins w:id="4802" w:author="Sammartano, Marc (BIC USA)" w:date="2015-06-01T10:59:00Z">
        <w:r w:rsidR="006B2707">
          <w:t xml:space="preserve"> </w:t>
        </w:r>
      </w:ins>
      <w:ins w:id="4803" w:author="Sammartano, Marc (BIC USA)" w:date="2015-06-01T11:03:00Z">
        <w:r w:rsidR="00093C3B">
          <w:t xml:space="preserve">a </w:t>
        </w:r>
      </w:ins>
      <w:ins w:id="4804" w:author="Sammartano, Marc (BIC USA)" w:date="2015-06-01T10:59:00Z">
        <w:r w:rsidR="006B2707">
          <w:t xml:space="preserve">graphical </w:t>
        </w:r>
      </w:ins>
      <w:ins w:id="4805" w:author="Sammartano, Marc (BIC USA)" w:date="2015-06-01T11:00:00Z">
        <w:r w:rsidR="006B2707">
          <w:t>object</w:t>
        </w:r>
      </w:ins>
      <w:ins w:id="4806" w:author="Sammartano, Marc (BIC USA)" w:date="2015-06-01T11:01:00Z">
        <w:r w:rsidR="00093C3B">
          <w:t xml:space="preserve"> that holds a pointer to the bitmap</w:t>
        </w:r>
      </w:ins>
      <w:ins w:id="4807" w:author="Sammartano, Marc (BIC USA)" w:date="2015-06-01T11:00:00Z">
        <w:r w:rsidR="00093C3B">
          <w:t>.</w:t>
        </w:r>
      </w:ins>
      <w:ins w:id="4808" w:author="Sammartano, Marc (BIC USA)" w:date="2015-06-01T11:01:00Z">
        <w:r w:rsidR="00093C3B">
          <w:t xml:space="preserve"> </w:t>
        </w:r>
      </w:ins>
      <w:ins w:id="4809" w:author="Sammartano, Marc (BIC USA)" w:date="2015-06-01T11:02:00Z">
        <w:r w:rsidR="00093C3B">
          <w:t>Do not confuse the</w:t>
        </w:r>
      </w:ins>
      <w:ins w:id="4810" w:author="Sammartano, Marc (BIC USA)" w:date="2015-06-01T11:01:00Z">
        <w:r w:rsidR="00093C3B">
          <w:t xml:space="preserve"> bitmap </w:t>
        </w:r>
      </w:ins>
      <w:ins w:id="4811" w:author="Sammartano, Marc (BIC USA)" w:date="2015-06-01T11:02:00Z">
        <w:r w:rsidR="00093C3B">
          <w:t xml:space="preserve">with </w:t>
        </w:r>
      </w:ins>
      <w:ins w:id="4812" w:author="Sammartano, Marc (BIC USA)" w:date="2015-06-01T11:01:00Z">
        <w:r w:rsidR="00093C3B">
          <w:t>the graphical</w:t>
        </w:r>
      </w:ins>
      <w:ins w:id="4813" w:author="Sammartano, Marc (BIC USA)" w:date="2015-06-01T11:02:00Z">
        <w:r w:rsidR="00093C3B">
          <w:t xml:space="preserve"> object</w:t>
        </w:r>
      </w:ins>
      <w:ins w:id="4814" w:author="Sammartano, Marc (BIC USA)" w:date="2015-06-01T11:01:00Z">
        <w:r w:rsidR="00093C3B">
          <w:t>.</w:t>
        </w:r>
      </w:ins>
      <w:ins w:id="4815" w:author="Sammartano, Marc (BIC USA)" w:date="2015-06-01T11:03:00Z">
        <w:r w:rsidR="00093C3B">
          <w:t xml:space="preserve"> You cannot use the Object Number to access the bitmap, and you cannot use the bitmap pointer to modify the graphical object.</w:t>
        </w:r>
      </w:ins>
    </w:p>
    <w:p w:rsidR="00CB6A1E" w:rsidRDefault="006019DD" w:rsidP="006019DD">
      <w:pPr>
        <w:rPr>
          <w:ins w:id="4816" w:author="Sammartano, Marc (BIC USA)" w:date="2015-06-01T10:49:00Z"/>
        </w:rPr>
      </w:pPr>
      <w:r>
        <w:t>Android devices limit the amount of memory available to your program.</w:t>
      </w:r>
      <w:r w:rsidRPr="006019DD">
        <w:t xml:space="preserve"> </w:t>
      </w:r>
      <w:r>
        <w:t xml:space="preserve">Bitmaps may use large blocks of memory, and so may exceed the application memory limit. If </w:t>
      </w:r>
      <w:ins w:id="4817" w:author="Sammartano, Marc (BIC USA)" w:date="2015-06-01T10:50:00Z">
        <w:r w:rsidR="00CB6A1E">
          <w:t xml:space="preserve">a command that creates a bitmap exceeds </w:t>
        </w:r>
      </w:ins>
      <w:r>
        <w:t>the limit</w:t>
      </w:r>
      <w:ins w:id="4818" w:author="Sammartano, Marc (BIC USA)" w:date="2015-06-01T10:50:00Z">
        <w:r w:rsidR="006B2707">
          <w:t>, the bitmap</w:t>
        </w:r>
      </w:ins>
      <w:r>
        <w:t xml:space="preserve"> is </w:t>
      </w:r>
      <w:ins w:id="4819" w:author="Sammartano, Marc (BIC USA)" w:date="2015-06-01T10:51:00Z">
        <w:r w:rsidR="006B2707">
          <w:t>not created</w:t>
        </w:r>
      </w:ins>
      <w:del w:id="4820" w:author="Sammartano, Marc (BIC USA)" w:date="2015-06-01T10:51:00Z">
        <w:r w:rsidDel="006B2707">
          <w:delText>exceeded</w:delText>
        </w:r>
      </w:del>
      <w:r>
        <w:t xml:space="preserve">, </w:t>
      </w:r>
      <w:ins w:id="4821" w:author="Sammartano, Marc (BIC USA)" w:date="2015-06-01T10:51:00Z">
        <w:r w:rsidR="006B2707">
          <w:t xml:space="preserve">and the </w:t>
        </w:r>
      </w:ins>
      <w:ins w:id="4822" w:author="Sammartano, Marc (BIC USA)" w:date="2015-06-01T10:49:00Z">
        <w:r w:rsidR="00CB6A1E">
          <w:t>command</w:t>
        </w:r>
      </w:ins>
      <w:ins w:id="4823" w:author="Sammartano, Marc (BIC USA)" w:date="2015-06-01T10:51:00Z">
        <w:r w:rsidR="006B2707">
          <w:t xml:space="preserve"> </w:t>
        </w:r>
      </w:ins>
      <w:ins w:id="4824" w:author="Sammartano, Marc (BIC USA)" w:date="2015-06-01T10:52:00Z">
        <w:r w:rsidR="006B2707">
          <w:t xml:space="preserve">returns </w:t>
        </w:r>
      </w:ins>
      <w:ins w:id="4825" w:author="Sammartano, Marc (BIC USA)" w:date="2015-06-01T10:49:00Z">
        <w:r w:rsidR="00CB6A1E">
          <w:t>-1</w:t>
        </w:r>
      </w:ins>
      <w:ins w:id="4826" w:author="Sammartano, Marc (BIC USA)" w:date="2015-06-01T10:52:00Z">
        <w:r w:rsidR="006B2707">
          <w:t>, an invalid</w:t>
        </w:r>
      </w:ins>
      <w:ins w:id="4827" w:author="Sammartano, Marc (BIC USA)" w:date="2015-06-01T10:49:00Z">
        <w:r w:rsidR="00CB6A1E">
          <w:t xml:space="preserve"> bitmap pointer.</w:t>
        </w:r>
      </w:ins>
      <w:ins w:id="4828" w:author="Sammartano, Marc (BIC USA)" w:date="2015-06-01T10:51:00Z">
        <w:r w:rsidR="006B2707">
          <w:t xml:space="preserve"> Your program should t</w:t>
        </w:r>
      </w:ins>
      <w:ins w:id="4829" w:author="Sammartano, Marc (BIC USA)" w:date="2015-06-01T10:52:00Z">
        <w:r w:rsidR="006B2707">
          <w:t xml:space="preserve">est the bitmap pointer to find out if the bitmap was created. If the bitmap pointer is -1, you can </w:t>
        </w:r>
      </w:ins>
      <w:ins w:id="4830" w:author="Sammartano, Marc (BIC USA)" w:date="2015-06-01T10:53:00Z">
        <w:r w:rsidR="006B2707">
          <w:t xml:space="preserve">call the </w:t>
        </w:r>
        <w:r w:rsidR="006B2707" w:rsidRPr="006B2707">
          <w:rPr>
            <w:b/>
          </w:rPr>
          <w:t>GETERROR$()</w:t>
        </w:r>
        <w:r w:rsidR="006B2707">
          <w:t xml:space="preserve"> function to get information about the error.</w:t>
        </w:r>
      </w:ins>
    </w:p>
    <w:p w:rsidR="006019DD" w:rsidRDefault="006B2707" w:rsidP="006019DD">
      <w:ins w:id="4831" w:author="Sammartano, Marc (BIC USA)" w:date="2015-06-01T10:54:00Z">
        <w:r>
          <w:t xml:space="preserve">If a command exceeds the memory limit, but BASIC! does not catch the out-of-memory condition, </w:t>
        </w:r>
      </w:ins>
      <w:r w:rsidR="006019DD">
        <w:t xml:space="preserve">your program </w:t>
      </w:r>
      <w:del w:id="4832" w:author="Sammartano, Marc (BIC USA)" w:date="2015-06-01T10:54:00Z">
        <w:r w:rsidR="006019DD" w:rsidDel="006B2707">
          <w:delText xml:space="preserve">will </w:delText>
        </w:r>
      </w:del>
      <w:r w:rsidR="006019DD">
        <w:t>terminate</w:t>
      </w:r>
      <w:ins w:id="4833" w:author="Sammartano, Marc (BIC USA)" w:date="2015-06-01T10:54:00Z">
        <w:r>
          <w:t>s</w:t>
        </w:r>
      </w:ins>
      <w:r w:rsidR="006019DD">
        <w:t xml:space="preserve"> with an error message displayed on the </w:t>
      </w:r>
      <w:del w:id="4834" w:author="Sammartano, Marc (BIC USA)" w:date="2015-06-01T10:55:00Z">
        <w:r w:rsidR="006019DD" w:rsidDel="006B2707">
          <w:delText>c</w:delText>
        </w:r>
      </w:del>
      <w:ins w:id="4835" w:author="Sammartano, Marc (BIC USA)" w:date="2015-06-01T10:55:00Z">
        <w:r>
          <w:t>C</w:t>
        </w:r>
      </w:ins>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Del="00CB6A1E" w:rsidRDefault="00097F7B" w:rsidP="006019DD">
      <w:pPr>
        <w:rPr>
          <w:del w:id="4836" w:author="Sammartano, Marc (BIC USA)" w:date="2015-06-01T10:47:00Z"/>
        </w:rPr>
      </w:pPr>
      <w:del w:id="4837" w:author="Sammartano, Marc (BIC USA)" w:date="2015-06-01T10:47:00Z">
        <w:r w:rsidDel="00CB6A1E">
          <w:lastRenderedPageBreak/>
          <w:delText xml:space="preserve">When a bitmap is created, it is added to a list of bitmaps. At the same time, a </w:delText>
        </w:r>
        <w:r w:rsidR="005245D1" w:rsidDel="00CB6A1E">
          <w:delText>bitmap</w:delText>
        </w:r>
        <w:r w:rsidDel="00CB6A1E">
          <w:delText xml:space="preserve"> object is added to the Object List</w:delText>
        </w:r>
        <w:r w:rsidR="005245D1" w:rsidDel="00CB6A1E">
          <w:delText>. Your program works with the bitmap through the bitmap object.</w:delText>
        </w:r>
      </w:del>
    </w:p>
    <w:p w:rsidR="00D05EDD" w:rsidRDefault="00D05EDD" w:rsidP="005F4916">
      <w:pPr>
        <w:pStyle w:val="Heading3"/>
      </w:pPr>
      <w:bookmarkStart w:id="4838" w:name="_Toc427508816"/>
      <w:r>
        <w:t xml:space="preserve">Gr.bitmap.create </w:t>
      </w:r>
      <w:r w:rsidR="00231401">
        <w:t>&lt;</w:t>
      </w:r>
      <w:r>
        <w:t>bitmap_ptr</w:t>
      </w:r>
      <w:r w:rsidR="00231401">
        <w:t>_nvar&gt;</w:t>
      </w:r>
      <w:r>
        <w:t>, width, height</w:t>
      </w:r>
      <w:bookmarkEnd w:id="4838"/>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del w:id="4839" w:author="Sammartano, Marc (BIC USA)" w:date="2015-06-01T10:57:00Z">
        <w:r w:rsidDel="006B2707">
          <w:delText>object</w:delText>
        </w:r>
      </w:del>
      <w:ins w:id="4840" w:author="Sammartano, Marc (BIC USA)" w:date="2015-06-01T10:57:00Z">
        <w:r w:rsidR="006B2707">
          <w:t>in the &lt;bitmap_ptr_nvar&gt; variable</w:t>
        </w:r>
      </w:ins>
      <w:r>
        <w:t xml:space="preserve"> for use with the other </w:t>
      </w:r>
      <w:del w:id="4841" w:author="Sammartano, Marc (BIC USA)" w:date="2015-06-01T11:05:00Z">
        <w:r w:rsidDel="00093C3B">
          <w:delText>g</w:delText>
        </w:r>
      </w:del>
      <w:ins w:id="4842" w:author="Sammartano, Marc (BIC USA)" w:date="2015-06-01T11:05:00Z">
        <w:r w:rsidR="00093C3B" w:rsidRPr="00093C3B">
          <w:rPr>
            <w:b/>
          </w:rPr>
          <w:t>G</w:t>
        </w:r>
      </w:ins>
      <w:r w:rsidRPr="00093C3B">
        <w:rPr>
          <w:b/>
        </w:rPr>
        <w:t>r.bitmap</w:t>
      </w:r>
      <w:r>
        <w:t xml:space="preserve"> commands.</w:t>
      </w:r>
      <w:ins w:id="4843" w:author="Sammartano, Marc (BIC USA)" w:date="2015-06-01T10:57:00Z">
        <w:r w:rsidR="006B2707">
          <w:t xml:space="preserve"> If there is not enough memory available to create the bitmap</w:t>
        </w:r>
      </w:ins>
      <w:ins w:id="4844" w:author="Sammartano, Marc (BIC USA)" w:date="2015-06-01T10:58:00Z">
        <w:r w:rsidR="006B2707">
          <w:t xml:space="preserve">, the returned bitmap pointer is -1. </w:t>
        </w:r>
      </w:ins>
      <w:ins w:id="4845" w:author="Sammartano, Marc (BIC USA)" w:date="2015-06-01T11:48:00Z">
        <w:r w:rsidR="00DD5DB6">
          <w:t>C</w:t>
        </w:r>
      </w:ins>
      <w:ins w:id="4846" w:author="Sammartano, Marc (BIC USA)" w:date="2015-06-01T10:58:00Z">
        <w:r w:rsidR="006B2707">
          <w:t xml:space="preserve">all </w:t>
        </w:r>
        <w:r w:rsidR="006B2707" w:rsidRPr="006B2707">
          <w:rPr>
            <w:b/>
          </w:rPr>
          <w:t>GETERROR$()</w:t>
        </w:r>
        <w:r w:rsidR="006B2707">
          <w:t xml:space="preserve"> </w:t>
        </w:r>
      </w:ins>
      <w:ins w:id="4847" w:author="Sammartano, Marc (BIC USA)" w:date="2015-06-01T11:48:00Z">
        <w:r w:rsidR="00DD5DB6">
          <w:t>for</w:t>
        </w:r>
      </w:ins>
      <w:ins w:id="4848" w:author="Sammartano, Marc (BIC USA)" w:date="2015-06-01T10:58:00Z">
        <w:r w:rsidR="006B2707">
          <w:t xml:space="preserve"> information about the failure.</w:t>
        </w:r>
      </w:ins>
    </w:p>
    <w:p w:rsidR="009558AD" w:rsidRDefault="003A4712" w:rsidP="005F4916">
      <w:pPr>
        <w:pStyle w:val="Heading3"/>
      </w:pPr>
      <w:bookmarkStart w:id="4849" w:name="_Toc427508817"/>
      <w:r>
        <w:t>Gr.</w:t>
      </w:r>
      <w:r w:rsidR="009558AD">
        <w:t xml:space="preserve">bitmap.load </w:t>
      </w:r>
      <w:r w:rsidR="00231401">
        <w:t>&lt;bitmap_ptr_nvar&gt;</w:t>
      </w:r>
      <w:r w:rsidR="009558AD">
        <w:t xml:space="preserve">, </w:t>
      </w:r>
      <w:r w:rsidR="00327AB9">
        <w:t>&lt;f</w:t>
      </w:r>
      <w:r w:rsidR="009558AD">
        <w:t>ile_name</w:t>
      </w:r>
      <w:r w:rsidR="00327AB9">
        <w:t>_sexp&gt;</w:t>
      </w:r>
      <w:bookmarkEnd w:id="4849"/>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Creates a bitmap</w:t>
      </w:r>
      <w:del w:id="4850" w:author="Sammartano, Marc (BIC USA)" w:date="2015-06-01T11:05:00Z">
        <w:r w:rsidDel="00093C3B">
          <w:delText xml:space="preserve"> object</w:delText>
        </w:r>
      </w:del>
      <w:r>
        <w:t xml:space="preserve"> from the file specified in the </w:t>
      </w:r>
      <w:r w:rsidR="00327AB9">
        <w:t>f</w:t>
      </w:r>
      <w:r>
        <w:t>ile_name string</w:t>
      </w:r>
      <w:r w:rsidR="00327AB9">
        <w:t xml:space="preserve"> expression</w:t>
      </w:r>
      <w:r>
        <w:t>. Return</w:t>
      </w:r>
      <w:r w:rsidR="00D05EDD">
        <w:t>s</w:t>
      </w:r>
      <w:r>
        <w:t xml:space="preserve"> a pointer to the created bitmap</w:t>
      </w:r>
      <w:del w:id="4851" w:author="Sammartano, Marc (BIC USA)" w:date="2015-06-01T11:05:00Z">
        <w:r w:rsidDel="00093C3B">
          <w:delText xml:space="preserve"> object</w:delText>
        </w:r>
      </w:del>
      <w:r>
        <w:t xml:space="preserve"> for use with </w:t>
      </w:r>
      <w:del w:id="4852" w:author="Sammartano, Marc (BIC USA)" w:date="2015-06-01T11:05:00Z">
        <w:r w:rsidDel="00093C3B">
          <w:delText>the</w:delText>
        </w:r>
      </w:del>
      <w:ins w:id="4853" w:author="Sammartano, Marc (BIC USA)" w:date="2015-06-01T11:05:00Z">
        <w:r w:rsidR="00093C3B">
          <w:t>other</w:t>
        </w:r>
      </w:ins>
      <w:r>
        <w:t xml:space="preserve"> </w:t>
      </w:r>
      <w:r w:rsidR="00CF450B">
        <w:rPr>
          <w:b/>
        </w:rPr>
        <w:t>G</w:t>
      </w:r>
      <w:r w:rsidR="00D05EDD" w:rsidRPr="00327AB9">
        <w:rPr>
          <w:b/>
        </w:rPr>
        <w:t>r.bitmap</w:t>
      </w:r>
      <w:r>
        <w:t xml:space="preserve"> commands.</w:t>
      </w:r>
      <w:ins w:id="4854" w:author="Sammartano, Marc (BIC USA)" w:date="2015-06-01T11:06:00Z">
        <w:r w:rsidR="00093C3B">
          <w:t xml:space="preserve"> If there is not enough memory available to create the bitmap, the returned bitmap pointer is -1. </w:t>
        </w:r>
      </w:ins>
      <w:ins w:id="4855" w:author="Sammartano, Marc (BIC USA)" w:date="2015-06-01T11:49:00Z">
        <w:r w:rsidR="00DD5DB6">
          <w:t>C</w:t>
        </w:r>
      </w:ins>
      <w:ins w:id="4856" w:author="Sammartano, Marc (BIC USA)" w:date="2015-06-01T11:06:00Z">
        <w:r w:rsidR="00093C3B">
          <w:t xml:space="preserve">all </w:t>
        </w:r>
        <w:r w:rsidR="00093C3B" w:rsidRPr="006B2707">
          <w:rPr>
            <w:b/>
          </w:rPr>
          <w:t>GETERROR$()</w:t>
        </w:r>
        <w:r w:rsidR="00093C3B">
          <w:t xml:space="preserve"> </w:t>
        </w:r>
      </w:ins>
      <w:ins w:id="4857" w:author="Sammartano, Marc (BIC USA)" w:date="2015-06-01T11:49:00Z">
        <w:r w:rsidR="00DD5DB6">
          <w:t>for</w:t>
        </w:r>
      </w:ins>
      <w:ins w:id="4858" w:author="Sammartano, Marc (BIC USA)" w:date="2015-06-01T11:06:00Z">
        <w:r w:rsidR="00093C3B">
          <w:t xml:space="preserve"> information about the failure.</w:t>
        </w:r>
      </w:ins>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4859" w:name="_Toc427508818"/>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4859"/>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4860" w:name="_Toc427508819"/>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4860"/>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ins w:id="4861" w:author="Sammartano, Marc (BIC USA)" w:date="2015-06-01T11:07:00Z">
        <w:r w:rsidR="00093C3B">
          <w:t xml:space="preserve"> If there is not enough memory available to create the new bitmap, the returned bitmap pointer is -1. </w:t>
        </w:r>
      </w:ins>
      <w:ins w:id="4862" w:author="Sammartano, Marc (BIC USA)" w:date="2015-06-01T11:49:00Z">
        <w:r w:rsidR="00DD5DB6">
          <w:t>C</w:t>
        </w:r>
      </w:ins>
      <w:ins w:id="4863" w:author="Sammartano, Marc (BIC USA)" w:date="2015-06-01T11:07:00Z">
        <w:r w:rsidR="00093C3B">
          <w:t xml:space="preserve">all </w:t>
        </w:r>
        <w:r w:rsidR="00093C3B" w:rsidRPr="006B2707">
          <w:rPr>
            <w:b/>
          </w:rPr>
          <w:t>GETERROR$()</w:t>
        </w:r>
        <w:r w:rsidR="00093C3B">
          <w:t xml:space="preserve"> </w:t>
        </w:r>
      </w:ins>
      <w:ins w:id="4864" w:author="Sammartano, Marc (BIC USA)" w:date="2015-06-01T11:49:00Z">
        <w:r w:rsidR="00DD5DB6">
          <w:t>for</w:t>
        </w:r>
      </w:ins>
      <w:ins w:id="4865" w:author="Sammartano, Marc (BIC USA)" w:date="2015-06-01T11:07:00Z">
        <w:r w:rsidR="00093C3B">
          <w:t xml:space="preserve"> information about the failure.</w:t>
        </w:r>
      </w:ins>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lastRenderedPageBreak/>
        <w:t xml:space="preserve">Neither the </w:t>
      </w:r>
      <w:r w:rsidR="008C1657">
        <w:t>w</w:t>
      </w:r>
      <w:r>
        <w:t xml:space="preserve">idth value nor the </w:t>
      </w:r>
      <w:r w:rsidR="008C1657">
        <w:t>h</w:t>
      </w:r>
      <w:r>
        <w:t>eight value may be zero.</w:t>
      </w:r>
    </w:p>
    <w:p w:rsidR="004069B2" w:rsidRDefault="004069B2" w:rsidP="009558AD">
      <w:del w:id="4866" w:author="Sammartano, Marc (BIC USA)" w:date="2015-06-01T11:08:00Z">
        <w:r w:rsidDel="00093C3B">
          <w:delText>T</w:delText>
        </w:r>
      </w:del>
      <w:ins w:id="4867" w:author="Sammartano, Marc (BIC USA)" w:date="2015-06-01T11:08:00Z">
        <w:r w:rsidR="00093C3B">
          <w:t>Use t</w:t>
        </w:r>
      </w:ins>
      <w:r>
        <w:t xml:space="preserve">he optional </w:t>
      </w:r>
      <w:r w:rsidR="008C1657">
        <w:t>s</w:t>
      </w:r>
      <w:r>
        <w:t xml:space="preserve">moothing </w:t>
      </w:r>
      <w:r w:rsidR="008C1657">
        <w:t>logical</w:t>
      </w:r>
      <w:r>
        <w:t xml:space="preserve"> expression </w:t>
      </w:r>
      <w:r w:rsidR="001E42B4">
        <w:t>(&lt;smoothing_l</w:t>
      </w:r>
      <w:r w:rsidR="009E12C2">
        <w:t>exp</w:t>
      </w:r>
      <w:r w:rsidR="001E42B4">
        <w:t xml:space="preserve">&gt;) </w:t>
      </w:r>
      <w:del w:id="4868" w:author="Sammartano, Marc (BIC USA)" w:date="2015-06-01T11:08:00Z">
        <w:r w:rsidDel="00093C3B">
          <w:delText xml:space="preserve">can be used </w:delText>
        </w:r>
      </w:del>
      <w:r w:rsidR="008C1657">
        <w:t xml:space="preserve">to </w:t>
      </w:r>
      <w:r>
        <w:t xml:space="preserve">request that the scaled image not be smoothed. If the expression is </w:t>
      </w:r>
      <w:del w:id="4869" w:author="Sammartano, Marc (BIC USA)" w:date="2015-06-01T11:08:00Z">
        <w:r w:rsidDel="00093C3B">
          <w:delText>zero</w:delText>
        </w:r>
      </w:del>
      <w:ins w:id="4870" w:author="Sammartano, Marc (BIC USA)" w:date="2015-06-01T11:08:00Z">
        <w:r w:rsidR="00093C3B">
          <w:t>false</w:t>
        </w:r>
      </w:ins>
      <w:r>
        <w:t xml:space="preserve"> </w:t>
      </w:r>
      <w:r w:rsidR="008C1657">
        <w:t>(</w:t>
      </w:r>
      <w:del w:id="4871" w:author="Sammartano, Marc (BIC USA)" w:date="2015-06-01T11:08:00Z">
        <w:r w:rsidR="008C1657" w:rsidDel="00093C3B">
          <w:delText>false</w:delText>
        </w:r>
      </w:del>
      <w:ins w:id="4872" w:author="Sammartano, Marc (BIC USA)" w:date="2015-06-01T11:08:00Z">
        <w:r w:rsidR="00093C3B">
          <w:t>zero</w:t>
        </w:r>
      </w:ins>
      <w:r w:rsidR="008C1657">
        <w:t xml:space="preserve">) </w:t>
      </w:r>
      <w:r>
        <w:t xml:space="preserve">then the image will not be smoothed. If the optional parameter is </w:t>
      </w:r>
      <w:ins w:id="4873" w:author="Sammartano, Marc (BIC USA)" w:date="2015-06-01T11:09:00Z">
        <w:r w:rsidR="00093C3B">
          <w:t>true (</w:t>
        </w:r>
      </w:ins>
      <w:r>
        <w:t>not</w:t>
      </w:r>
      <w:r w:rsidR="008C1657">
        <w:t xml:space="preserve"> zero</w:t>
      </w:r>
      <w:del w:id="4874" w:author="Sammartano, Marc (BIC USA)" w:date="2015-06-01T11:09:00Z">
        <w:r w:rsidR="008C1657" w:rsidDel="00093C3B">
          <w:delText xml:space="preserve"> (true</w:delText>
        </w:r>
      </w:del>
      <w:r w:rsidR="008C1657">
        <w:t>) or not</w:t>
      </w:r>
      <w:r>
        <w:t xml:space="preserve"> specified then the image will be smoothed.</w:t>
      </w:r>
    </w:p>
    <w:p w:rsidR="009558AD" w:rsidRDefault="003A4712" w:rsidP="005F4916">
      <w:pPr>
        <w:pStyle w:val="Heading3"/>
      </w:pPr>
      <w:bookmarkStart w:id="4875" w:name="_Toc427508820"/>
      <w:r>
        <w:t>Gr.</w:t>
      </w:r>
      <w:r w:rsidR="009558AD">
        <w:t xml:space="preserve">bitmap.delete </w:t>
      </w:r>
      <w:r w:rsidR="00231401">
        <w:t>&lt;bitmap_ptr_n</w:t>
      </w:r>
      <w:r w:rsidR="00E502B3">
        <w:t>exp</w:t>
      </w:r>
      <w:r w:rsidR="00231401">
        <w:t>&gt;</w:t>
      </w:r>
      <w:bookmarkEnd w:id="4875"/>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pPr>
        <w:rPr>
          <w:ins w:id="4876" w:author="Sammartano, Marc (BIC USA)" w:date="2015-06-01T11:10:00Z"/>
        </w:rPr>
      </w:pPr>
      <w:r>
        <w:t>Deletes a</w:t>
      </w:r>
      <w:ins w:id="4877" w:author="Sammartano, Marc (BIC USA)" w:date="2015-06-01T11:14:00Z">
        <w:r w:rsidR="005462CA">
          <w:t>n existing</w:t>
        </w:r>
      </w:ins>
      <w:del w:id="4878" w:author="Sammartano, Marc (BIC USA)" w:date="2015-06-01T11:14:00Z">
        <w:r w:rsidDel="005462CA">
          <w:delText xml:space="preserve"> previously loaded or scaled</w:delText>
        </w:r>
      </w:del>
      <w:r>
        <w:t xml:space="preserve"> bitmap. The bitmap's memory is returned to the system.</w:t>
      </w:r>
    </w:p>
    <w:p w:rsidR="00093C3B" w:rsidRPr="005462CA" w:rsidRDefault="00093C3B" w:rsidP="009558AD">
      <w:ins w:id="4879" w:author="Sammartano, Marc (BIC USA)" w:date="2015-06-01T11:10:00Z">
        <w:r>
          <w:t xml:space="preserve">This does not destroy any graphical object that </w:t>
        </w:r>
      </w:ins>
      <w:ins w:id="4880" w:author="Sammartano, Marc (BIC USA)" w:date="2015-06-01T11:11:00Z">
        <w:r w:rsidR="005462CA">
          <w:t xml:space="preserve">points to the bitmap. If you do not </w:t>
        </w:r>
        <w:r w:rsidR="005462CA" w:rsidRPr="005462CA">
          <w:rPr>
            <w:b/>
          </w:rPr>
          <w:t>Gr.hide</w:t>
        </w:r>
        <w:r w:rsidR="005462CA">
          <w:t xml:space="preserve"> such objects, or remove them fr</w:t>
        </w:r>
      </w:ins>
      <w:ins w:id="4881" w:author="Sammartano, Marc (BIC USA)" w:date="2015-06-01T11:12:00Z">
        <w:r w:rsidR="005462CA">
          <w:t xml:space="preserve">om the Display List, you will get a run-time error from the next </w:t>
        </w:r>
        <w:r w:rsidR="005462CA">
          <w:rPr>
            <w:b/>
          </w:rPr>
          <w:t>Gr.render</w:t>
        </w:r>
        <w:r w:rsidR="005462CA">
          <w:t xml:space="preserve"> command.</w:t>
        </w:r>
      </w:ins>
    </w:p>
    <w:p w:rsidR="00963048" w:rsidRDefault="003A4712" w:rsidP="005F4916">
      <w:pPr>
        <w:pStyle w:val="Heading3"/>
      </w:pPr>
      <w:bookmarkStart w:id="4882" w:name="_Toc427508821"/>
      <w:r>
        <w:t>Gr.</w:t>
      </w:r>
      <w:r w:rsidR="00963048">
        <w:t xml:space="preserve">bitmap.crop </w:t>
      </w:r>
      <w:r w:rsidR="000F725A">
        <w:t>&lt;new_bitmap_</w:t>
      </w:r>
      <w:del w:id="4883" w:author="Sammartano, Marc (BIC USA)" w:date="2015-06-01T11:46:00Z">
        <w:r w:rsidR="000F725A" w:rsidDel="00DD5DB6">
          <w:delText>object</w:delText>
        </w:r>
      </w:del>
      <w:ins w:id="4884" w:author="Sammartano, Marc (BIC USA)" w:date="2015-06-01T11:46:00Z">
        <w:r w:rsidR="00DD5DB6">
          <w:t>ptr</w:t>
        </w:r>
      </w:ins>
      <w:r w:rsidR="000F725A">
        <w:t>_n</w:t>
      </w:r>
      <w:r w:rsidR="0007633F">
        <w:t>var&gt;, &lt;source_bitmap_</w:t>
      </w:r>
      <w:del w:id="4885" w:author="Sammartano, Marc (BIC USA)" w:date="2015-06-01T11:46:00Z">
        <w:r w:rsidR="0007633F" w:rsidDel="00DD5DB6">
          <w:delText>object</w:delText>
        </w:r>
      </w:del>
      <w:ins w:id="4886" w:author="Sammartano, Marc (BIC USA)" w:date="2015-06-01T11:46:00Z">
        <w:r w:rsidR="00DD5DB6">
          <w:t>ptr</w:t>
        </w:r>
      </w:ins>
      <w:r w:rsidR="0007633F">
        <w:t>_nexp&gt;, &lt;x_nexp&gt;, &lt;y_nexp&gt;, &lt;width_nexp&gt;, &lt;height_nexp&gt;</w:t>
      </w:r>
      <w:bookmarkEnd w:id="4882"/>
      <w:r w:rsidR="00520661">
        <w:fldChar w:fldCharType="begin"/>
      </w:r>
      <w:r w:rsidR="00622D55">
        <w:instrText xml:space="preserve"> XE "</w:instrText>
      </w:r>
      <w:r w:rsidR="00622D55" w:rsidRPr="00EA61D4">
        <w:instrText>Gr.bitmap.crop &lt;new_bitmap_</w:instrText>
      </w:r>
      <w:del w:id="4887" w:author="Sammartano, Marc (BIC USA)" w:date="2015-06-01T11:46:00Z">
        <w:r w:rsidR="00622D55" w:rsidRPr="00EA61D4" w:rsidDel="00DD5DB6">
          <w:delInstrText>object</w:delInstrText>
        </w:r>
      </w:del>
      <w:ins w:id="4888" w:author="Sammartano, Marc (BIC USA)" w:date="2015-06-01T11:46:00Z">
        <w:r w:rsidR="00DD5DB6">
          <w:instrText>ptr</w:instrText>
        </w:r>
      </w:ins>
      <w:r w:rsidR="00622D55" w:rsidRPr="00EA61D4">
        <w:instrText>_nvar&gt;, &lt;source_bitmap_</w:instrText>
      </w:r>
      <w:del w:id="4889" w:author="Sammartano, Marc (BIC USA)" w:date="2015-06-01T11:46:00Z">
        <w:r w:rsidR="00622D55" w:rsidRPr="00EA61D4" w:rsidDel="00DD5DB6">
          <w:delInstrText>object</w:delInstrText>
        </w:r>
      </w:del>
      <w:ins w:id="4890" w:author="Sammartano, Marc (BIC USA)" w:date="2015-06-01T11:46:00Z">
        <w:r w:rsidR="00DD5DB6">
          <w:instrText>ptr</w:instrText>
        </w:r>
      </w:ins>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ins w:id="4891" w:author="Sammartano, Marc (BIC USA)" w:date="2015-06-01T11:14:00Z">
        <w:r>
          <w:t>Creates a cropped copy of an existing</w:t>
        </w:r>
      </w:ins>
      <w:del w:id="4892" w:author="Sammartano, Marc (BIC USA)" w:date="2015-06-01T11:15:00Z">
        <w:r w:rsidR="0007633F" w:rsidDel="005462CA">
          <w:delText>T</w:delText>
        </w:r>
        <w:r w:rsidR="008C1657" w:rsidDel="005462CA">
          <w:delText>he previously loaded</w:delText>
        </w:r>
      </w:del>
      <w:r w:rsidR="008C1657">
        <w:t xml:space="preserve"> source bit</w:t>
      </w:r>
      <w:r w:rsidR="0007633F">
        <w:t xml:space="preserve">map </w:t>
      </w:r>
      <w:del w:id="4893" w:author="Sammartano, Marc (BIC USA)" w:date="2015-06-01T11:16:00Z">
        <w:r w:rsidR="0007633F" w:rsidDel="005462CA">
          <w:delText>represent</w:delText>
        </w:r>
      </w:del>
      <w:ins w:id="4894" w:author="Sammartano, Marc (BIC USA)" w:date="2015-06-01T11:16:00Z">
        <w:r>
          <w:t>specifi</w:t>
        </w:r>
      </w:ins>
      <w:r w:rsidR="0007633F">
        <w:t>ed by &lt;source_bitmap_</w:t>
      </w:r>
      <w:del w:id="4895" w:author="Sammartano, Marc (BIC USA)" w:date="2015-06-01T11:46:00Z">
        <w:r w:rsidR="0007633F" w:rsidDel="00DD5DB6">
          <w:delText>object</w:delText>
        </w:r>
      </w:del>
      <w:ins w:id="4896" w:author="Sammartano, Marc (BIC USA)" w:date="2015-06-01T11:46:00Z">
        <w:r w:rsidR="00DD5DB6">
          <w:t>ptr</w:t>
        </w:r>
      </w:ins>
      <w:r w:rsidR="0007633F">
        <w:t>_nexp&gt;</w:t>
      </w:r>
      <w:del w:id="4897" w:author="Sammartano, Marc (BIC USA)" w:date="2015-06-01T11:16:00Z">
        <w:r w:rsidR="0007633F" w:rsidDel="005462CA">
          <w:delText xml:space="preserve"> will be cropped</w:delText>
        </w:r>
      </w:del>
      <w:r w:rsidR="0007633F">
        <w:t xml:space="preserve">. </w:t>
      </w:r>
      <w:r w:rsidR="00AC0CD1">
        <w:t>The source bitmap is unaffected; a rectangular section is copied into a new</w:t>
      </w:r>
      <w:del w:id="4898" w:author="Sammartano, Marc (BIC USA)" w:date="2015-06-01T11:41:00Z">
        <w:r w:rsidR="00097F7B" w:rsidDel="00DD5DB6">
          <w:delText>, cropped</w:delText>
        </w:r>
      </w:del>
      <w:r w:rsidR="00AC0CD1">
        <w:t xml:space="preserve"> bitmap. </w:t>
      </w:r>
      <w:del w:id="4899" w:author="Sammartano, Marc (BIC USA)" w:date="2015-06-01T11:45:00Z">
        <w:r w:rsidR="00097F7B" w:rsidDel="00DD5DB6">
          <w:delText xml:space="preserve">A new bitmap </w:delText>
        </w:r>
      </w:del>
      <w:del w:id="4900" w:author="Sammartano, Marc (BIC USA)" w:date="2015-06-01T11:44:00Z">
        <w:r w:rsidR="00097F7B" w:rsidDel="00DD5DB6">
          <w:delText>object</w:delText>
        </w:r>
      </w:del>
      <w:del w:id="4901" w:author="Sammartano, Marc (BIC USA)" w:date="2015-06-01T11:45:00Z">
        <w:r w:rsidR="00097F7B" w:rsidDel="00DD5DB6">
          <w:delText xml:space="preserve"> is added to the Object List</w:delText>
        </w:r>
        <w:r w:rsidR="00AC0CD1" w:rsidDel="00DD5DB6">
          <w:delText xml:space="preserve">. </w:delText>
        </w:r>
      </w:del>
      <w:r w:rsidR="00AC0CD1">
        <w:t xml:space="preserve">A </w:t>
      </w:r>
      <w:r w:rsidR="0007633F">
        <w:t xml:space="preserve">pointer </w:t>
      </w:r>
      <w:r w:rsidR="00AC0CD1">
        <w:t xml:space="preserve">to the </w:t>
      </w:r>
      <w:r w:rsidR="00097F7B">
        <w:t xml:space="preserve">new </w:t>
      </w:r>
      <w:r w:rsidR="00AC0CD1">
        <w:t>bitmap</w:t>
      </w:r>
      <w:del w:id="4902" w:author="Sammartano, Marc (BIC USA)" w:date="2015-06-01T11:43:00Z">
        <w:r w:rsidR="00AC0CD1" w:rsidDel="00DD5DB6">
          <w:delText xml:space="preserve"> </w:delText>
        </w:r>
        <w:r w:rsidR="00097F7B" w:rsidDel="00DD5DB6">
          <w:delText>object</w:delText>
        </w:r>
      </w:del>
      <w:r w:rsidR="00097F7B">
        <w:t xml:space="preserve"> is returned</w:t>
      </w:r>
      <w:r w:rsidR="0007633F">
        <w:t xml:space="preserve"> in </w:t>
      </w:r>
      <w:r w:rsidR="000F725A">
        <w:t>&lt;new_bitmap_</w:t>
      </w:r>
      <w:del w:id="4903" w:author="Sammartano, Marc (BIC USA)" w:date="2015-06-01T11:45:00Z">
        <w:r w:rsidR="000F725A" w:rsidDel="00DD5DB6">
          <w:delText>object_</w:delText>
        </w:r>
      </w:del>
      <w:r w:rsidR="000F725A">
        <w:t>n</w:t>
      </w:r>
      <w:r w:rsidR="0007633F">
        <w:t>var&gt;.</w:t>
      </w:r>
      <w:ins w:id="4904" w:author="Sammartano, Marc (BIC USA)" w:date="2015-06-01T11:47:00Z">
        <w:r w:rsidR="00DD5DB6">
          <w:t xml:space="preserve"> If there is not enough memory available to create the new bitmap, the returned bitmap pointer is -1. </w:t>
        </w:r>
      </w:ins>
      <w:ins w:id="4905" w:author="Sammartano, Marc (BIC USA)" w:date="2015-06-01T11:49:00Z">
        <w:r w:rsidR="00DD5DB6">
          <w:t>C</w:t>
        </w:r>
      </w:ins>
      <w:ins w:id="4906" w:author="Sammartano, Marc (BIC USA)" w:date="2015-06-01T11:47:00Z">
        <w:r w:rsidR="00DD5DB6">
          <w:t xml:space="preserve">all </w:t>
        </w:r>
        <w:r w:rsidR="00DD5DB6" w:rsidRPr="006B2707">
          <w:rPr>
            <w:b/>
          </w:rPr>
          <w:t>GETERROR$()</w:t>
        </w:r>
        <w:r w:rsidR="00DD5DB6">
          <w:t xml:space="preserve"> </w:t>
        </w:r>
      </w:ins>
      <w:ins w:id="4907" w:author="Sammartano, Marc (BIC USA)" w:date="2015-06-01T11:49:00Z">
        <w:r w:rsidR="00DD5DB6">
          <w:t>for</w:t>
        </w:r>
      </w:ins>
      <w:ins w:id="4908" w:author="Sammartano, Marc (BIC USA)" w:date="2015-06-01T11:47:00Z">
        <w:r w:rsidR="00DD5DB6">
          <w:t xml:space="preserve"> information about the failure.</w:t>
        </w:r>
      </w:ins>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328908AE" wp14:editId="4E1EBA13">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909" w:name="_Toc427508822"/>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909"/>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910" w:name="_Gr.bitmap.draw_&lt;object_ptr_nvar&gt;,_&lt;"/>
      <w:bookmarkStart w:id="4911" w:name="_Toc427508823"/>
      <w:bookmarkEnd w:id="4910"/>
      <w:r>
        <w:lastRenderedPageBreak/>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4911"/>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ins w:id="4912" w:author="Sammartano, Marc (BIC USA)" w:date="2015-06-01T11:51:00Z">
        <w:r w:rsidR="00DD5DB6">
          <w:t xml:space="preserve">a graphical object that contains </w:t>
        </w:r>
      </w:ins>
      <w:ins w:id="4913" w:author="Sammartano, Marc (BIC USA)" w:date="2015-06-01T11:54:00Z">
        <w:r w:rsidR="0015576A">
          <w:t xml:space="preserve">a bitmap </w:t>
        </w:r>
      </w:ins>
      <w:r>
        <w:t xml:space="preserve">and inserts </w:t>
      </w:r>
      <w:del w:id="4914" w:author="Sammartano, Marc (BIC USA)" w:date="2015-06-01T11:51:00Z">
        <w:r w:rsidDel="00DD5DB6">
          <w:delText>a bitmap</w:delText>
        </w:r>
      </w:del>
      <w:ins w:id="4915" w:author="Sammartano, Marc (BIC USA)" w:date="2015-06-01T11:51:00Z">
        <w:r w:rsidR="00DD5DB6">
          <w:t>the</w:t>
        </w:r>
      </w:ins>
      <w:r>
        <w:t xml:space="preserve"> object into the </w:t>
      </w:r>
      <w:r w:rsidR="007B78EF">
        <w:t>Object</w:t>
      </w:r>
      <w:r>
        <w:t xml:space="preserve"> List. </w:t>
      </w:r>
      <w:ins w:id="4916" w:author="Sammartano, Marc (BIC USA)" w:date="2015-06-01T11:54:00Z">
        <w:r w:rsidR="0015576A">
          <w:t xml:space="preserve">The bitmap is specified by the bitmap pointer &lt;bitmap_ptr_nexp&gt;. </w:t>
        </w:r>
      </w:ins>
      <w:r>
        <w:t xml:space="preserve">The bitmap will be drawn with its upper left corner at the provided (x,y) coordinates. </w:t>
      </w:r>
      <w:r w:rsidR="004D446C">
        <w:t>The command r</w:t>
      </w:r>
      <w:r>
        <w:t xml:space="preserve">eturns the </w:t>
      </w:r>
      <w:del w:id="4917" w:author="Sammartano, Marc (BIC USA)" w:date="2015-06-01T11:50:00Z">
        <w:r w:rsidDel="00DD5DB6">
          <w:delText>Display</w:delText>
        </w:r>
      </w:del>
      <w:ins w:id="4918" w:author="Sammartano, Marc (BIC USA)" w:date="2015-06-01T11:50:00Z">
        <w:r w:rsidR="00DD5DB6">
          <w:t>Object</w:t>
        </w:r>
      </w:ins>
      <w:r>
        <w:t xml:space="preserve"> List object number </w:t>
      </w:r>
      <w:del w:id="4919" w:author="Sammartano, Marc (BIC USA)" w:date="2015-06-01T11:52:00Z">
        <w:r w:rsidDel="0015576A">
          <w:delText>for this bitmap</w:delText>
        </w:r>
      </w:del>
      <w:ins w:id="4920" w:author="Sammartano, Marc (BIC USA)" w:date="2015-06-01T11:52:00Z">
        <w:r w:rsidR="0015576A">
          <w:t>of the graphical object in the &lt;object_ptr_nvar&gt;</w:t>
        </w:r>
      </w:ins>
      <w:ins w:id="4921" w:author="Sammartano, Marc (BIC USA)" w:date="2015-06-01T11:53:00Z">
        <w:r w:rsidR="0015576A">
          <w:t xml:space="preserve"> variable</w:t>
        </w:r>
      </w:ins>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4922" w:name="_Toc427508824"/>
      <w:r>
        <w:t>Gr.</w:t>
      </w:r>
      <w:r w:rsidR="005B2415">
        <w:t>get.bm</w:t>
      </w:r>
      <w:r w:rsidR="005B2415" w:rsidRPr="0042524E">
        <w:t>pixel</w:t>
      </w:r>
      <w:r w:rsidR="005B2415">
        <w:t xml:space="preserve"> </w:t>
      </w:r>
      <w:r w:rsidR="00622D55">
        <w:t>&lt;bitmap_ptr_nvar&gt;</w:t>
      </w:r>
      <w:r w:rsidR="005B2415">
        <w:t>, x, y, alpha, red, green, blue</w:t>
      </w:r>
      <w:bookmarkEnd w:id="4922"/>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w:t>
      </w:r>
      <w:del w:id="4923" w:author="Sammartano, Marc (BIC USA)" w:date="2015-05-27T12:35:00Z">
        <w:r w:rsidDel="00A15E55">
          <w:delText>s</w:delText>
        </w:r>
      </w:del>
      <w:r>
        <w:t xml:space="preserve">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rPr>
          <w:ins w:id="4924" w:author="Sammartano, Marc (BIC USA)" w:date="2015-05-27T12:12:00Z"/>
        </w:rPr>
      </w:pPr>
      <w:bookmarkStart w:id="4925" w:name="_Toc427508825"/>
      <w:ins w:id="4926" w:author="Sammartano, Marc (BIC USA)" w:date="2015-05-27T12:12:00Z">
        <w:r>
          <w:t>Gr.bitmap.fill &lt;bitmap_ptr_nexp&gt;, &lt;x_nexp&gt;, &lt;y_nexp&gt;</w:t>
        </w:r>
        <w:bookmarkEnd w:id="4925"/>
        <w:r>
          <w:fldChar w:fldCharType="begin"/>
        </w:r>
        <w:r>
          <w:instrText xml:space="preserve"> XE "G</w:instrText>
        </w:r>
        <w:r w:rsidRPr="00272A5D">
          <w:instrText>r.bitmap.</w:instrText>
        </w:r>
      </w:ins>
      <w:ins w:id="4927" w:author="Sammartano, Marc (BIC USA)" w:date="2015-05-27T12:13:00Z">
        <w:r>
          <w:instrText>fill &lt;bitmap_ptr_nexp&gt;, &lt;x_nexp&gt;, &lt;y_nexp&gt;</w:instrText>
        </w:r>
      </w:ins>
      <w:ins w:id="4928" w:author="Sammartano, Marc (BIC USA)" w:date="2015-05-27T12:12:00Z">
        <w:r>
          <w:instrText xml:space="preserve">" </w:instrText>
        </w:r>
        <w:r>
          <w:fldChar w:fldCharType="end"/>
        </w:r>
      </w:ins>
    </w:p>
    <w:p w:rsidR="00933845" w:rsidRDefault="00933845" w:rsidP="00933845">
      <w:pPr>
        <w:rPr>
          <w:ins w:id="4929" w:author="Sammartano, Marc (BIC USA)" w:date="2015-05-27T12:26:00Z"/>
        </w:rPr>
      </w:pPr>
      <w:ins w:id="4930" w:author="Sammartano, Marc (BIC USA)" w:date="2015-05-27T12:19:00Z">
        <w:r>
          <w:t>C</w:t>
        </w:r>
      </w:ins>
      <w:ins w:id="4931" w:author="Sammartano, Marc (BIC USA)" w:date="2015-05-27T12:18:00Z">
        <w:r>
          <w:t xml:space="preserve">hange all of the points in an area </w:t>
        </w:r>
      </w:ins>
      <w:ins w:id="4932" w:author="Sammartano, Marc (BIC USA)" w:date="2015-05-27T12:19:00Z">
        <w:r>
          <w:t>of a bitmap to the current drawing color. The bitmap pointer parameter &lt;bitmap_ptr_nexp&gt; must specify an existing bitmap.</w:t>
        </w:r>
      </w:ins>
      <w:ins w:id="4933" w:author="Sammartano, Marc (BIC USA)" w:date="2015-05-27T12:20:00Z">
        <w:r w:rsidR="00F32355">
          <w:t xml:space="preserve"> The x and y parameters &lt;x_nexp&gt; and &lt;y_nexp&gt; must specify a point (x,y) in the bitmap. </w:t>
        </w:r>
      </w:ins>
      <w:ins w:id="4934" w:author="Sammartano, Marc (BIC USA)" w:date="2015-05-27T12:23:00Z">
        <w:r w:rsidR="00F32355">
          <w:t xml:space="preserve">The area to color is a </w:t>
        </w:r>
      </w:ins>
      <w:ins w:id="4935" w:author="Sammartano, Marc (BIC USA)" w:date="2015-05-27T12:25:00Z">
        <w:r w:rsidR="00F32355">
          <w:t>set of connected pixels all the same color. The area may be any shape</w:t>
        </w:r>
      </w:ins>
      <w:ins w:id="4936" w:author="Sammartano, Marc (BIC USA)" w:date="2015-05-27T12:26:00Z">
        <w:r w:rsidR="00F32355">
          <w:t>, and the point (x,y) may be any point in the area.</w:t>
        </w:r>
      </w:ins>
    </w:p>
    <w:p w:rsidR="00F32355" w:rsidRDefault="00A15E55" w:rsidP="00933845">
      <w:pPr>
        <w:rPr>
          <w:ins w:id="4937" w:author="Sammartano, Marc (BIC USA)" w:date="2015-05-27T12:12:00Z"/>
        </w:rPr>
      </w:pPr>
      <w:ins w:id="4938" w:author="Sammartano, Marc (BIC USA)" w:date="2015-05-27T12:31:00Z">
        <w:r>
          <w:t xml:space="preserve">This command </w:t>
        </w:r>
      </w:ins>
      <w:ins w:id="4939" w:author="Sammartano, Marc (BIC USA)" w:date="2015-05-27T12:33:00Z">
        <w:r>
          <w:t xml:space="preserve">reads actual bitmap pixel colors, so it </w:t>
        </w:r>
      </w:ins>
      <w:ins w:id="4940" w:author="Sammartano, Marc (BIC USA)" w:date="2015-05-27T12:31:00Z">
        <w:r>
          <w:t xml:space="preserve">is affected by the antialiasing setting. If antialiasing is on, the pixels at the edge of the colored area may not be </w:t>
        </w:r>
      </w:ins>
      <w:ins w:id="4941" w:author="Sammartano, Marc (BIC USA)" w:date="2015-05-27T12:34:00Z">
        <w:r>
          <w:t>re-</w:t>
        </w:r>
      </w:ins>
      <w:ins w:id="4942" w:author="Sammartano, Marc (BIC USA)" w:date="2015-05-27T12:31:00Z">
        <w:r>
          <w:t>colored correctly.</w:t>
        </w:r>
      </w:ins>
    </w:p>
    <w:p w:rsidR="00490D0B" w:rsidRDefault="003A4712" w:rsidP="005F4916">
      <w:pPr>
        <w:pStyle w:val="Heading3"/>
      </w:pPr>
      <w:bookmarkStart w:id="4943" w:name="_Toc427508826"/>
      <w:r>
        <w:t>Gr.</w:t>
      </w:r>
      <w:r w:rsidR="00490D0B">
        <w:t xml:space="preserve">bitmap.drawinto.start </w:t>
      </w:r>
      <w:r w:rsidR="00B37C37">
        <w:t>&lt;bitmap_ptr_n</w:t>
      </w:r>
      <w:r w:rsidR="00E502B3">
        <w:t>exp</w:t>
      </w:r>
      <w:r w:rsidR="00B37C37">
        <w:t>&gt;</w:t>
      </w:r>
      <w:bookmarkEnd w:id="4943"/>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w:t>
      </w:r>
      <w:del w:id="4944" w:author="Sammartano, Marc (BIC USA)" w:date="2015-05-27T12:35:00Z">
        <w:r w:rsidDel="00A15E55">
          <w:delText>s</w:delText>
        </w:r>
      </w:del>
      <w:r>
        <w:t xml:space="preserve"> BASIC! into the draw-into-bitmap mode.</w:t>
      </w:r>
    </w:p>
    <w:p w:rsidR="00D05EDD" w:rsidRDefault="00D05EDD" w:rsidP="000D0D71">
      <w:r>
        <w:t xml:space="preserve">All draw commands issued while in this mode </w:t>
      </w:r>
      <w:del w:id="4945" w:author="Sammartano, Marc (BIC USA)" w:date="2015-05-27T12:35:00Z">
        <w:r w:rsidDel="00A15E55">
          <w:delText xml:space="preserve">will </w:delText>
        </w:r>
      </w:del>
      <w:r>
        <w:t xml:space="preserve">draw directly into the bitmap. The objects drawn in this mode </w:t>
      </w:r>
      <w:del w:id="4946" w:author="Sammartano, Marc (BIC USA)" w:date="2015-05-27T12:36:00Z">
        <w:r w:rsidDel="00A15E55">
          <w:delText>will</w:delText>
        </w:r>
      </w:del>
      <w:ins w:id="4947" w:author="Sammartano, Marc (BIC USA)" w:date="2015-05-27T12:36:00Z">
        <w:r w:rsidR="00A15E55">
          <w:t>are</w:t>
        </w:r>
      </w:ins>
      <w:r>
        <w:t xml:space="preserve"> not</w:t>
      </w:r>
      <w:del w:id="4948" w:author="Sammartano, Marc (BIC USA)" w:date="2015-05-27T12:36:00Z">
        <w:r w:rsidDel="00A15E55">
          <w:delText xml:space="preserve"> be</w:delText>
        </w:r>
      </w:del>
      <w:r>
        <w:t xml:space="preserve"> placed into the display list. The object number returned by the draw commands while in this mode </w:t>
      </w:r>
      <w:del w:id="4949" w:author="Sammartano, Marc (BIC USA)" w:date="2015-05-27T12:36:00Z">
        <w:r w:rsidDel="00A15E55">
          <w:delText>should be considered</w:delText>
        </w:r>
      </w:del>
      <w:ins w:id="4950" w:author="Sammartano, Marc (BIC USA)" w:date="2015-05-27T12:36:00Z">
        <w:r w:rsidR="00A15E55">
          <w:t>is</w:t>
        </w:r>
      </w:ins>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del w:id="4951" w:author="Sammartano, Marc (BIC USA)" w:date="2015-05-27T12:37:00Z">
        <w:r w:rsidDel="00A15E55">
          <w:delText xml:space="preserve">the </w:delText>
        </w:r>
      </w:del>
      <w:r w:rsidR="00CF450B" w:rsidRPr="00CF450B">
        <w:rPr>
          <w:b/>
        </w:rPr>
        <w:t>G</w:t>
      </w:r>
      <w:r w:rsidRPr="00CF450B">
        <w:rPr>
          <w:b/>
        </w:rPr>
        <w:t>r.bitmap.drawinto</w:t>
      </w:r>
      <w:del w:id="4952" w:author="Sammartano, Marc (BIC USA)" w:date="2015-05-27T12:37:00Z">
        <w:r w:rsidR="000A4E4F" w:rsidRPr="00CF450B" w:rsidDel="00A15E55">
          <w:rPr>
            <w:b/>
          </w:rPr>
          <w:delText>.start</w:delText>
        </w:r>
        <w:r w:rsidDel="00A15E55">
          <w:delText xml:space="preserve"> command</w:delText>
        </w:r>
      </w:del>
      <w:r>
        <w:t>. To draw into an image loaded from a file, first create an empty bitmap then draw the loaded bitmap into the empty bitmap.</w:t>
      </w:r>
    </w:p>
    <w:p w:rsidR="00D05EDD" w:rsidRDefault="003A4712" w:rsidP="005F4916">
      <w:pPr>
        <w:pStyle w:val="Heading3"/>
      </w:pPr>
      <w:bookmarkStart w:id="4953" w:name="_Toc427508827"/>
      <w:r>
        <w:t>Gr.</w:t>
      </w:r>
      <w:r w:rsidR="00D05EDD">
        <w:t>bitmap.drawinto.end</w:t>
      </w:r>
      <w:bookmarkEnd w:id="4953"/>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Del="009924FE" w:rsidRDefault="00D05EDD" w:rsidP="000D0D71">
      <w:pPr>
        <w:rPr>
          <w:del w:id="4954" w:author="Sammartano, Marc (BIC USA)" w:date="2015-05-27T12:40:00Z"/>
        </w:rPr>
      </w:pPr>
      <w:r>
        <w:t>End</w:t>
      </w:r>
      <w:del w:id="4955" w:author="Sammartano, Marc (BIC USA)" w:date="2015-05-27T12:40:00Z">
        <w:r w:rsidDel="00F4789F">
          <w:delText>s</w:delText>
        </w:r>
      </w:del>
      <w:r>
        <w:t xml:space="preserve"> the draw-into-bitmap mode.</w:t>
      </w:r>
    </w:p>
    <w:p w:rsidR="00D05EDD" w:rsidRDefault="00D05EDD" w:rsidP="000D0D71">
      <w:r>
        <w:lastRenderedPageBreak/>
        <w:t xml:space="preserve">Subsequent draw commands will place the objects into the display list for rendering on the screen. If you wish to display the drawn-into bitmap on the screen, issue a </w:t>
      </w:r>
      <w:del w:id="4956" w:author="Sammartano, Marc (BIC USA)" w:date="2015-05-27T12:40:00Z">
        <w:r w:rsidDel="009924FE">
          <w:delText>b</w:delText>
        </w:r>
      </w:del>
      <w:ins w:id="4957" w:author="Sammartano, Marc (BIC USA)" w:date="2015-05-27T12:40:00Z">
        <w:r w:rsidR="009924FE" w:rsidRPr="009924FE">
          <w:rPr>
            <w:b/>
          </w:rPr>
          <w:t>B</w:t>
        </w:r>
      </w:ins>
      <w:r w:rsidRPr="009924FE">
        <w:rPr>
          <w:b/>
        </w:rPr>
        <w:t>itmap.draw</w:t>
      </w:r>
      <w:r>
        <w:t xml:space="preserve"> command for that bitmap.</w:t>
      </w:r>
    </w:p>
    <w:p w:rsidR="009558AD" w:rsidRDefault="009558AD" w:rsidP="00EB1F62">
      <w:pPr>
        <w:pStyle w:val="Heading2"/>
      </w:pPr>
      <w:bookmarkStart w:id="4958" w:name="_Toc427508828"/>
      <w:r>
        <w:t>Rotate Commands</w:t>
      </w:r>
      <w:bookmarkEnd w:id="4958"/>
    </w:p>
    <w:p w:rsidR="009558AD" w:rsidRDefault="003A4712" w:rsidP="005F4916">
      <w:pPr>
        <w:pStyle w:val="Heading3"/>
      </w:pPr>
      <w:bookmarkStart w:id="4959" w:name="_Gr.rotate.start_angle,_x,"/>
      <w:bookmarkStart w:id="4960" w:name="_Toc427508829"/>
      <w:bookmarkEnd w:id="4959"/>
      <w:r>
        <w:t>Gr.</w:t>
      </w:r>
      <w:r w:rsidR="009558AD">
        <w:t>rotate.start angle, x, y</w:t>
      </w:r>
      <w:r w:rsidR="00490E53">
        <w:t>{,&lt;obj_nvar&gt;}</w:t>
      </w:r>
      <w:bookmarkEnd w:id="4960"/>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4961" w:name="_Toc427508830"/>
      <w:r>
        <w:t>Gr.</w:t>
      </w:r>
      <w:r w:rsidR="009558AD">
        <w:t>rotate.end</w:t>
      </w:r>
      <w:r w:rsidR="00490E53">
        <w:t xml:space="preserve"> {&lt;obj_nvar&gt;}</w:t>
      </w:r>
      <w:bookmarkEnd w:id="496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4962" w:name="_Toc427508831"/>
      <w:r>
        <w:t>Camera Commands</w:t>
      </w:r>
      <w:bookmarkEnd w:id="4962"/>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963" w:name="_Toc427508832"/>
      <w:r>
        <w:t>Gr.camera.select 1|2</w:t>
      </w:r>
      <w:bookmarkEnd w:id="496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964" w:name="_Toc427508833"/>
      <w:r>
        <w:t>Gr.</w:t>
      </w:r>
      <w:r w:rsidR="00FA6D79">
        <w:t>camera.shoot</w:t>
      </w:r>
      <w:r w:rsidR="000A4E4F">
        <w:t xml:space="preserve"> &lt;</w:t>
      </w:r>
      <w:r w:rsidR="00FA6D79">
        <w:t>bm_ptr</w:t>
      </w:r>
      <w:r w:rsidR="000A4E4F">
        <w:t>_nvar&gt;</w:t>
      </w:r>
      <w:bookmarkEnd w:id="496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965" w:name="_Toc427508834"/>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96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lastRenderedPageBreak/>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966" w:name="_Toc427508835"/>
      <w:r>
        <w:t>Gr.</w:t>
      </w:r>
      <w:r w:rsidR="004373C7">
        <w:t>camera.manualS</w:t>
      </w:r>
      <w:r>
        <w:t>hoot</w:t>
      </w:r>
      <w:r w:rsidR="004373C7">
        <w:t xml:space="preserve"> </w:t>
      </w:r>
      <w:r w:rsidR="000A4E4F">
        <w:t>&lt;bm_ptr_nvar&gt;{, &lt;flash_ mode_nexp&gt;</w:t>
      </w:r>
      <w:r w:rsidR="00345C7F">
        <w:t xml:space="preserve"> {, focus_mode_nexp} </w:t>
      </w:r>
      <w:r w:rsidR="000A4E4F">
        <w:t>}</w:t>
      </w:r>
      <w:bookmarkEnd w:id="496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4967" w:name="_Toc427508836"/>
      <w:r>
        <w:t>Other Graphics</w:t>
      </w:r>
      <w:r w:rsidR="0042524E">
        <w:t xml:space="preserve"> Commands</w:t>
      </w:r>
      <w:bookmarkEnd w:id="4967"/>
    </w:p>
    <w:p w:rsidR="008C4DBB" w:rsidRDefault="003A4712" w:rsidP="005F4916">
      <w:pPr>
        <w:pStyle w:val="Heading3"/>
      </w:pPr>
      <w:bookmarkStart w:id="4968" w:name="_Toc427508837"/>
      <w:r>
        <w:t>Gr.</w:t>
      </w:r>
      <w:r w:rsidR="008C4DBB">
        <w:t>screen.to</w:t>
      </w:r>
      <w:r w:rsidR="005857C7">
        <w:t>_</w:t>
      </w:r>
      <w:r w:rsidR="008C4DBB">
        <w:t xml:space="preserve">bitmap </w:t>
      </w:r>
      <w:r w:rsidR="00FD7CB8">
        <w:t>&lt;bm_ptr_nvar&gt;</w:t>
      </w:r>
      <w:bookmarkEnd w:id="4968"/>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pPr>
        <w:rPr>
          <w:ins w:id="4969" w:author="Sammartano, Marc (BIC USA)" w:date="2015-06-01T12:02:00Z"/>
        </w:rPr>
      </w:pPr>
      <w:r>
        <w:t>The current contents of the screen will be placed into a bitmap. The pointer to the bitmap will be returned in the bm_ptr variable.</w:t>
      </w:r>
      <w:r w:rsidR="005857C7">
        <w:t xml:space="preserve"> </w:t>
      </w:r>
      <w:ins w:id="4970" w:author="Sammartano, Marc (BIC USA)" w:date="2015-06-01T12:02:00Z">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ins>
    </w:p>
    <w:p w:rsidR="008C4DBB" w:rsidRPr="008C4DBB" w:rsidRDefault="005857C7" w:rsidP="002E0AAF">
      <w:del w:id="4971" w:author="Sammartano, Marc (BIC USA)" w:date="2015-06-01T12:02:00Z">
        <w:r w:rsidDel="005065CC">
          <w:delText>(</w:delText>
        </w:r>
      </w:del>
      <w:r>
        <w:t>Please note the idiosyncratic underscore in the command.</w:t>
      </w:r>
      <w:del w:id="4972" w:author="Sammartano, Marc (BIC USA)" w:date="2015-06-01T12:02:00Z">
        <w:r w:rsidDel="005065CC">
          <w:delText>)</w:delText>
        </w:r>
      </w:del>
    </w:p>
    <w:p w:rsidR="0042524E" w:rsidRDefault="003A4712" w:rsidP="005F4916">
      <w:pPr>
        <w:pStyle w:val="Heading3"/>
      </w:pPr>
      <w:bookmarkStart w:id="4973" w:name="_Toc427508838"/>
      <w:r>
        <w:t>Gr.</w:t>
      </w:r>
      <w:r w:rsidR="0042524E">
        <w:t>get.</w:t>
      </w:r>
      <w:r w:rsidR="0042524E" w:rsidRPr="0042524E">
        <w:t>pixel</w:t>
      </w:r>
      <w:r w:rsidR="0042524E">
        <w:t xml:space="preserve"> x, y, alpha, red, </w:t>
      </w:r>
      <w:r w:rsidR="00A97E8E">
        <w:t>green</w:t>
      </w:r>
      <w:r w:rsidR="0042524E">
        <w:t xml:space="preserve">, </w:t>
      </w:r>
      <w:r w:rsidR="00A97E8E">
        <w:t>blue</w:t>
      </w:r>
      <w:bookmarkEnd w:id="4973"/>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pPr>
        <w:rPr>
          <w:ins w:id="4974" w:author="Sammartano, Marc (BIC USA)" w:date="2015-06-01T12:03:00Z"/>
        </w:rPr>
      </w:pPr>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ins w:id="4975" w:author="Sammartano, Marc (BIC USA)" w:date="2015-06-01T12:03:00Z">
        <w:r>
          <w:t>To get a pixel from the screen, BASIC! must first create a bitmap from the screen. If there is not enough memory available to create the bitmap, you will get an "</w:t>
        </w:r>
      </w:ins>
      <w:ins w:id="4976" w:author="Sammartano, Marc (BIC USA)" w:date="2015-06-01T12:04:00Z">
        <w:r>
          <w:t>out-of-memory" run-time error.</w:t>
        </w:r>
      </w:ins>
    </w:p>
    <w:p w:rsidR="0042524E" w:rsidRDefault="003A4712" w:rsidP="005F4916">
      <w:pPr>
        <w:pStyle w:val="Heading3"/>
      </w:pPr>
      <w:bookmarkStart w:id="4977" w:name="_Toc427508839"/>
      <w:r>
        <w:t>Gr.</w:t>
      </w:r>
      <w:r w:rsidR="0042524E">
        <w:t xml:space="preserve">save </w:t>
      </w:r>
      <w:r w:rsidR="00FD7CB8">
        <w:t>&lt;filename_sexp&gt;</w:t>
      </w:r>
      <w:r w:rsidR="00910535">
        <w:t xml:space="preserve"> {,&lt;quality_nexp&gt;}</w:t>
      </w:r>
      <w:bookmarkEnd w:id="4977"/>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lastRenderedPageBreak/>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4978" w:name="_Toc427508840"/>
      <w:r>
        <w:t>Gr.get.type &lt;object_ptr_n</w:t>
      </w:r>
      <w:r w:rsidR="00E502B3">
        <w:t>exp</w:t>
      </w:r>
      <w:r>
        <w:t xml:space="preserve">&gt;, </w:t>
      </w:r>
      <w:r w:rsidR="007E28D7">
        <w:t>&lt;type_svar&gt;</w:t>
      </w:r>
      <w:bookmarkEnd w:id="4978"/>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4979" w:name="_Toc427508841"/>
      <w:r>
        <w:t>Gr.get.params &lt;object_ptr_n</w:t>
      </w:r>
      <w:r w:rsidR="00E502B3">
        <w:t>exp</w:t>
      </w:r>
      <w:r>
        <w:t>&gt;, &lt;param_array$[]&gt;</w:t>
      </w:r>
      <w:bookmarkEnd w:id="4979"/>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4980" w:name="_Toc427508842"/>
      <w:r>
        <w:t>Gr.</w:t>
      </w:r>
      <w:r w:rsidR="00A4418F">
        <w:t>get</w:t>
      </w:r>
      <w:r w:rsidR="00546410">
        <w:t>.</w:t>
      </w:r>
      <w:r w:rsidR="00A4418F">
        <w:t xml:space="preserve">position </w:t>
      </w:r>
      <w:r w:rsidR="007F0903">
        <w:t>&lt;object_ptr_n</w:t>
      </w:r>
      <w:r w:rsidR="00324ED6">
        <w:t>exp</w:t>
      </w:r>
      <w:r w:rsidR="007F0903">
        <w:t>&gt;</w:t>
      </w:r>
      <w:r w:rsidR="00A4418F">
        <w:t>, x, y</w:t>
      </w:r>
      <w:bookmarkEnd w:id="4980"/>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4981" w:name="_Toc427508843"/>
      <w:r>
        <w:t>Gr.move &lt;object_ptr_n</w:t>
      </w:r>
      <w:r w:rsidR="00324ED6">
        <w:t>exp</w:t>
      </w:r>
      <w:r>
        <w:t>&gt;</w:t>
      </w:r>
      <w:r w:rsidR="00324ED6">
        <w:t xml:space="preserve"> {{</w:t>
      </w:r>
      <w:r>
        <w:t>, dx</w:t>
      </w:r>
      <w:r w:rsidR="00324ED6">
        <w:t>}{</w:t>
      </w:r>
      <w:r>
        <w:t>, dy</w:t>
      </w:r>
      <w:r w:rsidR="00324ED6">
        <w:t>}}</w:t>
      </w:r>
      <w:bookmarkEnd w:id="4981"/>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4982" w:name="_Toc427508844"/>
      <w:r>
        <w:t xml:space="preserve">Gr.get.value </w:t>
      </w:r>
      <w:r w:rsidR="007F0903">
        <w:t>&lt;object_ptr_n</w:t>
      </w:r>
      <w:r w:rsidR="00324ED6">
        <w:t>exp</w:t>
      </w:r>
      <w:r w:rsidR="007F0903">
        <w:t>&gt;</w:t>
      </w:r>
      <w:ins w:id="4983" w:author="Sammartano, Marc (BIC USA)" w:date="2015-05-27T11:50:00Z">
        <w:r w:rsidR="009E5A54">
          <w:t xml:space="preserve"> {</w:t>
        </w:r>
      </w:ins>
      <w:r>
        <w:t xml:space="preserve">, </w:t>
      </w:r>
      <w:r w:rsidR="004411C1">
        <w:t>&lt;tag_sexp</w:t>
      </w:r>
      <w:r w:rsidR="004411C1" w:rsidRPr="004411C1">
        <w:t>&gt;</w:t>
      </w:r>
      <w:r>
        <w:t>,</w:t>
      </w:r>
      <w:r w:rsidR="004411C1" w:rsidRPr="008C6E0B">
        <w:t xml:space="preserve"> </w:t>
      </w:r>
      <w:del w:id="4984" w:author="Sammartano, Marc (BIC USA)" w:date="2015-05-27T11:50:00Z">
        <w:r w:rsidR="004411C1" w:rsidRPr="008C6E0B" w:rsidDel="009E5A54">
          <w:delText>{</w:delText>
        </w:r>
      </w:del>
      <w:r w:rsidR="004411C1">
        <w:t>&lt;value_nvar | value_svar</w:t>
      </w:r>
      <w:r w:rsidR="004411C1" w:rsidRPr="004411C1">
        <w:t>&gt;</w:t>
      </w:r>
      <w:r w:rsidR="004411C1" w:rsidRPr="008C6E0B">
        <w:t>}</w:t>
      </w:r>
      <w:ins w:id="4985" w:author="Sammartano, Marc (BIC USA)" w:date="2015-05-27T11:50:00Z">
        <w:r w:rsidR="009E5A54">
          <w:t>...</w:t>
        </w:r>
      </w:ins>
      <w:bookmarkEnd w:id="4982"/>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ins w:id="4986" w:author="Sammartano, Marc (BIC USA)" w:date="2015-05-27T11:51:00Z">
        <w:r w:rsidR="009E5A54">
          <w:instrText xml:space="preserve"> {</w:instrText>
        </w:r>
      </w:ins>
      <w:r w:rsidR="007D352D" w:rsidRPr="00566A68">
        <w:instrText xml:space="preserve">, &lt;tag_sexp&gt;, </w:instrText>
      </w:r>
      <w:del w:id="4987" w:author="Sammartano, Marc (BIC USA)" w:date="2015-05-27T11:51:00Z">
        <w:r w:rsidR="007D352D" w:rsidRPr="00566A68" w:rsidDel="009E5A54">
          <w:delInstrText>{</w:delInstrText>
        </w:r>
      </w:del>
      <w:r w:rsidR="007D352D" w:rsidRPr="00566A68">
        <w:instrText>&lt;value_nvar | value_svar&gt;}</w:instrText>
      </w:r>
      <w:ins w:id="4988" w:author="Sammartano, Marc (BIC USA)" w:date="2015-05-27T11:51:00Z">
        <w:r w:rsidR="009E5A54">
          <w:instrText>...</w:instrText>
        </w:r>
      </w:ins>
      <w:r w:rsidR="007D352D">
        <w:instrText xml:space="preserve">" </w:instrText>
      </w:r>
      <w:r w:rsidR="00520661">
        <w:fldChar w:fldCharType="end"/>
      </w:r>
    </w:p>
    <w:p w:rsidR="006D4C73" w:rsidRDefault="00A4418F" w:rsidP="004411C1">
      <w:pPr>
        <w:rPr>
          <w:ins w:id="4989" w:author="Sammartano, Marc (BIC USA)" w:date="2015-05-27T12:04:00Z"/>
        </w:rPr>
      </w:pPr>
      <w:r>
        <w:t xml:space="preserve">The value </w:t>
      </w:r>
      <w:del w:id="4990" w:author="Sammartano, Marc (BIC USA)" w:date="2015-05-27T12:03:00Z">
        <w:r w:rsidDel="006D4C73">
          <w:delText>represented by</w:delText>
        </w:r>
      </w:del>
      <w:ins w:id="4991" w:author="Sammartano, Marc (BIC USA)" w:date="2015-05-27T12:03:00Z">
        <w:r w:rsidR="006D4C73">
          <w:t>of the parameter named</w:t>
        </w:r>
      </w:ins>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ins w:id="4992" w:author="Sammartano, Marc (BIC USA)" w:date="2015-05-27T12:03:00Z">
        <w:r w:rsidR="006D4C73">
          <w:t>.</w:t>
        </w:r>
      </w:ins>
      <w:r>
        <w:t xml:space="preserve">) in the </w:t>
      </w:r>
      <w:del w:id="4993" w:author="Sammartano, Marc (BIC USA)" w:date="2015-05-27T12:03:00Z">
        <w:r w:rsidDel="006D4C73">
          <w:delText>specified</w:delText>
        </w:r>
      </w:del>
      <w:ins w:id="4994" w:author="Sammartano, Marc (BIC USA)" w:date="2015-05-27T12:03:00Z">
        <w:r w:rsidR="006D4C73">
          <w:t>Display List</w:t>
        </w:r>
      </w:ins>
      <w:r>
        <w:t xml:space="preserve"> object </w:t>
      </w:r>
      <w:ins w:id="4995" w:author="Sammartano, Marc (BIC USA)" w:date="2015-05-27T12:03:00Z">
        <w:r w:rsidR="006D4C73">
          <w:t>&lt;object_ptr_nvar&gt; is</w:t>
        </w:r>
      </w:ins>
      <w:del w:id="4996" w:author="Sammartano, Marc (BIC USA)" w:date="2015-05-27T12:03:00Z">
        <w:r w:rsidDel="006D4C73">
          <w:delText>will be</w:delText>
        </w:r>
      </w:del>
      <w:r>
        <w:t xml:space="preserve"> returned in </w:t>
      </w:r>
      <w:ins w:id="4997" w:author="Sammartano, Marc (BIC USA)" w:date="2015-05-27T12:03:00Z">
        <w:r w:rsidR="006D4C73">
          <w:t xml:space="preserve">the variable </w:t>
        </w:r>
      </w:ins>
      <w:r w:rsidR="004411C1" w:rsidRPr="004411C1">
        <w:t>&lt;value_nvar</w:t>
      </w:r>
      <w:r w:rsidR="004411C1">
        <w:t xml:space="preserve">&gt; or </w:t>
      </w:r>
      <w:r w:rsidR="002E10EB">
        <w:t>&lt;</w:t>
      </w:r>
      <w:r w:rsidR="004411C1" w:rsidRPr="004411C1">
        <w:t>value_svar&gt;</w:t>
      </w:r>
      <w:r>
        <w:t>.</w:t>
      </w:r>
      <w:r w:rsidR="004411C1">
        <w:t xml:space="preserve"> </w:t>
      </w:r>
      <w:ins w:id="4998" w:author="Sammartano, Marc (BIC USA)" w:date="2015-05-27T12:04:00Z">
        <w:r w:rsidR="006D4C73">
          <w:t>This command can return values from only one object at a time, but you may list as many tag/variable pairs as you want.</w:t>
        </w:r>
      </w:ins>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4999" w:name="_Toc427508845"/>
      <w:r>
        <w:t>Gr.</w:t>
      </w:r>
      <w:r w:rsidR="008C6E0B" w:rsidRPr="008C6E0B">
        <w:t xml:space="preserve">modify </w:t>
      </w:r>
      <w:r w:rsidR="007F0903">
        <w:t>&lt;object_ptr_n</w:t>
      </w:r>
      <w:r w:rsidR="00E502B3">
        <w:t>exp</w:t>
      </w:r>
      <w:r w:rsidR="007F0903">
        <w:t>&gt;</w:t>
      </w:r>
      <w:del w:id="5000" w:author="Sammartano, Marc (BIC USA)" w:date="2015-05-27T12:02:00Z">
        <w:r w:rsidR="008C6E0B" w:rsidRPr="008C6E0B" w:rsidDel="006D4C73">
          <w:delText>,</w:delText>
        </w:r>
      </w:del>
      <w:r w:rsidR="008C6E0B" w:rsidRPr="008C6E0B">
        <w:t xml:space="preserve"> </w:t>
      </w:r>
      <w:r w:rsidR="00BF3B4F">
        <w:t>{</w:t>
      </w:r>
      <w:ins w:id="5001" w:author="Sammartano, Marc (BIC USA)" w:date="2015-05-27T12:02:00Z">
        <w:r w:rsidR="006D4C73">
          <w:t xml:space="preserve">, </w:t>
        </w:r>
      </w:ins>
      <w:r w:rsidR="002E10EB">
        <w:t>&lt;tag_sexp</w:t>
      </w:r>
      <w:r w:rsidR="002E10EB" w:rsidRPr="004411C1">
        <w:t>&gt;</w:t>
      </w:r>
      <w:r w:rsidR="002E10EB">
        <w:t>, &lt;value_n</w:t>
      </w:r>
      <w:ins w:id="5002" w:author="Sammartano, Marc (BIC USA)" w:date="2015-05-27T12:06:00Z">
        <w:r w:rsidR="006D4C73">
          <w:t>exp</w:t>
        </w:r>
      </w:ins>
      <w:del w:id="5003" w:author="Sammartano, Marc (BIC USA)" w:date="2015-05-27T12:06:00Z">
        <w:r w:rsidR="002E10EB" w:rsidDel="006D4C73">
          <w:delText>var</w:delText>
        </w:r>
      </w:del>
      <w:r w:rsidR="002E10EB">
        <w:t xml:space="preserve"> | value_s</w:t>
      </w:r>
      <w:ins w:id="5004" w:author="Sammartano, Marc (BIC USA)" w:date="2015-05-27T12:06:00Z">
        <w:r w:rsidR="006D4C73">
          <w:t>exp</w:t>
        </w:r>
      </w:ins>
      <w:del w:id="5005" w:author="Sammartano, Marc (BIC USA)" w:date="2015-05-27T12:06:00Z">
        <w:r w:rsidR="002E10EB" w:rsidDel="006D4C73">
          <w:delText>var</w:delText>
        </w:r>
      </w:del>
      <w:r w:rsidR="002E10EB" w:rsidRPr="004411C1">
        <w:t>&gt;</w:t>
      </w:r>
      <w:r w:rsidR="002E10EB" w:rsidRPr="008C6E0B">
        <w:t>}</w:t>
      </w:r>
      <w:del w:id="5006" w:author="Sammartano, Marc (BIC USA)" w:date="2015-05-27T12:02:00Z">
        <w:r w:rsidR="00BF3B4F" w:rsidDel="006D4C73">
          <w:delText xml:space="preserve">, </w:delText>
        </w:r>
      </w:del>
      <w:r w:rsidR="00BF3B4F">
        <w:t>...</w:t>
      </w:r>
      <w:bookmarkEnd w:id="4999"/>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&gt;</w:instrText>
      </w:r>
      <w:del w:id="5007" w:author="Sammartano, Marc (BIC USA)" w:date="2015-05-27T12:02:00Z">
        <w:r w:rsidR="007D352D" w:rsidRPr="00FB3C83" w:rsidDel="006D4C73">
          <w:delInstrText>,</w:delInstrText>
        </w:r>
      </w:del>
      <w:r w:rsidR="007D352D" w:rsidRPr="00FB3C83">
        <w:instrText xml:space="preserve"> </w:instrText>
      </w:r>
      <w:r w:rsidR="00BF3B4F">
        <w:instrText>{</w:instrText>
      </w:r>
      <w:ins w:id="5008" w:author="Sammartano, Marc (BIC USA)" w:date="2015-05-27T12:02:00Z">
        <w:r w:rsidR="006D4C73">
          <w:instrText xml:space="preserve">, </w:instrText>
        </w:r>
      </w:ins>
      <w:r w:rsidR="007D352D" w:rsidRPr="00FB3C83">
        <w:instrText>&lt;tag_sexp&gt;, &lt;value_n</w:instrText>
      </w:r>
      <w:ins w:id="5009" w:author="Sammartano, Marc (BIC USA)" w:date="2015-05-27T12:06:00Z">
        <w:r w:rsidR="006D4C73">
          <w:instrText>exp</w:instrText>
        </w:r>
      </w:ins>
      <w:del w:id="5010" w:author="Sammartano, Marc (BIC USA)" w:date="2015-05-27T12:06:00Z">
        <w:r w:rsidR="007D352D" w:rsidRPr="00FB3C83" w:rsidDel="006D4C73">
          <w:delInstrText>var</w:delInstrText>
        </w:r>
      </w:del>
      <w:r w:rsidR="007D352D" w:rsidRPr="00FB3C83">
        <w:instrText xml:space="preserve"> | value_s</w:instrText>
      </w:r>
      <w:ins w:id="5011" w:author="Sammartano, Marc (BIC USA)" w:date="2015-05-27T12:06:00Z">
        <w:r w:rsidR="006D4C73">
          <w:instrText>exp</w:instrText>
        </w:r>
      </w:ins>
      <w:del w:id="5012" w:author="Sammartano, Marc (BIC USA)" w:date="2015-05-27T12:06:00Z">
        <w:r w:rsidR="007D352D" w:rsidRPr="00FB3C83" w:rsidDel="006D4C73">
          <w:delInstrText>var</w:delInstrText>
        </w:r>
      </w:del>
      <w:r w:rsidR="007D352D" w:rsidRPr="00FB3C83">
        <w:instrText>&gt;}</w:instrText>
      </w:r>
      <w:del w:id="5013" w:author="Sammartano, Marc (BIC USA)" w:date="2015-05-27T12:02:00Z">
        <w:r w:rsidR="00BF3B4F" w:rsidDel="006D4C73">
          <w:delInstrText xml:space="preserve">, </w:delInstrText>
        </w:r>
      </w:del>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del w:id="5014" w:author="Sammartano, Marc (BIC USA)" w:date="2015-05-27T12:04:00Z">
        <w:r w:rsidDel="006D4C73">
          <w:delText>will be</w:delText>
        </w:r>
      </w:del>
      <w:ins w:id="5015" w:author="Sammartano, Marc (BIC USA)" w:date="2015-05-27T12:04:00Z">
        <w:r w:rsidR="006D4C73">
          <w:t>is</w:t>
        </w:r>
      </w:ins>
      <w:r>
        <w:t xml:space="preserve"> changed to </w:t>
      </w:r>
      <w:ins w:id="5016" w:author="Sammartano, Marc (BIC USA)" w:date="2015-05-27T12:04:00Z">
        <w:r w:rsidR="006D4C73">
          <w:t xml:space="preserve">the value of the expression </w:t>
        </w:r>
      </w:ins>
      <w:r>
        <w:t>&lt;value_n</w:t>
      </w:r>
      <w:ins w:id="5017" w:author="Sammartano, Marc (BIC USA)" w:date="2015-05-27T12:05:00Z">
        <w:r w:rsidR="006D4C73">
          <w:t>exp</w:t>
        </w:r>
      </w:ins>
      <w:del w:id="5018" w:author="Sammartano, Marc (BIC USA)" w:date="2015-05-27T12:05:00Z">
        <w:r w:rsidDel="006D4C73">
          <w:delText>var</w:delText>
        </w:r>
      </w:del>
      <w:r>
        <w:t>&gt; or &lt;value_s</w:t>
      </w:r>
      <w:ins w:id="5019" w:author="Sammartano, Marc (BIC USA)" w:date="2015-05-27T12:05:00Z">
        <w:r w:rsidR="006D4C73">
          <w:t>exp</w:t>
        </w:r>
      </w:ins>
      <w:del w:id="5020" w:author="Sammartano, Marc (BIC USA)" w:date="2015-05-27T12:05:00Z">
        <w:r w:rsidDel="006D4C73">
          <w:delText>var</w:delText>
        </w:r>
      </w:del>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 xml:space="preserve">With this command, you can change any of the parameters of any object in the Display List. The parameters you can change are given with the descriptions of the commands in this manual. In addition </w:t>
      </w:r>
      <w:r>
        <w:lastRenderedPageBreak/>
        <w:t>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F00528"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F00528"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F00528"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F00528"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lastRenderedPageBreak/>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RDefault="003A4712" w:rsidP="005F4916">
      <w:pPr>
        <w:pStyle w:val="Heading3"/>
      </w:pPr>
      <w:bookmarkStart w:id="5021" w:name="_Toc427508846"/>
      <w:r>
        <w:t>Gr.</w:t>
      </w:r>
      <w:r w:rsidR="00DA274F">
        <w:t xml:space="preserve">paint.get </w:t>
      </w:r>
      <w:r w:rsidR="007F0903">
        <w:t>&lt;object_ptr_n</w:t>
      </w:r>
      <w:r w:rsidR="00E502B3">
        <w:t>exp</w:t>
      </w:r>
      <w:r w:rsidR="007F0903">
        <w:t>&gt;</w:t>
      </w:r>
      <w:bookmarkEnd w:id="5021"/>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w:t>
      </w:r>
      <w:r w:rsidRPr="007A7950">
        <w:t xml:space="preserve"> command</w:t>
      </w:r>
      <w:r>
        <w:t xml:space="preserve">. The </w:t>
      </w:r>
      <w:r w:rsidR="006B371C" w:rsidRPr="006B371C">
        <w:rPr>
          <w:b/>
        </w:rPr>
        <w:t>G</w:t>
      </w:r>
      <w:r w:rsidRPr="006B371C">
        <w:rPr>
          <w:b/>
        </w:rPr>
        <w:t>r.modify</w:t>
      </w:r>
      <w:r w:rsidRPr="007A7950">
        <w:t xml:space="preserve">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022" w:name="_Toc427508847"/>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022"/>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023" w:name="_Gr.clip_&lt;object_ptr_nvar&gt;,_"/>
      <w:bookmarkStart w:id="5024" w:name="_Toc427508848"/>
      <w:bookmarkEnd w:id="5023"/>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02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025" w:name="_Toc427508849"/>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025"/>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026" w:name="_Toc427508850"/>
      <w:r>
        <w:t>G</w:t>
      </w:r>
      <w:r w:rsidR="00D43DA8">
        <w:t>r</w:t>
      </w:r>
      <w:r>
        <w:t>.</w:t>
      </w:r>
      <w:r w:rsidR="001B1CBE">
        <w:t>g</w:t>
      </w:r>
      <w:r>
        <w:t>etDL &lt;dl_array[]&gt; {, &lt;keep_all_objects_lexp&gt; }</w:t>
      </w:r>
      <w:bookmarkEnd w:id="5026"/>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027" w:name="_Toc427508851"/>
      <w:r>
        <w:t xml:space="preserve">Audio </w:t>
      </w:r>
      <w:r w:rsidR="0032463A">
        <w:t>Interface</w:t>
      </w:r>
      <w:bookmarkEnd w:id="5027"/>
    </w:p>
    <w:p w:rsidR="005C5D73" w:rsidRPr="005C5D73" w:rsidRDefault="005C5D73" w:rsidP="00EB1F62">
      <w:pPr>
        <w:pStyle w:val="Heading2"/>
      </w:pPr>
      <w:bookmarkStart w:id="5028" w:name="_Toc427508852"/>
      <w:r>
        <w:t>Introduction</w:t>
      </w:r>
      <w:bookmarkEnd w:id="5028"/>
    </w:p>
    <w:p w:rsidR="005C5D73" w:rsidRDefault="005C5D73" w:rsidP="005F4916">
      <w:pPr>
        <w:pStyle w:val="Heading3"/>
      </w:pPr>
      <w:bookmarkStart w:id="5029" w:name="_Toc427508853"/>
      <w:r>
        <w:t>The Audio Interface</w:t>
      </w:r>
      <w:bookmarkEnd w:id="502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030" w:name="_Toc427508854"/>
      <w:r>
        <w:t xml:space="preserve">Audio </w:t>
      </w:r>
      <w:r w:rsidRPr="005C5D73">
        <w:t>File</w:t>
      </w:r>
      <w:r>
        <w:t xml:space="preserve"> Types</w:t>
      </w:r>
      <w:bookmarkEnd w:id="503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031" w:name="_Toc427508855"/>
      <w:r>
        <w:lastRenderedPageBreak/>
        <w:t>Commands</w:t>
      </w:r>
      <w:bookmarkEnd w:id="503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032" w:name="_Toc427508856"/>
      <w:r>
        <w:t>Audio.</w:t>
      </w:r>
      <w:r w:rsidR="005C5D73">
        <w:t xml:space="preserve">load </w:t>
      </w:r>
      <w:r w:rsidR="007B0C51">
        <w:t>&lt;aft_nvar&gt;, &lt;filename_sexp</w:t>
      </w:r>
      <w:r w:rsidR="00DF7D65">
        <w:t>&gt;</w:t>
      </w:r>
      <w:bookmarkEnd w:id="503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ins w:id="5033" w:author="Sammartano, Marc (BIC USA)" w:date="2015-06-02T09:26:00Z">
        <w:r w:rsidR="00613C37">
          <w:t xml:space="preserve"> Your program should test the AFT index to find out if the file was loaded.</w:t>
        </w:r>
      </w:ins>
      <w:ins w:id="5034" w:author="Sammartano, Marc (BIC USA)" w:date="2015-06-02T09:27:00Z">
        <w:r w:rsidR="00613C37">
          <w:t xml:space="preserve"> </w:t>
        </w:r>
      </w:ins>
      <w:ins w:id="5035" w:author="Sammartano, Marc (BIC USA)" w:date="2015-06-02T10:33:00Z">
        <w:r w:rsidR="0041463F">
          <w:t xml:space="preserve">If the bitmap pointer is 0, you can call the </w:t>
        </w:r>
        <w:r w:rsidR="0041463F" w:rsidRPr="006B2707">
          <w:rPr>
            <w:b/>
          </w:rPr>
          <w:t>GETERROR$()</w:t>
        </w:r>
        <w:r w:rsidR="0041463F">
          <w:t xml:space="preserve"> function to get information about the error.</w:t>
        </w:r>
      </w:ins>
      <w:ins w:id="5036" w:author="Sammartano, Marc (BIC USA)" w:date="2015-06-02T09:27:00Z">
        <w:r w:rsidR="00613C37">
          <w:t xml:space="preserve">If you use index 0 in another </w:t>
        </w:r>
        <w:r w:rsidR="00613C37" w:rsidRPr="00613C37">
          <w:rPr>
            <w:b/>
          </w:rPr>
          <w:t>Audio</w:t>
        </w:r>
        <w:r w:rsidR="00613C37">
          <w:t xml:space="preserve"> command you will get a run-time error.</w:t>
        </w:r>
      </w:ins>
    </w:p>
    <w:p w:rsidR="00657C51" w:rsidRDefault="007B0C51" w:rsidP="005C1E53">
      <w:del w:id="5037" w:author="Sammartano, Marc (BIC USA)" w:date="2015-06-02T09:25:00Z">
        <w:r w:rsidDel="00613C37">
          <w:delText xml:space="preserve"> </w:delText>
        </w:r>
      </w:del>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038" w:name="_Toc427508857"/>
      <w:r>
        <w:t>Audio.</w:t>
      </w:r>
      <w:r w:rsidR="005C5D73">
        <w:t>play</w:t>
      </w:r>
      <w:r w:rsidR="007B0C51">
        <w:t xml:space="preserve"> &lt;aft_nexp&gt;</w:t>
      </w:r>
      <w:bookmarkEnd w:id="5038"/>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5039" w:name="_Toc427508858"/>
      <w:r>
        <w:t>Audio.</w:t>
      </w:r>
      <w:r w:rsidR="005C5D73">
        <w:t>stop</w:t>
      </w:r>
      <w:bookmarkEnd w:id="5039"/>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040" w:name="_Toc427508859"/>
      <w:r>
        <w:t>Audio.</w:t>
      </w:r>
      <w:r w:rsidR="0008315F">
        <w:t>pause</w:t>
      </w:r>
      <w:bookmarkEnd w:id="5040"/>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041" w:name="_Toc427508860"/>
      <w:r>
        <w:t>Audio.</w:t>
      </w:r>
      <w:r w:rsidR="007A7A93">
        <w:t>loop</w:t>
      </w:r>
      <w:bookmarkEnd w:id="5041"/>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042" w:name="_Toc427508861"/>
      <w:r>
        <w:lastRenderedPageBreak/>
        <w:t>Audio.</w:t>
      </w:r>
      <w:r w:rsidR="007A7A93">
        <w:t>volume &lt;left_nexp&gt;, &lt;right_nexp&gt;</w:t>
      </w:r>
      <w:bookmarkEnd w:id="5042"/>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043" w:name="_Toc427508862"/>
      <w:r>
        <w:t>Audio.</w:t>
      </w:r>
      <w:r w:rsidR="00DF5630">
        <w:t>position.current</w:t>
      </w:r>
      <w:r w:rsidR="00994A9D">
        <w:t xml:space="preserve"> </w:t>
      </w:r>
      <w:r w:rsidR="00DF5630">
        <w:t>&lt;nvar&gt;</w:t>
      </w:r>
      <w:bookmarkEnd w:id="5043"/>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044" w:name="_Toc427508863"/>
      <w:r>
        <w:t>Audio.</w:t>
      </w:r>
      <w:r w:rsidR="00DF5630">
        <w:t>position.seek &lt;nexp&gt;</w:t>
      </w:r>
      <w:bookmarkEnd w:id="5044"/>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045" w:name="_Toc427508864"/>
      <w:r>
        <w:t>Audio.</w:t>
      </w:r>
      <w:r w:rsidR="00DF5630">
        <w:t>length &lt;length_nvar&gt;, &lt;aft_nexp&gt;</w:t>
      </w:r>
      <w:bookmarkEnd w:id="5045"/>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046" w:name="_Toc427508865"/>
      <w:r>
        <w:t>Audio.</w:t>
      </w:r>
      <w:r w:rsidR="00DF5630">
        <w:t>release &lt;aft_nexp&gt;</w:t>
      </w:r>
      <w:bookmarkEnd w:id="5046"/>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047" w:name="_Toc427508866"/>
      <w:r>
        <w:t>Audio.</w:t>
      </w:r>
      <w:r w:rsidR="00766AEB">
        <w:t xml:space="preserve">isdone </w:t>
      </w:r>
      <w:r w:rsidR="00792AD4">
        <w:t>&lt;lvar&gt;</w:t>
      </w:r>
      <w:bookmarkEnd w:id="5047"/>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5048" w:name="_Toc427508867"/>
      <w:r>
        <w:lastRenderedPageBreak/>
        <w:t>Audio.</w:t>
      </w:r>
      <w:r w:rsidR="003928AD">
        <w:t>record.start &lt;fn_svar&gt;</w:t>
      </w:r>
      <w:bookmarkEnd w:id="5048"/>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049" w:name="_Toc427508868"/>
      <w:r>
        <w:t>Audio.</w:t>
      </w:r>
      <w:r w:rsidR="003928AD">
        <w:t>record.stop</w:t>
      </w:r>
      <w:bookmarkEnd w:id="5049"/>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050" w:name="_Toc427508869"/>
      <w:r>
        <w:t>SoundPool</w:t>
      </w:r>
      <w:bookmarkEnd w:id="5050"/>
    </w:p>
    <w:p w:rsidR="00CD4CCB" w:rsidRDefault="00CD4CCB" w:rsidP="00EB1F62">
      <w:pPr>
        <w:pStyle w:val="Heading2"/>
      </w:pPr>
      <w:bookmarkStart w:id="5051" w:name="_Toc427508870"/>
      <w:r>
        <w:t>Introduction</w:t>
      </w:r>
      <w:bookmarkEnd w:id="5051"/>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052" w:name="_Toc427508871"/>
      <w:r>
        <w:t>Commands</w:t>
      </w:r>
      <w:bookmarkEnd w:id="5052"/>
    </w:p>
    <w:p w:rsidR="00DF5A86" w:rsidRDefault="00DF5A86" w:rsidP="005F4916">
      <w:pPr>
        <w:pStyle w:val="Heading3"/>
      </w:pPr>
      <w:bookmarkStart w:id="5053" w:name="_Toc427508872"/>
      <w:r>
        <w:t>Soundpool.open &lt;</w:t>
      </w:r>
      <w:r w:rsidR="000841A9">
        <w:t>MaxStreams_nexp</w:t>
      </w:r>
      <w:r>
        <w:t>&gt;</w:t>
      </w:r>
      <w:bookmarkEnd w:id="5053"/>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054" w:name="_Toc427508873"/>
      <w:r>
        <w:t>Soundpool.load &lt;soundID_nvar&gt;, &lt;file_path_sexp&gt;</w:t>
      </w:r>
      <w:bookmarkEnd w:id="5054"/>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lastRenderedPageBreak/>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055" w:name="_Toc427508874"/>
      <w:r>
        <w:t>Soundpool.unload &lt;soundID_nexp&gt;</w:t>
      </w:r>
      <w:bookmarkEnd w:id="5055"/>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056" w:name="_Toc42750887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056"/>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057" w:name="_Toc427508876"/>
      <w:r>
        <w:t>Soundpool.setvolume &lt;streamID_nexp&gt;, &lt;leftVolume_nexp&gt;, &lt;rightVolume_nexp&gt;</w:t>
      </w:r>
      <w:bookmarkEnd w:id="5057"/>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058" w:name="_Toc427508877"/>
      <w:r>
        <w:t>Soundpool.setrate &lt;streamID_nexp&gt;, &lt;rate_nexp&gt;</w:t>
      </w:r>
      <w:bookmarkEnd w:id="5058"/>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059" w:name="_Toc427508878"/>
      <w:r>
        <w:t>Soundpool.setpriority &lt;streamID_nexp&gt;, &lt;priority_nexp&gt;</w:t>
      </w:r>
      <w:bookmarkEnd w:id="5059"/>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060" w:name="_Toc427508879"/>
      <w:r>
        <w:lastRenderedPageBreak/>
        <w:t>Soundpool.pause &lt;streamID_nexp&gt;</w:t>
      </w:r>
      <w:bookmarkEnd w:id="5060"/>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061" w:name="_Toc427508880"/>
      <w:r>
        <w:t>Soundpool.resume &lt;streamID_nexp&gt;</w:t>
      </w:r>
      <w:bookmarkEnd w:id="5061"/>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062" w:name="_Toc427508881"/>
      <w:r>
        <w:t>Soundpool.stop &lt;streamID_nexp&gt;</w:t>
      </w:r>
      <w:bookmarkEnd w:id="5062"/>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063" w:name="_Toc427508882"/>
      <w:r>
        <w:t>Soundpool.release</w:t>
      </w:r>
      <w:bookmarkEnd w:id="5063"/>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064" w:name="_Toc427508883"/>
      <w:r>
        <w:t>GPS</w:t>
      </w:r>
      <w:bookmarkEnd w:id="5064"/>
    </w:p>
    <w:p w:rsidR="003A4712" w:rsidDel="00E3207A" w:rsidRDefault="00514CEB" w:rsidP="00A45912">
      <w:pPr>
        <w:rPr>
          <w:del w:id="5065" w:author="Sammartano, Marc (BIC USA)" w:date="2015-05-07T11:15:00Z"/>
        </w:rPr>
      </w:pPr>
      <w:r>
        <w:t xml:space="preserve">These commands provide access to the raw location data </w:t>
      </w:r>
      <w:r w:rsidR="00970FB7">
        <w:t>report</w:t>
      </w:r>
      <w:r>
        <w:t>ed by an Android device's GPS hardware.</w:t>
      </w:r>
      <w:ins w:id="5066" w:author="Sammartano, Marc (BIC USA)" w:date="2015-05-07T11:15:00Z">
        <w:r w:rsidR="00E3207A">
          <w:t xml:space="preserve"> </w:t>
        </w:r>
      </w:ins>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067" w:name="_Toc427508884"/>
      <w:r>
        <w:t xml:space="preserve">GPS </w:t>
      </w:r>
      <w:r w:rsidR="00514CEB">
        <w:t>C</w:t>
      </w:r>
      <w:r>
        <w:t>ontrol c</w:t>
      </w:r>
      <w:r w:rsidR="00514CEB">
        <w:t>ommands</w:t>
      </w:r>
      <w:bookmarkEnd w:id="5067"/>
    </w:p>
    <w:p w:rsidR="00514CEB" w:rsidRDefault="003A4712" w:rsidP="005F4916">
      <w:pPr>
        <w:pStyle w:val="Heading3"/>
      </w:pPr>
      <w:bookmarkStart w:id="5068" w:name="_Toc427508885"/>
      <w:r>
        <w:t>Gps.</w:t>
      </w:r>
      <w:r w:rsidR="00514CEB">
        <w:t>open</w:t>
      </w:r>
      <w:r w:rsidR="0095581B">
        <w:t xml:space="preserve"> {{&lt;status_nvar&gt;},{&lt;time_nexp&gt;},{&lt;distance_nexp&gt;}}</w:t>
      </w:r>
      <w:bookmarkEnd w:id="5068"/>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w:t>
      </w:r>
      <w:r>
        <w:lastRenderedPageBreak/>
        <w:t>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069" w:name="_Toc427508886"/>
      <w:r>
        <w:t>Gps.</w:t>
      </w:r>
      <w:r w:rsidR="00514CEB">
        <w:t>close</w:t>
      </w:r>
      <w:bookmarkEnd w:id="5069"/>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5070" w:name="_Toc427508887"/>
      <w:r>
        <w:t>Gps.status {{&lt;status_var&gt;}, {&lt;infix_nvar&gt;},{inview_nvar}, {&lt;sat_</w:t>
      </w:r>
      <w:r w:rsidR="009C2367">
        <w:t>list</w:t>
      </w:r>
      <w:r>
        <w:t>_nexp&gt;}}</w:t>
      </w:r>
      <w:bookmarkEnd w:id="5070"/>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pPr>
        <w:rPr>
          <w:ins w:id="5071" w:author="Sammartano, Marc (BIC USA)" w:date="2015-05-07T11:18:00Z"/>
        </w:rPr>
      </w:pPr>
      <w:r>
        <w:t xml:space="preserve">Returns the data from a GPS status report. </w:t>
      </w:r>
      <w:ins w:id="5072" w:author="Sammartano, Marc (BIC USA)" w:date="2015-05-07T11:19:00Z">
        <w:r w:rsidR="00E3207A">
          <w:t xml:space="preserve">The parameters are all optional; use commas to indicate </w:t>
        </w:r>
      </w:ins>
      <w:ins w:id="5073" w:author="Sammartano, Marc (BIC USA)" w:date="2015-05-07T11:20:00Z">
        <w:r w:rsidR="00E3207A">
          <w:t xml:space="preserve">omitted </w:t>
        </w:r>
      </w:ins>
      <w:ins w:id="5074" w:author="Sammartano, Marc (BIC USA)" w:date="2015-05-07T11:19:00Z">
        <w:r w:rsidR="00E3207A">
          <w:t>parameters.</w:t>
        </w:r>
      </w:ins>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ins w:id="5075" w:author="Sammartano, Marc (BIC USA)" w:date="2015-05-07T11:21:00Z">
        <w:r w:rsidR="00E3207A">
          <w:t xml:space="preserve">GPS </w:t>
        </w:r>
      </w:ins>
      <w:ins w:id="5076" w:author="Sammartano, Marc (BIC USA)" w:date="2015-05-07T11:20:00Z">
        <w:r w:rsidR="00E3207A">
          <w:t xml:space="preserve">status report </w:t>
        </w:r>
      </w:ins>
      <w:ins w:id="5077" w:author="Sammartano, Marc (BIC USA)" w:date="2015-05-07T11:21:00Z">
        <w:r w:rsidR="00E3207A">
          <w:t xml:space="preserve">is not </w:t>
        </w:r>
      </w:ins>
      <w:ins w:id="5078" w:author="Sammartano, Marc (BIC USA)" w:date="2015-05-07T11:20:00Z">
        <w:r w:rsidR="00E3207A">
          <w:t>timestamp</w:t>
        </w:r>
      </w:ins>
      <w:ins w:id="5079" w:author="Sammartano, Marc (BIC USA)" w:date="2015-05-07T11:21:00Z">
        <w:r w:rsidR="00E3207A">
          <w:t xml:space="preserve">ed, and the first event reported </w:t>
        </w:r>
      </w:ins>
      <w:ins w:id="5080" w:author="Sammartano, Marc (BIC USA)" w:date="2015-05-07T11:23:00Z">
        <w:r w:rsidR="00E3207A">
          <w:t xml:space="preserve">to your program </w:t>
        </w:r>
      </w:ins>
      <w:ins w:id="5081" w:author="Sammartano, Marc (BIC USA)" w:date="2015-05-07T11:21:00Z">
        <w:r w:rsidR="00E3207A">
          <w:t>may be stale.</w:t>
        </w:r>
      </w:ins>
      <w:ins w:id="5082" w:author="Sammartano, Marc (BIC USA)" w:date="2015-05-07T11:23:00Z">
        <w:r w:rsidR="006D4C73">
          <w:t xml:space="preserve"> Do not rely on the data from the first</w:t>
        </w:r>
        <w:r w:rsidR="00E3207A">
          <w:t xml:space="preserve"> status report </w:t>
        </w:r>
      </w:ins>
      <w:ins w:id="5083" w:author="Sammartano, Marc (BIC USA)" w:date="2015-05-27T11:44:00Z">
        <w:r w:rsidR="009E5A54">
          <w:t>alone to</w:t>
        </w:r>
      </w:ins>
      <w:ins w:id="5084" w:author="Sammartano, Marc (BIC USA)" w:date="2015-05-27T11:45:00Z">
        <w:r w:rsidR="009E5A54">
          <w:t xml:space="preserve"> determine </w:t>
        </w:r>
      </w:ins>
      <w:ins w:id="5085" w:author="Sammartano, Marc (BIC USA)" w:date="2015-05-27T11:47:00Z">
        <w:r w:rsidR="009E5A54">
          <w:t>when</w:t>
        </w:r>
      </w:ins>
      <w:ins w:id="5086" w:author="Sammartano, Marc (BIC USA)" w:date="2015-05-27T11:45:00Z">
        <w:r w:rsidR="009E5A54">
          <w:t xml:space="preserve"> the GPS hardware </w:t>
        </w:r>
      </w:ins>
      <w:ins w:id="5087" w:author="Sammartano, Marc (BIC USA)" w:date="2015-05-27T11:47:00Z">
        <w:r w:rsidR="009E5A54">
          <w:t xml:space="preserve">gets </w:t>
        </w:r>
      </w:ins>
      <w:ins w:id="5088" w:author="Sammartano, Marc (BIC USA)" w:date="2015-05-27T11:45:00Z">
        <w:r w:rsidR="009E5A54">
          <w:t>a</w:t>
        </w:r>
      </w:ins>
      <w:ins w:id="5089" w:author="Sammartano, Marc (BIC USA)" w:date="2015-05-27T11:49:00Z">
        <w:r w:rsidR="009E5A54">
          <w:t xml:space="preserve"> current</w:t>
        </w:r>
      </w:ins>
      <w:ins w:id="5090" w:author="Sammartano, Marc (BIC USA)" w:date="2015-05-27T11:47:00Z">
        <w:r w:rsidR="009E5A54">
          <w:t xml:space="preserve"> </w:t>
        </w:r>
      </w:ins>
      <w:ins w:id="5091" w:author="Sammartano, Marc (BIC USA)" w:date="2015-05-27T11:45:00Z">
        <w:r w:rsidR="009E5A54">
          <w:t>location fix.</w:t>
        </w:r>
      </w:ins>
      <w:del w:id="5092" w:author="Sammartano, Marc (BIC USA)" w:date="2015-05-07T11:21:00Z">
        <w:r w:rsidDel="00E3207A">
          <w:delText>parameters are all optional; use commas to indicate missing parameters</w:delText>
        </w:r>
      </w:del>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lastRenderedPageBreak/>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lastRenderedPageBreak/>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5093" w:name="_Toc427508888"/>
      <w:r>
        <w:t>GPS Location commands</w:t>
      </w:r>
      <w:bookmarkEnd w:id="5093"/>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5094" w:name="_Toc427508889"/>
      <w:r>
        <w:lastRenderedPageBreak/>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5094"/>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5095" w:name="_Toc427508890"/>
      <w:r>
        <w:t>Gps.time &lt;nvar&gt;</w:t>
      </w:r>
      <w:bookmarkEnd w:id="5095"/>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 xml:space="preserve">Returns the </w:t>
      </w:r>
      <w:del w:id="5096" w:author="Sammartano, Marc (BIC USA)" w:date="2015-06-10T17:43:00Z">
        <w:r w:rsidDel="00D83C30">
          <w:delText xml:space="preserve">returns the </w:delText>
        </w:r>
      </w:del>
      <w:r>
        <w:t>time of the last GPS fix in milliseconds since "the epoch", January 1, 1970, UTC.</w:t>
      </w:r>
    </w:p>
    <w:p w:rsidR="00514CEB" w:rsidRDefault="003A4712" w:rsidP="005F4916">
      <w:pPr>
        <w:pStyle w:val="Heading3"/>
      </w:pPr>
      <w:bookmarkStart w:id="5097" w:name="_Toc427508891"/>
      <w:r>
        <w:t>Gps.</w:t>
      </w:r>
      <w:r w:rsidR="00514CEB">
        <w:t>provider &lt;svar&gt;</w:t>
      </w:r>
      <w:bookmarkEnd w:id="5097"/>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5098" w:name="_Toc427508892"/>
      <w:r>
        <w:t xml:space="preserve">Gps.satellites </w:t>
      </w:r>
      <w:r w:rsidR="00CD00F7">
        <w:t>{{</w:t>
      </w:r>
      <w:r>
        <w:t>&lt;</w:t>
      </w:r>
      <w:r w:rsidR="00CD00F7">
        <w:t>count_</w:t>
      </w:r>
      <w:r>
        <w:t>nvar&gt;</w:t>
      </w:r>
      <w:r w:rsidR="00CD00F7">
        <w:t>}, {</w:t>
      </w:r>
      <w:r w:rsidR="009C2367">
        <w:t>&lt;sat_list</w:t>
      </w:r>
      <w:r w:rsidR="000D799C">
        <w:t>_nexp</w:t>
      </w:r>
      <w:r w:rsidR="00CD00F7">
        <w:t>&gt;}}</w:t>
      </w:r>
      <w:bookmarkEnd w:id="5098"/>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lastRenderedPageBreak/>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5099" w:name="_Toc427508893"/>
      <w:r>
        <w:t>Gps.</w:t>
      </w:r>
      <w:r w:rsidR="00514CEB">
        <w:t>accuracy &lt;nvar&gt;</w:t>
      </w:r>
      <w:bookmarkEnd w:id="5099"/>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5100" w:name="_Toc427508894"/>
      <w:r>
        <w:t>Gps.</w:t>
      </w:r>
      <w:r w:rsidR="00514CEB">
        <w:t>latitude &lt;nvar&gt;</w:t>
      </w:r>
      <w:bookmarkEnd w:id="5100"/>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101" w:name="_Toc427508895"/>
      <w:r>
        <w:t>Gps.</w:t>
      </w:r>
      <w:r w:rsidR="00514CEB">
        <w:t>longitude &lt;nvar&gt;</w:t>
      </w:r>
      <w:bookmarkEnd w:id="5101"/>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102" w:name="_Toc427508896"/>
      <w:r>
        <w:t>Gps.</w:t>
      </w:r>
      <w:r w:rsidR="00514CEB">
        <w:t>altitude &lt;nvar&gt;</w:t>
      </w:r>
      <w:bookmarkEnd w:id="5102"/>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103" w:name="_Toc427508897"/>
      <w:r>
        <w:t>Gps.</w:t>
      </w:r>
      <w:r w:rsidR="00514CEB">
        <w:t>bearing &lt;nvar&gt;</w:t>
      </w:r>
      <w:bookmarkEnd w:id="5103"/>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5104" w:name="_Toc427508898"/>
      <w:r>
        <w:t>Gps.</w:t>
      </w:r>
      <w:r w:rsidR="00514CEB">
        <w:t>speed &lt;nvar&gt;</w:t>
      </w:r>
      <w:bookmarkEnd w:id="5104"/>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5105" w:name="_Toc427508899"/>
      <w:r>
        <w:t>Sensors</w:t>
      </w:r>
      <w:bookmarkEnd w:id="5105"/>
    </w:p>
    <w:p w:rsidR="004951B6" w:rsidRDefault="004951B6" w:rsidP="00EB1F62">
      <w:pPr>
        <w:pStyle w:val="Heading2"/>
      </w:pPr>
      <w:bookmarkStart w:id="5106" w:name="_Toc427508900"/>
      <w:r>
        <w:t>Introduction</w:t>
      </w:r>
      <w:bookmarkEnd w:id="510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lastRenderedPageBreak/>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5107" w:name="_Toc427508901"/>
      <w:r>
        <w:t>Sensor Commands</w:t>
      </w:r>
      <w:bookmarkEnd w:id="5107"/>
    </w:p>
    <w:p w:rsidR="004951B6" w:rsidRDefault="003A4712" w:rsidP="00D43DA8">
      <w:pPr>
        <w:pStyle w:val="Heading3"/>
      </w:pPr>
      <w:bookmarkStart w:id="5108" w:name="_Toc427508902"/>
      <w:r>
        <w:t>Sensors.</w:t>
      </w:r>
      <w:r w:rsidR="004951B6">
        <w:t xml:space="preserve">list </w:t>
      </w:r>
      <w:r w:rsidR="003E3561" w:rsidRPr="003E3561">
        <w:t>&lt;sensor_array$[]&gt;</w:t>
      </w:r>
      <w:bookmarkEnd w:id="5108"/>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09" w:name="_Toc427508903"/>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09"/>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10" w:name="_Toc427508904"/>
      <w:r>
        <w:lastRenderedPageBreak/>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10"/>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111" w:name="_Toc427508905"/>
      <w:r>
        <w:t>Sensors.</w:t>
      </w:r>
      <w:r w:rsidR="004951B6">
        <w:t>close</w:t>
      </w:r>
      <w:bookmarkEnd w:id="5111"/>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112" w:name="_Toc427508906"/>
      <w:r>
        <w:t>System</w:t>
      </w:r>
      <w:bookmarkEnd w:id="5112"/>
    </w:p>
    <w:p w:rsidR="005E6325" w:rsidRDefault="005E6325" w:rsidP="005E6325">
      <w:r>
        <w:t>These commands provide for the execution of System commands on non-rooted devices.</w:t>
      </w:r>
    </w:p>
    <w:p w:rsidR="005E6325" w:rsidRDefault="005E6325" w:rsidP="005E6325">
      <w:pPr>
        <w:pStyle w:val="Heading2"/>
      </w:pPr>
      <w:bookmarkStart w:id="5113" w:name="_Toc427508907"/>
      <w:r>
        <w:t>Commands</w:t>
      </w:r>
      <w:bookmarkEnd w:id="5113"/>
    </w:p>
    <w:p w:rsidR="005E6325" w:rsidRDefault="005E6325" w:rsidP="005F4916">
      <w:pPr>
        <w:pStyle w:val="Heading3"/>
      </w:pPr>
      <w:bookmarkStart w:id="5114" w:name="_Toc427508908"/>
      <w:r>
        <w:t>System.open</w:t>
      </w:r>
      <w:bookmarkEnd w:id="5114"/>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115" w:name="_Toc427508909"/>
      <w:r>
        <w:t>System.write &lt;sexp&gt;</w:t>
      </w:r>
      <w:bookmarkEnd w:id="5115"/>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116" w:name="_Toc427508910"/>
      <w:r>
        <w:t>System.read.ready &lt;nvar&gt;</w:t>
      </w:r>
      <w:bookmarkEnd w:id="5116"/>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117" w:name="_Toc427508911"/>
      <w:r>
        <w:t>System.read.line &lt;svar&gt;</w:t>
      </w:r>
      <w:bookmarkEnd w:id="5117"/>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118" w:name="_Toc427508912"/>
      <w:r>
        <w:t>System.close</w:t>
      </w:r>
      <w:bookmarkEnd w:id="5118"/>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119" w:name="_Toc427508913"/>
      <w:r>
        <w:t>Superuser</w:t>
      </w:r>
      <w:bookmarkEnd w:id="5119"/>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120" w:name="_Toc427508914"/>
      <w:r>
        <w:lastRenderedPageBreak/>
        <w:t>Commands</w:t>
      </w:r>
      <w:bookmarkEnd w:id="5120"/>
    </w:p>
    <w:p w:rsidR="00D94677" w:rsidRDefault="00D94677" w:rsidP="005F4916">
      <w:pPr>
        <w:pStyle w:val="Heading3"/>
      </w:pPr>
      <w:bookmarkStart w:id="5121" w:name="_Toc427508915"/>
      <w:r>
        <w:t>Su.open</w:t>
      </w:r>
      <w:bookmarkEnd w:id="5121"/>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122" w:name="_Toc427508916"/>
      <w:r>
        <w:t>Su.write &lt;sexp&gt;</w:t>
      </w:r>
      <w:bookmarkEnd w:id="5122"/>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123" w:name="_Toc427508917"/>
      <w:r>
        <w:t>Su.read.ready &lt;nvar&gt;</w:t>
      </w:r>
      <w:bookmarkEnd w:id="5123"/>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124" w:name="_Toc427508918"/>
      <w:r>
        <w:t>Su.read.line &lt;svar&gt;</w:t>
      </w:r>
      <w:bookmarkEnd w:id="5124"/>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125" w:name="_Toc427508919"/>
      <w:r>
        <w:t>Su.close</w:t>
      </w:r>
      <w:bookmarkEnd w:id="5125"/>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26" w:name="_Toc427508920"/>
      <w:r>
        <w:lastRenderedPageBreak/>
        <w:t xml:space="preserve">Appendix A </w:t>
      </w:r>
      <w:r w:rsidR="00A416A5">
        <w:t>–</w:t>
      </w:r>
      <w:r>
        <w:t xml:space="preserve"> Command List</w:t>
      </w:r>
      <w:bookmarkEnd w:id="5126"/>
    </w:p>
    <w:p w:rsidR="00633430" w:rsidRDefault="00520661">
      <w:pPr>
        <w:rPr>
          <w:ins w:id="5127" w:author="Sammartano, Marc (BIC USA)" w:date="2015-08-16T17:12:00Z"/>
          <w:noProof/>
        </w:rPr>
        <w:sectPr w:rsidR="00633430" w:rsidSect="00633430">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33430" w:rsidRDefault="00633430">
      <w:pPr>
        <w:pStyle w:val="Index1"/>
        <w:tabs>
          <w:tab w:val="right" w:leader="dot" w:pos="9350"/>
        </w:tabs>
        <w:rPr>
          <w:ins w:id="5128" w:author="Sammartano, Marc (BIC USA)" w:date="2015-08-16T17:12:00Z"/>
          <w:noProof/>
        </w:rPr>
      </w:pPr>
      <w:ins w:id="5129" w:author="Sammartano, Marc (BIC USA)" w:date="2015-08-16T17:12:00Z">
        <w:r>
          <w:rPr>
            <w:noProof/>
          </w:rPr>
          <w:lastRenderedPageBreak/>
          <w:t>! - Single Line Comment, 50</w:t>
        </w:r>
      </w:ins>
    </w:p>
    <w:p w:rsidR="00633430" w:rsidRDefault="00633430">
      <w:pPr>
        <w:pStyle w:val="Index1"/>
        <w:tabs>
          <w:tab w:val="right" w:leader="dot" w:pos="9350"/>
        </w:tabs>
        <w:rPr>
          <w:ins w:id="5130" w:author="Sammartano, Marc (BIC USA)" w:date="2015-08-16T17:12:00Z"/>
          <w:noProof/>
        </w:rPr>
      </w:pPr>
      <w:ins w:id="5131" w:author="Sammartano, Marc (BIC USA)" w:date="2015-08-16T17:12:00Z">
        <w:r>
          <w:rPr>
            <w:noProof/>
          </w:rPr>
          <w:t>!! - Block Comment, 50</w:t>
        </w:r>
      </w:ins>
    </w:p>
    <w:p w:rsidR="00633430" w:rsidRDefault="00633430">
      <w:pPr>
        <w:pStyle w:val="Index1"/>
        <w:tabs>
          <w:tab w:val="right" w:leader="dot" w:pos="9350"/>
        </w:tabs>
        <w:rPr>
          <w:ins w:id="5132" w:author="Sammartano, Marc (BIC USA)" w:date="2015-08-16T17:12:00Z"/>
          <w:noProof/>
        </w:rPr>
      </w:pPr>
      <w:ins w:id="5133" w:author="Sammartano, Marc (BIC USA)" w:date="2015-08-16T17:12:00Z">
        <w:r>
          <w:rPr>
            <w:noProof/>
          </w:rPr>
          <w:t># - Format Line, 26</w:t>
        </w:r>
      </w:ins>
    </w:p>
    <w:p w:rsidR="00633430" w:rsidRDefault="00633430">
      <w:pPr>
        <w:pStyle w:val="Index1"/>
        <w:tabs>
          <w:tab w:val="right" w:leader="dot" w:pos="9350"/>
        </w:tabs>
        <w:rPr>
          <w:ins w:id="5134" w:author="Sammartano, Marc (BIC USA)" w:date="2015-08-16T17:12:00Z"/>
          <w:noProof/>
        </w:rPr>
      </w:pPr>
      <w:ins w:id="5135" w:author="Sammartano, Marc (BIC USA)" w:date="2015-08-16T17:12:00Z">
        <w:r>
          <w:rPr>
            <w:noProof/>
          </w:rPr>
          <w:t>% - Middle of Line Comment, 50</w:t>
        </w:r>
      </w:ins>
    </w:p>
    <w:p w:rsidR="00633430" w:rsidRDefault="00633430">
      <w:pPr>
        <w:pStyle w:val="Index1"/>
        <w:tabs>
          <w:tab w:val="right" w:leader="dot" w:pos="9350"/>
        </w:tabs>
        <w:rPr>
          <w:ins w:id="5136" w:author="Sammartano, Marc (BIC USA)" w:date="2015-08-16T17:12:00Z"/>
          <w:noProof/>
        </w:rPr>
      </w:pPr>
      <w:ins w:id="5137" w:author="Sammartano, Marc (BIC USA)" w:date="2015-08-16T17:12:00Z">
        <w:r>
          <w:rPr>
            <w:noProof/>
          </w:rPr>
          <w:t>? {&lt;exp&gt; {,|;}} ..., 89</w:t>
        </w:r>
      </w:ins>
    </w:p>
    <w:p w:rsidR="00633430" w:rsidRDefault="00633430">
      <w:pPr>
        <w:pStyle w:val="Index1"/>
        <w:tabs>
          <w:tab w:val="right" w:leader="dot" w:pos="9350"/>
        </w:tabs>
        <w:rPr>
          <w:ins w:id="5138" w:author="Sammartano, Marc (BIC USA)" w:date="2015-08-16T17:12:00Z"/>
          <w:noProof/>
        </w:rPr>
      </w:pPr>
      <w:ins w:id="5139" w:author="Sammartano, Marc (BIC USA)" w:date="2015-08-16T17:12:00Z">
        <w:r>
          <w:rPr>
            <w:noProof/>
          </w:rPr>
          <w:t>ABS(&lt;nexp&gt;), 54</w:t>
        </w:r>
      </w:ins>
    </w:p>
    <w:p w:rsidR="00633430" w:rsidRDefault="00633430">
      <w:pPr>
        <w:pStyle w:val="Index1"/>
        <w:tabs>
          <w:tab w:val="right" w:leader="dot" w:pos="9350"/>
        </w:tabs>
        <w:rPr>
          <w:ins w:id="5140" w:author="Sammartano, Marc (BIC USA)" w:date="2015-08-16T17:12:00Z"/>
          <w:noProof/>
        </w:rPr>
      </w:pPr>
      <w:ins w:id="5141" w:author="Sammartano, Marc (BIC USA)" w:date="2015-08-16T17:12:00Z">
        <w:r>
          <w:rPr>
            <w:noProof/>
          </w:rPr>
          <w:t>ACOS(&lt;nexp&gt;), 57</w:t>
        </w:r>
      </w:ins>
    </w:p>
    <w:p w:rsidR="00633430" w:rsidRDefault="00633430">
      <w:pPr>
        <w:pStyle w:val="Index1"/>
        <w:tabs>
          <w:tab w:val="right" w:leader="dot" w:pos="9350"/>
        </w:tabs>
        <w:rPr>
          <w:ins w:id="5142" w:author="Sammartano, Marc (BIC USA)" w:date="2015-08-16T17:12:00Z"/>
          <w:noProof/>
        </w:rPr>
      </w:pPr>
      <w:ins w:id="5143" w:author="Sammartano, Marc (BIC USA)" w:date="2015-08-16T17:12:00Z">
        <w:r>
          <w:rPr>
            <w:noProof/>
          </w:rPr>
          <w:t>Array.average &lt;Average_nvar&gt;, Array[{&lt;start&gt;,&lt;length&gt;}], 39</w:t>
        </w:r>
      </w:ins>
    </w:p>
    <w:p w:rsidR="00633430" w:rsidRDefault="00633430">
      <w:pPr>
        <w:pStyle w:val="Index1"/>
        <w:tabs>
          <w:tab w:val="right" w:leader="dot" w:pos="9350"/>
        </w:tabs>
        <w:rPr>
          <w:ins w:id="5144" w:author="Sammartano, Marc (BIC USA)" w:date="2015-08-16T17:12:00Z"/>
          <w:noProof/>
        </w:rPr>
      </w:pPr>
      <w:ins w:id="5145" w:author="Sammartano, Marc (BIC USA)" w:date="2015-08-16T17:12:00Z">
        <w:r>
          <w:rPr>
            <w:noProof/>
          </w:rPr>
          <w:t>Array.copy SourceArray$[{&lt;start&gt;,&lt;length&gt;}], DestinationArray$[{{-}&lt;extras&gt;}], 39</w:t>
        </w:r>
      </w:ins>
    </w:p>
    <w:p w:rsidR="00633430" w:rsidRDefault="00633430">
      <w:pPr>
        <w:pStyle w:val="Index1"/>
        <w:tabs>
          <w:tab w:val="right" w:leader="dot" w:pos="9350"/>
        </w:tabs>
        <w:rPr>
          <w:ins w:id="5146" w:author="Sammartano, Marc (BIC USA)" w:date="2015-08-16T17:12:00Z"/>
          <w:noProof/>
        </w:rPr>
      </w:pPr>
      <w:ins w:id="5147" w:author="Sammartano, Marc (BIC USA)" w:date="2015-08-16T17:12:00Z">
        <w:r>
          <w:rPr>
            <w:noProof/>
          </w:rPr>
          <w:t>Array.copy SourceArray[{&lt;start&gt;,&lt;length&gt;}], DestinationArray[{{-}&lt;extras&gt;}], 39</w:t>
        </w:r>
      </w:ins>
    </w:p>
    <w:p w:rsidR="00633430" w:rsidRDefault="00633430">
      <w:pPr>
        <w:pStyle w:val="Index1"/>
        <w:tabs>
          <w:tab w:val="right" w:leader="dot" w:pos="9350"/>
        </w:tabs>
        <w:rPr>
          <w:ins w:id="5148" w:author="Sammartano, Marc (BIC USA)" w:date="2015-08-16T17:12:00Z"/>
          <w:noProof/>
        </w:rPr>
      </w:pPr>
      <w:ins w:id="5149" w:author="Sammartano, Marc (BIC USA)" w:date="2015-08-16T17:12:00Z">
        <w:r>
          <w:rPr>
            <w:noProof/>
          </w:rPr>
          <w:t>Array.delete Array[], Array$[] ..., 39</w:t>
        </w:r>
      </w:ins>
    </w:p>
    <w:p w:rsidR="00633430" w:rsidRDefault="00633430">
      <w:pPr>
        <w:pStyle w:val="Index1"/>
        <w:tabs>
          <w:tab w:val="right" w:leader="dot" w:pos="9350"/>
        </w:tabs>
        <w:rPr>
          <w:ins w:id="5150" w:author="Sammartano, Marc (BIC USA)" w:date="2015-08-16T17:12:00Z"/>
          <w:noProof/>
        </w:rPr>
      </w:pPr>
      <w:ins w:id="5151" w:author="Sammartano, Marc (BIC USA)" w:date="2015-08-16T17:12:00Z">
        <w:r>
          <w:rPr>
            <w:noProof/>
          </w:rPr>
          <w:t>Array.length n, Array$[{&lt;start&gt;,&lt;length&gt;}], 40</w:t>
        </w:r>
      </w:ins>
    </w:p>
    <w:p w:rsidR="00633430" w:rsidRDefault="00633430">
      <w:pPr>
        <w:pStyle w:val="Index1"/>
        <w:tabs>
          <w:tab w:val="right" w:leader="dot" w:pos="9350"/>
        </w:tabs>
        <w:rPr>
          <w:ins w:id="5152" w:author="Sammartano, Marc (BIC USA)" w:date="2015-08-16T17:12:00Z"/>
          <w:noProof/>
        </w:rPr>
      </w:pPr>
      <w:ins w:id="5153" w:author="Sammartano, Marc (BIC USA)" w:date="2015-08-16T17:12:00Z">
        <w:r>
          <w:rPr>
            <w:noProof/>
          </w:rPr>
          <w:t>Array.length n, Array[{&lt;start&gt;,&lt;length&gt;}], 40</w:t>
        </w:r>
      </w:ins>
    </w:p>
    <w:p w:rsidR="00633430" w:rsidRDefault="00633430">
      <w:pPr>
        <w:pStyle w:val="Index1"/>
        <w:tabs>
          <w:tab w:val="right" w:leader="dot" w:pos="9350"/>
        </w:tabs>
        <w:rPr>
          <w:ins w:id="5154" w:author="Sammartano, Marc (BIC USA)" w:date="2015-08-16T17:12:00Z"/>
          <w:noProof/>
        </w:rPr>
      </w:pPr>
      <w:ins w:id="5155" w:author="Sammartano, Marc (BIC USA)" w:date="2015-08-16T17:12:00Z">
        <w:r>
          <w:rPr>
            <w:noProof/>
          </w:rPr>
          <w:t>Array.load Array$[], &lt;sexp&gt;, ..., 40</w:t>
        </w:r>
      </w:ins>
    </w:p>
    <w:p w:rsidR="00633430" w:rsidRDefault="00633430">
      <w:pPr>
        <w:pStyle w:val="Index1"/>
        <w:tabs>
          <w:tab w:val="right" w:leader="dot" w:pos="9350"/>
        </w:tabs>
        <w:rPr>
          <w:ins w:id="5156" w:author="Sammartano, Marc (BIC USA)" w:date="2015-08-16T17:12:00Z"/>
          <w:noProof/>
        </w:rPr>
      </w:pPr>
      <w:ins w:id="5157" w:author="Sammartano, Marc (BIC USA)" w:date="2015-08-16T17:12:00Z">
        <w:r>
          <w:rPr>
            <w:noProof/>
          </w:rPr>
          <w:t>Array.load Array[], &lt;nexp&gt;, ..., 40</w:t>
        </w:r>
      </w:ins>
    </w:p>
    <w:p w:rsidR="00633430" w:rsidRDefault="00633430">
      <w:pPr>
        <w:pStyle w:val="Index1"/>
        <w:tabs>
          <w:tab w:val="right" w:leader="dot" w:pos="9350"/>
        </w:tabs>
        <w:rPr>
          <w:ins w:id="5158" w:author="Sammartano, Marc (BIC USA)" w:date="2015-08-16T17:12:00Z"/>
          <w:noProof/>
        </w:rPr>
      </w:pPr>
      <w:ins w:id="5159" w:author="Sammartano, Marc (BIC USA)" w:date="2015-08-16T17:12:00Z">
        <w:r>
          <w:rPr>
            <w:noProof/>
          </w:rPr>
          <w:t>Array.max &lt;max_nvar&gt; Array[{&lt;start&gt;,&lt;length&gt;}], 40</w:t>
        </w:r>
      </w:ins>
    </w:p>
    <w:p w:rsidR="00633430" w:rsidRDefault="00633430">
      <w:pPr>
        <w:pStyle w:val="Index1"/>
        <w:tabs>
          <w:tab w:val="right" w:leader="dot" w:pos="9350"/>
        </w:tabs>
        <w:rPr>
          <w:ins w:id="5160" w:author="Sammartano, Marc (BIC USA)" w:date="2015-08-16T17:12:00Z"/>
          <w:noProof/>
        </w:rPr>
      </w:pPr>
      <w:ins w:id="5161" w:author="Sammartano, Marc (BIC USA)" w:date="2015-08-16T17:12:00Z">
        <w:r>
          <w:rPr>
            <w:noProof/>
          </w:rPr>
          <w:t>Array.min &lt;min_nvar&gt;, Array[{&lt;start&gt;,&lt;length&gt;}], 40</w:t>
        </w:r>
      </w:ins>
    </w:p>
    <w:p w:rsidR="00633430" w:rsidRDefault="00633430">
      <w:pPr>
        <w:pStyle w:val="Index1"/>
        <w:tabs>
          <w:tab w:val="right" w:leader="dot" w:pos="9350"/>
        </w:tabs>
        <w:rPr>
          <w:ins w:id="5162" w:author="Sammartano, Marc (BIC USA)" w:date="2015-08-16T17:12:00Z"/>
          <w:noProof/>
        </w:rPr>
      </w:pPr>
      <w:ins w:id="5163" w:author="Sammartano, Marc (BIC USA)" w:date="2015-08-16T17:12:00Z">
        <w:r>
          <w:rPr>
            <w:noProof/>
          </w:rPr>
          <w:t>Array.reverse Array$[{&lt;start&gt;,&lt;length&gt;}], 40</w:t>
        </w:r>
      </w:ins>
    </w:p>
    <w:p w:rsidR="00633430" w:rsidRDefault="00633430">
      <w:pPr>
        <w:pStyle w:val="Index1"/>
        <w:tabs>
          <w:tab w:val="right" w:leader="dot" w:pos="9350"/>
        </w:tabs>
        <w:rPr>
          <w:ins w:id="5164" w:author="Sammartano, Marc (BIC USA)" w:date="2015-08-16T17:12:00Z"/>
          <w:noProof/>
        </w:rPr>
      </w:pPr>
      <w:ins w:id="5165" w:author="Sammartano, Marc (BIC USA)" w:date="2015-08-16T17:12:00Z">
        <w:r>
          <w:rPr>
            <w:noProof/>
          </w:rPr>
          <w:t>Array.reverse Array[{&lt;start&gt;,&lt;length&gt;}], 40</w:t>
        </w:r>
      </w:ins>
    </w:p>
    <w:p w:rsidR="00633430" w:rsidRDefault="00633430">
      <w:pPr>
        <w:pStyle w:val="Index1"/>
        <w:tabs>
          <w:tab w:val="right" w:leader="dot" w:pos="9350"/>
        </w:tabs>
        <w:rPr>
          <w:ins w:id="5166" w:author="Sammartano, Marc (BIC USA)" w:date="2015-08-16T17:12:00Z"/>
          <w:noProof/>
        </w:rPr>
      </w:pPr>
      <w:ins w:id="5167" w:author="Sammartano, Marc (BIC USA)" w:date="2015-08-16T17:12:00Z">
        <w:r>
          <w:rPr>
            <w:noProof/>
          </w:rPr>
          <w:t>Array.search Array$[{&lt;start&gt;,&lt;length&gt;}], &lt;value_sexp&gt;, &lt;result_nvar&gt;{,&lt;start_nexp&gt;}, 40</w:t>
        </w:r>
      </w:ins>
    </w:p>
    <w:p w:rsidR="00633430" w:rsidRDefault="00633430">
      <w:pPr>
        <w:pStyle w:val="Index1"/>
        <w:tabs>
          <w:tab w:val="right" w:leader="dot" w:pos="9350"/>
        </w:tabs>
        <w:rPr>
          <w:ins w:id="5168" w:author="Sammartano, Marc (BIC USA)" w:date="2015-08-16T17:12:00Z"/>
          <w:noProof/>
        </w:rPr>
      </w:pPr>
      <w:ins w:id="5169" w:author="Sammartano, Marc (BIC USA)" w:date="2015-08-16T17:12:00Z">
        <w:r>
          <w:rPr>
            <w:noProof/>
          </w:rPr>
          <w:t>Array.search Array[{&lt;start&gt;,&lt;length&gt;}], &lt;value_nexp&gt;, &lt;result_nvar&gt;{,&lt;start_nexp&gt;}, 40</w:t>
        </w:r>
      </w:ins>
    </w:p>
    <w:p w:rsidR="00633430" w:rsidRDefault="00633430">
      <w:pPr>
        <w:pStyle w:val="Index1"/>
        <w:tabs>
          <w:tab w:val="right" w:leader="dot" w:pos="9350"/>
        </w:tabs>
        <w:rPr>
          <w:ins w:id="5170" w:author="Sammartano, Marc (BIC USA)" w:date="2015-08-16T17:12:00Z"/>
          <w:noProof/>
        </w:rPr>
      </w:pPr>
      <w:ins w:id="5171" w:author="Sammartano, Marc (BIC USA)" w:date="2015-08-16T17:12:00Z">
        <w:r>
          <w:rPr>
            <w:noProof/>
          </w:rPr>
          <w:t>Array.shuffle Array[{&lt;start&gt;,&lt;length&gt;}], 41</w:t>
        </w:r>
      </w:ins>
    </w:p>
    <w:p w:rsidR="00633430" w:rsidRDefault="00633430">
      <w:pPr>
        <w:pStyle w:val="Index1"/>
        <w:tabs>
          <w:tab w:val="right" w:leader="dot" w:pos="9350"/>
        </w:tabs>
        <w:rPr>
          <w:ins w:id="5172" w:author="Sammartano, Marc (BIC USA)" w:date="2015-08-16T17:12:00Z"/>
          <w:noProof/>
        </w:rPr>
      </w:pPr>
      <w:ins w:id="5173" w:author="Sammartano, Marc (BIC USA)" w:date="2015-08-16T17:12:00Z">
        <w:r>
          <w:rPr>
            <w:noProof/>
          </w:rPr>
          <w:t>Array.sort Array[{&lt;start&gt;,&lt;length&gt;}], 41</w:t>
        </w:r>
      </w:ins>
    </w:p>
    <w:p w:rsidR="00633430" w:rsidRDefault="00633430">
      <w:pPr>
        <w:pStyle w:val="Index1"/>
        <w:tabs>
          <w:tab w:val="right" w:leader="dot" w:pos="9350"/>
        </w:tabs>
        <w:rPr>
          <w:ins w:id="5174" w:author="Sammartano, Marc (BIC USA)" w:date="2015-08-16T17:12:00Z"/>
          <w:noProof/>
        </w:rPr>
      </w:pPr>
      <w:ins w:id="5175" w:author="Sammartano, Marc (BIC USA)" w:date="2015-08-16T17:12:00Z">
        <w:r>
          <w:rPr>
            <w:noProof/>
          </w:rPr>
          <w:t>Array.std_dev &lt;sd_nvar&gt;, Array[{&lt;start&gt;,&lt;length&gt;}], 41</w:t>
        </w:r>
      </w:ins>
    </w:p>
    <w:p w:rsidR="00633430" w:rsidRDefault="00633430">
      <w:pPr>
        <w:pStyle w:val="Index1"/>
        <w:tabs>
          <w:tab w:val="right" w:leader="dot" w:pos="9350"/>
        </w:tabs>
        <w:rPr>
          <w:ins w:id="5176" w:author="Sammartano, Marc (BIC USA)" w:date="2015-08-16T17:12:00Z"/>
          <w:noProof/>
        </w:rPr>
      </w:pPr>
      <w:ins w:id="5177" w:author="Sammartano, Marc (BIC USA)" w:date="2015-08-16T17:12:00Z">
        <w:r>
          <w:rPr>
            <w:noProof/>
          </w:rPr>
          <w:t>Array.sum &lt;sum_nvar&gt;, Array[{&lt;start&gt;,&lt;length&gt;}], 41</w:t>
        </w:r>
      </w:ins>
    </w:p>
    <w:p w:rsidR="00633430" w:rsidRDefault="00633430">
      <w:pPr>
        <w:pStyle w:val="Index1"/>
        <w:tabs>
          <w:tab w:val="right" w:leader="dot" w:pos="9350"/>
        </w:tabs>
        <w:rPr>
          <w:ins w:id="5178" w:author="Sammartano, Marc (BIC USA)" w:date="2015-08-16T17:12:00Z"/>
          <w:noProof/>
        </w:rPr>
      </w:pPr>
      <w:ins w:id="5179" w:author="Sammartano, Marc (BIC USA)" w:date="2015-08-16T17:12:00Z">
        <w:r>
          <w:rPr>
            <w:noProof/>
          </w:rPr>
          <w:t>Array.variance &lt;v_nvar&gt;, Array[{&lt;start&gt;,&lt;length&gt;}], 41</w:t>
        </w:r>
      </w:ins>
    </w:p>
    <w:p w:rsidR="00633430" w:rsidRDefault="00633430">
      <w:pPr>
        <w:pStyle w:val="Index1"/>
        <w:tabs>
          <w:tab w:val="right" w:leader="dot" w:pos="9350"/>
        </w:tabs>
        <w:rPr>
          <w:ins w:id="5180" w:author="Sammartano, Marc (BIC USA)" w:date="2015-08-16T17:12:00Z"/>
          <w:noProof/>
        </w:rPr>
      </w:pPr>
      <w:ins w:id="5181" w:author="Sammartano, Marc (BIC USA)" w:date="2015-08-16T17:12:00Z">
        <w:r>
          <w:rPr>
            <w:noProof/>
          </w:rPr>
          <w:t>ASCII(&lt;sexp&gt;{, &lt;index_nexp&gt;}), 58</w:t>
        </w:r>
      </w:ins>
    </w:p>
    <w:p w:rsidR="00633430" w:rsidRDefault="00633430">
      <w:pPr>
        <w:pStyle w:val="Index1"/>
        <w:tabs>
          <w:tab w:val="right" w:leader="dot" w:pos="9350"/>
        </w:tabs>
        <w:rPr>
          <w:ins w:id="5182" w:author="Sammartano, Marc (BIC USA)" w:date="2015-08-16T17:12:00Z"/>
          <w:noProof/>
        </w:rPr>
      </w:pPr>
      <w:ins w:id="5183" w:author="Sammartano, Marc (BIC USA)" w:date="2015-08-16T17:12:00Z">
        <w:r>
          <w:rPr>
            <w:noProof/>
          </w:rPr>
          <w:t>ASIN(&lt;nexp&gt;), 57</w:t>
        </w:r>
      </w:ins>
    </w:p>
    <w:p w:rsidR="00633430" w:rsidRDefault="00633430">
      <w:pPr>
        <w:pStyle w:val="Index1"/>
        <w:tabs>
          <w:tab w:val="right" w:leader="dot" w:pos="9350"/>
        </w:tabs>
        <w:rPr>
          <w:ins w:id="5184" w:author="Sammartano, Marc (BIC USA)" w:date="2015-08-16T17:12:00Z"/>
          <w:noProof/>
        </w:rPr>
      </w:pPr>
      <w:ins w:id="5185" w:author="Sammartano, Marc (BIC USA)" w:date="2015-08-16T17:12:00Z">
        <w:r>
          <w:rPr>
            <w:noProof/>
          </w:rPr>
          <w:t>ATAN(&lt;nexp&gt;), 57</w:t>
        </w:r>
      </w:ins>
    </w:p>
    <w:p w:rsidR="00633430" w:rsidRDefault="00633430">
      <w:pPr>
        <w:pStyle w:val="Index1"/>
        <w:tabs>
          <w:tab w:val="right" w:leader="dot" w:pos="9350"/>
        </w:tabs>
        <w:rPr>
          <w:ins w:id="5186" w:author="Sammartano, Marc (BIC USA)" w:date="2015-08-16T17:12:00Z"/>
          <w:noProof/>
        </w:rPr>
      </w:pPr>
      <w:ins w:id="5187" w:author="Sammartano, Marc (BIC USA)" w:date="2015-08-16T17:12:00Z">
        <w:r>
          <w:rPr>
            <w:noProof/>
          </w:rPr>
          <w:t>ATAN2 (&lt;nexp_y&gt;, &lt;nexp_x&gt;), 57</w:t>
        </w:r>
      </w:ins>
    </w:p>
    <w:p w:rsidR="00633430" w:rsidRDefault="00633430">
      <w:pPr>
        <w:pStyle w:val="Index1"/>
        <w:tabs>
          <w:tab w:val="right" w:leader="dot" w:pos="9350"/>
        </w:tabs>
        <w:rPr>
          <w:ins w:id="5188" w:author="Sammartano, Marc (BIC USA)" w:date="2015-08-16T17:12:00Z"/>
          <w:noProof/>
        </w:rPr>
      </w:pPr>
      <w:ins w:id="5189" w:author="Sammartano, Marc (BIC USA)" w:date="2015-08-16T17:12:00Z">
        <w:r>
          <w:rPr>
            <w:noProof/>
          </w:rPr>
          <w:t>Audio.isdone &lt;lvar&gt;, 164</w:t>
        </w:r>
      </w:ins>
    </w:p>
    <w:p w:rsidR="00633430" w:rsidRDefault="00633430">
      <w:pPr>
        <w:pStyle w:val="Index1"/>
        <w:tabs>
          <w:tab w:val="right" w:leader="dot" w:pos="9350"/>
        </w:tabs>
        <w:rPr>
          <w:ins w:id="5190" w:author="Sammartano, Marc (BIC USA)" w:date="2015-08-16T17:12:00Z"/>
          <w:noProof/>
        </w:rPr>
      </w:pPr>
      <w:ins w:id="5191" w:author="Sammartano, Marc (BIC USA)" w:date="2015-08-16T17:12:00Z">
        <w:r>
          <w:rPr>
            <w:noProof/>
          </w:rPr>
          <w:t>Audio.length &lt;length_nvar&gt;, &lt;aft_nexp&gt;, 164</w:t>
        </w:r>
      </w:ins>
    </w:p>
    <w:p w:rsidR="00633430" w:rsidRDefault="00633430">
      <w:pPr>
        <w:pStyle w:val="Index1"/>
        <w:tabs>
          <w:tab w:val="right" w:leader="dot" w:pos="9350"/>
        </w:tabs>
        <w:rPr>
          <w:ins w:id="5192" w:author="Sammartano, Marc (BIC USA)" w:date="2015-08-16T17:12:00Z"/>
          <w:noProof/>
        </w:rPr>
      </w:pPr>
      <w:ins w:id="5193" w:author="Sammartano, Marc (BIC USA)" w:date="2015-08-16T17:12:00Z">
        <w:r>
          <w:rPr>
            <w:noProof/>
          </w:rPr>
          <w:t>Audio.load &lt;aft_nvar&gt;, &lt;filename_sexp&gt;, 163</w:t>
        </w:r>
      </w:ins>
    </w:p>
    <w:p w:rsidR="00633430" w:rsidRDefault="00633430">
      <w:pPr>
        <w:pStyle w:val="Index1"/>
        <w:tabs>
          <w:tab w:val="right" w:leader="dot" w:pos="9350"/>
        </w:tabs>
        <w:rPr>
          <w:ins w:id="5194" w:author="Sammartano, Marc (BIC USA)" w:date="2015-08-16T17:12:00Z"/>
          <w:noProof/>
        </w:rPr>
      </w:pPr>
      <w:ins w:id="5195" w:author="Sammartano, Marc (BIC USA)" w:date="2015-08-16T17:12:00Z">
        <w:r>
          <w:rPr>
            <w:noProof/>
          </w:rPr>
          <w:t>Audio.loop, 163</w:t>
        </w:r>
      </w:ins>
    </w:p>
    <w:p w:rsidR="00633430" w:rsidRDefault="00633430">
      <w:pPr>
        <w:pStyle w:val="Index1"/>
        <w:tabs>
          <w:tab w:val="right" w:leader="dot" w:pos="9350"/>
        </w:tabs>
        <w:rPr>
          <w:ins w:id="5196" w:author="Sammartano, Marc (BIC USA)" w:date="2015-08-16T17:12:00Z"/>
          <w:noProof/>
        </w:rPr>
      </w:pPr>
      <w:ins w:id="5197" w:author="Sammartano, Marc (BIC USA)" w:date="2015-08-16T17:12:00Z">
        <w:r>
          <w:rPr>
            <w:noProof/>
          </w:rPr>
          <w:t>Audio.pause, 163</w:t>
        </w:r>
      </w:ins>
    </w:p>
    <w:p w:rsidR="00633430" w:rsidRDefault="00633430">
      <w:pPr>
        <w:pStyle w:val="Index1"/>
        <w:tabs>
          <w:tab w:val="right" w:leader="dot" w:pos="9350"/>
        </w:tabs>
        <w:rPr>
          <w:ins w:id="5198" w:author="Sammartano, Marc (BIC USA)" w:date="2015-08-16T17:12:00Z"/>
          <w:noProof/>
        </w:rPr>
      </w:pPr>
      <w:ins w:id="5199" w:author="Sammartano, Marc (BIC USA)" w:date="2015-08-16T17:12:00Z">
        <w:r>
          <w:rPr>
            <w:noProof/>
          </w:rPr>
          <w:t>Audio.play &lt;aft_nexp&gt;, 163</w:t>
        </w:r>
      </w:ins>
    </w:p>
    <w:p w:rsidR="00633430" w:rsidRDefault="00633430">
      <w:pPr>
        <w:pStyle w:val="Index1"/>
        <w:tabs>
          <w:tab w:val="right" w:leader="dot" w:pos="9350"/>
        </w:tabs>
        <w:rPr>
          <w:ins w:id="5200" w:author="Sammartano, Marc (BIC USA)" w:date="2015-08-16T17:12:00Z"/>
          <w:noProof/>
        </w:rPr>
      </w:pPr>
      <w:ins w:id="5201" w:author="Sammartano, Marc (BIC USA)" w:date="2015-08-16T17:12:00Z">
        <w:r>
          <w:rPr>
            <w:noProof/>
          </w:rPr>
          <w:t>Audio.position.current &lt;nvar&gt;, 164</w:t>
        </w:r>
      </w:ins>
    </w:p>
    <w:p w:rsidR="00633430" w:rsidRDefault="00633430">
      <w:pPr>
        <w:pStyle w:val="Index1"/>
        <w:tabs>
          <w:tab w:val="right" w:leader="dot" w:pos="9350"/>
        </w:tabs>
        <w:rPr>
          <w:ins w:id="5202" w:author="Sammartano, Marc (BIC USA)" w:date="2015-08-16T17:12:00Z"/>
          <w:noProof/>
        </w:rPr>
      </w:pPr>
      <w:ins w:id="5203" w:author="Sammartano, Marc (BIC USA)" w:date="2015-08-16T17:12:00Z">
        <w:r>
          <w:rPr>
            <w:noProof/>
          </w:rPr>
          <w:t>Audio.position.seek &lt;nexp&gt;, 164</w:t>
        </w:r>
      </w:ins>
    </w:p>
    <w:p w:rsidR="00633430" w:rsidRDefault="00633430">
      <w:pPr>
        <w:pStyle w:val="Index1"/>
        <w:tabs>
          <w:tab w:val="right" w:leader="dot" w:pos="9350"/>
        </w:tabs>
        <w:rPr>
          <w:ins w:id="5204" w:author="Sammartano, Marc (BIC USA)" w:date="2015-08-16T17:12:00Z"/>
          <w:noProof/>
        </w:rPr>
      </w:pPr>
      <w:ins w:id="5205" w:author="Sammartano, Marc (BIC USA)" w:date="2015-08-16T17:12:00Z">
        <w:r>
          <w:rPr>
            <w:noProof/>
          </w:rPr>
          <w:t>Audio.record.start &lt;fn_svar&gt;, 164</w:t>
        </w:r>
      </w:ins>
    </w:p>
    <w:p w:rsidR="00633430" w:rsidRDefault="00633430">
      <w:pPr>
        <w:pStyle w:val="Index1"/>
        <w:tabs>
          <w:tab w:val="right" w:leader="dot" w:pos="9350"/>
        </w:tabs>
        <w:rPr>
          <w:ins w:id="5206" w:author="Sammartano, Marc (BIC USA)" w:date="2015-08-16T17:12:00Z"/>
          <w:noProof/>
        </w:rPr>
      </w:pPr>
      <w:ins w:id="5207" w:author="Sammartano, Marc (BIC USA)" w:date="2015-08-16T17:12:00Z">
        <w:r>
          <w:rPr>
            <w:noProof/>
          </w:rPr>
          <w:t>Audio.record.stop, 164</w:t>
        </w:r>
      </w:ins>
    </w:p>
    <w:p w:rsidR="00633430" w:rsidRDefault="00633430">
      <w:pPr>
        <w:pStyle w:val="Index1"/>
        <w:tabs>
          <w:tab w:val="right" w:leader="dot" w:pos="9350"/>
        </w:tabs>
        <w:rPr>
          <w:ins w:id="5208" w:author="Sammartano, Marc (BIC USA)" w:date="2015-08-16T17:12:00Z"/>
          <w:noProof/>
        </w:rPr>
      </w:pPr>
      <w:ins w:id="5209" w:author="Sammartano, Marc (BIC USA)" w:date="2015-08-16T17:12:00Z">
        <w:r>
          <w:rPr>
            <w:noProof/>
          </w:rPr>
          <w:t>Audio.release &lt;aft_nexp&gt;, 164</w:t>
        </w:r>
      </w:ins>
    </w:p>
    <w:p w:rsidR="00633430" w:rsidRDefault="00633430">
      <w:pPr>
        <w:pStyle w:val="Index1"/>
        <w:tabs>
          <w:tab w:val="right" w:leader="dot" w:pos="9350"/>
        </w:tabs>
        <w:rPr>
          <w:ins w:id="5210" w:author="Sammartano, Marc (BIC USA)" w:date="2015-08-16T17:12:00Z"/>
          <w:noProof/>
        </w:rPr>
      </w:pPr>
      <w:ins w:id="5211" w:author="Sammartano, Marc (BIC USA)" w:date="2015-08-16T17:12:00Z">
        <w:r>
          <w:rPr>
            <w:noProof/>
          </w:rPr>
          <w:t>Audio.stop, 163</w:t>
        </w:r>
      </w:ins>
    </w:p>
    <w:p w:rsidR="00633430" w:rsidRDefault="00633430">
      <w:pPr>
        <w:pStyle w:val="Index1"/>
        <w:tabs>
          <w:tab w:val="right" w:leader="dot" w:pos="9350"/>
        </w:tabs>
        <w:rPr>
          <w:ins w:id="5212" w:author="Sammartano, Marc (BIC USA)" w:date="2015-08-16T17:12:00Z"/>
          <w:noProof/>
        </w:rPr>
      </w:pPr>
      <w:ins w:id="5213" w:author="Sammartano, Marc (BIC USA)" w:date="2015-08-16T17:12:00Z">
        <w:r>
          <w:rPr>
            <w:noProof/>
          </w:rPr>
          <w:t>Audio.volume &lt;left_nexp&gt;, &lt;right_nexp&gt;, 163</w:t>
        </w:r>
      </w:ins>
    </w:p>
    <w:p w:rsidR="00633430" w:rsidRDefault="00633430">
      <w:pPr>
        <w:pStyle w:val="Index1"/>
        <w:tabs>
          <w:tab w:val="right" w:leader="dot" w:pos="9350"/>
        </w:tabs>
        <w:rPr>
          <w:ins w:id="5214" w:author="Sammartano, Marc (BIC USA)" w:date="2015-08-16T17:12:00Z"/>
          <w:noProof/>
        </w:rPr>
      </w:pPr>
      <w:ins w:id="5215" w:author="Sammartano, Marc (BIC USA)" w:date="2015-08-16T17:12:00Z">
        <w:r>
          <w:rPr>
            <w:noProof/>
          </w:rPr>
          <w:t>Back.resume, 83</w:t>
        </w:r>
      </w:ins>
    </w:p>
    <w:p w:rsidR="00633430" w:rsidRDefault="00633430">
      <w:pPr>
        <w:pStyle w:val="Index1"/>
        <w:tabs>
          <w:tab w:val="right" w:leader="dot" w:pos="9350"/>
        </w:tabs>
        <w:rPr>
          <w:ins w:id="5216" w:author="Sammartano, Marc (BIC USA)" w:date="2015-08-16T17:12:00Z"/>
          <w:noProof/>
        </w:rPr>
      </w:pPr>
      <w:ins w:id="5217" w:author="Sammartano, Marc (BIC USA)" w:date="2015-08-16T17:12:00Z">
        <w:r>
          <w:rPr>
            <w:noProof/>
          </w:rPr>
          <w:t>BACKGROUND(), 60</w:t>
        </w:r>
      </w:ins>
    </w:p>
    <w:p w:rsidR="00633430" w:rsidRDefault="00633430">
      <w:pPr>
        <w:pStyle w:val="Index1"/>
        <w:tabs>
          <w:tab w:val="right" w:leader="dot" w:pos="9350"/>
        </w:tabs>
        <w:rPr>
          <w:ins w:id="5218" w:author="Sammartano, Marc (BIC USA)" w:date="2015-08-16T17:12:00Z"/>
          <w:noProof/>
        </w:rPr>
      </w:pPr>
      <w:ins w:id="5219" w:author="Sammartano, Marc (BIC USA)" w:date="2015-08-16T17:12:00Z">
        <w:r>
          <w:rPr>
            <w:noProof/>
          </w:rPr>
          <w:t>Background.resume, 133</w:t>
        </w:r>
      </w:ins>
    </w:p>
    <w:p w:rsidR="00633430" w:rsidRDefault="00633430">
      <w:pPr>
        <w:pStyle w:val="Index1"/>
        <w:tabs>
          <w:tab w:val="right" w:leader="dot" w:pos="9350"/>
        </w:tabs>
        <w:rPr>
          <w:ins w:id="5220" w:author="Sammartano, Marc (BIC USA)" w:date="2015-08-16T17:12:00Z"/>
          <w:noProof/>
        </w:rPr>
      </w:pPr>
      <w:ins w:id="5221" w:author="Sammartano, Marc (BIC USA)" w:date="2015-08-16T17:12:00Z">
        <w:r>
          <w:rPr>
            <w:noProof/>
          </w:rPr>
          <w:lastRenderedPageBreak/>
          <w:t>BAND(&lt;nexp1&gt;, &lt;nexp2&gt;), 54</w:t>
        </w:r>
      </w:ins>
    </w:p>
    <w:p w:rsidR="00633430" w:rsidRDefault="00633430">
      <w:pPr>
        <w:pStyle w:val="Index1"/>
        <w:tabs>
          <w:tab w:val="right" w:leader="dot" w:pos="9350"/>
        </w:tabs>
        <w:rPr>
          <w:ins w:id="5222" w:author="Sammartano, Marc (BIC USA)" w:date="2015-08-16T17:12:00Z"/>
          <w:noProof/>
        </w:rPr>
      </w:pPr>
      <w:ins w:id="5223" w:author="Sammartano, Marc (BIC USA)" w:date="2015-08-16T17:12:00Z">
        <w:r>
          <w:rPr>
            <w:noProof/>
          </w:rPr>
          <w:t>BIN$(&lt;nexp&gt;), 66</w:t>
        </w:r>
      </w:ins>
    </w:p>
    <w:p w:rsidR="00633430" w:rsidRDefault="00633430">
      <w:pPr>
        <w:pStyle w:val="Index1"/>
        <w:tabs>
          <w:tab w:val="right" w:leader="dot" w:pos="9350"/>
        </w:tabs>
        <w:rPr>
          <w:ins w:id="5224" w:author="Sammartano, Marc (BIC USA)" w:date="2015-08-16T17:12:00Z"/>
          <w:noProof/>
        </w:rPr>
      </w:pPr>
      <w:ins w:id="5225" w:author="Sammartano, Marc (BIC USA)" w:date="2015-08-16T17:12:00Z">
        <w:r>
          <w:rPr>
            <w:noProof/>
          </w:rPr>
          <w:t>BIN(&lt;sexp&gt;), 58</w:t>
        </w:r>
      </w:ins>
    </w:p>
    <w:p w:rsidR="00633430" w:rsidRDefault="00633430">
      <w:pPr>
        <w:pStyle w:val="Index1"/>
        <w:tabs>
          <w:tab w:val="right" w:leader="dot" w:pos="9350"/>
        </w:tabs>
        <w:rPr>
          <w:ins w:id="5226" w:author="Sammartano, Marc (BIC USA)" w:date="2015-08-16T17:12:00Z"/>
          <w:noProof/>
        </w:rPr>
      </w:pPr>
      <w:ins w:id="5227" w:author="Sammartano, Marc (BIC USA)" w:date="2015-08-16T17:12:00Z">
        <w:r>
          <w:rPr>
            <w:noProof/>
          </w:rPr>
          <w:t>BNOT(&lt;nexp&gt;, 54</w:t>
        </w:r>
      </w:ins>
    </w:p>
    <w:p w:rsidR="00633430" w:rsidRDefault="00633430">
      <w:pPr>
        <w:pStyle w:val="Index1"/>
        <w:tabs>
          <w:tab w:val="right" w:leader="dot" w:pos="9350"/>
        </w:tabs>
        <w:rPr>
          <w:ins w:id="5228" w:author="Sammartano, Marc (BIC USA)" w:date="2015-08-16T17:12:00Z"/>
          <w:noProof/>
        </w:rPr>
      </w:pPr>
      <w:ins w:id="5229" w:author="Sammartano, Marc (BIC USA)" w:date="2015-08-16T17:12:00Z">
        <w:r>
          <w:rPr>
            <w:noProof/>
          </w:rPr>
          <w:t>BOR(&lt;nexp1&gt;, &lt;nexp2&gt;), 53</w:t>
        </w:r>
      </w:ins>
    </w:p>
    <w:p w:rsidR="00633430" w:rsidRDefault="00633430">
      <w:pPr>
        <w:pStyle w:val="Index1"/>
        <w:tabs>
          <w:tab w:val="right" w:leader="dot" w:pos="9350"/>
        </w:tabs>
        <w:rPr>
          <w:ins w:id="5230" w:author="Sammartano, Marc (BIC USA)" w:date="2015-08-16T17:12:00Z"/>
          <w:noProof/>
        </w:rPr>
      </w:pPr>
      <w:ins w:id="5231" w:author="Sammartano, Marc (BIC USA)" w:date="2015-08-16T17:12:00Z">
        <w:r>
          <w:rPr>
            <w:noProof/>
          </w:rPr>
          <w:t>Browse &lt;url_sexp&gt;, 108</w:t>
        </w:r>
      </w:ins>
    </w:p>
    <w:p w:rsidR="00633430" w:rsidRDefault="00633430">
      <w:pPr>
        <w:pStyle w:val="Index1"/>
        <w:tabs>
          <w:tab w:val="right" w:leader="dot" w:pos="9350"/>
        </w:tabs>
        <w:rPr>
          <w:ins w:id="5232" w:author="Sammartano, Marc (BIC USA)" w:date="2015-08-16T17:12:00Z"/>
          <w:noProof/>
        </w:rPr>
      </w:pPr>
      <w:ins w:id="5233" w:author="Sammartano, Marc (BIC USA)" w:date="2015-08-16T17:12:00Z">
        <w:r>
          <w:rPr>
            <w:noProof/>
          </w:rPr>
          <w:t>Bt.close, 116</w:t>
        </w:r>
      </w:ins>
    </w:p>
    <w:p w:rsidR="00633430" w:rsidRDefault="00633430">
      <w:pPr>
        <w:pStyle w:val="Index1"/>
        <w:tabs>
          <w:tab w:val="right" w:leader="dot" w:pos="9350"/>
        </w:tabs>
        <w:rPr>
          <w:ins w:id="5234" w:author="Sammartano, Marc (BIC USA)" w:date="2015-08-16T17:12:00Z"/>
          <w:noProof/>
        </w:rPr>
      </w:pPr>
      <w:ins w:id="5235" w:author="Sammartano, Marc (BIC USA)" w:date="2015-08-16T17:12:00Z">
        <w:r>
          <w:rPr>
            <w:noProof/>
          </w:rPr>
          <w:t>Bt.connect {0|1}, 116</w:t>
        </w:r>
      </w:ins>
    </w:p>
    <w:p w:rsidR="00633430" w:rsidRDefault="00633430">
      <w:pPr>
        <w:pStyle w:val="Index1"/>
        <w:tabs>
          <w:tab w:val="right" w:leader="dot" w:pos="9350"/>
        </w:tabs>
        <w:rPr>
          <w:ins w:id="5236" w:author="Sammartano, Marc (BIC USA)" w:date="2015-08-16T17:12:00Z"/>
          <w:noProof/>
        </w:rPr>
      </w:pPr>
      <w:ins w:id="5237" w:author="Sammartano, Marc (BIC USA)" w:date="2015-08-16T17:12:00Z">
        <w:r>
          <w:rPr>
            <w:noProof/>
          </w:rPr>
          <w:t>Bt.device.name &lt;svar&gt;, 118</w:t>
        </w:r>
      </w:ins>
    </w:p>
    <w:p w:rsidR="00633430" w:rsidRDefault="00633430">
      <w:pPr>
        <w:pStyle w:val="Index1"/>
        <w:tabs>
          <w:tab w:val="right" w:leader="dot" w:pos="9350"/>
        </w:tabs>
        <w:rPr>
          <w:ins w:id="5238" w:author="Sammartano, Marc (BIC USA)" w:date="2015-08-16T17:12:00Z"/>
          <w:noProof/>
        </w:rPr>
      </w:pPr>
      <w:ins w:id="5239" w:author="Sammartano, Marc (BIC USA)" w:date="2015-08-16T17:12:00Z">
        <w:r>
          <w:rPr>
            <w:noProof/>
          </w:rPr>
          <w:t>Bt.disconnect, 116</w:t>
        </w:r>
      </w:ins>
    </w:p>
    <w:p w:rsidR="00633430" w:rsidRDefault="00633430">
      <w:pPr>
        <w:pStyle w:val="Index1"/>
        <w:tabs>
          <w:tab w:val="right" w:leader="dot" w:pos="9350"/>
        </w:tabs>
        <w:rPr>
          <w:ins w:id="5240" w:author="Sammartano, Marc (BIC USA)" w:date="2015-08-16T17:12:00Z"/>
          <w:noProof/>
        </w:rPr>
      </w:pPr>
      <w:ins w:id="5241" w:author="Sammartano, Marc (BIC USA)" w:date="2015-08-16T17:12:00Z">
        <w:r>
          <w:rPr>
            <w:noProof/>
          </w:rPr>
          <w:t>Bt.onReadReady.resume, 117</w:t>
        </w:r>
      </w:ins>
    </w:p>
    <w:p w:rsidR="00633430" w:rsidRDefault="00633430">
      <w:pPr>
        <w:pStyle w:val="Index1"/>
        <w:tabs>
          <w:tab w:val="right" w:leader="dot" w:pos="9350"/>
        </w:tabs>
        <w:rPr>
          <w:ins w:id="5242" w:author="Sammartano, Marc (BIC USA)" w:date="2015-08-16T17:12:00Z"/>
          <w:noProof/>
        </w:rPr>
      </w:pPr>
      <w:ins w:id="5243" w:author="Sammartano, Marc (BIC USA)" w:date="2015-08-16T17:12:00Z">
        <w:r>
          <w:rPr>
            <w:noProof/>
          </w:rPr>
          <w:t>Bt.open {0|1}, 115</w:t>
        </w:r>
      </w:ins>
    </w:p>
    <w:p w:rsidR="00633430" w:rsidRDefault="00633430">
      <w:pPr>
        <w:pStyle w:val="Index1"/>
        <w:tabs>
          <w:tab w:val="right" w:leader="dot" w:pos="9350"/>
        </w:tabs>
        <w:rPr>
          <w:ins w:id="5244" w:author="Sammartano, Marc (BIC USA)" w:date="2015-08-16T17:12:00Z"/>
          <w:noProof/>
        </w:rPr>
      </w:pPr>
      <w:ins w:id="5245" w:author="Sammartano, Marc (BIC USA)" w:date="2015-08-16T17:12:00Z">
        <w:r>
          <w:rPr>
            <w:noProof/>
          </w:rPr>
          <w:t>Bt.read.bytes &lt;svar&gt;, 118</w:t>
        </w:r>
      </w:ins>
    </w:p>
    <w:p w:rsidR="00633430" w:rsidRDefault="00633430">
      <w:pPr>
        <w:pStyle w:val="Index1"/>
        <w:tabs>
          <w:tab w:val="right" w:leader="dot" w:pos="9350"/>
        </w:tabs>
        <w:rPr>
          <w:ins w:id="5246" w:author="Sammartano, Marc (BIC USA)" w:date="2015-08-16T17:12:00Z"/>
          <w:noProof/>
        </w:rPr>
      </w:pPr>
      <w:ins w:id="5247" w:author="Sammartano, Marc (BIC USA)" w:date="2015-08-16T17:12:00Z">
        <w:r>
          <w:rPr>
            <w:noProof/>
          </w:rPr>
          <w:t>Bt.read.ready &lt;nvar&gt;, 117</w:t>
        </w:r>
      </w:ins>
    </w:p>
    <w:p w:rsidR="00633430" w:rsidRDefault="00633430">
      <w:pPr>
        <w:pStyle w:val="Index1"/>
        <w:tabs>
          <w:tab w:val="right" w:leader="dot" w:pos="9350"/>
        </w:tabs>
        <w:rPr>
          <w:ins w:id="5248" w:author="Sammartano, Marc (BIC USA)" w:date="2015-08-16T17:12:00Z"/>
          <w:noProof/>
        </w:rPr>
      </w:pPr>
      <w:ins w:id="5249" w:author="Sammartano, Marc (BIC USA)" w:date="2015-08-16T17:12:00Z">
        <w:r>
          <w:rPr>
            <w:noProof/>
          </w:rPr>
          <w:t>Bt.reconnect, 116</w:t>
        </w:r>
      </w:ins>
    </w:p>
    <w:p w:rsidR="00633430" w:rsidRDefault="00633430">
      <w:pPr>
        <w:pStyle w:val="Index1"/>
        <w:tabs>
          <w:tab w:val="right" w:leader="dot" w:pos="9350"/>
        </w:tabs>
        <w:rPr>
          <w:ins w:id="5250" w:author="Sammartano, Marc (BIC USA)" w:date="2015-08-16T17:12:00Z"/>
          <w:noProof/>
        </w:rPr>
      </w:pPr>
      <w:ins w:id="5251" w:author="Sammartano, Marc (BIC USA)" w:date="2015-08-16T17:12:00Z">
        <w:r>
          <w:rPr>
            <w:noProof/>
          </w:rPr>
          <w:t>Bt.set.UUID &lt;sexp&gt;, 118</w:t>
        </w:r>
      </w:ins>
    </w:p>
    <w:p w:rsidR="00633430" w:rsidRDefault="00633430">
      <w:pPr>
        <w:pStyle w:val="Index1"/>
        <w:tabs>
          <w:tab w:val="right" w:leader="dot" w:pos="9350"/>
        </w:tabs>
        <w:rPr>
          <w:ins w:id="5252" w:author="Sammartano, Marc (BIC USA)" w:date="2015-08-16T17:12:00Z"/>
          <w:noProof/>
        </w:rPr>
      </w:pPr>
      <w:ins w:id="5253" w:author="Sammartano, Marc (BIC USA)" w:date="2015-08-16T17:12:00Z">
        <w:r>
          <w:rPr>
            <w:noProof/>
          </w:rPr>
          <w:t>Bt.status {{&lt;connect_var&gt;}{, &lt;name_svar&gt;}{, &lt;address_svar&gt;}}, 116</w:t>
        </w:r>
      </w:ins>
    </w:p>
    <w:p w:rsidR="00633430" w:rsidRDefault="00633430">
      <w:pPr>
        <w:pStyle w:val="Index1"/>
        <w:tabs>
          <w:tab w:val="right" w:leader="dot" w:pos="9350"/>
        </w:tabs>
        <w:rPr>
          <w:ins w:id="5254" w:author="Sammartano, Marc (BIC USA)" w:date="2015-08-16T17:12:00Z"/>
          <w:noProof/>
        </w:rPr>
      </w:pPr>
      <w:ins w:id="5255" w:author="Sammartano, Marc (BIC USA)" w:date="2015-08-16T17:12:00Z">
        <w:r>
          <w:rPr>
            <w:noProof/>
          </w:rPr>
          <w:t>Bt.write {&lt;exp&gt; {,|;}} ..., 117</w:t>
        </w:r>
      </w:ins>
    </w:p>
    <w:p w:rsidR="00633430" w:rsidRDefault="00633430">
      <w:pPr>
        <w:pStyle w:val="Index1"/>
        <w:tabs>
          <w:tab w:val="right" w:leader="dot" w:pos="9350"/>
        </w:tabs>
        <w:rPr>
          <w:ins w:id="5256" w:author="Sammartano, Marc (BIC USA)" w:date="2015-08-16T17:12:00Z"/>
          <w:noProof/>
        </w:rPr>
      </w:pPr>
      <w:ins w:id="5257" w:author="Sammartano, Marc (BIC USA)" w:date="2015-08-16T17:12:00Z">
        <w:r>
          <w:rPr>
            <w:noProof/>
          </w:rPr>
          <w:t>Bundle.clear &lt;pointer_nexp&gt;, 48</w:t>
        </w:r>
      </w:ins>
    </w:p>
    <w:p w:rsidR="00633430" w:rsidRDefault="00633430">
      <w:pPr>
        <w:pStyle w:val="Index1"/>
        <w:tabs>
          <w:tab w:val="right" w:leader="dot" w:pos="9350"/>
        </w:tabs>
        <w:rPr>
          <w:ins w:id="5258" w:author="Sammartano, Marc (BIC USA)" w:date="2015-08-16T17:12:00Z"/>
          <w:noProof/>
        </w:rPr>
      </w:pPr>
      <w:ins w:id="5259" w:author="Sammartano, Marc (BIC USA)" w:date="2015-08-16T17:12:00Z">
        <w:r>
          <w:rPr>
            <w:noProof/>
          </w:rPr>
          <w:t>Bundle.contain &lt;pointer_nexp&gt;, &lt;key_sexp&gt; , &lt;contains_nvar&gt;, 47</w:t>
        </w:r>
      </w:ins>
    </w:p>
    <w:p w:rsidR="00633430" w:rsidRDefault="00633430">
      <w:pPr>
        <w:pStyle w:val="Index1"/>
        <w:tabs>
          <w:tab w:val="right" w:leader="dot" w:pos="9350"/>
        </w:tabs>
        <w:rPr>
          <w:ins w:id="5260" w:author="Sammartano, Marc (BIC USA)" w:date="2015-08-16T17:12:00Z"/>
          <w:noProof/>
        </w:rPr>
      </w:pPr>
      <w:ins w:id="5261" w:author="Sammartano, Marc (BIC USA)" w:date="2015-08-16T17:12:00Z">
        <w:r>
          <w:rPr>
            <w:noProof/>
          </w:rPr>
          <w:t>Bundle.create &lt;pointer_nvar&gt;, 46</w:t>
        </w:r>
      </w:ins>
    </w:p>
    <w:p w:rsidR="00633430" w:rsidRDefault="00633430">
      <w:pPr>
        <w:pStyle w:val="Index1"/>
        <w:tabs>
          <w:tab w:val="right" w:leader="dot" w:pos="9350"/>
        </w:tabs>
        <w:rPr>
          <w:ins w:id="5262" w:author="Sammartano, Marc (BIC USA)" w:date="2015-08-16T17:12:00Z"/>
          <w:noProof/>
        </w:rPr>
      </w:pPr>
      <w:ins w:id="5263" w:author="Sammartano, Marc (BIC USA)" w:date="2015-08-16T17:12:00Z">
        <w:r>
          <w:rPr>
            <w:noProof/>
          </w:rPr>
          <w:t>Bundle.get &lt;pointer_nexp&gt;, &lt;key_sexp&gt;, &lt;nvar&gt;|&lt;svar&gt;, 46</w:t>
        </w:r>
      </w:ins>
    </w:p>
    <w:p w:rsidR="00633430" w:rsidRDefault="00633430">
      <w:pPr>
        <w:pStyle w:val="Index1"/>
        <w:tabs>
          <w:tab w:val="right" w:leader="dot" w:pos="9350"/>
        </w:tabs>
        <w:rPr>
          <w:ins w:id="5264" w:author="Sammartano, Marc (BIC USA)" w:date="2015-08-16T17:12:00Z"/>
          <w:noProof/>
        </w:rPr>
      </w:pPr>
      <w:ins w:id="5265" w:author="Sammartano, Marc (BIC USA)" w:date="2015-08-16T17:12:00Z">
        <w:r>
          <w:rPr>
            <w:noProof/>
          </w:rPr>
          <w:t>Bundle.keys &lt;bundle_ptr_nexp&gt;, &lt;list_ptr_nexp&gt;, 47</w:t>
        </w:r>
      </w:ins>
    </w:p>
    <w:p w:rsidR="00633430" w:rsidRDefault="00633430">
      <w:pPr>
        <w:pStyle w:val="Index1"/>
        <w:tabs>
          <w:tab w:val="right" w:leader="dot" w:pos="9350"/>
        </w:tabs>
        <w:rPr>
          <w:ins w:id="5266" w:author="Sammartano, Marc (BIC USA)" w:date="2015-08-16T17:12:00Z"/>
          <w:noProof/>
        </w:rPr>
      </w:pPr>
      <w:ins w:id="5267" w:author="Sammartano, Marc (BIC USA)" w:date="2015-08-16T17:12:00Z">
        <w:r>
          <w:rPr>
            <w:noProof/>
          </w:rPr>
          <w:t>Bundle.put &lt;pointer_nexp&gt;, &lt;key_sexp&gt;, &lt;value_nexp&gt;|&lt;value_sexp&gt;, 46</w:t>
        </w:r>
      </w:ins>
    </w:p>
    <w:p w:rsidR="00633430" w:rsidRDefault="00633430">
      <w:pPr>
        <w:pStyle w:val="Index1"/>
        <w:tabs>
          <w:tab w:val="right" w:leader="dot" w:pos="9350"/>
        </w:tabs>
        <w:rPr>
          <w:ins w:id="5268" w:author="Sammartano, Marc (BIC USA)" w:date="2015-08-16T17:12:00Z"/>
          <w:noProof/>
        </w:rPr>
      </w:pPr>
      <w:ins w:id="5269" w:author="Sammartano, Marc (BIC USA)" w:date="2015-08-16T17:12:00Z">
        <w:r>
          <w:rPr>
            <w:noProof/>
          </w:rPr>
          <w:t>Bundle.remove &lt;pointer_nexp&gt;, &lt;key_sexp&gt;, 48</w:t>
        </w:r>
      </w:ins>
    </w:p>
    <w:p w:rsidR="00633430" w:rsidRDefault="00633430">
      <w:pPr>
        <w:pStyle w:val="Index1"/>
        <w:tabs>
          <w:tab w:val="right" w:leader="dot" w:pos="9350"/>
        </w:tabs>
        <w:rPr>
          <w:ins w:id="5270" w:author="Sammartano, Marc (BIC USA)" w:date="2015-08-16T17:12:00Z"/>
          <w:noProof/>
        </w:rPr>
      </w:pPr>
      <w:ins w:id="5271" w:author="Sammartano, Marc (BIC USA)" w:date="2015-08-16T17:12:00Z">
        <w:r>
          <w:rPr>
            <w:noProof/>
          </w:rPr>
          <w:t>Bundle.type &lt;pointer_nexp&gt;, &lt;key_sexp&gt;, &lt;type_svar&gt;, 47</w:t>
        </w:r>
      </w:ins>
    </w:p>
    <w:p w:rsidR="00633430" w:rsidRDefault="00633430">
      <w:pPr>
        <w:pStyle w:val="Index1"/>
        <w:tabs>
          <w:tab w:val="right" w:leader="dot" w:pos="9350"/>
        </w:tabs>
        <w:rPr>
          <w:ins w:id="5272" w:author="Sammartano, Marc (BIC USA)" w:date="2015-08-16T17:12:00Z"/>
          <w:noProof/>
        </w:rPr>
      </w:pPr>
      <w:ins w:id="5273" w:author="Sammartano, Marc (BIC USA)" w:date="2015-08-16T17:12:00Z">
        <w:r>
          <w:rPr>
            <w:noProof/>
          </w:rPr>
          <w:t>BXOR(&lt;nexp1&gt;, &lt;nexp2&gt;), 54</w:t>
        </w:r>
      </w:ins>
    </w:p>
    <w:p w:rsidR="00633430" w:rsidRDefault="00633430">
      <w:pPr>
        <w:pStyle w:val="Index1"/>
        <w:tabs>
          <w:tab w:val="right" w:leader="dot" w:pos="9350"/>
        </w:tabs>
        <w:rPr>
          <w:ins w:id="5274" w:author="Sammartano, Marc (BIC USA)" w:date="2015-08-16T17:12:00Z"/>
          <w:noProof/>
        </w:rPr>
      </w:pPr>
      <w:ins w:id="5275" w:author="Sammartano, Marc (BIC USA)" w:date="2015-08-16T17:12:00Z">
        <w:r>
          <w:rPr>
            <w:noProof/>
          </w:rPr>
          <w:t>Byte.close &lt;file_table_nexp&gt;, 103</w:t>
        </w:r>
      </w:ins>
    </w:p>
    <w:p w:rsidR="00633430" w:rsidRDefault="00633430">
      <w:pPr>
        <w:pStyle w:val="Index1"/>
        <w:tabs>
          <w:tab w:val="right" w:leader="dot" w:pos="9350"/>
        </w:tabs>
        <w:rPr>
          <w:ins w:id="5276" w:author="Sammartano, Marc (BIC USA)" w:date="2015-08-16T17:12:00Z"/>
          <w:noProof/>
        </w:rPr>
      </w:pPr>
      <w:ins w:id="5277" w:author="Sammartano, Marc (BIC USA)" w:date="2015-08-16T17:12:00Z">
        <w:r>
          <w:rPr>
            <w:noProof/>
          </w:rPr>
          <w:t>Byte.copy &lt;file_table_nexp&gt;,&lt;output_file_sexp&gt;, 105</w:t>
        </w:r>
      </w:ins>
    </w:p>
    <w:p w:rsidR="00633430" w:rsidRDefault="00633430">
      <w:pPr>
        <w:pStyle w:val="Index1"/>
        <w:tabs>
          <w:tab w:val="right" w:leader="dot" w:pos="9350"/>
        </w:tabs>
        <w:rPr>
          <w:ins w:id="5278" w:author="Sammartano, Marc (BIC USA)" w:date="2015-08-16T17:12:00Z"/>
          <w:noProof/>
        </w:rPr>
      </w:pPr>
      <w:ins w:id="5279" w:author="Sammartano, Marc (BIC USA)" w:date="2015-08-16T17:12:00Z">
        <w:r>
          <w:rPr>
            <w:noProof/>
          </w:rPr>
          <w:t>Byte.eof &lt;file_table_nexp&gt;, &lt;lvar&gt;, 104</w:t>
        </w:r>
      </w:ins>
    </w:p>
    <w:p w:rsidR="00633430" w:rsidRDefault="00633430">
      <w:pPr>
        <w:pStyle w:val="Index1"/>
        <w:tabs>
          <w:tab w:val="right" w:leader="dot" w:pos="9350"/>
        </w:tabs>
        <w:rPr>
          <w:ins w:id="5280" w:author="Sammartano, Marc (BIC USA)" w:date="2015-08-16T17:12:00Z"/>
          <w:noProof/>
        </w:rPr>
      </w:pPr>
      <w:ins w:id="5281" w:author="Sammartano, Marc (BIC USA)" w:date="2015-08-16T17:12:00Z">
        <w:r>
          <w:rPr>
            <w:noProof/>
          </w:rPr>
          <w:t>Byte.open {r|w|a}, &lt;file_table_nvar&gt;, &lt;path_sexp&gt;, 103</w:t>
        </w:r>
      </w:ins>
    </w:p>
    <w:p w:rsidR="00633430" w:rsidRDefault="00633430">
      <w:pPr>
        <w:pStyle w:val="Index1"/>
        <w:tabs>
          <w:tab w:val="right" w:leader="dot" w:pos="9350"/>
        </w:tabs>
        <w:rPr>
          <w:ins w:id="5282" w:author="Sammartano, Marc (BIC USA)" w:date="2015-08-16T17:12:00Z"/>
          <w:noProof/>
        </w:rPr>
      </w:pPr>
      <w:ins w:id="5283" w:author="Sammartano, Marc (BIC USA)" w:date="2015-08-16T17:12:00Z">
        <w:r>
          <w:rPr>
            <w:noProof/>
          </w:rPr>
          <w:t>Byte.position.get &lt;file_table_nexp&gt;, &lt;position_nexp&gt;, 104</w:t>
        </w:r>
      </w:ins>
    </w:p>
    <w:p w:rsidR="00633430" w:rsidRDefault="00633430">
      <w:pPr>
        <w:pStyle w:val="Index1"/>
        <w:tabs>
          <w:tab w:val="right" w:leader="dot" w:pos="9350"/>
        </w:tabs>
        <w:rPr>
          <w:ins w:id="5284" w:author="Sammartano, Marc (BIC USA)" w:date="2015-08-16T17:12:00Z"/>
          <w:noProof/>
        </w:rPr>
      </w:pPr>
      <w:ins w:id="5285" w:author="Sammartano, Marc (BIC USA)" w:date="2015-08-16T17:12:00Z">
        <w:r>
          <w:rPr>
            <w:noProof/>
          </w:rPr>
          <w:t>Byte.position.mark {{&lt;file_table_nexp&gt;}{, &lt;marklimit_nexp&gt;}}, 105</w:t>
        </w:r>
      </w:ins>
    </w:p>
    <w:p w:rsidR="00633430" w:rsidRDefault="00633430">
      <w:pPr>
        <w:pStyle w:val="Index1"/>
        <w:tabs>
          <w:tab w:val="right" w:leader="dot" w:pos="9350"/>
        </w:tabs>
        <w:rPr>
          <w:ins w:id="5286" w:author="Sammartano, Marc (BIC USA)" w:date="2015-08-16T17:12:00Z"/>
          <w:noProof/>
        </w:rPr>
      </w:pPr>
      <w:ins w:id="5287" w:author="Sammartano, Marc (BIC USA)" w:date="2015-08-16T17:12:00Z">
        <w:r>
          <w:rPr>
            <w:noProof/>
          </w:rPr>
          <w:t>Byte.position.set &lt;file_table_nexp&gt;, &lt;position_nexp&gt;, 105</w:t>
        </w:r>
      </w:ins>
    </w:p>
    <w:p w:rsidR="00633430" w:rsidRDefault="00633430">
      <w:pPr>
        <w:pStyle w:val="Index1"/>
        <w:tabs>
          <w:tab w:val="right" w:leader="dot" w:pos="9350"/>
        </w:tabs>
        <w:rPr>
          <w:ins w:id="5288" w:author="Sammartano, Marc (BIC USA)" w:date="2015-08-16T17:12:00Z"/>
          <w:noProof/>
        </w:rPr>
      </w:pPr>
      <w:ins w:id="5289" w:author="Sammartano, Marc (BIC USA)" w:date="2015-08-16T17:12:00Z">
        <w:r>
          <w:rPr>
            <w:noProof/>
          </w:rPr>
          <w:t>Byte.read.buffer &lt;file_table_nexp&gt;, &lt;count_nexp&gt;, &lt;buffer_svar&gt;, 104</w:t>
        </w:r>
      </w:ins>
    </w:p>
    <w:p w:rsidR="00633430" w:rsidRDefault="00633430">
      <w:pPr>
        <w:pStyle w:val="Index1"/>
        <w:tabs>
          <w:tab w:val="right" w:leader="dot" w:pos="9350"/>
        </w:tabs>
        <w:rPr>
          <w:ins w:id="5290" w:author="Sammartano, Marc (BIC USA)" w:date="2015-08-16T17:12:00Z"/>
          <w:noProof/>
        </w:rPr>
      </w:pPr>
      <w:ins w:id="5291" w:author="Sammartano, Marc (BIC USA)" w:date="2015-08-16T17:12:00Z">
        <w:r>
          <w:rPr>
            <w:noProof/>
          </w:rPr>
          <w:t>Byte.read.byte &lt;file_table_nexp&gt;, &lt;byte_nvar&gt;, 103</w:t>
        </w:r>
      </w:ins>
    </w:p>
    <w:p w:rsidR="00633430" w:rsidRDefault="00633430">
      <w:pPr>
        <w:pStyle w:val="Index1"/>
        <w:tabs>
          <w:tab w:val="right" w:leader="dot" w:pos="9350"/>
        </w:tabs>
        <w:rPr>
          <w:ins w:id="5292" w:author="Sammartano, Marc (BIC USA)" w:date="2015-08-16T17:12:00Z"/>
          <w:noProof/>
        </w:rPr>
      </w:pPr>
      <w:ins w:id="5293" w:author="Sammartano, Marc (BIC USA)" w:date="2015-08-16T17:12:00Z">
        <w:r>
          <w:rPr>
            <w:noProof/>
          </w:rPr>
          <w:t>Byte.truncate &lt;file_table_nexp&gt;,&lt;length_nexp&gt;, 105</w:t>
        </w:r>
      </w:ins>
    </w:p>
    <w:p w:rsidR="00633430" w:rsidRDefault="00633430">
      <w:pPr>
        <w:pStyle w:val="Index1"/>
        <w:tabs>
          <w:tab w:val="right" w:leader="dot" w:pos="9350"/>
        </w:tabs>
        <w:rPr>
          <w:ins w:id="5294" w:author="Sammartano, Marc (BIC USA)" w:date="2015-08-16T17:12:00Z"/>
          <w:noProof/>
        </w:rPr>
      </w:pPr>
      <w:ins w:id="5295" w:author="Sammartano, Marc (BIC USA)" w:date="2015-08-16T17:12:00Z">
        <w:r>
          <w:rPr>
            <w:noProof/>
          </w:rPr>
          <w:t>Byte.write.buffer &lt;file_table_nexp&gt;, &lt;sexp&gt;, 104</w:t>
        </w:r>
      </w:ins>
    </w:p>
    <w:p w:rsidR="00633430" w:rsidRDefault="00633430">
      <w:pPr>
        <w:pStyle w:val="Index1"/>
        <w:tabs>
          <w:tab w:val="right" w:leader="dot" w:pos="9350"/>
        </w:tabs>
        <w:rPr>
          <w:ins w:id="5296" w:author="Sammartano, Marc (BIC USA)" w:date="2015-08-16T17:12:00Z"/>
          <w:noProof/>
        </w:rPr>
      </w:pPr>
      <w:ins w:id="5297" w:author="Sammartano, Marc (BIC USA)" w:date="2015-08-16T17:12:00Z">
        <w:r>
          <w:rPr>
            <w:noProof/>
          </w:rPr>
          <w:t>Byte.write.byte &lt;file_table_nexp&gt;, &lt;byte_nexp&gt;|&lt;sexp&gt;, 104</w:t>
        </w:r>
      </w:ins>
    </w:p>
    <w:p w:rsidR="00633430" w:rsidRDefault="00633430">
      <w:pPr>
        <w:pStyle w:val="Index1"/>
        <w:tabs>
          <w:tab w:val="right" w:leader="dot" w:pos="9350"/>
        </w:tabs>
        <w:rPr>
          <w:ins w:id="5298" w:author="Sammartano, Marc (BIC USA)" w:date="2015-08-16T17:12:00Z"/>
          <w:noProof/>
        </w:rPr>
      </w:pPr>
      <w:ins w:id="5299" w:author="Sammartano, Marc (BIC USA)" w:date="2015-08-16T17:12:00Z">
        <w:r>
          <w:rPr>
            <w:noProof/>
          </w:rPr>
          <w:t>Call &lt;user_defined_function&gt;, 74</w:t>
        </w:r>
      </w:ins>
    </w:p>
    <w:p w:rsidR="00633430" w:rsidRDefault="00633430">
      <w:pPr>
        <w:pStyle w:val="Index1"/>
        <w:tabs>
          <w:tab w:val="right" w:leader="dot" w:pos="9350"/>
        </w:tabs>
        <w:rPr>
          <w:ins w:id="5300" w:author="Sammartano, Marc (BIC USA)" w:date="2015-08-16T17:12:00Z"/>
          <w:noProof/>
        </w:rPr>
      </w:pPr>
      <w:ins w:id="5301" w:author="Sammartano, Marc (BIC USA)" w:date="2015-08-16T17:12:00Z">
        <w:r>
          <w:rPr>
            <w:noProof/>
          </w:rPr>
          <w:t>CBRT(&lt;nexp&gt;), 56</w:t>
        </w:r>
      </w:ins>
    </w:p>
    <w:p w:rsidR="00633430" w:rsidRDefault="00633430">
      <w:pPr>
        <w:pStyle w:val="Index1"/>
        <w:tabs>
          <w:tab w:val="right" w:leader="dot" w:pos="9350"/>
        </w:tabs>
        <w:rPr>
          <w:ins w:id="5302" w:author="Sammartano, Marc (BIC USA)" w:date="2015-08-16T17:12:00Z"/>
          <w:noProof/>
        </w:rPr>
      </w:pPr>
      <w:ins w:id="5303" w:author="Sammartano, Marc (BIC USA)" w:date="2015-08-16T17:12:00Z">
        <w:r>
          <w:rPr>
            <w:noProof/>
          </w:rPr>
          <w:t>CEIL(&lt;nexp&gt;), 55</w:t>
        </w:r>
      </w:ins>
    </w:p>
    <w:p w:rsidR="00633430" w:rsidRDefault="00633430">
      <w:pPr>
        <w:pStyle w:val="Index1"/>
        <w:tabs>
          <w:tab w:val="right" w:leader="dot" w:pos="9350"/>
        </w:tabs>
        <w:rPr>
          <w:ins w:id="5304" w:author="Sammartano, Marc (BIC USA)" w:date="2015-08-16T17:12:00Z"/>
          <w:noProof/>
        </w:rPr>
      </w:pPr>
      <w:ins w:id="5305" w:author="Sammartano, Marc (BIC USA)" w:date="2015-08-16T17:12:00Z">
        <w:r>
          <w:rPr>
            <w:noProof/>
          </w:rPr>
          <w:t>CHR$ (&lt;nexp&gt;, ...), 61</w:t>
        </w:r>
      </w:ins>
    </w:p>
    <w:p w:rsidR="00633430" w:rsidRDefault="00633430">
      <w:pPr>
        <w:pStyle w:val="Index1"/>
        <w:tabs>
          <w:tab w:val="right" w:leader="dot" w:pos="9350"/>
        </w:tabs>
        <w:rPr>
          <w:ins w:id="5306" w:author="Sammartano, Marc (BIC USA)" w:date="2015-08-16T17:12:00Z"/>
          <w:noProof/>
        </w:rPr>
      </w:pPr>
      <w:ins w:id="5307" w:author="Sammartano, Marc (BIC USA)" w:date="2015-08-16T17:12:00Z">
        <w:r>
          <w:rPr>
            <w:noProof/>
          </w:rPr>
          <w:t>Clipboard.get &lt;svar&gt;, 122</w:t>
        </w:r>
      </w:ins>
    </w:p>
    <w:p w:rsidR="00633430" w:rsidRDefault="00633430">
      <w:pPr>
        <w:pStyle w:val="Index1"/>
        <w:tabs>
          <w:tab w:val="right" w:leader="dot" w:pos="9350"/>
        </w:tabs>
        <w:rPr>
          <w:ins w:id="5308" w:author="Sammartano, Marc (BIC USA)" w:date="2015-08-16T17:12:00Z"/>
          <w:noProof/>
        </w:rPr>
      </w:pPr>
      <w:ins w:id="5309" w:author="Sammartano, Marc (BIC USA)" w:date="2015-08-16T17:12:00Z">
        <w:r>
          <w:rPr>
            <w:noProof/>
          </w:rPr>
          <w:t>Clipboard.put &lt;sexp&gt;, 122</w:t>
        </w:r>
      </w:ins>
    </w:p>
    <w:p w:rsidR="00633430" w:rsidRDefault="00633430">
      <w:pPr>
        <w:pStyle w:val="Index1"/>
        <w:tabs>
          <w:tab w:val="right" w:leader="dot" w:pos="9350"/>
        </w:tabs>
        <w:rPr>
          <w:ins w:id="5310" w:author="Sammartano, Marc (BIC USA)" w:date="2015-08-16T17:12:00Z"/>
          <w:noProof/>
        </w:rPr>
      </w:pPr>
      <w:ins w:id="5311" w:author="Sammartano, Marc (BIC USA)" w:date="2015-08-16T17:12:00Z">
        <w:r>
          <w:rPr>
            <w:noProof/>
          </w:rPr>
          <w:t>CLOCK(), 60</w:t>
        </w:r>
      </w:ins>
    </w:p>
    <w:p w:rsidR="00633430" w:rsidRDefault="00633430">
      <w:pPr>
        <w:pStyle w:val="Index1"/>
        <w:tabs>
          <w:tab w:val="right" w:leader="dot" w:pos="9350"/>
        </w:tabs>
        <w:rPr>
          <w:ins w:id="5312" w:author="Sammartano, Marc (BIC USA)" w:date="2015-08-16T17:12:00Z"/>
          <w:noProof/>
        </w:rPr>
      </w:pPr>
      <w:ins w:id="5313" w:author="Sammartano, Marc (BIC USA)" w:date="2015-08-16T17:12:00Z">
        <w:r>
          <w:rPr>
            <w:noProof/>
          </w:rPr>
          <w:t>Cls, 89</w:t>
        </w:r>
      </w:ins>
    </w:p>
    <w:p w:rsidR="00633430" w:rsidRDefault="00633430">
      <w:pPr>
        <w:pStyle w:val="Index1"/>
        <w:tabs>
          <w:tab w:val="right" w:leader="dot" w:pos="9350"/>
        </w:tabs>
        <w:rPr>
          <w:ins w:id="5314" w:author="Sammartano, Marc (BIC USA)" w:date="2015-08-16T17:12:00Z"/>
          <w:noProof/>
        </w:rPr>
      </w:pPr>
      <w:ins w:id="5315" w:author="Sammartano, Marc (BIC USA)" w:date="2015-08-16T17:12:00Z">
        <w:r>
          <w:rPr>
            <w:noProof/>
          </w:rPr>
          <w:t>Console.line.count &lt;count_nvar &gt;, 90</w:t>
        </w:r>
      </w:ins>
    </w:p>
    <w:p w:rsidR="00633430" w:rsidRDefault="00633430">
      <w:pPr>
        <w:pStyle w:val="Index1"/>
        <w:tabs>
          <w:tab w:val="right" w:leader="dot" w:pos="9350"/>
        </w:tabs>
        <w:rPr>
          <w:ins w:id="5316" w:author="Sammartano, Marc (BIC USA)" w:date="2015-08-16T17:12:00Z"/>
          <w:noProof/>
        </w:rPr>
      </w:pPr>
      <w:ins w:id="5317" w:author="Sammartano, Marc (BIC USA)" w:date="2015-08-16T17:12:00Z">
        <w:r>
          <w:rPr>
            <w:noProof/>
          </w:rPr>
          <w:lastRenderedPageBreak/>
          <w:t>Console.line.text &lt;line_nexp&gt;, &lt;text_svar&gt;, 90</w:t>
        </w:r>
      </w:ins>
    </w:p>
    <w:p w:rsidR="00633430" w:rsidRDefault="00633430">
      <w:pPr>
        <w:pStyle w:val="Index1"/>
        <w:tabs>
          <w:tab w:val="right" w:leader="dot" w:pos="9350"/>
        </w:tabs>
        <w:rPr>
          <w:ins w:id="5318" w:author="Sammartano, Marc (BIC USA)" w:date="2015-08-16T17:12:00Z"/>
          <w:noProof/>
        </w:rPr>
      </w:pPr>
      <w:ins w:id="5319" w:author="Sammartano, Marc (BIC USA)" w:date="2015-08-16T17:12:00Z">
        <w:r>
          <w:rPr>
            <w:noProof/>
          </w:rPr>
          <w:t>Console.line.touched &lt;line_nvar&gt; {, &lt;press_lvar&gt;}, 90</w:t>
        </w:r>
      </w:ins>
    </w:p>
    <w:p w:rsidR="00633430" w:rsidRDefault="00633430">
      <w:pPr>
        <w:pStyle w:val="Index1"/>
        <w:tabs>
          <w:tab w:val="right" w:leader="dot" w:pos="9350"/>
        </w:tabs>
        <w:rPr>
          <w:ins w:id="5320" w:author="Sammartano, Marc (BIC USA)" w:date="2015-08-16T17:12:00Z"/>
          <w:noProof/>
        </w:rPr>
      </w:pPr>
      <w:ins w:id="5321" w:author="Sammartano, Marc (BIC USA)" w:date="2015-08-16T17:12:00Z">
        <w:r>
          <w:rPr>
            <w:noProof/>
          </w:rPr>
          <w:t>Console.save &lt;filename_sexp&gt;, 90</w:t>
        </w:r>
      </w:ins>
    </w:p>
    <w:p w:rsidR="00633430" w:rsidRDefault="00633430">
      <w:pPr>
        <w:pStyle w:val="Index1"/>
        <w:tabs>
          <w:tab w:val="right" w:leader="dot" w:pos="9350"/>
        </w:tabs>
        <w:rPr>
          <w:ins w:id="5322" w:author="Sammartano, Marc (BIC USA)" w:date="2015-08-16T17:12:00Z"/>
          <w:noProof/>
        </w:rPr>
      </w:pPr>
      <w:ins w:id="5323" w:author="Sammartano, Marc (BIC USA)" w:date="2015-08-16T17:12:00Z">
        <w:r>
          <w:rPr>
            <w:noProof/>
          </w:rPr>
          <w:t>Console.title { &lt;title_sexp&gt;}, 88</w:t>
        </w:r>
      </w:ins>
    </w:p>
    <w:p w:rsidR="00633430" w:rsidRDefault="00633430">
      <w:pPr>
        <w:pStyle w:val="Index1"/>
        <w:tabs>
          <w:tab w:val="right" w:leader="dot" w:pos="9350"/>
        </w:tabs>
        <w:rPr>
          <w:ins w:id="5324" w:author="Sammartano, Marc (BIC USA)" w:date="2015-08-16T17:12:00Z"/>
          <w:noProof/>
        </w:rPr>
      </w:pPr>
      <w:ins w:id="5325" w:author="Sammartano, Marc (BIC USA)" w:date="2015-08-16T17:12:00Z">
        <w:r>
          <w:rPr>
            <w:noProof/>
          </w:rPr>
          <w:t>ConsoleTouch.resume, 83</w:t>
        </w:r>
      </w:ins>
    </w:p>
    <w:p w:rsidR="00633430" w:rsidRDefault="00633430">
      <w:pPr>
        <w:pStyle w:val="Index1"/>
        <w:tabs>
          <w:tab w:val="right" w:leader="dot" w:pos="9350"/>
        </w:tabs>
        <w:rPr>
          <w:ins w:id="5326" w:author="Sammartano, Marc (BIC USA)" w:date="2015-08-16T17:12:00Z"/>
          <w:noProof/>
        </w:rPr>
      </w:pPr>
      <w:ins w:id="5327" w:author="Sammartano, Marc (BIC USA)" w:date="2015-08-16T17:12:00Z">
        <w:r>
          <w:rPr>
            <w:noProof/>
          </w:rPr>
          <w:t>COS(&lt;nexp&gt;), 57</w:t>
        </w:r>
      </w:ins>
    </w:p>
    <w:p w:rsidR="00633430" w:rsidRDefault="00633430">
      <w:pPr>
        <w:pStyle w:val="Index1"/>
        <w:tabs>
          <w:tab w:val="right" w:leader="dot" w:pos="9350"/>
        </w:tabs>
        <w:rPr>
          <w:ins w:id="5328" w:author="Sammartano, Marc (BIC USA)" w:date="2015-08-16T17:12:00Z"/>
          <w:noProof/>
        </w:rPr>
      </w:pPr>
      <w:ins w:id="5329" w:author="Sammartano, Marc (BIC USA)" w:date="2015-08-16T17:12:00Z">
        <w:r>
          <w:rPr>
            <w:noProof/>
          </w:rPr>
          <w:t>COSH(&lt;nexp&gt;), 57</w:t>
        </w:r>
      </w:ins>
    </w:p>
    <w:p w:rsidR="00633430" w:rsidRDefault="00633430">
      <w:pPr>
        <w:pStyle w:val="Index1"/>
        <w:tabs>
          <w:tab w:val="right" w:leader="dot" w:pos="9350"/>
        </w:tabs>
        <w:rPr>
          <w:ins w:id="5330" w:author="Sammartano, Marc (BIC USA)" w:date="2015-08-16T17:12:00Z"/>
          <w:noProof/>
        </w:rPr>
      </w:pPr>
      <w:ins w:id="5331" w:author="Sammartano, Marc (BIC USA)" w:date="2015-08-16T17:12:00Z">
        <w:r>
          <w:rPr>
            <w:noProof/>
          </w:rPr>
          <w:t>D_U.break, 78</w:t>
        </w:r>
      </w:ins>
    </w:p>
    <w:p w:rsidR="00633430" w:rsidRDefault="00633430">
      <w:pPr>
        <w:pStyle w:val="Index1"/>
        <w:tabs>
          <w:tab w:val="right" w:leader="dot" w:pos="9350"/>
        </w:tabs>
        <w:rPr>
          <w:ins w:id="5332" w:author="Sammartano, Marc (BIC USA)" w:date="2015-08-16T17:12:00Z"/>
          <w:noProof/>
        </w:rPr>
      </w:pPr>
      <w:ins w:id="5333" w:author="Sammartano, Marc (BIC USA)" w:date="2015-08-16T17:12:00Z">
        <w:r>
          <w:rPr>
            <w:noProof/>
          </w:rPr>
          <w:t>D_U.continue, 78</w:t>
        </w:r>
      </w:ins>
    </w:p>
    <w:p w:rsidR="00633430" w:rsidRDefault="00633430">
      <w:pPr>
        <w:pStyle w:val="Index1"/>
        <w:tabs>
          <w:tab w:val="right" w:leader="dot" w:pos="9350"/>
        </w:tabs>
        <w:rPr>
          <w:ins w:id="5334" w:author="Sammartano, Marc (BIC USA)" w:date="2015-08-16T17:12:00Z"/>
          <w:noProof/>
        </w:rPr>
      </w:pPr>
      <w:ins w:id="5335" w:author="Sammartano, Marc (BIC USA)" w:date="2015-08-16T17:12:00Z">
        <w:r>
          <w:rPr>
            <w:noProof/>
          </w:rPr>
          <w:t>Debug.dump.array Array[], 86</w:t>
        </w:r>
      </w:ins>
    </w:p>
    <w:p w:rsidR="00633430" w:rsidRDefault="00633430">
      <w:pPr>
        <w:pStyle w:val="Index1"/>
        <w:tabs>
          <w:tab w:val="right" w:leader="dot" w:pos="9350"/>
        </w:tabs>
        <w:rPr>
          <w:ins w:id="5336" w:author="Sammartano, Marc (BIC USA)" w:date="2015-08-16T17:12:00Z"/>
          <w:noProof/>
        </w:rPr>
      </w:pPr>
      <w:ins w:id="5337" w:author="Sammartano, Marc (BIC USA)" w:date="2015-08-16T17:12:00Z">
        <w:r>
          <w:rPr>
            <w:noProof/>
          </w:rPr>
          <w:t>Debug.dump.bundle &lt;bundlePtr_nexp&gt;, 86</w:t>
        </w:r>
      </w:ins>
    </w:p>
    <w:p w:rsidR="00633430" w:rsidRDefault="00633430">
      <w:pPr>
        <w:pStyle w:val="Index1"/>
        <w:tabs>
          <w:tab w:val="right" w:leader="dot" w:pos="9350"/>
        </w:tabs>
        <w:rPr>
          <w:ins w:id="5338" w:author="Sammartano, Marc (BIC USA)" w:date="2015-08-16T17:12:00Z"/>
          <w:noProof/>
        </w:rPr>
      </w:pPr>
      <w:ins w:id="5339" w:author="Sammartano, Marc (BIC USA)" w:date="2015-08-16T17:12:00Z">
        <w:r>
          <w:rPr>
            <w:noProof/>
          </w:rPr>
          <w:t>Debug.dump.list &lt;listPtr_nexp&gt;, 86</w:t>
        </w:r>
      </w:ins>
    </w:p>
    <w:p w:rsidR="00633430" w:rsidRDefault="00633430">
      <w:pPr>
        <w:pStyle w:val="Index1"/>
        <w:tabs>
          <w:tab w:val="right" w:leader="dot" w:pos="9350"/>
        </w:tabs>
        <w:rPr>
          <w:ins w:id="5340" w:author="Sammartano, Marc (BIC USA)" w:date="2015-08-16T17:12:00Z"/>
          <w:noProof/>
        </w:rPr>
      </w:pPr>
      <w:ins w:id="5341" w:author="Sammartano, Marc (BIC USA)" w:date="2015-08-16T17:12:00Z">
        <w:r>
          <w:rPr>
            <w:noProof/>
          </w:rPr>
          <w:t>Debug.dump.scalars, 85</w:t>
        </w:r>
      </w:ins>
    </w:p>
    <w:p w:rsidR="00633430" w:rsidRDefault="00633430">
      <w:pPr>
        <w:pStyle w:val="Index1"/>
        <w:tabs>
          <w:tab w:val="right" w:leader="dot" w:pos="9350"/>
        </w:tabs>
        <w:rPr>
          <w:ins w:id="5342" w:author="Sammartano, Marc (BIC USA)" w:date="2015-08-16T17:12:00Z"/>
          <w:noProof/>
        </w:rPr>
      </w:pPr>
      <w:ins w:id="5343" w:author="Sammartano, Marc (BIC USA)" w:date="2015-08-16T17:12:00Z">
        <w:r>
          <w:rPr>
            <w:noProof/>
          </w:rPr>
          <w:t>Debug.dump.stack &lt;stackPtr_nexp&gt;, 86</w:t>
        </w:r>
      </w:ins>
    </w:p>
    <w:p w:rsidR="00633430" w:rsidRDefault="00633430">
      <w:pPr>
        <w:pStyle w:val="Index1"/>
        <w:tabs>
          <w:tab w:val="right" w:leader="dot" w:pos="9350"/>
        </w:tabs>
        <w:rPr>
          <w:ins w:id="5344" w:author="Sammartano, Marc (BIC USA)" w:date="2015-08-16T17:12:00Z"/>
          <w:noProof/>
        </w:rPr>
      </w:pPr>
      <w:ins w:id="5345" w:author="Sammartano, Marc (BIC USA)" w:date="2015-08-16T17:12:00Z">
        <w:r>
          <w:rPr>
            <w:noProof/>
          </w:rPr>
          <w:t>Debug.echo.off, 85</w:t>
        </w:r>
      </w:ins>
    </w:p>
    <w:p w:rsidR="00633430" w:rsidRDefault="00633430">
      <w:pPr>
        <w:pStyle w:val="Index1"/>
        <w:tabs>
          <w:tab w:val="right" w:leader="dot" w:pos="9350"/>
        </w:tabs>
        <w:rPr>
          <w:ins w:id="5346" w:author="Sammartano, Marc (BIC USA)" w:date="2015-08-16T17:12:00Z"/>
          <w:noProof/>
        </w:rPr>
      </w:pPr>
      <w:ins w:id="5347" w:author="Sammartano, Marc (BIC USA)" w:date="2015-08-16T17:12:00Z">
        <w:r>
          <w:rPr>
            <w:noProof/>
          </w:rPr>
          <w:t>Debug.echo.on, 85</w:t>
        </w:r>
      </w:ins>
    </w:p>
    <w:p w:rsidR="00633430" w:rsidRDefault="00633430">
      <w:pPr>
        <w:pStyle w:val="Index1"/>
        <w:tabs>
          <w:tab w:val="right" w:leader="dot" w:pos="9350"/>
        </w:tabs>
        <w:rPr>
          <w:ins w:id="5348" w:author="Sammartano, Marc (BIC USA)" w:date="2015-08-16T17:12:00Z"/>
          <w:noProof/>
        </w:rPr>
      </w:pPr>
      <w:ins w:id="5349" w:author="Sammartano, Marc (BIC USA)" w:date="2015-08-16T17:12:00Z">
        <w:r>
          <w:rPr>
            <w:noProof/>
          </w:rPr>
          <w:t>Debug.off, 85</w:t>
        </w:r>
      </w:ins>
    </w:p>
    <w:p w:rsidR="00633430" w:rsidRDefault="00633430">
      <w:pPr>
        <w:pStyle w:val="Index1"/>
        <w:tabs>
          <w:tab w:val="right" w:leader="dot" w:pos="9350"/>
        </w:tabs>
        <w:rPr>
          <w:ins w:id="5350" w:author="Sammartano, Marc (BIC USA)" w:date="2015-08-16T17:12:00Z"/>
          <w:noProof/>
        </w:rPr>
      </w:pPr>
      <w:ins w:id="5351" w:author="Sammartano, Marc (BIC USA)" w:date="2015-08-16T17:12:00Z">
        <w:r>
          <w:rPr>
            <w:noProof/>
          </w:rPr>
          <w:t>Debug.on, 85</w:t>
        </w:r>
      </w:ins>
    </w:p>
    <w:p w:rsidR="00633430" w:rsidRDefault="00633430">
      <w:pPr>
        <w:pStyle w:val="Index1"/>
        <w:tabs>
          <w:tab w:val="right" w:leader="dot" w:pos="9350"/>
        </w:tabs>
        <w:rPr>
          <w:ins w:id="5352" w:author="Sammartano, Marc (BIC USA)" w:date="2015-08-16T17:12:00Z"/>
          <w:noProof/>
        </w:rPr>
      </w:pPr>
      <w:ins w:id="5353" w:author="Sammartano, Marc (BIC USA)" w:date="2015-08-16T17:12:00Z">
        <w:r>
          <w:rPr>
            <w:noProof/>
          </w:rPr>
          <w:t>Debug.print, 85</w:t>
        </w:r>
      </w:ins>
    </w:p>
    <w:p w:rsidR="00633430" w:rsidRDefault="00633430">
      <w:pPr>
        <w:pStyle w:val="Index1"/>
        <w:tabs>
          <w:tab w:val="right" w:leader="dot" w:pos="9350"/>
        </w:tabs>
        <w:rPr>
          <w:ins w:id="5354" w:author="Sammartano, Marc (BIC USA)" w:date="2015-08-16T17:12:00Z"/>
          <w:noProof/>
        </w:rPr>
      </w:pPr>
      <w:ins w:id="5355" w:author="Sammartano, Marc (BIC USA)" w:date="2015-08-16T17:12:00Z">
        <w:r>
          <w:rPr>
            <w:noProof/>
          </w:rPr>
          <w:t>Debug.show, 87</w:t>
        </w:r>
      </w:ins>
    </w:p>
    <w:p w:rsidR="00633430" w:rsidRDefault="00633430">
      <w:pPr>
        <w:pStyle w:val="Index1"/>
        <w:tabs>
          <w:tab w:val="right" w:leader="dot" w:pos="9350"/>
        </w:tabs>
        <w:rPr>
          <w:ins w:id="5356" w:author="Sammartano, Marc (BIC USA)" w:date="2015-08-16T17:12:00Z"/>
          <w:noProof/>
        </w:rPr>
      </w:pPr>
      <w:ins w:id="5357" w:author="Sammartano, Marc (BIC USA)" w:date="2015-08-16T17:12:00Z">
        <w:r>
          <w:rPr>
            <w:noProof/>
          </w:rPr>
          <w:t>Debug.show.array Array[], 86</w:t>
        </w:r>
      </w:ins>
    </w:p>
    <w:p w:rsidR="00633430" w:rsidRDefault="00633430">
      <w:pPr>
        <w:pStyle w:val="Index1"/>
        <w:tabs>
          <w:tab w:val="right" w:leader="dot" w:pos="9350"/>
        </w:tabs>
        <w:rPr>
          <w:ins w:id="5358" w:author="Sammartano, Marc (BIC USA)" w:date="2015-08-16T17:12:00Z"/>
          <w:noProof/>
        </w:rPr>
      </w:pPr>
      <w:ins w:id="5359" w:author="Sammartano, Marc (BIC USA)" w:date="2015-08-16T17:12:00Z">
        <w:r>
          <w:rPr>
            <w:noProof/>
          </w:rPr>
          <w:t>Debug.show.bundle &lt;bundlePtr_nexp&gt;, 86</w:t>
        </w:r>
      </w:ins>
    </w:p>
    <w:p w:rsidR="00633430" w:rsidRDefault="00633430">
      <w:pPr>
        <w:pStyle w:val="Index1"/>
        <w:tabs>
          <w:tab w:val="right" w:leader="dot" w:pos="9350"/>
        </w:tabs>
        <w:rPr>
          <w:ins w:id="5360" w:author="Sammartano, Marc (BIC USA)" w:date="2015-08-16T17:12:00Z"/>
          <w:noProof/>
        </w:rPr>
      </w:pPr>
      <w:ins w:id="5361" w:author="Sammartano, Marc (BIC USA)" w:date="2015-08-16T17:12:00Z">
        <w:r>
          <w:rPr>
            <w:noProof/>
          </w:rPr>
          <w:t>Debug.show.list &lt;listPtr_nexp&gt;, 86</w:t>
        </w:r>
      </w:ins>
    </w:p>
    <w:p w:rsidR="00633430" w:rsidRDefault="00633430">
      <w:pPr>
        <w:pStyle w:val="Index1"/>
        <w:tabs>
          <w:tab w:val="right" w:leader="dot" w:pos="9350"/>
        </w:tabs>
        <w:rPr>
          <w:ins w:id="5362" w:author="Sammartano, Marc (BIC USA)" w:date="2015-08-16T17:12:00Z"/>
          <w:noProof/>
        </w:rPr>
      </w:pPr>
      <w:ins w:id="5363" w:author="Sammartano, Marc (BIC USA)" w:date="2015-08-16T17:12:00Z">
        <w:r>
          <w:rPr>
            <w:noProof/>
          </w:rPr>
          <w:t>Debug.show.program, 87</w:t>
        </w:r>
      </w:ins>
    </w:p>
    <w:p w:rsidR="00633430" w:rsidRDefault="00633430">
      <w:pPr>
        <w:pStyle w:val="Index1"/>
        <w:tabs>
          <w:tab w:val="right" w:leader="dot" w:pos="9350"/>
        </w:tabs>
        <w:rPr>
          <w:ins w:id="5364" w:author="Sammartano, Marc (BIC USA)" w:date="2015-08-16T17:12:00Z"/>
          <w:noProof/>
        </w:rPr>
      </w:pPr>
      <w:ins w:id="5365" w:author="Sammartano, Marc (BIC USA)" w:date="2015-08-16T17:12:00Z">
        <w:r>
          <w:rPr>
            <w:noProof/>
          </w:rPr>
          <w:t>Debug.show.scalars, 86</w:t>
        </w:r>
      </w:ins>
    </w:p>
    <w:p w:rsidR="00633430" w:rsidRDefault="00633430">
      <w:pPr>
        <w:pStyle w:val="Index1"/>
        <w:tabs>
          <w:tab w:val="right" w:leader="dot" w:pos="9350"/>
        </w:tabs>
        <w:rPr>
          <w:ins w:id="5366" w:author="Sammartano, Marc (BIC USA)" w:date="2015-08-16T17:12:00Z"/>
          <w:noProof/>
        </w:rPr>
      </w:pPr>
      <w:ins w:id="5367" w:author="Sammartano, Marc (BIC USA)" w:date="2015-08-16T17:12:00Z">
        <w:r>
          <w:rPr>
            <w:noProof/>
          </w:rPr>
          <w:t>Debug.show.stack &lt;stackPtr_nexp&gt;, 87</w:t>
        </w:r>
      </w:ins>
    </w:p>
    <w:p w:rsidR="00633430" w:rsidRDefault="00633430">
      <w:pPr>
        <w:pStyle w:val="Index1"/>
        <w:tabs>
          <w:tab w:val="right" w:leader="dot" w:pos="9350"/>
        </w:tabs>
        <w:rPr>
          <w:ins w:id="5368" w:author="Sammartano, Marc (BIC USA)" w:date="2015-08-16T17:12:00Z"/>
          <w:noProof/>
        </w:rPr>
      </w:pPr>
      <w:ins w:id="5369" w:author="Sammartano, Marc (BIC USA)" w:date="2015-08-16T17:12:00Z">
        <w:r>
          <w:rPr>
            <w:noProof/>
          </w:rPr>
          <w:t>Debug.show.watch, 87</w:t>
        </w:r>
      </w:ins>
    </w:p>
    <w:p w:rsidR="00633430" w:rsidRDefault="00633430">
      <w:pPr>
        <w:pStyle w:val="Index1"/>
        <w:tabs>
          <w:tab w:val="right" w:leader="dot" w:pos="9350"/>
        </w:tabs>
        <w:rPr>
          <w:ins w:id="5370" w:author="Sammartano, Marc (BIC USA)" w:date="2015-08-16T17:12:00Z"/>
          <w:noProof/>
        </w:rPr>
      </w:pPr>
      <w:ins w:id="5371" w:author="Sammartano, Marc (BIC USA)" w:date="2015-08-16T17:12:00Z">
        <w:r>
          <w:rPr>
            <w:noProof/>
          </w:rPr>
          <w:t>Debug.watch var, ..., 87</w:t>
        </w:r>
      </w:ins>
    </w:p>
    <w:p w:rsidR="00633430" w:rsidRDefault="00633430">
      <w:pPr>
        <w:pStyle w:val="Index1"/>
        <w:tabs>
          <w:tab w:val="right" w:leader="dot" w:pos="9350"/>
        </w:tabs>
        <w:rPr>
          <w:ins w:id="5372" w:author="Sammartano, Marc (BIC USA)" w:date="2015-08-16T17:12:00Z"/>
          <w:noProof/>
        </w:rPr>
      </w:pPr>
      <w:ins w:id="5373" w:author="Sammartano, Marc (BIC USA)" w:date="2015-08-16T17:12:00Z">
        <w:r>
          <w:rPr>
            <w:noProof/>
          </w:rPr>
          <w:t>DECODE$(&lt;charset_sexp&gt;, &lt;buffer_sexp&gt;), 65</w:t>
        </w:r>
      </w:ins>
    </w:p>
    <w:p w:rsidR="00633430" w:rsidRDefault="00633430">
      <w:pPr>
        <w:pStyle w:val="Index1"/>
        <w:tabs>
          <w:tab w:val="right" w:leader="dot" w:pos="9350"/>
        </w:tabs>
        <w:rPr>
          <w:ins w:id="5374" w:author="Sammartano, Marc (BIC USA)" w:date="2015-08-16T17:12:00Z"/>
          <w:noProof/>
        </w:rPr>
      </w:pPr>
      <w:ins w:id="5375" w:author="Sammartano, Marc (BIC USA)" w:date="2015-08-16T17:12:00Z">
        <w:r>
          <w:rPr>
            <w:noProof/>
          </w:rPr>
          <w:t>DECODE$(&lt;type_sexp&gt;, {&lt;qualifier_sexp&gt;}, &lt;source_sexp&gt;), 64</w:t>
        </w:r>
      </w:ins>
    </w:p>
    <w:p w:rsidR="00633430" w:rsidRDefault="00633430">
      <w:pPr>
        <w:pStyle w:val="Index1"/>
        <w:tabs>
          <w:tab w:val="right" w:leader="dot" w:pos="9350"/>
        </w:tabs>
        <w:rPr>
          <w:ins w:id="5376" w:author="Sammartano, Marc (BIC USA)" w:date="2015-08-16T17:12:00Z"/>
          <w:noProof/>
        </w:rPr>
      </w:pPr>
      <w:ins w:id="5377" w:author="Sammartano, Marc (BIC USA)" w:date="2015-08-16T17:12:00Z">
        <w:r>
          <w:rPr>
            <w:noProof/>
          </w:rPr>
          <w:t>Decrypt &lt;pw_sexp&gt;, &lt;encrypted_svar&gt;, &lt;decrypted_svar&gt;, 123</w:t>
        </w:r>
      </w:ins>
    </w:p>
    <w:p w:rsidR="00633430" w:rsidRDefault="00633430">
      <w:pPr>
        <w:pStyle w:val="Index1"/>
        <w:tabs>
          <w:tab w:val="right" w:leader="dot" w:pos="9350"/>
        </w:tabs>
        <w:rPr>
          <w:ins w:id="5378" w:author="Sammartano, Marc (BIC USA)" w:date="2015-08-16T17:12:00Z"/>
          <w:noProof/>
        </w:rPr>
      </w:pPr>
      <w:ins w:id="5379" w:author="Sammartano, Marc (BIC USA)" w:date="2015-08-16T17:12:00Z">
        <w:r>
          <w:rPr>
            <w:noProof/>
          </w:rPr>
          <w:t>Device &lt;nvar&gt;|&lt;nexp&gt;, 128</w:t>
        </w:r>
      </w:ins>
    </w:p>
    <w:p w:rsidR="00633430" w:rsidRDefault="00633430">
      <w:pPr>
        <w:pStyle w:val="Index1"/>
        <w:tabs>
          <w:tab w:val="right" w:leader="dot" w:pos="9350"/>
        </w:tabs>
        <w:rPr>
          <w:ins w:id="5380" w:author="Sammartano, Marc (BIC USA)" w:date="2015-08-16T17:12:00Z"/>
          <w:noProof/>
        </w:rPr>
      </w:pPr>
      <w:ins w:id="5381" w:author="Sammartano, Marc (BIC USA)" w:date="2015-08-16T17:12:00Z">
        <w:r>
          <w:rPr>
            <w:noProof/>
          </w:rPr>
          <w:t>Device &lt;svar&gt;, 128</w:t>
        </w:r>
      </w:ins>
    </w:p>
    <w:p w:rsidR="00633430" w:rsidRDefault="00633430">
      <w:pPr>
        <w:pStyle w:val="Index1"/>
        <w:tabs>
          <w:tab w:val="right" w:leader="dot" w:pos="9350"/>
        </w:tabs>
        <w:rPr>
          <w:ins w:id="5382" w:author="Sammartano, Marc (BIC USA)" w:date="2015-08-16T17:12:00Z"/>
          <w:noProof/>
        </w:rPr>
      </w:pPr>
      <w:ins w:id="5383" w:author="Sammartano, Marc (BIC USA)" w:date="2015-08-16T17:12:00Z">
        <w:r>
          <w:rPr>
            <w:noProof/>
          </w:rPr>
          <w:t>Dialog.message {&lt;title_sexp&gt;}, {&lt;message_sexp&gt;}, &lt;selection_nvar&gt; {, &lt;button1_sexp&gt;{, &lt;button2_sexp&gt;{, &lt;button3_sexp&gt;}}}, 91</w:t>
        </w:r>
      </w:ins>
    </w:p>
    <w:p w:rsidR="00633430" w:rsidRDefault="00633430">
      <w:pPr>
        <w:pStyle w:val="Index1"/>
        <w:tabs>
          <w:tab w:val="right" w:leader="dot" w:pos="9350"/>
        </w:tabs>
        <w:rPr>
          <w:ins w:id="5384" w:author="Sammartano, Marc (BIC USA)" w:date="2015-08-16T17:12:00Z"/>
          <w:noProof/>
        </w:rPr>
      </w:pPr>
      <w:ins w:id="5385" w:author="Sammartano, Marc (BIC USA)" w:date="2015-08-16T17:12:00Z">
        <w:r>
          <w:rPr>
            <w:noProof/>
          </w:rPr>
          <w:t>Dialog.select &lt;selection_nvar&gt;, &lt; Array$[]&gt;|&lt;list_nexp&gt;, {,&lt;title_sexp&gt;}, 91</w:t>
        </w:r>
      </w:ins>
    </w:p>
    <w:p w:rsidR="00633430" w:rsidRDefault="00633430">
      <w:pPr>
        <w:pStyle w:val="Index1"/>
        <w:tabs>
          <w:tab w:val="right" w:leader="dot" w:pos="9350"/>
        </w:tabs>
        <w:rPr>
          <w:ins w:id="5386" w:author="Sammartano, Marc (BIC USA)" w:date="2015-08-16T17:12:00Z"/>
          <w:noProof/>
        </w:rPr>
      </w:pPr>
      <w:ins w:id="5387" w:author="Sammartano, Marc (BIC USA)" w:date="2015-08-16T17:12:00Z">
        <w:r>
          <w:rPr>
            <w:noProof/>
          </w:rPr>
          <w:t>Dim Array [n, n, ...], Array$[n, n, ...] ..., 38</w:t>
        </w:r>
      </w:ins>
    </w:p>
    <w:p w:rsidR="00633430" w:rsidRDefault="00633430">
      <w:pPr>
        <w:pStyle w:val="Index1"/>
        <w:tabs>
          <w:tab w:val="right" w:leader="dot" w:pos="9350"/>
        </w:tabs>
        <w:rPr>
          <w:ins w:id="5388" w:author="Sammartano, Marc (BIC USA)" w:date="2015-08-16T17:12:00Z"/>
          <w:noProof/>
        </w:rPr>
      </w:pPr>
      <w:ins w:id="5389" w:author="Sammartano, Marc (BIC USA)" w:date="2015-08-16T17:12:00Z">
        <w:r>
          <w:rPr>
            <w:noProof/>
          </w:rPr>
          <w:t>Do / Until &lt;lexp&gt;, 77</w:t>
        </w:r>
      </w:ins>
    </w:p>
    <w:p w:rsidR="00633430" w:rsidRDefault="00633430">
      <w:pPr>
        <w:pStyle w:val="Index1"/>
        <w:tabs>
          <w:tab w:val="right" w:leader="dot" w:pos="9350"/>
        </w:tabs>
        <w:rPr>
          <w:ins w:id="5390" w:author="Sammartano, Marc (BIC USA)" w:date="2015-08-16T17:12:00Z"/>
          <w:noProof/>
        </w:rPr>
      </w:pPr>
      <w:ins w:id="5391" w:author="Sammartano, Marc (BIC USA)" w:date="2015-08-16T17:12:00Z">
        <w:r>
          <w:rPr>
            <w:noProof/>
          </w:rPr>
          <w:t>Echo.off, 122</w:t>
        </w:r>
      </w:ins>
    </w:p>
    <w:p w:rsidR="00633430" w:rsidRDefault="00633430">
      <w:pPr>
        <w:pStyle w:val="Index1"/>
        <w:tabs>
          <w:tab w:val="right" w:leader="dot" w:pos="9350"/>
        </w:tabs>
        <w:rPr>
          <w:ins w:id="5392" w:author="Sammartano, Marc (BIC USA)" w:date="2015-08-16T17:12:00Z"/>
          <w:noProof/>
        </w:rPr>
      </w:pPr>
      <w:ins w:id="5393" w:author="Sammartano, Marc (BIC USA)" w:date="2015-08-16T17:12:00Z">
        <w:r>
          <w:rPr>
            <w:noProof/>
          </w:rPr>
          <w:t>Echo.on, 122</w:t>
        </w:r>
      </w:ins>
    </w:p>
    <w:p w:rsidR="00633430" w:rsidRDefault="00633430">
      <w:pPr>
        <w:pStyle w:val="Index1"/>
        <w:tabs>
          <w:tab w:val="right" w:leader="dot" w:pos="9350"/>
        </w:tabs>
        <w:rPr>
          <w:ins w:id="5394" w:author="Sammartano, Marc (BIC USA)" w:date="2015-08-16T17:12:00Z"/>
          <w:noProof/>
        </w:rPr>
      </w:pPr>
      <w:ins w:id="5395" w:author="Sammartano, Marc (BIC USA)" w:date="2015-08-16T17:12:00Z">
        <w:r>
          <w:rPr>
            <w:noProof/>
          </w:rPr>
          <w:t>Email.send &lt;recipient_sexp&gt;, &lt;subject_sexp&gt;, &lt;body_sexp&gt;, 118</w:t>
        </w:r>
      </w:ins>
    </w:p>
    <w:p w:rsidR="00633430" w:rsidRDefault="00633430">
      <w:pPr>
        <w:pStyle w:val="Index1"/>
        <w:tabs>
          <w:tab w:val="right" w:leader="dot" w:pos="9350"/>
        </w:tabs>
        <w:rPr>
          <w:ins w:id="5396" w:author="Sammartano, Marc (BIC USA)" w:date="2015-08-16T17:12:00Z"/>
          <w:noProof/>
        </w:rPr>
      </w:pPr>
      <w:ins w:id="5397" w:author="Sammartano, Marc (BIC USA)" w:date="2015-08-16T17:12:00Z">
        <w:r>
          <w:rPr>
            <w:noProof/>
          </w:rPr>
          <w:t>ENCODE$(&lt;charset_sexp&gt;, &lt;source_sexp&gt;), 65</w:t>
        </w:r>
      </w:ins>
    </w:p>
    <w:p w:rsidR="00633430" w:rsidRDefault="00633430">
      <w:pPr>
        <w:pStyle w:val="Index1"/>
        <w:tabs>
          <w:tab w:val="right" w:leader="dot" w:pos="9350"/>
        </w:tabs>
        <w:rPr>
          <w:ins w:id="5398" w:author="Sammartano, Marc (BIC USA)" w:date="2015-08-16T17:12:00Z"/>
          <w:noProof/>
        </w:rPr>
      </w:pPr>
      <w:ins w:id="5399" w:author="Sammartano, Marc (BIC USA)" w:date="2015-08-16T17:12:00Z">
        <w:r>
          <w:rPr>
            <w:noProof/>
          </w:rPr>
          <w:t>ENCODE$(&lt;type_sexp&gt;, {&lt;qualifier_sexp&gt;}, &lt;source_sexp&gt;), 63</w:t>
        </w:r>
      </w:ins>
    </w:p>
    <w:p w:rsidR="00633430" w:rsidRDefault="00633430">
      <w:pPr>
        <w:pStyle w:val="Index1"/>
        <w:tabs>
          <w:tab w:val="right" w:leader="dot" w:pos="9350"/>
        </w:tabs>
        <w:rPr>
          <w:ins w:id="5400" w:author="Sammartano, Marc (BIC USA)" w:date="2015-08-16T17:12:00Z"/>
          <w:noProof/>
        </w:rPr>
      </w:pPr>
      <w:ins w:id="5401" w:author="Sammartano, Marc (BIC USA)" w:date="2015-08-16T17:12:00Z">
        <w:r>
          <w:rPr>
            <w:noProof/>
          </w:rPr>
          <w:t>Encrypt {&lt;pw_sexp&gt;}, &lt;source_sexp&gt;, &lt;encrypted_svar&gt;, 122</w:t>
        </w:r>
      </w:ins>
    </w:p>
    <w:p w:rsidR="00633430" w:rsidRDefault="00633430">
      <w:pPr>
        <w:pStyle w:val="Index1"/>
        <w:tabs>
          <w:tab w:val="right" w:leader="dot" w:pos="9350"/>
        </w:tabs>
        <w:rPr>
          <w:ins w:id="5402" w:author="Sammartano, Marc (BIC USA)" w:date="2015-08-16T17:12:00Z"/>
          <w:noProof/>
        </w:rPr>
      </w:pPr>
      <w:ins w:id="5403" w:author="Sammartano, Marc (BIC USA)" w:date="2015-08-16T17:12:00Z">
        <w:r>
          <w:rPr>
            <w:noProof/>
          </w:rPr>
          <w:t>End{ &lt;msg_sexp&gt;}, 84</w:t>
        </w:r>
      </w:ins>
    </w:p>
    <w:p w:rsidR="00633430" w:rsidRDefault="00633430">
      <w:pPr>
        <w:pStyle w:val="Index1"/>
        <w:tabs>
          <w:tab w:val="right" w:leader="dot" w:pos="9350"/>
        </w:tabs>
        <w:rPr>
          <w:ins w:id="5404" w:author="Sammartano, Marc (BIC USA)" w:date="2015-08-16T17:12:00Z"/>
          <w:noProof/>
        </w:rPr>
      </w:pPr>
      <w:ins w:id="5405" w:author="Sammartano, Marc (BIC USA)" w:date="2015-08-16T17:12:00Z">
        <w:r>
          <w:rPr>
            <w:noProof/>
          </w:rPr>
          <w:t>ENDS_WITH(&lt;sub_sexp&gt;, &lt;base_sexp&gt;), 59</w:t>
        </w:r>
      </w:ins>
    </w:p>
    <w:p w:rsidR="00633430" w:rsidRDefault="00633430">
      <w:pPr>
        <w:pStyle w:val="Index1"/>
        <w:tabs>
          <w:tab w:val="right" w:leader="dot" w:pos="9350"/>
        </w:tabs>
        <w:rPr>
          <w:ins w:id="5406" w:author="Sammartano, Marc (BIC USA)" w:date="2015-08-16T17:12:00Z"/>
          <w:noProof/>
        </w:rPr>
      </w:pPr>
      <w:ins w:id="5407" w:author="Sammartano, Marc (BIC USA)" w:date="2015-08-16T17:12:00Z">
        <w:r>
          <w:rPr>
            <w:noProof/>
          </w:rPr>
          <w:t>Exit, 84</w:t>
        </w:r>
      </w:ins>
    </w:p>
    <w:p w:rsidR="00633430" w:rsidRDefault="00633430">
      <w:pPr>
        <w:pStyle w:val="Index1"/>
        <w:tabs>
          <w:tab w:val="right" w:leader="dot" w:pos="9350"/>
        </w:tabs>
        <w:rPr>
          <w:ins w:id="5408" w:author="Sammartano, Marc (BIC USA)" w:date="2015-08-16T17:12:00Z"/>
          <w:noProof/>
        </w:rPr>
      </w:pPr>
      <w:ins w:id="5409" w:author="Sammartano, Marc (BIC USA)" w:date="2015-08-16T17:12:00Z">
        <w:r>
          <w:rPr>
            <w:noProof/>
          </w:rPr>
          <w:t>EXP(&lt;nexp&gt;), 56</w:t>
        </w:r>
      </w:ins>
    </w:p>
    <w:p w:rsidR="00633430" w:rsidRDefault="00633430">
      <w:pPr>
        <w:pStyle w:val="Index1"/>
        <w:tabs>
          <w:tab w:val="right" w:leader="dot" w:pos="9350"/>
        </w:tabs>
        <w:rPr>
          <w:ins w:id="5410" w:author="Sammartano, Marc (BIC USA)" w:date="2015-08-16T17:12:00Z"/>
          <w:noProof/>
        </w:rPr>
      </w:pPr>
      <w:ins w:id="5411" w:author="Sammartano, Marc (BIC USA)" w:date="2015-08-16T17:12:00Z">
        <w:r>
          <w:rPr>
            <w:noProof/>
          </w:rPr>
          <w:lastRenderedPageBreak/>
          <w:t>F_N.break, 77</w:t>
        </w:r>
      </w:ins>
    </w:p>
    <w:p w:rsidR="00633430" w:rsidRDefault="00633430">
      <w:pPr>
        <w:pStyle w:val="Index1"/>
        <w:tabs>
          <w:tab w:val="right" w:leader="dot" w:pos="9350"/>
        </w:tabs>
        <w:rPr>
          <w:ins w:id="5412" w:author="Sammartano, Marc (BIC USA)" w:date="2015-08-16T17:12:00Z"/>
          <w:noProof/>
        </w:rPr>
      </w:pPr>
      <w:ins w:id="5413" w:author="Sammartano, Marc (BIC USA)" w:date="2015-08-16T17:12:00Z">
        <w:r>
          <w:rPr>
            <w:noProof/>
          </w:rPr>
          <w:t>F_N.continue, 77</w:t>
        </w:r>
      </w:ins>
    </w:p>
    <w:p w:rsidR="00633430" w:rsidRDefault="00633430">
      <w:pPr>
        <w:pStyle w:val="Index1"/>
        <w:tabs>
          <w:tab w:val="right" w:leader="dot" w:pos="9350"/>
        </w:tabs>
        <w:rPr>
          <w:ins w:id="5414" w:author="Sammartano, Marc (BIC USA)" w:date="2015-08-16T17:12:00Z"/>
          <w:noProof/>
        </w:rPr>
      </w:pPr>
      <w:ins w:id="5415" w:author="Sammartano, Marc (BIC USA)" w:date="2015-08-16T17:12:00Z">
        <w:r>
          <w:rPr>
            <w:noProof/>
          </w:rPr>
          <w:t>File.delete &lt;lvar&gt;, &lt;path_sexp&gt;, 98</w:t>
        </w:r>
      </w:ins>
    </w:p>
    <w:p w:rsidR="00633430" w:rsidRDefault="00633430">
      <w:pPr>
        <w:pStyle w:val="Index1"/>
        <w:tabs>
          <w:tab w:val="right" w:leader="dot" w:pos="9350"/>
        </w:tabs>
        <w:rPr>
          <w:ins w:id="5416" w:author="Sammartano, Marc (BIC USA)" w:date="2015-08-16T17:12:00Z"/>
          <w:noProof/>
        </w:rPr>
      </w:pPr>
      <w:ins w:id="5417" w:author="Sammartano, Marc (BIC USA)" w:date="2015-08-16T17:12:00Z">
        <w:r>
          <w:rPr>
            <w:noProof/>
          </w:rPr>
          <w:t>File.dir &lt;path_sexp&gt;, Array$[] {, &lt;dirmark_sexp&gt;}, 98</w:t>
        </w:r>
      </w:ins>
    </w:p>
    <w:p w:rsidR="00633430" w:rsidRDefault="00633430">
      <w:pPr>
        <w:pStyle w:val="Index1"/>
        <w:tabs>
          <w:tab w:val="right" w:leader="dot" w:pos="9350"/>
        </w:tabs>
        <w:rPr>
          <w:ins w:id="5418" w:author="Sammartano, Marc (BIC USA)" w:date="2015-08-16T17:12:00Z"/>
          <w:noProof/>
        </w:rPr>
      </w:pPr>
      <w:ins w:id="5419" w:author="Sammartano, Marc (BIC USA)" w:date="2015-08-16T17:12:00Z">
        <w:r>
          <w:rPr>
            <w:noProof/>
          </w:rPr>
          <w:t>File.exists &lt;lvar&gt;, &lt;path_sexp&gt;, 98</w:t>
        </w:r>
      </w:ins>
    </w:p>
    <w:p w:rsidR="00633430" w:rsidRDefault="00633430">
      <w:pPr>
        <w:pStyle w:val="Index1"/>
        <w:tabs>
          <w:tab w:val="right" w:leader="dot" w:pos="9350"/>
        </w:tabs>
        <w:rPr>
          <w:ins w:id="5420" w:author="Sammartano, Marc (BIC USA)" w:date="2015-08-16T17:12:00Z"/>
          <w:noProof/>
        </w:rPr>
      </w:pPr>
      <w:ins w:id="5421" w:author="Sammartano, Marc (BIC USA)" w:date="2015-08-16T17:12:00Z">
        <w:r>
          <w:rPr>
            <w:noProof/>
          </w:rPr>
          <w:t>File.mkdir &lt;path_sexp&gt;, 99</w:t>
        </w:r>
      </w:ins>
    </w:p>
    <w:p w:rsidR="00633430" w:rsidRDefault="00633430">
      <w:pPr>
        <w:pStyle w:val="Index1"/>
        <w:tabs>
          <w:tab w:val="right" w:leader="dot" w:pos="9350"/>
        </w:tabs>
        <w:rPr>
          <w:ins w:id="5422" w:author="Sammartano, Marc (BIC USA)" w:date="2015-08-16T17:12:00Z"/>
          <w:noProof/>
        </w:rPr>
      </w:pPr>
      <w:ins w:id="5423" w:author="Sammartano, Marc (BIC USA)" w:date="2015-08-16T17:12:00Z">
        <w:r>
          <w:rPr>
            <w:noProof/>
          </w:rPr>
          <w:t>File.rename &lt;old_path_sexp&gt;, &lt;new_path_sexp&gt;, 99</w:t>
        </w:r>
      </w:ins>
    </w:p>
    <w:p w:rsidR="00633430" w:rsidRDefault="00633430">
      <w:pPr>
        <w:pStyle w:val="Index1"/>
        <w:tabs>
          <w:tab w:val="right" w:leader="dot" w:pos="9350"/>
        </w:tabs>
        <w:rPr>
          <w:ins w:id="5424" w:author="Sammartano, Marc (BIC USA)" w:date="2015-08-16T17:12:00Z"/>
          <w:noProof/>
        </w:rPr>
      </w:pPr>
      <w:ins w:id="5425" w:author="Sammartano, Marc (BIC USA)" w:date="2015-08-16T17:12:00Z">
        <w:r>
          <w:rPr>
            <w:noProof/>
          </w:rPr>
          <w:t>File.root &lt;svar&gt;, 99</w:t>
        </w:r>
      </w:ins>
    </w:p>
    <w:p w:rsidR="00633430" w:rsidRDefault="00633430">
      <w:pPr>
        <w:pStyle w:val="Index1"/>
        <w:tabs>
          <w:tab w:val="right" w:leader="dot" w:pos="9350"/>
        </w:tabs>
        <w:rPr>
          <w:ins w:id="5426" w:author="Sammartano, Marc (BIC USA)" w:date="2015-08-16T17:12:00Z"/>
          <w:noProof/>
        </w:rPr>
      </w:pPr>
      <w:ins w:id="5427" w:author="Sammartano, Marc (BIC USA)" w:date="2015-08-16T17:12:00Z">
        <w:r>
          <w:rPr>
            <w:noProof/>
          </w:rPr>
          <w:t>File.size &lt;size_nvar&gt;, &lt;path_sexp&gt;, 99</w:t>
        </w:r>
      </w:ins>
    </w:p>
    <w:p w:rsidR="00633430" w:rsidRDefault="00633430">
      <w:pPr>
        <w:pStyle w:val="Index1"/>
        <w:tabs>
          <w:tab w:val="right" w:leader="dot" w:pos="9350"/>
        </w:tabs>
        <w:rPr>
          <w:ins w:id="5428" w:author="Sammartano, Marc (BIC USA)" w:date="2015-08-16T17:12:00Z"/>
          <w:noProof/>
        </w:rPr>
      </w:pPr>
      <w:ins w:id="5429" w:author="Sammartano, Marc (BIC USA)" w:date="2015-08-16T17:12:00Z">
        <w:r>
          <w:rPr>
            <w:noProof/>
          </w:rPr>
          <w:t>File.type &lt;type_svar&gt;, &lt;path_sexp&gt;, 99</w:t>
        </w:r>
      </w:ins>
    </w:p>
    <w:p w:rsidR="00633430" w:rsidRDefault="00633430">
      <w:pPr>
        <w:pStyle w:val="Index1"/>
        <w:tabs>
          <w:tab w:val="right" w:leader="dot" w:pos="9350"/>
        </w:tabs>
        <w:rPr>
          <w:ins w:id="5430" w:author="Sammartano, Marc (BIC USA)" w:date="2015-08-16T17:12:00Z"/>
          <w:noProof/>
        </w:rPr>
      </w:pPr>
      <w:ins w:id="5431" w:author="Sammartano, Marc (BIC USA)" w:date="2015-08-16T17:12:00Z">
        <w:r>
          <w:rPr>
            <w:noProof/>
          </w:rPr>
          <w:t>FLOOR(&lt;nexp&gt;), 55</w:t>
        </w:r>
      </w:ins>
    </w:p>
    <w:p w:rsidR="00633430" w:rsidRDefault="00633430">
      <w:pPr>
        <w:pStyle w:val="Index1"/>
        <w:tabs>
          <w:tab w:val="right" w:leader="dot" w:pos="9350"/>
        </w:tabs>
        <w:rPr>
          <w:ins w:id="5432" w:author="Sammartano, Marc (BIC USA)" w:date="2015-08-16T17:12:00Z"/>
          <w:noProof/>
        </w:rPr>
      </w:pPr>
      <w:ins w:id="5433" w:author="Sammartano, Marc (BIC USA)" w:date="2015-08-16T17:12:00Z">
        <w:r>
          <w:rPr>
            <w:noProof/>
          </w:rPr>
          <w:t>Fn.def name|name$( {nvar}|{svar}|Array[]|Array$[], ... {nvar}|{svar}|Array[]|Array$[]), 73</w:t>
        </w:r>
      </w:ins>
    </w:p>
    <w:p w:rsidR="00633430" w:rsidRDefault="00633430">
      <w:pPr>
        <w:pStyle w:val="Index1"/>
        <w:tabs>
          <w:tab w:val="right" w:leader="dot" w:pos="9350"/>
        </w:tabs>
        <w:rPr>
          <w:ins w:id="5434" w:author="Sammartano, Marc (BIC USA)" w:date="2015-08-16T17:12:00Z"/>
          <w:noProof/>
        </w:rPr>
      </w:pPr>
      <w:ins w:id="5435" w:author="Sammartano, Marc (BIC USA)" w:date="2015-08-16T17:12:00Z">
        <w:r>
          <w:rPr>
            <w:noProof/>
          </w:rPr>
          <w:t>Fn.end, 74</w:t>
        </w:r>
      </w:ins>
    </w:p>
    <w:p w:rsidR="00633430" w:rsidRDefault="00633430">
      <w:pPr>
        <w:pStyle w:val="Index1"/>
        <w:tabs>
          <w:tab w:val="right" w:leader="dot" w:pos="9350"/>
        </w:tabs>
        <w:rPr>
          <w:ins w:id="5436" w:author="Sammartano, Marc (BIC USA)" w:date="2015-08-16T17:12:00Z"/>
          <w:noProof/>
        </w:rPr>
      </w:pPr>
      <w:ins w:id="5437" w:author="Sammartano, Marc (BIC USA)" w:date="2015-08-16T17:12:00Z">
        <w:r>
          <w:rPr>
            <w:noProof/>
          </w:rPr>
          <w:t>Fn.rtn &lt;sexp&gt;|&lt;nexp&gt;, 74</w:t>
        </w:r>
      </w:ins>
    </w:p>
    <w:p w:rsidR="00633430" w:rsidRDefault="00633430">
      <w:pPr>
        <w:pStyle w:val="Index1"/>
        <w:tabs>
          <w:tab w:val="right" w:leader="dot" w:pos="9350"/>
        </w:tabs>
        <w:rPr>
          <w:ins w:id="5438" w:author="Sammartano, Marc (BIC USA)" w:date="2015-08-16T17:12:00Z"/>
          <w:noProof/>
        </w:rPr>
      </w:pPr>
      <w:ins w:id="5439" w:author="Sammartano, Marc (BIC USA)" w:date="2015-08-16T17:12:00Z">
        <w:r>
          <w:rPr>
            <w:noProof/>
          </w:rPr>
          <w:t>Font.clear, 88</w:t>
        </w:r>
      </w:ins>
    </w:p>
    <w:p w:rsidR="00633430" w:rsidRDefault="00633430">
      <w:pPr>
        <w:pStyle w:val="Index1"/>
        <w:tabs>
          <w:tab w:val="right" w:leader="dot" w:pos="9350"/>
        </w:tabs>
        <w:rPr>
          <w:ins w:id="5440" w:author="Sammartano, Marc (BIC USA)" w:date="2015-08-16T17:12:00Z"/>
          <w:noProof/>
        </w:rPr>
      </w:pPr>
      <w:ins w:id="5441" w:author="Sammartano, Marc (BIC USA)" w:date="2015-08-16T17:12:00Z">
        <w:r>
          <w:rPr>
            <w:noProof/>
          </w:rPr>
          <w:t>Font.delete {&lt;font_ptr_nexp&gt;}, 88</w:t>
        </w:r>
      </w:ins>
    </w:p>
    <w:p w:rsidR="00633430" w:rsidRDefault="00633430">
      <w:pPr>
        <w:pStyle w:val="Index1"/>
        <w:tabs>
          <w:tab w:val="right" w:leader="dot" w:pos="9350"/>
        </w:tabs>
        <w:rPr>
          <w:ins w:id="5442" w:author="Sammartano, Marc (BIC USA)" w:date="2015-08-16T17:12:00Z"/>
          <w:noProof/>
        </w:rPr>
      </w:pPr>
      <w:ins w:id="5443" w:author="Sammartano, Marc (BIC USA)" w:date="2015-08-16T17:12:00Z">
        <w:r>
          <w:rPr>
            <w:noProof/>
          </w:rPr>
          <w:t>Font.load &lt;font_ptr_nvar&gt;, &lt;filename_sexp&gt;, 88</w:t>
        </w:r>
      </w:ins>
    </w:p>
    <w:p w:rsidR="00633430" w:rsidRDefault="00633430">
      <w:pPr>
        <w:pStyle w:val="Index1"/>
        <w:tabs>
          <w:tab w:val="right" w:leader="dot" w:pos="9350"/>
        </w:tabs>
        <w:rPr>
          <w:ins w:id="5444" w:author="Sammartano, Marc (BIC USA)" w:date="2015-08-16T17:12:00Z"/>
          <w:noProof/>
        </w:rPr>
      </w:pPr>
      <w:ins w:id="5445" w:author="Sammartano, Marc (BIC USA)" w:date="2015-08-16T17:12:00Z">
        <w:r>
          <w:rPr>
            <w:noProof/>
          </w:rPr>
          <w:t>For - To - Step / Next, 76</w:t>
        </w:r>
      </w:ins>
    </w:p>
    <w:p w:rsidR="00633430" w:rsidRDefault="00633430">
      <w:pPr>
        <w:pStyle w:val="Index1"/>
        <w:tabs>
          <w:tab w:val="right" w:leader="dot" w:pos="9350"/>
        </w:tabs>
        <w:rPr>
          <w:ins w:id="5446" w:author="Sammartano, Marc (BIC USA)" w:date="2015-08-16T17:12:00Z"/>
          <w:noProof/>
        </w:rPr>
      </w:pPr>
      <w:ins w:id="5447" w:author="Sammartano, Marc (BIC USA)" w:date="2015-08-16T17:12:00Z">
        <w:r w:rsidRPr="00E34767">
          <w:rPr>
            <w:rFonts w:eastAsia="Times New Roman"/>
            <w:noProof/>
          </w:rPr>
          <w:t>FORMAT$(</w:t>
        </w:r>
        <w:r>
          <w:rPr>
            <w:noProof/>
          </w:rPr>
          <w:t>&lt;pattern_sexp&gt;</w:t>
        </w:r>
        <w:r w:rsidRPr="00E34767">
          <w:rPr>
            <w:rFonts w:eastAsia="Times New Roman"/>
            <w:noProof/>
          </w:rPr>
          <w:t xml:space="preserve">, </w:t>
        </w:r>
        <w:r>
          <w:rPr>
            <w:noProof/>
          </w:rPr>
          <w:t>&lt;nexp&gt;</w:t>
        </w:r>
        <w:r w:rsidRPr="00E34767">
          <w:rPr>
            <w:rFonts w:eastAsia="Times New Roman"/>
            <w:noProof/>
          </w:rPr>
          <w:t>)</w:t>
        </w:r>
        <w:r>
          <w:rPr>
            <w:noProof/>
          </w:rPr>
          <w:t>, 70</w:t>
        </w:r>
      </w:ins>
    </w:p>
    <w:p w:rsidR="00633430" w:rsidRDefault="00633430">
      <w:pPr>
        <w:pStyle w:val="Index1"/>
        <w:tabs>
          <w:tab w:val="right" w:leader="dot" w:pos="9350"/>
        </w:tabs>
        <w:rPr>
          <w:ins w:id="5448" w:author="Sammartano, Marc (BIC USA)" w:date="2015-08-16T17:12:00Z"/>
          <w:noProof/>
        </w:rPr>
      </w:pPr>
      <w:ins w:id="5449" w:author="Sammartano, Marc (BIC USA)" w:date="2015-08-16T17:12:00Z">
        <w:r>
          <w:rPr>
            <w:noProof/>
          </w:rPr>
          <w:t>FORMAT_USING$(&lt;locale_sexp&gt;, &lt;format_sexp&gt; { , &lt;exp&gt;}...), 70</w:t>
        </w:r>
      </w:ins>
    </w:p>
    <w:p w:rsidR="00633430" w:rsidRDefault="00633430">
      <w:pPr>
        <w:pStyle w:val="Index1"/>
        <w:tabs>
          <w:tab w:val="right" w:leader="dot" w:pos="9350"/>
        </w:tabs>
        <w:rPr>
          <w:ins w:id="5450" w:author="Sammartano, Marc (BIC USA)" w:date="2015-08-16T17:12:00Z"/>
          <w:noProof/>
        </w:rPr>
      </w:pPr>
      <w:ins w:id="5451" w:author="Sammartano, Marc (BIC USA)" w:date="2015-08-16T17:12:00Z">
        <w:r>
          <w:rPr>
            <w:noProof/>
          </w:rPr>
          <w:t>FRAC(&lt;nexp&gt;), 55</w:t>
        </w:r>
      </w:ins>
    </w:p>
    <w:p w:rsidR="00633430" w:rsidRDefault="00633430">
      <w:pPr>
        <w:pStyle w:val="Index1"/>
        <w:tabs>
          <w:tab w:val="right" w:leader="dot" w:pos="9350"/>
        </w:tabs>
        <w:rPr>
          <w:ins w:id="5452" w:author="Sammartano, Marc (BIC USA)" w:date="2015-08-16T17:12:00Z"/>
          <w:noProof/>
        </w:rPr>
      </w:pPr>
      <w:ins w:id="5453" w:author="Sammartano, Marc (BIC USA)" w:date="2015-08-16T17:12:00Z">
        <w:r>
          <w:rPr>
            <w:noProof/>
          </w:rPr>
          <w:t>Ftp.cd &lt;new_directory_sexp&gt;, 114</w:t>
        </w:r>
      </w:ins>
    </w:p>
    <w:p w:rsidR="00633430" w:rsidRDefault="00633430">
      <w:pPr>
        <w:pStyle w:val="Index1"/>
        <w:tabs>
          <w:tab w:val="right" w:leader="dot" w:pos="9350"/>
        </w:tabs>
        <w:rPr>
          <w:ins w:id="5454" w:author="Sammartano, Marc (BIC USA)" w:date="2015-08-16T17:12:00Z"/>
          <w:noProof/>
        </w:rPr>
      </w:pPr>
      <w:ins w:id="5455" w:author="Sammartano, Marc (BIC USA)" w:date="2015-08-16T17:12:00Z">
        <w:r>
          <w:rPr>
            <w:noProof/>
          </w:rPr>
          <w:t>Ftp.close, 113</w:t>
        </w:r>
      </w:ins>
    </w:p>
    <w:p w:rsidR="00633430" w:rsidRDefault="00633430">
      <w:pPr>
        <w:pStyle w:val="Index1"/>
        <w:tabs>
          <w:tab w:val="right" w:leader="dot" w:pos="9350"/>
        </w:tabs>
        <w:rPr>
          <w:ins w:id="5456" w:author="Sammartano, Marc (BIC USA)" w:date="2015-08-16T17:12:00Z"/>
          <w:noProof/>
        </w:rPr>
      </w:pPr>
      <w:ins w:id="5457" w:author="Sammartano, Marc (BIC USA)" w:date="2015-08-16T17:12:00Z">
        <w:r>
          <w:rPr>
            <w:noProof/>
          </w:rPr>
          <w:t>Ftp.delete &lt;filename_sexp&gt;, 114</w:t>
        </w:r>
      </w:ins>
    </w:p>
    <w:p w:rsidR="00633430" w:rsidRDefault="00633430">
      <w:pPr>
        <w:pStyle w:val="Index1"/>
        <w:tabs>
          <w:tab w:val="right" w:leader="dot" w:pos="9350"/>
        </w:tabs>
        <w:rPr>
          <w:ins w:id="5458" w:author="Sammartano, Marc (BIC USA)" w:date="2015-08-16T17:12:00Z"/>
          <w:noProof/>
        </w:rPr>
      </w:pPr>
      <w:ins w:id="5459" w:author="Sammartano, Marc (BIC USA)" w:date="2015-08-16T17:12:00Z">
        <w:r>
          <w:rPr>
            <w:noProof/>
          </w:rPr>
          <w:t>Ftp.dir &lt;list_nvar&gt;, 114</w:t>
        </w:r>
      </w:ins>
    </w:p>
    <w:p w:rsidR="00633430" w:rsidRDefault="00633430">
      <w:pPr>
        <w:pStyle w:val="Index1"/>
        <w:tabs>
          <w:tab w:val="right" w:leader="dot" w:pos="9350"/>
        </w:tabs>
        <w:rPr>
          <w:ins w:id="5460" w:author="Sammartano, Marc (BIC USA)" w:date="2015-08-16T17:12:00Z"/>
          <w:noProof/>
        </w:rPr>
      </w:pPr>
      <w:ins w:id="5461" w:author="Sammartano, Marc (BIC USA)" w:date="2015-08-16T17:12:00Z">
        <w:r>
          <w:rPr>
            <w:noProof/>
          </w:rPr>
          <w:t>Ftp.get &lt;source_sexp&gt;, &lt;destination_sexp&gt;, 114</w:t>
        </w:r>
      </w:ins>
    </w:p>
    <w:p w:rsidR="00633430" w:rsidRDefault="00633430">
      <w:pPr>
        <w:pStyle w:val="Index1"/>
        <w:tabs>
          <w:tab w:val="right" w:leader="dot" w:pos="9350"/>
        </w:tabs>
        <w:rPr>
          <w:ins w:id="5462" w:author="Sammartano, Marc (BIC USA)" w:date="2015-08-16T17:12:00Z"/>
          <w:noProof/>
        </w:rPr>
      </w:pPr>
      <w:ins w:id="5463" w:author="Sammartano, Marc (BIC USA)" w:date="2015-08-16T17:12:00Z">
        <w:r>
          <w:rPr>
            <w:noProof/>
          </w:rPr>
          <w:t>Ftp.mkdir &lt;directory_sexp&gt;, 115</w:t>
        </w:r>
      </w:ins>
    </w:p>
    <w:p w:rsidR="00633430" w:rsidRDefault="00633430">
      <w:pPr>
        <w:pStyle w:val="Index1"/>
        <w:tabs>
          <w:tab w:val="right" w:leader="dot" w:pos="9350"/>
        </w:tabs>
        <w:rPr>
          <w:ins w:id="5464" w:author="Sammartano, Marc (BIC USA)" w:date="2015-08-16T17:12:00Z"/>
          <w:noProof/>
        </w:rPr>
      </w:pPr>
      <w:ins w:id="5465" w:author="Sammartano, Marc (BIC USA)" w:date="2015-08-16T17:12:00Z">
        <w:r>
          <w:rPr>
            <w:noProof/>
          </w:rPr>
          <w:t>Ftp.open &lt;url_sexp&gt;, &lt;port_nexp&gt;, &lt;user_sexp&gt;, &lt;pw_sexp&gt;, 113</w:t>
        </w:r>
      </w:ins>
    </w:p>
    <w:p w:rsidR="00633430" w:rsidRDefault="00633430">
      <w:pPr>
        <w:pStyle w:val="Index1"/>
        <w:tabs>
          <w:tab w:val="right" w:leader="dot" w:pos="9350"/>
        </w:tabs>
        <w:rPr>
          <w:ins w:id="5466" w:author="Sammartano, Marc (BIC USA)" w:date="2015-08-16T17:12:00Z"/>
          <w:noProof/>
        </w:rPr>
      </w:pPr>
      <w:ins w:id="5467" w:author="Sammartano, Marc (BIC USA)" w:date="2015-08-16T17:12:00Z">
        <w:r>
          <w:rPr>
            <w:noProof/>
          </w:rPr>
          <w:t>Ftp.put &lt;source_sexp&gt;, &lt;destination_sexp&gt;, 113</w:t>
        </w:r>
      </w:ins>
    </w:p>
    <w:p w:rsidR="00633430" w:rsidRDefault="00633430">
      <w:pPr>
        <w:pStyle w:val="Index1"/>
        <w:tabs>
          <w:tab w:val="right" w:leader="dot" w:pos="9350"/>
        </w:tabs>
        <w:rPr>
          <w:ins w:id="5468" w:author="Sammartano, Marc (BIC USA)" w:date="2015-08-16T17:12:00Z"/>
          <w:noProof/>
        </w:rPr>
      </w:pPr>
      <w:ins w:id="5469" w:author="Sammartano, Marc (BIC USA)" w:date="2015-08-16T17:12:00Z">
        <w:r>
          <w:rPr>
            <w:noProof/>
          </w:rPr>
          <w:t>Ftp.rename &lt;old_filename_sexp&gt;, &lt;new_filename_sexp&gt;, 114</w:t>
        </w:r>
      </w:ins>
    </w:p>
    <w:p w:rsidR="00633430" w:rsidRDefault="00633430">
      <w:pPr>
        <w:pStyle w:val="Index1"/>
        <w:tabs>
          <w:tab w:val="right" w:leader="dot" w:pos="9350"/>
        </w:tabs>
        <w:rPr>
          <w:ins w:id="5470" w:author="Sammartano, Marc (BIC USA)" w:date="2015-08-16T17:12:00Z"/>
          <w:noProof/>
        </w:rPr>
      </w:pPr>
      <w:ins w:id="5471" w:author="Sammartano, Marc (BIC USA)" w:date="2015-08-16T17:12:00Z">
        <w:r>
          <w:rPr>
            <w:noProof/>
          </w:rPr>
          <w:t>Ftp.rmdir &lt;directory_sexp&gt;, 114</w:t>
        </w:r>
      </w:ins>
    </w:p>
    <w:p w:rsidR="00633430" w:rsidRDefault="00633430">
      <w:pPr>
        <w:pStyle w:val="Index1"/>
        <w:tabs>
          <w:tab w:val="right" w:leader="dot" w:pos="9350"/>
        </w:tabs>
        <w:rPr>
          <w:ins w:id="5472" w:author="Sammartano, Marc (BIC USA)" w:date="2015-08-16T17:12:00Z"/>
          <w:noProof/>
        </w:rPr>
      </w:pPr>
      <w:ins w:id="5473" w:author="Sammartano, Marc (BIC USA)" w:date="2015-08-16T17:12:00Z">
        <w:r>
          <w:rPr>
            <w:noProof/>
          </w:rPr>
          <w:t>GETERROR$(), 61</w:t>
        </w:r>
      </w:ins>
    </w:p>
    <w:p w:rsidR="00633430" w:rsidRDefault="00633430">
      <w:pPr>
        <w:pStyle w:val="Index1"/>
        <w:tabs>
          <w:tab w:val="right" w:leader="dot" w:pos="9350"/>
        </w:tabs>
        <w:rPr>
          <w:ins w:id="5474" w:author="Sammartano, Marc (BIC USA)" w:date="2015-08-16T17:12:00Z"/>
          <w:noProof/>
        </w:rPr>
      </w:pPr>
      <w:ins w:id="5475" w:author="Sammartano, Marc (BIC USA)" w:date="2015-08-16T17:12:00Z">
        <w:r>
          <w:rPr>
            <w:noProof/>
          </w:rPr>
          <w:t>GoSub &lt;index_nexp&gt;, &lt;label&gt;... / Return, 80</w:t>
        </w:r>
      </w:ins>
    </w:p>
    <w:p w:rsidR="00633430" w:rsidRDefault="00633430">
      <w:pPr>
        <w:pStyle w:val="Index1"/>
        <w:tabs>
          <w:tab w:val="right" w:leader="dot" w:pos="9350"/>
        </w:tabs>
        <w:rPr>
          <w:ins w:id="5476" w:author="Sammartano, Marc (BIC USA)" w:date="2015-08-16T17:12:00Z"/>
          <w:noProof/>
        </w:rPr>
      </w:pPr>
      <w:ins w:id="5477" w:author="Sammartano, Marc (BIC USA)" w:date="2015-08-16T17:12:00Z">
        <w:r>
          <w:rPr>
            <w:noProof/>
          </w:rPr>
          <w:t>GoSub &lt;label&gt; / Return, 79</w:t>
        </w:r>
      </w:ins>
    </w:p>
    <w:p w:rsidR="00633430" w:rsidRDefault="00633430">
      <w:pPr>
        <w:pStyle w:val="Index1"/>
        <w:tabs>
          <w:tab w:val="right" w:leader="dot" w:pos="9350"/>
        </w:tabs>
        <w:rPr>
          <w:ins w:id="5478" w:author="Sammartano, Marc (BIC USA)" w:date="2015-08-16T17:12:00Z"/>
          <w:noProof/>
        </w:rPr>
      </w:pPr>
      <w:ins w:id="5479" w:author="Sammartano, Marc (BIC USA)" w:date="2015-08-16T17:12:00Z">
        <w:r>
          <w:rPr>
            <w:noProof/>
          </w:rPr>
          <w:t>GoTo &lt;index_nexp&gt;, &lt;label&gt;..., 79</w:t>
        </w:r>
      </w:ins>
    </w:p>
    <w:p w:rsidR="00633430" w:rsidRDefault="00633430">
      <w:pPr>
        <w:pStyle w:val="Index1"/>
        <w:tabs>
          <w:tab w:val="right" w:leader="dot" w:pos="9350"/>
        </w:tabs>
        <w:rPr>
          <w:ins w:id="5480" w:author="Sammartano, Marc (BIC USA)" w:date="2015-08-16T17:12:00Z"/>
          <w:noProof/>
        </w:rPr>
      </w:pPr>
      <w:ins w:id="5481" w:author="Sammartano, Marc (BIC USA)" w:date="2015-08-16T17:12:00Z">
        <w:r>
          <w:rPr>
            <w:noProof/>
          </w:rPr>
          <w:t>GoTo &lt;label&gt;, 79</w:t>
        </w:r>
      </w:ins>
    </w:p>
    <w:p w:rsidR="00633430" w:rsidRDefault="00633430">
      <w:pPr>
        <w:pStyle w:val="Index1"/>
        <w:tabs>
          <w:tab w:val="right" w:leader="dot" w:pos="9350"/>
        </w:tabs>
        <w:rPr>
          <w:ins w:id="5482" w:author="Sammartano, Marc (BIC USA)" w:date="2015-08-16T17:12:00Z"/>
          <w:noProof/>
        </w:rPr>
      </w:pPr>
      <w:ins w:id="5483" w:author="Sammartano, Marc (BIC USA)" w:date="2015-08-16T17:12:00Z">
        <w:r>
          <w:rPr>
            <w:noProof/>
          </w:rPr>
          <w:t>Gps.accuracy &lt;nvar&gt;, 171</w:t>
        </w:r>
      </w:ins>
    </w:p>
    <w:p w:rsidR="00633430" w:rsidRDefault="00633430">
      <w:pPr>
        <w:pStyle w:val="Index1"/>
        <w:tabs>
          <w:tab w:val="right" w:leader="dot" w:pos="9350"/>
        </w:tabs>
        <w:rPr>
          <w:ins w:id="5484" w:author="Sammartano, Marc (BIC USA)" w:date="2015-08-16T17:12:00Z"/>
          <w:noProof/>
        </w:rPr>
      </w:pPr>
      <w:ins w:id="5485" w:author="Sammartano, Marc (BIC USA)" w:date="2015-08-16T17:12:00Z">
        <w:r>
          <w:rPr>
            <w:noProof/>
          </w:rPr>
          <w:t>Gps.altitude &lt;nvar&gt;, 171</w:t>
        </w:r>
      </w:ins>
    </w:p>
    <w:p w:rsidR="00633430" w:rsidRDefault="00633430">
      <w:pPr>
        <w:pStyle w:val="Index1"/>
        <w:tabs>
          <w:tab w:val="right" w:leader="dot" w:pos="9350"/>
        </w:tabs>
        <w:rPr>
          <w:ins w:id="5486" w:author="Sammartano, Marc (BIC USA)" w:date="2015-08-16T17:12:00Z"/>
          <w:noProof/>
        </w:rPr>
      </w:pPr>
      <w:ins w:id="5487" w:author="Sammartano, Marc (BIC USA)" w:date="2015-08-16T17:12:00Z">
        <w:r>
          <w:rPr>
            <w:noProof/>
          </w:rPr>
          <w:t>Gps.bearing &lt;nvar&gt;, 171</w:t>
        </w:r>
      </w:ins>
    </w:p>
    <w:p w:rsidR="00633430" w:rsidRDefault="00633430">
      <w:pPr>
        <w:pStyle w:val="Index1"/>
        <w:tabs>
          <w:tab w:val="right" w:leader="dot" w:pos="9350"/>
        </w:tabs>
        <w:rPr>
          <w:ins w:id="5488" w:author="Sammartano, Marc (BIC USA)" w:date="2015-08-16T17:12:00Z"/>
          <w:noProof/>
        </w:rPr>
      </w:pPr>
      <w:ins w:id="5489" w:author="Sammartano, Marc (BIC USA)" w:date="2015-08-16T17:12:00Z">
        <w:r>
          <w:rPr>
            <w:noProof/>
          </w:rPr>
          <w:t>Gps.close, 168</w:t>
        </w:r>
      </w:ins>
    </w:p>
    <w:p w:rsidR="00633430" w:rsidRDefault="00633430">
      <w:pPr>
        <w:pStyle w:val="Index1"/>
        <w:tabs>
          <w:tab w:val="right" w:leader="dot" w:pos="9350"/>
        </w:tabs>
        <w:rPr>
          <w:ins w:id="5490" w:author="Sammartano, Marc (BIC USA)" w:date="2015-08-16T17:12:00Z"/>
          <w:noProof/>
        </w:rPr>
      </w:pPr>
      <w:ins w:id="5491" w:author="Sammartano, Marc (BIC USA)" w:date="2015-08-16T17:12:00Z">
        <w:r>
          <w:rPr>
            <w:noProof/>
          </w:rPr>
          <w:t>Gps.latitude &lt;nvar&gt;, 171</w:t>
        </w:r>
      </w:ins>
    </w:p>
    <w:p w:rsidR="00633430" w:rsidRDefault="00633430">
      <w:pPr>
        <w:pStyle w:val="Index1"/>
        <w:tabs>
          <w:tab w:val="right" w:leader="dot" w:pos="9350"/>
        </w:tabs>
        <w:rPr>
          <w:ins w:id="5492" w:author="Sammartano, Marc (BIC USA)" w:date="2015-08-16T17:12:00Z"/>
          <w:noProof/>
        </w:rPr>
      </w:pPr>
      <w:ins w:id="5493" w:author="Sammartano, Marc (BIC USA)" w:date="2015-08-16T17:12:00Z">
        <w:r>
          <w:rPr>
            <w:noProof/>
          </w:rPr>
          <w:t>Gps.location {{&lt;time_nvar&gt;}, {&lt;prov_svar&gt;}, {&lt;count_nvar}, {&lt;acc_nvar&gt;}, {&lt;lat_nvar&gt;}, {&lt;long_nvar&gt;}, {&lt;alt_nvar&gt;}, {&lt;bear_nvar&gt;}, {&lt;speed_nvar&gt;}}, 170</w:t>
        </w:r>
      </w:ins>
    </w:p>
    <w:p w:rsidR="00633430" w:rsidRDefault="00633430">
      <w:pPr>
        <w:pStyle w:val="Index1"/>
        <w:tabs>
          <w:tab w:val="right" w:leader="dot" w:pos="9350"/>
        </w:tabs>
        <w:rPr>
          <w:ins w:id="5494" w:author="Sammartano, Marc (BIC USA)" w:date="2015-08-16T17:12:00Z"/>
          <w:noProof/>
        </w:rPr>
      </w:pPr>
      <w:ins w:id="5495" w:author="Sammartano, Marc (BIC USA)" w:date="2015-08-16T17:12:00Z">
        <w:r>
          <w:rPr>
            <w:noProof/>
          </w:rPr>
          <w:t>Gps.longitude &lt;nvar&gt;, 171</w:t>
        </w:r>
      </w:ins>
    </w:p>
    <w:p w:rsidR="00633430" w:rsidRDefault="00633430">
      <w:pPr>
        <w:pStyle w:val="Index1"/>
        <w:tabs>
          <w:tab w:val="right" w:leader="dot" w:pos="9350"/>
        </w:tabs>
        <w:rPr>
          <w:ins w:id="5496" w:author="Sammartano, Marc (BIC USA)" w:date="2015-08-16T17:12:00Z"/>
          <w:noProof/>
        </w:rPr>
      </w:pPr>
      <w:ins w:id="5497" w:author="Sammartano, Marc (BIC USA)" w:date="2015-08-16T17:12:00Z">
        <w:r>
          <w:rPr>
            <w:noProof/>
          </w:rPr>
          <w:t>Gps.open {{&lt;status_nvar&gt;},{&lt;time_nexp&gt;},{&lt;distance_nexp&gt;}}, 167</w:t>
        </w:r>
      </w:ins>
    </w:p>
    <w:p w:rsidR="00633430" w:rsidRDefault="00633430">
      <w:pPr>
        <w:pStyle w:val="Index1"/>
        <w:tabs>
          <w:tab w:val="right" w:leader="dot" w:pos="9350"/>
        </w:tabs>
        <w:rPr>
          <w:ins w:id="5498" w:author="Sammartano, Marc (BIC USA)" w:date="2015-08-16T17:12:00Z"/>
          <w:noProof/>
        </w:rPr>
      </w:pPr>
      <w:ins w:id="5499" w:author="Sammartano, Marc (BIC USA)" w:date="2015-08-16T17:12:00Z">
        <w:r>
          <w:rPr>
            <w:noProof/>
          </w:rPr>
          <w:t>Gps.provider &lt;svar&gt;, 171</w:t>
        </w:r>
      </w:ins>
    </w:p>
    <w:p w:rsidR="00633430" w:rsidRDefault="00633430">
      <w:pPr>
        <w:pStyle w:val="Index1"/>
        <w:tabs>
          <w:tab w:val="right" w:leader="dot" w:pos="9350"/>
        </w:tabs>
        <w:rPr>
          <w:ins w:id="5500" w:author="Sammartano, Marc (BIC USA)" w:date="2015-08-16T17:12:00Z"/>
          <w:noProof/>
        </w:rPr>
      </w:pPr>
      <w:ins w:id="5501" w:author="Sammartano, Marc (BIC USA)" w:date="2015-08-16T17:12:00Z">
        <w:r>
          <w:rPr>
            <w:noProof/>
          </w:rPr>
          <w:t>Gps.satellites {{&lt;count_nvar&gt;}, {&lt;sat_list_nexp&gt;}}, 171</w:t>
        </w:r>
      </w:ins>
    </w:p>
    <w:p w:rsidR="00633430" w:rsidRDefault="00633430">
      <w:pPr>
        <w:pStyle w:val="Index1"/>
        <w:tabs>
          <w:tab w:val="right" w:leader="dot" w:pos="9350"/>
        </w:tabs>
        <w:rPr>
          <w:ins w:id="5502" w:author="Sammartano, Marc (BIC USA)" w:date="2015-08-16T17:12:00Z"/>
          <w:noProof/>
        </w:rPr>
      </w:pPr>
      <w:ins w:id="5503" w:author="Sammartano, Marc (BIC USA)" w:date="2015-08-16T17:12:00Z">
        <w:r>
          <w:rPr>
            <w:noProof/>
          </w:rPr>
          <w:t>Gps.speed &lt;nvar&gt;, 171</w:t>
        </w:r>
      </w:ins>
    </w:p>
    <w:p w:rsidR="00633430" w:rsidRDefault="00633430">
      <w:pPr>
        <w:pStyle w:val="Index1"/>
        <w:tabs>
          <w:tab w:val="right" w:leader="dot" w:pos="9350"/>
        </w:tabs>
        <w:rPr>
          <w:ins w:id="5504" w:author="Sammartano, Marc (BIC USA)" w:date="2015-08-16T17:12:00Z"/>
          <w:noProof/>
        </w:rPr>
      </w:pPr>
      <w:ins w:id="5505" w:author="Sammartano, Marc (BIC USA)" w:date="2015-08-16T17:12:00Z">
        <w:r>
          <w:rPr>
            <w:noProof/>
          </w:rPr>
          <w:lastRenderedPageBreak/>
          <w:t>Gps.status {{&lt;status_var&gt;}, {&lt;infix_nvar&gt;},{inview_nvar}, {&lt;sat_list_nexp&gt;}}, 168</w:t>
        </w:r>
      </w:ins>
    </w:p>
    <w:p w:rsidR="00633430" w:rsidRDefault="00633430">
      <w:pPr>
        <w:pStyle w:val="Index1"/>
        <w:tabs>
          <w:tab w:val="right" w:leader="dot" w:pos="9350"/>
        </w:tabs>
        <w:rPr>
          <w:ins w:id="5506" w:author="Sammartano, Marc (BIC USA)" w:date="2015-08-16T17:12:00Z"/>
          <w:noProof/>
        </w:rPr>
      </w:pPr>
      <w:ins w:id="5507" w:author="Sammartano, Marc (BIC USA)" w:date="2015-08-16T17:12:00Z">
        <w:r>
          <w:rPr>
            <w:noProof/>
          </w:rPr>
          <w:t>Gps.time &lt;nvar&gt;, 171</w:t>
        </w:r>
      </w:ins>
    </w:p>
    <w:p w:rsidR="00633430" w:rsidRDefault="00633430">
      <w:pPr>
        <w:pStyle w:val="Index1"/>
        <w:tabs>
          <w:tab w:val="right" w:leader="dot" w:pos="9350"/>
        </w:tabs>
        <w:rPr>
          <w:ins w:id="5508" w:author="Sammartano, Marc (BIC USA)" w:date="2015-08-16T17:12:00Z"/>
          <w:noProof/>
        </w:rPr>
      </w:pPr>
      <w:ins w:id="5509" w:author="Sammartano, Marc (BIC USA)" w:date="2015-08-16T17:12:00Z">
        <w:r>
          <w:rPr>
            <w:noProof/>
          </w:rPr>
          <w:t>Gr.arc &lt;object_number_nvar&gt;, left, top, right, bottom, start_angle, sweep_angle, fill_mode, 144</w:t>
        </w:r>
      </w:ins>
    </w:p>
    <w:p w:rsidR="00633430" w:rsidRDefault="00633430">
      <w:pPr>
        <w:pStyle w:val="Index1"/>
        <w:tabs>
          <w:tab w:val="right" w:leader="dot" w:pos="9350"/>
        </w:tabs>
        <w:rPr>
          <w:ins w:id="5510" w:author="Sammartano, Marc (BIC USA)" w:date="2015-08-16T17:12:00Z"/>
          <w:noProof/>
        </w:rPr>
      </w:pPr>
      <w:ins w:id="5511" w:author="Sammartano, Marc (BIC USA)" w:date="2015-08-16T17:12:00Z">
        <w:r>
          <w:rPr>
            <w:noProof/>
          </w:rPr>
          <w:t>Gr.bitmap.create &lt;bitmap_ptr_nvar&gt;, width, height, 152</w:t>
        </w:r>
      </w:ins>
    </w:p>
    <w:p w:rsidR="00633430" w:rsidRDefault="00633430">
      <w:pPr>
        <w:pStyle w:val="Index1"/>
        <w:tabs>
          <w:tab w:val="right" w:leader="dot" w:pos="9350"/>
        </w:tabs>
        <w:rPr>
          <w:ins w:id="5512" w:author="Sammartano, Marc (BIC USA)" w:date="2015-08-16T17:12:00Z"/>
          <w:noProof/>
        </w:rPr>
      </w:pPr>
      <w:ins w:id="5513" w:author="Sammartano, Marc (BIC USA)" w:date="2015-08-16T17:12:00Z">
        <w:r>
          <w:rPr>
            <w:noProof/>
          </w:rPr>
          <w:t>Gr.bitmap.crop &lt;new_bitmap_ptr_nvar&gt;, &lt;source_bitmap_ptr_nexp&gt;, &lt;x_nexp&gt;, &lt;y_nexp&gt;, &lt;width_nexp&gt;, &lt;height_nexp&gt;, 153</w:t>
        </w:r>
      </w:ins>
    </w:p>
    <w:p w:rsidR="00633430" w:rsidRDefault="00633430">
      <w:pPr>
        <w:pStyle w:val="Index1"/>
        <w:tabs>
          <w:tab w:val="right" w:leader="dot" w:pos="9350"/>
        </w:tabs>
        <w:rPr>
          <w:ins w:id="5514" w:author="Sammartano, Marc (BIC USA)" w:date="2015-08-16T17:12:00Z"/>
          <w:noProof/>
        </w:rPr>
      </w:pPr>
      <w:ins w:id="5515" w:author="Sammartano, Marc (BIC USA)" w:date="2015-08-16T17:12:00Z">
        <w:r>
          <w:rPr>
            <w:noProof/>
          </w:rPr>
          <w:t>Gr.bitmap.delete &lt;bitmap_ptr_nexp&gt;, 153</w:t>
        </w:r>
      </w:ins>
    </w:p>
    <w:p w:rsidR="00633430" w:rsidRDefault="00633430">
      <w:pPr>
        <w:pStyle w:val="Index1"/>
        <w:tabs>
          <w:tab w:val="right" w:leader="dot" w:pos="9350"/>
        </w:tabs>
        <w:rPr>
          <w:ins w:id="5516" w:author="Sammartano, Marc (BIC USA)" w:date="2015-08-16T17:12:00Z"/>
          <w:noProof/>
        </w:rPr>
      </w:pPr>
      <w:ins w:id="5517" w:author="Sammartano, Marc (BIC USA)" w:date="2015-08-16T17:12:00Z">
        <w:r>
          <w:rPr>
            <w:noProof/>
          </w:rPr>
          <w:t>Gr.bitmap.draw &lt;object_ptr_nvar&gt;, &lt;bitmap_ptr_nexp&gt;, x , y, 154</w:t>
        </w:r>
      </w:ins>
    </w:p>
    <w:p w:rsidR="00633430" w:rsidRDefault="00633430">
      <w:pPr>
        <w:pStyle w:val="Index1"/>
        <w:tabs>
          <w:tab w:val="right" w:leader="dot" w:pos="9350"/>
        </w:tabs>
        <w:rPr>
          <w:ins w:id="5518" w:author="Sammartano, Marc (BIC USA)" w:date="2015-08-16T17:12:00Z"/>
          <w:noProof/>
        </w:rPr>
      </w:pPr>
      <w:ins w:id="5519" w:author="Sammartano, Marc (BIC USA)" w:date="2015-08-16T17:12:00Z">
        <w:r>
          <w:rPr>
            <w:noProof/>
          </w:rPr>
          <w:t>Gr.bitmap.drawinto.end, 155</w:t>
        </w:r>
      </w:ins>
    </w:p>
    <w:p w:rsidR="00633430" w:rsidRDefault="00633430">
      <w:pPr>
        <w:pStyle w:val="Index1"/>
        <w:tabs>
          <w:tab w:val="right" w:leader="dot" w:pos="9350"/>
        </w:tabs>
        <w:rPr>
          <w:ins w:id="5520" w:author="Sammartano, Marc (BIC USA)" w:date="2015-08-16T17:12:00Z"/>
          <w:noProof/>
        </w:rPr>
      </w:pPr>
      <w:ins w:id="5521" w:author="Sammartano, Marc (BIC USA)" w:date="2015-08-16T17:12:00Z">
        <w:r>
          <w:rPr>
            <w:noProof/>
          </w:rPr>
          <w:t>Gr.bitmap.drawinto.start &lt;bitmap_ptr_nexp&gt;, 154</w:t>
        </w:r>
      </w:ins>
    </w:p>
    <w:p w:rsidR="00633430" w:rsidRDefault="00633430">
      <w:pPr>
        <w:pStyle w:val="Index1"/>
        <w:tabs>
          <w:tab w:val="right" w:leader="dot" w:pos="9350"/>
        </w:tabs>
        <w:rPr>
          <w:ins w:id="5522" w:author="Sammartano, Marc (BIC USA)" w:date="2015-08-16T17:12:00Z"/>
          <w:noProof/>
        </w:rPr>
      </w:pPr>
      <w:ins w:id="5523" w:author="Sammartano, Marc (BIC USA)" w:date="2015-08-16T17:12:00Z">
        <w:r>
          <w:rPr>
            <w:noProof/>
          </w:rPr>
          <w:t>Gr.bitmap.fill &lt;bitmap_ptr_nexp&gt;, &lt;x_nexp&gt;, &lt;y_nexp&gt;, 154</w:t>
        </w:r>
      </w:ins>
    </w:p>
    <w:p w:rsidR="00633430" w:rsidRDefault="00633430">
      <w:pPr>
        <w:pStyle w:val="Index1"/>
        <w:tabs>
          <w:tab w:val="right" w:leader="dot" w:pos="9350"/>
        </w:tabs>
        <w:rPr>
          <w:ins w:id="5524" w:author="Sammartano, Marc (BIC USA)" w:date="2015-08-16T17:12:00Z"/>
          <w:noProof/>
        </w:rPr>
      </w:pPr>
      <w:ins w:id="5525" w:author="Sammartano, Marc (BIC USA)" w:date="2015-08-16T17:12:00Z">
        <w:r>
          <w:rPr>
            <w:noProof/>
          </w:rPr>
          <w:t>Gr.bitmap.load &lt;bitmap_ptr_nvar&gt;, &lt;file_name_sexp&gt;, 152</w:t>
        </w:r>
      </w:ins>
    </w:p>
    <w:p w:rsidR="00633430" w:rsidRDefault="00633430">
      <w:pPr>
        <w:pStyle w:val="Index1"/>
        <w:tabs>
          <w:tab w:val="right" w:leader="dot" w:pos="9350"/>
        </w:tabs>
        <w:rPr>
          <w:ins w:id="5526" w:author="Sammartano, Marc (BIC USA)" w:date="2015-08-16T17:12:00Z"/>
          <w:noProof/>
        </w:rPr>
      </w:pPr>
      <w:ins w:id="5527" w:author="Sammartano, Marc (BIC USA)" w:date="2015-08-16T17:12:00Z">
        <w:r>
          <w:rPr>
            <w:noProof/>
          </w:rPr>
          <w:t>Gr.bitmap.save &lt;bitmap_ptr_nvar&gt;, &lt;filename_sexp&gt;{, &lt;quality_nexp&gt;}, 154</w:t>
        </w:r>
      </w:ins>
    </w:p>
    <w:p w:rsidR="00633430" w:rsidRDefault="00633430">
      <w:pPr>
        <w:pStyle w:val="Index1"/>
        <w:tabs>
          <w:tab w:val="right" w:leader="dot" w:pos="9350"/>
        </w:tabs>
        <w:rPr>
          <w:ins w:id="5528" w:author="Sammartano, Marc (BIC USA)" w:date="2015-08-16T17:12:00Z"/>
          <w:noProof/>
        </w:rPr>
      </w:pPr>
      <w:ins w:id="5529" w:author="Sammartano, Marc (BIC USA)" w:date="2015-08-16T17:12:00Z">
        <w:r>
          <w:rPr>
            <w:noProof/>
          </w:rPr>
          <w:t>Gr.bitmap.scale &lt;new_bitmap_ptr_nvar&gt;, &lt;bitmap_ptr_nexp&gt;, width, height {, &lt;smoothing_lexp&gt; }, 153</w:t>
        </w:r>
      </w:ins>
    </w:p>
    <w:p w:rsidR="00633430" w:rsidRDefault="00633430">
      <w:pPr>
        <w:pStyle w:val="Index1"/>
        <w:tabs>
          <w:tab w:val="right" w:leader="dot" w:pos="9350"/>
        </w:tabs>
        <w:rPr>
          <w:ins w:id="5530" w:author="Sammartano, Marc (BIC USA)" w:date="2015-08-16T17:12:00Z"/>
          <w:noProof/>
        </w:rPr>
      </w:pPr>
      <w:ins w:id="5531" w:author="Sammartano, Marc (BIC USA)" w:date="2015-08-16T17:12:00Z">
        <w:r>
          <w:rPr>
            <w:noProof/>
          </w:rPr>
          <w:t>Gr.bitmap.size &lt;bitmap_ptr_nexp&gt;, width, height, 153</w:t>
        </w:r>
      </w:ins>
    </w:p>
    <w:p w:rsidR="00633430" w:rsidRDefault="00633430">
      <w:pPr>
        <w:pStyle w:val="Index1"/>
        <w:tabs>
          <w:tab w:val="right" w:leader="dot" w:pos="9350"/>
        </w:tabs>
        <w:rPr>
          <w:ins w:id="5532" w:author="Sammartano, Marc (BIC USA)" w:date="2015-08-16T17:12:00Z"/>
          <w:noProof/>
        </w:rPr>
      </w:pPr>
      <w:ins w:id="5533" w:author="Sammartano, Marc (BIC USA)" w:date="2015-08-16T17:12:00Z">
        <w:r>
          <w:rPr>
            <w:noProof/>
          </w:rPr>
          <w:t>Gr.bounded.touch touched, left, top, right, bottom, 148</w:t>
        </w:r>
      </w:ins>
    </w:p>
    <w:p w:rsidR="00633430" w:rsidRDefault="00633430">
      <w:pPr>
        <w:pStyle w:val="Index1"/>
        <w:tabs>
          <w:tab w:val="right" w:leader="dot" w:pos="9350"/>
        </w:tabs>
        <w:rPr>
          <w:ins w:id="5534" w:author="Sammartano, Marc (BIC USA)" w:date="2015-08-16T17:12:00Z"/>
          <w:noProof/>
        </w:rPr>
      </w:pPr>
      <w:ins w:id="5535" w:author="Sammartano, Marc (BIC USA)" w:date="2015-08-16T17:12:00Z">
        <w:r>
          <w:rPr>
            <w:noProof/>
          </w:rPr>
          <w:t>Gr.bounded.touch2 touched, left, top, right, bottom, 148</w:t>
        </w:r>
      </w:ins>
    </w:p>
    <w:p w:rsidR="00633430" w:rsidRDefault="00633430">
      <w:pPr>
        <w:pStyle w:val="Index1"/>
        <w:tabs>
          <w:tab w:val="right" w:leader="dot" w:pos="9350"/>
        </w:tabs>
        <w:rPr>
          <w:ins w:id="5536" w:author="Sammartano, Marc (BIC USA)" w:date="2015-08-16T17:12:00Z"/>
          <w:noProof/>
        </w:rPr>
      </w:pPr>
      <w:ins w:id="5537" w:author="Sammartano, Marc (BIC USA)" w:date="2015-08-16T17:12:00Z">
        <w:r>
          <w:rPr>
            <w:noProof/>
          </w:rPr>
          <w:t>Gr.brightness &lt;nexp&gt;, 142</w:t>
        </w:r>
      </w:ins>
    </w:p>
    <w:p w:rsidR="00633430" w:rsidRDefault="00633430">
      <w:pPr>
        <w:pStyle w:val="Index1"/>
        <w:tabs>
          <w:tab w:val="right" w:leader="dot" w:pos="9350"/>
        </w:tabs>
        <w:rPr>
          <w:ins w:id="5538" w:author="Sammartano, Marc (BIC USA)" w:date="2015-08-16T17:12:00Z"/>
          <w:noProof/>
        </w:rPr>
      </w:pPr>
      <w:ins w:id="5539" w:author="Sammartano, Marc (BIC USA)" w:date="2015-08-16T17:12:00Z">
        <w:r>
          <w:rPr>
            <w:noProof/>
          </w:rPr>
          <w:t>Gr.camera.autoshoot &lt;bm_ptr_nvar&gt;{, &lt;flash_ mode_nexp&gt; {, focus_mode_nexp} }, 156</w:t>
        </w:r>
      </w:ins>
    </w:p>
    <w:p w:rsidR="00633430" w:rsidRDefault="00633430">
      <w:pPr>
        <w:pStyle w:val="Index1"/>
        <w:tabs>
          <w:tab w:val="right" w:leader="dot" w:pos="9350"/>
        </w:tabs>
        <w:rPr>
          <w:ins w:id="5540" w:author="Sammartano, Marc (BIC USA)" w:date="2015-08-16T17:12:00Z"/>
          <w:noProof/>
        </w:rPr>
      </w:pPr>
      <w:ins w:id="5541" w:author="Sammartano, Marc (BIC USA)" w:date="2015-08-16T17:12:00Z">
        <w:r>
          <w:rPr>
            <w:noProof/>
          </w:rPr>
          <w:t>Gr.camera.manualShoot &lt;bm_ptr_nvar&gt;{, &lt;flash_ mode_nexp&gt; {, focus_mode_nexp} }, 157</w:t>
        </w:r>
      </w:ins>
    </w:p>
    <w:p w:rsidR="00633430" w:rsidRDefault="00633430">
      <w:pPr>
        <w:pStyle w:val="Index1"/>
        <w:tabs>
          <w:tab w:val="right" w:leader="dot" w:pos="9350"/>
        </w:tabs>
        <w:rPr>
          <w:ins w:id="5542" w:author="Sammartano, Marc (BIC USA)" w:date="2015-08-16T17:12:00Z"/>
          <w:noProof/>
        </w:rPr>
      </w:pPr>
      <w:ins w:id="5543" w:author="Sammartano, Marc (BIC USA)" w:date="2015-08-16T17:12:00Z">
        <w:r>
          <w:rPr>
            <w:noProof/>
          </w:rPr>
          <w:t>Gr.camera.select 1|2, 156</w:t>
        </w:r>
      </w:ins>
    </w:p>
    <w:p w:rsidR="00633430" w:rsidRDefault="00633430">
      <w:pPr>
        <w:pStyle w:val="Index1"/>
        <w:tabs>
          <w:tab w:val="right" w:leader="dot" w:pos="9350"/>
        </w:tabs>
        <w:rPr>
          <w:ins w:id="5544" w:author="Sammartano, Marc (BIC USA)" w:date="2015-08-16T17:12:00Z"/>
          <w:noProof/>
        </w:rPr>
      </w:pPr>
      <w:ins w:id="5545" w:author="Sammartano, Marc (BIC USA)" w:date="2015-08-16T17:12:00Z">
        <w:r>
          <w:rPr>
            <w:noProof/>
          </w:rPr>
          <w:t>Gr.camera.shoot &lt;bm_ptr_nvar&gt;, 156</w:t>
        </w:r>
      </w:ins>
    </w:p>
    <w:p w:rsidR="00633430" w:rsidRDefault="00633430">
      <w:pPr>
        <w:pStyle w:val="Index1"/>
        <w:tabs>
          <w:tab w:val="right" w:leader="dot" w:pos="9350"/>
        </w:tabs>
        <w:rPr>
          <w:ins w:id="5546" w:author="Sammartano, Marc (BIC USA)" w:date="2015-08-16T17:12:00Z"/>
          <w:noProof/>
        </w:rPr>
      </w:pPr>
      <w:ins w:id="5547" w:author="Sammartano, Marc (BIC USA)" w:date="2015-08-16T17:12:00Z">
        <w:r>
          <w:rPr>
            <w:noProof/>
          </w:rPr>
          <w:t>Gr.circle &lt;object_number_nvar&gt;, x, y, radius, 144</w:t>
        </w:r>
      </w:ins>
    </w:p>
    <w:p w:rsidR="00633430" w:rsidRDefault="00633430">
      <w:pPr>
        <w:pStyle w:val="Index1"/>
        <w:tabs>
          <w:tab w:val="right" w:leader="dot" w:pos="9350"/>
        </w:tabs>
        <w:rPr>
          <w:ins w:id="5548" w:author="Sammartano, Marc (BIC USA)" w:date="2015-08-16T17:12:00Z"/>
          <w:noProof/>
        </w:rPr>
      </w:pPr>
      <w:ins w:id="5549" w:author="Sammartano, Marc (BIC USA)" w:date="2015-08-16T17:12:00Z">
        <w:r>
          <w:rPr>
            <w:noProof/>
          </w:rPr>
          <w:t>Gr.clip &lt;object__ptr_nexp&gt;, &lt;left_nexp&gt;,&lt;top_nexp&gt;, &lt;right_nexp&gt;, &lt;bottom_nexp&gt;{, &lt;RO_nexp&gt;}, 161</w:t>
        </w:r>
      </w:ins>
    </w:p>
    <w:p w:rsidR="00633430" w:rsidRDefault="00633430">
      <w:pPr>
        <w:pStyle w:val="Index1"/>
        <w:tabs>
          <w:tab w:val="right" w:leader="dot" w:pos="9350"/>
        </w:tabs>
        <w:rPr>
          <w:ins w:id="5550" w:author="Sammartano, Marc (BIC USA)" w:date="2015-08-16T17:12:00Z"/>
          <w:noProof/>
        </w:rPr>
      </w:pPr>
      <w:ins w:id="5551" w:author="Sammartano, Marc (BIC USA)" w:date="2015-08-16T17:12:00Z">
        <w:r>
          <w:rPr>
            <w:noProof/>
          </w:rPr>
          <w:t>Gr.close, 142</w:t>
        </w:r>
      </w:ins>
    </w:p>
    <w:p w:rsidR="00633430" w:rsidRDefault="00633430">
      <w:pPr>
        <w:pStyle w:val="Index1"/>
        <w:tabs>
          <w:tab w:val="right" w:leader="dot" w:pos="9350"/>
        </w:tabs>
        <w:rPr>
          <w:ins w:id="5552" w:author="Sammartano, Marc (BIC USA)" w:date="2015-08-16T17:12:00Z"/>
          <w:noProof/>
        </w:rPr>
      </w:pPr>
      <w:ins w:id="5553" w:author="Sammartano, Marc (BIC USA)" w:date="2015-08-16T17:12:00Z">
        <w:r>
          <w:rPr>
            <w:noProof/>
          </w:rPr>
          <w:t>Gr.cls, 142</w:t>
        </w:r>
      </w:ins>
    </w:p>
    <w:p w:rsidR="00633430" w:rsidRDefault="00633430">
      <w:pPr>
        <w:pStyle w:val="Index1"/>
        <w:tabs>
          <w:tab w:val="right" w:leader="dot" w:pos="9350"/>
        </w:tabs>
        <w:rPr>
          <w:ins w:id="5554" w:author="Sammartano, Marc (BIC USA)" w:date="2015-08-16T17:12:00Z"/>
          <w:noProof/>
        </w:rPr>
      </w:pPr>
      <w:ins w:id="5555" w:author="Sammartano, Marc (BIC USA)" w:date="2015-08-16T17:12:00Z">
        <w:r>
          <w:rPr>
            <w:noProof/>
          </w:rPr>
          <w:t>Gr.color {{alpha}{, red}{, green}{, blue}{, style}}, 139</w:t>
        </w:r>
      </w:ins>
    </w:p>
    <w:p w:rsidR="00633430" w:rsidRDefault="00633430">
      <w:pPr>
        <w:pStyle w:val="Index1"/>
        <w:tabs>
          <w:tab w:val="right" w:leader="dot" w:pos="9350"/>
        </w:tabs>
        <w:rPr>
          <w:ins w:id="5556" w:author="Sammartano, Marc (BIC USA)" w:date="2015-08-16T17:12:00Z"/>
          <w:noProof/>
        </w:rPr>
      </w:pPr>
      <w:ins w:id="5557" w:author="Sammartano, Marc (BIC USA)" w:date="2015-08-16T17:12:00Z">
        <w:r>
          <w:rPr>
            <w:noProof/>
          </w:rPr>
          <w:t>Gr.front flag, 142</w:t>
        </w:r>
      </w:ins>
    </w:p>
    <w:p w:rsidR="00633430" w:rsidRDefault="00633430">
      <w:pPr>
        <w:pStyle w:val="Index1"/>
        <w:tabs>
          <w:tab w:val="right" w:leader="dot" w:pos="9350"/>
        </w:tabs>
        <w:rPr>
          <w:ins w:id="5558" w:author="Sammartano, Marc (BIC USA)" w:date="2015-08-16T17:12:00Z"/>
          <w:noProof/>
        </w:rPr>
      </w:pPr>
      <w:ins w:id="5559" w:author="Sammartano, Marc (BIC USA)" w:date="2015-08-16T17:12:00Z">
        <w:r>
          <w:rPr>
            <w:noProof/>
          </w:rPr>
          <w:t>Gr.get.bmpixel &lt;bitmap_ptr_nvar&gt;, x, y, alpha, red, green, blue, 154</w:t>
        </w:r>
      </w:ins>
    </w:p>
    <w:p w:rsidR="00633430" w:rsidRDefault="00633430">
      <w:pPr>
        <w:pStyle w:val="Index1"/>
        <w:tabs>
          <w:tab w:val="right" w:leader="dot" w:pos="9350"/>
        </w:tabs>
        <w:rPr>
          <w:ins w:id="5560" w:author="Sammartano, Marc (BIC USA)" w:date="2015-08-16T17:12:00Z"/>
          <w:noProof/>
        </w:rPr>
      </w:pPr>
      <w:ins w:id="5561" w:author="Sammartano, Marc (BIC USA)" w:date="2015-08-16T17:12:00Z">
        <w:r>
          <w:rPr>
            <w:noProof/>
          </w:rPr>
          <w:t>Gr.get.params &lt;object_ptr_nexp&gt;, &lt;param_array$[]&gt;, 158</w:t>
        </w:r>
      </w:ins>
    </w:p>
    <w:p w:rsidR="00633430" w:rsidRDefault="00633430">
      <w:pPr>
        <w:pStyle w:val="Index1"/>
        <w:tabs>
          <w:tab w:val="right" w:leader="dot" w:pos="9350"/>
        </w:tabs>
        <w:rPr>
          <w:ins w:id="5562" w:author="Sammartano, Marc (BIC USA)" w:date="2015-08-16T17:12:00Z"/>
          <w:noProof/>
        </w:rPr>
      </w:pPr>
      <w:ins w:id="5563" w:author="Sammartano, Marc (BIC USA)" w:date="2015-08-16T17:12:00Z">
        <w:r>
          <w:rPr>
            <w:noProof/>
          </w:rPr>
          <w:t>Gr.get.pixel x, y, alpha, red, green, blue, 157</w:t>
        </w:r>
      </w:ins>
    </w:p>
    <w:p w:rsidR="00633430" w:rsidRDefault="00633430">
      <w:pPr>
        <w:pStyle w:val="Index1"/>
        <w:tabs>
          <w:tab w:val="right" w:leader="dot" w:pos="9350"/>
        </w:tabs>
        <w:rPr>
          <w:ins w:id="5564" w:author="Sammartano, Marc (BIC USA)" w:date="2015-08-16T17:12:00Z"/>
          <w:noProof/>
        </w:rPr>
      </w:pPr>
      <w:ins w:id="5565" w:author="Sammartano, Marc (BIC USA)" w:date="2015-08-16T17:12:00Z">
        <w:r>
          <w:rPr>
            <w:noProof/>
          </w:rPr>
          <w:t>Gr.get.position &lt;object_ptr_nexp&gt;, x, y, 158</w:t>
        </w:r>
      </w:ins>
    </w:p>
    <w:p w:rsidR="00633430" w:rsidRDefault="00633430">
      <w:pPr>
        <w:pStyle w:val="Index1"/>
        <w:tabs>
          <w:tab w:val="right" w:leader="dot" w:pos="9350"/>
        </w:tabs>
        <w:rPr>
          <w:ins w:id="5566" w:author="Sammartano, Marc (BIC USA)" w:date="2015-08-16T17:12:00Z"/>
          <w:noProof/>
        </w:rPr>
      </w:pPr>
      <w:ins w:id="5567" w:author="Sammartano, Marc (BIC USA)" w:date="2015-08-16T17:12:00Z">
        <w:r>
          <w:rPr>
            <w:noProof/>
          </w:rPr>
          <w:t>Gr.get.textbounds &lt;sexp&gt;, left, top, right, bottom, 149</w:t>
        </w:r>
      </w:ins>
    </w:p>
    <w:p w:rsidR="00633430" w:rsidRDefault="00633430">
      <w:pPr>
        <w:pStyle w:val="Index1"/>
        <w:tabs>
          <w:tab w:val="right" w:leader="dot" w:pos="9350"/>
        </w:tabs>
        <w:rPr>
          <w:ins w:id="5568" w:author="Sammartano, Marc (BIC USA)" w:date="2015-08-16T17:12:00Z"/>
          <w:noProof/>
        </w:rPr>
      </w:pPr>
      <w:ins w:id="5569" w:author="Sammartano, Marc (BIC USA)" w:date="2015-08-16T17:12:00Z">
        <w:r>
          <w:rPr>
            <w:noProof/>
          </w:rPr>
          <w:t>Gr.get.type &lt;object_ptr_nexp&gt;, &lt;type_svar&gt;, 158</w:t>
        </w:r>
      </w:ins>
    </w:p>
    <w:p w:rsidR="00633430" w:rsidRDefault="00633430">
      <w:pPr>
        <w:pStyle w:val="Index1"/>
        <w:tabs>
          <w:tab w:val="right" w:leader="dot" w:pos="9350"/>
        </w:tabs>
        <w:rPr>
          <w:ins w:id="5570" w:author="Sammartano, Marc (BIC USA)" w:date="2015-08-16T17:12:00Z"/>
          <w:noProof/>
        </w:rPr>
      </w:pPr>
      <w:ins w:id="5571" w:author="Sammartano, Marc (BIC USA)" w:date="2015-08-16T17:12:00Z">
        <w:r>
          <w:rPr>
            <w:noProof/>
          </w:rPr>
          <w:t>Gr.get.value &lt;object_ptr_nexp&gt; {, &lt;tag_sexp&gt;, &lt;value_nvar | value_svar&gt;}..., 158</w:t>
        </w:r>
      </w:ins>
    </w:p>
    <w:p w:rsidR="00633430" w:rsidRDefault="00633430">
      <w:pPr>
        <w:pStyle w:val="Index1"/>
        <w:tabs>
          <w:tab w:val="right" w:leader="dot" w:pos="9350"/>
        </w:tabs>
        <w:rPr>
          <w:ins w:id="5572" w:author="Sammartano, Marc (BIC USA)" w:date="2015-08-16T17:12:00Z"/>
          <w:noProof/>
        </w:rPr>
      </w:pPr>
      <w:ins w:id="5573" w:author="Sammartano, Marc (BIC USA)" w:date="2015-08-16T17:12:00Z">
        <w:r>
          <w:rPr>
            <w:noProof/>
          </w:rPr>
          <w:t>Gr.getDL &lt;dl_array[]&gt; {, &lt;keep_all_objects_lexp&gt; }, 162</w:t>
        </w:r>
      </w:ins>
    </w:p>
    <w:p w:rsidR="00633430" w:rsidRDefault="00633430">
      <w:pPr>
        <w:pStyle w:val="Index1"/>
        <w:tabs>
          <w:tab w:val="right" w:leader="dot" w:pos="9350"/>
        </w:tabs>
        <w:rPr>
          <w:ins w:id="5574" w:author="Sammartano, Marc (BIC USA)" w:date="2015-08-16T17:12:00Z"/>
          <w:noProof/>
        </w:rPr>
      </w:pPr>
      <w:ins w:id="5575" w:author="Sammartano, Marc (BIC USA)" w:date="2015-08-16T17:12:00Z">
        <w:r>
          <w:rPr>
            <w:noProof/>
          </w:rPr>
          <w:t>Gr.group &lt;object_number_nvar&gt;{, &lt;obj_nexp&gt;}..., 146</w:t>
        </w:r>
      </w:ins>
    </w:p>
    <w:p w:rsidR="00633430" w:rsidRDefault="00633430">
      <w:pPr>
        <w:pStyle w:val="Index1"/>
        <w:tabs>
          <w:tab w:val="right" w:leader="dot" w:pos="9350"/>
        </w:tabs>
        <w:rPr>
          <w:ins w:id="5576" w:author="Sammartano, Marc (BIC USA)" w:date="2015-08-16T17:12:00Z"/>
          <w:noProof/>
        </w:rPr>
      </w:pPr>
      <w:ins w:id="5577" w:author="Sammartano, Marc (BIC USA)" w:date="2015-08-16T17:12:00Z">
        <w:r>
          <w:rPr>
            <w:noProof/>
          </w:rPr>
          <w:t>Gr.group.getDL &lt;object_number_nvar&gt;, 146</w:t>
        </w:r>
      </w:ins>
    </w:p>
    <w:p w:rsidR="00633430" w:rsidRDefault="00633430">
      <w:pPr>
        <w:pStyle w:val="Index1"/>
        <w:tabs>
          <w:tab w:val="right" w:leader="dot" w:pos="9350"/>
        </w:tabs>
        <w:rPr>
          <w:ins w:id="5578" w:author="Sammartano, Marc (BIC USA)" w:date="2015-08-16T17:12:00Z"/>
          <w:noProof/>
        </w:rPr>
      </w:pPr>
      <w:ins w:id="5579" w:author="Sammartano, Marc (BIC USA)" w:date="2015-08-16T17:12:00Z">
        <w:r>
          <w:rPr>
            <w:noProof/>
          </w:rPr>
          <w:t>Gr.group.list &lt;object_number_nvar&gt;, &lt;list_ptr_nexp&gt;, 146</w:t>
        </w:r>
      </w:ins>
    </w:p>
    <w:p w:rsidR="00633430" w:rsidRDefault="00633430">
      <w:pPr>
        <w:pStyle w:val="Index1"/>
        <w:tabs>
          <w:tab w:val="right" w:leader="dot" w:pos="9350"/>
        </w:tabs>
        <w:rPr>
          <w:ins w:id="5580" w:author="Sammartano, Marc (BIC USA)" w:date="2015-08-16T17:12:00Z"/>
          <w:noProof/>
        </w:rPr>
      </w:pPr>
      <w:ins w:id="5581" w:author="Sammartano, Marc (BIC USA)" w:date="2015-08-16T17:12:00Z">
        <w:r>
          <w:rPr>
            <w:noProof/>
          </w:rPr>
          <w:t>Gr.group.newDL &lt;object_number_nvar&gt;, 146</w:t>
        </w:r>
      </w:ins>
    </w:p>
    <w:p w:rsidR="00633430" w:rsidRDefault="00633430">
      <w:pPr>
        <w:pStyle w:val="Index1"/>
        <w:tabs>
          <w:tab w:val="right" w:leader="dot" w:pos="9350"/>
        </w:tabs>
        <w:rPr>
          <w:ins w:id="5582" w:author="Sammartano, Marc (BIC USA)" w:date="2015-08-16T17:12:00Z"/>
          <w:noProof/>
        </w:rPr>
      </w:pPr>
      <w:ins w:id="5583" w:author="Sammartano, Marc (BIC USA)" w:date="2015-08-16T17:12:00Z">
        <w:r>
          <w:rPr>
            <w:noProof/>
          </w:rPr>
          <w:t>Gr.hide &lt;object_number_nexp&gt;, 146</w:t>
        </w:r>
      </w:ins>
    </w:p>
    <w:p w:rsidR="00633430" w:rsidRDefault="00633430">
      <w:pPr>
        <w:pStyle w:val="Index1"/>
        <w:tabs>
          <w:tab w:val="right" w:leader="dot" w:pos="9350"/>
        </w:tabs>
        <w:rPr>
          <w:ins w:id="5584" w:author="Sammartano, Marc (BIC USA)" w:date="2015-08-16T17:12:00Z"/>
          <w:noProof/>
        </w:rPr>
      </w:pPr>
      <w:ins w:id="5585" w:author="Sammartano, Marc (BIC USA)" w:date="2015-08-16T17:12:00Z">
        <w:r>
          <w:rPr>
            <w:noProof/>
          </w:rPr>
          <w:t>Gr.line &lt;object_number_nvar&gt;, x1, y1, x2, y2, 143</w:t>
        </w:r>
      </w:ins>
    </w:p>
    <w:p w:rsidR="00633430" w:rsidRDefault="00633430">
      <w:pPr>
        <w:pStyle w:val="Index1"/>
        <w:tabs>
          <w:tab w:val="right" w:leader="dot" w:pos="9350"/>
        </w:tabs>
        <w:rPr>
          <w:ins w:id="5586" w:author="Sammartano, Marc (BIC USA)" w:date="2015-08-16T17:12:00Z"/>
          <w:noProof/>
        </w:rPr>
      </w:pPr>
      <w:ins w:id="5587" w:author="Sammartano, Marc (BIC USA)" w:date="2015-08-16T17:12:00Z">
        <w:r>
          <w:rPr>
            <w:noProof/>
          </w:rPr>
          <w:t>Gr.modify &lt;object_ptr_nexp&gt; {, &lt;tag_sexp&gt;, &lt;value_nexp | value_sexp&gt;}..., 158</w:t>
        </w:r>
      </w:ins>
    </w:p>
    <w:p w:rsidR="00633430" w:rsidRDefault="00633430">
      <w:pPr>
        <w:pStyle w:val="Index1"/>
        <w:tabs>
          <w:tab w:val="right" w:leader="dot" w:pos="9350"/>
        </w:tabs>
        <w:rPr>
          <w:ins w:id="5588" w:author="Sammartano, Marc (BIC USA)" w:date="2015-08-16T17:12:00Z"/>
          <w:noProof/>
        </w:rPr>
      </w:pPr>
      <w:ins w:id="5589" w:author="Sammartano, Marc (BIC USA)" w:date="2015-08-16T17:12:00Z">
        <w:r>
          <w:rPr>
            <w:noProof/>
          </w:rPr>
          <w:t>Gr.move &lt;object_ptr_nexp&gt;{{, dx}{, dy}}, 158</w:t>
        </w:r>
      </w:ins>
    </w:p>
    <w:p w:rsidR="00633430" w:rsidRDefault="00633430">
      <w:pPr>
        <w:pStyle w:val="Index1"/>
        <w:tabs>
          <w:tab w:val="right" w:leader="dot" w:pos="9350"/>
        </w:tabs>
        <w:rPr>
          <w:ins w:id="5590" w:author="Sammartano, Marc (BIC USA)" w:date="2015-08-16T17:12:00Z"/>
          <w:noProof/>
        </w:rPr>
      </w:pPr>
      <w:ins w:id="5591" w:author="Sammartano, Marc (BIC USA)" w:date="2015-08-16T17:12:00Z">
        <w:r>
          <w:rPr>
            <w:noProof/>
          </w:rPr>
          <w:t>Gr.newDL &lt;dl_array[{&lt;start&gt;,&lt;length&gt;}]&gt;, 162</w:t>
        </w:r>
      </w:ins>
    </w:p>
    <w:p w:rsidR="00633430" w:rsidRDefault="00633430">
      <w:pPr>
        <w:pStyle w:val="Index1"/>
        <w:tabs>
          <w:tab w:val="right" w:leader="dot" w:pos="9350"/>
        </w:tabs>
        <w:rPr>
          <w:ins w:id="5592" w:author="Sammartano, Marc (BIC USA)" w:date="2015-08-16T17:12:00Z"/>
          <w:noProof/>
        </w:rPr>
      </w:pPr>
      <w:ins w:id="5593" w:author="Sammartano, Marc (BIC USA)" w:date="2015-08-16T17:12:00Z">
        <w:r>
          <w:rPr>
            <w:noProof/>
          </w:rPr>
          <w:t>Gr.onGrTouch.resume, 148</w:t>
        </w:r>
      </w:ins>
    </w:p>
    <w:p w:rsidR="00633430" w:rsidRDefault="00633430">
      <w:pPr>
        <w:pStyle w:val="Index1"/>
        <w:tabs>
          <w:tab w:val="right" w:leader="dot" w:pos="9350"/>
        </w:tabs>
        <w:rPr>
          <w:ins w:id="5594" w:author="Sammartano, Marc (BIC USA)" w:date="2015-08-16T17:12:00Z"/>
          <w:noProof/>
        </w:rPr>
      </w:pPr>
      <w:ins w:id="5595" w:author="Sammartano, Marc (BIC USA)" w:date="2015-08-16T17:12:00Z">
        <w:r>
          <w:rPr>
            <w:noProof/>
          </w:rPr>
          <w:t>Gr.open {{alpha}{, red}{, green}{, blue}{, &lt;ShowStatusBar_lexp&gt;}{, &lt;Orientation_nexp&gt;}}, 139</w:t>
        </w:r>
      </w:ins>
    </w:p>
    <w:p w:rsidR="00633430" w:rsidRDefault="00633430">
      <w:pPr>
        <w:pStyle w:val="Index1"/>
        <w:tabs>
          <w:tab w:val="right" w:leader="dot" w:pos="9350"/>
        </w:tabs>
        <w:rPr>
          <w:ins w:id="5596" w:author="Sammartano, Marc (BIC USA)" w:date="2015-08-16T17:12:00Z"/>
          <w:noProof/>
        </w:rPr>
      </w:pPr>
      <w:ins w:id="5597" w:author="Sammartano, Marc (BIC USA)" w:date="2015-08-16T17:12:00Z">
        <w:r>
          <w:rPr>
            <w:noProof/>
          </w:rPr>
          <w:t>Gr.orientation &lt;nexp&gt;, 140</w:t>
        </w:r>
      </w:ins>
    </w:p>
    <w:p w:rsidR="00633430" w:rsidRDefault="00633430">
      <w:pPr>
        <w:pStyle w:val="Index1"/>
        <w:tabs>
          <w:tab w:val="right" w:leader="dot" w:pos="9350"/>
        </w:tabs>
        <w:rPr>
          <w:ins w:id="5598" w:author="Sammartano, Marc (BIC USA)" w:date="2015-08-16T17:12:00Z"/>
          <w:noProof/>
        </w:rPr>
      </w:pPr>
      <w:ins w:id="5599" w:author="Sammartano, Marc (BIC USA)" w:date="2015-08-16T17:12:00Z">
        <w:r>
          <w:rPr>
            <w:noProof/>
          </w:rPr>
          <w:lastRenderedPageBreak/>
          <w:t>Gr.oval &lt;object_number_nvar&gt;, left, top, right, bottom, 143</w:t>
        </w:r>
      </w:ins>
    </w:p>
    <w:p w:rsidR="00633430" w:rsidRDefault="00633430">
      <w:pPr>
        <w:pStyle w:val="Index1"/>
        <w:tabs>
          <w:tab w:val="right" w:leader="dot" w:pos="9350"/>
        </w:tabs>
        <w:rPr>
          <w:ins w:id="5600" w:author="Sammartano, Marc (BIC USA)" w:date="2015-08-16T17:12:00Z"/>
          <w:noProof/>
        </w:rPr>
      </w:pPr>
      <w:ins w:id="5601" w:author="Sammartano, Marc (BIC USA)" w:date="2015-08-16T17:12:00Z">
        <w:r>
          <w:rPr>
            <w:noProof/>
          </w:rPr>
          <w:t>Gr.paint.get &lt;object_ptr_nvar&gt;, 160</w:t>
        </w:r>
      </w:ins>
    </w:p>
    <w:p w:rsidR="00633430" w:rsidRDefault="00633430">
      <w:pPr>
        <w:pStyle w:val="Index1"/>
        <w:tabs>
          <w:tab w:val="right" w:leader="dot" w:pos="9350"/>
        </w:tabs>
        <w:rPr>
          <w:ins w:id="5602" w:author="Sammartano, Marc (BIC USA)" w:date="2015-08-16T17:12:00Z"/>
          <w:noProof/>
        </w:rPr>
      </w:pPr>
      <w:ins w:id="5603" w:author="Sammartano, Marc (BIC USA)" w:date="2015-08-16T17:12:00Z">
        <w:r>
          <w:rPr>
            <w:noProof/>
          </w:rPr>
          <w:t>Gr.point &lt;object_number_nvar&gt;, x, y, 143</w:t>
        </w:r>
      </w:ins>
    </w:p>
    <w:p w:rsidR="00633430" w:rsidRDefault="00633430">
      <w:pPr>
        <w:pStyle w:val="Index1"/>
        <w:tabs>
          <w:tab w:val="right" w:leader="dot" w:pos="9350"/>
        </w:tabs>
        <w:rPr>
          <w:ins w:id="5604" w:author="Sammartano, Marc (BIC USA)" w:date="2015-08-16T17:12:00Z"/>
          <w:noProof/>
        </w:rPr>
      </w:pPr>
      <w:ins w:id="5605" w:author="Sammartano, Marc (BIC USA)" w:date="2015-08-16T17:12:00Z">
        <w:r>
          <w:rPr>
            <w:noProof/>
          </w:rPr>
          <w:t>Gr.poly &lt;object_number_nvar&gt;, list_pointer {,x,y}, 145</w:t>
        </w:r>
      </w:ins>
    </w:p>
    <w:p w:rsidR="00633430" w:rsidRDefault="00633430">
      <w:pPr>
        <w:pStyle w:val="Index1"/>
        <w:tabs>
          <w:tab w:val="right" w:leader="dot" w:pos="9350"/>
        </w:tabs>
        <w:rPr>
          <w:ins w:id="5606" w:author="Sammartano, Marc (BIC USA)" w:date="2015-08-16T17:12:00Z"/>
          <w:noProof/>
        </w:rPr>
      </w:pPr>
      <w:ins w:id="5607" w:author="Sammartano, Marc (BIC USA)" w:date="2015-08-16T17:12:00Z">
        <w:r>
          <w:rPr>
            <w:noProof/>
          </w:rPr>
          <w:t>Gr.rect &lt;object_number_nvar&gt;, left, top, right, bottom, 143</w:t>
        </w:r>
      </w:ins>
    </w:p>
    <w:p w:rsidR="00633430" w:rsidRDefault="00633430">
      <w:pPr>
        <w:pStyle w:val="Index1"/>
        <w:tabs>
          <w:tab w:val="right" w:leader="dot" w:pos="9350"/>
        </w:tabs>
        <w:rPr>
          <w:ins w:id="5608" w:author="Sammartano, Marc (BIC USA)" w:date="2015-08-16T17:12:00Z"/>
          <w:noProof/>
        </w:rPr>
      </w:pPr>
      <w:ins w:id="5609" w:author="Sammartano, Marc (BIC USA)" w:date="2015-08-16T17:12:00Z">
        <w:r>
          <w:rPr>
            <w:noProof/>
          </w:rPr>
          <w:t>Gr.render, 141</w:t>
        </w:r>
      </w:ins>
    </w:p>
    <w:p w:rsidR="00633430" w:rsidRDefault="00633430">
      <w:pPr>
        <w:pStyle w:val="Index1"/>
        <w:tabs>
          <w:tab w:val="right" w:leader="dot" w:pos="9350"/>
        </w:tabs>
        <w:rPr>
          <w:ins w:id="5610" w:author="Sammartano, Marc (BIC USA)" w:date="2015-08-16T17:12:00Z"/>
          <w:noProof/>
        </w:rPr>
      </w:pPr>
      <w:ins w:id="5611" w:author="Sammartano, Marc (BIC USA)" w:date="2015-08-16T17:12:00Z">
        <w:r>
          <w:rPr>
            <w:noProof/>
          </w:rPr>
          <w:t>Gr.rotate.end {&lt;obj_nvar&gt;}, 155</w:t>
        </w:r>
      </w:ins>
    </w:p>
    <w:p w:rsidR="00633430" w:rsidRDefault="00633430">
      <w:pPr>
        <w:pStyle w:val="Index1"/>
        <w:tabs>
          <w:tab w:val="right" w:leader="dot" w:pos="9350"/>
        </w:tabs>
        <w:rPr>
          <w:ins w:id="5612" w:author="Sammartano, Marc (BIC USA)" w:date="2015-08-16T17:12:00Z"/>
          <w:noProof/>
        </w:rPr>
      </w:pPr>
      <w:ins w:id="5613" w:author="Sammartano, Marc (BIC USA)" w:date="2015-08-16T17:12:00Z">
        <w:r>
          <w:rPr>
            <w:noProof/>
          </w:rPr>
          <w:t>Gr.rotate.start angle, x, y{,&lt;obj_nvar&gt;}, 155</w:t>
        </w:r>
      </w:ins>
    </w:p>
    <w:p w:rsidR="00633430" w:rsidRDefault="00633430">
      <w:pPr>
        <w:pStyle w:val="Index1"/>
        <w:tabs>
          <w:tab w:val="right" w:leader="dot" w:pos="9350"/>
        </w:tabs>
        <w:rPr>
          <w:ins w:id="5614" w:author="Sammartano, Marc (BIC USA)" w:date="2015-08-16T17:12:00Z"/>
          <w:noProof/>
        </w:rPr>
      </w:pPr>
      <w:ins w:id="5615" w:author="Sammartano, Marc (BIC USA)" w:date="2015-08-16T17:12:00Z">
        <w:r>
          <w:rPr>
            <w:noProof/>
          </w:rPr>
          <w:t>Gr.save &lt;filename_sexp&gt; {,&lt;quality_nexp&gt;}, 157</w:t>
        </w:r>
      </w:ins>
    </w:p>
    <w:p w:rsidR="00633430" w:rsidRDefault="00633430">
      <w:pPr>
        <w:pStyle w:val="Index1"/>
        <w:tabs>
          <w:tab w:val="right" w:leader="dot" w:pos="9350"/>
        </w:tabs>
        <w:rPr>
          <w:ins w:id="5616" w:author="Sammartano, Marc (BIC USA)" w:date="2015-08-16T17:12:00Z"/>
          <w:noProof/>
        </w:rPr>
      </w:pPr>
      <w:ins w:id="5617" w:author="Sammartano, Marc (BIC USA)" w:date="2015-08-16T17:12:00Z">
        <w:r>
          <w:rPr>
            <w:noProof/>
          </w:rPr>
          <w:t>Gr.scale x_factor, y_factor, 141</w:t>
        </w:r>
      </w:ins>
    </w:p>
    <w:p w:rsidR="00633430" w:rsidRDefault="00633430">
      <w:pPr>
        <w:pStyle w:val="Index1"/>
        <w:tabs>
          <w:tab w:val="right" w:leader="dot" w:pos="9350"/>
        </w:tabs>
        <w:rPr>
          <w:ins w:id="5618" w:author="Sammartano, Marc (BIC USA)" w:date="2015-08-16T17:12:00Z"/>
          <w:noProof/>
        </w:rPr>
      </w:pPr>
      <w:ins w:id="5619" w:author="Sammartano, Marc (BIC USA)" w:date="2015-08-16T17:12:00Z">
        <w:r>
          <w:rPr>
            <w:noProof/>
          </w:rPr>
          <w:t>Gr.screen width, height{, density }, 141</w:t>
        </w:r>
      </w:ins>
    </w:p>
    <w:p w:rsidR="00633430" w:rsidRDefault="00633430">
      <w:pPr>
        <w:pStyle w:val="Index1"/>
        <w:tabs>
          <w:tab w:val="right" w:leader="dot" w:pos="9350"/>
        </w:tabs>
        <w:rPr>
          <w:ins w:id="5620" w:author="Sammartano, Marc (BIC USA)" w:date="2015-08-16T17:12:00Z"/>
          <w:noProof/>
        </w:rPr>
      </w:pPr>
      <w:ins w:id="5621" w:author="Sammartano, Marc (BIC USA)" w:date="2015-08-16T17:12:00Z">
        <w:r>
          <w:rPr>
            <w:noProof/>
          </w:rPr>
          <w:t>Gr.screen.to_bitmap &lt;bm_ptr_nvar&gt;, 157</w:t>
        </w:r>
      </w:ins>
    </w:p>
    <w:p w:rsidR="00633430" w:rsidRDefault="00633430">
      <w:pPr>
        <w:pStyle w:val="Index1"/>
        <w:tabs>
          <w:tab w:val="right" w:leader="dot" w:pos="9350"/>
        </w:tabs>
        <w:rPr>
          <w:ins w:id="5622" w:author="Sammartano, Marc (BIC USA)" w:date="2015-08-16T17:12:00Z"/>
          <w:noProof/>
        </w:rPr>
      </w:pPr>
      <w:ins w:id="5623" w:author="Sammartano, Marc (BIC USA)" w:date="2015-08-16T17:12:00Z">
        <w:r>
          <w:rPr>
            <w:noProof/>
          </w:rPr>
          <w:t>Gr.set.antialias &lt;lexp&gt;, 140</w:t>
        </w:r>
      </w:ins>
    </w:p>
    <w:p w:rsidR="00633430" w:rsidRDefault="00633430">
      <w:pPr>
        <w:pStyle w:val="Index1"/>
        <w:tabs>
          <w:tab w:val="right" w:leader="dot" w:pos="9350"/>
        </w:tabs>
        <w:rPr>
          <w:ins w:id="5624" w:author="Sammartano, Marc (BIC USA)" w:date="2015-08-16T17:12:00Z"/>
          <w:noProof/>
        </w:rPr>
      </w:pPr>
      <w:ins w:id="5625" w:author="Sammartano, Marc (BIC USA)" w:date="2015-08-16T17:12:00Z">
        <w:r>
          <w:rPr>
            <w:noProof/>
          </w:rPr>
          <w:t>Gr.set.pixels &lt;object_number_nvar&gt;, pixels[{&lt;start&gt;,&lt;length&gt;}] {,x,y}, 144</w:t>
        </w:r>
      </w:ins>
    </w:p>
    <w:p w:rsidR="00633430" w:rsidRDefault="00633430">
      <w:pPr>
        <w:pStyle w:val="Index1"/>
        <w:tabs>
          <w:tab w:val="right" w:leader="dot" w:pos="9350"/>
        </w:tabs>
        <w:rPr>
          <w:ins w:id="5626" w:author="Sammartano, Marc (BIC USA)" w:date="2015-08-16T17:12:00Z"/>
          <w:noProof/>
        </w:rPr>
      </w:pPr>
      <w:ins w:id="5627" w:author="Sammartano, Marc (BIC USA)" w:date="2015-08-16T17:12:00Z">
        <w:r>
          <w:rPr>
            <w:noProof/>
          </w:rPr>
          <w:t>Gr.set.stroke &lt;nexp&gt;, 140</w:t>
        </w:r>
      </w:ins>
    </w:p>
    <w:p w:rsidR="00633430" w:rsidRDefault="00633430">
      <w:pPr>
        <w:pStyle w:val="Index1"/>
        <w:tabs>
          <w:tab w:val="right" w:leader="dot" w:pos="9350"/>
        </w:tabs>
        <w:rPr>
          <w:ins w:id="5628" w:author="Sammartano, Marc (BIC USA)" w:date="2015-08-16T17:12:00Z"/>
          <w:noProof/>
        </w:rPr>
      </w:pPr>
      <w:ins w:id="5629" w:author="Sammartano, Marc (BIC USA)" w:date="2015-08-16T17:12:00Z">
        <w:r>
          <w:rPr>
            <w:noProof/>
          </w:rPr>
          <w:t>Gr.show &lt;object_number_nexp&gt;, 147</w:t>
        </w:r>
      </w:ins>
    </w:p>
    <w:p w:rsidR="00633430" w:rsidRDefault="00633430">
      <w:pPr>
        <w:pStyle w:val="Index1"/>
        <w:tabs>
          <w:tab w:val="right" w:leader="dot" w:pos="9350"/>
        </w:tabs>
        <w:rPr>
          <w:ins w:id="5630" w:author="Sammartano, Marc (BIC USA)" w:date="2015-08-16T17:12:00Z"/>
          <w:noProof/>
        </w:rPr>
      </w:pPr>
      <w:ins w:id="5631" w:author="Sammartano, Marc (BIC USA)" w:date="2015-08-16T17:12:00Z">
        <w:r>
          <w:rPr>
            <w:noProof/>
          </w:rPr>
          <w:t>Gr.show.toggle &lt;object_number_nexp&gt;, 147</w:t>
        </w:r>
      </w:ins>
    </w:p>
    <w:p w:rsidR="00633430" w:rsidRDefault="00633430">
      <w:pPr>
        <w:pStyle w:val="Index1"/>
        <w:tabs>
          <w:tab w:val="right" w:leader="dot" w:pos="9350"/>
        </w:tabs>
        <w:rPr>
          <w:ins w:id="5632" w:author="Sammartano, Marc (BIC USA)" w:date="2015-08-16T17:12:00Z"/>
          <w:noProof/>
        </w:rPr>
      </w:pPr>
      <w:ins w:id="5633" w:author="Sammartano, Marc (BIC USA)" w:date="2015-08-16T17:12:00Z">
        <w:r>
          <w:rPr>
            <w:noProof/>
          </w:rPr>
          <w:t>Gr.statusbar {&lt;height_nvar&gt;} {, showing_lvar}, 141</w:t>
        </w:r>
      </w:ins>
    </w:p>
    <w:p w:rsidR="00633430" w:rsidRDefault="00633430">
      <w:pPr>
        <w:pStyle w:val="Index1"/>
        <w:tabs>
          <w:tab w:val="right" w:leader="dot" w:pos="9350"/>
        </w:tabs>
        <w:rPr>
          <w:ins w:id="5634" w:author="Sammartano, Marc (BIC USA)" w:date="2015-08-16T17:12:00Z"/>
          <w:noProof/>
        </w:rPr>
      </w:pPr>
      <w:ins w:id="5635" w:author="Sammartano, Marc (BIC USA)" w:date="2015-08-16T17:12:00Z">
        <w:r>
          <w:rPr>
            <w:noProof/>
          </w:rPr>
          <w:t>Gr.statusbar.show &lt;nexp&gt;, 141</w:t>
        </w:r>
      </w:ins>
    </w:p>
    <w:p w:rsidR="00633430" w:rsidRDefault="00633430">
      <w:pPr>
        <w:pStyle w:val="Index1"/>
        <w:tabs>
          <w:tab w:val="right" w:leader="dot" w:pos="9350"/>
        </w:tabs>
        <w:rPr>
          <w:ins w:id="5636" w:author="Sammartano, Marc (BIC USA)" w:date="2015-08-16T17:12:00Z"/>
          <w:noProof/>
        </w:rPr>
      </w:pPr>
      <w:ins w:id="5637" w:author="Sammartano, Marc (BIC USA)" w:date="2015-08-16T17:12:00Z">
        <w:r>
          <w:rPr>
            <w:noProof/>
          </w:rPr>
          <w:t>Gr.text.align type, 148</w:t>
        </w:r>
      </w:ins>
    </w:p>
    <w:p w:rsidR="00633430" w:rsidRDefault="00633430">
      <w:pPr>
        <w:pStyle w:val="Index1"/>
        <w:tabs>
          <w:tab w:val="right" w:leader="dot" w:pos="9350"/>
        </w:tabs>
        <w:rPr>
          <w:ins w:id="5638" w:author="Sammartano, Marc (BIC USA)" w:date="2015-08-16T17:12:00Z"/>
          <w:noProof/>
        </w:rPr>
      </w:pPr>
      <w:ins w:id="5639" w:author="Sammartano, Marc (BIC USA)" w:date="2015-08-16T17:12:00Z">
        <w:r>
          <w:rPr>
            <w:noProof/>
          </w:rPr>
          <w:t>Gr.text.bold &lt;lexp&gt;, 151</w:t>
        </w:r>
      </w:ins>
    </w:p>
    <w:p w:rsidR="00633430" w:rsidRDefault="00633430">
      <w:pPr>
        <w:pStyle w:val="Index1"/>
        <w:tabs>
          <w:tab w:val="right" w:leader="dot" w:pos="9350"/>
        </w:tabs>
        <w:rPr>
          <w:ins w:id="5640" w:author="Sammartano, Marc (BIC USA)" w:date="2015-08-16T17:12:00Z"/>
          <w:noProof/>
        </w:rPr>
      </w:pPr>
      <w:ins w:id="5641" w:author="Sammartano, Marc (BIC USA)" w:date="2015-08-16T17:12:00Z">
        <w:r>
          <w:rPr>
            <w:noProof/>
          </w:rPr>
          <w:t>Gr.text.draw &lt;object_number_nvar&gt;, &lt;x_nexp&gt;, &lt;y_nexp&gt;, &lt;text_object_sexp&gt;, 151</w:t>
        </w:r>
      </w:ins>
    </w:p>
    <w:p w:rsidR="00633430" w:rsidRDefault="00633430">
      <w:pPr>
        <w:pStyle w:val="Index1"/>
        <w:tabs>
          <w:tab w:val="right" w:leader="dot" w:pos="9350"/>
        </w:tabs>
        <w:rPr>
          <w:ins w:id="5642" w:author="Sammartano, Marc (BIC USA)" w:date="2015-08-16T17:12:00Z"/>
          <w:noProof/>
        </w:rPr>
      </w:pPr>
      <w:ins w:id="5643" w:author="Sammartano, Marc (BIC USA)" w:date="2015-08-16T17:12:00Z">
        <w:r>
          <w:rPr>
            <w:noProof/>
          </w:rPr>
          <w:t>Gr.text.height {&lt;height_nvar&gt;} {, &lt;up_nvar&gt;} {, &lt;down_nvar&gt;}, 148</w:t>
        </w:r>
      </w:ins>
    </w:p>
    <w:p w:rsidR="00633430" w:rsidRDefault="00633430">
      <w:pPr>
        <w:pStyle w:val="Index1"/>
        <w:tabs>
          <w:tab w:val="right" w:leader="dot" w:pos="9350"/>
        </w:tabs>
        <w:rPr>
          <w:ins w:id="5644" w:author="Sammartano, Marc (BIC USA)" w:date="2015-08-16T17:12:00Z"/>
          <w:noProof/>
        </w:rPr>
      </w:pPr>
      <w:ins w:id="5645" w:author="Sammartano, Marc (BIC USA)" w:date="2015-08-16T17:12:00Z">
        <w:r>
          <w:rPr>
            <w:noProof/>
          </w:rPr>
          <w:t>Gr.text.setfont {&lt;font_ptr_nexp&gt;|&lt;font_family_sexp&gt;} {, &lt;style_sexp&gt;}, 150</w:t>
        </w:r>
      </w:ins>
    </w:p>
    <w:p w:rsidR="00633430" w:rsidRDefault="00633430">
      <w:pPr>
        <w:pStyle w:val="Index1"/>
        <w:tabs>
          <w:tab w:val="right" w:leader="dot" w:pos="9350"/>
        </w:tabs>
        <w:rPr>
          <w:ins w:id="5646" w:author="Sammartano, Marc (BIC USA)" w:date="2015-08-16T17:12:00Z"/>
          <w:noProof/>
        </w:rPr>
      </w:pPr>
      <w:ins w:id="5647" w:author="Sammartano, Marc (BIC USA)" w:date="2015-08-16T17:12:00Z">
        <w:r>
          <w:rPr>
            <w:noProof/>
          </w:rPr>
          <w:t>Gr.text.size &lt;nexp&gt;, 148</w:t>
        </w:r>
      </w:ins>
    </w:p>
    <w:p w:rsidR="00633430" w:rsidRDefault="00633430">
      <w:pPr>
        <w:pStyle w:val="Index1"/>
        <w:tabs>
          <w:tab w:val="right" w:leader="dot" w:pos="9350"/>
        </w:tabs>
        <w:rPr>
          <w:ins w:id="5648" w:author="Sammartano, Marc (BIC USA)" w:date="2015-08-16T17:12:00Z"/>
          <w:noProof/>
        </w:rPr>
      </w:pPr>
      <w:ins w:id="5649" w:author="Sammartano, Marc (BIC USA)" w:date="2015-08-16T17:12:00Z">
        <w:r>
          <w:rPr>
            <w:noProof/>
          </w:rPr>
          <w:t>Gr.text.skew &lt;nexp&gt;, 151</w:t>
        </w:r>
      </w:ins>
    </w:p>
    <w:p w:rsidR="00633430" w:rsidRDefault="00633430">
      <w:pPr>
        <w:pStyle w:val="Index1"/>
        <w:tabs>
          <w:tab w:val="right" w:leader="dot" w:pos="9350"/>
        </w:tabs>
        <w:rPr>
          <w:ins w:id="5650" w:author="Sammartano, Marc (BIC USA)" w:date="2015-08-16T17:12:00Z"/>
          <w:noProof/>
        </w:rPr>
      </w:pPr>
      <w:ins w:id="5651" w:author="Sammartano, Marc (BIC USA)" w:date="2015-08-16T17:12:00Z">
        <w:r>
          <w:rPr>
            <w:noProof/>
          </w:rPr>
          <w:t>Gr.text.strike &lt;lexp&gt;, 151</w:t>
        </w:r>
      </w:ins>
    </w:p>
    <w:p w:rsidR="00633430" w:rsidRDefault="00633430">
      <w:pPr>
        <w:pStyle w:val="Index1"/>
        <w:tabs>
          <w:tab w:val="right" w:leader="dot" w:pos="9350"/>
        </w:tabs>
        <w:rPr>
          <w:ins w:id="5652" w:author="Sammartano, Marc (BIC USA)" w:date="2015-08-16T17:12:00Z"/>
          <w:noProof/>
        </w:rPr>
      </w:pPr>
      <w:ins w:id="5653" w:author="Sammartano, Marc (BIC USA)" w:date="2015-08-16T17:12:00Z">
        <w:r>
          <w:rPr>
            <w:noProof/>
          </w:rPr>
          <w:t>Gr.text.typeface {&lt;nexp&gt;} {, &lt;style_nexp&gt;}, 150</w:t>
        </w:r>
      </w:ins>
    </w:p>
    <w:p w:rsidR="00633430" w:rsidRDefault="00633430">
      <w:pPr>
        <w:pStyle w:val="Index1"/>
        <w:tabs>
          <w:tab w:val="right" w:leader="dot" w:pos="9350"/>
        </w:tabs>
        <w:rPr>
          <w:ins w:id="5654" w:author="Sammartano, Marc (BIC USA)" w:date="2015-08-16T17:12:00Z"/>
          <w:noProof/>
        </w:rPr>
      </w:pPr>
      <w:ins w:id="5655" w:author="Sammartano, Marc (BIC USA)" w:date="2015-08-16T17:12:00Z">
        <w:r>
          <w:rPr>
            <w:noProof/>
          </w:rPr>
          <w:t>Gr.text.underline &lt;lexp&gt;, 151</w:t>
        </w:r>
      </w:ins>
    </w:p>
    <w:p w:rsidR="00633430" w:rsidRDefault="00633430">
      <w:pPr>
        <w:pStyle w:val="Index1"/>
        <w:tabs>
          <w:tab w:val="right" w:leader="dot" w:pos="9350"/>
        </w:tabs>
        <w:rPr>
          <w:ins w:id="5656" w:author="Sammartano, Marc (BIC USA)" w:date="2015-08-16T17:12:00Z"/>
          <w:noProof/>
        </w:rPr>
      </w:pPr>
      <w:ins w:id="5657" w:author="Sammartano, Marc (BIC USA)" w:date="2015-08-16T17:12:00Z">
        <w:r>
          <w:rPr>
            <w:noProof/>
          </w:rPr>
          <w:t>Gr.text.width &lt;nvar&gt;, &lt;sexp&gt;, 149</w:t>
        </w:r>
      </w:ins>
    </w:p>
    <w:p w:rsidR="00633430" w:rsidRDefault="00633430">
      <w:pPr>
        <w:pStyle w:val="Index1"/>
        <w:tabs>
          <w:tab w:val="right" w:leader="dot" w:pos="9350"/>
        </w:tabs>
        <w:rPr>
          <w:ins w:id="5658" w:author="Sammartano, Marc (BIC USA)" w:date="2015-08-16T17:12:00Z"/>
          <w:noProof/>
        </w:rPr>
      </w:pPr>
      <w:ins w:id="5659" w:author="Sammartano, Marc (BIC USA)" w:date="2015-08-16T17:12:00Z">
        <w:r>
          <w:rPr>
            <w:noProof/>
          </w:rPr>
          <w:t>Gr.touch touched, x, y, 147</w:t>
        </w:r>
      </w:ins>
    </w:p>
    <w:p w:rsidR="00633430" w:rsidRDefault="00633430">
      <w:pPr>
        <w:pStyle w:val="Index1"/>
        <w:tabs>
          <w:tab w:val="right" w:leader="dot" w:pos="9350"/>
        </w:tabs>
        <w:rPr>
          <w:ins w:id="5660" w:author="Sammartano, Marc (BIC USA)" w:date="2015-08-16T17:12:00Z"/>
          <w:noProof/>
        </w:rPr>
      </w:pPr>
      <w:ins w:id="5661" w:author="Sammartano, Marc (BIC USA)" w:date="2015-08-16T17:12:00Z">
        <w:r>
          <w:rPr>
            <w:noProof/>
          </w:rPr>
          <w:t>Gr.touch2 touched, x, y, 148</w:t>
        </w:r>
      </w:ins>
    </w:p>
    <w:p w:rsidR="00633430" w:rsidRDefault="00633430">
      <w:pPr>
        <w:pStyle w:val="Index1"/>
        <w:tabs>
          <w:tab w:val="right" w:leader="dot" w:pos="9350"/>
        </w:tabs>
        <w:rPr>
          <w:ins w:id="5662" w:author="Sammartano, Marc (BIC USA)" w:date="2015-08-16T17:12:00Z"/>
          <w:noProof/>
        </w:rPr>
      </w:pPr>
      <w:ins w:id="5663" w:author="Sammartano, Marc (BIC USA)" w:date="2015-08-16T17:12:00Z">
        <w:r>
          <w:rPr>
            <w:noProof/>
          </w:rPr>
          <w:t>GR_COLLISION ( &lt;object_1_nvar&gt;, &lt;object_2_nvar&gt;), 59</w:t>
        </w:r>
      </w:ins>
    </w:p>
    <w:p w:rsidR="00633430" w:rsidRDefault="00633430">
      <w:pPr>
        <w:pStyle w:val="Index1"/>
        <w:tabs>
          <w:tab w:val="right" w:leader="dot" w:pos="9350"/>
        </w:tabs>
        <w:rPr>
          <w:ins w:id="5664" w:author="Sammartano, Marc (BIC USA)" w:date="2015-08-16T17:12:00Z"/>
          <w:noProof/>
        </w:rPr>
      </w:pPr>
      <w:ins w:id="5665" w:author="Sammartano, Marc (BIC USA)" w:date="2015-08-16T17:12:00Z">
        <w:r>
          <w:rPr>
            <w:noProof/>
          </w:rPr>
          <w:t>GrabFile &lt;result_svar&gt;, &lt;path_sexp&gt;{, &lt;unicode_flag_lexp&gt;}, 102</w:t>
        </w:r>
      </w:ins>
    </w:p>
    <w:p w:rsidR="00633430" w:rsidRDefault="00633430">
      <w:pPr>
        <w:pStyle w:val="Index1"/>
        <w:tabs>
          <w:tab w:val="right" w:leader="dot" w:pos="9350"/>
        </w:tabs>
        <w:rPr>
          <w:ins w:id="5666" w:author="Sammartano, Marc (BIC USA)" w:date="2015-08-16T17:12:00Z"/>
          <w:noProof/>
        </w:rPr>
      </w:pPr>
      <w:ins w:id="5667" w:author="Sammartano, Marc (BIC USA)" w:date="2015-08-16T17:12:00Z">
        <w:r>
          <w:rPr>
            <w:noProof/>
          </w:rPr>
          <w:t>GrabURL &lt;result_svar&gt;, &lt;url_sexp&gt;{, &lt;timeout_nexp&gt;}, 102</w:t>
        </w:r>
      </w:ins>
    </w:p>
    <w:p w:rsidR="00633430" w:rsidRDefault="00633430">
      <w:pPr>
        <w:pStyle w:val="Index1"/>
        <w:tabs>
          <w:tab w:val="right" w:leader="dot" w:pos="9350"/>
        </w:tabs>
        <w:rPr>
          <w:ins w:id="5668" w:author="Sammartano, Marc (BIC USA)" w:date="2015-08-16T17:12:00Z"/>
          <w:noProof/>
        </w:rPr>
      </w:pPr>
      <w:ins w:id="5669" w:author="Sammartano, Marc (BIC USA)" w:date="2015-08-16T17:12:00Z">
        <w:r>
          <w:rPr>
            <w:noProof/>
          </w:rPr>
          <w:t>Headset &lt;state_nvar&gt;, &lt;type_svar&gt;, &lt;mic_nvar&gt;, 129</w:t>
        </w:r>
      </w:ins>
    </w:p>
    <w:p w:rsidR="00633430" w:rsidRDefault="00633430">
      <w:pPr>
        <w:pStyle w:val="Index1"/>
        <w:tabs>
          <w:tab w:val="right" w:leader="dot" w:pos="9350"/>
        </w:tabs>
        <w:rPr>
          <w:ins w:id="5670" w:author="Sammartano, Marc (BIC USA)" w:date="2015-08-16T17:12:00Z"/>
          <w:noProof/>
        </w:rPr>
      </w:pPr>
      <w:ins w:id="5671" w:author="Sammartano, Marc (BIC USA)" w:date="2015-08-16T17:12:00Z">
        <w:r w:rsidRPr="00E34767">
          <w:rPr>
            <w:rFonts w:eastAsia="Times New Roman"/>
            <w:noProof/>
          </w:rPr>
          <w:t>HEX$(&lt;nexp&gt;)</w:t>
        </w:r>
        <w:r>
          <w:rPr>
            <w:noProof/>
          </w:rPr>
          <w:t>, 66</w:t>
        </w:r>
      </w:ins>
    </w:p>
    <w:p w:rsidR="00633430" w:rsidRDefault="00633430">
      <w:pPr>
        <w:pStyle w:val="Index1"/>
        <w:tabs>
          <w:tab w:val="right" w:leader="dot" w:pos="9350"/>
        </w:tabs>
        <w:rPr>
          <w:ins w:id="5672" w:author="Sammartano, Marc (BIC USA)" w:date="2015-08-16T17:12:00Z"/>
          <w:noProof/>
        </w:rPr>
      </w:pPr>
      <w:ins w:id="5673" w:author="Sammartano, Marc (BIC USA)" w:date="2015-08-16T17:12:00Z">
        <w:r>
          <w:rPr>
            <w:noProof/>
          </w:rPr>
          <w:t>HEX(&lt;sexp&gt;), 58</w:t>
        </w:r>
      </w:ins>
    </w:p>
    <w:p w:rsidR="00633430" w:rsidRDefault="00633430">
      <w:pPr>
        <w:pStyle w:val="Index1"/>
        <w:tabs>
          <w:tab w:val="right" w:leader="dot" w:pos="9350"/>
        </w:tabs>
        <w:rPr>
          <w:ins w:id="5674" w:author="Sammartano, Marc (BIC USA)" w:date="2015-08-16T17:12:00Z"/>
          <w:noProof/>
        </w:rPr>
      </w:pPr>
      <w:ins w:id="5675" w:author="Sammartano, Marc (BIC USA)" w:date="2015-08-16T17:12:00Z">
        <w:r>
          <w:rPr>
            <w:noProof/>
          </w:rPr>
          <w:t>Home, 133</w:t>
        </w:r>
      </w:ins>
    </w:p>
    <w:p w:rsidR="00633430" w:rsidRDefault="00633430">
      <w:pPr>
        <w:pStyle w:val="Index1"/>
        <w:tabs>
          <w:tab w:val="right" w:leader="dot" w:pos="9350"/>
        </w:tabs>
        <w:rPr>
          <w:ins w:id="5676" w:author="Sammartano, Marc (BIC USA)" w:date="2015-08-16T17:12:00Z"/>
          <w:noProof/>
        </w:rPr>
      </w:pPr>
      <w:ins w:id="5677" w:author="Sammartano, Marc (BIC USA)" w:date="2015-08-16T17:12:00Z">
        <w:r>
          <w:rPr>
            <w:noProof/>
          </w:rPr>
          <w:t>Html.clear.cache, 108</w:t>
        </w:r>
      </w:ins>
    </w:p>
    <w:p w:rsidR="00633430" w:rsidRDefault="00633430">
      <w:pPr>
        <w:pStyle w:val="Index1"/>
        <w:tabs>
          <w:tab w:val="right" w:leader="dot" w:pos="9350"/>
        </w:tabs>
        <w:rPr>
          <w:ins w:id="5678" w:author="Sammartano, Marc (BIC USA)" w:date="2015-08-16T17:12:00Z"/>
          <w:noProof/>
        </w:rPr>
      </w:pPr>
      <w:ins w:id="5679" w:author="Sammartano, Marc (BIC USA)" w:date="2015-08-16T17:12:00Z">
        <w:r>
          <w:rPr>
            <w:noProof/>
          </w:rPr>
          <w:t>Html.clear.history, 108</w:t>
        </w:r>
      </w:ins>
    </w:p>
    <w:p w:rsidR="00633430" w:rsidRDefault="00633430">
      <w:pPr>
        <w:pStyle w:val="Index1"/>
        <w:tabs>
          <w:tab w:val="right" w:leader="dot" w:pos="9350"/>
        </w:tabs>
        <w:rPr>
          <w:ins w:id="5680" w:author="Sammartano, Marc (BIC USA)" w:date="2015-08-16T17:12:00Z"/>
          <w:noProof/>
        </w:rPr>
      </w:pPr>
      <w:ins w:id="5681" w:author="Sammartano, Marc (BIC USA)" w:date="2015-08-16T17:12:00Z">
        <w:r>
          <w:rPr>
            <w:noProof/>
          </w:rPr>
          <w:t>Html.close, 108</w:t>
        </w:r>
      </w:ins>
    </w:p>
    <w:p w:rsidR="00633430" w:rsidRDefault="00633430">
      <w:pPr>
        <w:pStyle w:val="Index1"/>
        <w:tabs>
          <w:tab w:val="right" w:leader="dot" w:pos="9350"/>
        </w:tabs>
        <w:rPr>
          <w:ins w:id="5682" w:author="Sammartano, Marc (BIC USA)" w:date="2015-08-16T17:12:00Z"/>
          <w:noProof/>
        </w:rPr>
      </w:pPr>
      <w:ins w:id="5683" w:author="Sammartano, Marc (BIC USA)" w:date="2015-08-16T17:12:00Z">
        <w:r>
          <w:rPr>
            <w:noProof/>
          </w:rPr>
          <w:t>Html.get.datalink &lt;data_svar&gt;, 107</w:t>
        </w:r>
      </w:ins>
    </w:p>
    <w:p w:rsidR="00633430" w:rsidRDefault="00633430">
      <w:pPr>
        <w:pStyle w:val="Index1"/>
        <w:tabs>
          <w:tab w:val="right" w:leader="dot" w:pos="9350"/>
        </w:tabs>
        <w:rPr>
          <w:ins w:id="5684" w:author="Sammartano, Marc (BIC USA)" w:date="2015-08-16T17:12:00Z"/>
          <w:noProof/>
        </w:rPr>
      </w:pPr>
      <w:ins w:id="5685" w:author="Sammartano, Marc (BIC USA)" w:date="2015-08-16T17:12:00Z">
        <w:r>
          <w:rPr>
            <w:noProof/>
          </w:rPr>
          <w:t>Html.go.back, 108</w:t>
        </w:r>
      </w:ins>
    </w:p>
    <w:p w:rsidR="00633430" w:rsidRDefault="00633430">
      <w:pPr>
        <w:pStyle w:val="Index1"/>
        <w:tabs>
          <w:tab w:val="right" w:leader="dot" w:pos="9350"/>
        </w:tabs>
        <w:rPr>
          <w:ins w:id="5686" w:author="Sammartano, Marc (BIC USA)" w:date="2015-08-16T17:12:00Z"/>
          <w:noProof/>
        </w:rPr>
      </w:pPr>
      <w:ins w:id="5687" w:author="Sammartano, Marc (BIC USA)" w:date="2015-08-16T17:12:00Z">
        <w:r>
          <w:rPr>
            <w:noProof/>
          </w:rPr>
          <w:t>Html.go.forward, 108</w:t>
        </w:r>
      </w:ins>
    </w:p>
    <w:p w:rsidR="00633430" w:rsidRDefault="00633430">
      <w:pPr>
        <w:pStyle w:val="Index1"/>
        <w:tabs>
          <w:tab w:val="right" w:leader="dot" w:pos="9350"/>
        </w:tabs>
        <w:rPr>
          <w:ins w:id="5688" w:author="Sammartano, Marc (BIC USA)" w:date="2015-08-16T17:12:00Z"/>
          <w:noProof/>
        </w:rPr>
      </w:pPr>
      <w:ins w:id="5689" w:author="Sammartano, Marc (BIC USA)" w:date="2015-08-16T17:12:00Z">
        <w:r>
          <w:rPr>
            <w:noProof/>
          </w:rPr>
          <w:t>Html.load.string &lt;html_sexp&gt;, 107</w:t>
        </w:r>
      </w:ins>
    </w:p>
    <w:p w:rsidR="00633430" w:rsidRDefault="00633430">
      <w:pPr>
        <w:pStyle w:val="Index1"/>
        <w:tabs>
          <w:tab w:val="right" w:leader="dot" w:pos="9350"/>
        </w:tabs>
        <w:rPr>
          <w:ins w:id="5690" w:author="Sammartano, Marc (BIC USA)" w:date="2015-08-16T17:12:00Z"/>
          <w:noProof/>
        </w:rPr>
      </w:pPr>
      <w:ins w:id="5691" w:author="Sammartano, Marc (BIC USA)" w:date="2015-08-16T17:12:00Z">
        <w:r>
          <w:rPr>
            <w:noProof/>
          </w:rPr>
          <w:t>Html.load.url &lt;file_sexp&gt;, 106</w:t>
        </w:r>
      </w:ins>
    </w:p>
    <w:p w:rsidR="00633430" w:rsidRDefault="00633430">
      <w:pPr>
        <w:pStyle w:val="Index1"/>
        <w:tabs>
          <w:tab w:val="right" w:leader="dot" w:pos="9350"/>
        </w:tabs>
        <w:rPr>
          <w:ins w:id="5692" w:author="Sammartano, Marc (BIC USA)" w:date="2015-08-16T17:12:00Z"/>
          <w:noProof/>
        </w:rPr>
      </w:pPr>
      <w:ins w:id="5693" w:author="Sammartano, Marc (BIC USA)" w:date="2015-08-16T17:12:00Z">
        <w:r>
          <w:rPr>
            <w:noProof/>
          </w:rPr>
          <w:t>Html.open {&lt;ShowStatusBar_lexp&gt; {, &lt;Orientation_nexp&gt;}}, 106</w:t>
        </w:r>
      </w:ins>
    </w:p>
    <w:p w:rsidR="00633430" w:rsidRDefault="00633430">
      <w:pPr>
        <w:pStyle w:val="Index1"/>
        <w:tabs>
          <w:tab w:val="right" w:leader="dot" w:pos="9350"/>
        </w:tabs>
        <w:rPr>
          <w:ins w:id="5694" w:author="Sammartano, Marc (BIC USA)" w:date="2015-08-16T17:12:00Z"/>
          <w:noProof/>
        </w:rPr>
      </w:pPr>
      <w:ins w:id="5695" w:author="Sammartano, Marc (BIC USA)" w:date="2015-08-16T17:12:00Z">
        <w:r>
          <w:rPr>
            <w:noProof/>
          </w:rPr>
          <w:lastRenderedPageBreak/>
          <w:t>Html.orientation &lt;nexp&gt;, 106</w:t>
        </w:r>
      </w:ins>
    </w:p>
    <w:p w:rsidR="00633430" w:rsidRDefault="00633430">
      <w:pPr>
        <w:pStyle w:val="Index1"/>
        <w:tabs>
          <w:tab w:val="right" w:leader="dot" w:pos="9350"/>
        </w:tabs>
        <w:rPr>
          <w:ins w:id="5696" w:author="Sammartano, Marc (BIC USA)" w:date="2015-08-16T17:12:00Z"/>
          <w:noProof/>
        </w:rPr>
      </w:pPr>
      <w:ins w:id="5697" w:author="Sammartano, Marc (BIC USA)" w:date="2015-08-16T17:12:00Z">
        <w:r>
          <w:rPr>
            <w:noProof/>
          </w:rPr>
          <w:t>Html.post &lt;url_sexp&gt;, &lt;list_nexp&gt;, 107</w:t>
        </w:r>
      </w:ins>
    </w:p>
    <w:p w:rsidR="00633430" w:rsidRDefault="00633430">
      <w:pPr>
        <w:pStyle w:val="Index1"/>
        <w:tabs>
          <w:tab w:val="right" w:leader="dot" w:pos="9350"/>
        </w:tabs>
        <w:rPr>
          <w:ins w:id="5698" w:author="Sammartano, Marc (BIC USA)" w:date="2015-08-16T17:12:00Z"/>
          <w:noProof/>
        </w:rPr>
      </w:pPr>
      <w:ins w:id="5699" w:author="Sammartano, Marc (BIC USA)" w:date="2015-08-16T17:12:00Z">
        <w:r>
          <w:rPr>
            <w:noProof/>
          </w:rPr>
          <w:t>Http.post &lt;url_sexp&gt;, &lt;list_nexp&gt;, &lt;result_svar&gt;, 109</w:t>
        </w:r>
      </w:ins>
    </w:p>
    <w:p w:rsidR="00633430" w:rsidRDefault="00633430">
      <w:pPr>
        <w:pStyle w:val="Index1"/>
        <w:tabs>
          <w:tab w:val="right" w:leader="dot" w:pos="9350"/>
        </w:tabs>
        <w:rPr>
          <w:ins w:id="5700" w:author="Sammartano, Marc (BIC USA)" w:date="2015-08-16T17:12:00Z"/>
          <w:noProof/>
        </w:rPr>
      </w:pPr>
      <w:ins w:id="5701" w:author="Sammartano, Marc (BIC USA)" w:date="2015-08-16T17:12:00Z">
        <w:r>
          <w:rPr>
            <w:noProof/>
          </w:rPr>
          <w:t>HYPOT(&lt;nexp_x&gt;, &lt;nexp_y), 57</w:t>
        </w:r>
      </w:ins>
    </w:p>
    <w:p w:rsidR="00633430" w:rsidRDefault="00633430">
      <w:pPr>
        <w:pStyle w:val="Index1"/>
        <w:tabs>
          <w:tab w:val="right" w:leader="dot" w:pos="9350"/>
        </w:tabs>
        <w:rPr>
          <w:ins w:id="5702" w:author="Sammartano, Marc (BIC USA)" w:date="2015-08-16T17:12:00Z"/>
          <w:noProof/>
        </w:rPr>
      </w:pPr>
      <w:ins w:id="5703" w:author="Sammartano, Marc (BIC USA)" w:date="2015-08-16T17:12:00Z">
        <w:r>
          <w:rPr>
            <w:noProof/>
          </w:rPr>
          <w:t>If / Then / Else, 75</w:t>
        </w:r>
      </w:ins>
    </w:p>
    <w:p w:rsidR="00633430" w:rsidRDefault="00633430">
      <w:pPr>
        <w:pStyle w:val="Index1"/>
        <w:tabs>
          <w:tab w:val="right" w:leader="dot" w:pos="9350"/>
        </w:tabs>
        <w:rPr>
          <w:ins w:id="5704" w:author="Sammartano, Marc (BIC USA)" w:date="2015-08-16T17:12:00Z"/>
          <w:noProof/>
        </w:rPr>
      </w:pPr>
      <w:ins w:id="5705" w:author="Sammartano, Marc (BIC USA)" w:date="2015-08-16T17:12:00Z">
        <w:r>
          <w:rPr>
            <w:noProof/>
          </w:rPr>
          <w:t>If / Then / Else / Elseif / Endif, 75</w:t>
        </w:r>
      </w:ins>
    </w:p>
    <w:p w:rsidR="00633430" w:rsidRDefault="00633430">
      <w:pPr>
        <w:pStyle w:val="Index1"/>
        <w:tabs>
          <w:tab w:val="right" w:leader="dot" w:pos="9350"/>
        </w:tabs>
        <w:rPr>
          <w:ins w:id="5706" w:author="Sammartano, Marc (BIC USA)" w:date="2015-08-16T17:12:00Z"/>
          <w:noProof/>
        </w:rPr>
      </w:pPr>
      <w:ins w:id="5707" w:author="Sammartano, Marc (BIC USA)" w:date="2015-08-16T17:12:00Z">
        <w:r>
          <w:rPr>
            <w:noProof/>
          </w:rPr>
          <w:t>Include FilePath, 80</w:t>
        </w:r>
      </w:ins>
    </w:p>
    <w:p w:rsidR="00633430" w:rsidRDefault="00633430">
      <w:pPr>
        <w:pStyle w:val="Index1"/>
        <w:tabs>
          <w:tab w:val="right" w:leader="dot" w:pos="9350"/>
        </w:tabs>
        <w:rPr>
          <w:ins w:id="5708" w:author="Sammartano, Marc (BIC USA)" w:date="2015-08-16T17:12:00Z"/>
          <w:noProof/>
        </w:rPr>
      </w:pPr>
      <w:ins w:id="5709" w:author="Sammartano, Marc (BIC USA)" w:date="2015-08-16T17:12:00Z">
        <w:r>
          <w:rPr>
            <w:noProof/>
          </w:rPr>
          <w:t>Inkey$ &lt;svar&gt;, 92</w:t>
        </w:r>
      </w:ins>
    </w:p>
    <w:p w:rsidR="00633430" w:rsidRDefault="00633430">
      <w:pPr>
        <w:pStyle w:val="Index1"/>
        <w:tabs>
          <w:tab w:val="right" w:leader="dot" w:pos="9350"/>
        </w:tabs>
        <w:rPr>
          <w:ins w:id="5710" w:author="Sammartano, Marc (BIC USA)" w:date="2015-08-16T17:12:00Z"/>
          <w:noProof/>
        </w:rPr>
      </w:pPr>
      <w:ins w:id="5711" w:author="Sammartano, Marc (BIC USA)" w:date="2015-08-16T17:12:00Z">
        <w:r>
          <w:rPr>
            <w:noProof/>
          </w:rPr>
          <w:t>Input {&lt;prompt_sexp&gt;}, &lt;result_var&gt;{, {&lt;default_exp&gt;}{,&lt;canceled_nvar&gt;}}, 92</w:t>
        </w:r>
      </w:ins>
    </w:p>
    <w:p w:rsidR="00633430" w:rsidRDefault="00633430">
      <w:pPr>
        <w:pStyle w:val="Index1"/>
        <w:tabs>
          <w:tab w:val="right" w:leader="dot" w:pos="9350"/>
        </w:tabs>
        <w:rPr>
          <w:ins w:id="5712" w:author="Sammartano, Marc (BIC USA)" w:date="2015-08-16T17:12:00Z"/>
          <w:noProof/>
        </w:rPr>
      </w:pPr>
      <w:ins w:id="5713" w:author="Sammartano, Marc (BIC USA)" w:date="2015-08-16T17:12:00Z">
        <w:r w:rsidRPr="00E34767">
          <w:rPr>
            <w:rFonts w:eastAsia="Times New Roman"/>
            <w:noProof/>
          </w:rPr>
          <w:t>INT$(&lt;nexp&gt;)</w:t>
        </w:r>
        <w:r>
          <w:rPr>
            <w:noProof/>
          </w:rPr>
          <w:t>, 66</w:t>
        </w:r>
      </w:ins>
    </w:p>
    <w:p w:rsidR="00633430" w:rsidRDefault="00633430">
      <w:pPr>
        <w:pStyle w:val="Index1"/>
        <w:tabs>
          <w:tab w:val="right" w:leader="dot" w:pos="9350"/>
        </w:tabs>
        <w:rPr>
          <w:ins w:id="5714" w:author="Sammartano, Marc (BIC USA)" w:date="2015-08-16T17:12:00Z"/>
          <w:noProof/>
        </w:rPr>
      </w:pPr>
      <w:ins w:id="5715" w:author="Sammartano, Marc (BIC USA)" w:date="2015-08-16T17:12:00Z">
        <w:r>
          <w:rPr>
            <w:noProof/>
          </w:rPr>
          <w:t>INT(&lt;nexp&gt;), 55</w:t>
        </w:r>
      </w:ins>
    </w:p>
    <w:p w:rsidR="00633430" w:rsidRDefault="00633430">
      <w:pPr>
        <w:pStyle w:val="Index1"/>
        <w:tabs>
          <w:tab w:val="right" w:leader="dot" w:pos="9350"/>
        </w:tabs>
        <w:rPr>
          <w:ins w:id="5716" w:author="Sammartano, Marc (BIC USA)" w:date="2015-08-16T17:12:00Z"/>
          <w:noProof/>
        </w:rPr>
      </w:pPr>
      <w:ins w:id="5717" w:author="Sammartano, Marc (BIC USA)" w:date="2015-08-16T17:12:00Z">
        <w:r w:rsidRPr="00E34767">
          <w:rPr>
            <w:rFonts w:eastAsia="Times New Roman"/>
            <w:noProof/>
          </w:rPr>
          <w:t>IS_IN(&lt;sub</w:t>
        </w:r>
        <w:r>
          <w:rPr>
            <w:noProof/>
          </w:rPr>
          <w:t>_sexp&gt;</w:t>
        </w:r>
        <w:r w:rsidRPr="00E34767">
          <w:rPr>
            <w:rFonts w:eastAsia="Times New Roman"/>
            <w:noProof/>
          </w:rPr>
          <w:t>, &lt;base</w:t>
        </w:r>
        <w:r>
          <w:rPr>
            <w:noProof/>
          </w:rPr>
          <w:t>_sexp&gt;{, &lt;start_nexp&gt;}, 59</w:t>
        </w:r>
      </w:ins>
    </w:p>
    <w:p w:rsidR="00633430" w:rsidRDefault="00633430">
      <w:pPr>
        <w:pStyle w:val="Index1"/>
        <w:tabs>
          <w:tab w:val="right" w:leader="dot" w:pos="9350"/>
        </w:tabs>
        <w:rPr>
          <w:ins w:id="5718" w:author="Sammartano, Marc (BIC USA)" w:date="2015-08-16T17:12:00Z"/>
          <w:noProof/>
        </w:rPr>
      </w:pPr>
      <w:ins w:id="5719" w:author="Sammartano, Marc (BIC USA)" w:date="2015-08-16T17:12:00Z">
        <w:r>
          <w:rPr>
            <w:noProof/>
          </w:rPr>
          <w:t>Join &lt;source_array$[]&gt;, &lt;result_svar&gt; {, &lt;separator_sexp&gt;{, &lt;wrapper_sexp}}, 124</w:t>
        </w:r>
      </w:ins>
    </w:p>
    <w:p w:rsidR="00633430" w:rsidRDefault="00633430">
      <w:pPr>
        <w:pStyle w:val="Index1"/>
        <w:tabs>
          <w:tab w:val="right" w:leader="dot" w:pos="9350"/>
        </w:tabs>
        <w:rPr>
          <w:ins w:id="5720" w:author="Sammartano, Marc (BIC USA)" w:date="2015-08-16T17:12:00Z"/>
          <w:noProof/>
        </w:rPr>
      </w:pPr>
      <w:ins w:id="5721" w:author="Sammartano, Marc (BIC USA)" w:date="2015-08-16T17:12:00Z">
        <w:r>
          <w:rPr>
            <w:noProof/>
          </w:rPr>
          <w:t>Join.all &lt;source_array$[]&gt;, &lt;result_svar&gt; {, &lt;separator_sexp&gt;{, &lt;wrapper_sexp}}, 124</w:t>
        </w:r>
      </w:ins>
    </w:p>
    <w:p w:rsidR="00633430" w:rsidRDefault="00633430">
      <w:pPr>
        <w:pStyle w:val="Index1"/>
        <w:tabs>
          <w:tab w:val="right" w:leader="dot" w:pos="9350"/>
        </w:tabs>
        <w:rPr>
          <w:ins w:id="5722" w:author="Sammartano, Marc (BIC USA)" w:date="2015-08-16T17:12:00Z"/>
          <w:noProof/>
        </w:rPr>
      </w:pPr>
      <w:ins w:id="5723" w:author="Sammartano, Marc (BIC USA)" w:date="2015-08-16T17:12:00Z">
        <w:r>
          <w:rPr>
            <w:noProof/>
          </w:rPr>
          <w:t>Kb.hide, 94</w:t>
        </w:r>
      </w:ins>
    </w:p>
    <w:p w:rsidR="00633430" w:rsidRDefault="00633430">
      <w:pPr>
        <w:pStyle w:val="Index1"/>
        <w:tabs>
          <w:tab w:val="right" w:leader="dot" w:pos="9350"/>
        </w:tabs>
        <w:rPr>
          <w:ins w:id="5724" w:author="Sammartano, Marc (BIC USA)" w:date="2015-08-16T17:12:00Z"/>
          <w:noProof/>
        </w:rPr>
      </w:pPr>
      <w:ins w:id="5725" w:author="Sammartano, Marc (BIC USA)" w:date="2015-08-16T17:12:00Z">
        <w:r>
          <w:rPr>
            <w:noProof/>
          </w:rPr>
          <w:t>Kb.resume, 95</w:t>
        </w:r>
      </w:ins>
    </w:p>
    <w:p w:rsidR="00633430" w:rsidRDefault="00633430">
      <w:pPr>
        <w:pStyle w:val="Index1"/>
        <w:tabs>
          <w:tab w:val="right" w:leader="dot" w:pos="9350"/>
        </w:tabs>
        <w:rPr>
          <w:ins w:id="5726" w:author="Sammartano, Marc (BIC USA)" w:date="2015-08-16T17:12:00Z"/>
          <w:noProof/>
        </w:rPr>
      </w:pPr>
      <w:ins w:id="5727" w:author="Sammartano, Marc (BIC USA)" w:date="2015-08-16T17:12:00Z">
        <w:r>
          <w:rPr>
            <w:noProof/>
          </w:rPr>
          <w:t>Kb.show, 95</w:t>
        </w:r>
      </w:ins>
    </w:p>
    <w:p w:rsidR="00633430" w:rsidRDefault="00633430">
      <w:pPr>
        <w:pStyle w:val="Index1"/>
        <w:tabs>
          <w:tab w:val="right" w:leader="dot" w:pos="9350"/>
        </w:tabs>
        <w:rPr>
          <w:ins w:id="5728" w:author="Sammartano, Marc (BIC USA)" w:date="2015-08-16T17:12:00Z"/>
          <w:noProof/>
        </w:rPr>
      </w:pPr>
      <w:ins w:id="5729" w:author="Sammartano, Marc (BIC USA)" w:date="2015-08-16T17:12:00Z">
        <w:r>
          <w:rPr>
            <w:noProof/>
          </w:rPr>
          <w:t>Kb.showing &lt;lvar&gt;, 95</w:t>
        </w:r>
      </w:ins>
    </w:p>
    <w:p w:rsidR="00633430" w:rsidRDefault="00633430">
      <w:pPr>
        <w:pStyle w:val="Index1"/>
        <w:tabs>
          <w:tab w:val="right" w:leader="dot" w:pos="9350"/>
        </w:tabs>
        <w:rPr>
          <w:ins w:id="5730" w:author="Sammartano, Marc (BIC USA)" w:date="2015-08-16T17:12:00Z"/>
          <w:noProof/>
        </w:rPr>
      </w:pPr>
      <w:ins w:id="5731" w:author="Sammartano, Marc (BIC USA)" w:date="2015-08-16T17:12:00Z">
        <w:r>
          <w:rPr>
            <w:noProof/>
          </w:rPr>
          <w:t>Kb.toggle, 95</w:t>
        </w:r>
      </w:ins>
    </w:p>
    <w:p w:rsidR="00633430" w:rsidRDefault="00633430">
      <w:pPr>
        <w:pStyle w:val="Index1"/>
        <w:tabs>
          <w:tab w:val="right" w:leader="dot" w:pos="9350"/>
        </w:tabs>
        <w:rPr>
          <w:ins w:id="5732" w:author="Sammartano, Marc (BIC USA)" w:date="2015-08-16T17:12:00Z"/>
          <w:noProof/>
        </w:rPr>
      </w:pPr>
      <w:ins w:id="5733" w:author="Sammartano, Marc (BIC USA)" w:date="2015-08-16T17:12:00Z">
        <w:r>
          <w:rPr>
            <w:noProof/>
          </w:rPr>
          <w:t>Key.resume, 84</w:t>
        </w:r>
      </w:ins>
    </w:p>
    <w:p w:rsidR="00633430" w:rsidRDefault="00633430">
      <w:pPr>
        <w:pStyle w:val="Index1"/>
        <w:tabs>
          <w:tab w:val="right" w:leader="dot" w:pos="9350"/>
        </w:tabs>
        <w:rPr>
          <w:ins w:id="5734" w:author="Sammartano, Marc (BIC USA)" w:date="2015-08-16T17:12:00Z"/>
          <w:noProof/>
        </w:rPr>
      </w:pPr>
      <w:ins w:id="5735" w:author="Sammartano, Marc (BIC USA)" w:date="2015-08-16T17:12:00Z">
        <w:r w:rsidRPr="00E34767">
          <w:rPr>
            <w:rFonts w:eastAsia="Times New Roman"/>
            <w:noProof/>
          </w:rPr>
          <w:t xml:space="preserve">LEFT$ (&lt;sexp&gt;, </w:t>
        </w:r>
        <w:r>
          <w:rPr>
            <w:noProof/>
          </w:rPr>
          <w:t>&lt;count_nexp&gt;</w:t>
        </w:r>
        <w:r w:rsidRPr="00E34767">
          <w:rPr>
            <w:rFonts w:eastAsia="Times New Roman"/>
            <w:noProof/>
          </w:rPr>
          <w:t>)</w:t>
        </w:r>
        <w:r>
          <w:rPr>
            <w:noProof/>
          </w:rPr>
          <w:t>, 61</w:t>
        </w:r>
      </w:ins>
    </w:p>
    <w:p w:rsidR="00633430" w:rsidRDefault="00633430">
      <w:pPr>
        <w:pStyle w:val="Index1"/>
        <w:tabs>
          <w:tab w:val="right" w:leader="dot" w:pos="9350"/>
        </w:tabs>
        <w:rPr>
          <w:ins w:id="5736" w:author="Sammartano, Marc (BIC USA)" w:date="2015-08-16T17:12:00Z"/>
          <w:noProof/>
        </w:rPr>
      </w:pPr>
      <w:ins w:id="5737" w:author="Sammartano, Marc (BIC USA)" w:date="2015-08-16T17:12:00Z">
        <w:r>
          <w:rPr>
            <w:noProof/>
          </w:rPr>
          <w:t>LEN(&lt;sexp&gt;), 58</w:t>
        </w:r>
      </w:ins>
    </w:p>
    <w:p w:rsidR="00633430" w:rsidRDefault="00633430">
      <w:pPr>
        <w:pStyle w:val="Index1"/>
        <w:tabs>
          <w:tab w:val="right" w:leader="dot" w:pos="9350"/>
        </w:tabs>
        <w:rPr>
          <w:ins w:id="5738" w:author="Sammartano, Marc (BIC USA)" w:date="2015-08-16T17:12:00Z"/>
          <w:noProof/>
        </w:rPr>
      </w:pPr>
      <w:ins w:id="5739" w:author="Sammartano, Marc (BIC USA)" w:date="2015-08-16T17:12:00Z">
        <w:r>
          <w:rPr>
            <w:noProof/>
          </w:rPr>
          <w:t>Let, 52</w:t>
        </w:r>
      </w:ins>
    </w:p>
    <w:p w:rsidR="00633430" w:rsidRDefault="00633430">
      <w:pPr>
        <w:pStyle w:val="Index1"/>
        <w:tabs>
          <w:tab w:val="right" w:leader="dot" w:pos="9350"/>
        </w:tabs>
        <w:rPr>
          <w:ins w:id="5740" w:author="Sammartano, Marc (BIC USA)" w:date="2015-08-16T17:12:00Z"/>
          <w:noProof/>
        </w:rPr>
      </w:pPr>
      <w:ins w:id="5741" w:author="Sammartano, Marc (BIC USA)" w:date="2015-08-16T17:12:00Z">
        <w:r>
          <w:rPr>
            <w:noProof/>
          </w:rPr>
          <w:t>List.add &lt;pointer_nexp&gt;{, &lt;exp&gt;}..., 43</w:t>
        </w:r>
      </w:ins>
    </w:p>
    <w:p w:rsidR="00633430" w:rsidRDefault="00633430">
      <w:pPr>
        <w:pStyle w:val="Index1"/>
        <w:tabs>
          <w:tab w:val="right" w:leader="dot" w:pos="9350"/>
        </w:tabs>
        <w:rPr>
          <w:ins w:id="5742" w:author="Sammartano, Marc (BIC USA)" w:date="2015-08-16T17:12:00Z"/>
          <w:noProof/>
        </w:rPr>
      </w:pPr>
      <w:ins w:id="5743" w:author="Sammartano, Marc (BIC USA)" w:date="2015-08-16T17:12:00Z">
        <w:r>
          <w:rPr>
            <w:noProof/>
          </w:rPr>
          <w:t>List.add.array numeric_list_pointer, Array[{&lt;start&gt;,&lt;length&gt;}], 44</w:t>
        </w:r>
      </w:ins>
    </w:p>
    <w:p w:rsidR="00633430" w:rsidRDefault="00633430">
      <w:pPr>
        <w:pStyle w:val="Index1"/>
        <w:tabs>
          <w:tab w:val="right" w:leader="dot" w:pos="9350"/>
        </w:tabs>
        <w:rPr>
          <w:ins w:id="5744" w:author="Sammartano, Marc (BIC USA)" w:date="2015-08-16T17:12:00Z"/>
          <w:noProof/>
        </w:rPr>
      </w:pPr>
      <w:ins w:id="5745" w:author="Sammartano, Marc (BIC USA)" w:date="2015-08-16T17:12:00Z">
        <w:r>
          <w:rPr>
            <w:noProof/>
          </w:rPr>
          <w:t>List.add.array string_list_pointer, Array$[{&lt;start&gt;,&lt;length&gt;}], 44</w:t>
        </w:r>
      </w:ins>
    </w:p>
    <w:p w:rsidR="00633430" w:rsidRDefault="00633430">
      <w:pPr>
        <w:pStyle w:val="Index1"/>
        <w:tabs>
          <w:tab w:val="right" w:leader="dot" w:pos="9350"/>
        </w:tabs>
        <w:rPr>
          <w:ins w:id="5746" w:author="Sammartano, Marc (BIC USA)" w:date="2015-08-16T17:12:00Z"/>
          <w:noProof/>
        </w:rPr>
      </w:pPr>
      <w:ins w:id="5747" w:author="Sammartano, Marc (BIC USA)" w:date="2015-08-16T17:12:00Z">
        <w:r>
          <w:rPr>
            <w:noProof/>
          </w:rPr>
          <w:t>List.add.list &lt;destination_list_pointer_nexp&gt;, &lt;source_list_pointer_nexp&gt;, 43</w:t>
        </w:r>
      </w:ins>
    </w:p>
    <w:p w:rsidR="00633430" w:rsidRDefault="00633430">
      <w:pPr>
        <w:pStyle w:val="Index1"/>
        <w:tabs>
          <w:tab w:val="right" w:leader="dot" w:pos="9350"/>
        </w:tabs>
        <w:rPr>
          <w:ins w:id="5748" w:author="Sammartano, Marc (BIC USA)" w:date="2015-08-16T17:12:00Z"/>
          <w:noProof/>
        </w:rPr>
      </w:pPr>
      <w:ins w:id="5749" w:author="Sammartano, Marc (BIC USA)" w:date="2015-08-16T17:12:00Z">
        <w:r>
          <w:rPr>
            <w:noProof/>
          </w:rPr>
          <w:t>List.clear &lt;pointer_nexp&gt;, 45</w:t>
        </w:r>
      </w:ins>
    </w:p>
    <w:p w:rsidR="00633430" w:rsidRDefault="00633430">
      <w:pPr>
        <w:pStyle w:val="Index1"/>
        <w:tabs>
          <w:tab w:val="right" w:leader="dot" w:pos="9350"/>
        </w:tabs>
        <w:rPr>
          <w:ins w:id="5750" w:author="Sammartano, Marc (BIC USA)" w:date="2015-08-16T17:12:00Z"/>
          <w:noProof/>
        </w:rPr>
      </w:pPr>
      <w:ins w:id="5751" w:author="Sammartano, Marc (BIC USA)" w:date="2015-08-16T17:12:00Z">
        <w:r>
          <w:rPr>
            <w:noProof/>
          </w:rPr>
          <w:t>List.create N|S, &lt;pointer_nvar&gt;, 43</w:t>
        </w:r>
      </w:ins>
    </w:p>
    <w:p w:rsidR="00633430" w:rsidRDefault="00633430">
      <w:pPr>
        <w:pStyle w:val="Index1"/>
        <w:tabs>
          <w:tab w:val="right" w:leader="dot" w:pos="9350"/>
        </w:tabs>
        <w:rPr>
          <w:ins w:id="5752" w:author="Sammartano, Marc (BIC USA)" w:date="2015-08-16T17:12:00Z"/>
          <w:noProof/>
        </w:rPr>
      </w:pPr>
      <w:ins w:id="5753" w:author="Sammartano, Marc (BIC USA)" w:date="2015-08-16T17:12:00Z">
        <w:r>
          <w:rPr>
            <w:noProof/>
          </w:rPr>
          <w:t>List.get &lt;pointer_nexp&gt;,&lt;index_nexp&gt;, &lt;svar&gt;|&lt;nvar&gt;, 44</w:t>
        </w:r>
      </w:ins>
    </w:p>
    <w:p w:rsidR="00633430" w:rsidRDefault="00633430">
      <w:pPr>
        <w:pStyle w:val="Index1"/>
        <w:tabs>
          <w:tab w:val="right" w:leader="dot" w:pos="9350"/>
        </w:tabs>
        <w:rPr>
          <w:ins w:id="5754" w:author="Sammartano, Marc (BIC USA)" w:date="2015-08-16T17:12:00Z"/>
          <w:noProof/>
        </w:rPr>
      </w:pPr>
      <w:ins w:id="5755" w:author="Sammartano, Marc (BIC USA)" w:date="2015-08-16T17:12:00Z">
        <w:r>
          <w:rPr>
            <w:noProof/>
          </w:rPr>
          <w:t>List.insert &lt;pointer_nexp&gt;, &lt;index_nexp&gt;, &lt;sexp&gt;|&lt;nexp&gt;, 44</w:t>
        </w:r>
      </w:ins>
    </w:p>
    <w:p w:rsidR="00633430" w:rsidRDefault="00633430">
      <w:pPr>
        <w:pStyle w:val="Index1"/>
        <w:tabs>
          <w:tab w:val="right" w:leader="dot" w:pos="9350"/>
        </w:tabs>
        <w:rPr>
          <w:ins w:id="5756" w:author="Sammartano, Marc (BIC USA)" w:date="2015-08-16T17:12:00Z"/>
          <w:noProof/>
        </w:rPr>
      </w:pPr>
      <w:ins w:id="5757" w:author="Sammartano, Marc (BIC USA)" w:date="2015-08-16T17:12:00Z">
        <w:r>
          <w:rPr>
            <w:noProof/>
          </w:rPr>
          <w:t>List.remove &lt;pointer_nexp&gt;,&lt;index_nexp&gt;, 44</w:t>
        </w:r>
      </w:ins>
    </w:p>
    <w:p w:rsidR="00633430" w:rsidRDefault="00633430">
      <w:pPr>
        <w:pStyle w:val="Index1"/>
        <w:tabs>
          <w:tab w:val="right" w:leader="dot" w:pos="9350"/>
        </w:tabs>
        <w:rPr>
          <w:ins w:id="5758" w:author="Sammartano, Marc (BIC USA)" w:date="2015-08-16T17:12:00Z"/>
          <w:noProof/>
        </w:rPr>
      </w:pPr>
      <w:ins w:id="5759" w:author="Sammartano, Marc (BIC USA)" w:date="2015-08-16T17:12:00Z">
        <w:r>
          <w:rPr>
            <w:noProof/>
          </w:rPr>
          <w:t>List.replace &lt;pointer_nexp&gt;,&lt;index_nexp&gt;, &lt;sexp&gt;|&lt;nexp&gt;, 44</w:t>
        </w:r>
      </w:ins>
    </w:p>
    <w:p w:rsidR="00633430" w:rsidRDefault="00633430">
      <w:pPr>
        <w:pStyle w:val="Index1"/>
        <w:tabs>
          <w:tab w:val="right" w:leader="dot" w:pos="9350"/>
        </w:tabs>
        <w:rPr>
          <w:ins w:id="5760" w:author="Sammartano, Marc (BIC USA)" w:date="2015-08-16T17:12:00Z"/>
          <w:noProof/>
        </w:rPr>
      </w:pPr>
      <w:ins w:id="5761" w:author="Sammartano, Marc (BIC USA)" w:date="2015-08-16T17:12:00Z">
        <w:r>
          <w:rPr>
            <w:noProof/>
          </w:rPr>
          <w:t>List.search &lt;pointer_nexp&gt;, value|value$, &lt;result_nvar&gt;{,&lt;start_nexp&gt;}, 45</w:t>
        </w:r>
      </w:ins>
    </w:p>
    <w:p w:rsidR="00633430" w:rsidRDefault="00633430">
      <w:pPr>
        <w:pStyle w:val="Index1"/>
        <w:tabs>
          <w:tab w:val="right" w:leader="dot" w:pos="9350"/>
        </w:tabs>
        <w:rPr>
          <w:ins w:id="5762" w:author="Sammartano, Marc (BIC USA)" w:date="2015-08-16T17:12:00Z"/>
          <w:noProof/>
        </w:rPr>
      </w:pPr>
      <w:ins w:id="5763" w:author="Sammartano, Marc (BIC USA)" w:date="2015-08-16T17:12:00Z">
        <w:r>
          <w:rPr>
            <w:noProof/>
          </w:rPr>
          <w:t>List.size &lt;pointer_nexp&gt;, &lt;nvar&gt;, 45</w:t>
        </w:r>
      </w:ins>
    </w:p>
    <w:p w:rsidR="00633430" w:rsidRDefault="00633430">
      <w:pPr>
        <w:pStyle w:val="Index1"/>
        <w:tabs>
          <w:tab w:val="right" w:leader="dot" w:pos="9350"/>
        </w:tabs>
        <w:rPr>
          <w:ins w:id="5764" w:author="Sammartano, Marc (BIC USA)" w:date="2015-08-16T17:12:00Z"/>
          <w:noProof/>
        </w:rPr>
      </w:pPr>
      <w:ins w:id="5765" w:author="Sammartano, Marc (BIC USA)" w:date="2015-08-16T17:12:00Z">
        <w:r>
          <w:rPr>
            <w:noProof/>
          </w:rPr>
          <w:t>List.toArray &lt;pointer_nexp&gt;, Array$[] | Array[], 45</w:t>
        </w:r>
      </w:ins>
    </w:p>
    <w:p w:rsidR="00633430" w:rsidRDefault="00633430">
      <w:pPr>
        <w:pStyle w:val="Index1"/>
        <w:tabs>
          <w:tab w:val="right" w:leader="dot" w:pos="9350"/>
        </w:tabs>
        <w:rPr>
          <w:ins w:id="5766" w:author="Sammartano, Marc (BIC USA)" w:date="2015-08-16T17:12:00Z"/>
          <w:noProof/>
        </w:rPr>
      </w:pPr>
      <w:ins w:id="5767" w:author="Sammartano, Marc (BIC USA)" w:date="2015-08-16T17:12:00Z">
        <w:r>
          <w:rPr>
            <w:noProof/>
          </w:rPr>
          <w:t>List.type &lt;pointer_nexp&gt;, &lt;svar&gt;, 44</w:t>
        </w:r>
      </w:ins>
    </w:p>
    <w:p w:rsidR="00633430" w:rsidRDefault="00633430">
      <w:pPr>
        <w:pStyle w:val="Index1"/>
        <w:tabs>
          <w:tab w:val="right" w:leader="dot" w:pos="9350"/>
        </w:tabs>
        <w:rPr>
          <w:ins w:id="5768" w:author="Sammartano, Marc (BIC USA)" w:date="2015-08-16T17:12:00Z"/>
          <w:noProof/>
        </w:rPr>
      </w:pPr>
      <w:ins w:id="5769" w:author="Sammartano, Marc (BIC USA)" w:date="2015-08-16T17:12:00Z">
        <w:r>
          <w:rPr>
            <w:noProof/>
          </w:rPr>
          <w:t>LOG(&lt;nexp&gt;), 56</w:t>
        </w:r>
      </w:ins>
    </w:p>
    <w:p w:rsidR="00633430" w:rsidRDefault="00633430">
      <w:pPr>
        <w:pStyle w:val="Index1"/>
        <w:tabs>
          <w:tab w:val="right" w:leader="dot" w:pos="9350"/>
        </w:tabs>
        <w:rPr>
          <w:ins w:id="5770" w:author="Sammartano, Marc (BIC USA)" w:date="2015-08-16T17:12:00Z"/>
          <w:noProof/>
        </w:rPr>
      </w:pPr>
      <w:ins w:id="5771" w:author="Sammartano, Marc (BIC USA)" w:date="2015-08-16T17:12:00Z">
        <w:r>
          <w:rPr>
            <w:noProof/>
          </w:rPr>
          <w:t>LOG10(&lt;nexp&gt;), 56</w:t>
        </w:r>
      </w:ins>
    </w:p>
    <w:p w:rsidR="00633430" w:rsidRDefault="00633430">
      <w:pPr>
        <w:pStyle w:val="Index1"/>
        <w:tabs>
          <w:tab w:val="right" w:leader="dot" w:pos="9350"/>
        </w:tabs>
        <w:rPr>
          <w:ins w:id="5772" w:author="Sammartano, Marc (BIC USA)" w:date="2015-08-16T17:12:00Z"/>
          <w:noProof/>
        </w:rPr>
      </w:pPr>
      <w:ins w:id="5773" w:author="Sammartano, Marc (BIC USA)" w:date="2015-08-16T17:12:00Z">
        <w:r w:rsidRPr="00E34767">
          <w:rPr>
            <w:rFonts w:eastAsia="Times New Roman"/>
            <w:noProof/>
          </w:rPr>
          <w:t>LOWER$(</w:t>
        </w:r>
        <w:r>
          <w:rPr>
            <w:noProof/>
          </w:rPr>
          <w:t>&lt;sexp&gt;</w:t>
        </w:r>
        <w:r w:rsidRPr="00E34767">
          <w:rPr>
            <w:rFonts w:eastAsia="Times New Roman"/>
            <w:noProof/>
          </w:rPr>
          <w:t>)</w:t>
        </w:r>
        <w:r>
          <w:rPr>
            <w:noProof/>
          </w:rPr>
          <w:t>, 65</w:t>
        </w:r>
      </w:ins>
    </w:p>
    <w:p w:rsidR="00633430" w:rsidRDefault="00633430">
      <w:pPr>
        <w:pStyle w:val="Index1"/>
        <w:tabs>
          <w:tab w:val="right" w:leader="dot" w:pos="9350"/>
        </w:tabs>
        <w:rPr>
          <w:ins w:id="5774" w:author="Sammartano, Marc (BIC USA)" w:date="2015-08-16T17:12:00Z"/>
          <w:noProof/>
        </w:rPr>
      </w:pPr>
      <w:ins w:id="5775" w:author="Sammartano, Marc (BIC USA)" w:date="2015-08-16T17:12:00Z">
        <w:r>
          <w:rPr>
            <w:noProof/>
          </w:rPr>
          <w:t>MAX(&lt;nexp&gt;, &lt;nexp&gt;), 55</w:t>
        </w:r>
      </w:ins>
    </w:p>
    <w:p w:rsidR="00633430" w:rsidRDefault="00633430">
      <w:pPr>
        <w:pStyle w:val="Index1"/>
        <w:tabs>
          <w:tab w:val="right" w:leader="dot" w:pos="9350"/>
        </w:tabs>
        <w:rPr>
          <w:ins w:id="5776" w:author="Sammartano, Marc (BIC USA)" w:date="2015-08-16T17:12:00Z"/>
          <w:noProof/>
        </w:rPr>
      </w:pPr>
      <w:ins w:id="5777" w:author="Sammartano, Marc (BIC USA)" w:date="2015-08-16T17:12:00Z">
        <w:r>
          <w:rPr>
            <w:noProof/>
          </w:rPr>
          <w:t>MenuKey.resume, 83</w:t>
        </w:r>
      </w:ins>
    </w:p>
    <w:p w:rsidR="00633430" w:rsidRDefault="00633430">
      <w:pPr>
        <w:pStyle w:val="Index1"/>
        <w:tabs>
          <w:tab w:val="right" w:leader="dot" w:pos="9350"/>
        </w:tabs>
        <w:rPr>
          <w:ins w:id="5778" w:author="Sammartano, Marc (BIC USA)" w:date="2015-08-16T17:12:00Z"/>
          <w:noProof/>
        </w:rPr>
      </w:pPr>
      <w:ins w:id="5779" w:author="Sammartano, Marc (BIC USA)" w:date="2015-08-16T17:12:00Z">
        <w:r w:rsidRPr="00E34767">
          <w:rPr>
            <w:rFonts w:eastAsia="Times New Roman"/>
            <w:noProof/>
          </w:rPr>
          <w:t xml:space="preserve">MID$(&lt;sexp&gt;, </w:t>
        </w:r>
        <w:r>
          <w:rPr>
            <w:noProof/>
          </w:rPr>
          <w:t>&lt;start_nexp&gt;{, &lt;count_nexp&gt;}</w:t>
        </w:r>
        <w:r w:rsidRPr="00E34767">
          <w:rPr>
            <w:rFonts w:eastAsia="Times New Roman"/>
            <w:noProof/>
          </w:rPr>
          <w:t>)</w:t>
        </w:r>
        <w:r>
          <w:rPr>
            <w:noProof/>
          </w:rPr>
          <w:t>, 61</w:t>
        </w:r>
      </w:ins>
    </w:p>
    <w:p w:rsidR="00633430" w:rsidRDefault="00633430">
      <w:pPr>
        <w:pStyle w:val="Index1"/>
        <w:tabs>
          <w:tab w:val="right" w:leader="dot" w:pos="9350"/>
        </w:tabs>
        <w:rPr>
          <w:ins w:id="5780" w:author="Sammartano, Marc (BIC USA)" w:date="2015-08-16T17:12:00Z"/>
          <w:noProof/>
        </w:rPr>
      </w:pPr>
      <w:ins w:id="5781" w:author="Sammartano, Marc (BIC USA)" w:date="2015-08-16T17:12:00Z">
        <w:r>
          <w:rPr>
            <w:noProof/>
          </w:rPr>
          <w:t>MIN(&lt;nexp&gt;, &lt;nexp&gt;), 55</w:t>
        </w:r>
      </w:ins>
    </w:p>
    <w:p w:rsidR="00633430" w:rsidRDefault="00633430">
      <w:pPr>
        <w:pStyle w:val="Index1"/>
        <w:tabs>
          <w:tab w:val="right" w:leader="dot" w:pos="9350"/>
        </w:tabs>
        <w:rPr>
          <w:ins w:id="5782" w:author="Sammartano, Marc (BIC USA)" w:date="2015-08-16T17:12:00Z"/>
          <w:noProof/>
        </w:rPr>
      </w:pPr>
      <w:ins w:id="5783" w:author="Sammartano, Marc (BIC USA)" w:date="2015-08-16T17:12:00Z">
        <w:r>
          <w:rPr>
            <w:noProof/>
          </w:rPr>
          <w:t>MOD(&lt;nexp1&gt;, &lt;nexp2&gt;), 55</w:t>
        </w:r>
      </w:ins>
    </w:p>
    <w:p w:rsidR="00633430" w:rsidRDefault="00633430">
      <w:pPr>
        <w:pStyle w:val="Index1"/>
        <w:tabs>
          <w:tab w:val="right" w:leader="dot" w:pos="9350"/>
        </w:tabs>
        <w:rPr>
          <w:ins w:id="5784" w:author="Sammartano, Marc (BIC USA)" w:date="2015-08-16T17:12:00Z"/>
          <w:noProof/>
        </w:rPr>
      </w:pPr>
      <w:ins w:id="5785" w:author="Sammartano, Marc (BIC USA)" w:date="2015-08-16T17:12:00Z">
        <w:r>
          <w:rPr>
            <w:noProof/>
          </w:rPr>
          <w:t>MyPhoneNumber &lt;svar&gt;, 118</w:t>
        </w:r>
      </w:ins>
    </w:p>
    <w:p w:rsidR="00633430" w:rsidRDefault="00633430">
      <w:pPr>
        <w:pStyle w:val="Index1"/>
        <w:tabs>
          <w:tab w:val="right" w:leader="dot" w:pos="9350"/>
        </w:tabs>
        <w:rPr>
          <w:ins w:id="5786" w:author="Sammartano, Marc (BIC USA)" w:date="2015-08-16T17:12:00Z"/>
          <w:noProof/>
        </w:rPr>
      </w:pPr>
      <w:ins w:id="5787" w:author="Sammartano, Marc (BIC USA)" w:date="2015-08-16T17:12:00Z">
        <w:r>
          <w:rPr>
            <w:noProof/>
          </w:rPr>
          <w:t>Notify &lt;title_sexp&gt;, &lt;subtitle_sexp&gt;, &lt;alert_sexp&gt;, &lt;wait_lexp&gt;, 129</w:t>
        </w:r>
      </w:ins>
    </w:p>
    <w:p w:rsidR="00633430" w:rsidRDefault="00633430">
      <w:pPr>
        <w:pStyle w:val="Index1"/>
        <w:tabs>
          <w:tab w:val="right" w:leader="dot" w:pos="9350"/>
        </w:tabs>
        <w:rPr>
          <w:ins w:id="5788" w:author="Sammartano, Marc (BIC USA)" w:date="2015-08-16T17:12:00Z"/>
          <w:noProof/>
        </w:rPr>
      </w:pPr>
      <w:ins w:id="5789" w:author="Sammartano, Marc (BIC USA)" w:date="2015-08-16T17:12:00Z">
        <w:r>
          <w:rPr>
            <w:noProof/>
          </w:rPr>
          <w:t>OCT$(&lt;nexp&gt;, 66</w:t>
        </w:r>
      </w:ins>
    </w:p>
    <w:p w:rsidR="00633430" w:rsidRDefault="00633430">
      <w:pPr>
        <w:pStyle w:val="Index1"/>
        <w:tabs>
          <w:tab w:val="right" w:leader="dot" w:pos="9350"/>
        </w:tabs>
        <w:rPr>
          <w:ins w:id="5790" w:author="Sammartano, Marc (BIC USA)" w:date="2015-08-16T17:12:00Z"/>
          <w:noProof/>
        </w:rPr>
      </w:pPr>
      <w:ins w:id="5791" w:author="Sammartano, Marc (BIC USA)" w:date="2015-08-16T17:12:00Z">
        <w:r>
          <w:rPr>
            <w:noProof/>
          </w:rPr>
          <w:lastRenderedPageBreak/>
          <w:t>OCT(&lt;sexp&gt;), 58</w:t>
        </w:r>
      </w:ins>
    </w:p>
    <w:p w:rsidR="00633430" w:rsidRDefault="00633430">
      <w:pPr>
        <w:pStyle w:val="Index1"/>
        <w:tabs>
          <w:tab w:val="right" w:leader="dot" w:pos="9350"/>
        </w:tabs>
        <w:rPr>
          <w:ins w:id="5792" w:author="Sammartano, Marc (BIC USA)" w:date="2015-08-16T17:12:00Z"/>
          <w:noProof/>
        </w:rPr>
      </w:pPr>
      <w:ins w:id="5793" w:author="Sammartano, Marc (BIC USA)" w:date="2015-08-16T17:12:00Z">
        <w:r>
          <w:rPr>
            <w:noProof/>
          </w:rPr>
          <w:t>OnBackGround:, 133</w:t>
        </w:r>
      </w:ins>
    </w:p>
    <w:p w:rsidR="00633430" w:rsidRDefault="00633430">
      <w:pPr>
        <w:pStyle w:val="Index1"/>
        <w:tabs>
          <w:tab w:val="right" w:leader="dot" w:pos="9350"/>
        </w:tabs>
        <w:rPr>
          <w:ins w:id="5794" w:author="Sammartano, Marc (BIC USA)" w:date="2015-08-16T17:12:00Z"/>
          <w:noProof/>
        </w:rPr>
      </w:pPr>
      <w:ins w:id="5795" w:author="Sammartano, Marc (BIC USA)" w:date="2015-08-16T17:12:00Z">
        <w:r>
          <w:rPr>
            <w:noProof/>
          </w:rPr>
          <w:t>OnBackKey:, 83</w:t>
        </w:r>
      </w:ins>
    </w:p>
    <w:p w:rsidR="00633430" w:rsidRDefault="00633430">
      <w:pPr>
        <w:pStyle w:val="Index1"/>
        <w:tabs>
          <w:tab w:val="right" w:leader="dot" w:pos="9350"/>
        </w:tabs>
        <w:rPr>
          <w:ins w:id="5796" w:author="Sammartano, Marc (BIC USA)" w:date="2015-08-16T17:12:00Z"/>
          <w:noProof/>
        </w:rPr>
      </w:pPr>
      <w:ins w:id="5797" w:author="Sammartano, Marc (BIC USA)" w:date="2015-08-16T17:12:00Z">
        <w:r>
          <w:rPr>
            <w:noProof/>
          </w:rPr>
          <w:t>OnBtReadReady:, 117</w:t>
        </w:r>
      </w:ins>
    </w:p>
    <w:p w:rsidR="00633430" w:rsidRDefault="00633430">
      <w:pPr>
        <w:pStyle w:val="Index1"/>
        <w:tabs>
          <w:tab w:val="right" w:leader="dot" w:pos="9350"/>
        </w:tabs>
        <w:rPr>
          <w:ins w:id="5798" w:author="Sammartano, Marc (BIC USA)" w:date="2015-08-16T17:12:00Z"/>
          <w:noProof/>
        </w:rPr>
      </w:pPr>
      <w:ins w:id="5799" w:author="Sammartano, Marc (BIC USA)" w:date="2015-08-16T17:12:00Z">
        <w:r>
          <w:rPr>
            <w:noProof/>
          </w:rPr>
          <w:t>OnConsoleTouch:, 83</w:t>
        </w:r>
      </w:ins>
    </w:p>
    <w:p w:rsidR="00633430" w:rsidRDefault="00633430">
      <w:pPr>
        <w:pStyle w:val="Index1"/>
        <w:tabs>
          <w:tab w:val="right" w:leader="dot" w:pos="9350"/>
        </w:tabs>
        <w:rPr>
          <w:ins w:id="5800" w:author="Sammartano, Marc (BIC USA)" w:date="2015-08-16T17:12:00Z"/>
          <w:noProof/>
        </w:rPr>
      </w:pPr>
      <w:ins w:id="5801" w:author="Sammartano, Marc (BIC USA)" w:date="2015-08-16T17:12:00Z">
        <w:r>
          <w:rPr>
            <w:noProof/>
          </w:rPr>
          <w:t>OnError:, 82</w:t>
        </w:r>
      </w:ins>
    </w:p>
    <w:p w:rsidR="00633430" w:rsidRDefault="00633430">
      <w:pPr>
        <w:pStyle w:val="Index1"/>
        <w:tabs>
          <w:tab w:val="right" w:leader="dot" w:pos="9350"/>
        </w:tabs>
        <w:rPr>
          <w:ins w:id="5802" w:author="Sammartano, Marc (BIC USA)" w:date="2015-08-16T17:12:00Z"/>
          <w:noProof/>
        </w:rPr>
      </w:pPr>
      <w:ins w:id="5803" w:author="Sammartano, Marc (BIC USA)" w:date="2015-08-16T17:12:00Z">
        <w:r>
          <w:rPr>
            <w:noProof/>
          </w:rPr>
          <w:t>OnGrTouch:, 148</w:t>
        </w:r>
      </w:ins>
    </w:p>
    <w:p w:rsidR="00633430" w:rsidRDefault="00633430">
      <w:pPr>
        <w:pStyle w:val="Index1"/>
        <w:tabs>
          <w:tab w:val="right" w:leader="dot" w:pos="9350"/>
        </w:tabs>
        <w:rPr>
          <w:ins w:id="5804" w:author="Sammartano, Marc (BIC USA)" w:date="2015-08-16T17:12:00Z"/>
          <w:noProof/>
        </w:rPr>
      </w:pPr>
      <w:ins w:id="5805" w:author="Sammartano, Marc (BIC USA)" w:date="2015-08-16T17:12:00Z">
        <w:r>
          <w:rPr>
            <w:noProof/>
          </w:rPr>
          <w:t>OnKbChange:, 95</w:t>
        </w:r>
      </w:ins>
    </w:p>
    <w:p w:rsidR="00633430" w:rsidRDefault="00633430">
      <w:pPr>
        <w:pStyle w:val="Index1"/>
        <w:tabs>
          <w:tab w:val="right" w:leader="dot" w:pos="9350"/>
        </w:tabs>
        <w:rPr>
          <w:ins w:id="5806" w:author="Sammartano, Marc (BIC USA)" w:date="2015-08-16T17:12:00Z"/>
          <w:noProof/>
        </w:rPr>
      </w:pPr>
      <w:ins w:id="5807" w:author="Sammartano, Marc (BIC USA)" w:date="2015-08-16T17:12:00Z">
        <w:r>
          <w:rPr>
            <w:noProof/>
          </w:rPr>
          <w:t>OnKeyPress:, 83</w:t>
        </w:r>
      </w:ins>
    </w:p>
    <w:p w:rsidR="00633430" w:rsidRDefault="00633430">
      <w:pPr>
        <w:pStyle w:val="Index1"/>
        <w:tabs>
          <w:tab w:val="right" w:leader="dot" w:pos="9350"/>
        </w:tabs>
        <w:rPr>
          <w:ins w:id="5808" w:author="Sammartano, Marc (BIC USA)" w:date="2015-08-16T17:12:00Z"/>
          <w:noProof/>
        </w:rPr>
      </w:pPr>
      <w:ins w:id="5809" w:author="Sammartano, Marc (BIC USA)" w:date="2015-08-16T17:12:00Z">
        <w:r>
          <w:rPr>
            <w:noProof/>
          </w:rPr>
          <w:t>OnMenuKey:, 83</w:t>
        </w:r>
      </w:ins>
    </w:p>
    <w:p w:rsidR="00633430" w:rsidRDefault="00633430">
      <w:pPr>
        <w:pStyle w:val="Index1"/>
        <w:tabs>
          <w:tab w:val="right" w:leader="dot" w:pos="9350"/>
        </w:tabs>
        <w:rPr>
          <w:ins w:id="5810" w:author="Sammartano, Marc (BIC USA)" w:date="2015-08-16T17:12:00Z"/>
          <w:noProof/>
        </w:rPr>
      </w:pPr>
      <w:ins w:id="5811" w:author="Sammartano, Marc (BIC USA)" w:date="2015-08-16T17:12:00Z">
        <w:r>
          <w:rPr>
            <w:noProof/>
          </w:rPr>
          <w:t>OnTimer:, 121</w:t>
        </w:r>
      </w:ins>
    </w:p>
    <w:p w:rsidR="00633430" w:rsidRDefault="00633430">
      <w:pPr>
        <w:pStyle w:val="Index1"/>
        <w:tabs>
          <w:tab w:val="right" w:leader="dot" w:pos="9350"/>
        </w:tabs>
        <w:rPr>
          <w:ins w:id="5812" w:author="Sammartano, Marc (BIC USA)" w:date="2015-08-16T17:12:00Z"/>
          <w:noProof/>
        </w:rPr>
      </w:pPr>
      <w:ins w:id="5813" w:author="Sammartano, Marc (BIC USA)" w:date="2015-08-16T17:12:00Z">
        <w:r>
          <w:rPr>
            <w:noProof/>
          </w:rPr>
          <w:t>Pause &lt;ticks_nexp&gt;, 130</w:t>
        </w:r>
      </w:ins>
    </w:p>
    <w:p w:rsidR="00633430" w:rsidRDefault="00633430">
      <w:pPr>
        <w:pStyle w:val="Index1"/>
        <w:tabs>
          <w:tab w:val="right" w:leader="dot" w:pos="9350"/>
        </w:tabs>
        <w:rPr>
          <w:ins w:id="5814" w:author="Sammartano, Marc (BIC USA)" w:date="2015-08-16T17:12:00Z"/>
          <w:noProof/>
        </w:rPr>
      </w:pPr>
      <w:ins w:id="5815" w:author="Sammartano, Marc (BIC USA)" w:date="2015-08-16T17:12:00Z">
        <w:r>
          <w:rPr>
            <w:noProof/>
          </w:rPr>
          <w:t>Phone.call &lt;sexp&gt;, 118</w:t>
        </w:r>
      </w:ins>
    </w:p>
    <w:p w:rsidR="00633430" w:rsidRDefault="00633430">
      <w:pPr>
        <w:pStyle w:val="Index1"/>
        <w:tabs>
          <w:tab w:val="right" w:leader="dot" w:pos="9350"/>
        </w:tabs>
        <w:rPr>
          <w:ins w:id="5816" w:author="Sammartano, Marc (BIC USA)" w:date="2015-08-16T17:12:00Z"/>
          <w:noProof/>
        </w:rPr>
      </w:pPr>
      <w:ins w:id="5817" w:author="Sammartano, Marc (BIC USA)" w:date="2015-08-16T17:12:00Z">
        <w:r>
          <w:rPr>
            <w:noProof/>
          </w:rPr>
          <w:t>Phone.dial &lt;sexp&gt;, 119</w:t>
        </w:r>
      </w:ins>
    </w:p>
    <w:p w:rsidR="00633430" w:rsidRDefault="00633430">
      <w:pPr>
        <w:pStyle w:val="Index1"/>
        <w:tabs>
          <w:tab w:val="right" w:leader="dot" w:pos="9350"/>
        </w:tabs>
        <w:rPr>
          <w:ins w:id="5818" w:author="Sammartano, Marc (BIC USA)" w:date="2015-08-16T17:12:00Z"/>
          <w:noProof/>
        </w:rPr>
      </w:pPr>
      <w:ins w:id="5819" w:author="Sammartano, Marc (BIC USA)" w:date="2015-08-16T17:12:00Z">
        <w:r>
          <w:rPr>
            <w:noProof/>
          </w:rPr>
          <w:t>Phone.info &lt;nvar&gt;|&lt;nexp&gt;, 129</w:t>
        </w:r>
      </w:ins>
    </w:p>
    <w:p w:rsidR="00633430" w:rsidRDefault="00633430">
      <w:pPr>
        <w:pStyle w:val="Index1"/>
        <w:tabs>
          <w:tab w:val="right" w:leader="dot" w:pos="9350"/>
        </w:tabs>
        <w:rPr>
          <w:ins w:id="5820" w:author="Sammartano, Marc (BIC USA)" w:date="2015-08-16T17:12:00Z"/>
          <w:noProof/>
        </w:rPr>
      </w:pPr>
      <w:ins w:id="5821" w:author="Sammartano, Marc (BIC USA)" w:date="2015-08-16T17:12:00Z">
        <w:r>
          <w:rPr>
            <w:noProof/>
          </w:rPr>
          <w:t>Phone.rcv.init, 119</w:t>
        </w:r>
      </w:ins>
    </w:p>
    <w:p w:rsidR="00633430" w:rsidRDefault="00633430">
      <w:pPr>
        <w:pStyle w:val="Index1"/>
        <w:tabs>
          <w:tab w:val="right" w:leader="dot" w:pos="9350"/>
        </w:tabs>
        <w:rPr>
          <w:ins w:id="5822" w:author="Sammartano, Marc (BIC USA)" w:date="2015-08-16T17:12:00Z"/>
          <w:noProof/>
        </w:rPr>
      </w:pPr>
      <w:ins w:id="5823" w:author="Sammartano, Marc (BIC USA)" w:date="2015-08-16T17:12:00Z">
        <w:r>
          <w:rPr>
            <w:noProof/>
          </w:rPr>
          <w:t>Phone.rcv.next &lt;state_nvar&gt;, &lt;number_svar&gt;, 119</w:t>
        </w:r>
      </w:ins>
    </w:p>
    <w:p w:rsidR="00633430" w:rsidRDefault="00633430">
      <w:pPr>
        <w:pStyle w:val="Index1"/>
        <w:tabs>
          <w:tab w:val="right" w:leader="dot" w:pos="9350"/>
        </w:tabs>
        <w:rPr>
          <w:ins w:id="5824" w:author="Sammartano, Marc (BIC USA)" w:date="2015-08-16T17:12:00Z"/>
          <w:noProof/>
        </w:rPr>
      </w:pPr>
      <w:ins w:id="5825" w:author="Sammartano, Marc (BIC USA)" w:date="2015-08-16T17:12:00Z">
        <w:r>
          <w:rPr>
            <w:noProof/>
          </w:rPr>
          <w:t>PI(), 57</w:t>
        </w:r>
      </w:ins>
    </w:p>
    <w:p w:rsidR="00633430" w:rsidRDefault="00633430">
      <w:pPr>
        <w:pStyle w:val="Index1"/>
        <w:tabs>
          <w:tab w:val="right" w:leader="dot" w:pos="9350"/>
        </w:tabs>
        <w:rPr>
          <w:ins w:id="5826" w:author="Sammartano, Marc (BIC USA)" w:date="2015-08-16T17:12:00Z"/>
          <w:noProof/>
        </w:rPr>
      </w:pPr>
      <w:ins w:id="5827" w:author="Sammartano, Marc (BIC USA)" w:date="2015-08-16T17:12:00Z">
        <w:r>
          <w:rPr>
            <w:noProof/>
          </w:rPr>
          <w:t>Popup &lt;message_sexp&gt;{{, &lt;x_nexp&gt;}{, &lt;y_nexp&gt;}{, &lt;duration_lexp&gt;}}, 93</w:t>
        </w:r>
      </w:ins>
    </w:p>
    <w:p w:rsidR="00633430" w:rsidRDefault="00633430">
      <w:pPr>
        <w:pStyle w:val="Index1"/>
        <w:tabs>
          <w:tab w:val="right" w:leader="dot" w:pos="9350"/>
        </w:tabs>
        <w:rPr>
          <w:ins w:id="5828" w:author="Sammartano, Marc (BIC USA)" w:date="2015-08-16T17:12:00Z"/>
          <w:noProof/>
        </w:rPr>
      </w:pPr>
      <w:ins w:id="5829" w:author="Sammartano, Marc (BIC USA)" w:date="2015-08-16T17:12:00Z">
        <w:r>
          <w:rPr>
            <w:noProof/>
          </w:rPr>
          <w:t>POW(&lt;nexp1&gt;, &lt;nexp2&gt;), 57</w:t>
        </w:r>
      </w:ins>
    </w:p>
    <w:p w:rsidR="00633430" w:rsidRDefault="00633430">
      <w:pPr>
        <w:pStyle w:val="Index1"/>
        <w:tabs>
          <w:tab w:val="right" w:leader="dot" w:pos="9350"/>
        </w:tabs>
        <w:rPr>
          <w:ins w:id="5830" w:author="Sammartano, Marc (BIC USA)" w:date="2015-08-16T17:12:00Z"/>
          <w:noProof/>
        </w:rPr>
      </w:pPr>
      <w:ins w:id="5831" w:author="Sammartano, Marc (BIC USA)" w:date="2015-08-16T17:12:00Z">
        <w:r>
          <w:rPr>
            <w:noProof/>
          </w:rPr>
          <w:t>Print {&lt;exp&gt; {,|;}} ..., 89</w:t>
        </w:r>
      </w:ins>
    </w:p>
    <w:p w:rsidR="00633430" w:rsidRDefault="00633430">
      <w:pPr>
        <w:pStyle w:val="Index1"/>
        <w:tabs>
          <w:tab w:val="right" w:leader="dot" w:pos="9350"/>
        </w:tabs>
        <w:rPr>
          <w:ins w:id="5832" w:author="Sammartano, Marc (BIC USA)" w:date="2015-08-16T17:12:00Z"/>
          <w:noProof/>
        </w:rPr>
      </w:pPr>
      <w:ins w:id="5833" w:author="Sammartano, Marc (BIC USA)" w:date="2015-08-16T17:12:00Z">
        <w:r>
          <w:rPr>
            <w:noProof/>
          </w:rPr>
          <w:t>RANDOMIZE(&lt;nexp&gt;), 54</w:t>
        </w:r>
      </w:ins>
    </w:p>
    <w:p w:rsidR="00633430" w:rsidRDefault="00633430">
      <w:pPr>
        <w:pStyle w:val="Index1"/>
        <w:tabs>
          <w:tab w:val="right" w:leader="dot" w:pos="9350"/>
        </w:tabs>
        <w:rPr>
          <w:ins w:id="5834" w:author="Sammartano, Marc (BIC USA)" w:date="2015-08-16T17:12:00Z"/>
          <w:noProof/>
        </w:rPr>
      </w:pPr>
      <w:ins w:id="5835" w:author="Sammartano, Marc (BIC USA)" w:date="2015-08-16T17:12:00Z">
        <w:r>
          <w:rPr>
            <w:noProof/>
          </w:rPr>
          <w:t>Read.data &lt;number&gt;|&lt;string&gt; {,&lt;number&gt;|&lt;string&gt;...,&lt;number&gt;|&lt;string&gt;}, 84</w:t>
        </w:r>
      </w:ins>
    </w:p>
    <w:p w:rsidR="00633430" w:rsidRDefault="00633430">
      <w:pPr>
        <w:pStyle w:val="Index1"/>
        <w:tabs>
          <w:tab w:val="right" w:leader="dot" w:pos="9350"/>
        </w:tabs>
        <w:rPr>
          <w:ins w:id="5836" w:author="Sammartano, Marc (BIC USA)" w:date="2015-08-16T17:12:00Z"/>
          <w:noProof/>
        </w:rPr>
      </w:pPr>
      <w:ins w:id="5837" w:author="Sammartano, Marc (BIC USA)" w:date="2015-08-16T17:12:00Z">
        <w:r>
          <w:rPr>
            <w:noProof/>
          </w:rPr>
          <w:t>Read.from &lt;nexp&gt;, 85</w:t>
        </w:r>
      </w:ins>
    </w:p>
    <w:p w:rsidR="00633430" w:rsidRDefault="00633430">
      <w:pPr>
        <w:pStyle w:val="Index1"/>
        <w:tabs>
          <w:tab w:val="right" w:leader="dot" w:pos="9350"/>
        </w:tabs>
        <w:rPr>
          <w:ins w:id="5838" w:author="Sammartano, Marc (BIC USA)" w:date="2015-08-16T17:12:00Z"/>
          <w:noProof/>
        </w:rPr>
      </w:pPr>
      <w:ins w:id="5839" w:author="Sammartano, Marc (BIC USA)" w:date="2015-08-16T17:12:00Z">
        <w:r>
          <w:rPr>
            <w:noProof/>
          </w:rPr>
          <w:t>Read.next &lt;var&gt;, ..., 84</w:t>
        </w:r>
      </w:ins>
    </w:p>
    <w:p w:rsidR="00633430" w:rsidRDefault="00633430">
      <w:pPr>
        <w:pStyle w:val="Index1"/>
        <w:tabs>
          <w:tab w:val="right" w:leader="dot" w:pos="9350"/>
        </w:tabs>
        <w:rPr>
          <w:ins w:id="5840" w:author="Sammartano, Marc (BIC USA)" w:date="2015-08-16T17:12:00Z"/>
          <w:noProof/>
        </w:rPr>
      </w:pPr>
      <w:ins w:id="5841" w:author="Sammartano, Marc (BIC USA)" w:date="2015-08-16T17:12:00Z">
        <w:r>
          <w:rPr>
            <w:noProof/>
          </w:rPr>
          <w:t>Rem, 50</w:t>
        </w:r>
      </w:ins>
    </w:p>
    <w:p w:rsidR="00633430" w:rsidRDefault="00633430">
      <w:pPr>
        <w:pStyle w:val="Index1"/>
        <w:tabs>
          <w:tab w:val="right" w:leader="dot" w:pos="9350"/>
        </w:tabs>
        <w:rPr>
          <w:ins w:id="5842" w:author="Sammartano, Marc (BIC USA)" w:date="2015-08-16T17:12:00Z"/>
          <w:noProof/>
        </w:rPr>
      </w:pPr>
      <w:ins w:id="5843" w:author="Sammartano, Marc (BIC USA)" w:date="2015-08-16T17:12:00Z">
        <w:r w:rsidRPr="00E34767">
          <w:rPr>
            <w:rFonts w:eastAsia="Times New Roman"/>
            <w:noProof/>
          </w:rPr>
          <w:t>REPLACE$( &lt;sexp&gt;, &lt;argument_sexp&gt;, &lt;replace_sexp&gt;)</w:t>
        </w:r>
        <w:r>
          <w:rPr>
            <w:noProof/>
          </w:rPr>
          <w:t>, 62</w:t>
        </w:r>
      </w:ins>
    </w:p>
    <w:p w:rsidR="00633430" w:rsidRDefault="00633430">
      <w:pPr>
        <w:pStyle w:val="Index1"/>
        <w:tabs>
          <w:tab w:val="right" w:leader="dot" w:pos="9350"/>
        </w:tabs>
        <w:rPr>
          <w:ins w:id="5844" w:author="Sammartano, Marc (BIC USA)" w:date="2015-08-16T17:12:00Z"/>
          <w:noProof/>
        </w:rPr>
      </w:pPr>
      <w:ins w:id="5845" w:author="Sammartano, Marc (BIC USA)" w:date="2015-08-16T17:12:00Z">
        <w:r w:rsidRPr="00E34767">
          <w:rPr>
            <w:rFonts w:eastAsia="Times New Roman"/>
            <w:noProof/>
          </w:rPr>
          <w:t>RIGHT$(</w:t>
        </w:r>
        <w:r>
          <w:rPr>
            <w:noProof/>
          </w:rPr>
          <w:t>&lt;sexp&gt;, &lt;count_nexp&gt;</w:t>
        </w:r>
        <w:r w:rsidRPr="00E34767">
          <w:rPr>
            <w:rFonts w:eastAsia="Times New Roman"/>
            <w:noProof/>
          </w:rPr>
          <w:t>)</w:t>
        </w:r>
        <w:r>
          <w:rPr>
            <w:noProof/>
          </w:rPr>
          <w:t>, 62</w:t>
        </w:r>
      </w:ins>
    </w:p>
    <w:p w:rsidR="00633430" w:rsidRDefault="00633430">
      <w:pPr>
        <w:pStyle w:val="Index1"/>
        <w:tabs>
          <w:tab w:val="right" w:leader="dot" w:pos="9350"/>
        </w:tabs>
        <w:rPr>
          <w:ins w:id="5846" w:author="Sammartano, Marc (BIC USA)" w:date="2015-08-16T17:12:00Z"/>
          <w:noProof/>
        </w:rPr>
      </w:pPr>
      <w:ins w:id="5847" w:author="Sammartano, Marc (BIC USA)" w:date="2015-08-16T17:12:00Z">
        <w:r>
          <w:rPr>
            <w:noProof/>
          </w:rPr>
          <w:t>Ringer.get.mode &lt;nvar&gt;, 123</w:t>
        </w:r>
      </w:ins>
    </w:p>
    <w:p w:rsidR="00633430" w:rsidRDefault="00633430">
      <w:pPr>
        <w:pStyle w:val="Index1"/>
        <w:tabs>
          <w:tab w:val="right" w:leader="dot" w:pos="9350"/>
        </w:tabs>
        <w:rPr>
          <w:ins w:id="5848" w:author="Sammartano, Marc (BIC USA)" w:date="2015-08-16T17:12:00Z"/>
          <w:noProof/>
        </w:rPr>
      </w:pPr>
      <w:ins w:id="5849" w:author="Sammartano, Marc (BIC USA)" w:date="2015-08-16T17:12:00Z">
        <w:r>
          <w:rPr>
            <w:noProof/>
          </w:rPr>
          <w:t>Ringer.get.volume &lt;vol_nvar&gt; { , &lt;max_nvar&gt;, 123</w:t>
        </w:r>
      </w:ins>
    </w:p>
    <w:p w:rsidR="00633430" w:rsidRDefault="00633430">
      <w:pPr>
        <w:pStyle w:val="Index1"/>
        <w:tabs>
          <w:tab w:val="right" w:leader="dot" w:pos="9350"/>
        </w:tabs>
        <w:rPr>
          <w:ins w:id="5850" w:author="Sammartano, Marc (BIC USA)" w:date="2015-08-16T17:12:00Z"/>
          <w:noProof/>
        </w:rPr>
      </w:pPr>
      <w:ins w:id="5851" w:author="Sammartano, Marc (BIC USA)" w:date="2015-08-16T17:12:00Z">
        <w:r>
          <w:rPr>
            <w:noProof/>
          </w:rPr>
          <w:t>Ringer.set.mode &lt;nexp&gt;, 123</w:t>
        </w:r>
      </w:ins>
    </w:p>
    <w:p w:rsidR="00633430" w:rsidRDefault="00633430">
      <w:pPr>
        <w:pStyle w:val="Index1"/>
        <w:tabs>
          <w:tab w:val="right" w:leader="dot" w:pos="9350"/>
        </w:tabs>
        <w:rPr>
          <w:ins w:id="5852" w:author="Sammartano, Marc (BIC USA)" w:date="2015-08-16T17:12:00Z"/>
          <w:noProof/>
        </w:rPr>
      </w:pPr>
      <w:ins w:id="5853" w:author="Sammartano, Marc (BIC USA)" w:date="2015-08-16T17:12:00Z">
        <w:r>
          <w:rPr>
            <w:noProof/>
          </w:rPr>
          <w:t>Ringer.set.volume &lt;nexp&gt;, 123</w:t>
        </w:r>
      </w:ins>
    </w:p>
    <w:p w:rsidR="00633430" w:rsidRDefault="00633430">
      <w:pPr>
        <w:pStyle w:val="Index1"/>
        <w:tabs>
          <w:tab w:val="right" w:leader="dot" w:pos="9350"/>
        </w:tabs>
        <w:rPr>
          <w:ins w:id="5854" w:author="Sammartano, Marc (BIC USA)" w:date="2015-08-16T17:12:00Z"/>
          <w:noProof/>
        </w:rPr>
      </w:pPr>
      <w:ins w:id="5855" w:author="Sammartano, Marc (BIC USA)" w:date="2015-08-16T17:12:00Z">
        <w:r>
          <w:rPr>
            <w:noProof/>
          </w:rPr>
          <w:t>RND(), 55</w:t>
        </w:r>
      </w:ins>
    </w:p>
    <w:p w:rsidR="00633430" w:rsidRDefault="00633430">
      <w:pPr>
        <w:pStyle w:val="Index1"/>
        <w:tabs>
          <w:tab w:val="right" w:leader="dot" w:pos="9350"/>
        </w:tabs>
        <w:rPr>
          <w:ins w:id="5856" w:author="Sammartano, Marc (BIC USA)" w:date="2015-08-16T17:12:00Z"/>
          <w:noProof/>
        </w:rPr>
      </w:pPr>
      <w:ins w:id="5857" w:author="Sammartano, Marc (BIC USA)" w:date="2015-08-16T17:12:00Z">
        <w:r>
          <w:rPr>
            <w:noProof/>
          </w:rPr>
          <w:t>ROUND(&lt;value_nexp&gt;{, &lt;count_nexp&gt;{, &lt;mode_sexp&gt;}}), 55</w:t>
        </w:r>
      </w:ins>
    </w:p>
    <w:p w:rsidR="00633430" w:rsidRDefault="00633430">
      <w:pPr>
        <w:pStyle w:val="Index1"/>
        <w:tabs>
          <w:tab w:val="right" w:leader="dot" w:pos="9350"/>
        </w:tabs>
        <w:rPr>
          <w:ins w:id="5858" w:author="Sammartano, Marc (BIC USA)" w:date="2015-08-16T17:12:00Z"/>
          <w:noProof/>
        </w:rPr>
      </w:pPr>
      <w:ins w:id="5859" w:author="Sammartano, Marc (BIC USA)" w:date="2015-08-16T17:12:00Z">
        <w:r>
          <w:rPr>
            <w:noProof/>
          </w:rPr>
          <w:t>Run &lt;filename_sexp&gt; {, &lt;data_sexp&gt;}, 81</w:t>
        </w:r>
      </w:ins>
    </w:p>
    <w:p w:rsidR="00633430" w:rsidRDefault="00633430">
      <w:pPr>
        <w:pStyle w:val="Index1"/>
        <w:tabs>
          <w:tab w:val="right" w:leader="dot" w:pos="9350"/>
        </w:tabs>
        <w:rPr>
          <w:ins w:id="5860" w:author="Sammartano, Marc (BIC USA)" w:date="2015-08-16T17:12:00Z"/>
          <w:noProof/>
        </w:rPr>
      </w:pPr>
      <w:ins w:id="5861" w:author="Sammartano, Marc (BIC USA)" w:date="2015-08-16T17:12:00Z">
        <w:r>
          <w:rPr>
            <w:noProof/>
          </w:rPr>
          <w:t>Select &lt;selection_nvar&gt;, &lt; Array$[]&gt;|&lt;list_nexp&gt;, {,&lt;title_sexp&gt; {, &lt;message_sexp&gt; } } {,&lt;press_lvar&gt; }, 93</w:t>
        </w:r>
      </w:ins>
    </w:p>
    <w:p w:rsidR="00633430" w:rsidRDefault="00633430">
      <w:pPr>
        <w:pStyle w:val="Index1"/>
        <w:tabs>
          <w:tab w:val="right" w:leader="dot" w:pos="9350"/>
        </w:tabs>
        <w:rPr>
          <w:ins w:id="5862" w:author="Sammartano, Marc (BIC USA)" w:date="2015-08-16T17:12:00Z"/>
          <w:noProof/>
        </w:rPr>
      </w:pPr>
      <w:ins w:id="5863" w:author="Sammartano, Marc (BIC USA)" w:date="2015-08-16T17:12:00Z">
        <w:r>
          <w:rPr>
            <w:noProof/>
          </w:rPr>
          <w:t>Sensors.close, 173</w:t>
        </w:r>
      </w:ins>
    </w:p>
    <w:p w:rsidR="00633430" w:rsidRDefault="00633430">
      <w:pPr>
        <w:pStyle w:val="Index1"/>
        <w:tabs>
          <w:tab w:val="right" w:leader="dot" w:pos="9350"/>
        </w:tabs>
        <w:rPr>
          <w:ins w:id="5864" w:author="Sammartano, Marc (BIC USA)" w:date="2015-08-16T17:12:00Z"/>
          <w:noProof/>
        </w:rPr>
      </w:pPr>
      <w:ins w:id="5865" w:author="Sammartano, Marc (BIC USA)" w:date="2015-08-16T17:12:00Z">
        <w:r>
          <w:rPr>
            <w:noProof/>
          </w:rPr>
          <w:t>Sensors.list &lt;sensor_array$[]&gt;, 172</w:t>
        </w:r>
      </w:ins>
    </w:p>
    <w:p w:rsidR="00633430" w:rsidRDefault="00633430">
      <w:pPr>
        <w:pStyle w:val="Index1"/>
        <w:tabs>
          <w:tab w:val="right" w:leader="dot" w:pos="9350"/>
        </w:tabs>
        <w:rPr>
          <w:ins w:id="5866" w:author="Sammartano, Marc (BIC USA)" w:date="2015-08-16T17:12:00Z"/>
          <w:noProof/>
        </w:rPr>
      </w:pPr>
      <w:ins w:id="5867" w:author="Sammartano, Marc (BIC USA)" w:date="2015-08-16T17:12:00Z">
        <w:r>
          <w:rPr>
            <w:noProof/>
          </w:rPr>
          <w:t>Sensors.open &lt;type_nexp&gt;{:&lt;delay_nexp&gt;}{, &lt;type_nexp&gt;{:&lt;delay_nexp&gt;}, ...}, 173</w:t>
        </w:r>
      </w:ins>
    </w:p>
    <w:p w:rsidR="00633430" w:rsidRDefault="00633430">
      <w:pPr>
        <w:pStyle w:val="Index1"/>
        <w:tabs>
          <w:tab w:val="right" w:leader="dot" w:pos="9350"/>
        </w:tabs>
        <w:rPr>
          <w:ins w:id="5868" w:author="Sammartano, Marc (BIC USA)" w:date="2015-08-16T17:12:00Z"/>
          <w:noProof/>
        </w:rPr>
      </w:pPr>
      <w:ins w:id="5869" w:author="Sammartano, Marc (BIC USA)" w:date="2015-08-16T17:12:00Z">
        <w:r>
          <w:rPr>
            <w:noProof/>
          </w:rPr>
          <w:t>Sensors.read sensor_type, p1, p2, p3, 173</w:t>
        </w:r>
      </w:ins>
    </w:p>
    <w:p w:rsidR="00633430" w:rsidRDefault="00633430">
      <w:pPr>
        <w:pStyle w:val="Index1"/>
        <w:tabs>
          <w:tab w:val="right" w:leader="dot" w:pos="9350"/>
        </w:tabs>
        <w:rPr>
          <w:ins w:id="5870" w:author="Sammartano, Marc (BIC USA)" w:date="2015-08-16T17:12:00Z"/>
          <w:noProof/>
        </w:rPr>
      </w:pPr>
      <w:ins w:id="5871" w:author="Sammartano, Marc (BIC USA)" w:date="2015-08-16T17:12:00Z">
        <w:r>
          <w:rPr>
            <w:noProof/>
          </w:rPr>
          <w:t>SGN(&lt;nexp&gt;), 54</w:t>
        </w:r>
      </w:ins>
    </w:p>
    <w:p w:rsidR="00633430" w:rsidRDefault="00633430">
      <w:pPr>
        <w:pStyle w:val="Index1"/>
        <w:tabs>
          <w:tab w:val="right" w:leader="dot" w:pos="9350"/>
        </w:tabs>
        <w:rPr>
          <w:ins w:id="5872" w:author="Sammartano, Marc (BIC USA)" w:date="2015-08-16T17:12:00Z"/>
          <w:noProof/>
        </w:rPr>
      </w:pPr>
      <w:ins w:id="5873" w:author="Sammartano, Marc (BIC USA)" w:date="2015-08-16T17:12:00Z">
        <w:r>
          <w:rPr>
            <w:noProof/>
          </w:rPr>
          <w:t>SHIFT (&lt;value_nexp&gt;, &lt;bits_nexp&gt;), 58</w:t>
        </w:r>
      </w:ins>
    </w:p>
    <w:p w:rsidR="00633430" w:rsidRDefault="00633430">
      <w:pPr>
        <w:pStyle w:val="Index1"/>
        <w:tabs>
          <w:tab w:val="right" w:leader="dot" w:pos="9350"/>
        </w:tabs>
        <w:rPr>
          <w:ins w:id="5874" w:author="Sammartano, Marc (BIC USA)" w:date="2015-08-16T17:12:00Z"/>
          <w:noProof/>
        </w:rPr>
      </w:pPr>
      <w:ins w:id="5875" w:author="Sammartano, Marc (BIC USA)" w:date="2015-08-16T17:12:00Z">
        <w:r>
          <w:rPr>
            <w:noProof/>
          </w:rPr>
          <w:t>SIN(&lt;nexp&gt;), 57</w:t>
        </w:r>
      </w:ins>
    </w:p>
    <w:p w:rsidR="00633430" w:rsidRDefault="00633430">
      <w:pPr>
        <w:pStyle w:val="Index1"/>
        <w:tabs>
          <w:tab w:val="right" w:leader="dot" w:pos="9350"/>
        </w:tabs>
        <w:rPr>
          <w:ins w:id="5876" w:author="Sammartano, Marc (BIC USA)" w:date="2015-08-16T17:12:00Z"/>
          <w:noProof/>
        </w:rPr>
      </w:pPr>
      <w:ins w:id="5877" w:author="Sammartano, Marc (BIC USA)" w:date="2015-08-16T17:12:00Z">
        <w:r>
          <w:rPr>
            <w:noProof/>
          </w:rPr>
          <w:t>SINH(&lt;nexp&gt;), 57</w:t>
        </w:r>
      </w:ins>
    </w:p>
    <w:p w:rsidR="00633430" w:rsidRDefault="00633430">
      <w:pPr>
        <w:pStyle w:val="Index1"/>
        <w:tabs>
          <w:tab w:val="right" w:leader="dot" w:pos="9350"/>
        </w:tabs>
        <w:rPr>
          <w:ins w:id="5878" w:author="Sammartano, Marc (BIC USA)" w:date="2015-08-16T17:12:00Z"/>
          <w:noProof/>
        </w:rPr>
      </w:pPr>
      <w:ins w:id="5879" w:author="Sammartano, Marc (BIC USA)" w:date="2015-08-16T17:12:00Z">
        <w:r>
          <w:rPr>
            <w:noProof/>
          </w:rPr>
          <w:t>Sms.rcv.init, 119</w:t>
        </w:r>
      </w:ins>
    </w:p>
    <w:p w:rsidR="00633430" w:rsidRDefault="00633430">
      <w:pPr>
        <w:pStyle w:val="Index1"/>
        <w:tabs>
          <w:tab w:val="right" w:leader="dot" w:pos="9350"/>
        </w:tabs>
        <w:rPr>
          <w:ins w:id="5880" w:author="Sammartano, Marc (BIC USA)" w:date="2015-08-16T17:12:00Z"/>
          <w:noProof/>
        </w:rPr>
      </w:pPr>
      <w:ins w:id="5881" w:author="Sammartano, Marc (BIC USA)" w:date="2015-08-16T17:12:00Z">
        <w:r>
          <w:rPr>
            <w:noProof/>
          </w:rPr>
          <w:t>Sms.rcv.next &lt;svar&gt;, 119</w:t>
        </w:r>
      </w:ins>
    </w:p>
    <w:p w:rsidR="00633430" w:rsidRDefault="00633430">
      <w:pPr>
        <w:pStyle w:val="Index1"/>
        <w:tabs>
          <w:tab w:val="right" w:leader="dot" w:pos="9350"/>
        </w:tabs>
        <w:rPr>
          <w:ins w:id="5882" w:author="Sammartano, Marc (BIC USA)" w:date="2015-08-16T17:12:00Z"/>
          <w:noProof/>
        </w:rPr>
      </w:pPr>
      <w:ins w:id="5883" w:author="Sammartano, Marc (BIC USA)" w:date="2015-08-16T17:12:00Z">
        <w:r>
          <w:rPr>
            <w:noProof/>
          </w:rPr>
          <w:t>Sms.send &lt;number_sexp&gt;, &lt;message_sexp&gt;, 119</w:t>
        </w:r>
      </w:ins>
    </w:p>
    <w:p w:rsidR="00633430" w:rsidRDefault="00633430">
      <w:pPr>
        <w:pStyle w:val="Index1"/>
        <w:tabs>
          <w:tab w:val="right" w:leader="dot" w:pos="9350"/>
        </w:tabs>
        <w:rPr>
          <w:ins w:id="5884" w:author="Sammartano, Marc (BIC USA)" w:date="2015-08-16T17:12:00Z"/>
          <w:noProof/>
        </w:rPr>
      </w:pPr>
      <w:ins w:id="5885" w:author="Sammartano, Marc (BIC USA)" w:date="2015-08-16T17:12:00Z">
        <w:r>
          <w:rPr>
            <w:noProof/>
          </w:rPr>
          <w:lastRenderedPageBreak/>
          <w:t>Socket.client.close, 111</w:t>
        </w:r>
      </w:ins>
    </w:p>
    <w:p w:rsidR="00633430" w:rsidRDefault="00633430">
      <w:pPr>
        <w:pStyle w:val="Index1"/>
        <w:tabs>
          <w:tab w:val="right" w:leader="dot" w:pos="9350"/>
        </w:tabs>
        <w:rPr>
          <w:ins w:id="5886" w:author="Sammartano, Marc (BIC USA)" w:date="2015-08-16T17:12:00Z"/>
          <w:noProof/>
        </w:rPr>
      </w:pPr>
      <w:ins w:id="5887" w:author="Sammartano, Marc (BIC USA)" w:date="2015-08-16T17:12:00Z">
        <w:r>
          <w:rPr>
            <w:noProof/>
          </w:rPr>
          <w:t>Socket.client.connect &lt;server_sexp&gt;, &lt;port_nexp&gt; { , &lt;wait_lexp&gt; }, 110</w:t>
        </w:r>
      </w:ins>
    </w:p>
    <w:p w:rsidR="00633430" w:rsidRDefault="00633430">
      <w:pPr>
        <w:pStyle w:val="Index1"/>
        <w:tabs>
          <w:tab w:val="right" w:leader="dot" w:pos="9350"/>
        </w:tabs>
        <w:rPr>
          <w:ins w:id="5888" w:author="Sammartano, Marc (BIC USA)" w:date="2015-08-16T17:12:00Z"/>
          <w:noProof/>
        </w:rPr>
      </w:pPr>
      <w:ins w:id="5889" w:author="Sammartano, Marc (BIC USA)" w:date="2015-08-16T17:12:00Z">
        <w:r>
          <w:rPr>
            <w:noProof/>
          </w:rPr>
          <w:t>Socket.client.read.file &lt;file_nexp&gt;, 111</w:t>
        </w:r>
      </w:ins>
    </w:p>
    <w:p w:rsidR="00633430" w:rsidRDefault="00633430">
      <w:pPr>
        <w:pStyle w:val="Index1"/>
        <w:tabs>
          <w:tab w:val="right" w:leader="dot" w:pos="9350"/>
        </w:tabs>
        <w:rPr>
          <w:ins w:id="5890" w:author="Sammartano, Marc (BIC USA)" w:date="2015-08-16T17:12:00Z"/>
          <w:noProof/>
        </w:rPr>
      </w:pPr>
      <w:ins w:id="5891" w:author="Sammartano, Marc (BIC USA)" w:date="2015-08-16T17:12:00Z">
        <w:r>
          <w:rPr>
            <w:noProof/>
          </w:rPr>
          <w:t>Socket.client.read.line &lt;line_svar&gt;, 110</w:t>
        </w:r>
      </w:ins>
    </w:p>
    <w:p w:rsidR="00633430" w:rsidRDefault="00633430">
      <w:pPr>
        <w:pStyle w:val="Index1"/>
        <w:tabs>
          <w:tab w:val="right" w:leader="dot" w:pos="9350"/>
        </w:tabs>
        <w:rPr>
          <w:ins w:id="5892" w:author="Sammartano, Marc (BIC USA)" w:date="2015-08-16T17:12:00Z"/>
          <w:noProof/>
        </w:rPr>
      </w:pPr>
      <w:ins w:id="5893" w:author="Sammartano, Marc (BIC USA)" w:date="2015-08-16T17:12:00Z">
        <w:r>
          <w:rPr>
            <w:noProof/>
          </w:rPr>
          <w:t>Socket.client.read.ready &lt;nvar&gt;, 110</w:t>
        </w:r>
      </w:ins>
    </w:p>
    <w:p w:rsidR="00633430" w:rsidRDefault="00633430">
      <w:pPr>
        <w:pStyle w:val="Index1"/>
        <w:tabs>
          <w:tab w:val="right" w:leader="dot" w:pos="9350"/>
        </w:tabs>
        <w:rPr>
          <w:ins w:id="5894" w:author="Sammartano, Marc (BIC USA)" w:date="2015-08-16T17:12:00Z"/>
          <w:noProof/>
        </w:rPr>
      </w:pPr>
      <w:ins w:id="5895" w:author="Sammartano, Marc (BIC USA)" w:date="2015-08-16T17:12:00Z">
        <w:r>
          <w:rPr>
            <w:noProof/>
          </w:rPr>
          <w:t>Socket.client.server.ip &lt;svar&gt;, 110</w:t>
        </w:r>
      </w:ins>
    </w:p>
    <w:p w:rsidR="00633430" w:rsidRDefault="00633430">
      <w:pPr>
        <w:pStyle w:val="Index1"/>
        <w:tabs>
          <w:tab w:val="right" w:leader="dot" w:pos="9350"/>
        </w:tabs>
        <w:rPr>
          <w:ins w:id="5896" w:author="Sammartano, Marc (BIC USA)" w:date="2015-08-16T17:12:00Z"/>
          <w:noProof/>
        </w:rPr>
      </w:pPr>
      <w:ins w:id="5897" w:author="Sammartano, Marc (BIC USA)" w:date="2015-08-16T17:12:00Z">
        <w:r>
          <w:rPr>
            <w:noProof/>
          </w:rPr>
          <w:t>Socket.client.status &lt;status_nvar&gt;, 110</w:t>
        </w:r>
      </w:ins>
    </w:p>
    <w:p w:rsidR="00633430" w:rsidRDefault="00633430">
      <w:pPr>
        <w:pStyle w:val="Index1"/>
        <w:tabs>
          <w:tab w:val="right" w:leader="dot" w:pos="9350"/>
        </w:tabs>
        <w:rPr>
          <w:ins w:id="5898" w:author="Sammartano, Marc (BIC USA)" w:date="2015-08-16T17:12:00Z"/>
          <w:noProof/>
        </w:rPr>
      </w:pPr>
      <w:ins w:id="5899" w:author="Sammartano, Marc (BIC USA)" w:date="2015-08-16T17:12:00Z">
        <w:r>
          <w:rPr>
            <w:noProof/>
          </w:rPr>
          <w:t>Socket.client.write.bytes &lt;sexp&gt;, 111</w:t>
        </w:r>
      </w:ins>
    </w:p>
    <w:p w:rsidR="00633430" w:rsidRDefault="00633430">
      <w:pPr>
        <w:pStyle w:val="Index1"/>
        <w:tabs>
          <w:tab w:val="right" w:leader="dot" w:pos="9350"/>
        </w:tabs>
        <w:rPr>
          <w:ins w:id="5900" w:author="Sammartano, Marc (BIC USA)" w:date="2015-08-16T17:12:00Z"/>
          <w:noProof/>
        </w:rPr>
      </w:pPr>
      <w:ins w:id="5901" w:author="Sammartano, Marc (BIC USA)" w:date="2015-08-16T17:12:00Z">
        <w:r>
          <w:rPr>
            <w:noProof/>
          </w:rPr>
          <w:t>Socket.client.write.file &lt;file_nexp&gt;, 111</w:t>
        </w:r>
      </w:ins>
    </w:p>
    <w:p w:rsidR="00633430" w:rsidRDefault="00633430">
      <w:pPr>
        <w:pStyle w:val="Index1"/>
        <w:tabs>
          <w:tab w:val="right" w:leader="dot" w:pos="9350"/>
        </w:tabs>
        <w:rPr>
          <w:ins w:id="5902" w:author="Sammartano, Marc (BIC USA)" w:date="2015-08-16T17:12:00Z"/>
          <w:noProof/>
        </w:rPr>
      </w:pPr>
      <w:ins w:id="5903" w:author="Sammartano, Marc (BIC USA)" w:date="2015-08-16T17:12:00Z">
        <w:r>
          <w:rPr>
            <w:noProof/>
          </w:rPr>
          <w:t>Socket.client.write.line &lt;line_sexp&gt;, 111</w:t>
        </w:r>
      </w:ins>
    </w:p>
    <w:p w:rsidR="00633430" w:rsidRDefault="00633430">
      <w:pPr>
        <w:pStyle w:val="Index1"/>
        <w:tabs>
          <w:tab w:val="right" w:leader="dot" w:pos="9350"/>
        </w:tabs>
        <w:rPr>
          <w:ins w:id="5904" w:author="Sammartano, Marc (BIC USA)" w:date="2015-08-16T17:12:00Z"/>
          <w:noProof/>
        </w:rPr>
      </w:pPr>
      <w:ins w:id="5905" w:author="Sammartano, Marc (BIC USA)" w:date="2015-08-16T17:12:00Z">
        <w:r>
          <w:rPr>
            <w:noProof/>
          </w:rPr>
          <w:t>Socket.myIP &lt;svar&gt;, 111</w:t>
        </w:r>
      </w:ins>
    </w:p>
    <w:p w:rsidR="00633430" w:rsidRDefault="00633430">
      <w:pPr>
        <w:pStyle w:val="Index1"/>
        <w:tabs>
          <w:tab w:val="right" w:leader="dot" w:pos="9350"/>
        </w:tabs>
        <w:rPr>
          <w:ins w:id="5906" w:author="Sammartano, Marc (BIC USA)" w:date="2015-08-16T17:12:00Z"/>
          <w:noProof/>
        </w:rPr>
      </w:pPr>
      <w:ins w:id="5907" w:author="Sammartano, Marc (BIC USA)" w:date="2015-08-16T17:12:00Z">
        <w:r>
          <w:rPr>
            <w:noProof/>
          </w:rPr>
          <w:t>Socket.server.client.ip &lt;nvar&gt;, 113</w:t>
        </w:r>
      </w:ins>
    </w:p>
    <w:p w:rsidR="00633430" w:rsidRDefault="00633430">
      <w:pPr>
        <w:pStyle w:val="Index1"/>
        <w:tabs>
          <w:tab w:val="right" w:leader="dot" w:pos="9350"/>
        </w:tabs>
        <w:rPr>
          <w:ins w:id="5908" w:author="Sammartano, Marc (BIC USA)" w:date="2015-08-16T17:12:00Z"/>
          <w:noProof/>
        </w:rPr>
      </w:pPr>
      <w:ins w:id="5909" w:author="Sammartano, Marc (BIC USA)" w:date="2015-08-16T17:12:00Z">
        <w:r>
          <w:rPr>
            <w:noProof/>
          </w:rPr>
          <w:t>Socket.server.close, 113</w:t>
        </w:r>
      </w:ins>
    </w:p>
    <w:p w:rsidR="00633430" w:rsidRDefault="00633430">
      <w:pPr>
        <w:pStyle w:val="Index1"/>
        <w:tabs>
          <w:tab w:val="right" w:leader="dot" w:pos="9350"/>
        </w:tabs>
        <w:rPr>
          <w:ins w:id="5910" w:author="Sammartano, Marc (BIC USA)" w:date="2015-08-16T17:12:00Z"/>
          <w:noProof/>
        </w:rPr>
      </w:pPr>
      <w:ins w:id="5911" w:author="Sammartano, Marc (BIC USA)" w:date="2015-08-16T17:12:00Z">
        <w:r>
          <w:rPr>
            <w:noProof/>
          </w:rPr>
          <w:t>Socket.server.connect {&lt;wait_lexp&gt;}, 112</w:t>
        </w:r>
      </w:ins>
    </w:p>
    <w:p w:rsidR="00633430" w:rsidRDefault="00633430">
      <w:pPr>
        <w:pStyle w:val="Index1"/>
        <w:tabs>
          <w:tab w:val="right" w:leader="dot" w:pos="9350"/>
        </w:tabs>
        <w:rPr>
          <w:ins w:id="5912" w:author="Sammartano, Marc (BIC USA)" w:date="2015-08-16T17:12:00Z"/>
          <w:noProof/>
        </w:rPr>
      </w:pPr>
      <w:ins w:id="5913" w:author="Sammartano, Marc (BIC USA)" w:date="2015-08-16T17:12:00Z">
        <w:r>
          <w:rPr>
            <w:noProof/>
          </w:rPr>
          <w:t>Socket.server.create &lt;port_nexp&gt;, 111</w:t>
        </w:r>
      </w:ins>
    </w:p>
    <w:p w:rsidR="00633430" w:rsidRDefault="00633430">
      <w:pPr>
        <w:pStyle w:val="Index1"/>
        <w:tabs>
          <w:tab w:val="right" w:leader="dot" w:pos="9350"/>
        </w:tabs>
        <w:rPr>
          <w:ins w:id="5914" w:author="Sammartano, Marc (BIC USA)" w:date="2015-08-16T17:12:00Z"/>
          <w:noProof/>
        </w:rPr>
      </w:pPr>
      <w:ins w:id="5915" w:author="Sammartano, Marc (BIC USA)" w:date="2015-08-16T17:12:00Z">
        <w:r>
          <w:rPr>
            <w:noProof/>
          </w:rPr>
          <w:t>Socket.server.disconnect, 113</w:t>
        </w:r>
      </w:ins>
    </w:p>
    <w:p w:rsidR="00633430" w:rsidRDefault="00633430">
      <w:pPr>
        <w:pStyle w:val="Index1"/>
        <w:tabs>
          <w:tab w:val="right" w:leader="dot" w:pos="9350"/>
        </w:tabs>
        <w:rPr>
          <w:ins w:id="5916" w:author="Sammartano, Marc (BIC USA)" w:date="2015-08-16T17:12:00Z"/>
          <w:noProof/>
        </w:rPr>
      </w:pPr>
      <w:ins w:id="5917" w:author="Sammartano, Marc (BIC USA)" w:date="2015-08-16T17:12:00Z">
        <w:r>
          <w:rPr>
            <w:noProof/>
          </w:rPr>
          <w:t>Socket.server.read.file &lt;file_nexp&gt;, 113</w:t>
        </w:r>
      </w:ins>
    </w:p>
    <w:p w:rsidR="00633430" w:rsidRDefault="00633430">
      <w:pPr>
        <w:pStyle w:val="Index1"/>
        <w:tabs>
          <w:tab w:val="right" w:leader="dot" w:pos="9350"/>
        </w:tabs>
        <w:rPr>
          <w:ins w:id="5918" w:author="Sammartano, Marc (BIC USA)" w:date="2015-08-16T17:12:00Z"/>
          <w:noProof/>
        </w:rPr>
      </w:pPr>
      <w:ins w:id="5919" w:author="Sammartano, Marc (BIC USA)" w:date="2015-08-16T17:12:00Z">
        <w:r>
          <w:rPr>
            <w:noProof/>
          </w:rPr>
          <w:t>Socket.server.read.line &lt;svar&gt;, 112</w:t>
        </w:r>
      </w:ins>
    </w:p>
    <w:p w:rsidR="00633430" w:rsidRDefault="00633430">
      <w:pPr>
        <w:pStyle w:val="Index1"/>
        <w:tabs>
          <w:tab w:val="right" w:leader="dot" w:pos="9350"/>
        </w:tabs>
        <w:rPr>
          <w:ins w:id="5920" w:author="Sammartano, Marc (BIC USA)" w:date="2015-08-16T17:12:00Z"/>
          <w:noProof/>
        </w:rPr>
      </w:pPr>
      <w:ins w:id="5921" w:author="Sammartano, Marc (BIC USA)" w:date="2015-08-16T17:12:00Z">
        <w:r>
          <w:rPr>
            <w:noProof/>
          </w:rPr>
          <w:t>Socket.server.read.ready &lt;nvar&gt;, 112</w:t>
        </w:r>
      </w:ins>
    </w:p>
    <w:p w:rsidR="00633430" w:rsidRDefault="00633430">
      <w:pPr>
        <w:pStyle w:val="Index1"/>
        <w:tabs>
          <w:tab w:val="right" w:leader="dot" w:pos="9350"/>
        </w:tabs>
        <w:rPr>
          <w:ins w:id="5922" w:author="Sammartano, Marc (BIC USA)" w:date="2015-08-16T17:12:00Z"/>
          <w:noProof/>
        </w:rPr>
      </w:pPr>
      <w:ins w:id="5923" w:author="Sammartano, Marc (BIC USA)" w:date="2015-08-16T17:12:00Z">
        <w:r>
          <w:rPr>
            <w:noProof/>
          </w:rPr>
          <w:t>Socket.server.status &lt;status_nvar&gt;, 112</w:t>
        </w:r>
      </w:ins>
    </w:p>
    <w:p w:rsidR="00633430" w:rsidRDefault="00633430">
      <w:pPr>
        <w:pStyle w:val="Index1"/>
        <w:tabs>
          <w:tab w:val="right" w:leader="dot" w:pos="9350"/>
        </w:tabs>
        <w:rPr>
          <w:ins w:id="5924" w:author="Sammartano, Marc (BIC USA)" w:date="2015-08-16T17:12:00Z"/>
          <w:noProof/>
        </w:rPr>
      </w:pPr>
      <w:ins w:id="5925" w:author="Sammartano, Marc (BIC USA)" w:date="2015-08-16T17:12:00Z">
        <w:r>
          <w:rPr>
            <w:noProof/>
          </w:rPr>
          <w:t>Socket.server.write.bytes &lt;sexp&gt;, 112</w:t>
        </w:r>
      </w:ins>
    </w:p>
    <w:p w:rsidR="00633430" w:rsidRDefault="00633430">
      <w:pPr>
        <w:pStyle w:val="Index1"/>
        <w:tabs>
          <w:tab w:val="right" w:leader="dot" w:pos="9350"/>
        </w:tabs>
        <w:rPr>
          <w:ins w:id="5926" w:author="Sammartano, Marc (BIC USA)" w:date="2015-08-16T17:12:00Z"/>
          <w:noProof/>
        </w:rPr>
      </w:pPr>
      <w:ins w:id="5927" w:author="Sammartano, Marc (BIC USA)" w:date="2015-08-16T17:12:00Z">
        <w:r>
          <w:rPr>
            <w:noProof/>
          </w:rPr>
          <w:t>Socket.server.write.file &lt;file_nexp&gt;, 113</w:t>
        </w:r>
      </w:ins>
    </w:p>
    <w:p w:rsidR="00633430" w:rsidRDefault="00633430">
      <w:pPr>
        <w:pStyle w:val="Index1"/>
        <w:tabs>
          <w:tab w:val="right" w:leader="dot" w:pos="9350"/>
        </w:tabs>
        <w:rPr>
          <w:ins w:id="5928" w:author="Sammartano, Marc (BIC USA)" w:date="2015-08-16T17:12:00Z"/>
          <w:noProof/>
        </w:rPr>
      </w:pPr>
      <w:ins w:id="5929" w:author="Sammartano, Marc (BIC USA)" w:date="2015-08-16T17:12:00Z">
        <w:r>
          <w:rPr>
            <w:noProof/>
          </w:rPr>
          <w:t>Socket.server.write.line &lt;line_sexp&gt;, 112</w:t>
        </w:r>
      </w:ins>
    </w:p>
    <w:p w:rsidR="00633430" w:rsidRDefault="00633430">
      <w:pPr>
        <w:pStyle w:val="Index1"/>
        <w:tabs>
          <w:tab w:val="right" w:leader="dot" w:pos="9350"/>
        </w:tabs>
        <w:rPr>
          <w:ins w:id="5930" w:author="Sammartano, Marc (BIC USA)" w:date="2015-08-16T17:12:00Z"/>
          <w:noProof/>
        </w:rPr>
      </w:pPr>
      <w:ins w:id="5931" w:author="Sammartano, Marc (BIC USA)" w:date="2015-08-16T17:12:00Z">
        <w:r>
          <w:rPr>
            <w:noProof/>
          </w:rPr>
          <w:t>Soundpool.load &lt;soundID_nvar&gt;, &lt;file_path_sexp&gt;, 165</w:t>
        </w:r>
      </w:ins>
    </w:p>
    <w:p w:rsidR="00633430" w:rsidRDefault="00633430">
      <w:pPr>
        <w:pStyle w:val="Index1"/>
        <w:tabs>
          <w:tab w:val="right" w:leader="dot" w:pos="9350"/>
        </w:tabs>
        <w:rPr>
          <w:ins w:id="5932" w:author="Sammartano, Marc (BIC USA)" w:date="2015-08-16T17:12:00Z"/>
          <w:noProof/>
        </w:rPr>
      </w:pPr>
      <w:ins w:id="5933" w:author="Sammartano, Marc (BIC USA)" w:date="2015-08-16T17:12:00Z">
        <w:r>
          <w:rPr>
            <w:noProof/>
          </w:rPr>
          <w:t>Soundpool.open &lt;MaxStreams_nexp&gt;, 165</w:t>
        </w:r>
      </w:ins>
    </w:p>
    <w:p w:rsidR="00633430" w:rsidRDefault="00633430">
      <w:pPr>
        <w:pStyle w:val="Index1"/>
        <w:tabs>
          <w:tab w:val="right" w:leader="dot" w:pos="9350"/>
        </w:tabs>
        <w:rPr>
          <w:ins w:id="5934" w:author="Sammartano, Marc (BIC USA)" w:date="2015-08-16T17:12:00Z"/>
          <w:noProof/>
        </w:rPr>
      </w:pPr>
      <w:ins w:id="5935" w:author="Sammartano, Marc (BIC USA)" w:date="2015-08-16T17:12:00Z">
        <w:r>
          <w:rPr>
            <w:noProof/>
          </w:rPr>
          <w:t>Soundpool.pause &lt;streamID_nexp&gt;, 166</w:t>
        </w:r>
      </w:ins>
    </w:p>
    <w:p w:rsidR="00633430" w:rsidRDefault="00633430">
      <w:pPr>
        <w:pStyle w:val="Index1"/>
        <w:tabs>
          <w:tab w:val="right" w:leader="dot" w:pos="9350"/>
        </w:tabs>
        <w:rPr>
          <w:ins w:id="5936" w:author="Sammartano, Marc (BIC USA)" w:date="2015-08-16T17:12:00Z"/>
          <w:noProof/>
        </w:rPr>
      </w:pPr>
      <w:ins w:id="5937" w:author="Sammartano, Marc (BIC USA)" w:date="2015-08-16T17:12:00Z">
        <w:r>
          <w:rPr>
            <w:noProof/>
          </w:rPr>
          <w:t>Soundpool.play &lt;streamID_nvar&gt;, &lt;soundID_nexp&gt;, &lt;rightVolume_nexp&gt;, &lt;leftVolume_nexp&gt;, &lt;priority_nexp&gt;, &lt;loop_nexp&gt;, &lt;rate_nexp&gt;, 165</w:t>
        </w:r>
      </w:ins>
    </w:p>
    <w:p w:rsidR="00633430" w:rsidRDefault="00633430">
      <w:pPr>
        <w:pStyle w:val="Index1"/>
        <w:tabs>
          <w:tab w:val="right" w:leader="dot" w:pos="9350"/>
        </w:tabs>
        <w:rPr>
          <w:ins w:id="5938" w:author="Sammartano, Marc (BIC USA)" w:date="2015-08-16T17:12:00Z"/>
          <w:noProof/>
        </w:rPr>
      </w:pPr>
      <w:ins w:id="5939" w:author="Sammartano, Marc (BIC USA)" w:date="2015-08-16T17:12:00Z">
        <w:r>
          <w:rPr>
            <w:noProof/>
          </w:rPr>
          <w:t>Soundpool.release, 166</w:t>
        </w:r>
      </w:ins>
    </w:p>
    <w:p w:rsidR="00633430" w:rsidRDefault="00633430">
      <w:pPr>
        <w:pStyle w:val="Index1"/>
        <w:tabs>
          <w:tab w:val="right" w:leader="dot" w:pos="9350"/>
        </w:tabs>
        <w:rPr>
          <w:ins w:id="5940" w:author="Sammartano, Marc (BIC USA)" w:date="2015-08-16T17:12:00Z"/>
          <w:noProof/>
        </w:rPr>
      </w:pPr>
      <w:ins w:id="5941" w:author="Sammartano, Marc (BIC USA)" w:date="2015-08-16T17:12:00Z">
        <w:r>
          <w:rPr>
            <w:noProof/>
          </w:rPr>
          <w:t>Soundpool.resume &lt;streamID_nexp&gt;, 166</w:t>
        </w:r>
      </w:ins>
    </w:p>
    <w:p w:rsidR="00633430" w:rsidRDefault="00633430">
      <w:pPr>
        <w:pStyle w:val="Index1"/>
        <w:tabs>
          <w:tab w:val="right" w:leader="dot" w:pos="9350"/>
        </w:tabs>
        <w:rPr>
          <w:ins w:id="5942" w:author="Sammartano, Marc (BIC USA)" w:date="2015-08-16T17:12:00Z"/>
          <w:noProof/>
        </w:rPr>
      </w:pPr>
      <w:ins w:id="5943" w:author="Sammartano, Marc (BIC USA)" w:date="2015-08-16T17:12:00Z">
        <w:r>
          <w:rPr>
            <w:noProof/>
          </w:rPr>
          <w:t>Soundpool.setpriority &lt;streamID_nexp&gt;, &lt;priority_nexp&gt;, 166</w:t>
        </w:r>
      </w:ins>
    </w:p>
    <w:p w:rsidR="00633430" w:rsidRDefault="00633430">
      <w:pPr>
        <w:pStyle w:val="Index1"/>
        <w:tabs>
          <w:tab w:val="right" w:leader="dot" w:pos="9350"/>
        </w:tabs>
        <w:rPr>
          <w:ins w:id="5944" w:author="Sammartano, Marc (BIC USA)" w:date="2015-08-16T17:12:00Z"/>
          <w:noProof/>
        </w:rPr>
      </w:pPr>
      <w:ins w:id="5945" w:author="Sammartano, Marc (BIC USA)" w:date="2015-08-16T17:12:00Z">
        <w:r>
          <w:rPr>
            <w:noProof/>
          </w:rPr>
          <w:t>Soundpool.setrate &lt;streamID_nexp&gt;, &lt;rate_nexp&gt;, 166</w:t>
        </w:r>
      </w:ins>
    </w:p>
    <w:p w:rsidR="00633430" w:rsidRDefault="00633430">
      <w:pPr>
        <w:pStyle w:val="Index1"/>
        <w:tabs>
          <w:tab w:val="right" w:leader="dot" w:pos="9350"/>
        </w:tabs>
        <w:rPr>
          <w:ins w:id="5946" w:author="Sammartano, Marc (BIC USA)" w:date="2015-08-16T17:12:00Z"/>
          <w:noProof/>
        </w:rPr>
      </w:pPr>
      <w:ins w:id="5947" w:author="Sammartano, Marc (BIC USA)" w:date="2015-08-16T17:12:00Z">
        <w:r>
          <w:rPr>
            <w:noProof/>
          </w:rPr>
          <w:t>Soundpool.setvolume &lt;streamID_nexp&gt;, &lt;leftVolume_nexp&gt;, &lt;rightVolume_nexp&gt;, 166</w:t>
        </w:r>
      </w:ins>
    </w:p>
    <w:p w:rsidR="00633430" w:rsidRDefault="00633430">
      <w:pPr>
        <w:pStyle w:val="Index1"/>
        <w:tabs>
          <w:tab w:val="right" w:leader="dot" w:pos="9350"/>
        </w:tabs>
        <w:rPr>
          <w:ins w:id="5948" w:author="Sammartano, Marc (BIC USA)" w:date="2015-08-16T17:12:00Z"/>
          <w:noProof/>
        </w:rPr>
      </w:pPr>
      <w:ins w:id="5949" w:author="Sammartano, Marc (BIC USA)" w:date="2015-08-16T17:12:00Z">
        <w:r>
          <w:rPr>
            <w:noProof/>
          </w:rPr>
          <w:t>Soundpool.stop &lt;streamID_nexp&gt;, 166</w:t>
        </w:r>
      </w:ins>
    </w:p>
    <w:p w:rsidR="00633430" w:rsidRDefault="00633430">
      <w:pPr>
        <w:pStyle w:val="Index1"/>
        <w:tabs>
          <w:tab w:val="right" w:leader="dot" w:pos="9350"/>
        </w:tabs>
        <w:rPr>
          <w:ins w:id="5950" w:author="Sammartano, Marc (BIC USA)" w:date="2015-08-16T17:12:00Z"/>
          <w:noProof/>
        </w:rPr>
      </w:pPr>
      <w:ins w:id="5951" w:author="Sammartano, Marc (BIC USA)" w:date="2015-08-16T17:12:00Z">
        <w:r>
          <w:rPr>
            <w:noProof/>
          </w:rPr>
          <w:t>Soundpool.unload &lt;soundID_nexp&gt;, 165</w:t>
        </w:r>
      </w:ins>
    </w:p>
    <w:p w:rsidR="00633430" w:rsidRDefault="00633430">
      <w:pPr>
        <w:pStyle w:val="Index1"/>
        <w:tabs>
          <w:tab w:val="right" w:leader="dot" w:pos="9350"/>
        </w:tabs>
        <w:rPr>
          <w:ins w:id="5952" w:author="Sammartano, Marc (BIC USA)" w:date="2015-08-16T17:12:00Z"/>
          <w:noProof/>
        </w:rPr>
      </w:pPr>
      <w:ins w:id="5953" w:author="Sammartano, Marc (BIC USA)" w:date="2015-08-16T17:12:00Z">
        <w:r>
          <w:rPr>
            <w:noProof/>
          </w:rPr>
          <w:t>Split &lt;result_array$[]&gt;, &lt;sexp&gt; {, &lt;test_sexp&gt;}, 124</w:t>
        </w:r>
      </w:ins>
    </w:p>
    <w:p w:rsidR="00633430" w:rsidRDefault="00633430">
      <w:pPr>
        <w:pStyle w:val="Index1"/>
        <w:tabs>
          <w:tab w:val="right" w:leader="dot" w:pos="9350"/>
        </w:tabs>
        <w:rPr>
          <w:ins w:id="5954" w:author="Sammartano, Marc (BIC USA)" w:date="2015-08-16T17:12:00Z"/>
          <w:noProof/>
        </w:rPr>
      </w:pPr>
      <w:ins w:id="5955" w:author="Sammartano, Marc (BIC USA)" w:date="2015-08-16T17:12:00Z">
        <w:r>
          <w:rPr>
            <w:noProof/>
          </w:rPr>
          <w:t>Split.all &lt;result_array$[]&gt;, &lt;sexp&gt; {, &lt;test_sexp&gt;}, 124</w:t>
        </w:r>
      </w:ins>
    </w:p>
    <w:p w:rsidR="00633430" w:rsidRDefault="00633430">
      <w:pPr>
        <w:pStyle w:val="Index1"/>
        <w:tabs>
          <w:tab w:val="right" w:leader="dot" w:pos="9350"/>
        </w:tabs>
        <w:rPr>
          <w:ins w:id="5956" w:author="Sammartano, Marc (BIC USA)" w:date="2015-08-16T17:12:00Z"/>
          <w:noProof/>
        </w:rPr>
      </w:pPr>
      <w:ins w:id="5957" w:author="Sammartano, Marc (BIC USA)" w:date="2015-08-16T17:12:00Z">
        <w:r>
          <w:rPr>
            <w:noProof/>
          </w:rPr>
          <w:t>Sql.close &lt;DB_pointer_nvar&gt;, 134</w:t>
        </w:r>
      </w:ins>
    </w:p>
    <w:p w:rsidR="00633430" w:rsidRDefault="00633430">
      <w:pPr>
        <w:pStyle w:val="Index1"/>
        <w:tabs>
          <w:tab w:val="right" w:leader="dot" w:pos="9350"/>
        </w:tabs>
        <w:rPr>
          <w:ins w:id="5958" w:author="Sammartano, Marc (BIC USA)" w:date="2015-08-16T17:12:00Z"/>
          <w:noProof/>
        </w:rPr>
      </w:pPr>
      <w:ins w:id="5959" w:author="Sammartano, Marc (BIC USA)" w:date="2015-08-16T17:12:00Z">
        <w:r>
          <w:rPr>
            <w:noProof/>
          </w:rPr>
          <w:t>Sql.delete &lt;DB_pointer_nvar&gt;, &lt;table_name_sexp&gt;{,&lt;where_sexp&gt;{,&lt;count_nvar&gt;} }, 136</w:t>
        </w:r>
      </w:ins>
    </w:p>
    <w:p w:rsidR="00633430" w:rsidRDefault="00633430">
      <w:pPr>
        <w:pStyle w:val="Index1"/>
        <w:tabs>
          <w:tab w:val="right" w:leader="dot" w:pos="9350"/>
        </w:tabs>
        <w:rPr>
          <w:ins w:id="5960" w:author="Sammartano, Marc (BIC USA)" w:date="2015-08-16T17:12:00Z"/>
          <w:noProof/>
        </w:rPr>
      </w:pPr>
      <w:ins w:id="5961" w:author="Sammartano, Marc (BIC USA)" w:date="2015-08-16T17:12:00Z">
        <w:r>
          <w:rPr>
            <w:noProof/>
          </w:rPr>
          <w:t>Sql.drop_table &lt;DB_pointer_nvar&gt;, &lt;table_name_sexp&gt;, 134</w:t>
        </w:r>
      </w:ins>
    </w:p>
    <w:p w:rsidR="00633430" w:rsidRDefault="00633430">
      <w:pPr>
        <w:pStyle w:val="Index1"/>
        <w:tabs>
          <w:tab w:val="right" w:leader="dot" w:pos="9350"/>
        </w:tabs>
        <w:rPr>
          <w:ins w:id="5962" w:author="Sammartano, Marc (BIC USA)" w:date="2015-08-16T17:12:00Z"/>
          <w:noProof/>
        </w:rPr>
      </w:pPr>
      <w:ins w:id="5963" w:author="Sammartano, Marc (BIC USA)" w:date="2015-08-16T17:12:00Z">
        <w:r>
          <w:rPr>
            <w:noProof/>
          </w:rPr>
          <w:t>Sql.exec &lt;DB_pointer_nvar&gt;, &lt;command_sexp&gt;, 136</w:t>
        </w:r>
      </w:ins>
    </w:p>
    <w:p w:rsidR="00633430" w:rsidRDefault="00633430">
      <w:pPr>
        <w:pStyle w:val="Index1"/>
        <w:tabs>
          <w:tab w:val="right" w:leader="dot" w:pos="9350"/>
        </w:tabs>
        <w:rPr>
          <w:ins w:id="5964" w:author="Sammartano, Marc (BIC USA)" w:date="2015-08-16T17:12:00Z"/>
          <w:noProof/>
        </w:rPr>
      </w:pPr>
      <w:ins w:id="5965" w:author="Sammartano, Marc (BIC USA)" w:date="2015-08-16T17:12:00Z">
        <w:r>
          <w:rPr>
            <w:noProof/>
          </w:rPr>
          <w:t>Sql.insert &lt;DB_pointer_nvar&gt;, &lt;table_name_sexp&gt;, C1$, V1$, C2$, V2$, ...,CN$, VN$, 134</w:t>
        </w:r>
      </w:ins>
    </w:p>
    <w:p w:rsidR="00633430" w:rsidRDefault="00633430">
      <w:pPr>
        <w:pStyle w:val="Index1"/>
        <w:tabs>
          <w:tab w:val="right" w:leader="dot" w:pos="9350"/>
        </w:tabs>
        <w:rPr>
          <w:ins w:id="5966" w:author="Sammartano, Marc (BIC USA)" w:date="2015-08-16T17:12:00Z"/>
          <w:noProof/>
        </w:rPr>
      </w:pPr>
      <w:ins w:id="5967" w:author="Sammartano, Marc (BIC USA)" w:date="2015-08-16T17:12:00Z">
        <w:r>
          <w:rPr>
            <w:noProof/>
          </w:rPr>
          <w:t>Sql.new_table &lt;DB_pointer_nvar&gt;, &lt;table_name_sexp&gt;, C1$, C2$, ...,CN$, 134</w:t>
        </w:r>
      </w:ins>
    </w:p>
    <w:p w:rsidR="00633430" w:rsidRDefault="00633430">
      <w:pPr>
        <w:pStyle w:val="Index1"/>
        <w:tabs>
          <w:tab w:val="right" w:leader="dot" w:pos="9350"/>
        </w:tabs>
        <w:rPr>
          <w:ins w:id="5968" w:author="Sammartano, Marc (BIC USA)" w:date="2015-08-16T17:12:00Z"/>
          <w:noProof/>
        </w:rPr>
      </w:pPr>
      <w:ins w:id="5969" w:author="Sammartano, Marc (BIC USA)" w:date="2015-08-16T17:12:00Z">
        <w:r>
          <w:rPr>
            <w:noProof/>
          </w:rPr>
          <w:t>Sql.next &lt;done_lvar&gt;, &lt;cursor_nvar&gt;, C1V$, C2V$, .., CNV$, 136</w:t>
        </w:r>
      </w:ins>
    </w:p>
    <w:p w:rsidR="00633430" w:rsidRDefault="00633430">
      <w:pPr>
        <w:pStyle w:val="Index1"/>
        <w:tabs>
          <w:tab w:val="right" w:leader="dot" w:pos="9350"/>
        </w:tabs>
        <w:rPr>
          <w:ins w:id="5970" w:author="Sammartano, Marc (BIC USA)" w:date="2015-08-16T17:12:00Z"/>
          <w:noProof/>
        </w:rPr>
      </w:pPr>
      <w:ins w:id="5971" w:author="Sammartano, Marc (BIC USA)" w:date="2015-08-16T17:12:00Z">
        <w:r>
          <w:rPr>
            <w:noProof/>
          </w:rPr>
          <w:t>Sql.open &lt;DB_pointer_nvar&gt;, &lt;DB_name_sexp&gt;, 134</w:t>
        </w:r>
      </w:ins>
    </w:p>
    <w:p w:rsidR="00633430" w:rsidRDefault="00633430">
      <w:pPr>
        <w:pStyle w:val="Index1"/>
        <w:tabs>
          <w:tab w:val="right" w:leader="dot" w:pos="9350"/>
        </w:tabs>
        <w:rPr>
          <w:ins w:id="5972" w:author="Sammartano, Marc (BIC USA)" w:date="2015-08-16T17:12:00Z"/>
          <w:noProof/>
        </w:rPr>
      </w:pPr>
      <w:ins w:id="5973" w:author="Sammartano, Marc (BIC USA)" w:date="2015-08-16T17:12:00Z">
        <w:r>
          <w:rPr>
            <w:noProof/>
          </w:rPr>
          <w:t>Sql.query &lt;cursor_nvar&gt;, &lt;DB_pointer_nvar&gt;, &lt;table_name_sexp&gt;, &lt;columns_sexp&gt; {, &lt;where_sexp&gt; {, &lt;order_sexp&gt;} } }, 135</w:t>
        </w:r>
      </w:ins>
    </w:p>
    <w:p w:rsidR="00633430" w:rsidRDefault="00633430">
      <w:pPr>
        <w:pStyle w:val="Index1"/>
        <w:tabs>
          <w:tab w:val="right" w:leader="dot" w:pos="9350"/>
        </w:tabs>
        <w:rPr>
          <w:ins w:id="5974" w:author="Sammartano, Marc (BIC USA)" w:date="2015-08-16T17:12:00Z"/>
          <w:noProof/>
        </w:rPr>
      </w:pPr>
      <w:ins w:id="5975" w:author="Sammartano, Marc (BIC USA)" w:date="2015-08-16T17:12:00Z">
        <w:r>
          <w:rPr>
            <w:noProof/>
          </w:rPr>
          <w:t>Sql.query.length &lt;length_nvar&gt;, &lt;cursor_nvar&gt;, 135</w:t>
        </w:r>
      </w:ins>
    </w:p>
    <w:p w:rsidR="00633430" w:rsidRDefault="00633430">
      <w:pPr>
        <w:pStyle w:val="Index1"/>
        <w:tabs>
          <w:tab w:val="right" w:leader="dot" w:pos="9350"/>
        </w:tabs>
        <w:rPr>
          <w:ins w:id="5976" w:author="Sammartano, Marc (BIC USA)" w:date="2015-08-16T17:12:00Z"/>
          <w:noProof/>
        </w:rPr>
      </w:pPr>
      <w:ins w:id="5977" w:author="Sammartano, Marc (BIC USA)" w:date="2015-08-16T17:12:00Z">
        <w:r>
          <w:rPr>
            <w:noProof/>
          </w:rPr>
          <w:lastRenderedPageBreak/>
          <w:t>Sql.query.position &lt;position_nvar&gt;, &lt;cursor_nvar&gt;, 135</w:t>
        </w:r>
      </w:ins>
    </w:p>
    <w:p w:rsidR="00633430" w:rsidRDefault="00633430">
      <w:pPr>
        <w:pStyle w:val="Index1"/>
        <w:tabs>
          <w:tab w:val="right" w:leader="dot" w:pos="9350"/>
        </w:tabs>
        <w:rPr>
          <w:ins w:id="5978" w:author="Sammartano, Marc (BIC USA)" w:date="2015-08-16T17:12:00Z"/>
          <w:noProof/>
        </w:rPr>
      </w:pPr>
      <w:ins w:id="5979" w:author="Sammartano, Marc (BIC USA)" w:date="2015-08-16T17:12:00Z">
        <w:r>
          <w:rPr>
            <w:noProof/>
          </w:rPr>
          <w:t>Sql.raw_query &lt;cursor_nvar&gt;, &lt;DB_pointer_nvar&gt;, &lt;query_sexp&gt;, 136</w:t>
        </w:r>
      </w:ins>
    </w:p>
    <w:p w:rsidR="00633430" w:rsidRDefault="00633430">
      <w:pPr>
        <w:pStyle w:val="Index1"/>
        <w:tabs>
          <w:tab w:val="right" w:leader="dot" w:pos="9350"/>
        </w:tabs>
        <w:rPr>
          <w:ins w:id="5980" w:author="Sammartano, Marc (BIC USA)" w:date="2015-08-16T17:12:00Z"/>
          <w:noProof/>
        </w:rPr>
      </w:pPr>
      <w:ins w:id="5981" w:author="Sammartano, Marc (BIC USA)" w:date="2015-08-16T17:12:00Z">
        <w:r>
          <w:rPr>
            <w:noProof/>
          </w:rPr>
          <w:t>Sql.update &lt;DB_pointer_nvar&gt;, &lt;table_name_sexp&gt;, C1$, V1$, C2$, V2$,...,CN$, VN${: &lt;where_sexp&gt;, 136</w:t>
        </w:r>
      </w:ins>
    </w:p>
    <w:p w:rsidR="00633430" w:rsidRDefault="00633430">
      <w:pPr>
        <w:pStyle w:val="Index1"/>
        <w:tabs>
          <w:tab w:val="right" w:leader="dot" w:pos="9350"/>
        </w:tabs>
        <w:rPr>
          <w:ins w:id="5982" w:author="Sammartano, Marc (BIC USA)" w:date="2015-08-16T17:12:00Z"/>
          <w:noProof/>
        </w:rPr>
      </w:pPr>
      <w:ins w:id="5983" w:author="Sammartano, Marc (BIC USA)" w:date="2015-08-16T17:12:00Z">
        <w:r>
          <w:rPr>
            <w:noProof/>
          </w:rPr>
          <w:t>SQR(&lt;nexp&gt;), 56</w:t>
        </w:r>
      </w:ins>
    </w:p>
    <w:p w:rsidR="00633430" w:rsidRDefault="00633430">
      <w:pPr>
        <w:pStyle w:val="Index1"/>
        <w:tabs>
          <w:tab w:val="right" w:leader="dot" w:pos="9350"/>
        </w:tabs>
        <w:rPr>
          <w:ins w:id="5984" w:author="Sammartano, Marc (BIC USA)" w:date="2015-08-16T17:12:00Z"/>
          <w:noProof/>
        </w:rPr>
      </w:pPr>
      <w:ins w:id="5985" w:author="Sammartano, Marc (BIC USA)" w:date="2015-08-16T17:12:00Z">
        <w:r>
          <w:rPr>
            <w:noProof/>
          </w:rPr>
          <w:t>Stack.clear &lt;ptr_nexp&gt;, 49</w:t>
        </w:r>
      </w:ins>
    </w:p>
    <w:p w:rsidR="00633430" w:rsidRDefault="00633430">
      <w:pPr>
        <w:pStyle w:val="Index1"/>
        <w:tabs>
          <w:tab w:val="right" w:leader="dot" w:pos="9350"/>
        </w:tabs>
        <w:rPr>
          <w:ins w:id="5986" w:author="Sammartano, Marc (BIC USA)" w:date="2015-08-16T17:12:00Z"/>
          <w:noProof/>
        </w:rPr>
      </w:pPr>
      <w:ins w:id="5987" w:author="Sammartano, Marc (BIC USA)" w:date="2015-08-16T17:12:00Z">
        <w:r>
          <w:rPr>
            <w:noProof/>
          </w:rPr>
          <w:t>Stack.create N|S, &lt;ptr_nvar&gt;, 48</w:t>
        </w:r>
      </w:ins>
    </w:p>
    <w:p w:rsidR="00633430" w:rsidRDefault="00633430">
      <w:pPr>
        <w:pStyle w:val="Index1"/>
        <w:tabs>
          <w:tab w:val="right" w:leader="dot" w:pos="9350"/>
        </w:tabs>
        <w:rPr>
          <w:ins w:id="5988" w:author="Sammartano, Marc (BIC USA)" w:date="2015-08-16T17:12:00Z"/>
          <w:noProof/>
        </w:rPr>
      </w:pPr>
      <w:ins w:id="5989" w:author="Sammartano, Marc (BIC USA)" w:date="2015-08-16T17:12:00Z">
        <w:r>
          <w:rPr>
            <w:noProof/>
          </w:rPr>
          <w:t>Stack.isEmpty &lt;ptr_nexp&gt;, &lt;nvar&gt;, 49</w:t>
        </w:r>
      </w:ins>
    </w:p>
    <w:p w:rsidR="00633430" w:rsidRDefault="00633430">
      <w:pPr>
        <w:pStyle w:val="Index1"/>
        <w:tabs>
          <w:tab w:val="right" w:leader="dot" w:pos="9350"/>
        </w:tabs>
        <w:rPr>
          <w:ins w:id="5990" w:author="Sammartano, Marc (BIC USA)" w:date="2015-08-16T17:12:00Z"/>
          <w:noProof/>
        </w:rPr>
      </w:pPr>
      <w:ins w:id="5991" w:author="Sammartano, Marc (BIC USA)" w:date="2015-08-16T17:12:00Z">
        <w:r>
          <w:rPr>
            <w:noProof/>
          </w:rPr>
          <w:t>Stack.peek &lt;ptr_nexp&gt;, &lt;nvar&gt;|&lt;svar&gt;, 49</w:t>
        </w:r>
      </w:ins>
    </w:p>
    <w:p w:rsidR="00633430" w:rsidRDefault="00633430">
      <w:pPr>
        <w:pStyle w:val="Index1"/>
        <w:tabs>
          <w:tab w:val="right" w:leader="dot" w:pos="9350"/>
        </w:tabs>
        <w:rPr>
          <w:ins w:id="5992" w:author="Sammartano, Marc (BIC USA)" w:date="2015-08-16T17:12:00Z"/>
          <w:noProof/>
        </w:rPr>
      </w:pPr>
      <w:ins w:id="5993" w:author="Sammartano, Marc (BIC USA)" w:date="2015-08-16T17:12:00Z">
        <w:r>
          <w:rPr>
            <w:noProof/>
          </w:rPr>
          <w:t>Stack.pop &lt;ptr_nexp&gt;, &lt;nvar&gt;|&lt;svar&gt;, 48</w:t>
        </w:r>
      </w:ins>
    </w:p>
    <w:p w:rsidR="00633430" w:rsidRDefault="00633430">
      <w:pPr>
        <w:pStyle w:val="Index1"/>
        <w:tabs>
          <w:tab w:val="right" w:leader="dot" w:pos="9350"/>
        </w:tabs>
        <w:rPr>
          <w:ins w:id="5994" w:author="Sammartano, Marc (BIC USA)" w:date="2015-08-16T17:12:00Z"/>
          <w:noProof/>
        </w:rPr>
      </w:pPr>
      <w:ins w:id="5995" w:author="Sammartano, Marc (BIC USA)" w:date="2015-08-16T17:12:00Z">
        <w:r>
          <w:rPr>
            <w:noProof/>
          </w:rPr>
          <w:t>Stack.push &lt;ptr_nexp&gt;, &lt;nexp&gt;|&lt;sexp&gt;, 48</w:t>
        </w:r>
      </w:ins>
    </w:p>
    <w:p w:rsidR="00633430" w:rsidRDefault="00633430">
      <w:pPr>
        <w:pStyle w:val="Index1"/>
        <w:tabs>
          <w:tab w:val="right" w:leader="dot" w:pos="9350"/>
        </w:tabs>
        <w:rPr>
          <w:ins w:id="5996" w:author="Sammartano, Marc (BIC USA)" w:date="2015-08-16T17:12:00Z"/>
          <w:noProof/>
        </w:rPr>
      </w:pPr>
      <w:ins w:id="5997" w:author="Sammartano, Marc (BIC USA)" w:date="2015-08-16T17:12:00Z">
        <w:r>
          <w:rPr>
            <w:noProof/>
          </w:rPr>
          <w:t>Stack.type &lt;ptr_nexp&gt;, &lt;svar&gt;, 49</w:t>
        </w:r>
      </w:ins>
    </w:p>
    <w:p w:rsidR="00633430" w:rsidRDefault="00633430">
      <w:pPr>
        <w:pStyle w:val="Index1"/>
        <w:tabs>
          <w:tab w:val="right" w:leader="dot" w:pos="9350"/>
        </w:tabs>
        <w:rPr>
          <w:ins w:id="5998" w:author="Sammartano, Marc (BIC USA)" w:date="2015-08-16T17:12:00Z"/>
          <w:noProof/>
        </w:rPr>
      </w:pPr>
      <w:ins w:id="5999" w:author="Sammartano, Marc (BIC USA)" w:date="2015-08-16T17:12:00Z">
        <w:r>
          <w:rPr>
            <w:noProof/>
          </w:rPr>
          <w:t>STARTS_WITH (&lt;sub_sexp&gt;, &lt;base_sexp&gt;{, &lt;start_nexp&gt;}, 59</w:t>
        </w:r>
      </w:ins>
    </w:p>
    <w:p w:rsidR="00633430" w:rsidRDefault="00633430">
      <w:pPr>
        <w:pStyle w:val="Index1"/>
        <w:tabs>
          <w:tab w:val="right" w:leader="dot" w:pos="9350"/>
        </w:tabs>
        <w:rPr>
          <w:ins w:id="6000" w:author="Sammartano, Marc (BIC USA)" w:date="2015-08-16T17:12:00Z"/>
          <w:noProof/>
        </w:rPr>
      </w:pPr>
      <w:ins w:id="6001" w:author="Sammartano, Marc (BIC USA)" w:date="2015-08-16T17:12:00Z">
        <w:r w:rsidRPr="00E34767">
          <w:rPr>
            <w:rFonts w:eastAsia="Times New Roman"/>
            <w:noProof/>
          </w:rPr>
          <w:t>STR$(</w:t>
        </w:r>
        <w:r>
          <w:rPr>
            <w:noProof/>
          </w:rPr>
          <w:t>&lt;nexp&gt;</w:t>
        </w:r>
        <w:r w:rsidRPr="00E34767">
          <w:rPr>
            <w:rFonts w:eastAsia="Times New Roman"/>
            <w:noProof/>
          </w:rPr>
          <w:t>)</w:t>
        </w:r>
        <w:r>
          <w:rPr>
            <w:noProof/>
          </w:rPr>
          <w:t>, 65</w:t>
        </w:r>
      </w:ins>
    </w:p>
    <w:p w:rsidR="00633430" w:rsidRDefault="00633430">
      <w:pPr>
        <w:pStyle w:val="Index1"/>
        <w:tabs>
          <w:tab w:val="right" w:leader="dot" w:pos="9350"/>
        </w:tabs>
        <w:rPr>
          <w:ins w:id="6002" w:author="Sammartano, Marc (BIC USA)" w:date="2015-08-16T17:12:00Z"/>
          <w:noProof/>
        </w:rPr>
      </w:pPr>
      <w:ins w:id="6003" w:author="Sammartano, Marc (BIC USA)" w:date="2015-08-16T17:12:00Z">
        <w:r>
          <w:rPr>
            <w:noProof/>
          </w:rPr>
          <w:t>STT.listen, 126</w:t>
        </w:r>
      </w:ins>
    </w:p>
    <w:p w:rsidR="00633430" w:rsidRDefault="00633430">
      <w:pPr>
        <w:pStyle w:val="Index1"/>
        <w:tabs>
          <w:tab w:val="right" w:leader="dot" w:pos="9350"/>
        </w:tabs>
        <w:rPr>
          <w:ins w:id="6004" w:author="Sammartano, Marc (BIC USA)" w:date="2015-08-16T17:12:00Z"/>
          <w:noProof/>
        </w:rPr>
      </w:pPr>
      <w:ins w:id="6005" w:author="Sammartano, Marc (BIC USA)" w:date="2015-08-16T17:12:00Z">
        <w:r>
          <w:rPr>
            <w:noProof/>
          </w:rPr>
          <w:t>STT.results &lt;string_list_ptr_nexp&gt;, 126</w:t>
        </w:r>
      </w:ins>
    </w:p>
    <w:p w:rsidR="00633430" w:rsidRDefault="00633430">
      <w:pPr>
        <w:pStyle w:val="Index1"/>
        <w:tabs>
          <w:tab w:val="right" w:leader="dot" w:pos="9350"/>
        </w:tabs>
        <w:rPr>
          <w:ins w:id="6006" w:author="Sammartano, Marc (BIC USA)" w:date="2015-08-16T17:12:00Z"/>
          <w:noProof/>
        </w:rPr>
      </w:pPr>
      <w:ins w:id="6007" w:author="Sammartano, Marc (BIC USA)" w:date="2015-08-16T17:12:00Z">
        <w:r>
          <w:rPr>
            <w:noProof/>
          </w:rPr>
          <w:t>Su.close, 174</w:t>
        </w:r>
      </w:ins>
    </w:p>
    <w:p w:rsidR="00633430" w:rsidRDefault="00633430">
      <w:pPr>
        <w:pStyle w:val="Index1"/>
        <w:tabs>
          <w:tab w:val="right" w:leader="dot" w:pos="9350"/>
        </w:tabs>
        <w:rPr>
          <w:ins w:id="6008" w:author="Sammartano, Marc (BIC USA)" w:date="2015-08-16T17:12:00Z"/>
          <w:noProof/>
        </w:rPr>
      </w:pPr>
      <w:ins w:id="6009" w:author="Sammartano, Marc (BIC USA)" w:date="2015-08-16T17:12:00Z">
        <w:r>
          <w:rPr>
            <w:noProof/>
          </w:rPr>
          <w:t>Su.open, 174</w:t>
        </w:r>
      </w:ins>
    </w:p>
    <w:p w:rsidR="00633430" w:rsidRDefault="00633430">
      <w:pPr>
        <w:pStyle w:val="Index1"/>
        <w:tabs>
          <w:tab w:val="right" w:leader="dot" w:pos="9350"/>
        </w:tabs>
        <w:rPr>
          <w:ins w:id="6010" w:author="Sammartano, Marc (BIC USA)" w:date="2015-08-16T17:12:00Z"/>
          <w:noProof/>
        </w:rPr>
      </w:pPr>
      <w:ins w:id="6011" w:author="Sammartano, Marc (BIC USA)" w:date="2015-08-16T17:12:00Z">
        <w:r>
          <w:rPr>
            <w:noProof/>
          </w:rPr>
          <w:t>Su.read.line &lt;svar&gt;, 174</w:t>
        </w:r>
      </w:ins>
    </w:p>
    <w:p w:rsidR="00633430" w:rsidRDefault="00633430">
      <w:pPr>
        <w:pStyle w:val="Index1"/>
        <w:tabs>
          <w:tab w:val="right" w:leader="dot" w:pos="9350"/>
        </w:tabs>
        <w:rPr>
          <w:ins w:id="6012" w:author="Sammartano, Marc (BIC USA)" w:date="2015-08-16T17:12:00Z"/>
          <w:noProof/>
        </w:rPr>
      </w:pPr>
      <w:ins w:id="6013" w:author="Sammartano, Marc (BIC USA)" w:date="2015-08-16T17:12:00Z">
        <w:r>
          <w:rPr>
            <w:noProof/>
          </w:rPr>
          <w:t>Su.read.ready &lt;nvar&gt;, 174</w:t>
        </w:r>
      </w:ins>
    </w:p>
    <w:p w:rsidR="00633430" w:rsidRDefault="00633430">
      <w:pPr>
        <w:pStyle w:val="Index1"/>
        <w:tabs>
          <w:tab w:val="right" w:leader="dot" w:pos="9350"/>
        </w:tabs>
        <w:rPr>
          <w:ins w:id="6014" w:author="Sammartano, Marc (BIC USA)" w:date="2015-08-16T17:12:00Z"/>
          <w:noProof/>
        </w:rPr>
      </w:pPr>
      <w:ins w:id="6015" w:author="Sammartano, Marc (BIC USA)" w:date="2015-08-16T17:12:00Z">
        <w:r>
          <w:rPr>
            <w:noProof/>
          </w:rPr>
          <w:t>Su.write &lt;sexp&gt;, 174</w:t>
        </w:r>
      </w:ins>
    </w:p>
    <w:p w:rsidR="00633430" w:rsidRDefault="00633430">
      <w:pPr>
        <w:pStyle w:val="Index1"/>
        <w:tabs>
          <w:tab w:val="right" w:leader="dot" w:pos="9350"/>
        </w:tabs>
        <w:rPr>
          <w:ins w:id="6016" w:author="Sammartano, Marc (BIC USA)" w:date="2015-08-16T17:12:00Z"/>
          <w:noProof/>
        </w:rPr>
      </w:pPr>
      <w:ins w:id="6017" w:author="Sammartano, Marc (BIC USA)" w:date="2015-08-16T17:12:00Z">
        <w:r>
          <w:rPr>
            <w:noProof/>
          </w:rPr>
          <w:t>Sw.begin &lt;nexp&gt;|&lt;sexp&gt;, 82</w:t>
        </w:r>
      </w:ins>
    </w:p>
    <w:p w:rsidR="00633430" w:rsidRDefault="00633430">
      <w:pPr>
        <w:pStyle w:val="Index1"/>
        <w:tabs>
          <w:tab w:val="right" w:leader="dot" w:pos="9350"/>
        </w:tabs>
        <w:rPr>
          <w:ins w:id="6018" w:author="Sammartano, Marc (BIC USA)" w:date="2015-08-16T17:12:00Z"/>
          <w:noProof/>
        </w:rPr>
      </w:pPr>
      <w:ins w:id="6019" w:author="Sammartano, Marc (BIC USA)" w:date="2015-08-16T17:12:00Z">
        <w:r>
          <w:rPr>
            <w:noProof/>
          </w:rPr>
          <w:t>Sw.break, 82</w:t>
        </w:r>
      </w:ins>
    </w:p>
    <w:p w:rsidR="00633430" w:rsidRDefault="00633430">
      <w:pPr>
        <w:pStyle w:val="Index1"/>
        <w:tabs>
          <w:tab w:val="right" w:leader="dot" w:pos="9350"/>
        </w:tabs>
        <w:rPr>
          <w:ins w:id="6020" w:author="Sammartano, Marc (BIC USA)" w:date="2015-08-16T17:12:00Z"/>
          <w:noProof/>
        </w:rPr>
      </w:pPr>
      <w:ins w:id="6021" w:author="Sammartano, Marc (BIC USA)" w:date="2015-08-16T17:12:00Z">
        <w:r>
          <w:rPr>
            <w:noProof/>
          </w:rPr>
          <w:t>Sw.case &lt;nexp &gt;|&lt;sexp&gt;, 82</w:t>
        </w:r>
      </w:ins>
    </w:p>
    <w:p w:rsidR="00633430" w:rsidRDefault="00633430">
      <w:pPr>
        <w:pStyle w:val="Index1"/>
        <w:tabs>
          <w:tab w:val="right" w:leader="dot" w:pos="9350"/>
        </w:tabs>
        <w:rPr>
          <w:ins w:id="6022" w:author="Sammartano, Marc (BIC USA)" w:date="2015-08-16T17:12:00Z"/>
          <w:noProof/>
        </w:rPr>
      </w:pPr>
      <w:ins w:id="6023" w:author="Sammartano, Marc (BIC USA)" w:date="2015-08-16T17:12:00Z">
        <w:r>
          <w:rPr>
            <w:noProof/>
          </w:rPr>
          <w:t>Sw.default, 82</w:t>
        </w:r>
      </w:ins>
    </w:p>
    <w:p w:rsidR="00633430" w:rsidRDefault="00633430">
      <w:pPr>
        <w:pStyle w:val="Index1"/>
        <w:tabs>
          <w:tab w:val="right" w:leader="dot" w:pos="9350"/>
        </w:tabs>
        <w:rPr>
          <w:ins w:id="6024" w:author="Sammartano, Marc (BIC USA)" w:date="2015-08-16T17:12:00Z"/>
          <w:noProof/>
        </w:rPr>
      </w:pPr>
      <w:ins w:id="6025" w:author="Sammartano, Marc (BIC USA)" w:date="2015-08-16T17:12:00Z">
        <w:r>
          <w:rPr>
            <w:noProof/>
          </w:rPr>
          <w:t>Sw.end, 82</w:t>
        </w:r>
      </w:ins>
    </w:p>
    <w:p w:rsidR="00633430" w:rsidRDefault="00633430">
      <w:pPr>
        <w:pStyle w:val="Index1"/>
        <w:tabs>
          <w:tab w:val="right" w:leader="dot" w:pos="9350"/>
        </w:tabs>
        <w:rPr>
          <w:ins w:id="6026" w:author="Sammartano, Marc (BIC USA)" w:date="2015-08-16T17:12:00Z"/>
          <w:noProof/>
        </w:rPr>
      </w:pPr>
      <w:ins w:id="6027" w:author="Sammartano, Marc (BIC USA)" w:date="2015-08-16T17:12:00Z">
        <w:r>
          <w:rPr>
            <w:noProof/>
          </w:rPr>
          <w:t>Swap &lt;nvar_a&gt;|&lt;svar_a&gt;, &lt;nvar_b&gt;|&lt;svar_b&gt;, 131</w:t>
        </w:r>
      </w:ins>
    </w:p>
    <w:p w:rsidR="00633430" w:rsidRDefault="00633430">
      <w:pPr>
        <w:pStyle w:val="Index1"/>
        <w:tabs>
          <w:tab w:val="right" w:leader="dot" w:pos="9350"/>
        </w:tabs>
        <w:rPr>
          <w:ins w:id="6028" w:author="Sammartano, Marc (BIC USA)" w:date="2015-08-16T17:12:00Z"/>
          <w:noProof/>
        </w:rPr>
      </w:pPr>
      <w:ins w:id="6029" w:author="Sammartano, Marc (BIC USA)" w:date="2015-08-16T17:12:00Z">
        <w:r>
          <w:rPr>
            <w:noProof/>
          </w:rPr>
          <w:t>System.close, 174</w:t>
        </w:r>
      </w:ins>
    </w:p>
    <w:p w:rsidR="00633430" w:rsidRDefault="00633430">
      <w:pPr>
        <w:pStyle w:val="Index1"/>
        <w:tabs>
          <w:tab w:val="right" w:leader="dot" w:pos="9350"/>
        </w:tabs>
        <w:rPr>
          <w:ins w:id="6030" w:author="Sammartano, Marc (BIC USA)" w:date="2015-08-16T17:12:00Z"/>
          <w:noProof/>
        </w:rPr>
      </w:pPr>
      <w:ins w:id="6031" w:author="Sammartano, Marc (BIC USA)" w:date="2015-08-16T17:12:00Z">
        <w:r>
          <w:rPr>
            <w:noProof/>
          </w:rPr>
          <w:t>System.open, 173</w:t>
        </w:r>
      </w:ins>
    </w:p>
    <w:p w:rsidR="00633430" w:rsidRDefault="00633430">
      <w:pPr>
        <w:pStyle w:val="Index1"/>
        <w:tabs>
          <w:tab w:val="right" w:leader="dot" w:pos="9350"/>
        </w:tabs>
        <w:rPr>
          <w:ins w:id="6032" w:author="Sammartano, Marc (BIC USA)" w:date="2015-08-16T17:12:00Z"/>
          <w:noProof/>
        </w:rPr>
      </w:pPr>
      <w:ins w:id="6033" w:author="Sammartano, Marc (BIC USA)" w:date="2015-08-16T17:12:00Z">
        <w:r>
          <w:rPr>
            <w:noProof/>
          </w:rPr>
          <w:t>System.read.line &lt;svar&gt;, 174</w:t>
        </w:r>
      </w:ins>
    </w:p>
    <w:p w:rsidR="00633430" w:rsidRDefault="00633430">
      <w:pPr>
        <w:pStyle w:val="Index1"/>
        <w:tabs>
          <w:tab w:val="right" w:leader="dot" w:pos="9350"/>
        </w:tabs>
        <w:rPr>
          <w:ins w:id="6034" w:author="Sammartano, Marc (BIC USA)" w:date="2015-08-16T17:12:00Z"/>
          <w:noProof/>
        </w:rPr>
      </w:pPr>
      <w:ins w:id="6035" w:author="Sammartano, Marc (BIC USA)" w:date="2015-08-16T17:12:00Z">
        <w:r>
          <w:rPr>
            <w:noProof/>
          </w:rPr>
          <w:t>System.read.ready &lt;nvar&gt;, 173</w:t>
        </w:r>
      </w:ins>
    </w:p>
    <w:p w:rsidR="00633430" w:rsidRDefault="00633430">
      <w:pPr>
        <w:pStyle w:val="Index1"/>
        <w:tabs>
          <w:tab w:val="right" w:leader="dot" w:pos="9350"/>
        </w:tabs>
        <w:rPr>
          <w:ins w:id="6036" w:author="Sammartano, Marc (BIC USA)" w:date="2015-08-16T17:12:00Z"/>
          <w:noProof/>
        </w:rPr>
      </w:pPr>
      <w:ins w:id="6037" w:author="Sammartano, Marc (BIC USA)" w:date="2015-08-16T17:12:00Z">
        <w:r>
          <w:rPr>
            <w:noProof/>
          </w:rPr>
          <w:t>System.write &lt;sexp&gt;, 173</w:t>
        </w:r>
      </w:ins>
    </w:p>
    <w:p w:rsidR="00633430" w:rsidRDefault="00633430">
      <w:pPr>
        <w:pStyle w:val="Index1"/>
        <w:tabs>
          <w:tab w:val="right" w:leader="dot" w:pos="9350"/>
        </w:tabs>
        <w:rPr>
          <w:ins w:id="6038" w:author="Sammartano, Marc (BIC USA)" w:date="2015-08-16T17:12:00Z"/>
          <w:noProof/>
        </w:rPr>
      </w:pPr>
      <w:ins w:id="6039" w:author="Sammartano, Marc (BIC USA)" w:date="2015-08-16T17:12:00Z">
        <w:r>
          <w:rPr>
            <w:noProof/>
          </w:rPr>
          <w:t>TAN(&lt;nexp&gt;), 57</w:t>
        </w:r>
      </w:ins>
    </w:p>
    <w:p w:rsidR="00633430" w:rsidRDefault="00633430">
      <w:pPr>
        <w:pStyle w:val="Index1"/>
        <w:tabs>
          <w:tab w:val="right" w:leader="dot" w:pos="9350"/>
        </w:tabs>
        <w:rPr>
          <w:ins w:id="6040" w:author="Sammartano, Marc (BIC USA)" w:date="2015-08-16T17:12:00Z"/>
          <w:noProof/>
        </w:rPr>
      </w:pPr>
      <w:ins w:id="6041" w:author="Sammartano, Marc (BIC USA)" w:date="2015-08-16T17:12:00Z">
        <w:r>
          <w:rPr>
            <w:noProof/>
          </w:rPr>
          <w:t>Text.close &lt;file_table_nexp&gt;, 100</w:t>
        </w:r>
      </w:ins>
    </w:p>
    <w:p w:rsidR="00633430" w:rsidRDefault="00633430">
      <w:pPr>
        <w:pStyle w:val="Index1"/>
        <w:tabs>
          <w:tab w:val="right" w:leader="dot" w:pos="9350"/>
        </w:tabs>
        <w:rPr>
          <w:ins w:id="6042" w:author="Sammartano, Marc (BIC USA)" w:date="2015-08-16T17:12:00Z"/>
          <w:noProof/>
        </w:rPr>
      </w:pPr>
      <w:ins w:id="6043" w:author="Sammartano, Marc (BIC USA)" w:date="2015-08-16T17:12:00Z">
        <w:r>
          <w:rPr>
            <w:noProof/>
          </w:rPr>
          <w:t>Text.eof &lt;file_table_nexp&gt;, &lt;lvar&gt;, 101</w:t>
        </w:r>
      </w:ins>
    </w:p>
    <w:p w:rsidR="00633430" w:rsidRDefault="00633430">
      <w:pPr>
        <w:pStyle w:val="Index1"/>
        <w:tabs>
          <w:tab w:val="right" w:leader="dot" w:pos="9350"/>
        </w:tabs>
        <w:rPr>
          <w:ins w:id="6044" w:author="Sammartano, Marc (BIC USA)" w:date="2015-08-16T17:12:00Z"/>
          <w:noProof/>
        </w:rPr>
      </w:pPr>
      <w:ins w:id="6045" w:author="Sammartano, Marc (BIC USA)" w:date="2015-08-16T17:12:00Z">
        <w:r w:rsidRPr="00E34767">
          <w:rPr>
            <w:rFonts w:eastAsia="Times New Roman"/>
            <w:noProof/>
          </w:rPr>
          <w:t>Text.input &lt;svar&gt;{, { &lt;text_sexp&gt;} , &lt;title_sexp&gt; }</w:t>
        </w:r>
        <w:r>
          <w:rPr>
            <w:noProof/>
          </w:rPr>
          <w:t>, 94</w:t>
        </w:r>
      </w:ins>
    </w:p>
    <w:p w:rsidR="00633430" w:rsidRDefault="00633430">
      <w:pPr>
        <w:pStyle w:val="Index1"/>
        <w:tabs>
          <w:tab w:val="right" w:leader="dot" w:pos="9350"/>
        </w:tabs>
        <w:rPr>
          <w:ins w:id="6046" w:author="Sammartano, Marc (BIC USA)" w:date="2015-08-16T17:12:00Z"/>
          <w:noProof/>
        </w:rPr>
      </w:pPr>
      <w:ins w:id="6047" w:author="Sammartano, Marc (BIC USA)" w:date="2015-08-16T17:12:00Z">
        <w:r>
          <w:rPr>
            <w:noProof/>
          </w:rPr>
          <w:t>Text.open {r|w|a}, &lt;file_table_nvar&gt;, &lt;path_sexp&gt;, 100</w:t>
        </w:r>
      </w:ins>
    </w:p>
    <w:p w:rsidR="00633430" w:rsidRDefault="00633430">
      <w:pPr>
        <w:pStyle w:val="Index1"/>
        <w:tabs>
          <w:tab w:val="right" w:leader="dot" w:pos="9350"/>
        </w:tabs>
        <w:rPr>
          <w:ins w:id="6048" w:author="Sammartano, Marc (BIC USA)" w:date="2015-08-16T17:12:00Z"/>
          <w:noProof/>
        </w:rPr>
      </w:pPr>
      <w:ins w:id="6049" w:author="Sammartano, Marc (BIC USA)" w:date="2015-08-16T17:12:00Z">
        <w:r>
          <w:rPr>
            <w:noProof/>
          </w:rPr>
          <w:t>Text.position.get &lt;file_table_nexp&gt;, &lt;position_nvar&gt;, 101</w:t>
        </w:r>
      </w:ins>
    </w:p>
    <w:p w:rsidR="00633430" w:rsidRDefault="00633430">
      <w:pPr>
        <w:pStyle w:val="Index1"/>
        <w:tabs>
          <w:tab w:val="right" w:leader="dot" w:pos="9350"/>
        </w:tabs>
        <w:rPr>
          <w:ins w:id="6050" w:author="Sammartano, Marc (BIC USA)" w:date="2015-08-16T17:12:00Z"/>
          <w:noProof/>
        </w:rPr>
      </w:pPr>
      <w:ins w:id="6051" w:author="Sammartano, Marc (BIC USA)" w:date="2015-08-16T17:12:00Z">
        <w:r>
          <w:rPr>
            <w:noProof/>
          </w:rPr>
          <w:t>Text.position.mark {{&lt;file_table_nexp&gt;}{, &lt;marklimit_nexp&gt;}}, 102</w:t>
        </w:r>
      </w:ins>
    </w:p>
    <w:p w:rsidR="00633430" w:rsidRDefault="00633430">
      <w:pPr>
        <w:pStyle w:val="Index1"/>
        <w:tabs>
          <w:tab w:val="right" w:leader="dot" w:pos="9350"/>
        </w:tabs>
        <w:rPr>
          <w:ins w:id="6052" w:author="Sammartano, Marc (BIC USA)" w:date="2015-08-16T17:12:00Z"/>
          <w:noProof/>
        </w:rPr>
      </w:pPr>
      <w:ins w:id="6053" w:author="Sammartano, Marc (BIC USA)" w:date="2015-08-16T17:12:00Z">
        <w:r>
          <w:rPr>
            <w:noProof/>
          </w:rPr>
          <w:t>Text.position.set &lt;file_table_nexp&gt;, &lt;position_nexp&gt;, 102</w:t>
        </w:r>
      </w:ins>
    </w:p>
    <w:p w:rsidR="00633430" w:rsidRDefault="00633430">
      <w:pPr>
        <w:pStyle w:val="Index1"/>
        <w:tabs>
          <w:tab w:val="right" w:leader="dot" w:pos="9350"/>
        </w:tabs>
        <w:rPr>
          <w:ins w:id="6054" w:author="Sammartano, Marc (BIC USA)" w:date="2015-08-16T17:12:00Z"/>
          <w:noProof/>
        </w:rPr>
      </w:pPr>
      <w:ins w:id="6055" w:author="Sammartano, Marc (BIC USA)" w:date="2015-08-16T17:12:00Z">
        <w:r>
          <w:rPr>
            <w:noProof/>
          </w:rPr>
          <w:t>Text.readln &lt;file_table_nexp&gt;, &lt;line_svar&gt;, 100</w:t>
        </w:r>
      </w:ins>
    </w:p>
    <w:p w:rsidR="00633430" w:rsidRDefault="00633430">
      <w:pPr>
        <w:pStyle w:val="Index1"/>
        <w:tabs>
          <w:tab w:val="right" w:leader="dot" w:pos="9350"/>
        </w:tabs>
        <w:rPr>
          <w:ins w:id="6056" w:author="Sammartano, Marc (BIC USA)" w:date="2015-08-16T17:12:00Z"/>
          <w:noProof/>
        </w:rPr>
      </w:pPr>
      <w:ins w:id="6057" w:author="Sammartano, Marc (BIC USA)" w:date="2015-08-16T17:12:00Z">
        <w:r>
          <w:rPr>
            <w:noProof/>
          </w:rPr>
          <w:t>Text.writeln &lt;file_table_nexp&gt;, {&lt;exp&gt; {,|;}} ..., 101</w:t>
        </w:r>
      </w:ins>
    </w:p>
    <w:p w:rsidR="00633430" w:rsidRDefault="00633430">
      <w:pPr>
        <w:pStyle w:val="Index1"/>
        <w:tabs>
          <w:tab w:val="right" w:leader="dot" w:pos="9350"/>
        </w:tabs>
        <w:rPr>
          <w:ins w:id="6058" w:author="Sammartano, Marc (BIC USA)" w:date="2015-08-16T17:12:00Z"/>
          <w:noProof/>
        </w:rPr>
      </w:pPr>
      <w:ins w:id="6059" w:author="Sammartano, Marc (BIC USA)" w:date="2015-08-16T17:12:00Z">
        <w:r>
          <w:rPr>
            <w:noProof/>
          </w:rPr>
          <w:t>TGet &lt;result_svar&gt;, &lt;prompt_sexp&gt; {, &lt;title_sexp&gt;}, 94</w:t>
        </w:r>
      </w:ins>
    </w:p>
    <w:p w:rsidR="00633430" w:rsidRDefault="00633430">
      <w:pPr>
        <w:pStyle w:val="Index1"/>
        <w:tabs>
          <w:tab w:val="right" w:leader="dot" w:pos="9350"/>
        </w:tabs>
        <w:rPr>
          <w:ins w:id="6060" w:author="Sammartano, Marc (BIC USA)" w:date="2015-08-16T17:12:00Z"/>
          <w:noProof/>
        </w:rPr>
      </w:pPr>
      <w:ins w:id="6061" w:author="Sammartano, Marc (BIC USA)" w:date="2015-08-16T17:12:00Z">
        <w:r>
          <w:rPr>
            <w:noProof/>
          </w:rPr>
          <w:t>Time {&lt;time_nexp&gt;,} Year$, Month$, Day$, Hour$, Minute$, Second$, WeekDay, isDST, 120</w:t>
        </w:r>
      </w:ins>
    </w:p>
    <w:p w:rsidR="00633430" w:rsidRDefault="00633430">
      <w:pPr>
        <w:pStyle w:val="Index1"/>
        <w:tabs>
          <w:tab w:val="right" w:leader="dot" w:pos="9350"/>
        </w:tabs>
        <w:rPr>
          <w:ins w:id="6062" w:author="Sammartano, Marc (BIC USA)" w:date="2015-08-16T17:12:00Z"/>
          <w:noProof/>
        </w:rPr>
      </w:pPr>
      <w:ins w:id="6063" w:author="Sammartano, Marc (BIC USA)" w:date="2015-08-16T17:12:00Z">
        <w:r>
          <w:rPr>
            <w:noProof/>
          </w:rPr>
          <w:t>TIME(), 60</w:t>
        </w:r>
      </w:ins>
    </w:p>
    <w:p w:rsidR="00633430" w:rsidRDefault="00633430">
      <w:pPr>
        <w:pStyle w:val="Index1"/>
        <w:tabs>
          <w:tab w:val="right" w:leader="dot" w:pos="9350"/>
        </w:tabs>
        <w:rPr>
          <w:ins w:id="6064" w:author="Sammartano, Marc (BIC USA)" w:date="2015-08-16T17:12:00Z"/>
          <w:noProof/>
        </w:rPr>
      </w:pPr>
      <w:ins w:id="6065" w:author="Sammartano, Marc (BIC USA)" w:date="2015-08-16T17:12:00Z">
        <w:r>
          <w:rPr>
            <w:noProof/>
          </w:rPr>
          <w:t>TIME(&lt;year_exp&gt;, &lt;month_exp&gt;, &lt;day_exp&gt;, &lt;hour_exp&gt;, &lt;minute_exp&gt;, &lt;second_exp&gt;), 60</w:t>
        </w:r>
      </w:ins>
    </w:p>
    <w:p w:rsidR="00633430" w:rsidRDefault="00633430">
      <w:pPr>
        <w:pStyle w:val="Index1"/>
        <w:tabs>
          <w:tab w:val="right" w:leader="dot" w:pos="9350"/>
        </w:tabs>
        <w:rPr>
          <w:ins w:id="6066" w:author="Sammartano, Marc (BIC USA)" w:date="2015-08-16T17:12:00Z"/>
          <w:noProof/>
        </w:rPr>
      </w:pPr>
      <w:ins w:id="6067" w:author="Sammartano, Marc (BIC USA)" w:date="2015-08-16T17:12:00Z">
        <w:r>
          <w:rPr>
            <w:noProof/>
          </w:rPr>
          <w:t>Timer.clear, 121</w:t>
        </w:r>
      </w:ins>
    </w:p>
    <w:p w:rsidR="00633430" w:rsidRDefault="00633430">
      <w:pPr>
        <w:pStyle w:val="Index1"/>
        <w:tabs>
          <w:tab w:val="right" w:leader="dot" w:pos="9350"/>
        </w:tabs>
        <w:rPr>
          <w:ins w:id="6068" w:author="Sammartano, Marc (BIC USA)" w:date="2015-08-16T17:12:00Z"/>
          <w:noProof/>
        </w:rPr>
      </w:pPr>
      <w:ins w:id="6069" w:author="Sammartano, Marc (BIC USA)" w:date="2015-08-16T17:12:00Z">
        <w:r>
          <w:rPr>
            <w:noProof/>
          </w:rPr>
          <w:t>Timer.resume, 121</w:t>
        </w:r>
      </w:ins>
    </w:p>
    <w:p w:rsidR="00633430" w:rsidRDefault="00633430">
      <w:pPr>
        <w:pStyle w:val="Index1"/>
        <w:tabs>
          <w:tab w:val="right" w:leader="dot" w:pos="9350"/>
        </w:tabs>
        <w:rPr>
          <w:ins w:id="6070" w:author="Sammartano, Marc (BIC USA)" w:date="2015-08-16T17:12:00Z"/>
          <w:noProof/>
        </w:rPr>
      </w:pPr>
      <w:ins w:id="6071" w:author="Sammartano, Marc (BIC USA)" w:date="2015-08-16T17:12:00Z">
        <w:r>
          <w:rPr>
            <w:noProof/>
          </w:rPr>
          <w:lastRenderedPageBreak/>
          <w:t>Timer.set &lt;interval_nexp&gt;, 121</w:t>
        </w:r>
      </w:ins>
    </w:p>
    <w:p w:rsidR="00633430" w:rsidRDefault="00633430">
      <w:pPr>
        <w:pStyle w:val="Index1"/>
        <w:tabs>
          <w:tab w:val="right" w:leader="dot" w:pos="9350"/>
        </w:tabs>
        <w:rPr>
          <w:ins w:id="6072" w:author="Sammartano, Marc (BIC USA)" w:date="2015-08-16T17:12:00Z"/>
          <w:noProof/>
        </w:rPr>
      </w:pPr>
      <w:ins w:id="6073" w:author="Sammartano, Marc (BIC USA)" w:date="2015-08-16T17:12:00Z">
        <w:r>
          <w:rPr>
            <w:noProof/>
          </w:rPr>
          <w:t>TimeZone.get &lt;tz_svar&gt;, 121</w:t>
        </w:r>
      </w:ins>
    </w:p>
    <w:p w:rsidR="00633430" w:rsidRDefault="00633430">
      <w:pPr>
        <w:pStyle w:val="Index1"/>
        <w:tabs>
          <w:tab w:val="right" w:leader="dot" w:pos="9350"/>
        </w:tabs>
        <w:rPr>
          <w:ins w:id="6074" w:author="Sammartano, Marc (BIC USA)" w:date="2015-08-16T17:12:00Z"/>
          <w:noProof/>
        </w:rPr>
      </w:pPr>
      <w:ins w:id="6075" w:author="Sammartano, Marc (BIC USA)" w:date="2015-08-16T17:12:00Z">
        <w:r>
          <w:rPr>
            <w:noProof/>
          </w:rPr>
          <w:t>TimeZone.list &lt;tz_list_pointer_nexp&gt;, 121</w:t>
        </w:r>
      </w:ins>
    </w:p>
    <w:p w:rsidR="00633430" w:rsidRDefault="00633430">
      <w:pPr>
        <w:pStyle w:val="Index1"/>
        <w:tabs>
          <w:tab w:val="right" w:leader="dot" w:pos="9350"/>
        </w:tabs>
        <w:rPr>
          <w:ins w:id="6076" w:author="Sammartano, Marc (BIC USA)" w:date="2015-08-16T17:12:00Z"/>
          <w:noProof/>
        </w:rPr>
      </w:pPr>
      <w:ins w:id="6077" w:author="Sammartano, Marc (BIC USA)" w:date="2015-08-16T17:12:00Z">
        <w:r>
          <w:rPr>
            <w:noProof/>
          </w:rPr>
          <w:t>TimeZone.set { &lt;tz_sexp&gt; }, 121</w:t>
        </w:r>
      </w:ins>
    </w:p>
    <w:p w:rsidR="00633430" w:rsidRDefault="00633430">
      <w:pPr>
        <w:pStyle w:val="Index1"/>
        <w:tabs>
          <w:tab w:val="right" w:leader="dot" w:pos="9350"/>
        </w:tabs>
        <w:rPr>
          <w:ins w:id="6078" w:author="Sammartano, Marc (BIC USA)" w:date="2015-08-16T17:12:00Z"/>
          <w:noProof/>
        </w:rPr>
      </w:pPr>
      <w:ins w:id="6079" w:author="Sammartano, Marc (BIC USA)" w:date="2015-08-16T17:12:00Z">
        <w:r>
          <w:rPr>
            <w:noProof/>
          </w:rPr>
          <w:t>TODEGREES(&lt;nexp&gt;), 58</w:t>
        </w:r>
      </w:ins>
    </w:p>
    <w:p w:rsidR="00633430" w:rsidRDefault="00633430">
      <w:pPr>
        <w:pStyle w:val="Index1"/>
        <w:tabs>
          <w:tab w:val="right" w:leader="dot" w:pos="9350"/>
        </w:tabs>
        <w:rPr>
          <w:ins w:id="6080" w:author="Sammartano, Marc (BIC USA)" w:date="2015-08-16T17:12:00Z"/>
          <w:noProof/>
        </w:rPr>
      </w:pPr>
      <w:ins w:id="6081" w:author="Sammartano, Marc (BIC USA)" w:date="2015-08-16T17:12:00Z">
        <w:r>
          <w:rPr>
            <w:noProof/>
          </w:rPr>
          <w:t>Tone &lt;frequency_nexp&gt;, &lt;duration_nexp&gt;{, &lt;duration_chk_lexp}, 131</w:t>
        </w:r>
      </w:ins>
    </w:p>
    <w:p w:rsidR="00633430" w:rsidRDefault="00633430">
      <w:pPr>
        <w:pStyle w:val="Index1"/>
        <w:tabs>
          <w:tab w:val="right" w:leader="dot" w:pos="9350"/>
        </w:tabs>
        <w:rPr>
          <w:ins w:id="6082" w:author="Sammartano, Marc (BIC USA)" w:date="2015-08-16T17:12:00Z"/>
          <w:noProof/>
        </w:rPr>
      </w:pPr>
      <w:ins w:id="6083" w:author="Sammartano, Marc (BIC USA)" w:date="2015-08-16T17:12:00Z">
        <w:r>
          <w:rPr>
            <w:noProof/>
          </w:rPr>
          <w:t>TORADIANS(&lt;nexp&gt;), 58</w:t>
        </w:r>
      </w:ins>
    </w:p>
    <w:p w:rsidR="00633430" w:rsidRDefault="00633430">
      <w:pPr>
        <w:pStyle w:val="Index1"/>
        <w:tabs>
          <w:tab w:val="right" w:leader="dot" w:pos="9350"/>
        </w:tabs>
        <w:rPr>
          <w:ins w:id="6084" w:author="Sammartano, Marc (BIC USA)" w:date="2015-08-16T17:12:00Z"/>
          <w:noProof/>
        </w:rPr>
      </w:pPr>
      <w:ins w:id="6085" w:author="Sammartano, Marc (BIC USA)" w:date="2015-08-16T17:12:00Z">
        <w:r>
          <w:rPr>
            <w:noProof/>
          </w:rPr>
          <w:t>TRIM$(&lt;sexp&gt;{, &lt;test_sexp&gt;}), 62</w:t>
        </w:r>
      </w:ins>
    </w:p>
    <w:p w:rsidR="00633430" w:rsidRDefault="00633430">
      <w:pPr>
        <w:pStyle w:val="Index1"/>
        <w:tabs>
          <w:tab w:val="right" w:leader="dot" w:pos="9350"/>
        </w:tabs>
        <w:rPr>
          <w:ins w:id="6086" w:author="Sammartano, Marc (BIC USA)" w:date="2015-08-16T17:12:00Z"/>
          <w:noProof/>
        </w:rPr>
      </w:pPr>
      <w:ins w:id="6087" w:author="Sammartano, Marc (BIC USA)" w:date="2015-08-16T17:12:00Z">
        <w:r>
          <w:rPr>
            <w:noProof/>
          </w:rPr>
          <w:t>TTS.init, 125</w:t>
        </w:r>
      </w:ins>
    </w:p>
    <w:p w:rsidR="00633430" w:rsidRDefault="00633430">
      <w:pPr>
        <w:pStyle w:val="Index1"/>
        <w:tabs>
          <w:tab w:val="right" w:leader="dot" w:pos="9350"/>
        </w:tabs>
        <w:rPr>
          <w:ins w:id="6088" w:author="Sammartano, Marc (BIC USA)" w:date="2015-08-16T17:12:00Z"/>
          <w:noProof/>
        </w:rPr>
      </w:pPr>
      <w:ins w:id="6089" w:author="Sammartano, Marc (BIC USA)" w:date="2015-08-16T17:12:00Z">
        <w:r>
          <w:rPr>
            <w:noProof/>
          </w:rPr>
          <w:t>TTS.speak &lt;sexp&gt; {, &lt;wait_lexp&gt;}, 125</w:t>
        </w:r>
      </w:ins>
    </w:p>
    <w:p w:rsidR="00633430" w:rsidRDefault="00633430">
      <w:pPr>
        <w:pStyle w:val="Index1"/>
        <w:tabs>
          <w:tab w:val="right" w:leader="dot" w:pos="9350"/>
        </w:tabs>
        <w:rPr>
          <w:ins w:id="6090" w:author="Sammartano, Marc (BIC USA)" w:date="2015-08-16T17:12:00Z"/>
          <w:noProof/>
        </w:rPr>
      </w:pPr>
      <w:ins w:id="6091" w:author="Sammartano, Marc (BIC USA)" w:date="2015-08-16T17:12:00Z">
        <w:r>
          <w:rPr>
            <w:noProof/>
          </w:rPr>
          <w:t>TTS.speak.toFile &lt;sexp&gt; {, &lt;path_sexp&gt;}, 125</w:t>
        </w:r>
      </w:ins>
    </w:p>
    <w:p w:rsidR="00633430" w:rsidRDefault="00633430">
      <w:pPr>
        <w:pStyle w:val="Index1"/>
        <w:tabs>
          <w:tab w:val="right" w:leader="dot" w:pos="9350"/>
        </w:tabs>
        <w:rPr>
          <w:ins w:id="6092" w:author="Sammartano, Marc (BIC USA)" w:date="2015-08-16T17:12:00Z"/>
          <w:noProof/>
        </w:rPr>
      </w:pPr>
      <w:ins w:id="6093" w:author="Sammartano, Marc (BIC USA)" w:date="2015-08-16T17:12:00Z">
        <w:r>
          <w:rPr>
            <w:noProof/>
          </w:rPr>
          <w:t>TTS.stop, 126</w:t>
        </w:r>
      </w:ins>
    </w:p>
    <w:p w:rsidR="00633430" w:rsidRDefault="00633430">
      <w:pPr>
        <w:pStyle w:val="Index1"/>
        <w:tabs>
          <w:tab w:val="right" w:leader="dot" w:pos="9350"/>
        </w:tabs>
        <w:rPr>
          <w:ins w:id="6094" w:author="Sammartano, Marc (BIC USA)" w:date="2015-08-16T17:12:00Z"/>
          <w:noProof/>
        </w:rPr>
      </w:pPr>
      <w:ins w:id="6095" w:author="Sammartano, Marc (BIC USA)" w:date="2015-08-16T17:12:00Z">
        <w:r>
          <w:rPr>
            <w:noProof/>
          </w:rPr>
          <w:t>UCODE(&lt;sexp&gt;{, &lt;index_nexp&gt;}), 58</w:t>
        </w:r>
      </w:ins>
    </w:p>
    <w:p w:rsidR="00633430" w:rsidRDefault="00633430">
      <w:pPr>
        <w:pStyle w:val="Index1"/>
        <w:tabs>
          <w:tab w:val="right" w:leader="dot" w:pos="9350"/>
        </w:tabs>
        <w:rPr>
          <w:ins w:id="6096" w:author="Sammartano, Marc (BIC USA)" w:date="2015-08-16T17:12:00Z"/>
          <w:noProof/>
        </w:rPr>
      </w:pPr>
      <w:ins w:id="6097" w:author="Sammartano, Marc (BIC USA)" w:date="2015-08-16T17:12:00Z">
        <w:r>
          <w:rPr>
            <w:noProof/>
          </w:rPr>
          <w:t>UnDim Array[], Array$[], ..., 39</w:t>
        </w:r>
      </w:ins>
    </w:p>
    <w:p w:rsidR="00633430" w:rsidRDefault="00633430">
      <w:pPr>
        <w:pStyle w:val="Index1"/>
        <w:tabs>
          <w:tab w:val="right" w:leader="dot" w:pos="9350"/>
        </w:tabs>
        <w:rPr>
          <w:ins w:id="6098" w:author="Sammartano, Marc (BIC USA)" w:date="2015-08-16T17:12:00Z"/>
          <w:noProof/>
        </w:rPr>
      </w:pPr>
      <w:ins w:id="6099" w:author="Sammartano, Marc (BIC USA)" w:date="2015-08-16T17:12:00Z">
        <w:r w:rsidRPr="00E34767">
          <w:rPr>
            <w:rFonts w:eastAsia="Times New Roman"/>
            <w:noProof/>
          </w:rPr>
          <w:t>UPPER$(</w:t>
        </w:r>
        <w:r>
          <w:rPr>
            <w:noProof/>
          </w:rPr>
          <w:t>&lt;sexp&gt;</w:t>
        </w:r>
        <w:r w:rsidRPr="00E34767">
          <w:rPr>
            <w:rFonts w:eastAsia="Times New Roman"/>
            <w:noProof/>
          </w:rPr>
          <w:t>)</w:t>
        </w:r>
        <w:r>
          <w:rPr>
            <w:noProof/>
          </w:rPr>
          <w:t>, 66</w:t>
        </w:r>
      </w:ins>
    </w:p>
    <w:p w:rsidR="00633430" w:rsidRDefault="00633430">
      <w:pPr>
        <w:pStyle w:val="Index1"/>
        <w:tabs>
          <w:tab w:val="right" w:leader="dot" w:pos="9350"/>
        </w:tabs>
        <w:rPr>
          <w:ins w:id="6100" w:author="Sammartano, Marc (BIC USA)" w:date="2015-08-16T17:12:00Z"/>
          <w:noProof/>
        </w:rPr>
      </w:pPr>
      <w:ins w:id="6101" w:author="Sammartano, Marc (BIC USA)" w:date="2015-08-16T17:12:00Z">
        <w:r>
          <w:rPr>
            <w:noProof/>
          </w:rPr>
          <w:t>USING$({&lt;locale_sexp&gt;} , &lt;format_sexp&gt; { , &lt;exp&gt;}...), 66</w:t>
        </w:r>
      </w:ins>
    </w:p>
    <w:p w:rsidR="00633430" w:rsidRDefault="00633430">
      <w:pPr>
        <w:pStyle w:val="Index1"/>
        <w:tabs>
          <w:tab w:val="right" w:leader="dot" w:pos="9350"/>
        </w:tabs>
        <w:rPr>
          <w:ins w:id="6102" w:author="Sammartano, Marc (BIC USA)" w:date="2015-08-16T17:12:00Z"/>
          <w:noProof/>
        </w:rPr>
      </w:pPr>
      <w:ins w:id="6103" w:author="Sammartano, Marc (BIC USA)" w:date="2015-08-16T17:12:00Z">
        <w:r>
          <w:rPr>
            <w:noProof/>
          </w:rPr>
          <w:t>VAL(&lt;sexp&gt;), 58</w:t>
        </w:r>
      </w:ins>
    </w:p>
    <w:p w:rsidR="00633430" w:rsidRDefault="00633430">
      <w:pPr>
        <w:pStyle w:val="Index1"/>
        <w:tabs>
          <w:tab w:val="right" w:leader="dot" w:pos="9350"/>
        </w:tabs>
        <w:rPr>
          <w:ins w:id="6104" w:author="Sammartano, Marc (BIC USA)" w:date="2015-08-16T17:12:00Z"/>
          <w:noProof/>
        </w:rPr>
      </w:pPr>
      <w:ins w:id="6105" w:author="Sammartano, Marc (BIC USA)" w:date="2015-08-16T17:12:00Z">
        <w:r w:rsidRPr="00E34767">
          <w:rPr>
            <w:rFonts w:eastAsia="Times New Roman"/>
            <w:noProof/>
          </w:rPr>
          <w:t>VERSION$()</w:t>
        </w:r>
        <w:r>
          <w:rPr>
            <w:noProof/>
          </w:rPr>
          <w:t>, 66</w:t>
        </w:r>
      </w:ins>
    </w:p>
    <w:p w:rsidR="00633430" w:rsidRDefault="00633430">
      <w:pPr>
        <w:pStyle w:val="Index1"/>
        <w:tabs>
          <w:tab w:val="right" w:leader="dot" w:pos="9350"/>
        </w:tabs>
        <w:rPr>
          <w:ins w:id="6106" w:author="Sammartano, Marc (BIC USA)" w:date="2015-08-16T17:12:00Z"/>
          <w:noProof/>
        </w:rPr>
      </w:pPr>
      <w:ins w:id="6107" w:author="Sammartano, Marc (BIC USA)" w:date="2015-08-16T17:12:00Z">
        <w:r>
          <w:rPr>
            <w:noProof/>
          </w:rPr>
          <w:t>Vibrate &lt;pattern_array[{&lt;start&gt;,&lt;length&gt;}]&gt;,&lt;nexp&gt;, 131</w:t>
        </w:r>
      </w:ins>
    </w:p>
    <w:p w:rsidR="00633430" w:rsidRDefault="00633430">
      <w:pPr>
        <w:pStyle w:val="Index1"/>
        <w:tabs>
          <w:tab w:val="right" w:leader="dot" w:pos="9350"/>
        </w:tabs>
        <w:rPr>
          <w:ins w:id="6108" w:author="Sammartano, Marc (BIC USA)" w:date="2015-08-16T17:12:00Z"/>
          <w:noProof/>
        </w:rPr>
      </w:pPr>
      <w:ins w:id="6109" w:author="Sammartano, Marc (BIC USA)" w:date="2015-08-16T17:12:00Z">
        <w:r>
          <w:rPr>
            <w:noProof/>
          </w:rPr>
          <w:t>W_R.break, 77</w:t>
        </w:r>
      </w:ins>
    </w:p>
    <w:p w:rsidR="00633430" w:rsidRDefault="00633430">
      <w:pPr>
        <w:pStyle w:val="Index1"/>
        <w:tabs>
          <w:tab w:val="right" w:leader="dot" w:pos="9350"/>
        </w:tabs>
        <w:rPr>
          <w:ins w:id="6110" w:author="Sammartano, Marc (BIC USA)" w:date="2015-08-16T17:12:00Z"/>
          <w:noProof/>
        </w:rPr>
      </w:pPr>
      <w:ins w:id="6111" w:author="Sammartano, Marc (BIC USA)" w:date="2015-08-16T17:12:00Z">
        <w:r>
          <w:rPr>
            <w:noProof/>
          </w:rPr>
          <w:t>W_R.continue, 77</w:t>
        </w:r>
      </w:ins>
    </w:p>
    <w:p w:rsidR="00633430" w:rsidRDefault="00633430">
      <w:pPr>
        <w:pStyle w:val="Index1"/>
        <w:tabs>
          <w:tab w:val="right" w:leader="dot" w:pos="9350"/>
        </w:tabs>
        <w:rPr>
          <w:ins w:id="6112" w:author="Sammartano, Marc (BIC USA)" w:date="2015-08-16T17:12:00Z"/>
          <w:noProof/>
        </w:rPr>
      </w:pPr>
      <w:ins w:id="6113" w:author="Sammartano, Marc (BIC USA)" w:date="2015-08-16T17:12:00Z">
        <w:r>
          <w:rPr>
            <w:noProof/>
          </w:rPr>
          <w:t>WakeLock &lt;code_nexp&gt;, 131</w:t>
        </w:r>
      </w:ins>
    </w:p>
    <w:p w:rsidR="00633430" w:rsidRDefault="00633430">
      <w:pPr>
        <w:pStyle w:val="Index1"/>
        <w:tabs>
          <w:tab w:val="right" w:leader="dot" w:pos="9350"/>
        </w:tabs>
        <w:rPr>
          <w:ins w:id="6114" w:author="Sammartano, Marc (BIC USA)" w:date="2015-08-16T17:12:00Z"/>
          <w:noProof/>
        </w:rPr>
      </w:pPr>
      <w:ins w:id="6115" w:author="Sammartano, Marc (BIC USA)" w:date="2015-08-16T17:12:00Z">
        <w:r>
          <w:rPr>
            <w:noProof/>
          </w:rPr>
          <w:t>While &lt;lexp&gt; / Repeat, 77</w:t>
        </w:r>
      </w:ins>
    </w:p>
    <w:p w:rsidR="00633430" w:rsidRDefault="00633430">
      <w:pPr>
        <w:pStyle w:val="Index1"/>
        <w:tabs>
          <w:tab w:val="right" w:leader="dot" w:pos="9350"/>
        </w:tabs>
        <w:rPr>
          <w:ins w:id="6116" w:author="Sammartano, Marc (BIC USA)" w:date="2015-08-16T17:12:00Z"/>
          <w:noProof/>
        </w:rPr>
      </w:pPr>
      <w:ins w:id="6117" w:author="Sammartano, Marc (BIC USA)" w:date="2015-08-16T17:12:00Z">
        <w:r>
          <w:rPr>
            <w:noProof/>
          </w:rPr>
          <w:t>WiFi.info {{&lt;SSID_svar&gt;}{, &lt;BSSID_svar&gt;}{, &lt;MAC_svar&gt;}{, &lt;IP_var&gt;}{, &lt;speed_nvar&gt;}}, 132</w:t>
        </w:r>
      </w:ins>
    </w:p>
    <w:p w:rsidR="00633430" w:rsidRDefault="00633430">
      <w:pPr>
        <w:pStyle w:val="Index1"/>
        <w:tabs>
          <w:tab w:val="right" w:leader="dot" w:pos="9350"/>
        </w:tabs>
        <w:rPr>
          <w:ins w:id="6118" w:author="Sammartano, Marc (BIC USA)" w:date="2015-08-16T17:12:00Z"/>
          <w:noProof/>
        </w:rPr>
      </w:pPr>
      <w:ins w:id="6119" w:author="Sammartano, Marc (BIC USA)" w:date="2015-08-16T17:12:00Z">
        <w:r>
          <w:rPr>
            <w:noProof/>
          </w:rPr>
          <w:t>WifiLock &lt;code_nexp&gt;, 132</w:t>
        </w:r>
      </w:ins>
    </w:p>
    <w:p w:rsidR="00633430" w:rsidRDefault="00633430">
      <w:pPr>
        <w:pStyle w:val="Index1"/>
        <w:tabs>
          <w:tab w:val="right" w:leader="dot" w:pos="9350"/>
        </w:tabs>
        <w:rPr>
          <w:ins w:id="6120" w:author="Sammartano, Marc (BIC USA)" w:date="2015-08-16T17:12:00Z"/>
          <w:noProof/>
        </w:rPr>
      </w:pPr>
      <w:ins w:id="6121" w:author="Sammartano, Marc (BIC USA)" w:date="2015-08-16T17:12:00Z">
        <w:r w:rsidRPr="00E34767">
          <w:rPr>
            <w:rFonts w:eastAsia="Times New Roman"/>
            <w:noProof/>
          </w:rPr>
          <w:t>WORD$(&lt;source_sexp&gt;, &lt;n_nexp&gt; {, &lt;test_sexp&gt;})</w:t>
        </w:r>
        <w:r>
          <w:rPr>
            <w:noProof/>
          </w:rPr>
          <w:t>, 62</w:t>
        </w:r>
      </w:ins>
    </w:p>
    <w:p w:rsidR="00633430" w:rsidRDefault="00633430">
      <w:pPr>
        <w:rPr>
          <w:ins w:id="6122" w:author="Sammartano, Marc (BIC USA)" w:date="2015-08-16T17:12:00Z"/>
          <w:noProof/>
        </w:rPr>
        <w:sectPr w:rsidR="00633430" w:rsidSect="00633430">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6123" w:name="_Toc427508921"/>
      <w:r>
        <w:lastRenderedPageBreak/>
        <w:t xml:space="preserve">Appendix B – </w:t>
      </w:r>
      <w:r w:rsidR="004A1077">
        <w:t>Sample</w:t>
      </w:r>
      <w:r>
        <w:t xml:space="preserve"> Programs</w:t>
      </w:r>
      <w:bookmarkEnd w:id="6123"/>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124" w:name="_Toc427508922"/>
      <w:r>
        <w:lastRenderedPageBreak/>
        <w:t>Appendix C – Launcher Short</w:t>
      </w:r>
      <w:r w:rsidR="00F4023C">
        <w:t>c</w:t>
      </w:r>
      <w:r>
        <w:t>ut Tutorial</w:t>
      </w:r>
      <w:bookmarkEnd w:id="6124"/>
    </w:p>
    <w:p w:rsidR="003A734C" w:rsidRDefault="003A734C" w:rsidP="00EB1F62">
      <w:pPr>
        <w:pStyle w:val="Heading2"/>
      </w:pPr>
      <w:bookmarkStart w:id="6125" w:name="_Toc427508923"/>
      <w:r>
        <w:t>Introduction</w:t>
      </w:r>
      <w:bookmarkEnd w:id="6125"/>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126" w:name="_Toc427508924"/>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126"/>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127" w:name="_Toc427508925"/>
      <w:r>
        <w:t>How to Make</w:t>
      </w:r>
      <w:r w:rsidR="00850B97" w:rsidRPr="00850B97">
        <w:t xml:space="preserve"> a Shortcut Application (newer versions of Android—Android 4.0 and later)</w:t>
      </w:r>
      <w:bookmarkEnd w:id="6127"/>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128" w:name="_Toc427508926"/>
      <w:r>
        <w:t>What you need to know</w:t>
      </w:r>
      <w:bookmarkEnd w:id="6128"/>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06CC9">
      <w:pPr>
        <w:pStyle w:val="ListParagraph"/>
        <w:numPr>
          <w:ilvl w:val="0"/>
          <w:numId w:val="9"/>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129" w:name="_Toc427508927"/>
      <w:r>
        <w:lastRenderedPageBreak/>
        <w:t>Appendix D – Building a Standalone Application</w:t>
      </w:r>
      <w:bookmarkEnd w:id="6129"/>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F00528"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130" w:name="_Toc427508928"/>
      <w:r>
        <w:t>Introduction</w:t>
      </w:r>
      <w:bookmarkEnd w:id="6130"/>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131" w:name="_Toc427508929"/>
      <w:r>
        <w:t>License Information</w:t>
      </w:r>
      <w:bookmarkEnd w:id="6131"/>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132" w:name="_Toc427508930"/>
      <w:r>
        <w:t>Before You Start</w:t>
      </w:r>
      <w:bookmarkEnd w:id="6132"/>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133" w:name="_Toc427508931"/>
      <w:r>
        <w:t>Setting Up the Development Environment</w:t>
      </w:r>
      <w:bookmarkEnd w:id="6133"/>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134" w:name="_Toc427508932"/>
      <w:r>
        <w:t>Download the BASIC! Source Code from the GitHub Repository</w:t>
      </w:r>
      <w:bookmarkEnd w:id="6134"/>
    </w:p>
    <w:p w:rsidR="00692E70" w:rsidRDefault="00692E70" w:rsidP="00106CC9">
      <w:pPr>
        <w:pStyle w:val="ListParagraph"/>
        <w:numPr>
          <w:ilvl w:val="0"/>
          <w:numId w:val="18"/>
        </w:numPr>
      </w:pPr>
      <w:r>
        <w:t xml:space="preserve">Go to: </w:t>
      </w:r>
      <w:hyperlink r:id="rId78"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135" w:name="_Toc427508933"/>
      <w:r>
        <w:t>Download the BASIC! Source Code from the Legacy Archive</w:t>
      </w:r>
      <w:bookmarkEnd w:id="6135"/>
    </w:p>
    <w:p w:rsidR="008B0429" w:rsidRDefault="008B0429" w:rsidP="00106CC9">
      <w:pPr>
        <w:pStyle w:val="ListParagraph"/>
        <w:numPr>
          <w:ilvl w:val="0"/>
          <w:numId w:val="11"/>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136" w:name="_Toc427508934"/>
      <w:r>
        <w:t>Create a New Project in Eclipse</w:t>
      </w:r>
      <w:bookmarkEnd w:id="6136"/>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137" w:name="_Toc427508935"/>
      <w:r>
        <w:lastRenderedPageBreak/>
        <w:t>Rename the P</w:t>
      </w:r>
      <w:r w:rsidR="008B0429">
        <w:t>ackage</w:t>
      </w:r>
      <w:bookmarkEnd w:id="613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138" w:name="_Toc427508936"/>
      <w:r>
        <w:t>Modifications to setup.xml</w:t>
      </w:r>
      <w:bookmarkEnd w:id="6138"/>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139" w:name="_Toc427508937"/>
      <w:r>
        <w:lastRenderedPageBreak/>
        <w:t>Advanced Customization with setup.xml</w:t>
      </w:r>
      <w:bookmarkEnd w:id="6139"/>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pPr>
        <w:rPr>
          <w:ins w:id="6140" w:author="Sammartano, Marc (BIC USA)" w:date="2015-06-02T16:25:00Z"/>
        </w:rPr>
      </w:pPr>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pPr>
        <w:rPr>
          <w:ins w:id="6141" w:author="Sammartano, Marc (BIC USA)" w:date="2015-06-02T17:01:00Z"/>
        </w:rPr>
      </w:pPr>
      <w:ins w:id="6142" w:author="Sammartano, Marc (BIC USA)" w:date="2015-06-02T16:26:00Z">
        <w:r>
          <w:lastRenderedPageBreak/>
          <w:t xml:space="preserve">The </w:t>
        </w:r>
        <w:r w:rsidRPr="001F42C9">
          <w:rPr>
            <w:b/>
          </w:rPr>
          <w:t>s</w:t>
        </w:r>
      </w:ins>
      <w:ins w:id="6143" w:author="Sammartano, Marc (BIC USA)" w:date="2015-06-02T16:25:00Z">
        <w:r w:rsidRPr="001F42C9">
          <w:rPr>
            <w:b/>
          </w:rPr>
          <w:t>etup.xml</w:t>
        </w:r>
      </w:ins>
      <w:ins w:id="6144" w:author="Sammartano, Marc (BIC USA)" w:date="2015-06-02T16:26:00Z">
        <w:r>
          <w:t xml:space="preserve"> file is intended to collect the fields you are most likely to want to change all in one place. There are many other strings and values that can be set to customize your app. Another </w:t>
        </w:r>
      </w:ins>
      <w:ins w:id="6145" w:author="Sammartano, Marc (BIC USA)" w:date="2015-06-02T16:27:00Z">
        <w:r>
          <w:t xml:space="preserve">file with fields you may find interesting is </w:t>
        </w:r>
      </w:ins>
      <w:ins w:id="6146" w:author="Sammartano, Marc (BIC USA)" w:date="2015-06-02T17:00:00Z">
        <w:r w:rsidR="00CB18C6">
          <w:rPr>
            <w:b/>
          </w:rPr>
          <w:t>strings</w:t>
        </w:r>
      </w:ins>
      <w:ins w:id="6147" w:author="Sammartano, Marc (BIC USA)" w:date="2015-06-02T16:27:00Z">
        <w:r w:rsidRPr="001F42C9">
          <w:rPr>
            <w:b/>
          </w:rPr>
          <w:t>.xml</w:t>
        </w:r>
      </w:ins>
      <w:ins w:id="6148" w:author="Sammartano, Marc (BIC USA)" w:date="2015-06-02T16:59:00Z">
        <w:r w:rsidR="00CB18C6">
          <w:t>, where default values of many strings are set.</w:t>
        </w:r>
      </w:ins>
      <w:ins w:id="6149" w:author="Sammartano, Marc (BIC USA)" w:date="2015-06-02T16:28:00Z">
        <w:r>
          <w:t xml:space="preserve"> For example, you can change the default title string for the Speech-to-Text dialog </w:t>
        </w:r>
      </w:ins>
      <w:ins w:id="6150" w:author="Sammartano, Marc (BIC USA)" w:date="2015-06-02T16:29:00Z">
        <w:r>
          <w:t xml:space="preserve">by editing </w:t>
        </w:r>
      </w:ins>
      <w:ins w:id="6151" w:author="Sammartano, Marc (BIC USA)" w:date="2015-06-02T17:00:00Z">
        <w:r w:rsidR="00CB18C6">
          <w:t xml:space="preserve">the string named </w:t>
        </w:r>
        <w:r w:rsidR="00CB18C6" w:rsidRPr="00CB18C6">
          <w:rPr>
            <w:b/>
          </w:rPr>
          <w:t>sst_prompt</w:t>
        </w:r>
        <w:r w:rsidR="00CB18C6">
          <w:t>.</w:t>
        </w:r>
      </w:ins>
    </w:p>
    <w:p w:rsidR="00CB18C6" w:rsidRDefault="00CB18C6" w:rsidP="00EF3D97">
      <w:ins w:id="6152" w:author="Sammartano, Marc (BIC USA)" w:date="2015-06-02T17:01:00Z">
        <w:r>
          <w:t xml:space="preserve">Later, we will </w:t>
        </w:r>
      </w:ins>
      <w:ins w:id="6153" w:author="Sammartano, Marc (BIC USA)" w:date="2015-06-02T17:02:00Z">
        <w:r>
          <w:t>describe</w:t>
        </w:r>
      </w:ins>
      <w:ins w:id="6154" w:author="Sammartano, Marc (BIC USA)" w:date="2015-06-02T17:01:00Z">
        <w:r>
          <w:t xml:space="preserve"> </w:t>
        </w:r>
      </w:ins>
      <w:ins w:id="6155" w:author="Sammartano, Marc (BIC USA)" w:date="2015-06-02T17:03:00Z">
        <w:r>
          <w:t xml:space="preserve">how to </w:t>
        </w:r>
      </w:ins>
      <w:ins w:id="6156" w:author="Sammartano, Marc (BIC USA)" w:date="2015-06-02T17:01:00Z">
        <w:r>
          <w:t>chang</w:t>
        </w:r>
      </w:ins>
      <w:ins w:id="6157" w:author="Sammartano, Marc (BIC USA)" w:date="2015-06-02T17:02:00Z">
        <w:r>
          <w:t>e</w:t>
        </w:r>
      </w:ins>
      <w:ins w:id="6158" w:author="Sammartano, Marc (BIC USA)" w:date="2015-06-02T17:01:00Z">
        <w:r>
          <w:t xml:space="preserve"> the default values of Preference</w:t>
        </w:r>
      </w:ins>
      <w:ins w:id="6159" w:author="Sammartano, Marc (BIC USA)" w:date="2015-06-02T17:02:00Z">
        <w:r>
          <w:t xml:space="preserve"> option</w:t>
        </w:r>
      </w:ins>
      <w:ins w:id="6160" w:author="Sammartano, Marc (BIC USA)" w:date="2015-06-02T17:01:00Z">
        <w:r>
          <w:t xml:space="preserve">s in the file </w:t>
        </w:r>
        <w:r w:rsidRPr="00CB18C6">
          <w:rPr>
            <w:b/>
          </w:rPr>
          <w:t>settings.xml</w:t>
        </w:r>
        <w:r>
          <w:t>.</w:t>
        </w:r>
      </w:ins>
    </w:p>
    <w:p w:rsidR="00EF3D97" w:rsidRDefault="00EF3D97" w:rsidP="00EF3D97">
      <w:pPr>
        <w:pStyle w:val="Heading2"/>
      </w:pPr>
      <w:bookmarkStart w:id="6161" w:name="_Toc427508938"/>
      <w:r>
        <w:t>Files and Resources</w:t>
      </w:r>
      <w:bookmarkEnd w:id="6161"/>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162" w:name="_Toc427508939"/>
      <w:r>
        <w:t>Testing the APK</w:t>
      </w:r>
      <w:bookmarkEnd w:id="6162"/>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F00528" w:rsidP="000C7BD1">
      <w:pPr>
        <w:ind w:left="720"/>
      </w:pPr>
      <w:hyperlink r:id="rId88"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163" w:name="_Toc427508940"/>
      <w:r>
        <w:t xml:space="preserve">Installing </w:t>
      </w:r>
      <w:r w:rsidR="00EF3D97">
        <w:t>a</w:t>
      </w:r>
      <w:r>
        <w:t xml:space="preserve"> BASIC! Program </w:t>
      </w:r>
      <w:r w:rsidR="00EF3D97">
        <w:t>i</w:t>
      </w:r>
      <w:r>
        <w:t>nto the Application</w:t>
      </w:r>
      <w:bookmarkEnd w:id="6163"/>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164" w:name="_Toc427508941"/>
      <w:r>
        <w:t>Application I</w:t>
      </w:r>
      <w:r w:rsidR="00EF3D97">
        <w:t>con</w:t>
      </w:r>
      <w:r>
        <w:t>s</w:t>
      </w:r>
      <w:bookmarkEnd w:id="6164"/>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165" w:name="_Toc427508942"/>
      <w:r>
        <w:t>Modifications to the AndroidManifest.xml File</w:t>
      </w:r>
      <w:bookmarkEnd w:id="6165"/>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166" w:name="_Toc427508943"/>
      <w:r>
        <w:t xml:space="preserve">Setting </w:t>
      </w:r>
      <w:r w:rsidR="00EF3D97">
        <w:t>t</w:t>
      </w:r>
      <w:r>
        <w:t>he Version Number and Version Name</w:t>
      </w:r>
      <w:bookmarkEnd w:id="6166"/>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167" w:name="_Toc427508944"/>
      <w:r>
        <w:t>Permissions</w:t>
      </w:r>
      <w:bookmarkEnd w:id="6167"/>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168" w:name="_Toc427508945"/>
      <w:r>
        <w:t>Disable</w:t>
      </w:r>
      <w:r w:rsidR="00CD7F4F">
        <w:t xml:space="preserve"> the Shortcut Launcher</w:t>
      </w:r>
      <w:bookmarkEnd w:id="6168"/>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169" w:name="_Toc427508946"/>
      <w:r>
        <w:t>Launch at device boot</w:t>
      </w:r>
      <w:bookmarkEnd w:id="6169"/>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170" w:name="_Toc427508947"/>
      <w:r>
        <w:t>Preferences</w:t>
      </w:r>
      <w:bookmarkEnd w:id="6170"/>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pPr>
        <w:rPr>
          <w:ins w:id="6171" w:author="Sammartano, Marc (BIC USA)" w:date="2015-06-02T16:31:00Z"/>
        </w:rPr>
      </w:pPr>
      <w:ins w:id="6172" w:author="Sammartano, Marc (BIC USA)" w:date="2015-06-02T16:31:00Z">
        <w:r>
          <w:t>If your app uses graphics</w:t>
        </w:r>
      </w:ins>
      <w:ins w:id="6173" w:author="Sammartano, Marc (BIC USA)" w:date="2015-06-02T16:43:00Z">
        <w:r w:rsidR="00C232E6">
          <w:t xml:space="preserve"> mode</w:t>
        </w:r>
      </w:ins>
      <w:ins w:id="6174" w:author="Sammartano, Marc (BIC USA)" w:date="2015-06-02T16:31:00Z">
        <w:r>
          <w:t xml:space="preserve">, </w:t>
        </w:r>
      </w:ins>
      <w:ins w:id="6175" w:author="Sammartano, Marc (BIC USA)" w:date="2015-06-02T16:42:00Z">
        <w:r w:rsidR="00C232E6">
          <w:t>and you have determined it works</w:t>
        </w:r>
      </w:ins>
      <w:ins w:id="6176" w:author="Sammartano, Marc (BIC USA)" w:date="2015-06-02T16:45:00Z">
        <w:r w:rsidR="00C232E6">
          <w:t xml:space="preserve"> correctly</w:t>
        </w:r>
      </w:ins>
      <w:ins w:id="6177" w:author="Sammartano, Marc (BIC USA)" w:date="2015-06-02T16:42:00Z">
        <w:r w:rsidR="00C232E6">
          <w:t xml:space="preserve"> with hardware-accelerated graphics, you </w:t>
        </w:r>
      </w:ins>
      <w:ins w:id="6178" w:author="Sammartano, Marc (BIC USA)" w:date="2015-06-02T16:44:00Z">
        <w:r w:rsidR="00C232E6">
          <w:t xml:space="preserve">may want to </w:t>
        </w:r>
      </w:ins>
      <w:ins w:id="6179" w:author="Sammartano, Marc (BIC USA)" w:date="2015-06-02T16:45:00Z">
        <w:r w:rsidR="00C232E6">
          <w:t xml:space="preserve">change the </w:t>
        </w:r>
      </w:ins>
      <w:ins w:id="6180" w:author="Sammartano, Marc (BIC USA)" w:date="2015-06-02T16:46:00Z">
        <w:r w:rsidR="00C232E6">
          <w:t xml:space="preserve">default setting of the </w:t>
        </w:r>
      </w:ins>
      <w:ins w:id="6181" w:author="Sammartano, Marc (BIC USA)" w:date="2015-06-02T16:39:00Z">
        <w:r w:rsidR="00C232E6">
          <w:t xml:space="preserve">CheckBoxPreference named </w:t>
        </w:r>
      </w:ins>
      <w:ins w:id="6182" w:author="Sammartano, Marc (BIC USA)" w:date="2015-06-02T16:41:00Z">
        <w:r w:rsidR="00C232E6">
          <w:t>"</w:t>
        </w:r>
      </w:ins>
      <w:ins w:id="6183" w:author="Sammartano, Marc (BIC USA)" w:date="2015-06-02T16:39:00Z">
        <w:r w:rsidR="00C232E6">
          <w:t>gr_accel</w:t>
        </w:r>
      </w:ins>
      <w:ins w:id="6184" w:author="Sammartano, Marc (BIC USA)" w:date="2015-06-02T16:41:00Z">
        <w:r w:rsidR="00C232E6">
          <w:t>"</w:t>
        </w:r>
      </w:ins>
      <w:ins w:id="6185" w:author="Sammartano, Marc (BIC USA)" w:date="2015-06-02T16:46:00Z">
        <w:r w:rsidR="00C232E6">
          <w:t>.</w:t>
        </w:r>
      </w:ins>
      <w:ins w:id="6186" w:author="Sammartano, Marc (BIC USA)" w:date="2015-06-02T16:47:00Z">
        <w:r w:rsidR="00BE6E61">
          <w:t xml:space="preserve"> The default is normally "false", but to enable graphics acceleration in an APK you must change it to "true".</w:t>
        </w:r>
      </w:ins>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187" w:name="_Toc427508948"/>
      <w:r>
        <w:t>Finished</w:t>
      </w:r>
      <w:bookmarkEnd w:id="6187"/>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188" w:name="_Toc427508949"/>
      <w:r>
        <w:lastRenderedPageBreak/>
        <w:t xml:space="preserve">Appendix E – </w:t>
      </w:r>
      <w:r w:rsidR="003B2F76">
        <w:t>BASIC! Distribution License</w:t>
      </w:r>
      <w:bookmarkEnd w:id="6188"/>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189" w:name="_Toc427508950"/>
      <w:r>
        <w:rPr>
          <w:rFonts w:eastAsia="Times New Roman"/>
        </w:rPr>
        <w:lastRenderedPageBreak/>
        <w:t>Apache Commons</w:t>
      </w:r>
      <w:bookmarkEnd w:id="618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33430">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528" w:rsidRDefault="00F00528" w:rsidP="000A0539">
      <w:pPr>
        <w:spacing w:after="0" w:line="240" w:lineRule="auto"/>
      </w:pPr>
      <w:r>
        <w:separator/>
      </w:r>
    </w:p>
  </w:endnote>
  <w:endnote w:type="continuationSeparator" w:id="0">
    <w:p w:rsidR="00F00528" w:rsidRDefault="00F00528"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5142" w:rsidRPr="00D14B43" w:rsidRDefault="001D5142">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33430">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528" w:rsidRDefault="00F00528" w:rsidP="000A0539">
      <w:pPr>
        <w:spacing w:after="0" w:line="240" w:lineRule="auto"/>
      </w:pPr>
      <w:r>
        <w:separator/>
      </w:r>
    </w:p>
  </w:footnote>
  <w:footnote w:type="continuationSeparator" w:id="0">
    <w:p w:rsidR="00F00528" w:rsidRDefault="00F00528"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4F473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99C7C5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F8AC7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6C7A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9CDF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E8F9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D644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236B9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A0E37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104D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1"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F0754"/>
    <w:multiLevelType w:val="hybridMultilevel"/>
    <w:tmpl w:val="B27E40D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5"/>
  </w:num>
  <w:num w:numId="3">
    <w:abstractNumId w:val="14"/>
  </w:num>
  <w:num w:numId="4">
    <w:abstractNumId w:val="34"/>
  </w:num>
  <w:num w:numId="5">
    <w:abstractNumId w:val="47"/>
  </w:num>
  <w:num w:numId="6">
    <w:abstractNumId w:val="41"/>
  </w:num>
  <w:num w:numId="7">
    <w:abstractNumId w:val="28"/>
  </w:num>
  <w:num w:numId="8">
    <w:abstractNumId w:val="48"/>
  </w:num>
  <w:num w:numId="9">
    <w:abstractNumId w:val="13"/>
  </w:num>
  <w:num w:numId="10">
    <w:abstractNumId w:val="42"/>
  </w:num>
  <w:num w:numId="11">
    <w:abstractNumId w:val="17"/>
  </w:num>
  <w:num w:numId="12">
    <w:abstractNumId w:val="10"/>
  </w:num>
  <w:num w:numId="13">
    <w:abstractNumId w:val="21"/>
  </w:num>
  <w:num w:numId="14">
    <w:abstractNumId w:val="32"/>
  </w:num>
  <w:num w:numId="15">
    <w:abstractNumId w:val="33"/>
  </w:num>
  <w:num w:numId="16">
    <w:abstractNumId w:val="31"/>
  </w:num>
  <w:num w:numId="17">
    <w:abstractNumId w:val="43"/>
  </w:num>
  <w:num w:numId="18">
    <w:abstractNumId w:val="38"/>
  </w:num>
  <w:num w:numId="19">
    <w:abstractNumId w:val="22"/>
  </w:num>
  <w:num w:numId="20">
    <w:abstractNumId w:val="23"/>
  </w:num>
  <w:num w:numId="21">
    <w:abstractNumId w:val="36"/>
  </w:num>
  <w:num w:numId="22">
    <w:abstractNumId w:val="18"/>
  </w:num>
  <w:num w:numId="23">
    <w:abstractNumId w:val="30"/>
  </w:num>
  <w:num w:numId="24">
    <w:abstractNumId w:val="27"/>
  </w:num>
  <w:num w:numId="25">
    <w:abstractNumId w:val="39"/>
  </w:num>
  <w:num w:numId="26">
    <w:abstractNumId w:val="29"/>
  </w:num>
  <w:num w:numId="27">
    <w:abstractNumId w:val="19"/>
  </w:num>
  <w:num w:numId="28">
    <w:abstractNumId w:val="11"/>
  </w:num>
  <w:num w:numId="29">
    <w:abstractNumId w:val="25"/>
  </w:num>
  <w:num w:numId="30">
    <w:abstractNumId w:val="46"/>
  </w:num>
  <w:num w:numId="31">
    <w:abstractNumId w:val="15"/>
  </w:num>
  <w:num w:numId="32">
    <w:abstractNumId w:val="20"/>
  </w:num>
  <w:num w:numId="33">
    <w:abstractNumId w:val="37"/>
  </w:num>
  <w:num w:numId="34">
    <w:abstractNumId w:val="12"/>
  </w:num>
  <w:num w:numId="35">
    <w:abstractNumId w:val="16"/>
  </w:num>
  <w:num w:numId="36">
    <w:abstractNumId w:val="40"/>
  </w:num>
  <w:num w:numId="37">
    <w:abstractNumId w:val="24"/>
  </w:num>
  <w:num w:numId="38">
    <w:abstractNumId w:val="45"/>
  </w:num>
  <w:num w:numId="39">
    <w:abstractNumId w:val="44"/>
  </w:num>
  <w:num w:numId="40">
    <w:abstractNumId w:val="9"/>
  </w:num>
  <w:num w:numId="41">
    <w:abstractNumId w:val="7"/>
  </w:num>
  <w:num w:numId="42">
    <w:abstractNumId w:val="6"/>
  </w:num>
  <w:num w:numId="43">
    <w:abstractNumId w:val="5"/>
  </w:num>
  <w:num w:numId="44">
    <w:abstractNumId w:val="4"/>
  </w:num>
  <w:num w:numId="45">
    <w:abstractNumId w:val="8"/>
  </w:num>
  <w:num w:numId="46">
    <w:abstractNumId w:val="3"/>
  </w:num>
  <w:num w:numId="47">
    <w:abstractNumId w:val="2"/>
  </w:num>
  <w:num w:numId="48">
    <w:abstractNumId w:val="1"/>
  </w:num>
  <w:num w:numId="49">
    <w:abstractNumId w:val="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824"/>
    <w:rsid w:val="00045CE3"/>
    <w:rsid w:val="00045D1C"/>
    <w:rsid w:val="0004686C"/>
    <w:rsid w:val="00046AB1"/>
    <w:rsid w:val="0004730F"/>
    <w:rsid w:val="0005099A"/>
    <w:rsid w:val="00050E75"/>
    <w:rsid w:val="00051329"/>
    <w:rsid w:val="00051B98"/>
    <w:rsid w:val="00052E88"/>
    <w:rsid w:val="00054246"/>
    <w:rsid w:val="000548D0"/>
    <w:rsid w:val="00055174"/>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04B"/>
    <w:rsid w:val="000B6521"/>
    <w:rsid w:val="000B6531"/>
    <w:rsid w:val="000B6F40"/>
    <w:rsid w:val="000B7AE2"/>
    <w:rsid w:val="000B7F2A"/>
    <w:rsid w:val="000C021A"/>
    <w:rsid w:val="000C029E"/>
    <w:rsid w:val="000C06AF"/>
    <w:rsid w:val="000C0A8B"/>
    <w:rsid w:val="000C1636"/>
    <w:rsid w:val="000C3162"/>
    <w:rsid w:val="000C367E"/>
    <w:rsid w:val="000C424A"/>
    <w:rsid w:val="000C42CC"/>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8D3"/>
    <w:rsid w:val="000D697F"/>
    <w:rsid w:val="000D799C"/>
    <w:rsid w:val="000E1BC3"/>
    <w:rsid w:val="000E1C78"/>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663"/>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3BA3"/>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76A"/>
    <w:rsid w:val="001559CB"/>
    <w:rsid w:val="00155E97"/>
    <w:rsid w:val="00156B6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0659"/>
    <w:rsid w:val="00173713"/>
    <w:rsid w:val="00174459"/>
    <w:rsid w:val="00174D3E"/>
    <w:rsid w:val="0017564D"/>
    <w:rsid w:val="00175F3D"/>
    <w:rsid w:val="0017688C"/>
    <w:rsid w:val="00176F87"/>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42E"/>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1DC2"/>
    <w:rsid w:val="001D287F"/>
    <w:rsid w:val="001D2B12"/>
    <w:rsid w:val="001D3C2F"/>
    <w:rsid w:val="001D3E5F"/>
    <w:rsid w:val="001D473C"/>
    <w:rsid w:val="001D4752"/>
    <w:rsid w:val="001D4DB4"/>
    <w:rsid w:val="001D5142"/>
    <w:rsid w:val="001D5333"/>
    <w:rsid w:val="001D5B38"/>
    <w:rsid w:val="001D5C06"/>
    <w:rsid w:val="001D6E52"/>
    <w:rsid w:val="001D70BF"/>
    <w:rsid w:val="001D724B"/>
    <w:rsid w:val="001D7C02"/>
    <w:rsid w:val="001D7F4D"/>
    <w:rsid w:val="001D7F77"/>
    <w:rsid w:val="001E2549"/>
    <w:rsid w:val="001E2A81"/>
    <w:rsid w:val="001E31F1"/>
    <w:rsid w:val="001E34A3"/>
    <w:rsid w:val="001E3A07"/>
    <w:rsid w:val="001E42B4"/>
    <w:rsid w:val="001E518D"/>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59D"/>
    <w:rsid w:val="00201910"/>
    <w:rsid w:val="002019FC"/>
    <w:rsid w:val="00201E5E"/>
    <w:rsid w:val="0020579D"/>
    <w:rsid w:val="00205BD9"/>
    <w:rsid w:val="002078E2"/>
    <w:rsid w:val="00211229"/>
    <w:rsid w:val="00211511"/>
    <w:rsid w:val="002118F5"/>
    <w:rsid w:val="00212B6B"/>
    <w:rsid w:val="00213985"/>
    <w:rsid w:val="00213CC2"/>
    <w:rsid w:val="0021757C"/>
    <w:rsid w:val="00217871"/>
    <w:rsid w:val="00220EF4"/>
    <w:rsid w:val="00223822"/>
    <w:rsid w:val="00223BFA"/>
    <w:rsid w:val="0022424F"/>
    <w:rsid w:val="002252D3"/>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023"/>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036"/>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58D"/>
    <w:rsid w:val="002A55BC"/>
    <w:rsid w:val="002A5A6E"/>
    <w:rsid w:val="002A5E04"/>
    <w:rsid w:val="002A6170"/>
    <w:rsid w:val="002A63FB"/>
    <w:rsid w:val="002A6636"/>
    <w:rsid w:val="002A6C21"/>
    <w:rsid w:val="002A7225"/>
    <w:rsid w:val="002B23B4"/>
    <w:rsid w:val="002B267C"/>
    <w:rsid w:val="002B3D9F"/>
    <w:rsid w:val="002B4842"/>
    <w:rsid w:val="002B54A8"/>
    <w:rsid w:val="002B560F"/>
    <w:rsid w:val="002B61C4"/>
    <w:rsid w:val="002C0704"/>
    <w:rsid w:val="002C2065"/>
    <w:rsid w:val="002C20C1"/>
    <w:rsid w:val="002C23DC"/>
    <w:rsid w:val="002C25C2"/>
    <w:rsid w:val="002C2F4B"/>
    <w:rsid w:val="002C2F6D"/>
    <w:rsid w:val="002C2FB8"/>
    <w:rsid w:val="002C76E2"/>
    <w:rsid w:val="002D072D"/>
    <w:rsid w:val="002D0D5E"/>
    <w:rsid w:val="002D13C1"/>
    <w:rsid w:val="002D1505"/>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938"/>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64B"/>
    <w:rsid w:val="00332B07"/>
    <w:rsid w:val="00332E16"/>
    <w:rsid w:val="0033383C"/>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7D8"/>
    <w:rsid w:val="00353B2C"/>
    <w:rsid w:val="0035771B"/>
    <w:rsid w:val="00360847"/>
    <w:rsid w:val="00361A24"/>
    <w:rsid w:val="00362F15"/>
    <w:rsid w:val="00363649"/>
    <w:rsid w:val="003642DF"/>
    <w:rsid w:val="00364E69"/>
    <w:rsid w:val="003650AF"/>
    <w:rsid w:val="0036620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A3E"/>
    <w:rsid w:val="003A1B42"/>
    <w:rsid w:val="003A372A"/>
    <w:rsid w:val="003A37FE"/>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3A9D"/>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527"/>
    <w:rsid w:val="004349F7"/>
    <w:rsid w:val="00434DB6"/>
    <w:rsid w:val="00434FE2"/>
    <w:rsid w:val="0043556E"/>
    <w:rsid w:val="00436666"/>
    <w:rsid w:val="004373C7"/>
    <w:rsid w:val="00437A97"/>
    <w:rsid w:val="00437CCD"/>
    <w:rsid w:val="004411C1"/>
    <w:rsid w:val="0044123B"/>
    <w:rsid w:val="004414D8"/>
    <w:rsid w:val="00443188"/>
    <w:rsid w:val="00443B90"/>
    <w:rsid w:val="0044453F"/>
    <w:rsid w:val="0044500C"/>
    <w:rsid w:val="004455F2"/>
    <w:rsid w:val="00447A93"/>
    <w:rsid w:val="0045172F"/>
    <w:rsid w:val="00451B48"/>
    <w:rsid w:val="004521AA"/>
    <w:rsid w:val="004544DB"/>
    <w:rsid w:val="0045486D"/>
    <w:rsid w:val="0045553A"/>
    <w:rsid w:val="00455A6C"/>
    <w:rsid w:val="004570FA"/>
    <w:rsid w:val="00457C59"/>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4390"/>
    <w:rsid w:val="004E6090"/>
    <w:rsid w:val="004E64AD"/>
    <w:rsid w:val="004E705F"/>
    <w:rsid w:val="004F03AF"/>
    <w:rsid w:val="004F0685"/>
    <w:rsid w:val="004F0E07"/>
    <w:rsid w:val="004F1BD8"/>
    <w:rsid w:val="004F3582"/>
    <w:rsid w:val="004F37C4"/>
    <w:rsid w:val="004F4051"/>
    <w:rsid w:val="004F4E60"/>
    <w:rsid w:val="004F6D61"/>
    <w:rsid w:val="004F72AB"/>
    <w:rsid w:val="004F733A"/>
    <w:rsid w:val="004F7FBD"/>
    <w:rsid w:val="00502D48"/>
    <w:rsid w:val="005065CC"/>
    <w:rsid w:val="00507CF2"/>
    <w:rsid w:val="005102B9"/>
    <w:rsid w:val="005110A0"/>
    <w:rsid w:val="005113B0"/>
    <w:rsid w:val="00511AFF"/>
    <w:rsid w:val="0051285E"/>
    <w:rsid w:val="00512AFA"/>
    <w:rsid w:val="00513840"/>
    <w:rsid w:val="005144F9"/>
    <w:rsid w:val="005147AE"/>
    <w:rsid w:val="00514A7D"/>
    <w:rsid w:val="00514CEB"/>
    <w:rsid w:val="00515BE0"/>
    <w:rsid w:val="00516400"/>
    <w:rsid w:val="00517080"/>
    <w:rsid w:val="00517158"/>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4614"/>
    <w:rsid w:val="00534ABE"/>
    <w:rsid w:val="00534CA1"/>
    <w:rsid w:val="00535125"/>
    <w:rsid w:val="00535476"/>
    <w:rsid w:val="005373A6"/>
    <w:rsid w:val="005375B8"/>
    <w:rsid w:val="005376CD"/>
    <w:rsid w:val="005376F8"/>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1ACC"/>
    <w:rsid w:val="00551C65"/>
    <w:rsid w:val="00552141"/>
    <w:rsid w:val="00552349"/>
    <w:rsid w:val="005540FC"/>
    <w:rsid w:val="00554794"/>
    <w:rsid w:val="00554C84"/>
    <w:rsid w:val="00554E83"/>
    <w:rsid w:val="005557BB"/>
    <w:rsid w:val="00556426"/>
    <w:rsid w:val="00557A53"/>
    <w:rsid w:val="00560A05"/>
    <w:rsid w:val="00562314"/>
    <w:rsid w:val="00563D38"/>
    <w:rsid w:val="005642B9"/>
    <w:rsid w:val="00564C5B"/>
    <w:rsid w:val="005656C1"/>
    <w:rsid w:val="00565DD3"/>
    <w:rsid w:val="00565F62"/>
    <w:rsid w:val="005666A2"/>
    <w:rsid w:val="005674B3"/>
    <w:rsid w:val="005705AD"/>
    <w:rsid w:val="00572DB7"/>
    <w:rsid w:val="005735D2"/>
    <w:rsid w:val="005739A2"/>
    <w:rsid w:val="0057515A"/>
    <w:rsid w:val="005757F3"/>
    <w:rsid w:val="0058054A"/>
    <w:rsid w:val="0058084A"/>
    <w:rsid w:val="00580C51"/>
    <w:rsid w:val="00581E88"/>
    <w:rsid w:val="0058205D"/>
    <w:rsid w:val="00582728"/>
    <w:rsid w:val="0058393A"/>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47F"/>
    <w:rsid w:val="005B2E59"/>
    <w:rsid w:val="005B35C6"/>
    <w:rsid w:val="005B3879"/>
    <w:rsid w:val="005B476C"/>
    <w:rsid w:val="005B4C2C"/>
    <w:rsid w:val="005C05CA"/>
    <w:rsid w:val="005C0F82"/>
    <w:rsid w:val="005C1E53"/>
    <w:rsid w:val="005C2450"/>
    <w:rsid w:val="005C2BFD"/>
    <w:rsid w:val="005C5D73"/>
    <w:rsid w:val="005C6615"/>
    <w:rsid w:val="005C6D0E"/>
    <w:rsid w:val="005C7965"/>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B38"/>
    <w:rsid w:val="00613C37"/>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1666"/>
    <w:rsid w:val="006A36D4"/>
    <w:rsid w:val="006A59CE"/>
    <w:rsid w:val="006A6394"/>
    <w:rsid w:val="006A6433"/>
    <w:rsid w:val="006A646F"/>
    <w:rsid w:val="006A7086"/>
    <w:rsid w:val="006A7398"/>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3F4F"/>
    <w:rsid w:val="006D4C73"/>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1C1D"/>
    <w:rsid w:val="00721F90"/>
    <w:rsid w:val="007221F0"/>
    <w:rsid w:val="00722644"/>
    <w:rsid w:val="00722D86"/>
    <w:rsid w:val="00723626"/>
    <w:rsid w:val="00724143"/>
    <w:rsid w:val="0072425E"/>
    <w:rsid w:val="0072429C"/>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6698"/>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4F45"/>
    <w:rsid w:val="00795B6C"/>
    <w:rsid w:val="00795D51"/>
    <w:rsid w:val="00796245"/>
    <w:rsid w:val="00796737"/>
    <w:rsid w:val="0079726E"/>
    <w:rsid w:val="00797AFC"/>
    <w:rsid w:val="007A0D2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4918"/>
    <w:rsid w:val="007C636D"/>
    <w:rsid w:val="007C647B"/>
    <w:rsid w:val="007D0BE8"/>
    <w:rsid w:val="007D14F2"/>
    <w:rsid w:val="007D25DE"/>
    <w:rsid w:val="007D29E2"/>
    <w:rsid w:val="007D32DA"/>
    <w:rsid w:val="007D32ED"/>
    <w:rsid w:val="007D352D"/>
    <w:rsid w:val="007D3A22"/>
    <w:rsid w:val="007D3B86"/>
    <w:rsid w:val="007D4362"/>
    <w:rsid w:val="007D5512"/>
    <w:rsid w:val="007E04B8"/>
    <w:rsid w:val="007E0F47"/>
    <w:rsid w:val="007E28D7"/>
    <w:rsid w:val="007E3DCB"/>
    <w:rsid w:val="007E50DC"/>
    <w:rsid w:val="007E5991"/>
    <w:rsid w:val="007E5C08"/>
    <w:rsid w:val="007E5C97"/>
    <w:rsid w:val="007E5CF6"/>
    <w:rsid w:val="007E6C1B"/>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40E"/>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272E"/>
    <w:rsid w:val="008C376A"/>
    <w:rsid w:val="008C4DBB"/>
    <w:rsid w:val="008C634D"/>
    <w:rsid w:val="008C6887"/>
    <w:rsid w:val="008C68E7"/>
    <w:rsid w:val="008C6CA5"/>
    <w:rsid w:val="008C6E0B"/>
    <w:rsid w:val="008C6F8F"/>
    <w:rsid w:val="008C7749"/>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2DCC"/>
    <w:rsid w:val="00903378"/>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A6D"/>
    <w:rsid w:val="00932369"/>
    <w:rsid w:val="00932469"/>
    <w:rsid w:val="0093341B"/>
    <w:rsid w:val="00933845"/>
    <w:rsid w:val="00934C10"/>
    <w:rsid w:val="00935006"/>
    <w:rsid w:val="009368A8"/>
    <w:rsid w:val="00936A7A"/>
    <w:rsid w:val="009375E9"/>
    <w:rsid w:val="0093766E"/>
    <w:rsid w:val="00940A92"/>
    <w:rsid w:val="00943C29"/>
    <w:rsid w:val="00945394"/>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4422"/>
    <w:rsid w:val="00955453"/>
    <w:rsid w:val="0095581B"/>
    <w:rsid w:val="009558AD"/>
    <w:rsid w:val="00955B63"/>
    <w:rsid w:val="00955E8B"/>
    <w:rsid w:val="00960A1D"/>
    <w:rsid w:val="00960E67"/>
    <w:rsid w:val="009611B1"/>
    <w:rsid w:val="00961D93"/>
    <w:rsid w:val="0096220C"/>
    <w:rsid w:val="009622C0"/>
    <w:rsid w:val="00962375"/>
    <w:rsid w:val="00963048"/>
    <w:rsid w:val="00963FDA"/>
    <w:rsid w:val="00965677"/>
    <w:rsid w:val="00965800"/>
    <w:rsid w:val="00966102"/>
    <w:rsid w:val="00967730"/>
    <w:rsid w:val="0097081B"/>
    <w:rsid w:val="00970C8A"/>
    <w:rsid w:val="00970FB7"/>
    <w:rsid w:val="0097195E"/>
    <w:rsid w:val="0097206A"/>
    <w:rsid w:val="009725B4"/>
    <w:rsid w:val="009727FD"/>
    <w:rsid w:val="00972D1A"/>
    <w:rsid w:val="009732B3"/>
    <w:rsid w:val="00974A39"/>
    <w:rsid w:val="00976B2F"/>
    <w:rsid w:val="00976B70"/>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24FE"/>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0C3"/>
    <w:rsid w:val="009B2826"/>
    <w:rsid w:val="009B3E32"/>
    <w:rsid w:val="009B4675"/>
    <w:rsid w:val="009B47A8"/>
    <w:rsid w:val="009B541F"/>
    <w:rsid w:val="009B6ACD"/>
    <w:rsid w:val="009B6F28"/>
    <w:rsid w:val="009B6F2E"/>
    <w:rsid w:val="009B7763"/>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C0C"/>
    <w:rsid w:val="009D6C4F"/>
    <w:rsid w:val="009D713D"/>
    <w:rsid w:val="009D74D2"/>
    <w:rsid w:val="009E0C24"/>
    <w:rsid w:val="009E12C2"/>
    <w:rsid w:val="009E3AED"/>
    <w:rsid w:val="009E469D"/>
    <w:rsid w:val="009E51FC"/>
    <w:rsid w:val="009E5397"/>
    <w:rsid w:val="009E5A54"/>
    <w:rsid w:val="009E6E85"/>
    <w:rsid w:val="009F216C"/>
    <w:rsid w:val="009F2833"/>
    <w:rsid w:val="009F4516"/>
    <w:rsid w:val="009F4DB6"/>
    <w:rsid w:val="009F4E8D"/>
    <w:rsid w:val="009F502C"/>
    <w:rsid w:val="009F51A5"/>
    <w:rsid w:val="009F52BA"/>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38D2"/>
    <w:rsid w:val="00A13EAF"/>
    <w:rsid w:val="00A1543D"/>
    <w:rsid w:val="00A15E55"/>
    <w:rsid w:val="00A164CE"/>
    <w:rsid w:val="00A17391"/>
    <w:rsid w:val="00A17437"/>
    <w:rsid w:val="00A2005A"/>
    <w:rsid w:val="00A2081E"/>
    <w:rsid w:val="00A220DD"/>
    <w:rsid w:val="00A227E1"/>
    <w:rsid w:val="00A23BCC"/>
    <w:rsid w:val="00A247F1"/>
    <w:rsid w:val="00A24E02"/>
    <w:rsid w:val="00A25227"/>
    <w:rsid w:val="00A25B50"/>
    <w:rsid w:val="00A266AE"/>
    <w:rsid w:val="00A2694C"/>
    <w:rsid w:val="00A26C48"/>
    <w:rsid w:val="00A27CAD"/>
    <w:rsid w:val="00A300EC"/>
    <w:rsid w:val="00A31371"/>
    <w:rsid w:val="00A32397"/>
    <w:rsid w:val="00A33ED2"/>
    <w:rsid w:val="00A34D63"/>
    <w:rsid w:val="00A35795"/>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44E5"/>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4111"/>
    <w:rsid w:val="00A949F6"/>
    <w:rsid w:val="00A95D0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ADC"/>
    <w:rsid w:val="00B07E13"/>
    <w:rsid w:val="00B11692"/>
    <w:rsid w:val="00B11CF4"/>
    <w:rsid w:val="00B1329E"/>
    <w:rsid w:val="00B13E03"/>
    <w:rsid w:val="00B1453F"/>
    <w:rsid w:val="00B148D6"/>
    <w:rsid w:val="00B15941"/>
    <w:rsid w:val="00B15EE4"/>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444E"/>
    <w:rsid w:val="00B3585A"/>
    <w:rsid w:val="00B36A26"/>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50555"/>
    <w:rsid w:val="00B51014"/>
    <w:rsid w:val="00B51839"/>
    <w:rsid w:val="00B51D51"/>
    <w:rsid w:val="00B52A44"/>
    <w:rsid w:val="00B52FB4"/>
    <w:rsid w:val="00B5336A"/>
    <w:rsid w:val="00B53ACE"/>
    <w:rsid w:val="00B54F18"/>
    <w:rsid w:val="00B55199"/>
    <w:rsid w:val="00B562D5"/>
    <w:rsid w:val="00B56620"/>
    <w:rsid w:val="00B577F8"/>
    <w:rsid w:val="00B624ED"/>
    <w:rsid w:val="00B644BA"/>
    <w:rsid w:val="00B64A75"/>
    <w:rsid w:val="00B67011"/>
    <w:rsid w:val="00B67D77"/>
    <w:rsid w:val="00B67F46"/>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25B"/>
    <w:rsid w:val="00BE1479"/>
    <w:rsid w:val="00BE1E5B"/>
    <w:rsid w:val="00BE1EAC"/>
    <w:rsid w:val="00BE2B2B"/>
    <w:rsid w:val="00BE2E8D"/>
    <w:rsid w:val="00BE4A2A"/>
    <w:rsid w:val="00BE4AB1"/>
    <w:rsid w:val="00BE6D9B"/>
    <w:rsid w:val="00BE6E61"/>
    <w:rsid w:val="00BE7189"/>
    <w:rsid w:val="00BF038F"/>
    <w:rsid w:val="00BF09ED"/>
    <w:rsid w:val="00BF1116"/>
    <w:rsid w:val="00BF15ED"/>
    <w:rsid w:val="00BF3B4F"/>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4632"/>
    <w:rsid w:val="00C75AE9"/>
    <w:rsid w:val="00C760EB"/>
    <w:rsid w:val="00C7701B"/>
    <w:rsid w:val="00C8038A"/>
    <w:rsid w:val="00C809B3"/>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668E"/>
    <w:rsid w:val="00CA6B41"/>
    <w:rsid w:val="00CA704B"/>
    <w:rsid w:val="00CA772D"/>
    <w:rsid w:val="00CB062B"/>
    <w:rsid w:val="00CB0B57"/>
    <w:rsid w:val="00CB18C6"/>
    <w:rsid w:val="00CB2049"/>
    <w:rsid w:val="00CB2F9B"/>
    <w:rsid w:val="00CB335A"/>
    <w:rsid w:val="00CB38D0"/>
    <w:rsid w:val="00CB3C97"/>
    <w:rsid w:val="00CB4A75"/>
    <w:rsid w:val="00CB528F"/>
    <w:rsid w:val="00CB6254"/>
    <w:rsid w:val="00CB6A1E"/>
    <w:rsid w:val="00CB6C9C"/>
    <w:rsid w:val="00CC0439"/>
    <w:rsid w:val="00CC0C98"/>
    <w:rsid w:val="00CC214D"/>
    <w:rsid w:val="00CC3163"/>
    <w:rsid w:val="00CC374E"/>
    <w:rsid w:val="00CC38B6"/>
    <w:rsid w:val="00CC430B"/>
    <w:rsid w:val="00CC5DB0"/>
    <w:rsid w:val="00CC6246"/>
    <w:rsid w:val="00CC6805"/>
    <w:rsid w:val="00CC6B5B"/>
    <w:rsid w:val="00CC7B72"/>
    <w:rsid w:val="00CD00F7"/>
    <w:rsid w:val="00CD065B"/>
    <w:rsid w:val="00CD091A"/>
    <w:rsid w:val="00CD101B"/>
    <w:rsid w:val="00CD109B"/>
    <w:rsid w:val="00CD1BF3"/>
    <w:rsid w:val="00CD2EA5"/>
    <w:rsid w:val="00CD4112"/>
    <w:rsid w:val="00CD4428"/>
    <w:rsid w:val="00CD4C66"/>
    <w:rsid w:val="00CD4CCB"/>
    <w:rsid w:val="00CD538C"/>
    <w:rsid w:val="00CD5746"/>
    <w:rsid w:val="00CD79D5"/>
    <w:rsid w:val="00CD7EDC"/>
    <w:rsid w:val="00CD7F4F"/>
    <w:rsid w:val="00CE1878"/>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3896"/>
    <w:rsid w:val="00D04698"/>
    <w:rsid w:val="00D04A62"/>
    <w:rsid w:val="00D04CF3"/>
    <w:rsid w:val="00D05C80"/>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1360"/>
    <w:rsid w:val="00D217D6"/>
    <w:rsid w:val="00D22812"/>
    <w:rsid w:val="00D22D9C"/>
    <w:rsid w:val="00D231E2"/>
    <w:rsid w:val="00D23CFF"/>
    <w:rsid w:val="00D25295"/>
    <w:rsid w:val="00D25348"/>
    <w:rsid w:val="00D2574E"/>
    <w:rsid w:val="00D2587D"/>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9F8"/>
    <w:rsid w:val="00D777EF"/>
    <w:rsid w:val="00D81391"/>
    <w:rsid w:val="00D81E53"/>
    <w:rsid w:val="00D82586"/>
    <w:rsid w:val="00D83C30"/>
    <w:rsid w:val="00D8463E"/>
    <w:rsid w:val="00D85978"/>
    <w:rsid w:val="00D8661F"/>
    <w:rsid w:val="00D878AD"/>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611B"/>
    <w:rsid w:val="00E40235"/>
    <w:rsid w:val="00E40F4A"/>
    <w:rsid w:val="00E425DD"/>
    <w:rsid w:val="00E4362C"/>
    <w:rsid w:val="00E43F96"/>
    <w:rsid w:val="00E445E7"/>
    <w:rsid w:val="00E44E0B"/>
    <w:rsid w:val="00E462EF"/>
    <w:rsid w:val="00E46563"/>
    <w:rsid w:val="00E470C4"/>
    <w:rsid w:val="00E47D4B"/>
    <w:rsid w:val="00E501B3"/>
    <w:rsid w:val="00E502B3"/>
    <w:rsid w:val="00E515E2"/>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38BE"/>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1A9A"/>
    <w:rsid w:val="00EC2ED6"/>
    <w:rsid w:val="00EC545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6D36"/>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7B6"/>
    <w:rsid w:val="00F158F0"/>
    <w:rsid w:val="00F169C2"/>
    <w:rsid w:val="00F16EA5"/>
    <w:rsid w:val="00F20D81"/>
    <w:rsid w:val="00F20E57"/>
    <w:rsid w:val="00F2166C"/>
    <w:rsid w:val="00F216DD"/>
    <w:rsid w:val="00F21AE8"/>
    <w:rsid w:val="00F22191"/>
    <w:rsid w:val="00F24019"/>
    <w:rsid w:val="00F24C0B"/>
    <w:rsid w:val="00F25071"/>
    <w:rsid w:val="00F250C4"/>
    <w:rsid w:val="00F25D9A"/>
    <w:rsid w:val="00F25E63"/>
    <w:rsid w:val="00F27766"/>
    <w:rsid w:val="00F31776"/>
    <w:rsid w:val="00F32355"/>
    <w:rsid w:val="00F32843"/>
    <w:rsid w:val="00F32DA3"/>
    <w:rsid w:val="00F33C59"/>
    <w:rsid w:val="00F34946"/>
    <w:rsid w:val="00F3525E"/>
    <w:rsid w:val="00F355D5"/>
    <w:rsid w:val="00F37427"/>
    <w:rsid w:val="00F374C1"/>
    <w:rsid w:val="00F376F6"/>
    <w:rsid w:val="00F378FD"/>
    <w:rsid w:val="00F4023C"/>
    <w:rsid w:val="00F4028D"/>
    <w:rsid w:val="00F40500"/>
    <w:rsid w:val="00F41579"/>
    <w:rsid w:val="00F42665"/>
    <w:rsid w:val="00F4272F"/>
    <w:rsid w:val="00F42897"/>
    <w:rsid w:val="00F4477F"/>
    <w:rsid w:val="00F454BB"/>
    <w:rsid w:val="00F45ACE"/>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50F1"/>
    <w:rsid w:val="00FE5D80"/>
    <w:rsid w:val="00FE702D"/>
    <w:rsid w:val="00FF0AED"/>
    <w:rsid w:val="00FF0EC0"/>
    <w:rsid w:val="00FF15E0"/>
    <w:rsid w:val="00FF2079"/>
    <w:rsid w:val="00FF3AA9"/>
    <w:rsid w:val="00FF3F90"/>
    <w:rsid w:val="00FF40D3"/>
    <w:rsid w:val="00FF5588"/>
    <w:rsid w:val="00FF5E9D"/>
    <w:rsid w:val="00FF69ED"/>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hyperlink" Target="http://developer.android.com/reference/android/net/wifi/WifiManager.html" TargetMode="External"/><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os/Power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image" Target="media/image3.png"/><Relationship Id="rId43" Type="http://schemas.openxmlformats.org/officeDocument/2006/relationships/hyperlink" Target="http://developer.android.com/reference/android/net/wifi/WifiManager.html" TargetMode="External"/><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image" Target="media/image4.jpeg"/><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os/Power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4F15F-FC12-47E9-8EEF-13E2085CE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68523</TotalTime>
  <Pages>1</Pages>
  <Words>74609</Words>
  <Characters>425273</Characters>
  <Application>Microsoft Office Word</Application>
  <DocSecurity>0</DocSecurity>
  <Lines>3543</Lines>
  <Paragraphs>997</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498885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39</cp:revision>
  <cp:lastPrinted>2015-04-28T19:14:00Z</cp:lastPrinted>
  <dcterms:created xsi:type="dcterms:W3CDTF">2012-08-24T05:42:00Z</dcterms:created>
  <dcterms:modified xsi:type="dcterms:W3CDTF">2015-08-16T23:13:00Z</dcterms:modified>
</cp:coreProperties>
</file>