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1657AE">
        <w:rPr>
          <w:sz w:val="36"/>
          <w:szCs w:val="36"/>
        </w:rPr>
        <w:t>3</w:t>
      </w:r>
      <w:ins w:id="0" w:author="Sammartano, Marc (BIC USA)" w:date="2014-10-10T17:48:00Z">
        <w:r w:rsidR="00592A71">
          <w:rPr>
            <w:sz w:val="36"/>
            <w:szCs w:val="36"/>
          </w:rPr>
          <w:t>.x</w:t>
        </w:r>
      </w:ins>
    </w:p>
    <w:p w:rsidR="00C21152" w:rsidRDefault="00BF7E00" w:rsidP="00935006">
      <w:pPr>
        <w:pStyle w:val="Subtitle"/>
        <w:jc w:val="center"/>
        <w:rPr>
          <w:rStyle w:val="SubtleEmphasis"/>
        </w:rPr>
      </w:pPr>
      <w:del w:id="1" w:author="Sammartano, Marc (BIC USA)" w:date="2014-09-14T12:04:00Z">
        <w:r w:rsidDel="003F5D44">
          <w:rPr>
            <w:rStyle w:val="SubtleEmphasis"/>
          </w:rPr>
          <w:delText>Septem</w:delText>
        </w:r>
      </w:del>
      <w:ins w:id="2" w:author="Sammartano, Marc (BIC USA)" w:date="2014-09-14T12:04:00Z">
        <w:r w:rsidR="003F5D44">
          <w:rPr>
            <w:rStyle w:val="SubtleEmphasis"/>
          </w:rPr>
          <w:t>Octo</w:t>
        </w:r>
      </w:ins>
      <w:r>
        <w:rPr>
          <w:rStyle w:val="SubtleEmphasis"/>
        </w:rPr>
        <w:t>ber</w:t>
      </w:r>
      <w:r w:rsidR="003D23A1">
        <w:rPr>
          <w:rStyle w:val="SubtleEmphasis"/>
        </w:rPr>
        <w:t xml:space="preserve"> </w:t>
      </w:r>
      <w:del w:id="3" w:author="Sammartano, Marc (BIC USA)" w:date="2014-09-14T12:04:00Z">
        <w:r w:rsidR="0000782C" w:rsidDel="003F5D44">
          <w:rPr>
            <w:rStyle w:val="SubtleEmphasis"/>
          </w:rPr>
          <w:delText>9</w:delText>
        </w:r>
      </w:del>
      <w:ins w:id="4" w:author="Sammartano, Marc (BIC USA)" w:date="2014-09-14T12:04:00Z">
        <w:r w:rsidR="003F5D44">
          <w:rPr>
            <w:rStyle w:val="SubtleEmphasis"/>
          </w:rPr>
          <w:t>?</w:t>
        </w:r>
      </w:ins>
      <w:r w:rsidR="00FB0FD3">
        <w:rPr>
          <w:rStyle w:val="SubtleEmphasis"/>
        </w:rPr>
        <w:t>,</w:t>
      </w:r>
      <w:r w:rsidR="00A612E9">
        <w:rPr>
          <w:rStyle w:val="SubtleEmphasis"/>
        </w:rPr>
        <w:t xml:space="preserve"> 201</w:t>
      </w:r>
      <w:r w:rsidR="00DC2F2C">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8240" behindDoc="0" locked="0" layoutInCell="1" allowOverlap="1" wp14:anchorId="15806FE4" wp14:editId="7B514049">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592A71" w:rsidRDefault="00520661">
          <w:pPr>
            <w:pStyle w:val="TOC1"/>
            <w:tabs>
              <w:tab w:val="right" w:leader="dot" w:pos="9350"/>
            </w:tabs>
            <w:rPr>
              <w:ins w:id="5" w:author="Sammartano, Marc (BIC USA)" w:date="2014-10-10T17:44:00Z"/>
              <w:rFonts w:eastAsiaTheme="minorEastAsia"/>
              <w:noProof/>
            </w:rPr>
          </w:pPr>
          <w:r>
            <w:fldChar w:fldCharType="begin"/>
          </w:r>
          <w:r w:rsidR="00CD5746">
            <w:instrText xml:space="preserve"> TOC \o "1-3" \h \z \u </w:instrText>
          </w:r>
          <w:r>
            <w:fldChar w:fldCharType="separate"/>
          </w:r>
          <w:ins w:id="6" w:author="Sammartano, Marc (BIC USA)" w:date="2014-10-10T17:44:00Z">
            <w:r w:rsidR="00592A71" w:rsidRPr="00B808F9">
              <w:rPr>
                <w:rStyle w:val="Hyperlink"/>
                <w:noProof/>
              </w:rPr>
              <w:fldChar w:fldCharType="begin"/>
            </w:r>
            <w:r w:rsidR="00592A71" w:rsidRPr="00B808F9">
              <w:rPr>
                <w:rStyle w:val="Hyperlink"/>
                <w:noProof/>
              </w:rPr>
              <w:instrText xml:space="preserve"> </w:instrText>
            </w:r>
            <w:r w:rsidR="00592A71">
              <w:rPr>
                <w:noProof/>
              </w:rPr>
              <w:instrText>HYPERLINK \l "_Toc400726362"</w:instrText>
            </w:r>
            <w:r w:rsidR="00592A71" w:rsidRPr="00B808F9">
              <w:rPr>
                <w:rStyle w:val="Hyperlink"/>
                <w:noProof/>
              </w:rPr>
              <w:instrText xml:space="preserve"> </w:instrText>
            </w:r>
            <w:r w:rsidR="00592A71" w:rsidRPr="00B808F9">
              <w:rPr>
                <w:rStyle w:val="Hyperlink"/>
                <w:noProof/>
              </w:rPr>
            </w:r>
            <w:r w:rsidR="00592A71" w:rsidRPr="00B808F9">
              <w:rPr>
                <w:rStyle w:val="Hyperlink"/>
                <w:noProof/>
              </w:rPr>
              <w:fldChar w:fldCharType="separate"/>
            </w:r>
            <w:r w:rsidR="00592A71" w:rsidRPr="00B808F9">
              <w:rPr>
                <w:rStyle w:val="Hyperlink"/>
                <w:noProof/>
              </w:rPr>
              <w:t xml:space="preserve">Changes </w:t>
            </w:r>
            <w:r w:rsidR="00592A71" w:rsidRPr="00B808F9">
              <w:rPr>
                <w:rStyle w:val="Hyperlink"/>
                <w:noProof/>
              </w:rPr>
              <w:t>i</w:t>
            </w:r>
            <w:r w:rsidR="00592A71" w:rsidRPr="00B808F9">
              <w:rPr>
                <w:rStyle w:val="Hyperlink"/>
                <w:noProof/>
              </w:rPr>
              <w:t xml:space="preserve">n </w:t>
            </w:r>
            <w:r w:rsidR="00592A71" w:rsidRPr="00B808F9">
              <w:rPr>
                <w:rStyle w:val="Hyperlink"/>
                <w:noProof/>
              </w:rPr>
              <w:t>t</w:t>
            </w:r>
            <w:r w:rsidR="00592A71" w:rsidRPr="00B808F9">
              <w:rPr>
                <w:rStyle w:val="Hyperlink"/>
                <w:noProof/>
              </w:rPr>
              <w:t>his V</w:t>
            </w:r>
            <w:r w:rsidR="00592A71" w:rsidRPr="00B808F9">
              <w:rPr>
                <w:rStyle w:val="Hyperlink"/>
                <w:noProof/>
              </w:rPr>
              <w:t>e</w:t>
            </w:r>
            <w:r w:rsidR="00592A71" w:rsidRPr="00B808F9">
              <w:rPr>
                <w:rStyle w:val="Hyperlink"/>
                <w:noProof/>
              </w:rPr>
              <w:t>rsion</w:t>
            </w:r>
            <w:r w:rsidR="00592A71">
              <w:rPr>
                <w:noProof/>
                <w:webHidden/>
              </w:rPr>
              <w:tab/>
            </w:r>
            <w:r w:rsidR="00592A71">
              <w:rPr>
                <w:noProof/>
                <w:webHidden/>
              </w:rPr>
              <w:fldChar w:fldCharType="begin"/>
            </w:r>
            <w:r w:rsidR="00592A71">
              <w:rPr>
                <w:noProof/>
                <w:webHidden/>
              </w:rPr>
              <w:instrText xml:space="preserve"> PAGEREF _Toc400726362 \h </w:instrText>
            </w:r>
            <w:r w:rsidR="00592A71">
              <w:rPr>
                <w:noProof/>
                <w:webHidden/>
              </w:rPr>
            </w:r>
          </w:ins>
          <w:r w:rsidR="00592A71">
            <w:rPr>
              <w:noProof/>
              <w:webHidden/>
            </w:rPr>
            <w:fldChar w:fldCharType="separate"/>
          </w:r>
          <w:ins w:id="7" w:author="Sammartano, Marc (BIC USA)" w:date="2014-10-10T17:49:00Z">
            <w:r w:rsidR="00592A71">
              <w:rPr>
                <w:noProof/>
                <w:webHidden/>
              </w:rPr>
              <w:t>21</w:t>
            </w:r>
          </w:ins>
          <w:ins w:id="8" w:author="Sammartano, Marc (BIC USA)" w:date="2014-10-10T17:44:00Z">
            <w:r w:rsidR="00592A71">
              <w:rPr>
                <w:noProof/>
                <w:webHidden/>
              </w:rPr>
              <w:fldChar w:fldCharType="end"/>
            </w:r>
            <w:r w:rsidR="00592A71" w:rsidRPr="00B808F9">
              <w:rPr>
                <w:rStyle w:val="Hyperlink"/>
                <w:noProof/>
              </w:rPr>
              <w:fldChar w:fldCharType="end"/>
            </w:r>
          </w:ins>
        </w:p>
        <w:p w:rsidR="00592A71" w:rsidRDefault="00592A71">
          <w:pPr>
            <w:pStyle w:val="TOC1"/>
            <w:tabs>
              <w:tab w:val="right" w:leader="dot" w:pos="9350"/>
            </w:tabs>
            <w:rPr>
              <w:ins w:id="9" w:author="Sammartano, Marc (BIC USA)" w:date="2014-10-10T17:44:00Z"/>
              <w:rFonts w:eastAsiaTheme="minorEastAsia"/>
              <w:noProof/>
            </w:rPr>
          </w:pPr>
          <w:ins w:id="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"_Toc400726363"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About the Title, De Re BASIC!</w:t>
            </w:r>
            <w:r>
              <w:rPr>
                <w:noProof/>
                <w:webHidden/>
              </w:rPr>
              <w:tab/>
            </w:r>
            <w:r>
              <w:rPr>
                <w:noProof/>
                <w:webHidden/>
              </w:rPr>
              <w:fldChar w:fldCharType="begin"/>
            </w:r>
            <w:r>
              <w:rPr>
                <w:noProof/>
                <w:webHidden/>
              </w:rPr>
              <w:instrText xml:space="preserve"> PAGEREF _Toc400726363 \h </w:instrText>
            </w:r>
            <w:r>
              <w:rPr>
                <w:noProof/>
                <w:webHidden/>
              </w:rPr>
            </w:r>
          </w:ins>
          <w:r>
            <w:rPr>
              <w:noProof/>
              <w:webHidden/>
            </w:rPr>
            <w:fldChar w:fldCharType="separate"/>
          </w:r>
          <w:ins w:id="11" w:author="Sammartano, Marc (BIC USA)" w:date="2014-10-10T17:49:00Z">
            <w:r>
              <w:rPr>
                <w:noProof/>
                <w:webHidden/>
              </w:rPr>
              <w:t>22</w:t>
            </w:r>
          </w:ins>
          <w:ins w:id="1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3" w:author="Sammartano, Marc (BIC USA)" w:date="2014-10-10T17:44:00Z"/>
              <w:rFonts w:eastAsiaTheme="minorEastAsia"/>
              <w:noProof/>
            </w:rPr>
          </w:pPr>
          <w:ins w:id="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"_Toc400726364"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About the Cover Art</w:t>
            </w:r>
            <w:r>
              <w:rPr>
                <w:noProof/>
                <w:webHidden/>
              </w:rPr>
              <w:tab/>
            </w:r>
            <w:r>
              <w:rPr>
                <w:noProof/>
                <w:webHidden/>
              </w:rPr>
              <w:fldChar w:fldCharType="begin"/>
            </w:r>
            <w:r>
              <w:rPr>
                <w:noProof/>
                <w:webHidden/>
              </w:rPr>
              <w:instrText xml:space="preserve"> PAGEREF _Toc400726364 \h </w:instrText>
            </w:r>
            <w:r>
              <w:rPr>
                <w:noProof/>
                <w:webHidden/>
              </w:rPr>
            </w:r>
          </w:ins>
          <w:r>
            <w:rPr>
              <w:noProof/>
              <w:webHidden/>
            </w:rPr>
            <w:fldChar w:fldCharType="separate"/>
          </w:r>
          <w:ins w:id="15" w:author="Sammartano, Marc (BIC USA)" w:date="2014-10-10T17:49:00Z">
            <w:r>
              <w:rPr>
                <w:noProof/>
                <w:webHidden/>
              </w:rPr>
              <w:t>22</w:t>
            </w:r>
          </w:ins>
          <w:ins w:id="16"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7" w:author="Sammartano, Marc (BIC USA)" w:date="2014-10-10T17:44:00Z"/>
              <w:rFonts w:eastAsiaTheme="minorEastAsia"/>
              <w:noProof/>
            </w:rPr>
          </w:pPr>
          <w:ins w:id="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"_Toc400726365"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Technical Editor</w:t>
            </w:r>
            <w:r>
              <w:rPr>
                <w:noProof/>
                <w:webHidden/>
              </w:rPr>
              <w:tab/>
            </w:r>
            <w:r>
              <w:rPr>
                <w:noProof/>
                <w:webHidden/>
              </w:rPr>
              <w:fldChar w:fldCharType="begin"/>
            </w:r>
            <w:r>
              <w:rPr>
                <w:noProof/>
                <w:webHidden/>
              </w:rPr>
              <w:instrText xml:space="preserve"> PAGEREF _Toc400726365 \h </w:instrText>
            </w:r>
            <w:r>
              <w:rPr>
                <w:noProof/>
                <w:webHidden/>
              </w:rPr>
            </w:r>
          </w:ins>
          <w:r>
            <w:rPr>
              <w:noProof/>
              <w:webHidden/>
            </w:rPr>
            <w:fldChar w:fldCharType="separate"/>
          </w:r>
          <w:ins w:id="19" w:author="Sammartano, Marc (BIC USA)" w:date="2014-10-10T17:49:00Z">
            <w:r>
              <w:rPr>
                <w:noProof/>
                <w:webHidden/>
              </w:rPr>
              <w:t>22</w:t>
            </w:r>
          </w:ins>
          <w:ins w:id="2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1" w:author="Sammartano, Marc (BIC USA)" w:date="2014-10-10T17:44:00Z"/>
              <w:rFonts w:eastAsiaTheme="minorEastAsia"/>
              <w:noProof/>
            </w:rPr>
          </w:pPr>
          <w:ins w:id="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"_Toc400726366"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Getting BASIC!</w:t>
            </w:r>
            <w:r>
              <w:rPr>
                <w:noProof/>
                <w:webHidden/>
              </w:rPr>
              <w:tab/>
            </w:r>
            <w:r>
              <w:rPr>
                <w:noProof/>
                <w:webHidden/>
              </w:rPr>
              <w:fldChar w:fldCharType="begin"/>
            </w:r>
            <w:r>
              <w:rPr>
                <w:noProof/>
                <w:webHidden/>
              </w:rPr>
              <w:instrText xml:space="preserve"> PAGEREF _Toc400726366 \h </w:instrText>
            </w:r>
            <w:r>
              <w:rPr>
                <w:noProof/>
                <w:webHidden/>
              </w:rPr>
            </w:r>
          </w:ins>
          <w:r>
            <w:rPr>
              <w:noProof/>
              <w:webHidden/>
            </w:rPr>
            <w:fldChar w:fldCharType="separate"/>
          </w:r>
          <w:ins w:id="23" w:author="Sammartano, Marc (BIC USA)" w:date="2014-10-10T17:49:00Z">
            <w:r>
              <w:rPr>
                <w:noProof/>
                <w:webHidden/>
              </w:rPr>
              <w:t>22</w:t>
            </w:r>
          </w:ins>
          <w:ins w:id="24"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5" w:author="Sammartano, Marc (BIC USA)" w:date="2014-10-10T17:44:00Z"/>
              <w:rFonts w:eastAsiaTheme="minorEastAsia"/>
              <w:noProof/>
            </w:rPr>
          </w:pPr>
          <w:ins w:id="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"_Toc400726367"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BASIC! Forum</w:t>
            </w:r>
            <w:r>
              <w:rPr>
                <w:noProof/>
                <w:webHidden/>
              </w:rPr>
              <w:tab/>
            </w:r>
            <w:r>
              <w:rPr>
                <w:noProof/>
                <w:webHidden/>
              </w:rPr>
              <w:fldChar w:fldCharType="begin"/>
            </w:r>
            <w:r>
              <w:rPr>
                <w:noProof/>
                <w:webHidden/>
              </w:rPr>
              <w:instrText xml:space="preserve"> PAGEREF _Toc400726367 \h </w:instrText>
            </w:r>
            <w:r>
              <w:rPr>
                <w:noProof/>
                <w:webHidden/>
              </w:rPr>
            </w:r>
          </w:ins>
          <w:r>
            <w:rPr>
              <w:noProof/>
              <w:webHidden/>
            </w:rPr>
            <w:fldChar w:fldCharType="separate"/>
          </w:r>
          <w:ins w:id="27" w:author="Sammartano, Marc (BIC USA)" w:date="2014-10-10T17:49:00Z">
            <w:r>
              <w:rPr>
                <w:noProof/>
                <w:webHidden/>
              </w:rPr>
              <w:t>22</w:t>
            </w:r>
          </w:ins>
          <w:ins w:id="28"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9" w:author="Sammartano, Marc (BIC USA)" w:date="2014-10-10T17:44:00Z"/>
              <w:rFonts w:eastAsiaTheme="minorEastAsia"/>
              <w:noProof/>
            </w:rPr>
          </w:pPr>
          <w:ins w:id="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"_Toc400726368"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BASIC! Tutorial</w:t>
            </w:r>
            <w:r>
              <w:rPr>
                <w:noProof/>
                <w:webHidden/>
              </w:rPr>
              <w:tab/>
            </w:r>
            <w:r>
              <w:rPr>
                <w:noProof/>
                <w:webHidden/>
              </w:rPr>
              <w:fldChar w:fldCharType="begin"/>
            </w:r>
            <w:r>
              <w:rPr>
                <w:noProof/>
                <w:webHidden/>
              </w:rPr>
              <w:instrText xml:space="preserve"> PAGEREF _Toc400726368 \h </w:instrText>
            </w:r>
            <w:r>
              <w:rPr>
                <w:noProof/>
                <w:webHidden/>
              </w:rPr>
            </w:r>
          </w:ins>
          <w:r>
            <w:rPr>
              <w:noProof/>
              <w:webHidden/>
            </w:rPr>
            <w:fldChar w:fldCharType="separate"/>
          </w:r>
          <w:ins w:id="31" w:author="Sammartano, Marc (BIC USA)" w:date="2014-10-10T17:49:00Z">
            <w:r>
              <w:rPr>
                <w:noProof/>
                <w:webHidden/>
              </w:rPr>
              <w:t>22</w:t>
            </w:r>
          </w:ins>
          <w:ins w:id="3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33" w:author="Sammartano, Marc (BIC USA)" w:date="2014-10-10T17:44:00Z"/>
              <w:rFonts w:eastAsiaTheme="minorEastAsia"/>
              <w:noProof/>
            </w:rPr>
          </w:pPr>
          <w:ins w:id="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"_Toc400726369"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BASIC! Operation</w:t>
            </w:r>
            <w:r>
              <w:rPr>
                <w:noProof/>
                <w:webHidden/>
              </w:rPr>
              <w:tab/>
            </w:r>
            <w:r>
              <w:rPr>
                <w:noProof/>
                <w:webHidden/>
              </w:rPr>
              <w:fldChar w:fldCharType="begin"/>
            </w:r>
            <w:r>
              <w:rPr>
                <w:noProof/>
                <w:webHidden/>
              </w:rPr>
              <w:instrText xml:space="preserve"> PAGEREF _Toc400726369 \h </w:instrText>
            </w:r>
            <w:r>
              <w:rPr>
                <w:noProof/>
                <w:webHidden/>
              </w:rPr>
            </w:r>
          </w:ins>
          <w:r>
            <w:rPr>
              <w:noProof/>
              <w:webHidden/>
            </w:rPr>
            <w:fldChar w:fldCharType="separate"/>
          </w:r>
          <w:ins w:id="35" w:author="Sammartano, Marc (BIC USA)" w:date="2014-10-10T17:49:00Z">
            <w:r>
              <w:rPr>
                <w:noProof/>
                <w:webHidden/>
              </w:rPr>
              <w:t>22</w:t>
            </w:r>
          </w:ins>
          <w:ins w:id="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7" w:author="Sammartano, Marc (BIC USA)" w:date="2014-10-10T17:44:00Z"/>
              <w:rFonts w:eastAsiaTheme="minorEastAsia"/>
              <w:noProof/>
            </w:rPr>
          </w:pPr>
          <w:ins w:id="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Permissions</w:t>
            </w:r>
            <w:r>
              <w:rPr>
                <w:noProof/>
                <w:webHidden/>
              </w:rPr>
              <w:tab/>
            </w:r>
            <w:r>
              <w:rPr>
                <w:noProof/>
                <w:webHidden/>
              </w:rPr>
              <w:fldChar w:fldCharType="begin"/>
            </w:r>
            <w:r>
              <w:rPr>
                <w:noProof/>
                <w:webHidden/>
              </w:rPr>
              <w:instrText xml:space="preserve"> PAGEREF _Toc400726370 \h </w:instrText>
            </w:r>
            <w:r>
              <w:rPr>
                <w:noProof/>
                <w:webHidden/>
              </w:rPr>
            </w:r>
          </w:ins>
          <w:r>
            <w:rPr>
              <w:noProof/>
              <w:webHidden/>
            </w:rPr>
            <w:fldChar w:fldCharType="separate"/>
          </w:r>
          <w:ins w:id="39" w:author="Sammartano, Marc (BIC USA)" w:date="2014-10-10T17:49:00Z">
            <w:r>
              <w:rPr>
                <w:noProof/>
                <w:webHidden/>
              </w:rPr>
              <w:t>22</w:t>
            </w:r>
          </w:ins>
          <w:ins w:id="4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1" w:author="Sammartano, Marc (BIC USA)" w:date="2014-10-10T17:44:00Z"/>
              <w:rFonts w:eastAsiaTheme="minorEastAsia"/>
              <w:noProof/>
            </w:rPr>
          </w:pPr>
          <w:ins w:id="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Editor</w:t>
            </w:r>
            <w:r>
              <w:rPr>
                <w:noProof/>
                <w:webHidden/>
              </w:rPr>
              <w:tab/>
            </w:r>
            <w:r>
              <w:rPr>
                <w:noProof/>
                <w:webHidden/>
              </w:rPr>
              <w:fldChar w:fldCharType="begin"/>
            </w:r>
            <w:r>
              <w:rPr>
                <w:noProof/>
                <w:webHidden/>
              </w:rPr>
              <w:instrText xml:space="preserve"> PAGEREF _Toc400726371 \h </w:instrText>
            </w:r>
            <w:r>
              <w:rPr>
                <w:noProof/>
                <w:webHidden/>
              </w:rPr>
            </w:r>
          </w:ins>
          <w:r>
            <w:rPr>
              <w:noProof/>
              <w:webHidden/>
            </w:rPr>
            <w:fldChar w:fldCharType="separate"/>
          </w:r>
          <w:ins w:id="43" w:author="Sammartano, Marc (BIC USA)" w:date="2014-10-10T17:49:00Z">
            <w:r>
              <w:rPr>
                <w:noProof/>
                <w:webHidden/>
              </w:rPr>
              <w:t>23</w:t>
            </w:r>
          </w:ins>
          <w:ins w:id="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45" w:author="Sammartano, Marc (BIC USA)" w:date="2014-10-10T17:44:00Z"/>
              <w:rFonts w:eastAsiaTheme="minorEastAsia"/>
              <w:noProof/>
            </w:rPr>
          </w:pPr>
          <w:ins w:id="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Editing the program</w:t>
            </w:r>
            <w:r>
              <w:rPr>
                <w:noProof/>
                <w:webHidden/>
              </w:rPr>
              <w:tab/>
            </w:r>
            <w:r>
              <w:rPr>
                <w:noProof/>
                <w:webHidden/>
              </w:rPr>
              <w:fldChar w:fldCharType="begin"/>
            </w:r>
            <w:r>
              <w:rPr>
                <w:noProof/>
                <w:webHidden/>
              </w:rPr>
              <w:instrText xml:space="preserve"> PAGEREF _Toc400726372 \h </w:instrText>
            </w:r>
            <w:r>
              <w:rPr>
                <w:noProof/>
                <w:webHidden/>
              </w:rPr>
            </w:r>
          </w:ins>
          <w:r>
            <w:rPr>
              <w:noProof/>
              <w:webHidden/>
            </w:rPr>
            <w:fldChar w:fldCharType="separate"/>
          </w:r>
          <w:ins w:id="47" w:author="Sammartano, Marc (BIC USA)" w:date="2014-10-10T17:49:00Z">
            <w:r>
              <w:rPr>
                <w:noProof/>
                <w:webHidden/>
              </w:rPr>
              <w:t>23</w:t>
            </w:r>
          </w:ins>
          <w:ins w:id="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49" w:author="Sammartano, Marc (BIC USA)" w:date="2014-10-10T17:44:00Z"/>
              <w:rFonts w:eastAsiaTheme="minorEastAsia"/>
              <w:noProof/>
            </w:rPr>
          </w:pPr>
          <w:ins w:id="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Line Continuation</w:t>
            </w:r>
            <w:r>
              <w:rPr>
                <w:noProof/>
                <w:webHidden/>
              </w:rPr>
              <w:tab/>
            </w:r>
            <w:r>
              <w:rPr>
                <w:noProof/>
                <w:webHidden/>
              </w:rPr>
              <w:fldChar w:fldCharType="begin"/>
            </w:r>
            <w:r>
              <w:rPr>
                <w:noProof/>
                <w:webHidden/>
              </w:rPr>
              <w:instrText xml:space="preserve"> PAGEREF _Toc400726373 \h </w:instrText>
            </w:r>
            <w:r>
              <w:rPr>
                <w:noProof/>
                <w:webHidden/>
              </w:rPr>
            </w:r>
          </w:ins>
          <w:r>
            <w:rPr>
              <w:noProof/>
              <w:webHidden/>
            </w:rPr>
            <w:fldChar w:fldCharType="separate"/>
          </w:r>
          <w:ins w:id="51" w:author="Sammartano, Marc (BIC USA)" w:date="2014-10-10T17:49:00Z">
            <w:r>
              <w:rPr>
                <w:noProof/>
                <w:webHidden/>
              </w:rPr>
              <w:t>23</w:t>
            </w:r>
          </w:ins>
          <w:ins w:id="5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3" w:author="Sammartano, Marc (BIC USA)" w:date="2014-10-10T17:44:00Z"/>
              <w:rFonts w:eastAsiaTheme="minorEastAsia"/>
              <w:noProof/>
            </w:rPr>
          </w:pPr>
          <w:ins w:id="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 - Format Line</w:t>
            </w:r>
            <w:r>
              <w:rPr>
                <w:noProof/>
                <w:webHidden/>
              </w:rPr>
              <w:tab/>
            </w:r>
            <w:r>
              <w:rPr>
                <w:noProof/>
                <w:webHidden/>
              </w:rPr>
              <w:fldChar w:fldCharType="begin"/>
            </w:r>
            <w:r>
              <w:rPr>
                <w:noProof/>
                <w:webHidden/>
              </w:rPr>
              <w:instrText xml:space="preserve"> PAGEREF _Toc400726374 \h </w:instrText>
            </w:r>
            <w:r>
              <w:rPr>
                <w:noProof/>
                <w:webHidden/>
              </w:rPr>
            </w:r>
          </w:ins>
          <w:r>
            <w:rPr>
              <w:noProof/>
              <w:webHidden/>
            </w:rPr>
            <w:fldChar w:fldCharType="separate"/>
          </w:r>
          <w:ins w:id="55" w:author="Sammartano, Marc (BIC USA)" w:date="2014-10-10T17:49:00Z">
            <w:r>
              <w:rPr>
                <w:noProof/>
                <w:webHidden/>
              </w:rPr>
              <w:t>24</w:t>
            </w:r>
          </w:ins>
          <w:ins w:id="5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7" w:author="Sammartano, Marc (BIC USA)" w:date="2014-10-10T17:44:00Z"/>
              <w:rFonts w:eastAsiaTheme="minorEastAsia"/>
              <w:noProof/>
            </w:rPr>
          </w:pPr>
          <w:ins w:id="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Menus</w:t>
            </w:r>
            <w:r>
              <w:rPr>
                <w:noProof/>
                <w:webHidden/>
              </w:rPr>
              <w:tab/>
            </w:r>
            <w:r>
              <w:rPr>
                <w:noProof/>
                <w:webHidden/>
              </w:rPr>
              <w:fldChar w:fldCharType="begin"/>
            </w:r>
            <w:r>
              <w:rPr>
                <w:noProof/>
                <w:webHidden/>
              </w:rPr>
              <w:instrText xml:space="preserve"> PAGEREF _Toc400726375 \h </w:instrText>
            </w:r>
            <w:r>
              <w:rPr>
                <w:noProof/>
                <w:webHidden/>
              </w:rPr>
            </w:r>
          </w:ins>
          <w:r>
            <w:rPr>
              <w:noProof/>
              <w:webHidden/>
            </w:rPr>
            <w:fldChar w:fldCharType="separate"/>
          </w:r>
          <w:ins w:id="59" w:author="Sammartano, Marc (BIC USA)" w:date="2014-10-10T17:49:00Z">
            <w:r>
              <w:rPr>
                <w:noProof/>
                <w:webHidden/>
              </w:rPr>
              <w:t>24</w:t>
            </w:r>
          </w:ins>
          <w:ins w:id="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1" w:author="Sammartano, Marc (BIC USA)" w:date="2014-10-10T17:44:00Z"/>
              <w:rFonts w:eastAsiaTheme="minorEastAsia"/>
              <w:noProof/>
            </w:rPr>
          </w:pPr>
          <w:ins w:id="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Run</w:t>
            </w:r>
            <w:r>
              <w:rPr>
                <w:noProof/>
                <w:webHidden/>
              </w:rPr>
              <w:tab/>
            </w:r>
            <w:r>
              <w:rPr>
                <w:noProof/>
                <w:webHidden/>
              </w:rPr>
              <w:fldChar w:fldCharType="begin"/>
            </w:r>
            <w:r>
              <w:rPr>
                <w:noProof/>
                <w:webHidden/>
              </w:rPr>
              <w:instrText xml:space="preserve"> PAGEREF _Toc400726376 \h </w:instrText>
            </w:r>
            <w:r>
              <w:rPr>
                <w:noProof/>
                <w:webHidden/>
              </w:rPr>
            </w:r>
          </w:ins>
          <w:r>
            <w:rPr>
              <w:noProof/>
              <w:webHidden/>
            </w:rPr>
            <w:fldChar w:fldCharType="separate"/>
          </w:r>
          <w:ins w:id="63" w:author="Sammartano, Marc (BIC USA)" w:date="2014-10-10T17:49:00Z">
            <w:r>
              <w:rPr>
                <w:noProof/>
                <w:webHidden/>
              </w:rPr>
              <w:t>29</w:t>
            </w:r>
          </w:ins>
          <w:ins w:id="6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5" w:author="Sammartano, Marc (BIC USA)" w:date="2014-10-10T17:44:00Z"/>
              <w:rFonts w:eastAsiaTheme="minorEastAsia"/>
              <w:noProof/>
            </w:rPr>
          </w:pPr>
          <w:ins w:id="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Menu</w:t>
            </w:r>
            <w:r>
              <w:rPr>
                <w:noProof/>
                <w:webHidden/>
              </w:rPr>
              <w:tab/>
            </w:r>
            <w:r>
              <w:rPr>
                <w:noProof/>
                <w:webHidden/>
              </w:rPr>
              <w:fldChar w:fldCharType="begin"/>
            </w:r>
            <w:r>
              <w:rPr>
                <w:noProof/>
                <w:webHidden/>
              </w:rPr>
              <w:instrText xml:space="preserve"> PAGEREF _Toc400726377 \h </w:instrText>
            </w:r>
            <w:r>
              <w:rPr>
                <w:noProof/>
                <w:webHidden/>
              </w:rPr>
            </w:r>
          </w:ins>
          <w:r>
            <w:rPr>
              <w:noProof/>
              <w:webHidden/>
            </w:rPr>
            <w:fldChar w:fldCharType="separate"/>
          </w:r>
          <w:ins w:id="67" w:author="Sammartano, Marc (BIC USA)" w:date="2014-10-10T17:49:00Z">
            <w:r>
              <w:rPr>
                <w:noProof/>
                <w:webHidden/>
              </w:rPr>
              <w:t>29</w:t>
            </w:r>
          </w:ins>
          <w:ins w:id="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9" w:author="Sammartano, Marc (BIC USA)" w:date="2014-10-10T17:44:00Z"/>
              <w:rFonts w:eastAsiaTheme="minorEastAsia"/>
              <w:noProof/>
            </w:rPr>
          </w:pPr>
          <w:ins w:id="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Crashes</w:t>
            </w:r>
            <w:r>
              <w:rPr>
                <w:noProof/>
                <w:webHidden/>
              </w:rPr>
              <w:tab/>
            </w:r>
            <w:r>
              <w:rPr>
                <w:noProof/>
                <w:webHidden/>
              </w:rPr>
              <w:fldChar w:fldCharType="begin"/>
            </w:r>
            <w:r>
              <w:rPr>
                <w:noProof/>
                <w:webHidden/>
              </w:rPr>
              <w:instrText xml:space="preserve"> PAGEREF _Toc400726378 \h </w:instrText>
            </w:r>
            <w:r>
              <w:rPr>
                <w:noProof/>
                <w:webHidden/>
              </w:rPr>
            </w:r>
          </w:ins>
          <w:r>
            <w:rPr>
              <w:noProof/>
              <w:webHidden/>
            </w:rPr>
            <w:fldChar w:fldCharType="separate"/>
          </w:r>
          <w:ins w:id="71" w:author="Sammartano, Marc (BIC USA)" w:date="2014-10-10T17:49:00Z">
            <w:r>
              <w:rPr>
                <w:noProof/>
                <w:webHidden/>
              </w:rPr>
              <w:t>29</w:t>
            </w:r>
          </w:ins>
          <w:ins w:id="7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73" w:author="Sammartano, Marc (BIC USA)" w:date="2014-10-10T17:44:00Z"/>
              <w:rFonts w:eastAsiaTheme="minorEastAsia"/>
              <w:noProof/>
            </w:rPr>
          </w:pPr>
          <w:ins w:id="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"_Toc400726379"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 BASIC! Program</w:t>
            </w:r>
            <w:r>
              <w:rPr>
                <w:noProof/>
                <w:webHidden/>
              </w:rPr>
              <w:tab/>
            </w:r>
            <w:r>
              <w:rPr>
                <w:noProof/>
                <w:webHidden/>
              </w:rPr>
              <w:fldChar w:fldCharType="begin"/>
            </w:r>
            <w:r>
              <w:rPr>
                <w:noProof/>
                <w:webHidden/>
              </w:rPr>
              <w:instrText xml:space="preserve"> PAGEREF _Toc400726379 \h </w:instrText>
            </w:r>
            <w:r>
              <w:rPr>
                <w:noProof/>
                <w:webHidden/>
              </w:rPr>
            </w:r>
          </w:ins>
          <w:r>
            <w:rPr>
              <w:noProof/>
              <w:webHidden/>
            </w:rPr>
            <w:fldChar w:fldCharType="separate"/>
          </w:r>
          <w:ins w:id="75" w:author="Sammartano, Marc (BIC USA)" w:date="2014-10-10T17:49:00Z">
            <w:r>
              <w:rPr>
                <w:noProof/>
                <w:webHidden/>
              </w:rPr>
              <w:t>30</w:t>
            </w:r>
          </w:ins>
          <w:ins w:id="76"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77" w:author="Sammartano, Marc (BIC USA)" w:date="2014-10-10T17:44:00Z"/>
              <w:rFonts w:eastAsiaTheme="minorEastAsia"/>
              <w:noProof/>
            </w:rPr>
          </w:pPr>
          <w:ins w:id="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Command Description Syntax</w:t>
            </w:r>
            <w:r>
              <w:rPr>
                <w:noProof/>
                <w:webHidden/>
              </w:rPr>
              <w:tab/>
            </w:r>
            <w:r>
              <w:rPr>
                <w:noProof/>
                <w:webHidden/>
              </w:rPr>
              <w:fldChar w:fldCharType="begin"/>
            </w:r>
            <w:r>
              <w:rPr>
                <w:noProof/>
                <w:webHidden/>
              </w:rPr>
              <w:instrText xml:space="preserve"> PAGEREF _Toc400726380 \h </w:instrText>
            </w:r>
            <w:r>
              <w:rPr>
                <w:noProof/>
                <w:webHidden/>
              </w:rPr>
            </w:r>
          </w:ins>
          <w:r>
            <w:rPr>
              <w:noProof/>
              <w:webHidden/>
            </w:rPr>
            <w:fldChar w:fldCharType="separate"/>
          </w:r>
          <w:ins w:id="79" w:author="Sammartano, Marc (BIC USA)" w:date="2014-10-10T17:49:00Z">
            <w:r>
              <w:rPr>
                <w:noProof/>
                <w:webHidden/>
              </w:rPr>
              <w:t>30</w:t>
            </w:r>
          </w:ins>
          <w:ins w:id="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1" w:author="Sammartano, Marc (BIC USA)" w:date="2014-10-10T17:44:00Z"/>
              <w:rFonts w:eastAsiaTheme="minorEastAsia"/>
              <w:noProof/>
            </w:rPr>
          </w:pPr>
          <w:ins w:id="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Upper and Lower Case</w:t>
            </w:r>
            <w:r>
              <w:rPr>
                <w:noProof/>
                <w:webHidden/>
              </w:rPr>
              <w:tab/>
            </w:r>
            <w:r>
              <w:rPr>
                <w:noProof/>
                <w:webHidden/>
              </w:rPr>
              <w:fldChar w:fldCharType="begin"/>
            </w:r>
            <w:r>
              <w:rPr>
                <w:noProof/>
                <w:webHidden/>
              </w:rPr>
              <w:instrText xml:space="preserve"> PAGEREF _Toc400726381 \h </w:instrText>
            </w:r>
            <w:r>
              <w:rPr>
                <w:noProof/>
                <w:webHidden/>
              </w:rPr>
            </w:r>
          </w:ins>
          <w:r>
            <w:rPr>
              <w:noProof/>
              <w:webHidden/>
            </w:rPr>
            <w:fldChar w:fldCharType="separate"/>
          </w:r>
          <w:ins w:id="83" w:author="Sammartano, Marc (BIC USA)" w:date="2014-10-10T17:49:00Z">
            <w:r>
              <w:rPr>
                <w:noProof/>
                <w:webHidden/>
              </w:rPr>
              <w:t>30</w:t>
            </w:r>
          </w:ins>
          <w:ins w:id="8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5" w:author="Sammartano, Marc (BIC USA)" w:date="2014-10-10T17:44:00Z"/>
              <w:rFonts w:eastAsiaTheme="minorEastAsia"/>
              <w:noProof/>
            </w:rPr>
          </w:pPr>
          <w:ins w:id="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&lt;nexp&gt;, &lt;sexp&gt; and &lt;lexp&gt;</w:t>
            </w:r>
            <w:r>
              <w:rPr>
                <w:noProof/>
                <w:webHidden/>
              </w:rPr>
              <w:tab/>
            </w:r>
            <w:r>
              <w:rPr>
                <w:noProof/>
                <w:webHidden/>
              </w:rPr>
              <w:fldChar w:fldCharType="begin"/>
            </w:r>
            <w:r>
              <w:rPr>
                <w:noProof/>
                <w:webHidden/>
              </w:rPr>
              <w:instrText xml:space="preserve"> PAGEREF _Toc400726382 \h </w:instrText>
            </w:r>
            <w:r>
              <w:rPr>
                <w:noProof/>
                <w:webHidden/>
              </w:rPr>
            </w:r>
          </w:ins>
          <w:r>
            <w:rPr>
              <w:noProof/>
              <w:webHidden/>
            </w:rPr>
            <w:fldChar w:fldCharType="separate"/>
          </w:r>
          <w:ins w:id="87" w:author="Sammartano, Marc (BIC USA)" w:date="2014-10-10T17:49:00Z">
            <w:r>
              <w:rPr>
                <w:noProof/>
                <w:webHidden/>
              </w:rPr>
              <w:t>30</w:t>
            </w:r>
          </w:ins>
          <w:ins w:id="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9" w:author="Sammartano, Marc (BIC USA)" w:date="2014-10-10T17:44:00Z"/>
              <w:rFonts w:eastAsiaTheme="minorEastAsia"/>
              <w:noProof/>
            </w:rPr>
          </w:pPr>
          <w:ins w:id="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&lt;nvar&gt;, &lt;svar&gt; and &lt;lvar&gt;</w:t>
            </w:r>
            <w:r>
              <w:rPr>
                <w:noProof/>
                <w:webHidden/>
              </w:rPr>
              <w:tab/>
            </w:r>
            <w:r>
              <w:rPr>
                <w:noProof/>
                <w:webHidden/>
              </w:rPr>
              <w:fldChar w:fldCharType="begin"/>
            </w:r>
            <w:r>
              <w:rPr>
                <w:noProof/>
                <w:webHidden/>
              </w:rPr>
              <w:instrText xml:space="preserve"> PAGEREF _Toc400726383 \h </w:instrText>
            </w:r>
            <w:r>
              <w:rPr>
                <w:noProof/>
                <w:webHidden/>
              </w:rPr>
            </w:r>
          </w:ins>
          <w:r>
            <w:rPr>
              <w:noProof/>
              <w:webHidden/>
            </w:rPr>
            <w:fldChar w:fldCharType="separate"/>
          </w:r>
          <w:ins w:id="91" w:author="Sammartano, Marc (BIC USA)" w:date="2014-10-10T17:49:00Z">
            <w:r>
              <w:rPr>
                <w:noProof/>
                <w:webHidden/>
              </w:rPr>
              <w:t>30</w:t>
            </w:r>
          </w:ins>
          <w:ins w:id="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3" w:author="Sammartano, Marc (BIC USA)" w:date="2014-10-10T17:44:00Z"/>
              <w:rFonts w:eastAsiaTheme="minorEastAsia"/>
              <w:noProof/>
            </w:rPr>
          </w:pPr>
          <w:ins w:id="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Array[] and Array$[]</w:t>
            </w:r>
            <w:r>
              <w:rPr>
                <w:noProof/>
                <w:webHidden/>
              </w:rPr>
              <w:tab/>
            </w:r>
            <w:r>
              <w:rPr>
                <w:noProof/>
                <w:webHidden/>
              </w:rPr>
              <w:fldChar w:fldCharType="begin"/>
            </w:r>
            <w:r>
              <w:rPr>
                <w:noProof/>
                <w:webHidden/>
              </w:rPr>
              <w:instrText xml:space="preserve"> PAGEREF _Toc400726384 \h </w:instrText>
            </w:r>
            <w:r>
              <w:rPr>
                <w:noProof/>
                <w:webHidden/>
              </w:rPr>
            </w:r>
          </w:ins>
          <w:r>
            <w:rPr>
              <w:noProof/>
              <w:webHidden/>
            </w:rPr>
            <w:fldChar w:fldCharType="separate"/>
          </w:r>
          <w:ins w:id="95" w:author="Sammartano, Marc (BIC USA)" w:date="2014-10-10T17:49:00Z">
            <w:r>
              <w:rPr>
                <w:noProof/>
                <w:webHidden/>
              </w:rPr>
              <w:t>30</w:t>
            </w:r>
          </w:ins>
          <w:ins w:id="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7" w:author="Sammartano, Marc (BIC USA)" w:date="2014-10-10T17:44:00Z"/>
              <w:rFonts w:eastAsiaTheme="minorEastAsia"/>
              <w:noProof/>
            </w:rPr>
          </w:pPr>
          <w:ins w:id="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_Toc400726385 \h </w:instrText>
            </w:r>
            <w:r>
              <w:rPr>
                <w:noProof/>
                <w:webHidden/>
              </w:rPr>
            </w:r>
          </w:ins>
          <w:r>
            <w:rPr>
              <w:noProof/>
              <w:webHidden/>
            </w:rPr>
            <w:fldChar w:fldCharType="separate"/>
          </w:r>
          <w:ins w:id="99" w:author="Sammartano, Marc (BIC USA)" w:date="2014-10-10T17:49:00Z">
            <w:r>
              <w:rPr>
                <w:noProof/>
                <w:webHidden/>
              </w:rPr>
              <w:t>31</w:t>
            </w:r>
          </w:ins>
          <w:ins w:id="1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1" w:author="Sammartano, Marc (BIC USA)" w:date="2014-10-10T17:44:00Z"/>
              <w:rFonts w:eastAsiaTheme="minorEastAsia"/>
              <w:noProof/>
            </w:rPr>
          </w:pPr>
          <w:ins w:id="1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{something}</w:t>
            </w:r>
            <w:r>
              <w:rPr>
                <w:noProof/>
                <w:webHidden/>
              </w:rPr>
              <w:tab/>
            </w:r>
            <w:r>
              <w:rPr>
                <w:noProof/>
                <w:webHidden/>
              </w:rPr>
              <w:fldChar w:fldCharType="begin"/>
            </w:r>
            <w:r>
              <w:rPr>
                <w:noProof/>
                <w:webHidden/>
              </w:rPr>
              <w:instrText xml:space="preserve"> PAGEREF _Toc400726386 \h </w:instrText>
            </w:r>
            <w:r>
              <w:rPr>
                <w:noProof/>
                <w:webHidden/>
              </w:rPr>
            </w:r>
          </w:ins>
          <w:r>
            <w:rPr>
              <w:noProof/>
              <w:webHidden/>
            </w:rPr>
            <w:fldChar w:fldCharType="separate"/>
          </w:r>
          <w:ins w:id="103" w:author="Sammartano, Marc (BIC USA)" w:date="2014-10-10T17:49:00Z">
            <w:r>
              <w:rPr>
                <w:noProof/>
                <w:webHidden/>
              </w:rPr>
              <w:t>31</w:t>
            </w:r>
          </w:ins>
          <w:ins w:id="1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5" w:author="Sammartano, Marc (BIC USA)" w:date="2014-10-10T17:44:00Z"/>
              <w:rFonts w:eastAsiaTheme="minorEastAsia"/>
              <w:noProof/>
            </w:rPr>
          </w:pPr>
          <w:ins w:id="1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 A | B |C }</w:t>
            </w:r>
            <w:r>
              <w:rPr>
                <w:noProof/>
                <w:webHidden/>
              </w:rPr>
              <w:tab/>
            </w:r>
            <w:r>
              <w:rPr>
                <w:noProof/>
                <w:webHidden/>
              </w:rPr>
              <w:fldChar w:fldCharType="begin"/>
            </w:r>
            <w:r>
              <w:rPr>
                <w:noProof/>
                <w:webHidden/>
              </w:rPr>
              <w:instrText xml:space="preserve"> PAGEREF _Toc400726387 \h </w:instrText>
            </w:r>
            <w:r>
              <w:rPr>
                <w:noProof/>
                <w:webHidden/>
              </w:rPr>
            </w:r>
          </w:ins>
          <w:r>
            <w:rPr>
              <w:noProof/>
              <w:webHidden/>
            </w:rPr>
            <w:fldChar w:fldCharType="separate"/>
          </w:r>
          <w:ins w:id="107" w:author="Sammartano, Marc (BIC USA)" w:date="2014-10-10T17:49:00Z">
            <w:r>
              <w:rPr>
                <w:noProof/>
                <w:webHidden/>
              </w:rPr>
              <w:t>31</w:t>
            </w:r>
          </w:ins>
          <w:ins w:id="1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9" w:author="Sammartano, Marc (BIC USA)" w:date="2014-10-10T17:44:00Z"/>
              <w:rFonts w:eastAsiaTheme="minorEastAsia"/>
              <w:noProof/>
            </w:rPr>
          </w:pPr>
          <w:ins w:id="1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X, ...</w:t>
            </w:r>
            <w:r>
              <w:rPr>
                <w:noProof/>
                <w:webHidden/>
              </w:rPr>
              <w:tab/>
            </w:r>
            <w:r>
              <w:rPr>
                <w:noProof/>
                <w:webHidden/>
              </w:rPr>
              <w:fldChar w:fldCharType="begin"/>
            </w:r>
            <w:r>
              <w:rPr>
                <w:noProof/>
                <w:webHidden/>
              </w:rPr>
              <w:instrText xml:space="preserve"> PAGEREF _Toc400726388 \h </w:instrText>
            </w:r>
            <w:r>
              <w:rPr>
                <w:noProof/>
                <w:webHidden/>
              </w:rPr>
            </w:r>
          </w:ins>
          <w:r>
            <w:rPr>
              <w:noProof/>
              <w:webHidden/>
            </w:rPr>
            <w:fldChar w:fldCharType="separate"/>
          </w:r>
          <w:ins w:id="111" w:author="Sammartano, Marc (BIC USA)" w:date="2014-10-10T17:49:00Z">
            <w:r>
              <w:rPr>
                <w:noProof/>
                <w:webHidden/>
              </w:rPr>
              <w:t>31</w:t>
            </w:r>
          </w:ins>
          <w:ins w:id="1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13" w:author="Sammartano, Marc (BIC USA)" w:date="2014-10-10T17:44:00Z"/>
              <w:rFonts w:eastAsiaTheme="minorEastAsia"/>
              <w:noProof/>
            </w:rPr>
          </w:pPr>
          <w:ins w:id="1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"_Toc400726389"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{,n} ...</w:t>
            </w:r>
            <w:r>
              <w:rPr>
                <w:noProof/>
                <w:webHidden/>
              </w:rPr>
              <w:tab/>
            </w:r>
            <w:r>
              <w:rPr>
                <w:noProof/>
                <w:webHidden/>
              </w:rPr>
              <w:fldChar w:fldCharType="begin"/>
            </w:r>
            <w:r>
              <w:rPr>
                <w:noProof/>
                <w:webHidden/>
              </w:rPr>
              <w:instrText xml:space="preserve"> PAGEREF _Toc400726389 \h </w:instrText>
            </w:r>
            <w:r>
              <w:rPr>
                <w:noProof/>
                <w:webHidden/>
              </w:rPr>
            </w:r>
          </w:ins>
          <w:r>
            <w:rPr>
              <w:noProof/>
              <w:webHidden/>
            </w:rPr>
            <w:fldChar w:fldCharType="separate"/>
          </w:r>
          <w:ins w:id="115" w:author="Sammartano, Marc (BIC USA)" w:date="2014-10-10T17:49:00Z">
            <w:r>
              <w:rPr>
                <w:noProof/>
                <w:webHidden/>
              </w:rPr>
              <w:t>31</w:t>
            </w:r>
          </w:ins>
          <w:ins w:id="1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17" w:author="Sammartano, Marc (BIC USA)" w:date="2014-10-10T17:44:00Z"/>
              <w:rFonts w:eastAsiaTheme="minorEastAsia"/>
              <w:noProof/>
            </w:rPr>
          </w:pPr>
          <w:ins w:id="1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"_Toc400726390"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&lt;statement&gt;</w:t>
            </w:r>
            <w:r>
              <w:rPr>
                <w:noProof/>
                <w:webHidden/>
              </w:rPr>
              <w:tab/>
            </w:r>
            <w:r>
              <w:rPr>
                <w:noProof/>
                <w:webHidden/>
              </w:rPr>
              <w:fldChar w:fldCharType="begin"/>
            </w:r>
            <w:r>
              <w:rPr>
                <w:noProof/>
                <w:webHidden/>
              </w:rPr>
              <w:instrText xml:space="preserve"> PAGEREF _Toc400726390 \h </w:instrText>
            </w:r>
            <w:r>
              <w:rPr>
                <w:noProof/>
                <w:webHidden/>
              </w:rPr>
            </w:r>
          </w:ins>
          <w:r>
            <w:rPr>
              <w:noProof/>
              <w:webHidden/>
            </w:rPr>
            <w:fldChar w:fldCharType="separate"/>
          </w:r>
          <w:ins w:id="119" w:author="Sammartano, Marc (BIC USA)" w:date="2014-10-10T17:49:00Z">
            <w:r>
              <w:rPr>
                <w:noProof/>
                <w:webHidden/>
              </w:rPr>
              <w:t>31</w:t>
            </w:r>
          </w:ins>
          <w:ins w:id="12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21" w:author="Sammartano, Marc (BIC USA)" w:date="2014-10-10T17:44:00Z"/>
              <w:rFonts w:eastAsiaTheme="minorEastAsia"/>
              <w:noProof/>
            </w:rPr>
          </w:pPr>
          <w:ins w:id="1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"_Toc400726391"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Numbers</w:t>
            </w:r>
            <w:r>
              <w:rPr>
                <w:noProof/>
                <w:webHidden/>
              </w:rPr>
              <w:tab/>
            </w:r>
            <w:r>
              <w:rPr>
                <w:noProof/>
                <w:webHidden/>
              </w:rPr>
              <w:fldChar w:fldCharType="begin"/>
            </w:r>
            <w:r>
              <w:rPr>
                <w:noProof/>
                <w:webHidden/>
              </w:rPr>
              <w:instrText xml:space="preserve"> PAGEREF _Toc400726391 \h </w:instrText>
            </w:r>
            <w:r>
              <w:rPr>
                <w:noProof/>
                <w:webHidden/>
              </w:rPr>
            </w:r>
          </w:ins>
          <w:r>
            <w:rPr>
              <w:noProof/>
              <w:webHidden/>
            </w:rPr>
            <w:fldChar w:fldCharType="separate"/>
          </w:r>
          <w:ins w:id="123" w:author="Sammartano, Marc (BIC USA)" w:date="2014-10-10T17:49:00Z">
            <w:r>
              <w:rPr>
                <w:noProof/>
                <w:webHidden/>
              </w:rPr>
              <w:t>31</w:t>
            </w:r>
          </w:ins>
          <w:ins w:id="124"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25" w:author="Sammartano, Marc (BIC USA)" w:date="2014-10-10T17:44:00Z"/>
              <w:rFonts w:eastAsiaTheme="minorEastAsia"/>
              <w:noProof/>
            </w:rPr>
          </w:pPr>
          <w:ins w:id="126"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"_Toc400726392"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Strings</w:t>
            </w:r>
            <w:r>
              <w:rPr>
                <w:noProof/>
                <w:webHidden/>
              </w:rPr>
              <w:tab/>
            </w:r>
            <w:r>
              <w:rPr>
                <w:noProof/>
                <w:webHidden/>
              </w:rPr>
              <w:fldChar w:fldCharType="begin"/>
            </w:r>
            <w:r>
              <w:rPr>
                <w:noProof/>
                <w:webHidden/>
              </w:rPr>
              <w:instrText xml:space="preserve"> PAGEREF _Toc400726392 \h </w:instrText>
            </w:r>
            <w:r>
              <w:rPr>
                <w:noProof/>
                <w:webHidden/>
              </w:rPr>
            </w:r>
          </w:ins>
          <w:r>
            <w:rPr>
              <w:noProof/>
              <w:webHidden/>
            </w:rPr>
            <w:fldChar w:fldCharType="separate"/>
          </w:r>
          <w:ins w:id="127" w:author="Sammartano, Marc (BIC USA)" w:date="2014-10-10T17:49:00Z">
            <w:r>
              <w:rPr>
                <w:noProof/>
                <w:webHidden/>
              </w:rPr>
              <w:t>32</w:t>
            </w:r>
          </w:ins>
          <w:ins w:id="128"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29" w:author="Sammartano, Marc (BIC USA)" w:date="2014-10-10T17:44:00Z"/>
              <w:rFonts w:eastAsiaTheme="minorEastAsia"/>
              <w:noProof/>
            </w:rPr>
          </w:pPr>
          <w:ins w:id="1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"_Toc400726393"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Variables</w:t>
            </w:r>
            <w:r>
              <w:rPr>
                <w:noProof/>
                <w:webHidden/>
              </w:rPr>
              <w:tab/>
            </w:r>
            <w:r>
              <w:rPr>
                <w:noProof/>
                <w:webHidden/>
              </w:rPr>
              <w:fldChar w:fldCharType="begin"/>
            </w:r>
            <w:r>
              <w:rPr>
                <w:noProof/>
                <w:webHidden/>
              </w:rPr>
              <w:instrText xml:space="preserve"> PAGEREF _Toc400726393 \h </w:instrText>
            </w:r>
            <w:r>
              <w:rPr>
                <w:noProof/>
                <w:webHidden/>
              </w:rPr>
            </w:r>
          </w:ins>
          <w:r>
            <w:rPr>
              <w:noProof/>
              <w:webHidden/>
            </w:rPr>
            <w:fldChar w:fldCharType="separate"/>
          </w:r>
          <w:ins w:id="131" w:author="Sammartano, Marc (BIC USA)" w:date="2014-10-10T17:49:00Z">
            <w:r>
              <w:rPr>
                <w:noProof/>
                <w:webHidden/>
              </w:rPr>
              <w:t>33</w:t>
            </w:r>
          </w:ins>
          <w:ins w:id="1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3" w:author="Sammartano, Marc (BIC USA)" w:date="2014-10-10T17:44:00Z"/>
              <w:rFonts w:eastAsiaTheme="minorEastAsia"/>
              <w:noProof/>
            </w:rPr>
          </w:pPr>
          <w:ins w:id="1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"_Toc400726394"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Variable Names</w:t>
            </w:r>
            <w:r>
              <w:rPr>
                <w:noProof/>
                <w:webHidden/>
              </w:rPr>
              <w:tab/>
            </w:r>
            <w:r>
              <w:rPr>
                <w:noProof/>
                <w:webHidden/>
              </w:rPr>
              <w:fldChar w:fldCharType="begin"/>
            </w:r>
            <w:r>
              <w:rPr>
                <w:noProof/>
                <w:webHidden/>
              </w:rPr>
              <w:instrText xml:space="preserve"> PAGEREF _Toc400726394 \h </w:instrText>
            </w:r>
            <w:r>
              <w:rPr>
                <w:noProof/>
                <w:webHidden/>
              </w:rPr>
            </w:r>
          </w:ins>
          <w:r>
            <w:rPr>
              <w:noProof/>
              <w:webHidden/>
            </w:rPr>
            <w:fldChar w:fldCharType="separate"/>
          </w:r>
          <w:ins w:id="135" w:author="Sammartano, Marc (BIC USA)" w:date="2014-10-10T17:49:00Z">
            <w:r>
              <w:rPr>
                <w:noProof/>
                <w:webHidden/>
              </w:rPr>
              <w:t>33</w:t>
            </w:r>
          </w:ins>
          <w:ins w:id="1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7" w:author="Sammartano, Marc (BIC USA)" w:date="2014-10-10T17:44:00Z"/>
              <w:rFonts w:eastAsiaTheme="minorEastAsia"/>
              <w:noProof/>
            </w:rPr>
          </w:pPr>
          <w:ins w:id="1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"_Toc400726395"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Variable Types</w:t>
            </w:r>
            <w:r>
              <w:rPr>
                <w:noProof/>
                <w:webHidden/>
              </w:rPr>
              <w:tab/>
            </w:r>
            <w:r>
              <w:rPr>
                <w:noProof/>
                <w:webHidden/>
              </w:rPr>
              <w:fldChar w:fldCharType="begin"/>
            </w:r>
            <w:r>
              <w:rPr>
                <w:noProof/>
                <w:webHidden/>
              </w:rPr>
              <w:instrText xml:space="preserve"> PAGEREF _Toc400726395 \h </w:instrText>
            </w:r>
            <w:r>
              <w:rPr>
                <w:noProof/>
                <w:webHidden/>
              </w:rPr>
            </w:r>
          </w:ins>
          <w:r>
            <w:rPr>
              <w:noProof/>
              <w:webHidden/>
            </w:rPr>
            <w:fldChar w:fldCharType="separate"/>
          </w:r>
          <w:ins w:id="139" w:author="Sammartano, Marc (BIC USA)" w:date="2014-10-10T17:49:00Z">
            <w:r>
              <w:rPr>
                <w:noProof/>
                <w:webHidden/>
              </w:rPr>
              <w:t>33</w:t>
            </w:r>
          </w:ins>
          <w:ins w:id="14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1" w:author="Sammartano, Marc (BIC USA)" w:date="2014-10-10T17:44:00Z"/>
              <w:rFonts w:eastAsiaTheme="minorEastAsia"/>
              <w:noProof/>
            </w:rPr>
          </w:pPr>
          <w:ins w:id="1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"_Toc400726396"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Scalar and Array Variables</w:t>
            </w:r>
            <w:r>
              <w:rPr>
                <w:noProof/>
                <w:webHidden/>
              </w:rPr>
              <w:tab/>
            </w:r>
            <w:r>
              <w:rPr>
                <w:noProof/>
                <w:webHidden/>
              </w:rPr>
              <w:fldChar w:fldCharType="begin"/>
            </w:r>
            <w:r>
              <w:rPr>
                <w:noProof/>
                <w:webHidden/>
              </w:rPr>
              <w:instrText xml:space="preserve"> PAGEREF _Toc400726396 \h </w:instrText>
            </w:r>
            <w:r>
              <w:rPr>
                <w:noProof/>
                <w:webHidden/>
              </w:rPr>
            </w:r>
          </w:ins>
          <w:r>
            <w:rPr>
              <w:noProof/>
              <w:webHidden/>
            </w:rPr>
            <w:fldChar w:fldCharType="separate"/>
          </w:r>
          <w:ins w:id="143" w:author="Sammartano, Marc (BIC USA)" w:date="2014-10-10T17:49:00Z">
            <w:r>
              <w:rPr>
                <w:noProof/>
                <w:webHidden/>
              </w:rPr>
              <w:t>33</w:t>
            </w:r>
          </w:ins>
          <w:ins w:id="1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5" w:author="Sammartano, Marc (BIC USA)" w:date="2014-10-10T17:44:00Z"/>
              <w:rFonts w:eastAsiaTheme="minorEastAsia"/>
              <w:noProof/>
            </w:rPr>
          </w:pPr>
          <w:ins w:id="1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"_Toc400726397"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Arrays</w:t>
            </w:r>
            <w:r>
              <w:rPr>
                <w:noProof/>
                <w:webHidden/>
              </w:rPr>
              <w:tab/>
            </w:r>
            <w:r>
              <w:rPr>
                <w:noProof/>
                <w:webHidden/>
              </w:rPr>
              <w:fldChar w:fldCharType="begin"/>
            </w:r>
            <w:r>
              <w:rPr>
                <w:noProof/>
                <w:webHidden/>
              </w:rPr>
              <w:instrText xml:space="preserve"> PAGEREF _Toc400726397 \h </w:instrText>
            </w:r>
            <w:r>
              <w:rPr>
                <w:noProof/>
                <w:webHidden/>
              </w:rPr>
            </w:r>
          </w:ins>
          <w:r>
            <w:rPr>
              <w:noProof/>
              <w:webHidden/>
            </w:rPr>
            <w:fldChar w:fldCharType="separate"/>
          </w:r>
          <w:ins w:id="147" w:author="Sammartano, Marc (BIC USA)" w:date="2014-10-10T17:49:00Z">
            <w:r>
              <w:rPr>
                <w:noProof/>
                <w:webHidden/>
              </w:rPr>
              <w:t>33</w:t>
            </w:r>
          </w:ins>
          <w:ins w:id="1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9" w:author="Sammartano, Marc (BIC USA)" w:date="2014-10-10T17:44:00Z"/>
              <w:rFonts w:eastAsiaTheme="minorEastAsia"/>
              <w:noProof/>
            </w:rPr>
          </w:pPr>
          <w:ins w:id="1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"_Toc400726398"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Array Segments</w:t>
            </w:r>
            <w:r>
              <w:rPr>
                <w:noProof/>
                <w:webHidden/>
              </w:rPr>
              <w:tab/>
            </w:r>
            <w:r>
              <w:rPr>
                <w:noProof/>
                <w:webHidden/>
              </w:rPr>
              <w:fldChar w:fldCharType="begin"/>
            </w:r>
            <w:r>
              <w:rPr>
                <w:noProof/>
                <w:webHidden/>
              </w:rPr>
              <w:instrText xml:space="preserve"> PAGEREF _Toc400726398 \h </w:instrText>
            </w:r>
            <w:r>
              <w:rPr>
                <w:noProof/>
                <w:webHidden/>
              </w:rPr>
            </w:r>
          </w:ins>
          <w:r>
            <w:rPr>
              <w:noProof/>
              <w:webHidden/>
            </w:rPr>
            <w:fldChar w:fldCharType="separate"/>
          </w:r>
          <w:ins w:id="151" w:author="Sammartano, Marc (BIC USA)" w:date="2014-10-10T17:49:00Z">
            <w:r>
              <w:rPr>
                <w:noProof/>
                <w:webHidden/>
              </w:rPr>
              <w:t>34</w:t>
            </w:r>
          </w:ins>
          <w:ins w:id="15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53" w:author="Sammartano, Marc (BIC USA)" w:date="2014-10-10T17:44:00Z"/>
              <w:rFonts w:eastAsiaTheme="minorEastAsia"/>
              <w:noProof/>
            </w:rPr>
          </w:pPr>
          <w:ins w:id="1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"_Toc400726399"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Array Commands</w:t>
            </w:r>
            <w:r>
              <w:rPr>
                <w:noProof/>
                <w:webHidden/>
              </w:rPr>
              <w:tab/>
            </w:r>
            <w:r>
              <w:rPr>
                <w:noProof/>
                <w:webHidden/>
              </w:rPr>
              <w:fldChar w:fldCharType="begin"/>
            </w:r>
            <w:r>
              <w:rPr>
                <w:noProof/>
                <w:webHidden/>
              </w:rPr>
              <w:instrText xml:space="preserve"> PAGEREF _Toc400726399 \h </w:instrText>
            </w:r>
            <w:r>
              <w:rPr>
                <w:noProof/>
                <w:webHidden/>
              </w:rPr>
            </w:r>
          </w:ins>
          <w:r>
            <w:rPr>
              <w:noProof/>
              <w:webHidden/>
            </w:rPr>
            <w:fldChar w:fldCharType="separate"/>
          </w:r>
          <w:ins w:id="155" w:author="Sammartano, Marc (BIC USA)" w:date="2014-10-10T17:49:00Z">
            <w:r>
              <w:rPr>
                <w:noProof/>
                <w:webHidden/>
              </w:rPr>
              <w:t>34</w:t>
            </w:r>
          </w:ins>
          <w:ins w:id="156"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57" w:author="Sammartano, Marc (BIC USA)" w:date="2014-10-10T17:44:00Z"/>
              <w:rFonts w:eastAsiaTheme="minorEastAsia"/>
              <w:noProof/>
            </w:rPr>
          </w:pPr>
          <w:ins w:id="1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Data Structures and Pointers in BASIC!</w:t>
            </w:r>
            <w:r>
              <w:rPr>
                <w:noProof/>
                <w:webHidden/>
              </w:rPr>
              <w:tab/>
            </w:r>
            <w:r>
              <w:rPr>
                <w:noProof/>
                <w:webHidden/>
              </w:rPr>
              <w:fldChar w:fldCharType="begin"/>
            </w:r>
            <w:r>
              <w:rPr>
                <w:noProof/>
                <w:webHidden/>
              </w:rPr>
              <w:instrText xml:space="preserve"> PAGEREF _Toc400726400 \h </w:instrText>
            </w:r>
            <w:r>
              <w:rPr>
                <w:noProof/>
                <w:webHidden/>
              </w:rPr>
            </w:r>
          </w:ins>
          <w:r>
            <w:rPr>
              <w:noProof/>
              <w:webHidden/>
            </w:rPr>
            <w:fldChar w:fldCharType="separate"/>
          </w:r>
          <w:ins w:id="159" w:author="Sammartano, Marc (BIC USA)" w:date="2014-10-10T17:49:00Z">
            <w:r>
              <w:rPr>
                <w:noProof/>
                <w:webHidden/>
              </w:rPr>
              <w:t>37</w:t>
            </w:r>
          </w:ins>
          <w:ins w:id="1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61" w:author="Sammartano, Marc (BIC USA)" w:date="2014-10-10T17:44:00Z"/>
              <w:rFonts w:eastAsiaTheme="minorEastAsia"/>
              <w:noProof/>
            </w:rPr>
          </w:pPr>
          <w:ins w:id="1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What is a Pointer</w:t>
            </w:r>
            <w:r>
              <w:rPr>
                <w:noProof/>
                <w:webHidden/>
              </w:rPr>
              <w:tab/>
            </w:r>
            <w:r>
              <w:rPr>
                <w:noProof/>
                <w:webHidden/>
              </w:rPr>
              <w:fldChar w:fldCharType="begin"/>
            </w:r>
            <w:r>
              <w:rPr>
                <w:noProof/>
                <w:webHidden/>
              </w:rPr>
              <w:instrText xml:space="preserve"> PAGEREF _Toc400726401 \h </w:instrText>
            </w:r>
            <w:r>
              <w:rPr>
                <w:noProof/>
                <w:webHidden/>
              </w:rPr>
            </w:r>
          </w:ins>
          <w:r>
            <w:rPr>
              <w:noProof/>
              <w:webHidden/>
            </w:rPr>
            <w:fldChar w:fldCharType="separate"/>
          </w:r>
          <w:ins w:id="163" w:author="Sammartano, Marc (BIC USA)" w:date="2014-10-10T17:49:00Z">
            <w:r>
              <w:rPr>
                <w:noProof/>
                <w:webHidden/>
              </w:rPr>
              <w:t>37</w:t>
            </w:r>
          </w:ins>
          <w:ins w:id="1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65" w:author="Sammartano, Marc (BIC USA)" w:date="2014-10-10T17:44:00Z"/>
              <w:rFonts w:eastAsiaTheme="minorEastAsia"/>
              <w:noProof/>
            </w:rPr>
          </w:pPr>
          <w:ins w:id="1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Lists</w:t>
            </w:r>
            <w:r>
              <w:rPr>
                <w:noProof/>
                <w:webHidden/>
              </w:rPr>
              <w:tab/>
            </w:r>
            <w:r>
              <w:rPr>
                <w:noProof/>
                <w:webHidden/>
              </w:rPr>
              <w:fldChar w:fldCharType="begin"/>
            </w:r>
            <w:r>
              <w:rPr>
                <w:noProof/>
                <w:webHidden/>
              </w:rPr>
              <w:instrText xml:space="preserve"> PAGEREF _Toc400726402 \h </w:instrText>
            </w:r>
            <w:r>
              <w:rPr>
                <w:noProof/>
                <w:webHidden/>
              </w:rPr>
            </w:r>
          </w:ins>
          <w:r>
            <w:rPr>
              <w:noProof/>
              <w:webHidden/>
            </w:rPr>
            <w:fldChar w:fldCharType="separate"/>
          </w:r>
          <w:ins w:id="167" w:author="Sammartano, Marc (BIC USA)" w:date="2014-10-10T17:49:00Z">
            <w:r>
              <w:rPr>
                <w:noProof/>
                <w:webHidden/>
              </w:rPr>
              <w:t>38</w:t>
            </w:r>
          </w:ins>
          <w:ins w:id="1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9" w:author="Sammartano, Marc (BIC USA)" w:date="2014-10-10T17:44:00Z"/>
              <w:rFonts w:eastAsiaTheme="minorEastAsia"/>
              <w:noProof/>
            </w:rPr>
          </w:pPr>
          <w:ins w:id="1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List Commands</w:t>
            </w:r>
            <w:r>
              <w:rPr>
                <w:noProof/>
                <w:webHidden/>
              </w:rPr>
              <w:tab/>
            </w:r>
            <w:r>
              <w:rPr>
                <w:noProof/>
                <w:webHidden/>
              </w:rPr>
              <w:fldChar w:fldCharType="begin"/>
            </w:r>
            <w:r>
              <w:rPr>
                <w:noProof/>
                <w:webHidden/>
              </w:rPr>
              <w:instrText xml:space="preserve"> PAGEREF _Toc400726403 \h </w:instrText>
            </w:r>
            <w:r>
              <w:rPr>
                <w:noProof/>
                <w:webHidden/>
              </w:rPr>
            </w:r>
          </w:ins>
          <w:r>
            <w:rPr>
              <w:noProof/>
              <w:webHidden/>
            </w:rPr>
            <w:fldChar w:fldCharType="separate"/>
          </w:r>
          <w:ins w:id="171" w:author="Sammartano, Marc (BIC USA)" w:date="2014-10-10T17:49:00Z">
            <w:r>
              <w:rPr>
                <w:noProof/>
                <w:webHidden/>
              </w:rPr>
              <w:t>39</w:t>
            </w:r>
          </w:ins>
          <w:ins w:id="1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73" w:author="Sammartano, Marc (BIC USA)" w:date="2014-10-10T17:44:00Z"/>
              <w:rFonts w:eastAsiaTheme="minorEastAsia"/>
              <w:noProof/>
            </w:rPr>
          </w:pPr>
          <w:ins w:id="1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Bundles</w:t>
            </w:r>
            <w:r>
              <w:rPr>
                <w:noProof/>
                <w:webHidden/>
              </w:rPr>
              <w:tab/>
            </w:r>
            <w:r>
              <w:rPr>
                <w:noProof/>
                <w:webHidden/>
              </w:rPr>
              <w:fldChar w:fldCharType="begin"/>
            </w:r>
            <w:r>
              <w:rPr>
                <w:noProof/>
                <w:webHidden/>
              </w:rPr>
              <w:instrText xml:space="preserve"> PAGEREF _Toc400726404 \h </w:instrText>
            </w:r>
            <w:r>
              <w:rPr>
                <w:noProof/>
                <w:webHidden/>
              </w:rPr>
            </w:r>
          </w:ins>
          <w:r>
            <w:rPr>
              <w:noProof/>
              <w:webHidden/>
            </w:rPr>
            <w:fldChar w:fldCharType="separate"/>
          </w:r>
          <w:ins w:id="175" w:author="Sammartano, Marc (BIC USA)" w:date="2014-10-10T17:49:00Z">
            <w:r>
              <w:rPr>
                <w:noProof/>
                <w:webHidden/>
              </w:rPr>
              <w:t>41</w:t>
            </w:r>
          </w:ins>
          <w:ins w:id="1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7" w:author="Sammartano, Marc (BIC USA)" w:date="2014-10-10T17:44:00Z"/>
              <w:rFonts w:eastAsiaTheme="minorEastAsia"/>
              <w:noProof/>
            </w:rPr>
          </w:pPr>
          <w:ins w:id="1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Bundle Commands</w:t>
            </w:r>
            <w:r>
              <w:rPr>
                <w:noProof/>
                <w:webHidden/>
              </w:rPr>
              <w:tab/>
            </w:r>
            <w:r>
              <w:rPr>
                <w:noProof/>
                <w:webHidden/>
              </w:rPr>
              <w:fldChar w:fldCharType="begin"/>
            </w:r>
            <w:r>
              <w:rPr>
                <w:noProof/>
                <w:webHidden/>
              </w:rPr>
              <w:instrText xml:space="preserve"> PAGEREF _Toc400726405 \h </w:instrText>
            </w:r>
            <w:r>
              <w:rPr>
                <w:noProof/>
                <w:webHidden/>
              </w:rPr>
            </w:r>
          </w:ins>
          <w:r>
            <w:rPr>
              <w:noProof/>
              <w:webHidden/>
            </w:rPr>
            <w:fldChar w:fldCharType="separate"/>
          </w:r>
          <w:ins w:id="179" w:author="Sammartano, Marc (BIC USA)" w:date="2014-10-10T17:49:00Z">
            <w:r>
              <w:rPr>
                <w:noProof/>
                <w:webHidden/>
              </w:rPr>
              <w:t>41</w:t>
            </w:r>
          </w:ins>
          <w:ins w:id="1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81" w:author="Sammartano, Marc (BIC USA)" w:date="2014-10-10T17:44:00Z"/>
              <w:rFonts w:eastAsiaTheme="minorEastAsia"/>
              <w:noProof/>
            </w:rPr>
          </w:pPr>
          <w:ins w:id="1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Stacks</w:t>
            </w:r>
            <w:r>
              <w:rPr>
                <w:noProof/>
                <w:webHidden/>
              </w:rPr>
              <w:tab/>
            </w:r>
            <w:r>
              <w:rPr>
                <w:noProof/>
                <w:webHidden/>
              </w:rPr>
              <w:fldChar w:fldCharType="begin"/>
            </w:r>
            <w:r>
              <w:rPr>
                <w:noProof/>
                <w:webHidden/>
              </w:rPr>
              <w:instrText xml:space="preserve"> PAGEREF _Toc400726406 \h </w:instrText>
            </w:r>
            <w:r>
              <w:rPr>
                <w:noProof/>
                <w:webHidden/>
              </w:rPr>
            </w:r>
          </w:ins>
          <w:r>
            <w:rPr>
              <w:noProof/>
              <w:webHidden/>
            </w:rPr>
            <w:fldChar w:fldCharType="separate"/>
          </w:r>
          <w:ins w:id="183" w:author="Sammartano, Marc (BIC USA)" w:date="2014-10-10T17:49:00Z">
            <w:r>
              <w:rPr>
                <w:noProof/>
                <w:webHidden/>
              </w:rPr>
              <w:t>43</w:t>
            </w:r>
          </w:ins>
          <w:ins w:id="1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5" w:author="Sammartano, Marc (BIC USA)" w:date="2014-10-10T17:44:00Z"/>
              <w:rFonts w:eastAsiaTheme="minorEastAsia"/>
              <w:noProof/>
            </w:rPr>
          </w:pPr>
          <w:ins w:id="1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Stack Commands</w:t>
            </w:r>
            <w:r>
              <w:rPr>
                <w:noProof/>
                <w:webHidden/>
              </w:rPr>
              <w:tab/>
            </w:r>
            <w:r>
              <w:rPr>
                <w:noProof/>
                <w:webHidden/>
              </w:rPr>
              <w:fldChar w:fldCharType="begin"/>
            </w:r>
            <w:r>
              <w:rPr>
                <w:noProof/>
                <w:webHidden/>
              </w:rPr>
              <w:instrText xml:space="preserve"> PAGEREF _Toc400726407 \h </w:instrText>
            </w:r>
            <w:r>
              <w:rPr>
                <w:noProof/>
                <w:webHidden/>
              </w:rPr>
            </w:r>
          </w:ins>
          <w:r>
            <w:rPr>
              <w:noProof/>
              <w:webHidden/>
            </w:rPr>
            <w:fldChar w:fldCharType="separate"/>
          </w:r>
          <w:ins w:id="187" w:author="Sammartano, Marc (BIC USA)" w:date="2014-10-10T17:49:00Z">
            <w:r>
              <w:rPr>
                <w:noProof/>
                <w:webHidden/>
              </w:rPr>
              <w:t>43</w:t>
            </w:r>
          </w:ins>
          <w:ins w:id="1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89" w:author="Sammartano, Marc (BIC USA)" w:date="2014-10-10T17:44:00Z"/>
              <w:rFonts w:eastAsiaTheme="minorEastAsia"/>
              <w:noProof/>
            </w:rPr>
          </w:pPr>
          <w:ins w:id="1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Queues</w:t>
            </w:r>
            <w:r>
              <w:rPr>
                <w:noProof/>
                <w:webHidden/>
              </w:rPr>
              <w:tab/>
            </w:r>
            <w:r>
              <w:rPr>
                <w:noProof/>
                <w:webHidden/>
              </w:rPr>
              <w:fldChar w:fldCharType="begin"/>
            </w:r>
            <w:r>
              <w:rPr>
                <w:noProof/>
                <w:webHidden/>
              </w:rPr>
              <w:instrText xml:space="preserve"> PAGEREF _Toc400726408 \h </w:instrText>
            </w:r>
            <w:r>
              <w:rPr>
                <w:noProof/>
                <w:webHidden/>
              </w:rPr>
            </w:r>
          </w:ins>
          <w:r>
            <w:rPr>
              <w:noProof/>
              <w:webHidden/>
            </w:rPr>
            <w:fldChar w:fldCharType="separate"/>
          </w:r>
          <w:ins w:id="191" w:author="Sammartano, Marc (BIC USA)" w:date="2014-10-10T17:49:00Z">
            <w:r>
              <w:rPr>
                <w:noProof/>
                <w:webHidden/>
              </w:rPr>
              <w:t>44</w:t>
            </w:r>
          </w:ins>
          <w:ins w:id="19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93" w:author="Sammartano, Marc (BIC USA)" w:date="2014-10-10T17:44:00Z"/>
              <w:rFonts w:eastAsiaTheme="minorEastAsia"/>
              <w:noProof/>
            </w:rPr>
          </w:pPr>
          <w:ins w:id="1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"_Toc400726409"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Comments</w:t>
            </w:r>
            <w:r>
              <w:rPr>
                <w:noProof/>
                <w:webHidden/>
              </w:rPr>
              <w:tab/>
            </w:r>
            <w:r>
              <w:rPr>
                <w:noProof/>
                <w:webHidden/>
              </w:rPr>
              <w:fldChar w:fldCharType="begin"/>
            </w:r>
            <w:r>
              <w:rPr>
                <w:noProof/>
                <w:webHidden/>
              </w:rPr>
              <w:instrText xml:space="preserve"> PAGEREF _Toc400726409 \h </w:instrText>
            </w:r>
            <w:r>
              <w:rPr>
                <w:noProof/>
                <w:webHidden/>
              </w:rPr>
            </w:r>
          </w:ins>
          <w:r>
            <w:rPr>
              <w:noProof/>
              <w:webHidden/>
            </w:rPr>
            <w:fldChar w:fldCharType="separate"/>
          </w:r>
          <w:ins w:id="195" w:author="Sammartano, Marc (BIC USA)" w:date="2014-10-10T17:49:00Z">
            <w:r>
              <w:rPr>
                <w:noProof/>
                <w:webHidden/>
              </w:rPr>
              <w:t>44</w:t>
            </w:r>
          </w:ins>
          <w:ins w:id="1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97" w:author="Sammartano, Marc (BIC USA)" w:date="2014-10-10T17:44:00Z"/>
              <w:rFonts w:eastAsiaTheme="minorEastAsia"/>
              <w:noProof/>
            </w:rPr>
          </w:pPr>
          <w:ins w:id="1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 - Single Line Comment</w:t>
            </w:r>
            <w:r>
              <w:rPr>
                <w:noProof/>
                <w:webHidden/>
              </w:rPr>
              <w:tab/>
            </w:r>
            <w:r>
              <w:rPr>
                <w:noProof/>
                <w:webHidden/>
              </w:rPr>
              <w:fldChar w:fldCharType="begin"/>
            </w:r>
            <w:r>
              <w:rPr>
                <w:noProof/>
                <w:webHidden/>
              </w:rPr>
              <w:instrText xml:space="preserve"> PAGEREF _Toc400726410 \h </w:instrText>
            </w:r>
            <w:r>
              <w:rPr>
                <w:noProof/>
                <w:webHidden/>
              </w:rPr>
            </w:r>
          </w:ins>
          <w:r>
            <w:rPr>
              <w:noProof/>
              <w:webHidden/>
            </w:rPr>
            <w:fldChar w:fldCharType="separate"/>
          </w:r>
          <w:ins w:id="199" w:author="Sammartano, Marc (BIC USA)" w:date="2014-10-10T17:49:00Z">
            <w:r>
              <w:rPr>
                <w:noProof/>
                <w:webHidden/>
              </w:rPr>
              <w:t>44</w:t>
            </w:r>
          </w:ins>
          <w:ins w:id="2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01" w:author="Sammartano, Marc (BIC USA)" w:date="2014-10-10T17:44:00Z"/>
              <w:rFonts w:eastAsiaTheme="minorEastAsia"/>
              <w:noProof/>
            </w:rPr>
          </w:pPr>
          <w:ins w:id="2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Rem - Single Line Comment (legacy)</w:t>
            </w:r>
            <w:r>
              <w:rPr>
                <w:noProof/>
                <w:webHidden/>
              </w:rPr>
              <w:tab/>
            </w:r>
            <w:r>
              <w:rPr>
                <w:noProof/>
                <w:webHidden/>
              </w:rPr>
              <w:fldChar w:fldCharType="begin"/>
            </w:r>
            <w:r>
              <w:rPr>
                <w:noProof/>
                <w:webHidden/>
              </w:rPr>
              <w:instrText xml:space="preserve"> PAGEREF _Toc400726411 \h </w:instrText>
            </w:r>
            <w:r>
              <w:rPr>
                <w:noProof/>
                <w:webHidden/>
              </w:rPr>
            </w:r>
          </w:ins>
          <w:r>
            <w:rPr>
              <w:noProof/>
              <w:webHidden/>
            </w:rPr>
            <w:fldChar w:fldCharType="separate"/>
          </w:r>
          <w:ins w:id="203" w:author="Sammartano, Marc (BIC USA)" w:date="2014-10-10T17:49:00Z">
            <w:r>
              <w:rPr>
                <w:noProof/>
                <w:webHidden/>
              </w:rPr>
              <w:t>45</w:t>
            </w:r>
          </w:ins>
          <w:ins w:id="2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05" w:author="Sammartano, Marc (BIC USA)" w:date="2014-10-10T17:44:00Z"/>
              <w:rFonts w:eastAsiaTheme="minorEastAsia"/>
              <w:noProof/>
            </w:rPr>
          </w:pPr>
          <w:ins w:id="2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 - Block Comment</w:t>
            </w:r>
            <w:r>
              <w:rPr>
                <w:noProof/>
                <w:webHidden/>
              </w:rPr>
              <w:tab/>
            </w:r>
            <w:r>
              <w:rPr>
                <w:noProof/>
                <w:webHidden/>
              </w:rPr>
              <w:fldChar w:fldCharType="begin"/>
            </w:r>
            <w:r>
              <w:rPr>
                <w:noProof/>
                <w:webHidden/>
              </w:rPr>
              <w:instrText xml:space="preserve"> PAGEREF _Toc400726412 \h </w:instrText>
            </w:r>
            <w:r>
              <w:rPr>
                <w:noProof/>
                <w:webHidden/>
              </w:rPr>
            </w:r>
          </w:ins>
          <w:r>
            <w:rPr>
              <w:noProof/>
              <w:webHidden/>
            </w:rPr>
            <w:fldChar w:fldCharType="separate"/>
          </w:r>
          <w:ins w:id="207" w:author="Sammartano, Marc (BIC USA)" w:date="2014-10-10T17:49:00Z">
            <w:r>
              <w:rPr>
                <w:noProof/>
                <w:webHidden/>
              </w:rPr>
              <w:t>45</w:t>
            </w:r>
          </w:ins>
          <w:ins w:id="2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09" w:author="Sammartano, Marc (BIC USA)" w:date="2014-10-10T17:44:00Z"/>
              <w:rFonts w:eastAsiaTheme="minorEastAsia"/>
              <w:noProof/>
            </w:rPr>
          </w:pPr>
          <w:ins w:id="2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 - Middle of Line Comment</w:t>
            </w:r>
            <w:r>
              <w:rPr>
                <w:noProof/>
                <w:webHidden/>
              </w:rPr>
              <w:tab/>
            </w:r>
            <w:r>
              <w:rPr>
                <w:noProof/>
                <w:webHidden/>
              </w:rPr>
              <w:fldChar w:fldCharType="begin"/>
            </w:r>
            <w:r>
              <w:rPr>
                <w:noProof/>
                <w:webHidden/>
              </w:rPr>
              <w:instrText xml:space="preserve"> PAGEREF _Toc400726413 \h </w:instrText>
            </w:r>
            <w:r>
              <w:rPr>
                <w:noProof/>
                <w:webHidden/>
              </w:rPr>
            </w:r>
          </w:ins>
          <w:r>
            <w:rPr>
              <w:noProof/>
              <w:webHidden/>
            </w:rPr>
            <w:fldChar w:fldCharType="separate"/>
          </w:r>
          <w:ins w:id="211" w:author="Sammartano, Marc (BIC USA)" w:date="2014-10-10T17:49:00Z">
            <w:r>
              <w:rPr>
                <w:noProof/>
                <w:webHidden/>
              </w:rPr>
              <w:t>45</w:t>
            </w:r>
          </w:ins>
          <w:ins w:id="21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13" w:author="Sammartano, Marc (BIC USA)" w:date="2014-10-10T17:44:00Z"/>
              <w:rFonts w:eastAsiaTheme="minorEastAsia"/>
              <w:noProof/>
            </w:rPr>
          </w:pPr>
          <w:ins w:id="2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Expressions</w:t>
            </w:r>
            <w:r>
              <w:rPr>
                <w:noProof/>
                <w:webHidden/>
              </w:rPr>
              <w:tab/>
            </w:r>
            <w:r>
              <w:rPr>
                <w:noProof/>
                <w:webHidden/>
              </w:rPr>
              <w:fldChar w:fldCharType="begin"/>
            </w:r>
            <w:r>
              <w:rPr>
                <w:noProof/>
                <w:webHidden/>
              </w:rPr>
              <w:instrText xml:space="preserve"> PAGEREF _Toc400726414 \h </w:instrText>
            </w:r>
            <w:r>
              <w:rPr>
                <w:noProof/>
                <w:webHidden/>
              </w:rPr>
            </w:r>
          </w:ins>
          <w:r>
            <w:rPr>
              <w:noProof/>
              <w:webHidden/>
            </w:rPr>
            <w:fldChar w:fldCharType="separate"/>
          </w:r>
          <w:ins w:id="215" w:author="Sammartano, Marc (BIC USA)" w:date="2014-10-10T17:49:00Z">
            <w:r>
              <w:rPr>
                <w:noProof/>
                <w:webHidden/>
              </w:rPr>
              <w:t>45</w:t>
            </w:r>
          </w:ins>
          <w:ins w:id="2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17" w:author="Sammartano, Marc (BIC USA)" w:date="2014-10-10T17:44:00Z"/>
              <w:rFonts w:eastAsiaTheme="minorEastAsia"/>
              <w:noProof/>
            </w:rPr>
          </w:pPr>
          <w:ins w:id="2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_Toc400726415 \h </w:instrText>
            </w:r>
            <w:r>
              <w:rPr>
                <w:noProof/>
                <w:webHidden/>
              </w:rPr>
            </w:r>
          </w:ins>
          <w:r>
            <w:rPr>
              <w:noProof/>
              <w:webHidden/>
            </w:rPr>
            <w:fldChar w:fldCharType="separate"/>
          </w:r>
          <w:ins w:id="219" w:author="Sammartano, Marc (BIC USA)" w:date="2014-10-10T17:49:00Z">
            <w:r>
              <w:rPr>
                <w:noProof/>
                <w:webHidden/>
              </w:rPr>
              <w:t>45</w:t>
            </w:r>
          </w:ins>
          <w:ins w:id="2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1" w:author="Sammartano, Marc (BIC USA)" w:date="2014-10-10T17:44:00Z"/>
              <w:rFonts w:eastAsiaTheme="minorEastAsia"/>
              <w:noProof/>
            </w:rPr>
          </w:pPr>
          <w:ins w:id="2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Numeric Operators &lt;noperator&gt;</w:t>
            </w:r>
            <w:r>
              <w:rPr>
                <w:noProof/>
                <w:webHidden/>
              </w:rPr>
              <w:tab/>
            </w:r>
            <w:r>
              <w:rPr>
                <w:noProof/>
                <w:webHidden/>
              </w:rPr>
              <w:fldChar w:fldCharType="begin"/>
            </w:r>
            <w:r>
              <w:rPr>
                <w:noProof/>
                <w:webHidden/>
              </w:rPr>
              <w:instrText xml:space="preserve"> PAGEREF _Toc400726416 \h </w:instrText>
            </w:r>
            <w:r>
              <w:rPr>
                <w:noProof/>
                <w:webHidden/>
              </w:rPr>
            </w:r>
          </w:ins>
          <w:r>
            <w:rPr>
              <w:noProof/>
              <w:webHidden/>
            </w:rPr>
            <w:fldChar w:fldCharType="separate"/>
          </w:r>
          <w:ins w:id="223" w:author="Sammartano, Marc (BIC USA)" w:date="2014-10-10T17:49:00Z">
            <w:r>
              <w:rPr>
                <w:noProof/>
                <w:webHidden/>
              </w:rPr>
              <w:t>45</w:t>
            </w:r>
          </w:ins>
          <w:ins w:id="2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5" w:author="Sammartano, Marc (BIC USA)" w:date="2014-10-10T17:44:00Z"/>
              <w:rFonts w:eastAsiaTheme="minorEastAsia"/>
              <w:noProof/>
            </w:rPr>
          </w:pPr>
          <w:ins w:id="2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Numeric Expression Examples</w:t>
            </w:r>
            <w:r>
              <w:rPr>
                <w:noProof/>
                <w:webHidden/>
              </w:rPr>
              <w:tab/>
            </w:r>
            <w:r>
              <w:rPr>
                <w:noProof/>
                <w:webHidden/>
              </w:rPr>
              <w:fldChar w:fldCharType="begin"/>
            </w:r>
            <w:r>
              <w:rPr>
                <w:noProof/>
                <w:webHidden/>
              </w:rPr>
              <w:instrText xml:space="preserve"> PAGEREF _Toc400726417 \h </w:instrText>
            </w:r>
            <w:r>
              <w:rPr>
                <w:noProof/>
                <w:webHidden/>
              </w:rPr>
            </w:r>
          </w:ins>
          <w:r>
            <w:rPr>
              <w:noProof/>
              <w:webHidden/>
            </w:rPr>
            <w:fldChar w:fldCharType="separate"/>
          </w:r>
          <w:ins w:id="227" w:author="Sammartano, Marc (BIC USA)" w:date="2014-10-10T17:49:00Z">
            <w:r>
              <w:rPr>
                <w:noProof/>
                <w:webHidden/>
              </w:rPr>
              <w:t>45</w:t>
            </w:r>
          </w:ins>
          <w:ins w:id="2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9" w:author="Sammartano, Marc (BIC USA)" w:date="2014-10-10T17:44:00Z"/>
              <w:rFonts w:eastAsiaTheme="minorEastAsia"/>
              <w:noProof/>
            </w:rPr>
          </w:pPr>
          <w:ins w:id="2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Pre- and Post-Increment Operators</w:t>
            </w:r>
            <w:r>
              <w:rPr>
                <w:noProof/>
                <w:webHidden/>
              </w:rPr>
              <w:tab/>
            </w:r>
            <w:r>
              <w:rPr>
                <w:noProof/>
                <w:webHidden/>
              </w:rPr>
              <w:fldChar w:fldCharType="begin"/>
            </w:r>
            <w:r>
              <w:rPr>
                <w:noProof/>
                <w:webHidden/>
              </w:rPr>
              <w:instrText xml:space="preserve"> PAGEREF _Toc400726418 \h </w:instrText>
            </w:r>
            <w:r>
              <w:rPr>
                <w:noProof/>
                <w:webHidden/>
              </w:rPr>
            </w:r>
          </w:ins>
          <w:r>
            <w:rPr>
              <w:noProof/>
              <w:webHidden/>
            </w:rPr>
            <w:fldChar w:fldCharType="separate"/>
          </w:r>
          <w:ins w:id="231" w:author="Sammartano, Marc (BIC USA)" w:date="2014-10-10T17:49:00Z">
            <w:r>
              <w:rPr>
                <w:noProof/>
                <w:webHidden/>
              </w:rPr>
              <w:t>45</w:t>
            </w:r>
          </w:ins>
          <w:ins w:id="2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3" w:author="Sammartano, Marc (BIC USA)" w:date="2014-10-10T17:44:00Z"/>
              <w:rFonts w:eastAsiaTheme="minorEastAsia"/>
              <w:noProof/>
            </w:rPr>
          </w:pPr>
          <w:ins w:id="2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"_Toc400726419"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String &lt;sexp&gt; := {&lt;string variable&gt;|&lt;string constant&gt;} {</w:t>
            </w:r>
            <w:r w:rsidRPr="00B808F9">
              <w:rPr>
                <w:rStyle w:val="Hyperlink"/>
                <w:noProof/>
                <w:vertAlign w:val="subscript"/>
              </w:rPr>
              <w:t xml:space="preserve"> </w:t>
            </w:r>
            <w:r w:rsidRPr="00B808F9">
              <w:rPr>
                <w:rStyle w:val="Hyperlink"/>
                <w:noProof/>
              </w:rPr>
              <w:t>+ &lt;sexp&gt; | &lt;end of line&gt;}</w:t>
            </w:r>
            <w:r>
              <w:rPr>
                <w:noProof/>
                <w:webHidden/>
              </w:rPr>
              <w:tab/>
            </w:r>
            <w:r>
              <w:rPr>
                <w:noProof/>
                <w:webHidden/>
              </w:rPr>
              <w:fldChar w:fldCharType="begin"/>
            </w:r>
            <w:r>
              <w:rPr>
                <w:noProof/>
                <w:webHidden/>
              </w:rPr>
              <w:instrText xml:space="preserve"> PAGEREF _Toc400726419 \h </w:instrText>
            </w:r>
            <w:r>
              <w:rPr>
                <w:noProof/>
                <w:webHidden/>
              </w:rPr>
            </w:r>
          </w:ins>
          <w:r>
            <w:rPr>
              <w:noProof/>
              <w:webHidden/>
            </w:rPr>
            <w:fldChar w:fldCharType="separate"/>
          </w:r>
          <w:ins w:id="235" w:author="Sammartano, Marc (BIC USA)" w:date="2014-10-10T17:49:00Z">
            <w:r>
              <w:rPr>
                <w:noProof/>
                <w:webHidden/>
              </w:rPr>
              <w:t>46</w:t>
            </w:r>
          </w:ins>
          <w:ins w:id="2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7" w:author="Sammartano, Marc (BIC USA)" w:date="2014-10-10T17:44:00Z"/>
              <w:rFonts w:eastAsiaTheme="minorEastAsia"/>
              <w:noProof/>
            </w:rPr>
          </w:pPr>
          <w:ins w:id="2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"_Toc400726420"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Logical &lt;lexp&gt;</w:t>
            </w:r>
            <w:r>
              <w:rPr>
                <w:noProof/>
                <w:webHidden/>
              </w:rPr>
              <w:tab/>
            </w:r>
            <w:r>
              <w:rPr>
                <w:noProof/>
                <w:webHidden/>
              </w:rPr>
              <w:fldChar w:fldCharType="begin"/>
            </w:r>
            <w:r>
              <w:rPr>
                <w:noProof/>
                <w:webHidden/>
              </w:rPr>
              <w:instrText xml:space="preserve"> PAGEREF _Toc400726420 \h </w:instrText>
            </w:r>
            <w:r>
              <w:rPr>
                <w:noProof/>
                <w:webHidden/>
              </w:rPr>
            </w:r>
          </w:ins>
          <w:r>
            <w:rPr>
              <w:noProof/>
              <w:webHidden/>
            </w:rPr>
            <w:fldChar w:fldCharType="separate"/>
          </w:r>
          <w:ins w:id="239" w:author="Sammartano, Marc (BIC USA)" w:date="2014-10-10T17:49:00Z">
            <w:r>
              <w:rPr>
                <w:noProof/>
                <w:webHidden/>
              </w:rPr>
              <w:t>46</w:t>
            </w:r>
          </w:ins>
          <w:ins w:id="2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41" w:author="Sammartano, Marc (BIC USA)" w:date="2014-10-10T17:44:00Z"/>
              <w:rFonts w:eastAsiaTheme="minorEastAsia"/>
              <w:noProof/>
            </w:rPr>
          </w:pPr>
          <w:ins w:id="2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"_Toc400726421"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Logical Operators</w:t>
            </w:r>
            <w:r>
              <w:rPr>
                <w:noProof/>
                <w:webHidden/>
              </w:rPr>
              <w:tab/>
            </w:r>
            <w:r>
              <w:rPr>
                <w:noProof/>
                <w:webHidden/>
              </w:rPr>
              <w:fldChar w:fldCharType="begin"/>
            </w:r>
            <w:r>
              <w:rPr>
                <w:noProof/>
                <w:webHidden/>
              </w:rPr>
              <w:instrText xml:space="preserve"> PAGEREF _Toc400726421 \h </w:instrText>
            </w:r>
            <w:r>
              <w:rPr>
                <w:noProof/>
                <w:webHidden/>
              </w:rPr>
            </w:r>
          </w:ins>
          <w:r>
            <w:rPr>
              <w:noProof/>
              <w:webHidden/>
            </w:rPr>
            <w:fldChar w:fldCharType="separate"/>
          </w:r>
          <w:ins w:id="243" w:author="Sammartano, Marc (BIC USA)" w:date="2014-10-10T17:49:00Z">
            <w:r>
              <w:rPr>
                <w:noProof/>
                <w:webHidden/>
              </w:rPr>
              <w:t>46</w:t>
            </w:r>
          </w:ins>
          <w:ins w:id="2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45" w:author="Sammartano, Marc (BIC USA)" w:date="2014-10-10T17:44:00Z"/>
              <w:rFonts w:eastAsiaTheme="minorEastAsia"/>
              <w:noProof/>
            </w:rPr>
          </w:pPr>
          <w:ins w:id="2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"_Toc400726422"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Examples of Logical Expressions</w:t>
            </w:r>
            <w:r>
              <w:rPr>
                <w:noProof/>
                <w:webHidden/>
              </w:rPr>
              <w:tab/>
            </w:r>
            <w:r>
              <w:rPr>
                <w:noProof/>
                <w:webHidden/>
              </w:rPr>
              <w:fldChar w:fldCharType="begin"/>
            </w:r>
            <w:r>
              <w:rPr>
                <w:noProof/>
                <w:webHidden/>
              </w:rPr>
              <w:instrText xml:space="preserve"> PAGEREF _Toc400726422 \h </w:instrText>
            </w:r>
            <w:r>
              <w:rPr>
                <w:noProof/>
                <w:webHidden/>
              </w:rPr>
            </w:r>
          </w:ins>
          <w:r>
            <w:rPr>
              <w:noProof/>
              <w:webHidden/>
            </w:rPr>
            <w:fldChar w:fldCharType="separate"/>
          </w:r>
          <w:ins w:id="247" w:author="Sammartano, Marc (BIC USA)" w:date="2014-10-10T17:49:00Z">
            <w:r>
              <w:rPr>
                <w:noProof/>
                <w:webHidden/>
              </w:rPr>
              <w:t>46</w:t>
            </w:r>
          </w:ins>
          <w:ins w:id="248"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49" w:author="Sammartano, Marc (BIC USA)" w:date="2014-10-10T17:44:00Z"/>
              <w:rFonts w:eastAsiaTheme="minorEastAsia"/>
              <w:noProof/>
            </w:rPr>
          </w:pPr>
          <w:ins w:id="2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"_Toc400726423"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Assignment Operations</w:t>
            </w:r>
            <w:r>
              <w:rPr>
                <w:noProof/>
                <w:webHidden/>
              </w:rPr>
              <w:tab/>
            </w:r>
            <w:r>
              <w:rPr>
                <w:noProof/>
                <w:webHidden/>
              </w:rPr>
              <w:fldChar w:fldCharType="begin"/>
            </w:r>
            <w:r>
              <w:rPr>
                <w:noProof/>
                <w:webHidden/>
              </w:rPr>
              <w:instrText xml:space="preserve"> PAGEREF _Toc400726423 \h </w:instrText>
            </w:r>
            <w:r>
              <w:rPr>
                <w:noProof/>
                <w:webHidden/>
              </w:rPr>
            </w:r>
          </w:ins>
          <w:r>
            <w:rPr>
              <w:noProof/>
              <w:webHidden/>
            </w:rPr>
            <w:fldChar w:fldCharType="separate"/>
          </w:r>
          <w:ins w:id="251" w:author="Sammartano, Marc (BIC USA)" w:date="2014-10-10T17:49:00Z">
            <w:r>
              <w:rPr>
                <w:noProof/>
                <w:webHidden/>
              </w:rPr>
              <w:t>46</w:t>
            </w:r>
          </w:ins>
          <w:ins w:id="2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53" w:author="Sammartano, Marc (BIC USA)" w:date="2014-10-10T17:44:00Z"/>
              <w:rFonts w:eastAsiaTheme="minorEastAsia"/>
              <w:noProof/>
            </w:rPr>
          </w:pPr>
          <w:ins w:id="254"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"_Toc400726424"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Let</w:t>
            </w:r>
            <w:r>
              <w:rPr>
                <w:noProof/>
                <w:webHidden/>
              </w:rPr>
              <w:tab/>
            </w:r>
            <w:r>
              <w:rPr>
                <w:noProof/>
                <w:webHidden/>
              </w:rPr>
              <w:fldChar w:fldCharType="begin"/>
            </w:r>
            <w:r>
              <w:rPr>
                <w:noProof/>
                <w:webHidden/>
              </w:rPr>
              <w:instrText xml:space="preserve"> PAGEREF _Toc400726424 \h </w:instrText>
            </w:r>
            <w:r>
              <w:rPr>
                <w:noProof/>
                <w:webHidden/>
              </w:rPr>
            </w:r>
          </w:ins>
          <w:r>
            <w:rPr>
              <w:noProof/>
              <w:webHidden/>
            </w:rPr>
            <w:fldChar w:fldCharType="separate"/>
          </w:r>
          <w:ins w:id="255" w:author="Sammartano, Marc (BIC USA)" w:date="2014-10-10T17:49:00Z">
            <w:r>
              <w:rPr>
                <w:noProof/>
                <w:webHidden/>
              </w:rPr>
              <w:t>47</w:t>
            </w:r>
          </w:ins>
          <w:ins w:id="2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57" w:author="Sammartano, Marc (BIC USA)" w:date="2014-10-10T17:44:00Z"/>
              <w:rFonts w:eastAsiaTheme="minorEastAsia"/>
              <w:noProof/>
            </w:rPr>
          </w:pPr>
          <w:ins w:id="2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"_Toc400726425"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OpEqual Assignment Operations</w:t>
            </w:r>
            <w:r>
              <w:rPr>
                <w:noProof/>
                <w:webHidden/>
              </w:rPr>
              <w:tab/>
            </w:r>
            <w:r>
              <w:rPr>
                <w:noProof/>
                <w:webHidden/>
              </w:rPr>
              <w:fldChar w:fldCharType="begin"/>
            </w:r>
            <w:r>
              <w:rPr>
                <w:noProof/>
                <w:webHidden/>
              </w:rPr>
              <w:instrText xml:space="preserve"> PAGEREF _Toc400726425 \h </w:instrText>
            </w:r>
            <w:r>
              <w:rPr>
                <w:noProof/>
                <w:webHidden/>
              </w:rPr>
            </w:r>
          </w:ins>
          <w:r>
            <w:rPr>
              <w:noProof/>
              <w:webHidden/>
            </w:rPr>
            <w:fldChar w:fldCharType="separate"/>
          </w:r>
          <w:ins w:id="259" w:author="Sammartano, Marc (BIC USA)" w:date="2014-10-10T17:49:00Z">
            <w:r>
              <w:rPr>
                <w:noProof/>
                <w:webHidden/>
              </w:rPr>
              <w:t>47</w:t>
            </w:r>
          </w:ins>
          <w:ins w:id="26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61" w:author="Sammartano, Marc (BIC USA)" w:date="2014-10-10T17:44:00Z"/>
              <w:rFonts w:eastAsiaTheme="minorEastAsia"/>
              <w:noProof/>
            </w:rPr>
          </w:pPr>
          <w:ins w:id="2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"_Toc400726426"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Math Functions</w:t>
            </w:r>
            <w:r>
              <w:rPr>
                <w:noProof/>
                <w:webHidden/>
              </w:rPr>
              <w:tab/>
            </w:r>
            <w:r>
              <w:rPr>
                <w:noProof/>
                <w:webHidden/>
              </w:rPr>
              <w:fldChar w:fldCharType="begin"/>
            </w:r>
            <w:r>
              <w:rPr>
                <w:noProof/>
                <w:webHidden/>
              </w:rPr>
              <w:instrText xml:space="preserve"> PAGEREF _Toc400726426 \h </w:instrText>
            </w:r>
            <w:r>
              <w:rPr>
                <w:noProof/>
                <w:webHidden/>
              </w:rPr>
            </w:r>
          </w:ins>
          <w:r>
            <w:rPr>
              <w:noProof/>
              <w:webHidden/>
            </w:rPr>
            <w:fldChar w:fldCharType="separate"/>
          </w:r>
          <w:ins w:id="263" w:author="Sammartano, Marc (BIC USA)" w:date="2014-10-10T17:49:00Z">
            <w:r>
              <w:rPr>
                <w:noProof/>
                <w:webHidden/>
              </w:rPr>
              <w:t>47</w:t>
            </w:r>
          </w:ins>
          <w:ins w:id="2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65" w:author="Sammartano, Marc (BIC USA)" w:date="2014-10-10T17:44:00Z"/>
              <w:rFonts w:eastAsiaTheme="minorEastAsia"/>
              <w:noProof/>
            </w:rPr>
          </w:pPr>
          <w:ins w:id="2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"_Toc400726427"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BOR(&lt;nexp1&gt;, &lt;nexp2&gt;)</w:t>
            </w:r>
            <w:r>
              <w:rPr>
                <w:noProof/>
                <w:webHidden/>
              </w:rPr>
              <w:tab/>
            </w:r>
            <w:r>
              <w:rPr>
                <w:noProof/>
                <w:webHidden/>
              </w:rPr>
              <w:fldChar w:fldCharType="begin"/>
            </w:r>
            <w:r>
              <w:rPr>
                <w:noProof/>
                <w:webHidden/>
              </w:rPr>
              <w:instrText xml:space="preserve"> PAGEREF _Toc400726427 \h </w:instrText>
            </w:r>
            <w:r>
              <w:rPr>
                <w:noProof/>
                <w:webHidden/>
              </w:rPr>
            </w:r>
          </w:ins>
          <w:r>
            <w:rPr>
              <w:noProof/>
              <w:webHidden/>
            </w:rPr>
            <w:fldChar w:fldCharType="separate"/>
          </w:r>
          <w:ins w:id="267" w:author="Sammartano, Marc (BIC USA)" w:date="2014-10-10T17:49:00Z">
            <w:r>
              <w:rPr>
                <w:noProof/>
                <w:webHidden/>
              </w:rPr>
              <w:t>47</w:t>
            </w:r>
          </w:ins>
          <w:ins w:id="2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69" w:author="Sammartano, Marc (BIC USA)" w:date="2014-10-10T17:44:00Z"/>
              <w:rFonts w:eastAsiaTheme="minorEastAsia"/>
              <w:noProof/>
            </w:rPr>
          </w:pPr>
          <w:ins w:id="2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"_Toc400726428"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BAND(&lt;nexp1&gt;, &lt;nexp2&gt;)</w:t>
            </w:r>
            <w:r>
              <w:rPr>
                <w:noProof/>
                <w:webHidden/>
              </w:rPr>
              <w:tab/>
            </w:r>
            <w:r>
              <w:rPr>
                <w:noProof/>
                <w:webHidden/>
              </w:rPr>
              <w:fldChar w:fldCharType="begin"/>
            </w:r>
            <w:r>
              <w:rPr>
                <w:noProof/>
                <w:webHidden/>
              </w:rPr>
              <w:instrText xml:space="preserve"> PAGEREF _Toc400726428 \h </w:instrText>
            </w:r>
            <w:r>
              <w:rPr>
                <w:noProof/>
                <w:webHidden/>
              </w:rPr>
            </w:r>
          </w:ins>
          <w:r>
            <w:rPr>
              <w:noProof/>
              <w:webHidden/>
            </w:rPr>
            <w:fldChar w:fldCharType="separate"/>
          </w:r>
          <w:ins w:id="271" w:author="Sammartano, Marc (BIC USA)" w:date="2014-10-10T17:49:00Z">
            <w:r>
              <w:rPr>
                <w:noProof/>
                <w:webHidden/>
              </w:rPr>
              <w:t>48</w:t>
            </w:r>
          </w:ins>
          <w:ins w:id="2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73" w:author="Sammartano, Marc (BIC USA)" w:date="2014-10-10T17:44:00Z"/>
              <w:rFonts w:eastAsiaTheme="minorEastAsia"/>
              <w:noProof/>
            </w:rPr>
          </w:pPr>
          <w:ins w:id="2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"_Toc400726429"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BXOR(&lt;nexp1&gt;, &lt;nexp2&gt;)</w:t>
            </w:r>
            <w:r>
              <w:rPr>
                <w:noProof/>
                <w:webHidden/>
              </w:rPr>
              <w:tab/>
            </w:r>
            <w:r>
              <w:rPr>
                <w:noProof/>
                <w:webHidden/>
              </w:rPr>
              <w:fldChar w:fldCharType="begin"/>
            </w:r>
            <w:r>
              <w:rPr>
                <w:noProof/>
                <w:webHidden/>
              </w:rPr>
              <w:instrText xml:space="preserve"> PAGEREF _Toc400726429 \h </w:instrText>
            </w:r>
            <w:r>
              <w:rPr>
                <w:noProof/>
                <w:webHidden/>
              </w:rPr>
            </w:r>
          </w:ins>
          <w:r>
            <w:rPr>
              <w:noProof/>
              <w:webHidden/>
            </w:rPr>
            <w:fldChar w:fldCharType="separate"/>
          </w:r>
          <w:ins w:id="275" w:author="Sammartano, Marc (BIC USA)" w:date="2014-10-10T17:49:00Z">
            <w:r>
              <w:rPr>
                <w:noProof/>
                <w:webHidden/>
              </w:rPr>
              <w:t>48</w:t>
            </w:r>
          </w:ins>
          <w:ins w:id="27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77" w:author="Sammartano, Marc (BIC USA)" w:date="2014-10-10T17:44:00Z"/>
              <w:rFonts w:eastAsiaTheme="minorEastAsia"/>
              <w:noProof/>
            </w:rPr>
          </w:pPr>
          <w:ins w:id="2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ABS(&lt;nexp&gt;)</w:t>
            </w:r>
            <w:r>
              <w:rPr>
                <w:noProof/>
                <w:webHidden/>
              </w:rPr>
              <w:tab/>
            </w:r>
            <w:r>
              <w:rPr>
                <w:noProof/>
                <w:webHidden/>
              </w:rPr>
              <w:fldChar w:fldCharType="begin"/>
            </w:r>
            <w:r>
              <w:rPr>
                <w:noProof/>
                <w:webHidden/>
              </w:rPr>
              <w:instrText xml:space="preserve"> PAGEREF _Toc400726430 \h </w:instrText>
            </w:r>
            <w:r>
              <w:rPr>
                <w:noProof/>
                <w:webHidden/>
              </w:rPr>
            </w:r>
          </w:ins>
          <w:r>
            <w:rPr>
              <w:noProof/>
              <w:webHidden/>
            </w:rPr>
            <w:fldChar w:fldCharType="separate"/>
          </w:r>
          <w:ins w:id="279" w:author="Sammartano, Marc (BIC USA)" w:date="2014-10-10T17:49:00Z">
            <w:r>
              <w:rPr>
                <w:noProof/>
                <w:webHidden/>
              </w:rPr>
              <w:t>48</w:t>
            </w:r>
          </w:ins>
          <w:ins w:id="2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81" w:author="Sammartano, Marc (BIC USA)" w:date="2014-10-10T17:44:00Z"/>
              <w:rFonts w:eastAsiaTheme="minorEastAsia"/>
              <w:noProof/>
            </w:rPr>
          </w:pPr>
          <w:ins w:id="2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SGN(&lt;nexp&gt;)</w:t>
            </w:r>
            <w:r>
              <w:rPr>
                <w:noProof/>
                <w:webHidden/>
              </w:rPr>
              <w:tab/>
            </w:r>
            <w:r>
              <w:rPr>
                <w:noProof/>
                <w:webHidden/>
              </w:rPr>
              <w:fldChar w:fldCharType="begin"/>
            </w:r>
            <w:r>
              <w:rPr>
                <w:noProof/>
                <w:webHidden/>
              </w:rPr>
              <w:instrText xml:space="preserve"> PAGEREF _Toc400726431 \h </w:instrText>
            </w:r>
            <w:r>
              <w:rPr>
                <w:noProof/>
                <w:webHidden/>
              </w:rPr>
            </w:r>
          </w:ins>
          <w:r>
            <w:rPr>
              <w:noProof/>
              <w:webHidden/>
            </w:rPr>
            <w:fldChar w:fldCharType="separate"/>
          </w:r>
          <w:ins w:id="283" w:author="Sammartano, Marc (BIC USA)" w:date="2014-10-10T17:49:00Z">
            <w:r>
              <w:rPr>
                <w:noProof/>
                <w:webHidden/>
              </w:rPr>
              <w:t>48</w:t>
            </w:r>
          </w:ins>
          <w:ins w:id="28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85" w:author="Sammartano, Marc (BIC USA)" w:date="2014-10-10T17:44:00Z"/>
              <w:rFonts w:eastAsiaTheme="minorEastAsia"/>
              <w:noProof/>
            </w:rPr>
          </w:pPr>
          <w:ins w:id="2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SQR(&lt;nexp&gt;)</w:t>
            </w:r>
            <w:r>
              <w:rPr>
                <w:noProof/>
                <w:webHidden/>
              </w:rPr>
              <w:tab/>
            </w:r>
            <w:r>
              <w:rPr>
                <w:noProof/>
                <w:webHidden/>
              </w:rPr>
              <w:fldChar w:fldCharType="begin"/>
            </w:r>
            <w:r>
              <w:rPr>
                <w:noProof/>
                <w:webHidden/>
              </w:rPr>
              <w:instrText xml:space="preserve"> PAGEREF _Toc400726432 \h </w:instrText>
            </w:r>
            <w:r>
              <w:rPr>
                <w:noProof/>
                <w:webHidden/>
              </w:rPr>
            </w:r>
          </w:ins>
          <w:r>
            <w:rPr>
              <w:noProof/>
              <w:webHidden/>
            </w:rPr>
            <w:fldChar w:fldCharType="separate"/>
          </w:r>
          <w:ins w:id="287" w:author="Sammartano, Marc (BIC USA)" w:date="2014-10-10T17:49:00Z">
            <w:r>
              <w:rPr>
                <w:noProof/>
                <w:webHidden/>
              </w:rPr>
              <w:t>48</w:t>
            </w:r>
          </w:ins>
          <w:ins w:id="2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89" w:author="Sammartano, Marc (BIC USA)" w:date="2014-10-10T17:44:00Z"/>
              <w:rFonts w:eastAsiaTheme="minorEastAsia"/>
              <w:noProof/>
            </w:rPr>
          </w:pPr>
          <w:ins w:id="2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CBRT(&lt;nexp&gt;)</w:t>
            </w:r>
            <w:r>
              <w:rPr>
                <w:noProof/>
                <w:webHidden/>
              </w:rPr>
              <w:tab/>
            </w:r>
            <w:r>
              <w:rPr>
                <w:noProof/>
                <w:webHidden/>
              </w:rPr>
              <w:fldChar w:fldCharType="begin"/>
            </w:r>
            <w:r>
              <w:rPr>
                <w:noProof/>
                <w:webHidden/>
              </w:rPr>
              <w:instrText xml:space="preserve"> PAGEREF _Toc400726433 \h </w:instrText>
            </w:r>
            <w:r>
              <w:rPr>
                <w:noProof/>
                <w:webHidden/>
              </w:rPr>
            </w:r>
          </w:ins>
          <w:r>
            <w:rPr>
              <w:noProof/>
              <w:webHidden/>
            </w:rPr>
            <w:fldChar w:fldCharType="separate"/>
          </w:r>
          <w:ins w:id="291" w:author="Sammartano, Marc (BIC USA)" w:date="2014-10-10T17:49:00Z">
            <w:r>
              <w:rPr>
                <w:noProof/>
                <w:webHidden/>
              </w:rPr>
              <w:t>48</w:t>
            </w:r>
          </w:ins>
          <w:ins w:id="2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93" w:author="Sammartano, Marc (BIC USA)" w:date="2014-10-10T17:44:00Z"/>
              <w:rFonts w:eastAsiaTheme="minorEastAsia"/>
              <w:noProof/>
            </w:rPr>
          </w:pPr>
          <w:ins w:id="2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RANDOMIZE(&lt;nexp&gt;)</w:t>
            </w:r>
            <w:r>
              <w:rPr>
                <w:noProof/>
                <w:webHidden/>
              </w:rPr>
              <w:tab/>
            </w:r>
            <w:r>
              <w:rPr>
                <w:noProof/>
                <w:webHidden/>
              </w:rPr>
              <w:fldChar w:fldCharType="begin"/>
            </w:r>
            <w:r>
              <w:rPr>
                <w:noProof/>
                <w:webHidden/>
              </w:rPr>
              <w:instrText xml:space="preserve"> PAGEREF _Toc400726434 \h </w:instrText>
            </w:r>
            <w:r>
              <w:rPr>
                <w:noProof/>
                <w:webHidden/>
              </w:rPr>
            </w:r>
          </w:ins>
          <w:r>
            <w:rPr>
              <w:noProof/>
              <w:webHidden/>
            </w:rPr>
            <w:fldChar w:fldCharType="separate"/>
          </w:r>
          <w:ins w:id="295" w:author="Sammartano, Marc (BIC USA)" w:date="2014-10-10T17:49:00Z">
            <w:r>
              <w:rPr>
                <w:noProof/>
                <w:webHidden/>
              </w:rPr>
              <w:t>48</w:t>
            </w:r>
          </w:ins>
          <w:ins w:id="2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97" w:author="Sammartano, Marc (BIC USA)" w:date="2014-10-10T17:44:00Z"/>
              <w:rFonts w:eastAsiaTheme="minorEastAsia"/>
              <w:noProof/>
            </w:rPr>
          </w:pPr>
          <w:ins w:id="2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RND()</w:t>
            </w:r>
            <w:r>
              <w:rPr>
                <w:noProof/>
                <w:webHidden/>
              </w:rPr>
              <w:tab/>
            </w:r>
            <w:r>
              <w:rPr>
                <w:noProof/>
                <w:webHidden/>
              </w:rPr>
              <w:fldChar w:fldCharType="begin"/>
            </w:r>
            <w:r>
              <w:rPr>
                <w:noProof/>
                <w:webHidden/>
              </w:rPr>
              <w:instrText xml:space="preserve"> PAGEREF _Toc400726435 \h </w:instrText>
            </w:r>
            <w:r>
              <w:rPr>
                <w:noProof/>
                <w:webHidden/>
              </w:rPr>
            </w:r>
          </w:ins>
          <w:r>
            <w:rPr>
              <w:noProof/>
              <w:webHidden/>
            </w:rPr>
            <w:fldChar w:fldCharType="separate"/>
          </w:r>
          <w:ins w:id="299" w:author="Sammartano, Marc (BIC USA)" w:date="2014-10-10T17:49:00Z">
            <w:r>
              <w:rPr>
                <w:noProof/>
                <w:webHidden/>
              </w:rPr>
              <w:t>49</w:t>
            </w:r>
          </w:ins>
          <w:ins w:id="3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01" w:author="Sammartano, Marc (BIC USA)" w:date="2014-10-10T17:44:00Z"/>
              <w:rFonts w:eastAsiaTheme="minorEastAsia"/>
              <w:noProof/>
            </w:rPr>
          </w:pPr>
          <w:ins w:id="3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MAX(&lt;nexp&gt;, &lt;nexp&gt;)</w:t>
            </w:r>
            <w:r>
              <w:rPr>
                <w:noProof/>
                <w:webHidden/>
              </w:rPr>
              <w:tab/>
            </w:r>
            <w:r>
              <w:rPr>
                <w:noProof/>
                <w:webHidden/>
              </w:rPr>
              <w:fldChar w:fldCharType="begin"/>
            </w:r>
            <w:r>
              <w:rPr>
                <w:noProof/>
                <w:webHidden/>
              </w:rPr>
              <w:instrText xml:space="preserve"> PAGEREF _Toc400726436 \h </w:instrText>
            </w:r>
            <w:r>
              <w:rPr>
                <w:noProof/>
                <w:webHidden/>
              </w:rPr>
            </w:r>
          </w:ins>
          <w:r>
            <w:rPr>
              <w:noProof/>
              <w:webHidden/>
            </w:rPr>
            <w:fldChar w:fldCharType="separate"/>
          </w:r>
          <w:ins w:id="303" w:author="Sammartano, Marc (BIC USA)" w:date="2014-10-10T17:49:00Z">
            <w:r>
              <w:rPr>
                <w:noProof/>
                <w:webHidden/>
              </w:rPr>
              <w:t>49</w:t>
            </w:r>
          </w:ins>
          <w:ins w:id="3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05" w:author="Sammartano, Marc (BIC USA)" w:date="2014-10-10T17:44:00Z"/>
              <w:rFonts w:eastAsiaTheme="minorEastAsia"/>
              <w:noProof/>
            </w:rPr>
          </w:pPr>
          <w:ins w:id="3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MIN(&lt;nexp&gt;, &lt;nexp&gt;)</w:t>
            </w:r>
            <w:r>
              <w:rPr>
                <w:noProof/>
                <w:webHidden/>
              </w:rPr>
              <w:tab/>
            </w:r>
            <w:r>
              <w:rPr>
                <w:noProof/>
                <w:webHidden/>
              </w:rPr>
              <w:fldChar w:fldCharType="begin"/>
            </w:r>
            <w:r>
              <w:rPr>
                <w:noProof/>
                <w:webHidden/>
              </w:rPr>
              <w:instrText xml:space="preserve"> PAGEREF _Toc400726437 \h </w:instrText>
            </w:r>
            <w:r>
              <w:rPr>
                <w:noProof/>
                <w:webHidden/>
              </w:rPr>
            </w:r>
          </w:ins>
          <w:r>
            <w:rPr>
              <w:noProof/>
              <w:webHidden/>
            </w:rPr>
            <w:fldChar w:fldCharType="separate"/>
          </w:r>
          <w:ins w:id="307" w:author="Sammartano, Marc (BIC USA)" w:date="2014-10-10T17:49:00Z">
            <w:r>
              <w:rPr>
                <w:noProof/>
                <w:webHidden/>
              </w:rPr>
              <w:t>49</w:t>
            </w:r>
          </w:ins>
          <w:ins w:id="3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09" w:author="Sammartano, Marc (BIC USA)" w:date="2014-10-10T17:44:00Z"/>
              <w:rFonts w:eastAsiaTheme="minorEastAsia"/>
              <w:noProof/>
            </w:rPr>
          </w:pPr>
          <w:ins w:id="3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CEIL(&lt;nexp&gt;)</w:t>
            </w:r>
            <w:r>
              <w:rPr>
                <w:noProof/>
                <w:webHidden/>
              </w:rPr>
              <w:tab/>
            </w:r>
            <w:r>
              <w:rPr>
                <w:noProof/>
                <w:webHidden/>
              </w:rPr>
              <w:fldChar w:fldCharType="begin"/>
            </w:r>
            <w:r>
              <w:rPr>
                <w:noProof/>
                <w:webHidden/>
              </w:rPr>
              <w:instrText xml:space="preserve"> PAGEREF _Toc400726438 \h </w:instrText>
            </w:r>
            <w:r>
              <w:rPr>
                <w:noProof/>
                <w:webHidden/>
              </w:rPr>
            </w:r>
          </w:ins>
          <w:r>
            <w:rPr>
              <w:noProof/>
              <w:webHidden/>
            </w:rPr>
            <w:fldChar w:fldCharType="separate"/>
          </w:r>
          <w:ins w:id="311" w:author="Sammartano, Marc (BIC USA)" w:date="2014-10-10T17:49:00Z">
            <w:r>
              <w:rPr>
                <w:noProof/>
                <w:webHidden/>
              </w:rPr>
              <w:t>49</w:t>
            </w:r>
          </w:ins>
          <w:ins w:id="3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13" w:author="Sammartano, Marc (BIC USA)" w:date="2014-10-10T17:44:00Z"/>
              <w:rFonts w:eastAsiaTheme="minorEastAsia"/>
              <w:noProof/>
            </w:rPr>
          </w:pPr>
          <w:ins w:id="3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"_Toc400726439"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FLOOR(&lt;nexp&gt;)</w:t>
            </w:r>
            <w:r>
              <w:rPr>
                <w:noProof/>
                <w:webHidden/>
              </w:rPr>
              <w:tab/>
            </w:r>
            <w:r>
              <w:rPr>
                <w:noProof/>
                <w:webHidden/>
              </w:rPr>
              <w:fldChar w:fldCharType="begin"/>
            </w:r>
            <w:r>
              <w:rPr>
                <w:noProof/>
                <w:webHidden/>
              </w:rPr>
              <w:instrText xml:space="preserve"> PAGEREF _Toc400726439 \h </w:instrText>
            </w:r>
            <w:r>
              <w:rPr>
                <w:noProof/>
                <w:webHidden/>
              </w:rPr>
            </w:r>
          </w:ins>
          <w:r>
            <w:rPr>
              <w:noProof/>
              <w:webHidden/>
            </w:rPr>
            <w:fldChar w:fldCharType="separate"/>
          </w:r>
          <w:ins w:id="315" w:author="Sammartano, Marc (BIC USA)" w:date="2014-10-10T17:49:00Z">
            <w:r>
              <w:rPr>
                <w:noProof/>
                <w:webHidden/>
              </w:rPr>
              <w:t>49</w:t>
            </w:r>
          </w:ins>
          <w:ins w:id="3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17" w:author="Sammartano, Marc (BIC USA)" w:date="2014-10-10T17:44:00Z"/>
              <w:rFonts w:eastAsiaTheme="minorEastAsia"/>
              <w:noProof/>
            </w:rPr>
          </w:pPr>
          <w:ins w:id="3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INT(&lt;nexp&gt;)</w:t>
            </w:r>
            <w:r>
              <w:rPr>
                <w:noProof/>
                <w:webHidden/>
              </w:rPr>
              <w:tab/>
            </w:r>
            <w:r>
              <w:rPr>
                <w:noProof/>
                <w:webHidden/>
              </w:rPr>
              <w:fldChar w:fldCharType="begin"/>
            </w:r>
            <w:r>
              <w:rPr>
                <w:noProof/>
                <w:webHidden/>
              </w:rPr>
              <w:instrText xml:space="preserve"> PAGEREF _Toc400726440 \h </w:instrText>
            </w:r>
            <w:r>
              <w:rPr>
                <w:noProof/>
                <w:webHidden/>
              </w:rPr>
            </w:r>
          </w:ins>
          <w:r>
            <w:rPr>
              <w:noProof/>
              <w:webHidden/>
            </w:rPr>
            <w:fldChar w:fldCharType="separate"/>
          </w:r>
          <w:ins w:id="319" w:author="Sammartano, Marc (BIC USA)" w:date="2014-10-10T17:49:00Z">
            <w:r>
              <w:rPr>
                <w:noProof/>
                <w:webHidden/>
              </w:rPr>
              <w:t>49</w:t>
            </w:r>
          </w:ins>
          <w:ins w:id="3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21" w:author="Sammartano, Marc (BIC USA)" w:date="2014-10-10T17:44:00Z"/>
              <w:rFonts w:eastAsiaTheme="minorEastAsia"/>
              <w:noProof/>
            </w:rPr>
          </w:pPr>
          <w:ins w:id="3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FRAC(&lt;nexp&gt;)</w:t>
            </w:r>
            <w:r>
              <w:rPr>
                <w:noProof/>
                <w:webHidden/>
              </w:rPr>
              <w:tab/>
            </w:r>
            <w:r>
              <w:rPr>
                <w:noProof/>
                <w:webHidden/>
              </w:rPr>
              <w:fldChar w:fldCharType="begin"/>
            </w:r>
            <w:r>
              <w:rPr>
                <w:noProof/>
                <w:webHidden/>
              </w:rPr>
              <w:instrText xml:space="preserve"> PAGEREF _Toc400726441 \h </w:instrText>
            </w:r>
            <w:r>
              <w:rPr>
                <w:noProof/>
                <w:webHidden/>
              </w:rPr>
            </w:r>
          </w:ins>
          <w:r>
            <w:rPr>
              <w:noProof/>
              <w:webHidden/>
            </w:rPr>
            <w:fldChar w:fldCharType="separate"/>
          </w:r>
          <w:ins w:id="323" w:author="Sammartano, Marc (BIC USA)" w:date="2014-10-10T17:49:00Z">
            <w:r>
              <w:rPr>
                <w:noProof/>
                <w:webHidden/>
              </w:rPr>
              <w:t>49</w:t>
            </w:r>
          </w:ins>
          <w:ins w:id="3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25" w:author="Sammartano, Marc (BIC USA)" w:date="2014-10-10T17:44:00Z"/>
              <w:rFonts w:eastAsiaTheme="minorEastAsia"/>
              <w:noProof/>
            </w:rPr>
          </w:pPr>
          <w:ins w:id="3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MOD(&lt;nexp1&gt;, &lt;nexp2&gt;)</w:t>
            </w:r>
            <w:r>
              <w:rPr>
                <w:noProof/>
                <w:webHidden/>
              </w:rPr>
              <w:tab/>
            </w:r>
            <w:r>
              <w:rPr>
                <w:noProof/>
                <w:webHidden/>
              </w:rPr>
              <w:fldChar w:fldCharType="begin"/>
            </w:r>
            <w:r>
              <w:rPr>
                <w:noProof/>
                <w:webHidden/>
              </w:rPr>
              <w:instrText xml:space="preserve"> PAGEREF _Toc400726442 \h </w:instrText>
            </w:r>
            <w:r>
              <w:rPr>
                <w:noProof/>
                <w:webHidden/>
              </w:rPr>
            </w:r>
          </w:ins>
          <w:r>
            <w:rPr>
              <w:noProof/>
              <w:webHidden/>
            </w:rPr>
            <w:fldChar w:fldCharType="separate"/>
          </w:r>
          <w:ins w:id="327" w:author="Sammartano, Marc (BIC USA)" w:date="2014-10-10T17:49:00Z">
            <w:r>
              <w:rPr>
                <w:noProof/>
                <w:webHidden/>
              </w:rPr>
              <w:t>49</w:t>
            </w:r>
          </w:ins>
          <w:ins w:id="3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29" w:author="Sammartano, Marc (BIC USA)" w:date="2014-10-10T17:44:00Z"/>
              <w:rFonts w:eastAsiaTheme="minorEastAsia"/>
              <w:noProof/>
            </w:rPr>
          </w:pPr>
          <w:ins w:id="3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ROUND(&lt;value_nexp&gt;{, &lt;count_nexp&gt;{, &lt;mode_sexp&gt;}})</w:t>
            </w:r>
            <w:r>
              <w:rPr>
                <w:noProof/>
                <w:webHidden/>
              </w:rPr>
              <w:tab/>
            </w:r>
            <w:r>
              <w:rPr>
                <w:noProof/>
                <w:webHidden/>
              </w:rPr>
              <w:fldChar w:fldCharType="begin"/>
            </w:r>
            <w:r>
              <w:rPr>
                <w:noProof/>
                <w:webHidden/>
              </w:rPr>
              <w:instrText xml:space="preserve"> PAGEREF _Toc400726443 \h </w:instrText>
            </w:r>
            <w:r>
              <w:rPr>
                <w:noProof/>
                <w:webHidden/>
              </w:rPr>
            </w:r>
          </w:ins>
          <w:r>
            <w:rPr>
              <w:noProof/>
              <w:webHidden/>
            </w:rPr>
            <w:fldChar w:fldCharType="separate"/>
          </w:r>
          <w:ins w:id="331" w:author="Sammartano, Marc (BIC USA)" w:date="2014-10-10T17:49:00Z">
            <w:r>
              <w:rPr>
                <w:noProof/>
                <w:webHidden/>
              </w:rPr>
              <w:t>49</w:t>
            </w:r>
          </w:ins>
          <w:ins w:id="3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33" w:author="Sammartano, Marc (BIC USA)" w:date="2014-10-10T17:44:00Z"/>
              <w:rFonts w:eastAsiaTheme="minorEastAsia"/>
              <w:noProof/>
            </w:rPr>
          </w:pPr>
          <w:ins w:id="3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LOG(&lt;nexp&gt;)</w:t>
            </w:r>
            <w:r>
              <w:rPr>
                <w:noProof/>
                <w:webHidden/>
              </w:rPr>
              <w:tab/>
            </w:r>
            <w:r>
              <w:rPr>
                <w:noProof/>
                <w:webHidden/>
              </w:rPr>
              <w:fldChar w:fldCharType="begin"/>
            </w:r>
            <w:r>
              <w:rPr>
                <w:noProof/>
                <w:webHidden/>
              </w:rPr>
              <w:instrText xml:space="preserve"> PAGEREF _Toc400726444 \h </w:instrText>
            </w:r>
            <w:r>
              <w:rPr>
                <w:noProof/>
                <w:webHidden/>
              </w:rPr>
            </w:r>
          </w:ins>
          <w:r>
            <w:rPr>
              <w:noProof/>
              <w:webHidden/>
            </w:rPr>
            <w:fldChar w:fldCharType="separate"/>
          </w:r>
          <w:ins w:id="335" w:author="Sammartano, Marc (BIC USA)" w:date="2014-10-10T17:49:00Z">
            <w:r>
              <w:rPr>
                <w:noProof/>
                <w:webHidden/>
              </w:rPr>
              <w:t>50</w:t>
            </w:r>
          </w:ins>
          <w:ins w:id="3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37" w:author="Sammartano, Marc (BIC USA)" w:date="2014-10-10T17:44:00Z"/>
              <w:rFonts w:eastAsiaTheme="minorEastAsia"/>
              <w:noProof/>
            </w:rPr>
          </w:pPr>
          <w:ins w:id="3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LOG10(&lt;nexp&gt;)</w:t>
            </w:r>
            <w:r>
              <w:rPr>
                <w:noProof/>
                <w:webHidden/>
              </w:rPr>
              <w:tab/>
            </w:r>
            <w:r>
              <w:rPr>
                <w:noProof/>
                <w:webHidden/>
              </w:rPr>
              <w:fldChar w:fldCharType="begin"/>
            </w:r>
            <w:r>
              <w:rPr>
                <w:noProof/>
                <w:webHidden/>
              </w:rPr>
              <w:instrText xml:space="preserve"> PAGEREF _Toc400726445 \h </w:instrText>
            </w:r>
            <w:r>
              <w:rPr>
                <w:noProof/>
                <w:webHidden/>
              </w:rPr>
            </w:r>
          </w:ins>
          <w:r>
            <w:rPr>
              <w:noProof/>
              <w:webHidden/>
            </w:rPr>
            <w:fldChar w:fldCharType="separate"/>
          </w:r>
          <w:ins w:id="339" w:author="Sammartano, Marc (BIC USA)" w:date="2014-10-10T17:49:00Z">
            <w:r>
              <w:rPr>
                <w:noProof/>
                <w:webHidden/>
              </w:rPr>
              <w:t>50</w:t>
            </w:r>
          </w:ins>
          <w:ins w:id="34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41" w:author="Sammartano, Marc (BIC USA)" w:date="2014-10-10T17:44:00Z"/>
              <w:rFonts w:eastAsiaTheme="minorEastAsia"/>
              <w:noProof/>
            </w:rPr>
          </w:pPr>
          <w:ins w:id="3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EXP(&lt;nexp&gt;)</w:t>
            </w:r>
            <w:r>
              <w:rPr>
                <w:noProof/>
                <w:webHidden/>
              </w:rPr>
              <w:tab/>
            </w:r>
            <w:r>
              <w:rPr>
                <w:noProof/>
                <w:webHidden/>
              </w:rPr>
              <w:fldChar w:fldCharType="begin"/>
            </w:r>
            <w:r>
              <w:rPr>
                <w:noProof/>
                <w:webHidden/>
              </w:rPr>
              <w:instrText xml:space="preserve"> PAGEREF _Toc400726446 \h </w:instrText>
            </w:r>
            <w:r>
              <w:rPr>
                <w:noProof/>
                <w:webHidden/>
              </w:rPr>
            </w:r>
          </w:ins>
          <w:r>
            <w:rPr>
              <w:noProof/>
              <w:webHidden/>
            </w:rPr>
            <w:fldChar w:fldCharType="separate"/>
          </w:r>
          <w:ins w:id="343" w:author="Sammartano, Marc (BIC USA)" w:date="2014-10-10T17:49:00Z">
            <w:r>
              <w:rPr>
                <w:noProof/>
                <w:webHidden/>
              </w:rPr>
              <w:t>50</w:t>
            </w:r>
          </w:ins>
          <w:ins w:id="3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45" w:author="Sammartano, Marc (BIC USA)" w:date="2014-10-10T17:44:00Z"/>
              <w:rFonts w:eastAsiaTheme="minorEastAsia"/>
              <w:noProof/>
            </w:rPr>
          </w:pPr>
          <w:ins w:id="3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POW(&lt;nexp1&gt;, &lt;nexp2&gt;)</w:t>
            </w:r>
            <w:r>
              <w:rPr>
                <w:noProof/>
                <w:webHidden/>
              </w:rPr>
              <w:tab/>
            </w:r>
            <w:r>
              <w:rPr>
                <w:noProof/>
                <w:webHidden/>
              </w:rPr>
              <w:fldChar w:fldCharType="begin"/>
            </w:r>
            <w:r>
              <w:rPr>
                <w:noProof/>
                <w:webHidden/>
              </w:rPr>
              <w:instrText xml:space="preserve"> PAGEREF _Toc400726447 \h </w:instrText>
            </w:r>
            <w:r>
              <w:rPr>
                <w:noProof/>
                <w:webHidden/>
              </w:rPr>
            </w:r>
          </w:ins>
          <w:r>
            <w:rPr>
              <w:noProof/>
              <w:webHidden/>
            </w:rPr>
            <w:fldChar w:fldCharType="separate"/>
          </w:r>
          <w:ins w:id="347" w:author="Sammartano, Marc (BIC USA)" w:date="2014-10-10T17:49:00Z">
            <w:r>
              <w:rPr>
                <w:noProof/>
                <w:webHidden/>
              </w:rPr>
              <w:t>50</w:t>
            </w:r>
          </w:ins>
          <w:ins w:id="3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49" w:author="Sammartano, Marc (BIC USA)" w:date="2014-10-10T17:44:00Z"/>
              <w:rFonts w:eastAsiaTheme="minorEastAsia"/>
              <w:noProof/>
            </w:rPr>
          </w:pPr>
          <w:ins w:id="3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HYPOT(&lt;nexp_x&gt;, &lt;nexp_y)</w:t>
            </w:r>
            <w:r>
              <w:rPr>
                <w:noProof/>
                <w:webHidden/>
              </w:rPr>
              <w:tab/>
            </w:r>
            <w:r>
              <w:rPr>
                <w:noProof/>
                <w:webHidden/>
              </w:rPr>
              <w:fldChar w:fldCharType="begin"/>
            </w:r>
            <w:r>
              <w:rPr>
                <w:noProof/>
                <w:webHidden/>
              </w:rPr>
              <w:instrText xml:space="preserve"> PAGEREF _Toc400726448 \h </w:instrText>
            </w:r>
            <w:r>
              <w:rPr>
                <w:noProof/>
                <w:webHidden/>
              </w:rPr>
            </w:r>
          </w:ins>
          <w:r>
            <w:rPr>
              <w:noProof/>
              <w:webHidden/>
            </w:rPr>
            <w:fldChar w:fldCharType="separate"/>
          </w:r>
          <w:ins w:id="351" w:author="Sammartano, Marc (BIC USA)" w:date="2014-10-10T17:49:00Z">
            <w:r>
              <w:rPr>
                <w:noProof/>
                <w:webHidden/>
              </w:rPr>
              <w:t>50</w:t>
            </w:r>
          </w:ins>
          <w:ins w:id="3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53" w:author="Sammartano, Marc (BIC USA)" w:date="2014-10-10T17:44:00Z"/>
              <w:rFonts w:eastAsiaTheme="minorEastAsia"/>
              <w:noProof/>
            </w:rPr>
          </w:pPr>
          <w:ins w:id="3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"_Toc400726449"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PI()</w:t>
            </w:r>
            <w:r>
              <w:rPr>
                <w:noProof/>
                <w:webHidden/>
              </w:rPr>
              <w:tab/>
            </w:r>
            <w:r>
              <w:rPr>
                <w:noProof/>
                <w:webHidden/>
              </w:rPr>
              <w:fldChar w:fldCharType="begin"/>
            </w:r>
            <w:r>
              <w:rPr>
                <w:noProof/>
                <w:webHidden/>
              </w:rPr>
              <w:instrText xml:space="preserve"> PAGEREF _Toc400726449 \h </w:instrText>
            </w:r>
            <w:r>
              <w:rPr>
                <w:noProof/>
                <w:webHidden/>
              </w:rPr>
            </w:r>
          </w:ins>
          <w:r>
            <w:rPr>
              <w:noProof/>
              <w:webHidden/>
            </w:rPr>
            <w:fldChar w:fldCharType="separate"/>
          </w:r>
          <w:ins w:id="355" w:author="Sammartano, Marc (BIC USA)" w:date="2014-10-10T17:49:00Z">
            <w:r>
              <w:rPr>
                <w:noProof/>
                <w:webHidden/>
              </w:rPr>
              <w:t>51</w:t>
            </w:r>
          </w:ins>
          <w:ins w:id="3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57" w:author="Sammartano, Marc (BIC USA)" w:date="2014-10-10T17:44:00Z"/>
              <w:rFonts w:eastAsiaTheme="minorEastAsia"/>
              <w:noProof/>
            </w:rPr>
          </w:pPr>
          <w:ins w:id="3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"_Toc400726450"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SIN(&lt;nexp&gt;)</w:t>
            </w:r>
            <w:r>
              <w:rPr>
                <w:noProof/>
                <w:webHidden/>
              </w:rPr>
              <w:tab/>
            </w:r>
            <w:r>
              <w:rPr>
                <w:noProof/>
                <w:webHidden/>
              </w:rPr>
              <w:fldChar w:fldCharType="begin"/>
            </w:r>
            <w:r>
              <w:rPr>
                <w:noProof/>
                <w:webHidden/>
              </w:rPr>
              <w:instrText xml:space="preserve"> PAGEREF _Toc400726450 \h </w:instrText>
            </w:r>
            <w:r>
              <w:rPr>
                <w:noProof/>
                <w:webHidden/>
              </w:rPr>
            </w:r>
          </w:ins>
          <w:r>
            <w:rPr>
              <w:noProof/>
              <w:webHidden/>
            </w:rPr>
            <w:fldChar w:fldCharType="separate"/>
          </w:r>
          <w:ins w:id="359" w:author="Sammartano, Marc (BIC USA)" w:date="2014-10-10T17:49:00Z">
            <w:r>
              <w:rPr>
                <w:noProof/>
                <w:webHidden/>
              </w:rPr>
              <w:t>51</w:t>
            </w:r>
          </w:ins>
          <w:ins w:id="3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61" w:author="Sammartano, Marc (BIC USA)" w:date="2014-10-10T17:44:00Z"/>
              <w:rFonts w:eastAsiaTheme="minorEastAsia"/>
              <w:noProof/>
            </w:rPr>
          </w:pPr>
          <w:ins w:id="3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"_Toc400726451"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COS(&lt;nexp&gt;)</w:t>
            </w:r>
            <w:r>
              <w:rPr>
                <w:noProof/>
                <w:webHidden/>
              </w:rPr>
              <w:tab/>
            </w:r>
            <w:r>
              <w:rPr>
                <w:noProof/>
                <w:webHidden/>
              </w:rPr>
              <w:fldChar w:fldCharType="begin"/>
            </w:r>
            <w:r>
              <w:rPr>
                <w:noProof/>
                <w:webHidden/>
              </w:rPr>
              <w:instrText xml:space="preserve"> PAGEREF _Toc400726451 \h </w:instrText>
            </w:r>
            <w:r>
              <w:rPr>
                <w:noProof/>
                <w:webHidden/>
              </w:rPr>
            </w:r>
          </w:ins>
          <w:r>
            <w:rPr>
              <w:noProof/>
              <w:webHidden/>
            </w:rPr>
            <w:fldChar w:fldCharType="separate"/>
          </w:r>
          <w:ins w:id="363" w:author="Sammartano, Marc (BIC USA)" w:date="2014-10-10T17:49:00Z">
            <w:r>
              <w:rPr>
                <w:noProof/>
                <w:webHidden/>
              </w:rPr>
              <w:t>51</w:t>
            </w:r>
          </w:ins>
          <w:ins w:id="3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65" w:author="Sammartano, Marc (BIC USA)" w:date="2014-10-10T17:44:00Z"/>
              <w:rFonts w:eastAsiaTheme="minorEastAsia"/>
              <w:noProof/>
            </w:rPr>
          </w:pPr>
          <w:ins w:id="3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"_Toc400726452"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TAN(&lt;nexp&gt;)</w:t>
            </w:r>
            <w:r>
              <w:rPr>
                <w:noProof/>
                <w:webHidden/>
              </w:rPr>
              <w:tab/>
            </w:r>
            <w:r>
              <w:rPr>
                <w:noProof/>
                <w:webHidden/>
              </w:rPr>
              <w:fldChar w:fldCharType="begin"/>
            </w:r>
            <w:r>
              <w:rPr>
                <w:noProof/>
                <w:webHidden/>
              </w:rPr>
              <w:instrText xml:space="preserve"> PAGEREF _Toc400726452 \h </w:instrText>
            </w:r>
            <w:r>
              <w:rPr>
                <w:noProof/>
                <w:webHidden/>
              </w:rPr>
            </w:r>
          </w:ins>
          <w:r>
            <w:rPr>
              <w:noProof/>
              <w:webHidden/>
            </w:rPr>
            <w:fldChar w:fldCharType="separate"/>
          </w:r>
          <w:ins w:id="367" w:author="Sammartano, Marc (BIC USA)" w:date="2014-10-10T17:49:00Z">
            <w:r>
              <w:rPr>
                <w:noProof/>
                <w:webHidden/>
              </w:rPr>
              <w:t>51</w:t>
            </w:r>
          </w:ins>
          <w:ins w:id="3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69" w:author="Sammartano, Marc (BIC USA)" w:date="2014-10-10T17:44:00Z"/>
              <w:rFonts w:eastAsiaTheme="minorEastAsia"/>
              <w:noProof/>
            </w:rPr>
          </w:pPr>
          <w:ins w:id="3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"_Toc400726453"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SINH(&lt;nexp&gt;)</w:t>
            </w:r>
            <w:r>
              <w:rPr>
                <w:noProof/>
                <w:webHidden/>
              </w:rPr>
              <w:tab/>
            </w:r>
            <w:r>
              <w:rPr>
                <w:noProof/>
                <w:webHidden/>
              </w:rPr>
              <w:fldChar w:fldCharType="begin"/>
            </w:r>
            <w:r>
              <w:rPr>
                <w:noProof/>
                <w:webHidden/>
              </w:rPr>
              <w:instrText xml:space="preserve"> PAGEREF _Toc400726453 \h </w:instrText>
            </w:r>
            <w:r>
              <w:rPr>
                <w:noProof/>
                <w:webHidden/>
              </w:rPr>
            </w:r>
          </w:ins>
          <w:r>
            <w:rPr>
              <w:noProof/>
              <w:webHidden/>
            </w:rPr>
            <w:fldChar w:fldCharType="separate"/>
          </w:r>
          <w:ins w:id="371" w:author="Sammartano, Marc (BIC USA)" w:date="2014-10-10T17:49:00Z">
            <w:r>
              <w:rPr>
                <w:noProof/>
                <w:webHidden/>
              </w:rPr>
              <w:t>51</w:t>
            </w:r>
          </w:ins>
          <w:ins w:id="3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73" w:author="Sammartano, Marc (BIC USA)" w:date="2014-10-10T17:44:00Z"/>
              <w:rFonts w:eastAsiaTheme="minorEastAsia"/>
              <w:noProof/>
            </w:rPr>
          </w:pPr>
          <w:ins w:id="3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"_Toc400726454"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COSH(&lt;nexp&gt;)</w:t>
            </w:r>
            <w:r>
              <w:rPr>
                <w:noProof/>
                <w:webHidden/>
              </w:rPr>
              <w:tab/>
            </w:r>
            <w:r>
              <w:rPr>
                <w:noProof/>
                <w:webHidden/>
              </w:rPr>
              <w:fldChar w:fldCharType="begin"/>
            </w:r>
            <w:r>
              <w:rPr>
                <w:noProof/>
                <w:webHidden/>
              </w:rPr>
              <w:instrText xml:space="preserve"> PAGEREF _Toc400726454 \h </w:instrText>
            </w:r>
            <w:r>
              <w:rPr>
                <w:noProof/>
                <w:webHidden/>
              </w:rPr>
            </w:r>
          </w:ins>
          <w:r>
            <w:rPr>
              <w:noProof/>
              <w:webHidden/>
            </w:rPr>
            <w:fldChar w:fldCharType="separate"/>
          </w:r>
          <w:ins w:id="375" w:author="Sammartano, Marc (BIC USA)" w:date="2014-10-10T17:49:00Z">
            <w:r>
              <w:rPr>
                <w:noProof/>
                <w:webHidden/>
              </w:rPr>
              <w:t>51</w:t>
            </w:r>
          </w:ins>
          <w:ins w:id="37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77" w:author="Sammartano, Marc (BIC USA)" w:date="2014-10-10T17:44:00Z"/>
              <w:rFonts w:eastAsiaTheme="minorEastAsia"/>
              <w:noProof/>
            </w:rPr>
          </w:pPr>
          <w:ins w:id="3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"_Toc400726455"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ASIN(&lt;nexp&gt;)</w:t>
            </w:r>
            <w:r>
              <w:rPr>
                <w:noProof/>
                <w:webHidden/>
              </w:rPr>
              <w:tab/>
            </w:r>
            <w:r>
              <w:rPr>
                <w:noProof/>
                <w:webHidden/>
              </w:rPr>
              <w:fldChar w:fldCharType="begin"/>
            </w:r>
            <w:r>
              <w:rPr>
                <w:noProof/>
                <w:webHidden/>
              </w:rPr>
              <w:instrText xml:space="preserve"> PAGEREF _Toc400726455 \h </w:instrText>
            </w:r>
            <w:r>
              <w:rPr>
                <w:noProof/>
                <w:webHidden/>
              </w:rPr>
            </w:r>
          </w:ins>
          <w:r>
            <w:rPr>
              <w:noProof/>
              <w:webHidden/>
            </w:rPr>
            <w:fldChar w:fldCharType="separate"/>
          </w:r>
          <w:ins w:id="379" w:author="Sammartano, Marc (BIC USA)" w:date="2014-10-10T17:49:00Z">
            <w:r>
              <w:rPr>
                <w:noProof/>
                <w:webHidden/>
              </w:rPr>
              <w:t>51</w:t>
            </w:r>
          </w:ins>
          <w:ins w:id="3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81" w:author="Sammartano, Marc (BIC USA)" w:date="2014-10-10T17:44:00Z"/>
              <w:rFonts w:eastAsiaTheme="minorEastAsia"/>
              <w:noProof/>
            </w:rPr>
          </w:pPr>
          <w:ins w:id="382"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"_Toc400726456"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ACOS(&lt;nexp&gt;)</w:t>
            </w:r>
            <w:r>
              <w:rPr>
                <w:noProof/>
                <w:webHidden/>
              </w:rPr>
              <w:tab/>
            </w:r>
            <w:r>
              <w:rPr>
                <w:noProof/>
                <w:webHidden/>
              </w:rPr>
              <w:fldChar w:fldCharType="begin"/>
            </w:r>
            <w:r>
              <w:rPr>
                <w:noProof/>
                <w:webHidden/>
              </w:rPr>
              <w:instrText xml:space="preserve"> PAGEREF _Toc400726456 \h </w:instrText>
            </w:r>
            <w:r>
              <w:rPr>
                <w:noProof/>
                <w:webHidden/>
              </w:rPr>
            </w:r>
          </w:ins>
          <w:r>
            <w:rPr>
              <w:noProof/>
              <w:webHidden/>
            </w:rPr>
            <w:fldChar w:fldCharType="separate"/>
          </w:r>
          <w:ins w:id="383" w:author="Sammartano, Marc (BIC USA)" w:date="2014-10-10T17:49:00Z">
            <w:r>
              <w:rPr>
                <w:noProof/>
                <w:webHidden/>
              </w:rPr>
              <w:t>51</w:t>
            </w:r>
          </w:ins>
          <w:ins w:id="38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85" w:author="Sammartano, Marc (BIC USA)" w:date="2014-10-10T17:44:00Z"/>
              <w:rFonts w:eastAsiaTheme="minorEastAsia"/>
              <w:noProof/>
            </w:rPr>
          </w:pPr>
          <w:ins w:id="3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"_Toc400726457"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ATAN(&lt;nexp&gt;)</w:t>
            </w:r>
            <w:r>
              <w:rPr>
                <w:noProof/>
                <w:webHidden/>
              </w:rPr>
              <w:tab/>
            </w:r>
            <w:r>
              <w:rPr>
                <w:noProof/>
                <w:webHidden/>
              </w:rPr>
              <w:fldChar w:fldCharType="begin"/>
            </w:r>
            <w:r>
              <w:rPr>
                <w:noProof/>
                <w:webHidden/>
              </w:rPr>
              <w:instrText xml:space="preserve"> PAGEREF _Toc400726457 \h </w:instrText>
            </w:r>
            <w:r>
              <w:rPr>
                <w:noProof/>
                <w:webHidden/>
              </w:rPr>
            </w:r>
          </w:ins>
          <w:r>
            <w:rPr>
              <w:noProof/>
              <w:webHidden/>
            </w:rPr>
            <w:fldChar w:fldCharType="separate"/>
          </w:r>
          <w:ins w:id="387" w:author="Sammartano, Marc (BIC USA)" w:date="2014-10-10T17:49:00Z">
            <w:r>
              <w:rPr>
                <w:noProof/>
                <w:webHidden/>
              </w:rPr>
              <w:t>51</w:t>
            </w:r>
          </w:ins>
          <w:ins w:id="3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89" w:author="Sammartano, Marc (BIC USA)" w:date="2014-10-10T17:44:00Z"/>
              <w:rFonts w:eastAsiaTheme="minorEastAsia"/>
              <w:noProof/>
            </w:rPr>
          </w:pPr>
          <w:ins w:id="3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"_Toc400726458"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ATAN2(&lt;nexp_y&gt;, &lt;nexp_x&gt;)</w:t>
            </w:r>
            <w:r>
              <w:rPr>
                <w:noProof/>
                <w:webHidden/>
              </w:rPr>
              <w:tab/>
            </w:r>
            <w:r>
              <w:rPr>
                <w:noProof/>
                <w:webHidden/>
              </w:rPr>
              <w:fldChar w:fldCharType="begin"/>
            </w:r>
            <w:r>
              <w:rPr>
                <w:noProof/>
                <w:webHidden/>
              </w:rPr>
              <w:instrText xml:space="preserve"> PAGEREF _Toc400726458 \h </w:instrText>
            </w:r>
            <w:r>
              <w:rPr>
                <w:noProof/>
                <w:webHidden/>
              </w:rPr>
            </w:r>
          </w:ins>
          <w:r>
            <w:rPr>
              <w:noProof/>
              <w:webHidden/>
            </w:rPr>
            <w:fldChar w:fldCharType="separate"/>
          </w:r>
          <w:ins w:id="391" w:author="Sammartano, Marc (BIC USA)" w:date="2014-10-10T17:49:00Z">
            <w:r>
              <w:rPr>
                <w:noProof/>
                <w:webHidden/>
              </w:rPr>
              <w:t>51</w:t>
            </w:r>
          </w:ins>
          <w:ins w:id="3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93" w:author="Sammartano, Marc (BIC USA)" w:date="2014-10-10T17:44:00Z"/>
              <w:rFonts w:eastAsiaTheme="minorEastAsia"/>
              <w:noProof/>
            </w:rPr>
          </w:pPr>
          <w:ins w:id="3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"_Toc400726459"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TODEGREES(&lt;nexp&gt;)</w:t>
            </w:r>
            <w:r>
              <w:rPr>
                <w:noProof/>
                <w:webHidden/>
              </w:rPr>
              <w:tab/>
            </w:r>
            <w:r>
              <w:rPr>
                <w:noProof/>
                <w:webHidden/>
              </w:rPr>
              <w:fldChar w:fldCharType="begin"/>
            </w:r>
            <w:r>
              <w:rPr>
                <w:noProof/>
                <w:webHidden/>
              </w:rPr>
              <w:instrText xml:space="preserve"> PAGEREF _Toc400726459 \h </w:instrText>
            </w:r>
            <w:r>
              <w:rPr>
                <w:noProof/>
                <w:webHidden/>
              </w:rPr>
            </w:r>
          </w:ins>
          <w:r>
            <w:rPr>
              <w:noProof/>
              <w:webHidden/>
            </w:rPr>
            <w:fldChar w:fldCharType="separate"/>
          </w:r>
          <w:ins w:id="395" w:author="Sammartano, Marc (BIC USA)" w:date="2014-10-10T17:49:00Z">
            <w:r>
              <w:rPr>
                <w:noProof/>
                <w:webHidden/>
              </w:rPr>
              <w:t>51</w:t>
            </w:r>
          </w:ins>
          <w:ins w:id="3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397" w:author="Sammartano, Marc (BIC USA)" w:date="2014-10-10T17:44:00Z"/>
              <w:rFonts w:eastAsiaTheme="minorEastAsia"/>
              <w:noProof/>
            </w:rPr>
          </w:pPr>
          <w:ins w:id="3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TORADIANS(&lt;nexp&gt;)</w:t>
            </w:r>
            <w:r>
              <w:rPr>
                <w:noProof/>
                <w:webHidden/>
              </w:rPr>
              <w:tab/>
            </w:r>
            <w:r>
              <w:rPr>
                <w:noProof/>
                <w:webHidden/>
              </w:rPr>
              <w:fldChar w:fldCharType="begin"/>
            </w:r>
            <w:r>
              <w:rPr>
                <w:noProof/>
                <w:webHidden/>
              </w:rPr>
              <w:instrText xml:space="preserve"> PAGEREF _Toc400726460 \h </w:instrText>
            </w:r>
            <w:r>
              <w:rPr>
                <w:noProof/>
                <w:webHidden/>
              </w:rPr>
            </w:r>
          </w:ins>
          <w:r>
            <w:rPr>
              <w:noProof/>
              <w:webHidden/>
            </w:rPr>
            <w:fldChar w:fldCharType="separate"/>
          </w:r>
          <w:ins w:id="399" w:author="Sammartano, Marc (BIC USA)" w:date="2014-10-10T17:49:00Z">
            <w:r>
              <w:rPr>
                <w:noProof/>
                <w:webHidden/>
              </w:rPr>
              <w:t>51</w:t>
            </w:r>
          </w:ins>
          <w:ins w:id="4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01" w:author="Sammartano, Marc (BIC USA)" w:date="2014-10-10T17:44:00Z"/>
              <w:rFonts w:eastAsiaTheme="minorEastAsia"/>
              <w:noProof/>
            </w:rPr>
          </w:pPr>
          <w:ins w:id="4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VAL(&lt;sexp&gt;)</w:t>
            </w:r>
            <w:r>
              <w:rPr>
                <w:noProof/>
                <w:webHidden/>
              </w:rPr>
              <w:tab/>
            </w:r>
            <w:r>
              <w:rPr>
                <w:noProof/>
                <w:webHidden/>
              </w:rPr>
              <w:fldChar w:fldCharType="begin"/>
            </w:r>
            <w:r>
              <w:rPr>
                <w:noProof/>
                <w:webHidden/>
              </w:rPr>
              <w:instrText xml:space="preserve"> PAGEREF _Toc400726461 \h </w:instrText>
            </w:r>
            <w:r>
              <w:rPr>
                <w:noProof/>
                <w:webHidden/>
              </w:rPr>
            </w:r>
          </w:ins>
          <w:r>
            <w:rPr>
              <w:noProof/>
              <w:webHidden/>
            </w:rPr>
            <w:fldChar w:fldCharType="separate"/>
          </w:r>
          <w:ins w:id="403" w:author="Sammartano, Marc (BIC USA)" w:date="2014-10-10T17:49:00Z">
            <w:r>
              <w:rPr>
                <w:noProof/>
                <w:webHidden/>
              </w:rPr>
              <w:t>52</w:t>
            </w:r>
          </w:ins>
          <w:ins w:id="4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05" w:author="Sammartano, Marc (BIC USA)" w:date="2014-10-10T17:44:00Z"/>
              <w:rFonts w:eastAsiaTheme="minorEastAsia"/>
              <w:noProof/>
            </w:rPr>
          </w:pPr>
          <w:ins w:id="4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LEN(&lt;sexp&gt;)</w:t>
            </w:r>
            <w:r>
              <w:rPr>
                <w:noProof/>
                <w:webHidden/>
              </w:rPr>
              <w:tab/>
            </w:r>
            <w:r>
              <w:rPr>
                <w:noProof/>
                <w:webHidden/>
              </w:rPr>
              <w:fldChar w:fldCharType="begin"/>
            </w:r>
            <w:r>
              <w:rPr>
                <w:noProof/>
                <w:webHidden/>
              </w:rPr>
              <w:instrText xml:space="preserve"> PAGEREF _Toc400726462 \h </w:instrText>
            </w:r>
            <w:r>
              <w:rPr>
                <w:noProof/>
                <w:webHidden/>
              </w:rPr>
            </w:r>
          </w:ins>
          <w:r>
            <w:rPr>
              <w:noProof/>
              <w:webHidden/>
            </w:rPr>
            <w:fldChar w:fldCharType="separate"/>
          </w:r>
          <w:ins w:id="407" w:author="Sammartano, Marc (BIC USA)" w:date="2014-10-10T17:49:00Z">
            <w:r>
              <w:rPr>
                <w:noProof/>
                <w:webHidden/>
              </w:rPr>
              <w:t>52</w:t>
            </w:r>
          </w:ins>
          <w:ins w:id="4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09" w:author="Sammartano, Marc (BIC USA)" w:date="2014-10-10T17:44:00Z"/>
              <w:rFonts w:eastAsiaTheme="minorEastAsia"/>
              <w:noProof/>
            </w:rPr>
          </w:pPr>
          <w:ins w:id="4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HEX(&lt;sexp&gt;)</w:t>
            </w:r>
            <w:r>
              <w:rPr>
                <w:noProof/>
                <w:webHidden/>
              </w:rPr>
              <w:tab/>
            </w:r>
            <w:r>
              <w:rPr>
                <w:noProof/>
                <w:webHidden/>
              </w:rPr>
              <w:fldChar w:fldCharType="begin"/>
            </w:r>
            <w:r>
              <w:rPr>
                <w:noProof/>
                <w:webHidden/>
              </w:rPr>
              <w:instrText xml:space="preserve"> PAGEREF _Toc400726463 \h </w:instrText>
            </w:r>
            <w:r>
              <w:rPr>
                <w:noProof/>
                <w:webHidden/>
              </w:rPr>
            </w:r>
          </w:ins>
          <w:r>
            <w:rPr>
              <w:noProof/>
              <w:webHidden/>
            </w:rPr>
            <w:fldChar w:fldCharType="separate"/>
          </w:r>
          <w:ins w:id="411" w:author="Sammartano, Marc (BIC USA)" w:date="2014-10-10T17:49:00Z">
            <w:r>
              <w:rPr>
                <w:noProof/>
                <w:webHidden/>
              </w:rPr>
              <w:t>52</w:t>
            </w:r>
          </w:ins>
          <w:ins w:id="4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13" w:author="Sammartano, Marc (BIC USA)" w:date="2014-10-10T17:44:00Z"/>
              <w:rFonts w:eastAsiaTheme="minorEastAsia"/>
              <w:noProof/>
            </w:rPr>
          </w:pPr>
          <w:ins w:id="4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OCT(&lt;sexp&gt;)</w:t>
            </w:r>
            <w:r>
              <w:rPr>
                <w:noProof/>
                <w:webHidden/>
              </w:rPr>
              <w:tab/>
            </w:r>
            <w:r>
              <w:rPr>
                <w:noProof/>
                <w:webHidden/>
              </w:rPr>
              <w:fldChar w:fldCharType="begin"/>
            </w:r>
            <w:r>
              <w:rPr>
                <w:noProof/>
                <w:webHidden/>
              </w:rPr>
              <w:instrText xml:space="preserve"> PAGEREF _Toc400726464 \h </w:instrText>
            </w:r>
            <w:r>
              <w:rPr>
                <w:noProof/>
                <w:webHidden/>
              </w:rPr>
            </w:r>
          </w:ins>
          <w:r>
            <w:rPr>
              <w:noProof/>
              <w:webHidden/>
            </w:rPr>
            <w:fldChar w:fldCharType="separate"/>
          </w:r>
          <w:ins w:id="415" w:author="Sammartano, Marc (BIC USA)" w:date="2014-10-10T17:49:00Z">
            <w:r>
              <w:rPr>
                <w:noProof/>
                <w:webHidden/>
              </w:rPr>
              <w:t>52</w:t>
            </w:r>
          </w:ins>
          <w:ins w:id="4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17" w:author="Sammartano, Marc (BIC USA)" w:date="2014-10-10T17:44:00Z"/>
              <w:rFonts w:eastAsiaTheme="minorEastAsia"/>
              <w:noProof/>
            </w:rPr>
          </w:pPr>
          <w:ins w:id="4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BIN(&lt;sexp&gt;)</w:t>
            </w:r>
            <w:r>
              <w:rPr>
                <w:noProof/>
                <w:webHidden/>
              </w:rPr>
              <w:tab/>
            </w:r>
            <w:r>
              <w:rPr>
                <w:noProof/>
                <w:webHidden/>
              </w:rPr>
              <w:fldChar w:fldCharType="begin"/>
            </w:r>
            <w:r>
              <w:rPr>
                <w:noProof/>
                <w:webHidden/>
              </w:rPr>
              <w:instrText xml:space="preserve"> PAGEREF _Toc400726465 \h </w:instrText>
            </w:r>
            <w:r>
              <w:rPr>
                <w:noProof/>
                <w:webHidden/>
              </w:rPr>
            </w:r>
          </w:ins>
          <w:r>
            <w:rPr>
              <w:noProof/>
              <w:webHidden/>
            </w:rPr>
            <w:fldChar w:fldCharType="separate"/>
          </w:r>
          <w:ins w:id="419" w:author="Sammartano, Marc (BIC USA)" w:date="2014-10-10T17:49:00Z">
            <w:r>
              <w:rPr>
                <w:noProof/>
                <w:webHidden/>
              </w:rPr>
              <w:t>52</w:t>
            </w:r>
          </w:ins>
          <w:ins w:id="4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21" w:author="Sammartano, Marc (BIC USA)" w:date="2014-10-10T17:44:00Z"/>
              <w:rFonts w:eastAsiaTheme="minorEastAsia"/>
              <w:noProof/>
            </w:rPr>
          </w:pPr>
          <w:ins w:id="4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SHIFT(&lt;value_nexp&gt;, &lt;bits_nexp&gt;)</w:t>
            </w:r>
            <w:r>
              <w:rPr>
                <w:noProof/>
                <w:webHidden/>
              </w:rPr>
              <w:tab/>
            </w:r>
            <w:r>
              <w:rPr>
                <w:noProof/>
                <w:webHidden/>
              </w:rPr>
              <w:fldChar w:fldCharType="begin"/>
            </w:r>
            <w:r>
              <w:rPr>
                <w:noProof/>
                <w:webHidden/>
              </w:rPr>
              <w:instrText xml:space="preserve"> PAGEREF _Toc400726466 \h </w:instrText>
            </w:r>
            <w:r>
              <w:rPr>
                <w:noProof/>
                <w:webHidden/>
              </w:rPr>
            </w:r>
          </w:ins>
          <w:r>
            <w:rPr>
              <w:noProof/>
              <w:webHidden/>
            </w:rPr>
            <w:fldChar w:fldCharType="separate"/>
          </w:r>
          <w:ins w:id="423" w:author="Sammartano, Marc (BIC USA)" w:date="2014-10-10T17:49:00Z">
            <w:r>
              <w:rPr>
                <w:noProof/>
                <w:webHidden/>
              </w:rPr>
              <w:t>52</w:t>
            </w:r>
          </w:ins>
          <w:ins w:id="4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25" w:author="Sammartano, Marc (BIC USA)" w:date="2014-10-10T17:44:00Z"/>
              <w:rFonts w:eastAsiaTheme="minorEastAsia"/>
              <w:noProof/>
            </w:rPr>
          </w:pPr>
          <w:ins w:id="4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ASCII(&lt;sexp&gt;{, &lt;index_nexp&gt;})</w:t>
            </w:r>
            <w:r>
              <w:rPr>
                <w:noProof/>
                <w:webHidden/>
              </w:rPr>
              <w:tab/>
            </w:r>
            <w:r>
              <w:rPr>
                <w:noProof/>
                <w:webHidden/>
              </w:rPr>
              <w:fldChar w:fldCharType="begin"/>
            </w:r>
            <w:r>
              <w:rPr>
                <w:noProof/>
                <w:webHidden/>
              </w:rPr>
              <w:instrText xml:space="preserve"> PAGEREF _Toc400726467 \h </w:instrText>
            </w:r>
            <w:r>
              <w:rPr>
                <w:noProof/>
                <w:webHidden/>
              </w:rPr>
            </w:r>
          </w:ins>
          <w:r>
            <w:rPr>
              <w:noProof/>
              <w:webHidden/>
            </w:rPr>
            <w:fldChar w:fldCharType="separate"/>
          </w:r>
          <w:ins w:id="427" w:author="Sammartano, Marc (BIC USA)" w:date="2014-10-10T17:49:00Z">
            <w:r>
              <w:rPr>
                <w:noProof/>
                <w:webHidden/>
              </w:rPr>
              <w:t>52</w:t>
            </w:r>
          </w:ins>
          <w:ins w:id="4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29" w:author="Sammartano, Marc (BIC USA)" w:date="2014-10-10T17:44:00Z"/>
              <w:rFonts w:eastAsiaTheme="minorEastAsia"/>
              <w:noProof/>
            </w:rPr>
          </w:pPr>
          <w:ins w:id="4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UCODE(&lt;sexp&gt;{, &lt;index_nexp&gt;})</w:t>
            </w:r>
            <w:r>
              <w:rPr>
                <w:noProof/>
                <w:webHidden/>
              </w:rPr>
              <w:tab/>
            </w:r>
            <w:r>
              <w:rPr>
                <w:noProof/>
                <w:webHidden/>
              </w:rPr>
              <w:fldChar w:fldCharType="begin"/>
            </w:r>
            <w:r>
              <w:rPr>
                <w:noProof/>
                <w:webHidden/>
              </w:rPr>
              <w:instrText xml:space="preserve"> PAGEREF _Toc400726468 \h </w:instrText>
            </w:r>
            <w:r>
              <w:rPr>
                <w:noProof/>
                <w:webHidden/>
              </w:rPr>
            </w:r>
          </w:ins>
          <w:r>
            <w:rPr>
              <w:noProof/>
              <w:webHidden/>
            </w:rPr>
            <w:fldChar w:fldCharType="separate"/>
          </w:r>
          <w:ins w:id="431" w:author="Sammartano, Marc (BIC USA)" w:date="2014-10-10T17:49:00Z">
            <w:r>
              <w:rPr>
                <w:noProof/>
                <w:webHidden/>
              </w:rPr>
              <w:t>52</w:t>
            </w:r>
          </w:ins>
          <w:ins w:id="4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33" w:author="Sammartano, Marc (BIC USA)" w:date="2014-10-10T17:44:00Z"/>
              <w:rFonts w:eastAsiaTheme="minorEastAsia"/>
              <w:noProof/>
            </w:rPr>
          </w:pPr>
          <w:ins w:id="4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"_Toc400726469"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IS_IN(&lt;sub</w:t>
            </w:r>
            <w:r w:rsidRPr="00B808F9">
              <w:rPr>
                <w:rStyle w:val="Hyperlink"/>
                <w:noProof/>
              </w:rPr>
              <w:t>_sexp&gt;</w:t>
            </w:r>
            <w:r w:rsidRPr="00B808F9">
              <w:rPr>
                <w:rStyle w:val="Hyperlink"/>
                <w:rFonts w:eastAsia="Times New Roman"/>
                <w:noProof/>
              </w:rPr>
              <w:t>, &lt;base</w:t>
            </w:r>
            <w:r w:rsidRPr="00B808F9">
              <w:rPr>
                <w:rStyle w:val="Hyperlink"/>
                <w:noProof/>
              </w:rPr>
              <w:t>_sexp&gt;{, &lt;start_nexp&gt;})</w:t>
            </w:r>
            <w:r>
              <w:rPr>
                <w:noProof/>
                <w:webHidden/>
              </w:rPr>
              <w:tab/>
            </w:r>
            <w:r>
              <w:rPr>
                <w:noProof/>
                <w:webHidden/>
              </w:rPr>
              <w:fldChar w:fldCharType="begin"/>
            </w:r>
            <w:r>
              <w:rPr>
                <w:noProof/>
                <w:webHidden/>
              </w:rPr>
              <w:instrText xml:space="preserve"> PAGEREF _Toc400726469 \h </w:instrText>
            </w:r>
            <w:r>
              <w:rPr>
                <w:noProof/>
                <w:webHidden/>
              </w:rPr>
            </w:r>
          </w:ins>
          <w:r>
            <w:rPr>
              <w:noProof/>
              <w:webHidden/>
            </w:rPr>
            <w:fldChar w:fldCharType="separate"/>
          </w:r>
          <w:ins w:id="435" w:author="Sammartano, Marc (BIC USA)" w:date="2014-10-10T17:49:00Z">
            <w:r>
              <w:rPr>
                <w:noProof/>
                <w:webHidden/>
              </w:rPr>
              <w:t>52</w:t>
            </w:r>
          </w:ins>
          <w:ins w:id="4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37" w:author="Sammartano, Marc (BIC USA)" w:date="2014-10-10T17:44:00Z"/>
              <w:rFonts w:eastAsiaTheme="minorEastAsia"/>
              <w:noProof/>
            </w:rPr>
          </w:pPr>
          <w:ins w:id="4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STARTS_WITH(&lt;sub_sexp&gt;, &lt;base_sexp&gt;{, &lt;start_nexp&gt;})</w:t>
            </w:r>
            <w:r>
              <w:rPr>
                <w:noProof/>
                <w:webHidden/>
              </w:rPr>
              <w:tab/>
            </w:r>
            <w:r>
              <w:rPr>
                <w:noProof/>
                <w:webHidden/>
              </w:rPr>
              <w:fldChar w:fldCharType="begin"/>
            </w:r>
            <w:r>
              <w:rPr>
                <w:noProof/>
                <w:webHidden/>
              </w:rPr>
              <w:instrText xml:space="preserve"> PAGEREF _Toc400726470 \h </w:instrText>
            </w:r>
            <w:r>
              <w:rPr>
                <w:noProof/>
                <w:webHidden/>
              </w:rPr>
            </w:r>
          </w:ins>
          <w:r>
            <w:rPr>
              <w:noProof/>
              <w:webHidden/>
            </w:rPr>
            <w:fldChar w:fldCharType="separate"/>
          </w:r>
          <w:ins w:id="439" w:author="Sammartano, Marc (BIC USA)" w:date="2014-10-10T17:49:00Z">
            <w:r>
              <w:rPr>
                <w:noProof/>
                <w:webHidden/>
              </w:rPr>
              <w:t>53</w:t>
            </w:r>
          </w:ins>
          <w:ins w:id="44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41" w:author="Sammartano, Marc (BIC USA)" w:date="2014-10-10T17:44:00Z"/>
              <w:rFonts w:eastAsiaTheme="minorEastAsia"/>
              <w:noProof/>
            </w:rPr>
          </w:pPr>
          <w:ins w:id="4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ENDS_WITH(&lt;sub_sexp&gt;, &lt;base_sexp&gt;)</w:t>
            </w:r>
            <w:r>
              <w:rPr>
                <w:noProof/>
                <w:webHidden/>
              </w:rPr>
              <w:tab/>
            </w:r>
            <w:r>
              <w:rPr>
                <w:noProof/>
                <w:webHidden/>
              </w:rPr>
              <w:fldChar w:fldCharType="begin"/>
            </w:r>
            <w:r>
              <w:rPr>
                <w:noProof/>
                <w:webHidden/>
              </w:rPr>
              <w:instrText xml:space="preserve"> PAGEREF _Toc400726471 \h </w:instrText>
            </w:r>
            <w:r>
              <w:rPr>
                <w:noProof/>
                <w:webHidden/>
              </w:rPr>
            </w:r>
          </w:ins>
          <w:r>
            <w:rPr>
              <w:noProof/>
              <w:webHidden/>
            </w:rPr>
            <w:fldChar w:fldCharType="separate"/>
          </w:r>
          <w:ins w:id="443" w:author="Sammartano, Marc (BIC USA)" w:date="2014-10-10T17:49:00Z">
            <w:r>
              <w:rPr>
                <w:noProof/>
                <w:webHidden/>
              </w:rPr>
              <w:t>53</w:t>
            </w:r>
          </w:ins>
          <w:ins w:id="4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45" w:author="Sammartano, Marc (BIC USA)" w:date="2014-10-10T17:44:00Z"/>
              <w:rFonts w:eastAsiaTheme="minorEastAsia"/>
              <w:noProof/>
            </w:rPr>
          </w:pPr>
          <w:ins w:id="4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GR_COLLISION(&lt;object_1_nvar&gt;, &lt;object_2_nvar&gt;)</w:t>
            </w:r>
            <w:r>
              <w:rPr>
                <w:noProof/>
                <w:webHidden/>
              </w:rPr>
              <w:tab/>
            </w:r>
            <w:r>
              <w:rPr>
                <w:noProof/>
                <w:webHidden/>
              </w:rPr>
              <w:fldChar w:fldCharType="begin"/>
            </w:r>
            <w:r>
              <w:rPr>
                <w:noProof/>
                <w:webHidden/>
              </w:rPr>
              <w:instrText xml:space="preserve"> PAGEREF _Toc400726472 \h </w:instrText>
            </w:r>
            <w:r>
              <w:rPr>
                <w:noProof/>
                <w:webHidden/>
              </w:rPr>
            </w:r>
          </w:ins>
          <w:r>
            <w:rPr>
              <w:noProof/>
              <w:webHidden/>
            </w:rPr>
            <w:fldChar w:fldCharType="separate"/>
          </w:r>
          <w:ins w:id="447" w:author="Sammartano, Marc (BIC USA)" w:date="2014-10-10T17:49:00Z">
            <w:r>
              <w:rPr>
                <w:noProof/>
                <w:webHidden/>
              </w:rPr>
              <w:t>53</w:t>
            </w:r>
          </w:ins>
          <w:ins w:id="4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49" w:author="Sammartano, Marc (BIC USA)" w:date="2014-10-10T17:44:00Z"/>
              <w:rFonts w:eastAsiaTheme="minorEastAsia"/>
              <w:noProof/>
            </w:rPr>
          </w:pPr>
          <w:ins w:id="4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BACKGROUND()</w:t>
            </w:r>
            <w:r>
              <w:rPr>
                <w:noProof/>
                <w:webHidden/>
              </w:rPr>
              <w:tab/>
            </w:r>
            <w:r>
              <w:rPr>
                <w:noProof/>
                <w:webHidden/>
              </w:rPr>
              <w:fldChar w:fldCharType="begin"/>
            </w:r>
            <w:r>
              <w:rPr>
                <w:noProof/>
                <w:webHidden/>
              </w:rPr>
              <w:instrText xml:space="preserve"> PAGEREF _Toc400726473 \h </w:instrText>
            </w:r>
            <w:r>
              <w:rPr>
                <w:noProof/>
                <w:webHidden/>
              </w:rPr>
            </w:r>
          </w:ins>
          <w:r>
            <w:rPr>
              <w:noProof/>
              <w:webHidden/>
            </w:rPr>
            <w:fldChar w:fldCharType="separate"/>
          </w:r>
          <w:ins w:id="451" w:author="Sammartano, Marc (BIC USA)" w:date="2014-10-10T17:49:00Z">
            <w:r>
              <w:rPr>
                <w:noProof/>
                <w:webHidden/>
              </w:rPr>
              <w:t>53</w:t>
            </w:r>
          </w:ins>
          <w:ins w:id="45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453" w:author="Sammartano, Marc (BIC USA)" w:date="2014-10-10T17:44:00Z"/>
              <w:rFonts w:eastAsiaTheme="minorEastAsia"/>
              <w:noProof/>
            </w:rPr>
          </w:pPr>
          <w:ins w:id="4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 Functions</w:t>
            </w:r>
            <w:r>
              <w:rPr>
                <w:noProof/>
                <w:webHidden/>
              </w:rPr>
              <w:tab/>
            </w:r>
            <w:r>
              <w:rPr>
                <w:noProof/>
                <w:webHidden/>
              </w:rPr>
              <w:fldChar w:fldCharType="begin"/>
            </w:r>
            <w:r>
              <w:rPr>
                <w:noProof/>
                <w:webHidden/>
              </w:rPr>
              <w:instrText xml:space="preserve"> PAGEREF _Toc400726474 \h </w:instrText>
            </w:r>
            <w:r>
              <w:rPr>
                <w:noProof/>
                <w:webHidden/>
              </w:rPr>
            </w:r>
          </w:ins>
          <w:r>
            <w:rPr>
              <w:noProof/>
              <w:webHidden/>
            </w:rPr>
            <w:fldChar w:fldCharType="separate"/>
          </w:r>
          <w:ins w:id="455" w:author="Sammartano, Marc (BIC USA)" w:date="2014-10-10T17:49:00Z">
            <w:r>
              <w:rPr>
                <w:noProof/>
                <w:webHidden/>
              </w:rPr>
              <w:t>54</w:t>
            </w:r>
          </w:ins>
          <w:ins w:id="4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57" w:author="Sammartano, Marc (BIC USA)" w:date="2014-10-10T17:44:00Z"/>
              <w:rFonts w:eastAsiaTheme="minorEastAsia"/>
              <w:noProof/>
            </w:rPr>
          </w:pPr>
          <w:ins w:id="4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CLOCK()</w:t>
            </w:r>
            <w:r>
              <w:rPr>
                <w:noProof/>
                <w:webHidden/>
              </w:rPr>
              <w:tab/>
            </w:r>
            <w:r>
              <w:rPr>
                <w:noProof/>
                <w:webHidden/>
              </w:rPr>
              <w:fldChar w:fldCharType="begin"/>
            </w:r>
            <w:r>
              <w:rPr>
                <w:noProof/>
                <w:webHidden/>
              </w:rPr>
              <w:instrText xml:space="preserve"> PAGEREF _Toc400726475 \h </w:instrText>
            </w:r>
            <w:r>
              <w:rPr>
                <w:noProof/>
                <w:webHidden/>
              </w:rPr>
            </w:r>
          </w:ins>
          <w:r>
            <w:rPr>
              <w:noProof/>
              <w:webHidden/>
            </w:rPr>
            <w:fldChar w:fldCharType="separate"/>
          </w:r>
          <w:ins w:id="459" w:author="Sammartano, Marc (BIC USA)" w:date="2014-10-10T17:49:00Z">
            <w:r>
              <w:rPr>
                <w:noProof/>
                <w:webHidden/>
              </w:rPr>
              <w:t>54</w:t>
            </w:r>
          </w:ins>
          <w:ins w:id="4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61" w:author="Sammartano, Marc (BIC USA)" w:date="2014-10-10T17:44:00Z"/>
              <w:rFonts w:eastAsiaTheme="minorEastAsia"/>
              <w:noProof/>
            </w:rPr>
          </w:pPr>
          <w:ins w:id="4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w:t>
            </w:r>
            <w:r>
              <w:rPr>
                <w:noProof/>
                <w:webHidden/>
              </w:rPr>
              <w:tab/>
            </w:r>
            <w:r>
              <w:rPr>
                <w:noProof/>
                <w:webHidden/>
              </w:rPr>
              <w:fldChar w:fldCharType="begin"/>
            </w:r>
            <w:r>
              <w:rPr>
                <w:noProof/>
                <w:webHidden/>
              </w:rPr>
              <w:instrText xml:space="preserve"> PAGEREF _Toc400726476 \h </w:instrText>
            </w:r>
            <w:r>
              <w:rPr>
                <w:noProof/>
                <w:webHidden/>
              </w:rPr>
            </w:r>
          </w:ins>
          <w:r>
            <w:rPr>
              <w:noProof/>
              <w:webHidden/>
            </w:rPr>
            <w:fldChar w:fldCharType="separate"/>
          </w:r>
          <w:ins w:id="463" w:author="Sammartano, Marc (BIC USA)" w:date="2014-10-10T17:49:00Z">
            <w:r>
              <w:rPr>
                <w:noProof/>
                <w:webHidden/>
              </w:rPr>
              <w:t>54</w:t>
            </w:r>
          </w:ins>
          <w:ins w:id="4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65" w:author="Sammartano, Marc (BIC USA)" w:date="2014-10-10T17:44:00Z"/>
              <w:rFonts w:eastAsiaTheme="minorEastAsia"/>
              <w:noProof/>
            </w:rPr>
          </w:pPr>
          <w:ins w:id="4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_Toc400726477 \h </w:instrText>
            </w:r>
            <w:r>
              <w:rPr>
                <w:noProof/>
                <w:webHidden/>
              </w:rPr>
            </w:r>
          </w:ins>
          <w:r>
            <w:rPr>
              <w:noProof/>
              <w:webHidden/>
            </w:rPr>
            <w:fldChar w:fldCharType="separate"/>
          </w:r>
          <w:ins w:id="467" w:author="Sammartano, Marc (BIC USA)" w:date="2014-10-10T17:49:00Z">
            <w:r>
              <w:rPr>
                <w:noProof/>
                <w:webHidden/>
              </w:rPr>
              <w:t>54</w:t>
            </w:r>
          </w:ins>
          <w:ins w:id="468"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469" w:author="Sammartano, Marc (BIC USA)" w:date="2014-10-10T17:44:00Z"/>
              <w:rFonts w:eastAsiaTheme="minorEastAsia"/>
              <w:noProof/>
            </w:rPr>
          </w:pPr>
          <w:ins w:id="4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String Functions</w:t>
            </w:r>
            <w:r>
              <w:rPr>
                <w:noProof/>
                <w:webHidden/>
              </w:rPr>
              <w:tab/>
            </w:r>
            <w:r>
              <w:rPr>
                <w:noProof/>
                <w:webHidden/>
              </w:rPr>
              <w:fldChar w:fldCharType="begin"/>
            </w:r>
            <w:r>
              <w:rPr>
                <w:noProof/>
                <w:webHidden/>
              </w:rPr>
              <w:instrText xml:space="preserve"> PAGEREF _Toc400726478 \h </w:instrText>
            </w:r>
            <w:r>
              <w:rPr>
                <w:noProof/>
                <w:webHidden/>
              </w:rPr>
            </w:r>
          </w:ins>
          <w:r>
            <w:rPr>
              <w:noProof/>
              <w:webHidden/>
            </w:rPr>
            <w:fldChar w:fldCharType="separate"/>
          </w:r>
          <w:ins w:id="471" w:author="Sammartano, Marc (BIC USA)" w:date="2014-10-10T17:49:00Z">
            <w:r>
              <w:rPr>
                <w:noProof/>
                <w:webHidden/>
              </w:rPr>
              <w:t>54</w:t>
            </w:r>
          </w:ins>
          <w:ins w:id="4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73" w:author="Sammartano, Marc (BIC USA)" w:date="2014-10-10T17:44:00Z"/>
              <w:rFonts w:eastAsiaTheme="minorEastAsia"/>
              <w:noProof/>
            </w:rPr>
          </w:pPr>
          <w:ins w:id="4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"_Toc400726479"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GETERROR$()</w:t>
            </w:r>
            <w:r>
              <w:rPr>
                <w:noProof/>
                <w:webHidden/>
              </w:rPr>
              <w:tab/>
            </w:r>
            <w:r>
              <w:rPr>
                <w:noProof/>
                <w:webHidden/>
              </w:rPr>
              <w:fldChar w:fldCharType="begin"/>
            </w:r>
            <w:r>
              <w:rPr>
                <w:noProof/>
                <w:webHidden/>
              </w:rPr>
              <w:instrText xml:space="preserve"> PAGEREF _Toc400726479 \h </w:instrText>
            </w:r>
            <w:r>
              <w:rPr>
                <w:noProof/>
                <w:webHidden/>
              </w:rPr>
            </w:r>
          </w:ins>
          <w:r>
            <w:rPr>
              <w:noProof/>
              <w:webHidden/>
            </w:rPr>
            <w:fldChar w:fldCharType="separate"/>
          </w:r>
          <w:ins w:id="475" w:author="Sammartano, Marc (BIC USA)" w:date="2014-10-10T17:49:00Z">
            <w:r>
              <w:rPr>
                <w:noProof/>
                <w:webHidden/>
              </w:rPr>
              <w:t>54</w:t>
            </w:r>
          </w:ins>
          <w:ins w:id="47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77" w:author="Sammartano, Marc (BIC USA)" w:date="2014-10-10T17:44:00Z"/>
              <w:rFonts w:eastAsiaTheme="minorEastAsia"/>
              <w:noProof/>
            </w:rPr>
          </w:pPr>
          <w:ins w:id="4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"_Toc400726480"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CHR$(&lt;nexp&gt;, ...)</w:t>
            </w:r>
            <w:r>
              <w:rPr>
                <w:noProof/>
                <w:webHidden/>
              </w:rPr>
              <w:tab/>
            </w:r>
            <w:r>
              <w:rPr>
                <w:noProof/>
                <w:webHidden/>
              </w:rPr>
              <w:fldChar w:fldCharType="begin"/>
            </w:r>
            <w:r>
              <w:rPr>
                <w:noProof/>
                <w:webHidden/>
              </w:rPr>
              <w:instrText xml:space="preserve"> PAGEREF _Toc400726480 \h </w:instrText>
            </w:r>
            <w:r>
              <w:rPr>
                <w:noProof/>
                <w:webHidden/>
              </w:rPr>
            </w:r>
          </w:ins>
          <w:r>
            <w:rPr>
              <w:noProof/>
              <w:webHidden/>
            </w:rPr>
            <w:fldChar w:fldCharType="separate"/>
          </w:r>
          <w:ins w:id="479" w:author="Sammartano, Marc (BIC USA)" w:date="2014-10-10T17:49:00Z">
            <w:r>
              <w:rPr>
                <w:noProof/>
                <w:webHidden/>
              </w:rPr>
              <w:t>55</w:t>
            </w:r>
          </w:ins>
          <w:ins w:id="4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81" w:author="Sammartano, Marc (BIC USA)" w:date="2014-10-10T17:44:00Z"/>
              <w:rFonts w:eastAsiaTheme="minorEastAsia"/>
              <w:noProof/>
            </w:rPr>
          </w:pPr>
          <w:ins w:id="4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"_Toc400726481"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 xml:space="preserve">LEFT$(&lt;sexp&gt;, </w:t>
            </w:r>
            <w:r w:rsidRPr="00B808F9">
              <w:rPr>
                <w:rStyle w:val="Hyperlink"/>
                <w:noProof/>
              </w:rPr>
              <w:t>&lt;nexp&gt;</w:t>
            </w:r>
            <w:r w:rsidRPr="00B808F9">
              <w:rPr>
                <w:rStyle w:val="Hyperlink"/>
                <w:rFonts w:eastAsia="Times New Roman"/>
                <w:noProof/>
              </w:rPr>
              <w:t>)</w:t>
            </w:r>
            <w:r>
              <w:rPr>
                <w:noProof/>
                <w:webHidden/>
              </w:rPr>
              <w:tab/>
            </w:r>
            <w:r>
              <w:rPr>
                <w:noProof/>
                <w:webHidden/>
              </w:rPr>
              <w:fldChar w:fldCharType="begin"/>
            </w:r>
            <w:r>
              <w:rPr>
                <w:noProof/>
                <w:webHidden/>
              </w:rPr>
              <w:instrText xml:space="preserve"> PAGEREF _Toc400726481 \h </w:instrText>
            </w:r>
            <w:r>
              <w:rPr>
                <w:noProof/>
                <w:webHidden/>
              </w:rPr>
            </w:r>
          </w:ins>
          <w:r>
            <w:rPr>
              <w:noProof/>
              <w:webHidden/>
            </w:rPr>
            <w:fldChar w:fldCharType="separate"/>
          </w:r>
          <w:ins w:id="483" w:author="Sammartano, Marc (BIC USA)" w:date="2014-10-10T17:49:00Z">
            <w:r>
              <w:rPr>
                <w:noProof/>
                <w:webHidden/>
              </w:rPr>
              <w:t>55</w:t>
            </w:r>
          </w:ins>
          <w:ins w:id="48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85" w:author="Sammartano, Marc (BIC USA)" w:date="2014-10-10T17:44:00Z"/>
              <w:rFonts w:eastAsiaTheme="minorEastAsia"/>
              <w:noProof/>
            </w:rPr>
          </w:pPr>
          <w:ins w:id="4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"_Toc400726482"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 xml:space="preserve">MID$(&lt;sexp&gt;, </w:t>
            </w:r>
            <w:r w:rsidRPr="00B808F9">
              <w:rPr>
                <w:rStyle w:val="Hyperlink"/>
                <w:noProof/>
              </w:rPr>
              <w:t>&lt;start_nexp&gt;{, &lt;count_nexp&gt;}</w:t>
            </w:r>
            <w:r w:rsidRPr="00B808F9">
              <w:rPr>
                <w:rStyle w:val="Hyperlink"/>
                <w:rFonts w:eastAsia="Times New Roman"/>
                <w:noProof/>
              </w:rPr>
              <w:t>)</w:t>
            </w:r>
            <w:r>
              <w:rPr>
                <w:noProof/>
                <w:webHidden/>
              </w:rPr>
              <w:tab/>
            </w:r>
            <w:r>
              <w:rPr>
                <w:noProof/>
                <w:webHidden/>
              </w:rPr>
              <w:fldChar w:fldCharType="begin"/>
            </w:r>
            <w:r>
              <w:rPr>
                <w:noProof/>
                <w:webHidden/>
              </w:rPr>
              <w:instrText xml:space="preserve"> PAGEREF _Toc400726482 \h </w:instrText>
            </w:r>
            <w:r>
              <w:rPr>
                <w:noProof/>
                <w:webHidden/>
              </w:rPr>
            </w:r>
          </w:ins>
          <w:r>
            <w:rPr>
              <w:noProof/>
              <w:webHidden/>
            </w:rPr>
            <w:fldChar w:fldCharType="separate"/>
          </w:r>
          <w:ins w:id="487" w:author="Sammartano, Marc (BIC USA)" w:date="2014-10-10T17:49:00Z">
            <w:r>
              <w:rPr>
                <w:noProof/>
                <w:webHidden/>
              </w:rPr>
              <w:t>55</w:t>
            </w:r>
          </w:ins>
          <w:ins w:id="4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89" w:author="Sammartano, Marc (BIC USA)" w:date="2014-10-10T17:44:00Z"/>
              <w:rFonts w:eastAsiaTheme="minorEastAsia"/>
              <w:noProof/>
            </w:rPr>
          </w:pPr>
          <w:ins w:id="4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"_Toc400726483"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RIGHT$(</w:t>
            </w:r>
            <w:r w:rsidRPr="00B808F9">
              <w:rPr>
                <w:rStyle w:val="Hyperlink"/>
                <w:noProof/>
              </w:rPr>
              <w:t>&lt;sexp&gt;, &lt;nexp&gt;</w:t>
            </w:r>
            <w:r w:rsidRPr="00B808F9">
              <w:rPr>
                <w:rStyle w:val="Hyperlink"/>
                <w:rFonts w:eastAsia="Times New Roman"/>
                <w:noProof/>
              </w:rPr>
              <w:t>)</w:t>
            </w:r>
            <w:r>
              <w:rPr>
                <w:noProof/>
                <w:webHidden/>
              </w:rPr>
              <w:tab/>
            </w:r>
            <w:r>
              <w:rPr>
                <w:noProof/>
                <w:webHidden/>
              </w:rPr>
              <w:fldChar w:fldCharType="begin"/>
            </w:r>
            <w:r>
              <w:rPr>
                <w:noProof/>
                <w:webHidden/>
              </w:rPr>
              <w:instrText xml:space="preserve"> PAGEREF _Toc400726483 \h </w:instrText>
            </w:r>
            <w:r>
              <w:rPr>
                <w:noProof/>
                <w:webHidden/>
              </w:rPr>
            </w:r>
          </w:ins>
          <w:r>
            <w:rPr>
              <w:noProof/>
              <w:webHidden/>
            </w:rPr>
            <w:fldChar w:fldCharType="separate"/>
          </w:r>
          <w:ins w:id="491" w:author="Sammartano, Marc (BIC USA)" w:date="2014-10-10T17:49:00Z">
            <w:r>
              <w:rPr>
                <w:noProof/>
                <w:webHidden/>
              </w:rPr>
              <w:t>55</w:t>
            </w:r>
          </w:ins>
          <w:ins w:id="4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93" w:author="Sammartano, Marc (BIC USA)" w:date="2014-10-10T17:44:00Z"/>
              <w:rFonts w:eastAsiaTheme="minorEastAsia"/>
              <w:noProof/>
            </w:rPr>
          </w:pPr>
          <w:ins w:id="4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"_Toc400726484"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_Toc400726484 \h </w:instrText>
            </w:r>
            <w:r>
              <w:rPr>
                <w:noProof/>
                <w:webHidden/>
              </w:rPr>
            </w:r>
          </w:ins>
          <w:r>
            <w:rPr>
              <w:noProof/>
              <w:webHidden/>
            </w:rPr>
            <w:fldChar w:fldCharType="separate"/>
          </w:r>
          <w:ins w:id="495" w:author="Sammartano, Marc (BIC USA)" w:date="2014-10-10T17:49:00Z">
            <w:r>
              <w:rPr>
                <w:noProof/>
                <w:webHidden/>
              </w:rPr>
              <w:t>55</w:t>
            </w:r>
          </w:ins>
          <w:ins w:id="4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497" w:author="Sammartano, Marc (BIC USA)" w:date="2014-10-10T17:44:00Z"/>
              <w:rFonts w:eastAsiaTheme="minorEastAsia"/>
              <w:noProof/>
            </w:rPr>
          </w:pPr>
          <w:ins w:id="4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"_Toc400726485"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_Toc400726485 \h </w:instrText>
            </w:r>
            <w:r>
              <w:rPr>
                <w:noProof/>
                <w:webHidden/>
              </w:rPr>
            </w:r>
          </w:ins>
          <w:r>
            <w:rPr>
              <w:noProof/>
              <w:webHidden/>
            </w:rPr>
            <w:fldChar w:fldCharType="separate"/>
          </w:r>
          <w:ins w:id="499" w:author="Sammartano, Marc (BIC USA)" w:date="2014-10-10T17:49:00Z">
            <w:r>
              <w:rPr>
                <w:noProof/>
                <w:webHidden/>
              </w:rPr>
              <w:t>55</w:t>
            </w:r>
          </w:ins>
          <w:ins w:id="5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01" w:author="Sammartano, Marc (BIC USA)" w:date="2014-10-10T17:44:00Z"/>
              <w:rFonts w:eastAsiaTheme="minorEastAsia"/>
              <w:noProof/>
            </w:rPr>
          </w:pPr>
          <w:ins w:id="5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"_Toc400726486"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STR$(</w:t>
            </w:r>
            <w:r w:rsidRPr="00B808F9">
              <w:rPr>
                <w:rStyle w:val="Hyperlink"/>
                <w:noProof/>
              </w:rPr>
              <w:t>&lt;nexp&gt;</w:t>
            </w:r>
            <w:r w:rsidRPr="00B808F9">
              <w:rPr>
                <w:rStyle w:val="Hyperlink"/>
                <w:rFonts w:eastAsia="Times New Roman"/>
                <w:noProof/>
              </w:rPr>
              <w:t>)</w:t>
            </w:r>
            <w:r>
              <w:rPr>
                <w:noProof/>
                <w:webHidden/>
              </w:rPr>
              <w:tab/>
            </w:r>
            <w:r>
              <w:rPr>
                <w:noProof/>
                <w:webHidden/>
              </w:rPr>
              <w:fldChar w:fldCharType="begin"/>
            </w:r>
            <w:r>
              <w:rPr>
                <w:noProof/>
                <w:webHidden/>
              </w:rPr>
              <w:instrText xml:space="preserve"> PAGEREF _Toc400726486 \h </w:instrText>
            </w:r>
            <w:r>
              <w:rPr>
                <w:noProof/>
                <w:webHidden/>
              </w:rPr>
            </w:r>
          </w:ins>
          <w:r>
            <w:rPr>
              <w:noProof/>
              <w:webHidden/>
            </w:rPr>
            <w:fldChar w:fldCharType="separate"/>
          </w:r>
          <w:ins w:id="503" w:author="Sammartano, Marc (BIC USA)" w:date="2014-10-10T17:49:00Z">
            <w:r>
              <w:rPr>
                <w:noProof/>
                <w:webHidden/>
              </w:rPr>
              <w:t>56</w:t>
            </w:r>
          </w:ins>
          <w:ins w:id="5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05" w:author="Sammartano, Marc (BIC USA)" w:date="2014-10-10T17:44:00Z"/>
              <w:rFonts w:eastAsiaTheme="minorEastAsia"/>
              <w:noProof/>
            </w:rPr>
          </w:pPr>
          <w:ins w:id="5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"_Toc400726487"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LOWER$(</w:t>
            </w:r>
            <w:r w:rsidRPr="00B808F9">
              <w:rPr>
                <w:rStyle w:val="Hyperlink"/>
                <w:noProof/>
              </w:rPr>
              <w:t>&lt;sexp&gt;</w:t>
            </w:r>
            <w:r w:rsidRPr="00B808F9">
              <w:rPr>
                <w:rStyle w:val="Hyperlink"/>
                <w:rFonts w:eastAsia="Times New Roman"/>
                <w:noProof/>
              </w:rPr>
              <w:t>)</w:t>
            </w:r>
            <w:r>
              <w:rPr>
                <w:noProof/>
                <w:webHidden/>
              </w:rPr>
              <w:tab/>
            </w:r>
            <w:r>
              <w:rPr>
                <w:noProof/>
                <w:webHidden/>
              </w:rPr>
              <w:fldChar w:fldCharType="begin"/>
            </w:r>
            <w:r>
              <w:rPr>
                <w:noProof/>
                <w:webHidden/>
              </w:rPr>
              <w:instrText xml:space="preserve"> PAGEREF _Toc400726487 \h </w:instrText>
            </w:r>
            <w:r>
              <w:rPr>
                <w:noProof/>
                <w:webHidden/>
              </w:rPr>
            </w:r>
          </w:ins>
          <w:r>
            <w:rPr>
              <w:noProof/>
              <w:webHidden/>
            </w:rPr>
            <w:fldChar w:fldCharType="separate"/>
          </w:r>
          <w:ins w:id="507" w:author="Sammartano, Marc (BIC USA)" w:date="2014-10-10T17:49:00Z">
            <w:r>
              <w:rPr>
                <w:noProof/>
                <w:webHidden/>
              </w:rPr>
              <w:t>56</w:t>
            </w:r>
          </w:ins>
          <w:ins w:id="5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09" w:author="Sammartano, Marc (BIC USA)" w:date="2014-10-10T17:44:00Z"/>
              <w:rFonts w:eastAsiaTheme="minorEastAsia"/>
              <w:noProof/>
            </w:rPr>
          </w:pPr>
          <w:ins w:id="510"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"_Toc400726488"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UPPER$(</w:t>
            </w:r>
            <w:r w:rsidRPr="00B808F9">
              <w:rPr>
                <w:rStyle w:val="Hyperlink"/>
                <w:noProof/>
              </w:rPr>
              <w:t>&lt;sexp&gt;</w:t>
            </w:r>
            <w:r w:rsidRPr="00B808F9">
              <w:rPr>
                <w:rStyle w:val="Hyperlink"/>
                <w:rFonts w:eastAsia="Times New Roman"/>
                <w:noProof/>
              </w:rPr>
              <w:t>)</w:t>
            </w:r>
            <w:r>
              <w:rPr>
                <w:noProof/>
                <w:webHidden/>
              </w:rPr>
              <w:tab/>
            </w:r>
            <w:r>
              <w:rPr>
                <w:noProof/>
                <w:webHidden/>
              </w:rPr>
              <w:fldChar w:fldCharType="begin"/>
            </w:r>
            <w:r>
              <w:rPr>
                <w:noProof/>
                <w:webHidden/>
              </w:rPr>
              <w:instrText xml:space="preserve"> PAGEREF _Toc400726488 \h </w:instrText>
            </w:r>
            <w:r>
              <w:rPr>
                <w:noProof/>
                <w:webHidden/>
              </w:rPr>
            </w:r>
          </w:ins>
          <w:r>
            <w:rPr>
              <w:noProof/>
              <w:webHidden/>
            </w:rPr>
            <w:fldChar w:fldCharType="separate"/>
          </w:r>
          <w:ins w:id="511" w:author="Sammartano, Marc (BIC USA)" w:date="2014-10-10T17:49:00Z">
            <w:r>
              <w:rPr>
                <w:noProof/>
                <w:webHidden/>
              </w:rPr>
              <w:t>56</w:t>
            </w:r>
          </w:ins>
          <w:ins w:id="5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13" w:author="Sammartano, Marc (BIC USA)" w:date="2014-10-10T17:44:00Z"/>
              <w:rFonts w:eastAsiaTheme="minorEastAsia"/>
              <w:noProof/>
            </w:rPr>
          </w:pPr>
          <w:ins w:id="5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"_Toc400726489"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VERSION$()</w:t>
            </w:r>
            <w:r>
              <w:rPr>
                <w:noProof/>
                <w:webHidden/>
              </w:rPr>
              <w:tab/>
            </w:r>
            <w:r>
              <w:rPr>
                <w:noProof/>
                <w:webHidden/>
              </w:rPr>
              <w:fldChar w:fldCharType="begin"/>
            </w:r>
            <w:r>
              <w:rPr>
                <w:noProof/>
                <w:webHidden/>
              </w:rPr>
              <w:instrText xml:space="preserve"> PAGEREF _Toc400726489 \h </w:instrText>
            </w:r>
            <w:r>
              <w:rPr>
                <w:noProof/>
                <w:webHidden/>
              </w:rPr>
            </w:r>
          </w:ins>
          <w:r>
            <w:rPr>
              <w:noProof/>
              <w:webHidden/>
            </w:rPr>
            <w:fldChar w:fldCharType="separate"/>
          </w:r>
          <w:ins w:id="515" w:author="Sammartano, Marc (BIC USA)" w:date="2014-10-10T17:49:00Z">
            <w:r>
              <w:rPr>
                <w:noProof/>
                <w:webHidden/>
              </w:rPr>
              <w:t>56</w:t>
            </w:r>
          </w:ins>
          <w:ins w:id="5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17" w:author="Sammartano, Marc (BIC USA)" w:date="2014-10-10T17:44:00Z"/>
              <w:rFonts w:eastAsiaTheme="minorEastAsia"/>
              <w:noProof/>
            </w:rPr>
          </w:pPr>
          <w:ins w:id="5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INT$(&lt;nexp&gt;)</w:t>
            </w:r>
            <w:r>
              <w:rPr>
                <w:noProof/>
                <w:webHidden/>
              </w:rPr>
              <w:tab/>
            </w:r>
            <w:r>
              <w:rPr>
                <w:noProof/>
                <w:webHidden/>
              </w:rPr>
              <w:fldChar w:fldCharType="begin"/>
            </w:r>
            <w:r>
              <w:rPr>
                <w:noProof/>
                <w:webHidden/>
              </w:rPr>
              <w:instrText xml:space="preserve"> PAGEREF _Toc400726490 \h </w:instrText>
            </w:r>
            <w:r>
              <w:rPr>
                <w:noProof/>
                <w:webHidden/>
              </w:rPr>
            </w:r>
          </w:ins>
          <w:r>
            <w:rPr>
              <w:noProof/>
              <w:webHidden/>
            </w:rPr>
            <w:fldChar w:fldCharType="separate"/>
          </w:r>
          <w:ins w:id="519" w:author="Sammartano, Marc (BIC USA)" w:date="2014-10-10T17:49:00Z">
            <w:r>
              <w:rPr>
                <w:noProof/>
                <w:webHidden/>
              </w:rPr>
              <w:t>56</w:t>
            </w:r>
          </w:ins>
          <w:ins w:id="5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21" w:author="Sammartano, Marc (BIC USA)" w:date="2014-10-10T17:44:00Z"/>
              <w:rFonts w:eastAsiaTheme="minorEastAsia"/>
              <w:noProof/>
            </w:rPr>
          </w:pPr>
          <w:ins w:id="5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HEX$(&lt;nexp&gt;)</w:t>
            </w:r>
            <w:r>
              <w:rPr>
                <w:noProof/>
                <w:webHidden/>
              </w:rPr>
              <w:tab/>
            </w:r>
            <w:r>
              <w:rPr>
                <w:noProof/>
                <w:webHidden/>
              </w:rPr>
              <w:fldChar w:fldCharType="begin"/>
            </w:r>
            <w:r>
              <w:rPr>
                <w:noProof/>
                <w:webHidden/>
              </w:rPr>
              <w:instrText xml:space="preserve"> PAGEREF _Toc400726491 \h </w:instrText>
            </w:r>
            <w:r>
              <w:rPr>
                <w:noProof/>
                <w:webHidden/>
              </w:rPr>
            </w:r>
          </w:ins>
          <w:r>
            <w:rPr>
              <w:noProof/>
              <w:webHidden/>
            </w:rPr>
            <w:fldChar w:fldCharType="separate"/>
          </w:r>
          <w:ins w:id="523" w:author="Sammartano, Marc (BIC USA)" w:date="2014-10-10T17:49:00Z">
            <w:r>
              <w:rPr>
                <w:noProof/>
                <w:webHidden/>
              </w:rPr>
              <w:t>56</w:t>
            </w:r>
          </w:ins>
          <w:ins w:id="5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25" w:author="Sammartano, Marc (BIC USA)" w:date="2014-10-10T17:44:00Z"/>
              <w:rFonts w:eastAsiaTheme="minorEastAsia"/>
              <w:noProof/>
            </w:rPr>
          </w:pPr>
          <w:ins w:id="5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OCT$(&lt;nexp&gt;)</w:t>
            </w:r>
            <w:r>
              <w:rPr>
                <w:noProof/>
                <w:webHidden/>
              </w:rPr>
              <w:tab/>
            </w:r>
            <w:r>
              <w:rPr>
                <w:noProof/>
                <w:webHidden/>
              </w:rPr>
              <w:fldChar w:fldCharType="begin"/>
            </w:r>
            <w:r>
              <w:rPr>
                <w:noProof/>
                <w:webHidden/>
              </w:rPr>
              <w:instrText xml:space="preserve"> PAGEREF _Toc400726492 \h </w:instrText>
            </w:r>
            <w:r>
              <w:rPr>
                <w:noProof/>
                <w:webHidden/>
              </w:rPr>
            </w:r>
          </w:ins>
          <w:r>
            <w:rPr>
              <w:noProof/>
              <w:webHidden/>
            </w:rPr>
            <w:fldChar w:fldCharType="separate"/>
          </w:r>
          <w:ins w:id="527" w:author="Sammartano, Marc (BIC USA)" w:date="2014-10-10T17:49:00Z">
            <w:r>
              <w:rPr>
                <w:noProof/>
                <w:webHidden/>
              </w:rPr>
              <w:t>56</w:t>
            </w:r>
          </w:ins>
          <w:ins w:id="5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29" w:author="Sammartano, Marc (BIC USA)" w:date="2014-10-10T17:44:00Z"/>
              <w:rFonts w:eastAsiaTheme="minorEastAsia"/>
              <w:noProof/>
            </w:rPr>
          </w:pPr>
          <w:ins w:id="5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BIN$(&lt;nexp&gt;)</w:t>
            </w:r>
            <w:r>
              <w:rPr>
                <w:noProof/>
                <w:webHidden/>
              </w:rPr>
              <w:tab/>
            </w:r>
            <w:r>
              <w:rPr>
                <w:noProof/>
                <w:webHidden/>
              </w:rPr>
              <w:fldChar w:fldCharType="begin"/>
            </w:r>
            <w:r>
              <w:rPr>
                <w:noProof/>
                <w:webHidden/>
              </w:rPr>
              <w:instrText xml:space="preserve"> PAGEREF _Toc400726493 \h </w:instrText>
            </w:r>
            <w:r>
              <w:rPr>
                <w:noProof/>
                <w:webHidden/>
              </w:rPr>
            </w:r>
          </w:ins>
          <w:r>
            <w:rPr>
              <w:noProof/>
              <w:webHidden/>
            </w:rPr>
            <w:fldChar w:fldCharType="separate"/>
          </w:r>
          <w:ins w:id="531" w:author="Sammartano, Marc (BIC USA)" w:date="2014-10-10T17:49:00Z">
            <w:r>
              <w:rPr>
                <w:noProof/>
                <w:webHidden/>
              </w:rPr>
              <w:t>56</w:t>
            </w:r>
          </w:ins>
          <w:ins w:id="5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33" w:author="Sammartano, Marc (BIC USA)" w:date="2014-10-10T17:44:00Z"/>
              <w:rFonts w:eastAsiaTheme="minorEastAsia"/>
              <w:noProof/>
            </w:rPr>
          </w:pPr>
          <w:ins w:id="5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USING$({&lt;locale_sexp&gt;} , &lt;format_sexp&gt; { , &lt;exp&gt;}...)</w:t>
            </w:r>
            <w:r>
              <w:rPr>
                <w:noProof/>
                <w:webHidden/>
              </w:rPr>
              <w:tab/>
            </w:r>
            <w:r>
              <w:rPr>
                <w:noProof/>
                <w:webHidden/>
              </w:rPr>
              <w:fldChar w:fldCharType="begin"/>
            </w:r>
            <w:r>
              <w:rPr>
                <w:noProof/>
                <w:webHidden/>
              </w:rPr>
              <w:instrText xml:space="preserve"> PAGEREF _Toc400726494 \h </w:instrText>
            </w:r>
            <w:r>
              <w:rPr>
                <w:noProof/>
                <w:webHidden/>
              </w:rPr>
            </w:r>
          </w:ins>
          <w:r>
            <w:rPr>
              <w:noProof/>
              <w:webHidden/>
            </w:rPr>
            <w:fldChar w:fldCharType="separate"/>
          </w:r>
          <w:ins w:id="535" w:author="Sammartano, Marc (BIC USA)" w:date="2014-10-10T17:49:00Z">
            <w:r>
              <w:rPr>
                <w:noProof/>
                <w:webHidden/>
              </w:rPr>
              <w:t>56</w:t>
            </w:r>
          </w:ins>
          <w:ins w:id="5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37" w:author="Sammartano, Marc (BIC USA)" w:date="2014-10-10T17:44:00Z"/>
              <w:rFonts w:eastAsiaTheme="minorEastAsia"/>
              <w:noProof/>
            </w:rPr>
          </w:pPr>
          <w:ins w:id="5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Locale expression</w:t>
            </w:r>
            <w:r>
              <w:rPr>
                <w:noProof/>
                <w:webHidden/>
              </w:rPr>
              <w:tab/>
            </w:r>
            <w:r>
              <w:rPr>
                <w:noProof/>
                <w:webHidden/>
              </w:rPr>
              <w:fldChar w:fldCharType="begin"/>
            </w:r>
            <w:r>
              <w:rPr>
                <w:noProof/>
                <w:webHidden/>
              </w:rPr>
              <w:instrText xml:space="preserve"> PAGEREF _Toc400726495 \h </w:instrText>
            </w:r>
            <w:r>
              <w:rPr>
                <w:noProof/>
                <w:webHidden/>
              </w:rPr>
            </w:r>
          </w:ins>
          <w:r>
            <w:rPr>
              <w:noProof/>
              <w:webHidden/>
            </w:rPr>
            <w:fldChar w:fldCharType="separate"/>
          </w:r>
          <w:ins w:id="539" w:author="Sammartano, Marc (BIC USA)" w:date="2014-10-10T17:49:00Z">
            <w:r>
              <w:rPr>
                <w:noProof/>
                <w:webHidden/>
              </w:rPr>
              <w:t>57</w:t>
            </w:r>
          </w:ins>
          <w:ins w:id="5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41" w:author="Sammartano, Marc (BIC USA)" w:date="2014-10-10T17:44:00Z"/>
              <w:rFonts w:eastAsiaTheme="minorEastAsia"/>
              <w:noProof/>
            </w:rPr>
          </w:pPr>
          <w:ins w:id="5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Format expression</w:t>
            </w:r>
            <w:r>
              <w:rPr>
                <w:noProof/>
                <w:webHidden/>
              </w:rPr>
              <w:tab/>
            </w:r>
            <w:r>
              <w:rPr>
                <w:noProof/>
                <w:webHidden/>
              </w:rPr>
              <w:fldChar w:fldCharType="begin"/>
            </w:r>
            <w:r>
              <w:rPr>
                <w:noProof/>
                <w:webHidden/>
              </w:rPr>
              <w:instrText xml:space="preserve"> PAGEREF _Toc400726496 \h </w:instrText>
            </w:r>
            <w:r>
              <w:rPr>
                <w:noProof/>
                <w:webHidden/>
              </w:rPr>
            </w:r>
          </w:ins>
          <w:r>
            <w:rPr>
              <w:noProof/>
              <w:webHidden/>
            </w:rPr>
            <w:fldChar w:fldCharType="separate"/>
          </w:r>
          <w:ins w:id="543" w:author="Sammartano, Marc (BIC USA)" w:date="2014-10-10T17:49:00Z">
            <w:r>
              <w:rPr>
                <w:noProof/>
                <w:webHidden/>
              </w:rPr>
              <w:t>57</w:t>
            </w:r>
          </w:ins>
          <w:ins w:id="5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45" w:author="Sammartano, Marc (BIC USA)" w:date="2014-10-10T17:44:00Z"/>
              <w:rFonts w:eastAsiaTheme="minorEastAsia"/>
              <w:noProof/>
            </w:rPr>
          </w:pPr>
          <w:ins w:id="5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Integer values</w:t>
            </w:r>
            <w:r>
              <w:rPr>
                <w:noProof/>
                <w:webHidden/>
              </w:rPr>
              <w:tab/>
            </w:r>
            <w:r>
              <w:rPr>
                <w:noProof/>
                <w:webHidden/>
              </w:rPr>
              <w:fldChar w:fldCharType="begin"/>
            </w:r>
            <w:r>
              <w:rPr>
                <w:noProof/>
                <w:webHidden/>
              </w:rPr>
              <w:instrText xml:space="preserve"> PAGEREF _Toc400726497 \h </w:instrText>
            </w:r>
            <w:r>
              <w:rPr>
                <w:noProof/>
                <w:webHidden/>
              </w:rPr>
            </w:r>
          </w:ins>
          <w:r>
            <w:rPr>
              <w:noProof/>
              <w:webHidden/>
            </w:rPr>
            <w:fldChar w:fldCharType="separate"/>
          </w:r>
          <w:ins w:id="547" w:author="Sammartano, Marc (BIC USA)" w:date="2014-10-10T17:49:00Z">
            <w:r>
              <w:rPr>
                <w:noProof/>
                <w:webHidden/>
              </w:rPr>
              <w:t>60</w:t>
            </w:r>
          </w:ins>
          <w:ins w:id="5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49" w:author="Sammartano, Marc (BIC USA)" w:date="2014-10-10T17:44:00Z"/>
              <w:rFonts w:eastAsiaTheme="minorEastAsia"/>
              <w:noProof/>
            </w:rPr>
          </w:pPr>
          <w:ins w:id="5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_Toc400726498 \h </w:instrText>
            </w:r>
            <w:r>
              <w:rPr>
                <w:noProof/>
                <w:webHidden/>
              </w:rPr>
            </w:r>
          </w:ins>
          <w:r>
            <w:rPr>
              <w:noProof/>
              <w:webHidden/>
            </w:rPr>
            <w:fldChar w:fldCharType="separate"/>
          </w:r>
          <w:ins w:id="551" w:author="Sammartano, Marc (BIC USA)" w:date="2014-10-10T17:49:00Z">
            <w:r>
              <w:rPr>
                <w:noProof/>
                <w:webHidden/>
              </w:rPr>
              <w:t>61</w:t>
            </w:r>
          </w:ins>
          <w:ins w:id="5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53" w:author="Sammartano, Marc (BIC USA)" w:date="2014-10-10T17:44:00Z"/>
              <w:rFonts w:eastAsiaTheme="minorEastAsia"/>
              <w:noProof/>
            </w:rPr>
          </w:pPr>
          <w:ins w:id="5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"_Toc400726499"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FORMAT$(</w:t>
            </w:r>
            <w:r w:rsidRPr="00B808F9">
              <w:rPr>
                <w:rStyle w:val="Hyperlink"/>
                <w:noProof/>
              </w:rPr>
              <w:t>&lt;pattern_sexp&gt;</w:t>
            </w:r>
            <w:r w:rsidRPr="00B808F9">
              <w:rPr>
                <w:rStyle w:val="Hyperlink"/>
                <w:rFonts w:eastAsia="Times New Roman"/>
                <w:noProof/>
              </w:rPr>
              <w:t xml:space="preserve">, </w:t>
            </w:r>
            <w:r w:rsidRPr="00B808F9">
              <w:rPr>
                <w:rStyle w:val="Hyperlink"/>
                <w:noProof/>
              </w:rPr>
              <w:t>&lt;nexp&gt;</w:t>
            </w:r>
            <w:r w:rsidRPr="00B808F9">
              <w:rPr>
                <w:rStyle w:val="Hyperlink"/>
                <w:rFonts w:eastAsia="Times New Roman"/>
                <w:noProof/>
              </w:rPr>
              <w:t>)</w:t>
            </w:r>
            <w:r>
              <w:rPr>
                <w:noProof/>
                <w:webHidden/>
              </w:rPr>
              <w:tab/>
            </w:r>
            <w:r>
              <w:rPr>
                <w:noProof/>
                <w:webHidden/>
              </w:rPr>
              <w:fldChar w:fldCharType="begin"/>
            </w:r>
            <w:r>
              <w:rPr>
                <w:noProof/>
                <w:webHidden/>
              </w:rPr>
              <w:instrText xml:space="preserve"> PAGEREF _Toc400726499 \h </w:instrText>
            </w:r>
            <w:r>
              <w:rPr>
                <w:noProof/>
                <w:webHidden/>
              </w:rPr>
            </w:r>
          </w:ins>
          <w:r>
            <w:rPr>
              <w:noProof/>
              <w:webHidden/>
            </w:rPr>
            <w:fldChar w:fldCharType="separate"/>
          </w:r>
          <w:ins w:id="555" w:author="Sammartano, Marc (BIC USA)" w:date="2014-10-10T17:49:00Z">
            <w:r>
              <w:rPr>
                <w:noProof/>
                <w:webHidden/>
              </w:rPr>
              <w:t>61</w:t>
            </w:r>
          </w:ins>
          <w:ins w:id="55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57" w:author="Sammartano, Marc (BIC USA)" w:date="2014-10-10T17:44:00Z"/>
              <w:rFonts w:eastAsiaTheme="minorEastAsia"/>
              <w:noProof/>
            </w:rPr>
          </w:pPr>
          <w:ins w:id="5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Notes</w:t>
            </w:r>
            <w:r>
              <w:rPr>
                <w:noProof/>
                <w:webHidden/>
              </w:rPr>
              <w:tab/>
            </w:r>
            <w:r>
              <w:rPr>
                <w:noProof/>
                <w:webHidden/>
              </w:rPr>
              <w:fldChar w:fldCharType="begin"/>
            </w:r>
            <w:r>
              <w:rPr>
                <w:noProof/>
                <w:webHidden/>
              </w:rPr>
              <w:instrText xml:space="preserve"> PAGEREF _Toc400726500 \h </w:instrText>
            </w:r>
            <w:r>
              <w:rPr>
                <w:noProof/>
                <w:webHidden/>
              </w:rPr>
            </w:r>
          </w:ins>
          <w:r>
            <w:rPr>
              <w:noProof/>
              <w:webHidden/>
            </w:rPr>
            <w:fldChar w:fldCharType="separate"/>
          </w:r>
          <w:ins w:id="559" w:author="Sammartano, Marc (BIC USA)" w:date="2014-10-10T17:49:00Z">
            <w:r>
              <w:rPr>
                <w:noProof/>
                <w:webHidden/>
              </w:rPr>
              <w:t>62</w:t>
            </w:r>
          </w:ins>
          <w:ins w:id="56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61" w:author="Sammartano, Marc (BIC USA)" w:date="2014-10-10T17:44:00Z"/>
              <w:rFonts w:eastAsiaTheme="minorEastAsia"/>
              <w:noProof/>
            </w:rPr>
          </w:pPr>
          <w:ins w:id="5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Examples</w:t>
            </w:r>
            <w:r>
              <w:rPr>
                <w:noProof/>
                <w:webHidden/>
              </w:rPr>
              <w:tab/>
            </w:r>
            <w:r>
              <w:rPr>
                <w:noProof/>
                <w:webHidden/>
              </w:rPr>
              <w:fldChar w:fldCharType="begin"/>
            </w:r>
            <w:r>
              <w:rPr>
                <w:noProof/>
                <w:webHidden/>
              </w:rPr>
              <w:instrText xml:space="preserve"> PAGEREF _Toc400726501 \h </w:instrText>
            </w:r>
            <w:r>
              <w:rPr>
                <w:noProof/>
                <w:webHidden/>
              </w:rPr>
            </w:r>
          </w:ins>
          <w:r>
            <w:rPr>
              <w:noProof/>
              <w:webHidden/>
            </w:rPr>
            <w:fldChar w:fldCharType="separate"/>
          </w:r>
          <w:ins w:id="563" w:author="Sammartano, Marc (BIC USA)" w:date="2014-10-10T17:49:00Z">
            <w:r>
              <w:rPr>
                <w:noProof/>
                <w:webHidden/>
              </w:rPr>
              <w:t>62</w:t>
            </w:r>
          </w:ins>
          <w:ins w:id="564"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565" w:author="Sammartano, Marc (BIC USA)" w:date="2014-10-10T17:44:00Z"/>
              <w:rFonts w:eastAsiaTheme="minorEastAsia"/>
              <w:noProof/>
            </w:rPr>
          </w:pPr>
          <w:ins w:id="5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User-Defined Functions</w:t>
            </w:r>
            <w:r>
              <w:rPr>
                <w:noProof/>
                <w:webHidden/>
              </w:rPr>
              <w:tab/>
            </w:r>
            <w:r>
              <w:rPr>
                <w:noProof/>
                <w:webHidden/>
              </w:rPr>
              <w:fldChar w:fldCharType="begin"/>
            </w:r>
            <w:r>
              <w:rPr>
                <w:noProof/>
                <w:webHidden/>
              </w:rPr>
              <w:instrText xml:space="preserve"> PAGEREF _Toc400726502 \h </w:instrText>
            </w:r>
            <w:r>
              <w:rPr>
                <w:noProof/>
                <w:webHidden/>
              </w:rPr>
            </w:r>
          </w:ins>
          <w:r>
            <w:rPr>
              <w:noProof/>
              <w:webHidden/>
            </w:rPr>
            <w:fldChar w:fldCharType="separate"/>
          </w:r>
          <w:ins w:id="567" w:author="Sammartano, Marc (BIC USA)" w:date="2014-10-10T17:49:00Z">
            <w:r>
              <w:rPr>
                <w:noProof/>
                <w:webHidden/>
              </w:rPr>
              <w:t>62</w:t>
            </w:r>
          </w:ins>
          <w:ins w:id="5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69" w:author="Sammartano, Marc (BIC USA)" w:date="2014-10-10T17:44:00Z"/>
              <w:rFonts w:eastAsiaTheme="minorEastAsia"/>
              <w:noProof/>
            </w:rPr>
          </w:pPr>
          <w:ins w:id="5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Commands</w:t>
            </w:r>
            <w:r>
              <w:rPr>
                <w:noProof/>
                <w:webHidden/>
              </w:rPr>
              <w:tab/>
            </w:r>
            <w:r>
              <w:rPr>
                <w:noProof/>
                <w:webHidden/>
              </w:rPr>
              <w:fldChar w:fldCharType="begin"/>
            </w:r>
            <w:r>
              <w:rPr>
                <w:noProof/>
                <w:webHidden/>
              </w:rPr>
              <w:instrText xml:space="preserve"> PAGEREF _Toc400726503 \h </w:instrText>
            </w:r>
            <w:r>
              <w:rPr>
                <w:noProof/>
                <w:webHidden/>
              </w:rPr>
            </w:r>
          </w:ins>
          <w:r>
            <w:rPr>
              <w:noProof/>
              <w:webHidden/>
            </w:rPr>
            <w:fldChar w:fldCharType="separate"/>
          </w:r>
          <w:ins w:id="571" w:author="Sammartano, Marc (BIC USA)" w:date="2014-10-10T17:49:00Z">
            <w:r>
              <w:rPr>
                <w:noProof/>
                <w:webHidden/>
              </w:rPr>
              <w:t>62</w:t>
            </w:r>
          </w:ins>
          <w:ins w:id="5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73" w:author="Sammartano, Marc (BIC USA)" w:date="2014-10-10T17:44:00Z"/>
              <w:rFonts w:eastAsiaTheme="minorEastAsia"/>
              <w:noProof/>
            </w:rPr>
          </w:pPr>
          <w:ins w:id="5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_Toc400726504 \h </w:instrText>
            </w:r>
            <w:r>
              <w:rPr>
                <w:noProof/>
                <w:webHidden/>
              </w:rPr>
            </w:r>
          </w:ins>
          <w:r>
            <w:rPr>
              <w:noProof/>
              <w:webHidden/>
            </w:rPr>
            <w:fldChar w:fldCharType="separate"/>
          </w:r>
          <w:ins w:id="575" w:author="Sammartano, Marc (BIC USA)" w:date="2014-10-10T17:49:00Z">
            <w:r>
              <w:rPr>
                <w:noProof/>
                <w:webHidden/>
              </w:rPr>
              <w:t>62</w:t>
            </w:r>
          </w:ins>
          <w:ins w:id="5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77" w:author="Sammartano, Marc (BIC USA)" w:date="2014-10-10T17:44:00Z"/>
              <w:rFonts w:eastAsiaTheme="minorEastAsia"/>
              <w:noProof/>
            </w:rPr>
          </w:pPr>
          <w:ins w:id="5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Fn.rtn &lt;sexp&gt;|&lt;nexp&gt;</w:t>
            </w:r>
            <w:r>
              <w:rPr>
                <w:noProof/>
                <w:webHidden/>
              </w:rPr>
              <w:tab/>
            </w:r>
            <w:r>
              <w:rPr>
                <w:noProof/>
                <w:webHidden/>
              </w:rPr>
              <w:fldChar w:fldCharType="begin"/>
            </w:r>
            <w:r>
              <w:rPr>
                <w:noProof/>
                <w:webHidden/>
              </w:rPr>
              <w:instrText xml:space="preserve"> PAGEREF _Toc400726505 \h </w:instrText>
            </w:r>
            <w:r>
              <w:rPr>
                <w:noProof/>
                <w:webHidden/>
              </w:rPr>
            </w:r>
          </w:ins>
          <w:r>
            <w:rPr>
              <w:noProof/>
              <w:webHidden/>
            </w:rPr>
            <w:fldChar w:fldCharType="separate"/>
          </w:r>
          <w:ins w:id="579" w:author="Sammartano, Marc (BIC USA)" w:date="2014-10-10T17:49:00Z">
            <w:r>
              <w:rPr>
                <w:noProof/>
                <w:webHidden/>
              </w:rPr>
              <w:t>64</w:t>
            </w:r>
          </w:ins>
          <w:ins w:id="5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81" w:author="Sammartano, Marc (BIC USA)" w:date="2014-10-10T17:44:00Z"/>
              <w:rFonts w:eastAsiaTheme="minorEastAsia"/>
              <w:noProof/>
            </w:rPr>
          </w:pPr>
          <w:ins w:id="5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Fn.end</w:t>
            </w:r>
            <w:r>
              <w:rPr>
                <w:noProof/>
                <w:webHidden/>
              </w:rPr>
              <w:tab/>
            </w:r>
            <w:r>
              <w:rPr>
                <w:noProof/>
                <w:webHidden/>
              </w:rPr>
              <w:fldChar w:fldCharType="begin"/>
            </w:r>
            <w:r>
              <w:rPr>
                <w:noProof/>
                <w:webHidden/>
              </w:rPr>
              <w:instrText xml:space="preserve"> PAGEREF _Toc400726506 \h </w:instrText>
            </w:r>
            <w:r>
              <w:rPr>
                <w:noProof/>
                <w:webHidden/>
              </w:rPr>
            </w:r>
          </w:ins>
          <w:r>
            <w:rPr>
              <w:noProof/>
              <w:webHidden/>
            </w:rPr>
            <w:fldChar w:fldCharType="separate"/>
          </w:r>
          <w:ins w:id="583" w:author="Sammartano, Marc (BIC USA)" w:date="2014-10-10T17:49:00Z">
            <w:r>
              <w:rPr>
                <w:noProof/>
                <w:webHidden/>
              </w:rPr>
              <w:t>64</w:t>
            </w:r>
          </w:ins>
          <w:ins w:id="5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585" w:author="Sammartano, Marc (BIC USA)" w:date="2014-10-10T17:44:00Z"/>
              <w:rFonts w:eastAsiaTheme="minorEastAsia"/>
              <w:noProof/>
            </w:rPr>
          </w:pPr>
          <w:ins w:id="5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Call &lt;user_defined_function&gt;</w:t>
            </w:r>
            <w:r>
              <w:rPr>
                <w:noProof/>
                <w:webHidden/>
              </w:rPr>
              <w:tab/>
            </w:r>
            <w:r>
              <w:rPr>
                <w:noProof/>
                <w:webHidden/>
              </w:rPr>
              <w:fldChar w:fldCharType="begin"/>
            </w:r>
            <w:r>
              <w:rPr>
                <w:noProof/>
                <w:webHidden/>
              </w:rPr>
              <w:instrText xml:space="preserve"> PAGEREF _Toc400726507 \h </w:instrText>
            </w:r>
            <w:r>
              <w:rPr>
                <w:noProof/>
                <w:webHidden/>
              </w:rPr>
            </w:r>
          </w:ins>
          <w:r>
            <w:rPr>
              <w:noProof/>
              <w:webHidden/>
            </w:rPr>
            <w:fldChar w:fldCharType="separate"/>
          </w:r>
          <w:ins w:id="587" w:author="Sammartano, Marc (BIC USA)" w:date="2014-10-10T17:49:00Z">
            <w:r>
              <w:rPr>
                <w:noProof/>
                <w:webHidden/>
              </w:rPr>
              <w:t>64</w:t>
            </w:r>
          </w:ins>
          <w:ins w:id="588"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589" w:author="Sammartano, Marc (BIC USA)" w:date="2014-10-10T17:44:00Z"/>
              <w:rFonts w:eastAsiaTheme="minorEastAsia"/>
              <w:noProof/>
            </w:rPr>
          </w:pPr>
          <w:ins w:id="5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Program Control Commands</w:t>
            </w:r>
            <w:r>
              <w:rPr>
                <w:noProof/>
                <w:webHidden/>
              </w:rPr>
              <w:tab/>
            </w:r>
            <w:r>
              <w:rPr>
                <w:noProof/>
                <w:webHidden/>
              </w:rPr>
              <w:fldChar w:fldCharType="begin"/>
            </w:r>
            <w:r>
              <w:rPr>
                <w:noProof/>
                <w:webHidden/>
              </w:rPr>
              <w:instrText xml:space="preserve"> PAGEREF _Toc400726508 \h </w:instrText>
            </w:r>
            <w:r>
              <w:rPr>
                <w:noProof/>
                <w:webHidden/>
              </w:rPr>
            </w:r>
          </w:ins>
          <w:r>
            <w:rPr>
              <w:noProof/>
              <w:webHidden/>
            </w:rPr>
            <w:fldChar w:fldCharType="separate"/>
          </w:r>
          <w:ins w:id="591" w:author="Sammartano, Marc (BIC USA)" w:date="2014-10-10T17:49:00Z">
            <w:r>
              <w:rPr>
                <w:noProof/>
                <w:webHidden/>
              </w:rPr>
              <w:t>64</w:t>
            </w:r>
          </w:ins>
          <w:ins w:id="5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93" w:author="Sammartano, Marc (BIC USA)" w:date="2014-10-10T17:44:00Z"/>
              <w:rFonts w:eastAsiaTheme="minorEastAsia"/>
              <w:noProof/>
            </w:rPr>
          </w:pPr>
          <w:ins w:id="5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"_Toc400726509"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If / Then / Else / Elseif / Endif</w:t>
            </w:r>
            <w:r>
              <w:rPr>
                <w:noProof/>
                <w:webHidden/>
              </w:rPr>
              <w:tab/>
            </w:r>
            <w:r>
              <w:rPr>
                <w:noProof/>
                <w:webHidden/>
              </w:rPr>
              <w:fldChar w:fldCharType="begin"/>
            </w:r>
            <w:r>
              <w:rPr>
                <w:noProof/>
                <w:webHidden/>
              </w:rPr>
              <w:instrText xml:space="preserve"> PAGEREF _Toc400726509 \h </w:instrText>
            </w:r>
            <w:r>
              <w:rPr>
                <w:noProof/>
                <w:webHidden/>
              </w:rPr>
            </w:r>
          </w:ins>
          <w:r>
            <w:rPr>
              <w:noProof/>
              <w:webHidden/>
            </w:rPr>
            <w:fldChar w:fldCharType="separate"/>
          </w:r>
          <w:ins w:id="595" w:author="Sammartano, Marc (BIC USA)" w:date="2014-10-10T17:49:00Z">
            <w:r>
              <w:rPr>
                <w:noProof/>
                <w:webHidden/>
              </w:rPr>
              <w:t>64</w:t>
            </w:r>
          </w:ins>
          <w:ins w:id="5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597" w:author="Sammartano, Marc (BIC USA)" w:date="2014-10-10T17:44:00Z"/>
              <w:rFonts w:eastAsiaTheme="minorEastAsia"/>
              <w:noProof/>
            </w:rPr>
          </w:pPr>
          <w:ins w:id="5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If / Then / Else</w:t>
            </w:r>
            <w:r>
              <w:rPr>
                <w:noProof/>
                <w:webHidden/>
              </w:rPr>
              <w:tab/>
            </w:r>
            <w:r>
              <w:rPr>
                <w:noProof/>
                <w:webHidden/>
              </w:rPr>
              <w:fldChar w:fldCharType="begin"/>
            </w:r>
            <w:r>
              <w:rPr>
                <w:noProof/>
                <w:webHidden/>
              </w:rPr>
              <w:instrText xml:space="preserve"> PAGEREF _Toc400726510 \h </w:instrText>
            </w:r>
            <w:r>
              <w:rPr>
                <w:noProof/>
                <w:webHidden/>
              </w:rPr>
            </w:r>
          </w:ins>
          <w:r>
            <w:rPr>
              <w:noProof/>
              <w:webHidden/>
            </w:rPr>
            <w:fldChar w:fldCharType="separate"/>
          </w:r>
          <w:ins w:id="599" w:author="Sammartano, Marc (BIC USA)" w:date="2014-10-10T17:49:00Z">
            <w:r>
              <w:rPr>
                <w:noProof/>
                <w:webHidden/>
              </w:rPr>
              <w:t>65</w:t>
            </w:r>
          </w:ins>
          <w:ins w:id="6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01" w:author="Sammartano, Marc (BIC USA)" w:date="2014-10-10T17:44:00Z"/>
              <w:rFonts w:eastAsiaTheme="minorEastAsia"/>
              <w:noProof/>
            </w:rPr>
          </w:pPr>
          <w:ins w:id="6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For - To - Step / Next</w:t>
            </w:r>
            <w:r>
              <w:rPr>
                <w:noProof/>
                <w:webHidden/>
              </w:rPr>
              <w:tab/>
            </w:r>
            <w:r>
              <w:rPr>
                <w:noProof/>
                <w:webHidden/>
              </w:rPr>
              <w:fldChar w:fldCharType="begin"/>
            </w:r>
            <w:r>
              <w:rPr>
                <w:noProof/>
                <w:webHidden/>
              </w:rPr>
              <w:instrText xml:space="preserve"> PAGEREF _Toc400726511 \h </w:instrText>
            </w:r>
            <w:r>
              <w:rPr>
                <w:noProof/>
                <w:webHidden/>
              </w:rPr>
            </w:r>
          </w:ins>
          <w:r>
            <w:rPr>
              <w:noProof/>
              <w:webHidden/>
            </w:rPr>
            <w:fldChar w:fldCharType="separate"/>
          </w:r>
          <w:ins w:id="603" w:author="Sammartano, Marc (BIC USA)" w:date="2014-10-10T17:49:00Z">
            <w:r>
              <w:rPr>
                <w:noProof/>
                <w:webHidden/>
              </w:rPr>
              <w:t>65</w:t>
            </w:r>
          </w:ins>
          <w:ins w:id="6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05" w:author="Sammartano, Marc (BIC USA)" w:date="2014-10-10T17:44:00Z"/>
              <w:rFonts w:eastAsiaTheme="minorEastAsia"/>
              <w:noProof/>
            </w:rPr>
          </w:pPr>
          <w:ins w:id="6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F_N.continue</w:t>
            </w:r>
            <w:r>
              <w:rPr>
                <w:noProof/>
                <w:webHidden/>
              </w:rPr>
              <w:tab/>
            </w:r>
            <w:r>
              <w:rPr>
                <w:noProof/>
                <w:webHidden/>
              </w:rPr>
              <w:fldChar w:fldCharType="begin"/>
            </w:r>
            <w:r>
              <w:rPr>
                <w:noProof/>
                <w:webHidden/>
              </w:rPr>
              <w:instrText xml:space="preserve"> PAGEREF _Toc400726512 \h </w:instrText>
            </w:r>
            <w:r>
              <w:rPr>
                <w:noProof/>
                <w:webHidden/>
              </w:rPr>
            </w:r>
          </w:ins>
          <w:r>
            <w:rPr>
              <w:noProof/>
              <w:webHidden/>
            </w:rPr>
            <w:fldChar w:fldCharType="separate"/>
          </w:r>
          <w:ins w:id="607" w:author="Sammartano, Marc (BIC USA)" w:date="2014-10-10T17:49:00Z">
            <w:r>
              <w:rPr>
                <w:noProof/>
                <w:webHidden/>
              </w:rPr>
              <w:t>66</w:t>
            </w:r>
          </w:ins>
          <w:ins w:id="6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09" w:author="Sammartano, Marc (BIC USA)" w:date="2014-10-10T17:44:00Z"/>
              <w:rFonts w:eastAsiaTheme="minorEastAsia"/>
              <w:noProof/>
            </w:rPr>
          </w:pPr>
          <w:ins w:id="6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F_N.break</w:t>
            </w:r>
            <w:r>
              <w:rPr>
                <w:noProof/>
                <w:webHidden/>
              </w:rPr>
              <w:tab/>
            </w:r>
            <w:r>
              <w:rPr>
                <w:noProof/>
                <w:webHidden/>
              </w:rPr>
              <w:fldChar w:fldCharType="begin"/>
            </w:r>
            <w:r>
              <w:rPr>
                <w:noProof/>
                <w:webHidden/>
              </w:rPr>
              <w:instrText xml:space="preserve"> PAGEREF _Toc400726513 \h </w:instrText>
            </w:r>
            <w:r>
              <w:rPr>
                <w:noProof/>
                <w:webHidden/>
              </w:rPr>
            </w:r>
          </w:ins>
          <w:r>
            <w:rPr>
              <w:noProof/>
              <w:webHidden/>
            </w:rPr>
            <w:fldChar w:fldCharType="separate"/>
          </w:r>
          <w:ins w:id="611" w:author="Sammartano, Marc (BIC USA)" w:date="2014-10-10T17:49:00Z">
            <w:r>
              <w:rPr>
                <w:noProof/>
                <w:webHidden/>
              </w:rPr>
              <w:t>66</w:t>
            </w:r>
          </w:ins>
          <w:ins w:id="6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13" w:author="Sammartano, Marc (BIC USA)" w:date="2014-10-10T17:44:00Z"/>
              <w:rFonts w:eastAsiaTheme="minorEastAsia"/>
              <w:noProof/>
            </w:rPr>
          </w:pPr>
          <w:ins w:id="6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While &lt;lexp&gt; / Repeat</w:t>
            </w:r>
            <w:r>
              <w:rPr>
                <w:noProof/>
                <w:webHidden/>
              </w:rPr>
              <w:tab/>
            </w:r>
            <w:r>
              <w:rPr>
                <w:noProof/>
                <w:webHidden/>
              </w:rPr>
              <w:fldChar w:fldCharType="begin"/>
            </w:r>
            <w:r>
              <w:rPr>
                <w:noProof/>
                <w:webHidden/>
              </w:rPr>
              <w:instrText xml:space="preserve"> PAGEREF _Toc400726514 \h </w:instrText>
            </w:r>
            <w:r>
              <w:rPr>
                <w:noProof/>
                <w:webHidden/>
              </w:rPr>
            </w:r>
          </w:ins>
          <w:r>
            <w:rPr>
              <w:noProof/>
              <w:webHidden/>
            </w:rPr>
            <w:fldChar w:fldCharType="separate"/>
          </w:r>
          <w:ins w:id="615" w:author="Sammartano, Marc (BIC USA)" w:date="2014-10-10T17:49:00Z">
            <w:r>
              <w:rPr>
                <w:noProof/>
                <w:webHidden/>
              </w:rPr>
              <w:t>66</w:t>
            </w:r>
          </w:ins>
          <w:ins w:id="6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17" w:author="Sammartano, Marc (BIC USA)" w:date="2014-10-10T17:44:00Z"/>
              <w:rFonts w:eastAsiaTheme="minorEastAsia"/>
              <w:noProof/>
            </w:rPr>
          </w:pPr>
          <w:ins w:id="6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W_R.continue</w:t>
            </w:r>
            <w:r>
              <w:rPr>
                <w:noProof/>
                <w:webHidden/>
              </w:rPr>
              <w:tab/>
            </w:r>
            <w:r>
              <w:rPr>
                <w:noProof/>
                <w:webHidden/>
              </w:rPr>
              <w:fldChar w:fldCharType="begin"/>
            </w:r>
            <w:r>
              <w:rPr>
                <w:noProof/>
                <w:webHidden/>
              </w:rPr>
              <w:instrText xml:space="preserve"> PAGEREF _Toc400726515 \h </w:instrText>
            </w:r>
            <w:r>
              <w:rPr>
                <w:noProof/>
                <w:webHidden/>
              </w:rPr>
            </w:r>
          </w:ins>
          <w:r>
            <w:rPr>
              <w:noProof/>
              <w:webHidden/>
            </w:rPr>
            <w:fldChar w:fldCharType="separate"/>
          </w:r>
          <w:ins w:id="619" w:author="Sammartano, Marc (BIC USA)" w:date="2014-10-10T17:49:00Z">
            <w:r>
              <w:rPr>
                <w:noProof/>
                <w:webHidden/>
              </w:rPr>
              <w:t>66</w:t>
            </w:r>
          </w:ins>
          <w:ins w:id="6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21" w:author="Sammartano, Marc (BIC USA)" w:date="2014-10-10T17:44:00Z"/>
              <w:rFonts w:eastAsiaTheme="minorEastAsia"/>
              <w:noProof/>
            </w:rPr>
          </w:pPr>
          <w:ins w:id="6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W_R.break</w:t>
            </w:r>
            <w:r>
              <w:rPr>
                <w:noProof/>
                <w:webHidden/>
              </w:rPr>
              <w:tab/>
            </w:r>
            <w:r>
              <w:rPr>
                <w:noProof/>
                <w:webHidden/>
              </w:rPr>
              <w:fldChar w:fldCharType="begin"/>
            </w:r>
            <w:r>
              <w:rPr>
                <w:noProof/>
                <w:webHidden/>
              </w:rPr>
              <w:instrText xml:space="preserve"> PAGEREF _Toc400726516 \h </w:instrText>
            </w:r>
            <w:r>
              <w:rPr>
                <w:noProof/>
                <w:webHidden/>
              </w:rPr>
            </w:r>
          </w:ins>
          <w:r>
            <w:rPr>
              <w:noProof/>
              <w:webHidden/>
            </w:rPr>
            <w:fldChar w:fldCharType="separate"/>
          </w:r>
          <w:ins w:id="623" w:author="Sammartano, Marc (BIC USA)" w:date="2014-10-10T17:49:00Z">
            <w:r>
              <w:rPr>
                <w:noProof/>
                <w:webHidden/>
              </w:rPr>
              <w:t>66</w:t>
            </w:r>
          </w:ins>
          <w:ins w:id="6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25" w:author="Sammartano, Marc (BIC USA)" w:date="2014-10-10T17:44:00Z"/>
              <w:rFonts w:eastAsiaTheme="minorEastAsia"/>
              <w:noProof/>
            </w:rPr>
          </w:pPr>
          <w:ins w:id="6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Do / Until &lt;lexp&gt;</w:t>
            </w:r>
            <w:r>
              <w:rPr>
                <w:noProof/>
                <w:webHidden/>
              </w:rPr>
              <w:tab/>
            </w:r>
            <w:r>
              <w:rPr>
                <w:noProof/>
                <w:webHidden/>
              </w:rPr>
              <w:fldChar w:fldCharType="begin"/>
            </w:r>
            <w:r>
              <w:rPr>
                <w:noProof/>
                <w:webHidden/>
              </w:rPr>
              <w:instrText xml:space="preserve"> PAGEREF _Toc400726517 \h </w:instrText>
            </w:r>
            <w:r>
              <w:rPr>
                <w:noProof/>
                <w:webHidden/>
              </w:rPr>
            </w:r>
          </w:ins>
          <w:r>
            <w:rPr>
              <w:noProof/>
              <w:webHidden/>
            </w:rPr>
            <w:fldChar w:fldCharType="separate"/>
          </w:r>
          <w:ins w:id="627" w:author="Sammartano, Marc (BIC USA)" w:date="2014-10-10T17:49:00Z">
            <w:r>
              <w:rPr>
                <w:noProof/>
                <w:webHidden/>
              </w:rPr>
              <w:t>66</w:t>
            </w:r>
          </w:ins>
          <w:ins w:id="6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29" w:author="Sammartano, Marc (BIC USA)" w:date="2014-10-10T17:44:00Z"/>
              <w:rFonts w:eastAsiaTheme="minorEastAsia"/>
              <w:noProof/>
            </w:rPr>
          </w:pPr>
          <w:ins w:id="6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D_U.continue</w:t>
            </w:r>
            <w:r>
              <w:rPr>
                <w:noProof/>
                <w:webHidden/>
              </w:rPr>
              <w:tab/>
            </w:r>
            <w:r>
              <w:rPr>
                <w:noProof/>
                <w:webHidden/>
              </w:rPr>
              <w:fldChar w:fldCharType="begin"/>
            </w:r>
            <w:r>
              <w:rPr>
                <w:noProof/>
                <w:webHidden/>
              </w:rPr>
              <w:instrText xml:space="preserve"> PAGEREF _Toc400726518 \h </w:instrText>
            </w:r>
            <w:r>
              <w:rPr>
                <w:noProof/>
                <w:webHidden/>
              </w:rPr>
            </w:r>
          </w:ins>
          <w:r>
            <w:rPr>
              <w:noProof/>
              <w:webHidden/>
            </w:rPr>
            <w:fldChar w:fldCharType="separate"/>
          </w:r>
          <w:ins w:id="631" w:author="Sammartano, Marc (BIC USA)" w:date="2014-10-10T17:49:00Z">
            <w:r>
              <w:rPr>
                <w:noProof/>
                <w:webHidden/>
              </w:rPr>
              <w:t>67</w:t>
            </w:r>
          </w:ins>
          <w:ins w:id="6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33" w:author="Sammartano, Marc (BIC USA)" w:date="2014-10-10T17:44:00Z"/>
              <w:rFonts w:eastAsiaTheme="minorEastAsia"/>
              <w:noProof/>
            </w:rPr>
          </w:pPr>
          <w:ins w:id="6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"_Toc400726519"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D_U.break</w:t>
            </w:r>
            <w:r>
              <w:rPr>
                <w:noProof/>
                <w:webHidden/>
              </w:rPr>
              <w:tab/>
            </w:r>
            <w:r>
              <w:rPr>
                <w:noProof/>
                <w:webHidden/>
              </w:rPr>
              <w:fldChar w:fldCharType="begin"/>
            </w:r>
            <w:r>
              <w:rPr>
                <w:noProof/>
                <w:webHidden/>
              </w:rPr>
              <w:instrText xml:space="preserve"> PAGEREF _Toc400726519 \h </w:instrText>
            </w:r>
            <w:r>
              <w:rPr>
                <w:noProof/>
                <w:webHidden/>
              </w:rPr>
            </w:r>
          </w:ins>
          <w:r>
            <w:rPr>
              <w:noProof/>
              <w:webHidden/>
            </w:rPr>
            <w:fldChar w:fldCharType="separate"/>
          </w:r>
          <w:ins w:id="635" w:author="Sammartano, Marc (BIC USA)" w:date="2014-10-10T17:49:00Z">
            <w:r>
              <w:rPr>
                <w:noProof/>
                <w:webHidden/>
              </w:rPr>
              <w:t>67</w:t>
            </w:r>
          </w:ins>
          <w:ins w:id="6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37" w:author="Sammartano, Marc (BIC USA)" w:date="2014-10-10T17:44:00Z"/>
              <w:rFonts w:eastAsiaTheme="minorEastAsia"/>
              <w:noProof/>
            </w:rPr>
          </w:pPr>
          <w:ins w:id="638"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"_Toc400726520"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Labels, GOTO, GOSUB, and RETURN: Traditional BASIC</w:t>
            </w:r>
            <w:r>
              <w:rPr>
                <w:noProof/>
                <w:webHidden/>
              </w:rPr>
              <w:tab/>
            </w:r>
            <w:r>
              <w:rPr>
                <w:noProof/>
                <w:webHidden/>
              </w:rPr>
              <w:fldChar w:fldCharType="begin"/>
            </w:r>
            <w:r>
              <w:rPr>
                <w:noProof/>
                <w:webHidden/>
              </w:rPr>
              <w:instrText xml:space="preserve"> PAGEREF _Toc400726520 \h </w:instrText>
            </w:r>
            <w:r>
              <w:rPr>
                <w:noProof/>
                <w:webHidden/>
              </w:rPr>
            </w:r>
          </w:ins>
          <w:r>
            <w:rPr>
              <w:noProof/>
              <w:webHidden/>
            </w:rPr>
            <w:fldChar w:fldCharType="separate"/>
          </w:r>
          <w:ins w:id="639" w:author="Sammartano, Marc (BIC USA)" w:date="2014-10-10T17:49:00Z">
            <w:r>
              <w:rPr>
                <w:noProof/>
                <w:webHidden/>
              </w:rPr>
              <w:t>67</w:t>
            </w:r>
          </w:ins>
          <w:ins w:id="6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41" w:author="Sammartano, Marc (BIC USA)" w:date="2014-10-10T17:44:00Z"/>
              <w:rFonts w:eastAsiaTheme="minorEastAsia"/>
              <w:noProof/>
            </w:rPr>
          </w:pPr>
          <w:ins w:id="6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"_Toc400726521"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Label</w:t>
            </w:r>
            <w:r>
              <w:rPr>
                <w:noProof/>
                <w:webHidden/>
              </w:rPr>
              <w:tab/>
            </w:r>
            <w:r>
              <w:rPr>
                <w:noProof/>
                <w:webHidden/>
              </w:rPr>
              <w:fldChar w:fldCharType="begin"/>
            </w:r>
            <w:r>
              <w:rPr>
                <w:noProof/>
                <w:webHidden/>
              </w:rPr>
              <w:instrText xml:space="preserve"> PAGEREF _Toc400726521 \h </w:instrText>
            </w:r>
            <w:r>
              <w:rPr>
                <w:noProof/>
                <w:webHidden/>
              </w:rPr>
            </w:r>
          </w:ins>
          <w:r>
            <w:rPr>
              <w:noProof/>
              <w:webHidden/>
            </w:rPr>
            <w:fldChar w:fldCharType="separate"/>
          </w:r>
          <w:ins w:id="643" w:author="Sammartano, Marc (BIC USA)" w:date="2014-10-10T17:49:00Z">
            <w:r>
              <w:rPr>
                <w:noProof/>
                <w:webHidden/>
              </w:rPr>
              <w:t>67</w:t>
            </w:r>
          </w:ins>
          <w:ins w:id="6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45" w:author="Sammartano, Marc (BIC USA)" w:date="2014-10-10T17:44:00Z"/>
              <w:rFonts w:eastAsiaTheme="minorEastAsia"/>
              <w:noProof/>
            </w:rPr>
          </w:pPr>
          <w:ins w:id="6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"_Toc400726522"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GoTo &lt;label&gt;</w:t>
            </w:r>
            <w:r>
              <w:rPr>
                <w:noProof/>
                <w:webHidden/>
              </w:rPr>
              <w:tab/>
            </w:r>
            <w:r>
              <w:rPr>
                <w:noProof/>
                <w:webHidden/>
              </w:rPr>
              <w:fldChar w:fldCharType="begin"/>
            </w:r>
            <w:r>
              <w:rPr>
                <w:noProof/>
                <w:webHidden/>
              </w:rPr>
              <w:instrText xml:space="preserve"> PAGEREF _Toc400726522 \h </w:instrText>
            </w:r>
            <w:r>
              <w:rPr>
                <w:noProof/>
                <w:webHidden/>
              </w:rPr>
            </w:r>
          </w:ins>
          <w:r>
            <w:rPr>
              <w:noProof/>
              <w:webHidden/>
            </w:rPr>
            <w:fldChar w:fldCharType="separate"/>
          </w:r>
          <w:ins w:id="647" w:author="Sammartano, Marc (BIC USA)" w:date="2014-10-10T17:49:00Z">
            <w:r>
              <w:rPr>
                <w:noProof/>
                <w:webHidden/>
              </w:rPr>
              <w:t>68</w:t>
            </w:r>
          </w:ins>
          <w:ins w:id="6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49" w:author="Sammartano, Marc (BIC USA)" w:date="2014-10-10T17:44:00Z"/>
              <w:rFonts w:eastAsiaTheme="minorEastAsia"/>
              <w:noProof/>
            </w:rPr>
          </w:pPr>
          <w:ins w:id="6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"_Toc400726523"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GoTo &lt;index_nexp&gt;, &lt;label&gt;...</w:t>
            </w:r>
            <w:r>
              <w:rPr>
                <w:noProof/>
                <w:webHidden/>
              </w:rPr>
              <w:tab/>
            </w:r>
            <w:r>
              <w:rPr>
                <w:noProof/>
                <w:webHidden/>
              </w:rPr>
              <w:fldChar w:fldCharType="begin"/>
            </w:r>
            <w:r>
              <w:rPr>
                <w:noProof/>
                <w:webHidden/>
              </w:rPr>
              <w:instrText xml:space="preserve"> PAGEREF _Toc400726523 \h </w:instrText>
            </w:r>
            <w:r>
              <w:rPr>
                <w:noProof/>
                <w:webHidden/>
              </w:rPr>
            </w:r>
          </w:ins>
          <w:r>
            <w:rPr>
              <w:noProof/>
              <w:webHidden/>
            </w:rPr>
            <w:fldChar w:fldCharType="separate"/>
          </w:r>
          <w:ins w:id="651" w:author="Sammartano, Marc (BIC USA)" w:date="2014-10-10T17:49:00Z">
            <w:r>
              <w:rPr>
                <w:noProof/>
                <w:webHidden/>
              </w:rPr>
              <w:t>68</w:t>
            </w:r>
          </w:ins>
          <w:ins w:id="65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53" w:author="Sammartano, Marc (BIC USA)" w:date="2014-10-10T17:44:00Z"/>
              <w:rFonts w:eastAsiaTheme="minorEastAsia"/>
              <w:noProof/>
            </w:rPr>
          </w:pPr>
          <w:ins w:id="6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"_Toc400726524"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GoSub &lt;label&gt; / Return</w:t>
            </w:r>
            <w:r>
              <w:rPr>
                <w:noProof/>
                <w:webHidden/>
              </w:rPr>
              <w:tab/>
            </w:r>
            <w:r>
              <w:rPr>
                <w:noProof/>
                <w:webHidden/>
              </w:rPr>
              <w:fldChar w:fldCharType="begin"/>
            </w:r>
            <w:r>
              <w:rPr>
                <w:noProof/>
                <w:webHidden/>
              </w:rPr>
              <w:instrText xml:space="preserve"> PAGEREF _Toc400726524 \h </w:instrText>
            </w:r>
            <w:r>
              <w:rPr>
                <w:noProof/>
                <w:webHidden/>
              </w:rPr>
            </w:r>
          </w:ins>
          <w:r>
            <w:rPr>
              <w:noProof/>
              <w:webHidden/>
            </w:rPr>
            <w:fldChar w:fldCharType="separate"/>
          </w:r>
          <w:ins w:id="655" w:author="Sammartano, Marc (BIC USA)" w:date="2014-10-10T17:49:00Z">
            <w:r>
              <w:rPr>
                <w:noProof/>
                <w:webHidden/>
              </w:rPr>
              <w:t>68</w:t>
            </w:r>
          </w:ins>
          <w:ins w:id="65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57" w:author="Sammartano, Marc (BIC USA)" w:date="2014-10-10T17:44:00Z"/>
              <w:rFonts w:eastAsiaTheme="minorEastAsia"/>
              <w:noProof/>
            </w:rPr>
          </w:pPr>
          <w:ins w:id="6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"_Toc400726525"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GoSub &lt;index_nexp&gt;, &lt;label&gt;... / Return</w:t>
            </w:r>
            <w:r>
              <w:rPr>
                <w:noProof/>
                <w:webHidden/>
              </w:rPr>
              <w:tab/>
            </w:r>
            <w:r>
              <w:rPr>
                <w:noProof/>
                <w:webHidden/>
              </w:rPr>
              <w:fldChar w:fldCharType="begin"/>
            </w:r>
            <w:r>
              <w:rPr>
                <w:noProof/>
                <w:webHidden/>
              </w:rPr>
              <w:instrText xml:space="preserve"> PAGEREF _Toc400726525 \h </w:instrText>
            </w:r>
            <w:r>
              <w:rPr>
                <w:noProof/>
                <w:webHidden/>
              </w:rPr>
            </w:r>
          </w:ins>
          <w:r>
            <w:rPr>
              <w:noProof/>
              <w:webHidden/>
            </w:rPr>
            <w:fldChar w:fldCharType="separate"/>
          </w:r>
          <w:ins w:id="659" w:author="Sammartano, Marc (BIC USA)" w:date="2014-10-10T17:49:00Z">
            <w:r>
              <w:rPr>
                <w:noProof/>
                <w:webHidden/>
              </w:rPr>
              <w:t>68</w:t>
            </w:r>
          </w:ins>
          <w:ins w:id="6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61" w:author="Sammartano, Marc (BIC USA)" w:date="2014-10-10T17:44:00Z"/>
              <w:rFonts w:eastAsiaTheme="minorEastAsia"/>
              <w:noProof/>
            </w:rPr>
          </w:pPr>
          <w:ins w:id="6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"_Toc400726526"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Using Source Code From Multiple Files</w:t>
            </w:r>
            <w:r>
              <w:rPr>
                <w:noProof/>
                <w:webHidden/>
              </w:rPr>
              <w:tab/>
            </w:r>
            <w:r>
              <w:rPr>
                <w:noProof/>
                <w:webHidden/>
              </w:rPr>
              <w:fldChar w:fldCharType="begin"/>
            </w:r>
            <w:r>
              <w:rPr>
                <w:noProof/>
                <w:webHidden/>
              </w:rPr>
              <w:instrText xml:space="preserve"> PAGEREF _Toc400726526 \h </w:instrText>
            </w:r>
            <w:r>
              <w:rPr>
                <w:noProof/>
                <w:webHidden/>
              </w:rPr>
            </w:r>
          </w:ins>
          <w:r>
            <w:rPr>
              <w:noProof/>
              <w:webHidden/>
            </w:rPr>
            <w:fldChar w:fldCharType="separate"/>
          </w:r>
          <w:ins w:id="663" w:author="Sammartano, Marc (BIC USA)" w:date="2014-10-10T17:49:00Z">
            <w:r>
              <w:rPr>
                <w:noProof/>
                <w:webHidden/>
              </w:rPr>
              <w:t>69</w:t>
            </w:r>
          </w:ins>
          <w:ins w:id="66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65" w:author="Sammartano, Marc (BIC USA)" w:date="2014-10-10T17:44:00Z"/>
              <w:rFonts w:eastAsiaTheme="minorEastAsia"/>
              <w:noProof/>
            </w:rPr>
          </w:pPr>
          <w:ins w:id="6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"_Toc400726527"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Include FileNamePath</w:t>
            </w:r>
            <w:r>
              <w:rPr>
                <w:noProof/>
                <w:webHidden/>
              </w:rPr>
              <w:tab/>
            </w:r>
            <w:r>
              <w:rPr>
                <w:noProof/>
                <w:webHidden/>
              </w:rPr>
              <w:fldChar w:fldCharType="begin"/>
            </w:r>
            <w:r>
              <w:rPr>
                <w:noProof/>
                <w:webHidden/>
              </w:rPr>
              <w:instrText xml:space="preserve"> PAGEREF _Toc400726527 \h </w:instrText>
            </w:r>
            <w:r>
              <w:rPr>
                <w:noProof/>
                <w:webHidden/>
              </w:rPr>
            </w:r>
          </w:ins>
          <w:r>
            <w:rPr>
              <w:noProof/>
              <w:webHidden/>
            </w:rPr>
            <w:fldChar w:fldCharType="separate"/>
          </w:r>
          <w:ins w:id="667" w:author="Sammartano, Marc (BIC USA)" w:date="2014-10-10T17:49:00Z">
            <w:r>
              <w:rPr>
                <w:noProof/>
                <w:webHidden/>
              </w:rPr>
              <w:t>69</w:t>
            </w:r>
          </w:ins>
          <w:ins w:id="6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69" w:author="Sammartano, Marc (BIC USA)" w:date="2014-10-10T17:44:00Z"/>
              <w:rFonts w:eastAsiaTheme="minorEastAsia"/>
              <w:noProof/>
            </w:rPr>
          </w:pPr>
          <w:ins w:id="6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"_Toc400726528"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Run &lt;filename_sexp&gt; {, &lt;data_sexp&gt;}</w:t>
            </w:r>
            <w:r>
              <w:rPr>
                <w:noProof/>
                <w:webHidden/>
              </w:rPr>
              <w:tab/>
            </w:r>
            <w:r>
              <w:rPr>
                <w:noProof/>
                <w:webHidden/>
              </w:rPr>
              <w:fldChar w:fldCharType="begin"/>
            </w:r>
            <w:r>
              <w:rPr>
                <w:noProof/>
                <w:webHidden/>
              </w:rPr>
              <w:instrText xml:space="preserve"> PAGEREF _Toc400726528 \h </w:instrText>
            </w:r>
            <w:r>
              <w:rPr>
                <w:noProof/>
                <w:webHidden/>
              </w:rPr>
            </w:r>
          </w:ins>
          <w:r>
            <w:rPr>
              <w:noProof/>
              <w:webHidden/>
            </w:rPr>
            <w:fldChar w:fldCharType="separate"/>
          </w:r>
          <w:ins w:id="671" w:author="Sammartano, Marc (BIC USA)" w:date="2014-10-10T17:49:00Z">
            <w:r>
              <w:rPr>
                <w:noProof/>
                <w:webHidden/>
              </w:rPr>
              <w:t>69</w:t>
            </w:r>
          </w:ins>
          <w:ins w:id="6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673" w:author="Sammartano, Marc (BIC USA)" w:date="2014-10-10T17:44:00Z"/>
              <w:rFonts w:eastAsiaTheme="minorEastAsia"/>
              <w:noProof/>
            </w:rPr>
          </w:pPr>
          <w:ins w:id="6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"_Toc400726529"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Switch Commands</w:t>
            </w:r>
            <w:r>
              <w:rPr>
                <w:noProof/>
                <w:webHidden/>
              </w:rPr>
              <w:tab/>
            </w:r>
            <w:r>
              <w:rPr>
                <w:noProof/>
                <w:webHidden/>
              </w:rPr>
              <w:fldChar w:fldCharType="begin"/>
            </w:r>
            <w:r>
              <w:rPr>
                <w:noProof/>
                <w:webHidden/>
              </w:rPr>
              <w:instrText xml:space="preserve"> PAGEREF _Toc400726529 \h </w:instrText>
            </w:r>
            <w:r>
              <w:rPr>
                <w:noProof/>
                <w:webHidden/>
              </w:rPr>
            </w:r>
          </w:ins>
          <w:r>
            <w:rPr>
              <w:noProof/>
              <w:webHidden/>
            </w:rPr>
            <w:fldChar w:fldCharType="separate"/>
          </w:r>
          <w:ins w:id="675" w:author="Sammartano, Marc (BIC USA)" w:date="2014-10-10T17:49:00Z">
            <w:r>
              <w:rPr>
                <w:noProof/>
                <w:webHidden/>
              </w:rPr>
              <w:t>69</w:t>
            </w:r>
          </w:ins>
          <w:ins w:id="6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77" w:author="Sammartano, Marc (BIC USA)" w:date="2014-10-10T17:44:00Z"/>
              <w:rFonts w:eastAsiaTheme="minorEastAsia"/>
              <w:noProof/>
            </w:rPr>
          </w:pPr>
          <w:ins w:id="6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Nesting Switch Operations</w:t>
            </w:r>
            <w:r>
              <w:rPr>
                <w:noProof/>
                <w:webHidden/>
              </w:rPr>
              <w:tab/>
            </w:r>
            <w:r>
              <w:rPr>
                <w:noProof/>
                <w:webHidden/>
              </w:rPr>
              <w:fldChar w:fldCharType="begin"/>
            </w:r>
            <w:r>
              <w:rPr>
                <w:noProof/>
                <w:webHidden/>
              </w:rPr>
              <w:instrText xml:space="preserve"> PAGEREF _Toc400726530 \h </w:instrText>
            </w:r>
            <w:r>
              <w:rPr>
                <w:noProof/>
                <w:webHidden/>
              </w:rPr>
            </w:r>
          </w:ins>
          <w:r>
            <w:rPr>
              <w:noProof/>
              <w:webHidden/>
            </w:rPr>
            <w:fldChar w:fldCharType="separate"/>
          </w:r>
          <w:ins w:id="679" w:author="Sammartano, Marc (BIC USA)" w:date="2014-10-10T17:49:00Z">
            <w:r>
              <w:rPr>
                <w:noProof/>
                <w:webHidden/>
              </w:rPr>
              <w:t>70</w:t>
            </w:r>
          </w:ins>
          <w:ins w:id="6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81" w:author="Sammartano, Marc (BIC USA)" w:date="2014-10-10T17:44:00Z"/>
              <w:rFonts w:eastAsiaTheme="minorEastAsia"/>
              <w:noProof/>
            </w:rPr>
          </w:pPr>
          <w:ins w:id="6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Sw.begin &lt;nexp&gt;|&lt;sexp&gt;</w:t>
            </w:r>
            <w:r>
              <w:rPr>
                <w:noProof/>
                <w:webHidden/>
              </w:rPr>
              <w:tab/>
            </w:r>
            <w:r>
              <w:rPr>
                <w:noProof/>
                <w:webHidden/>
              </w:rPr>
              <w:fldChar w:fldCharType="begin"/>
            </w:r>
            <w:r>
              <w:rPr>
                <w:noProof/>
                <w:webHidden/>
              </w:rPr>
              <w:instrText xml:space="preserve"> PAGEREF _Toc400726531 \h </w:instrText>
            </w:r>
            <w:r>
              <w:rPr>
                <w:noProof/>
                <w:webHidden/>
              </w:rPr>
            </w:r>
          </w:ins>
          <w:r>
            <w:rPr>
              <w:noProof/>
              <w:webHidden/>
            </w:rPr>
            <w:fldChar w:fldCharType="separate"/>
          </w:r>
          <w:ins w:id="683" w:author="Sammartano, Marc (BIC USA)" w:date="2014-10-10T17:49:00Z">
            <w:r>
              <w:rPr>
                <w:noProof/>
                <w:webHidden/>
              </w:rPr>
              <w:t>70</w:t>
            </w:r>
          </w:ins>
          <w:ins w:id="6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85" w:author="Sammartano, Marc (BIC USA)" w:date="2014-10-10T17:44:00Z"/>
              <w:rFonts w:eastAsiaTheme="minorEastAsia"/>
              <w:noProof/>
            </w:rPr>
          </w:pPr>
          <w:ins w:id="6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Sw.case &lt;nexp&gt;|&lt;sexp&gt;</w:t>
            </w:r>
            <w:r>
              <w:rPr>
                <w:noProof/>
                <w:webHidden/>
              </w:rPr>
              <w:tab/>
            </w:r>
            <w:r>
              <w:rPr>
                <w:noProof/>
                <w:webHidden/>
              </w:rPr>
              <w:fldChar w:fldCharType="begin"/>
            </w:r>
            <w:r>
              <w:rPr>
                <w:noProof/>
                <w:webHidden/>
              </w:rPr>
              <w:instrText xml:space="preserve"> PAGEREF _Toc400726532 \h </w:instrText>
            </w:r>
            <w:r>
              <w:rPr>
                <w:noProof/>
                <w:webHidden/>
              </w:rPr>
            </w:r>
          </w:ins>
          <w:r>
            <w:rPr>
              <w:noProof/>
              <w:webHidden/>
            </w:rPr>
            <w:fldChar w:fldCharType="separate"/>
          </w:r>
          <w:ins w:id="687" w:author="Sammartano, Marc (BIC USA)" w:date="2014-10-10T17:49:00Z">
            <w:r>
              <w:rPr>
                <w:noProof/>
                <w:webHidden/>
              </w:rPr>
              <w:t>70</w:t>
            </w:r>
          </w:ins>
          <w:ins w:id="6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89" w:author="Sammartano, Marc (BIC USA)" w:date="2014-10-10T17:44:00Z"/>
              <w:rFonts w:eastAsiaTheme="minorEastAsia"/>
              <w:noProof/>
            </w:rPr>
          </w:pPr>
          <w:ins w:id="6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Sw.break</w:t>
            </w:r>
            <w:r>
              <w:rPr>
                <w:noProof/>
                <w:webHidden/>
              </w:rPr>
              <w:tab/>
            </w:r>
            <w:r>
              <w:rPr>
                <w:noProof/>
                <w:webHidden/>
              </w:rPr>
              <w:fldChar w:fldCharType="begin"/>
            </w:r>
            <w:r>
              <w:rPr>
                <w:noProof/>
                <w:webHidden/>
              </w:rPr>
              <w:instrText xml:space="preserve"> PAGEREF _Toc400726533 \h </w:instrText>
            </w:r>
            <w:r>
              <w:rPr>
                <w:noProof/>
                <w:webHidden/>
              </w:rPr>
            </w:r>
          </w:ins>
          <w:r>
            <w:rPr>
              <w:noProof/>
              <w:webHidden/>
            </w:rPr>
            <w:fldChar w:fldCharType="separate"/>
          </w:r>
          <w:ins w:id="691" w:author="Sammartano, Marc (BIC USA)" w:date="2014-10-10T17:49:00Z">
            <w:r>
              <w:rPr>
                <w:noProof/>
                <w:webHidden/>
              </w:rPr>
              <w:t>70</w:t>
            </w:r>
          </w:ins>
          <w:ins w:id="6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93" w:author="Sammartano, Marc (BIC USA)" w:date="2014-10-10T17:44:00Z"/>
              <w:rFonts w:eastAsiaTheme="minorEastAsia"/>
              <w:noProof/>
            </w:rPr>
          </w:pPr>
          <w:ins w:id="6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Sw.default</w:t>
            </w:r>
            <w:r>
              <w:rPr>
                <w:noProof/>
                <w:webHidden/>
              </w:rPr>
              <w:tab/>
            </w:r>
            <w:r>
              <w:rPr>
                <w:noProof/>
                <w:webHidden/>
              </w:rPr>
              <w:fldChar w:fldCharType="begin"/>
            </w:r>
            <w:r>
              <w:rPr>
                <w:noProof/>
                <w:webHidden/>
              </w:rPr>
              <w:instrText xml:space="preserve"> PAGEREF _Toc400726534 \h </w:instrText>
            </w:r>
            <w:r>
              <w:rPr>
                <w:noProof/>
                <w:webHidden/>
              </w:rPr>
            </w:r>
          </w:ins>
          <w:r>
            <w:rPr>
              <w:noProof/>
              <w:webHidden/>
            </w:rPr>
            <w:fldChar w:fldCharType="separate"/>
          </w:r>
          <w:ins w:id="695" w:author="Sammartano, Marc (BIC USA)" w:date="2014-10-10T17:49:00Z">
            <w:r>
              <w:rPr>
                <w:noProof/>
                <w:webHidden/>
              </w:rPr>
              <w:t>71</w:t>
            </w:r>
          </w:ins>
          <w:ins w:id="6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697" w:author="Sammartano, Marc (BIC USA)" w:date="2014-10-10T17:44:00Z"/>
              <w:rFonts w:eastAsiaTheme="minorEastAsia"/>
              <w:noProof/>
            </w:rPr>
          </w:pPr>
          <w:ins w:id="6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Sw.end</w:t>
            </w:r>
            <w:r>
              <w:rPr>
                <w:noProof/>
                <w:webHidden/>
              </w:rPr>
              <w:tab/>
            </w:r>
            <w:r>
              <w:rPr>
                <w:noProof/>
                <w:webHidden/>
              </w:rPr>
              <w:fldChar w:fldCharType="begin"/>
            </w:r>
            <w:r>
              <w:rPr>
                <w:noProof/>
                <w:webHidden/>
              </w:rPr>
              <w:instrText xml:space="preserve"> PAGEREF _Toc400726535 \h </w:instrText>
            </w:r>
            <w:r>
              <w:rPr>
                <w:noProof/>
                <w:webHidden/>
              </w:rPr>
            </w:r>
          </w:ins>
          <w:r>
            <w:rPr>
              <w:noProof/>
              <w:webHidden/>
            </w:rPr>
            <w:fldChar w:fldCharType="separate"/>
          </w:r>
          <w:ins w:id="699" w:author="Sammartano, Marc (BIC USA)" w:date="2014-10-10T17:49:00Z">
            <w:r>
              <w:rPr>
                <w:noProof/>
                <w:webHidden/>
              </w:rPr>
              <w:t>71</w:t>
            </w:r>
          </w:ins>
          <w:ins w:id="7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01" w:author="Sammartano, Marc (BIC USA)" w:date="2014-10-10T17:44:00Z"/>
              <w:rFonts w:eastAsiaTheme="minorEastAsia"/>
              <w:noProof/>
            </w:rPr>
          </w:pPr>
          <w:ins w:id="7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OnError:</w:t>
            </w:r>
            <w:r>
              <w:rPr>
                <w:noProof/>
                <w:webHidden/>
              </w:rPr>
              <w:tab/>
            </w:r>
            <w:r>
              <w:rPr>
                <w:noProof/>
                <w:webHidden/>
              </w:rPr>
              <w:fldChar w:fldCharType="begin"/>
            </w:r>
            <w:r>
              <w:rPr>
                <w:noProof/>
                <w:webHidden/>
              </w:rPr>
              <w:instrText xml:space="preserve"> PAGEREF _Toc400726536 \h </w:instrText>
            </w:r>
            <w:r>
              <w:rPr>
                <w:noProof/>
                <w:webHidden/>
              </w:rPr>
            </w:r>
          </w:ins>
          <w:r>
            <w:rPr>
              <w:noProof/>
              <w:webHidden/>
            </w:rPr>
            <w:fldChar w:fldCharType="separate"/>
          </w:r>
          <w:ins w:id="703" w:author="Sammartano, Marc (BIC USA)" w:date="2014-10-10T17:49:00Z">
            <w:r>
              <w:rPr>
                <w:noProof/>
                <w:webHidden/>
              </w:rPr>
              <w:t>71</w:t>
            </w:r>
          </w:ins>
          <w:ins w:id="7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05" w:author="Sammartano, Marc (BIC USA)" w:date="2014-10-10T17:44:00Z"/>
              <w:rFonts w:eastAsiaTheme="minorEastAsia"/>
              <w:noProof/>
            </w:rPr>
          </w:pPr>
          <w:ins w:id="7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OnConsoleTouch:</w:t>
            </w:r>
            <w:r>
              <w:rPr>
                <w:noProof/>
                <w:webHidden/>
              </w:rPr>
              <w:tab/>
            </w:r>
            <w:r>
              <w:rPr>
                <w:noProof/>
                <w:webHidden/>
              </w:rPr>
              <w:fldChar w:fldCharType="begin"/>
            </w:r>
            <w:r>
              <w:rPr>
                <w:noProof/>
                <w:webHidden/>
              </w:rPr>
              <w:instrText xml:space="preserve"> PAGEREF _Toc400726537 \h </w:instrText>
            </w:r>
            <w:r>
              <w:rPr>
                <w:noProof/>
                <w:webHidden/>
              </w:rPr>
            </w:r>
          </w:ins>
          <w:r>
            <w:rPr>
              <w:noProof/>
              <w:webHidden/>
            </w:rPr>
            <w:fldChar w:fldCharType="separate"/>
          </w:r>
          <w:ins w:id="707" w:author="Sammartano, Marc (BIC USA)" w:date="2014-10-10T17:49:00Z">
            <w:r>
              <w:rPr>
                <w:noProof/>
                <w:webHidden/>
              </w:rPr>
              <w:t>71</w:t>
            </w:r>
          </w:ins>
          <w:ins w:id="7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709" w:author="Sammartano, Marc (BIC USA)" w:date="2014-10-10T17:44:00Z"/>
              <w:rFonts w:eastAsiaTheme="minorEastAsia"/>
              <w:noProof/>
            </w:rPr>
          </w:pPr>
          <w:ins w:id="7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ConsoleTouch.resume</w:t>
            </w:r>
            <w:r>
              <w:rPr>
                <w:noProof/>
                <w:webHidden/>
              </w:rPr>
              <w:tab/>
            </w:r>
            <w:r>
              <w:rPr>
                <w:noProof/>
                <w:webHidden/>
              </w:rPr>
              <w:fldChar w:fldCharType="begin"/>
            </w:r>
            <w:r>
              <w:rPr>
                <w:noProof/>
                <w:webHidden/>
              </w:rPr>
              <w:instrText xml:space="preserve"> PAGEREF _Toc400726538 \h </w:instrText>
            </w:r>
            <w:r>
              <w:rPr>
                <w:noProof/>
                <w:webHidden/>
              </w:rPr>
            </w:r>
          </w:ins>
          <w:r>
            <w:rPr>
              <w:noProof/>
              <w:webHidden/>
            </w:rPr>
            <w:fldChar w:fldCharType="separate"/>
          </w:r>
          <w:ins w:id="711" w:author="Sammartano, Marc (BIC USA)" w:date="2014-10-10T17:49:00Z">
            <w:r>
              <w:rPr>
                <w:noProof/>
                <w:webHidden/>
              </w:rPr>
              <w:t>71</w:t>
            </w:r>
          </w:ins>
          <w:ins w:id="7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13" w:author="Sammartano, Marc (BIC USA)" w:date="2014-10-10T17:44:00Z"/>
              <w:rFonts w:eastAsiaTheme="minorEastAsia"/>
              <w:noProof/>
            </w:rPr>
          </w:pPr>
          <w:ins w:id="7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"_Toc400726539"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OnBackKey:</w:t>
            </w:r>
            <w:r>
              <w:rPr>
                <w:noProof/>
                <w:webHidden/>
              </w:rPr>
              <w:tab/>
            </w:r>
            <w:r>
              <w:rPr>
                <w:noProof/>
                <w:webHidden/>
              </w:rPr>
              <w:fldChar w:fldCharType="begin"/>
            </w:r>
            <w:r>
              <w:rPr>
                <w:noProof/>
                <w:webHidden/>
              </w:rPr>
              <w:instrText xml:space="preserve"> PAGEREF _Toc400726539 \h </w:instrText>
            </w:r>
            <w:r>
              <w:rPr>
                <w:noProof/>
                <w:webHidden/>
              </w:rPr>
            </w:r>
          </w:ins>
          <w:r>
            <w:rPr>
              <w:noProof/>
              <w:webHidden/>
            </w:rPr>
            <w:fldChar w:fldCharType="separate"/>
          </w:r>
          <w:ins w:id="715" w:author="Sammartano, Marc (BIC USA)" w:date="2014-10-10T17:49:00Z">
            <w:r>
              <w:rPr>
                <w:noProof/>
                <w:webHidden/>
              </w:rPr>
              <w:t>72</w:t>
            </w:r>
          </w:ins>
          <w:ins w:id="7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717" w:author="Sammartano, Marc (BIC USA)" w:date="2014-10-10T17:44:00Z"/>
              <w:rFonts w:eastAsiaTheme="minorEastAsia"/>
              <w:noProof/>
            </w:rPr>
          </w:pPr>
          <w:ins w:id="7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Back.resume</w:t>
            </w:r>
            <w:r>
              <w:rPr>
                <w:noProof/>
                <w:webHidden/>
              </w:rPr>
              <w:tab/>
            </w:r>
            <w:r>
              <w:rPr>
                <w:noProof/>
                <w:webHidden/>
              </w:rPr>
              <w:fldChar w:fldCharType="begin"/>
            </w:r>
            <w:r>
              <w:rPr>
                <w:noProof/>
                <w:webHidden/>
              </w:rPr>
              <w:instrText xml:space="preserve"> PAGEREF _Toc400726540 \h </w:instrText>
            </w:r>
            <w:r>
              <w:rPr>
                <w:noProof/>
                <w:webHidden/>
              </w:rPr>
            </w:r>
          </w:ins>
          <w:r>
            <w:rPr>
              <w:noProof/>
              <w:webHidden/>
            </w:rPr>
            <w:fldChar w:fldCharType="separate"/>
          </w:r>
          <w:ins w:id="719" w:author="Sammartano, Marc (BIC USA)" w:date="2014-10-10T17:49:00Z">
            <w:r>
              <w:rPr>
                <w:noProof/>
                <w:webHidden/>
              </w:rPr>
              <w:t>72</w:t>
            </w:r>
          </w:ins>
          <w:ins w:id="7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21" w:author="Sammartano, Marc (BIC USA)" w:date="2014-10-10T17:44:00Z"/>
              <w:rFonts w:eastAsiaTheme="minorEastAsia"/>
              <w:noProof/>
            </w:rPr>
          </w:pPr>
          <w:ins w:id="7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OnMenuKey:</w:t>
            </w:r>
            <w:r>
              <w:rPr>
                <w:noProof/>
                <w:webHidden/>
              </w:rPr>
              <w:tab/>
            </w:r>
            <w:r>
              <w:rPr>
                <w:noProof/>
                <w:webHidden/>
              </w:rPr>
              <w:fldChar w:fldCharType="begin"/>
            </w:r>
            <w:r>
              <w:rPr>
                <w:noProof/>
                <w:webHidden/>
              </w:rPr>
              <w:instrText xml:space="preserve"> PAGEREF _Toc400726541 \h </w:instrText>
            </w:r>
            <w:r>
              <w:rPr>
                <w:noProof/>
                <w:webHidden/>
              </w:rPr>
            </w:r>
          </w:ins>
          <w:r>
            <w:rPr>
              <w:noProof/>
              <w:webHidden/>
            </w:rPr>
            <w:fldChar w:fldCharType="separate"/>
          </w:r>
          <w:ins w:id="723" w:author="Sammartano, Marc (BIC USA)" w:date="2014-10-10T17:49:00Z">
            <w:r>
              <w:rPr>
                <w:noProof/>
                <w:webHidden/>
              </w:rPr>
              <w:t>72</w:t>
            </w:r>
          </w:ins>
          <w:ins w:id="7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725" w:author="Sammartano, Marc (BIC USA)" w:date="2014-10-10T17:44:00Z"/>
              <w:rFonts w:eastAsiaTheme="minorEastAsia"/>
              <w:noProof/>
            </w:rPr>
          </w:pPr>
          <w:ins w:id="7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MenuKey.resume</w:t>
            </w:r>
            <w:r>
              <w:rPr>
                <w:noProof/>
                <w:webHidden/>
              </w:rPr>
              <w:tab/>
            </w:r>
            <w:r>
              <w:rPr>
                <w:noProof/>
                <w:webHidden/>
              </w:rPr>
              <w:fldChar w:fldCharType="begin"/>
            </w:r>
            <w:r>
              <w:rPr>
                <w:noProof/>
                <w:webHidden/>
              </w:rPr>
              <w:instrText xml:space="preserve"> PAGEREF _Toc400726542 \h </w:instrText>
            </w:r>
            <w:r>
              <w:rPr>
                <w:noProof/>
                <w:webHidden/>
              </w:rPr>
            </w:r>
          </w:ins>
          <w:r>
            <w:rPr>
              <w:noProof/>
              <w:webHidden/>
            </w:rPr>
            <w:fldChar w:fldCharType="separate"/>
          </w:r>
          <w:ins w:id="727" w:author="Sammartano, Marc (BIC USA)" w:date="2014-10-10T17:49:00Z">
            <w:r>
              <w:rPr>
                <w:noProof/>
                <w:webHidden/>
              </w:rPr>
              <w:t>72</w:t>
            </w:r>
          </w:ins>
          <w:ins w:id="7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29" w:author="Sammartano, Marc (BIC USA)" w:date="2014-10-10T17:44:00Z"/>
              <w:rFonts w:eastAsiaTheme="minorEastAsia"/>
              <w:noProof/>
            </w:rPr>
          </w:pPr>
          <w:ins w:id="7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OnKeyPress:</w:t>
            </w:r>
            <w:r>
              <w:rPr>
                <w:noProof/>
                <w:webHidden/>
              </w:rPr>
              <w:tab/>
            </w:r>
            <w:r>
              <w:rPr>
                <w:noProof/>
                <w:webHidden/>
              </w:rPr>
              <w:fldChar w:fldCharType="begin"/>
            </w:r>
            <w:r>
              <w:rPr>
                <w:noProof/>
                <w:webHidden/>
              </w:rPr>
              <w:instrText xml:space="preserve"> PAGEREF _Toc400726543 \h </w:instrText>
            </w:r>
            <w:r>
              <w:rPr>
                <w:noProof/>
                <w:webHidden/>
              </w:rPr>
            </w:r>
          </w:ins>
          <w:r>
            <w:rPr>
              <w:noProof/>
              <w:webHidden/>
            </w:rPr>
            <w:fldChar w:fldCharType="separate"/>
          </w:r>
          <w:ins w:id="731" w:author="Sammartano, Marc (BIC USA)" w:date="2014-10-10T17:49:00Z">
            <w:r>
              <w:rPr>
                <w:noProof/>
                <w:webHidden/>
              </w:rPr>
              <w:t>72</w:t>
            </w:r>
          </w:ins>
          <w:ins w:id="7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733" w:author="Sammartano, Marc (BIC USA)" w:date="2014-10-10T17:44:00Z"/>
              <w:rFonts w:eastAsiaTheme="minorEastAsia"/>
              <w:noProof/>
            </w:rPr>
          </w:pPr>
          <w:ins w:id="7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Key.resume</w:t>
            </w:r>
            <w:r>
              <w:rPr>
                <w:noProof/>
                <w:webHidden/>
              </w:rPr>
              <w:tab/>
            </w:r>
            <w:r>
              <w:rPr>
                <w:noProof/>
                <w:webHidden/>
              </w:rPr>
              <w:fldChar w:fldCharType="begin"/>
            </w:r>
            <w:r>
              <w:rPr>
                <w:noProof/>
                <w:webHidden/>
              </w:rPr>
              <w:instrText xml:space="preserve"> PAGEREF _Toc400726544 \h </w:instrText>
            </w:r>
            <w:r>
              <w:rPr>
                <w:noProof/>
                <w:webHidden/>
              </w:rPr>
            </w:r>
          </w:ins>
          <w:r>
            <w:rPr>
              <w:noProof/>
              <w:webHidden/>
            </w:rPr>
            <w:fldChar w:fldCharType="separate"/>
          </w:r>
          <w:ins w:id="735" w:author="Sammartano, Marc (BIC USA)" w:date="2014-10-10T17:49:00Z">
            <w:r>
              <w:rPr>
                <w:noProof/>
                <w:webHidden/>
              </w:rPr>
              <w:t>72</w:t>
            </w:r>
          </w:ins>
          <w:ins w:id="7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37" w:author="Sammartano, Marc (BIC USA)" w:date="2014-10-10T17:44:00Z"/>
              <w:rFonts w:eastAsiaTheme="minorEastAsia"/>
              <w:noProof/>
            </w:rPr>
          </w:pPr>
          <w:ins w:id="7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End{ &lt;msg_sexp&gt;}</w:t>
            </w:r>
            <w:r>
              <w:rPr>
                <w:noProof/>
                <w:webHidden/>
              </w:rPr>
              <w:tab/>
            </w:r>
            <w:r>
              <w:rPr>
                <w:noProof/>
                <w:webHidden/>
              </w:rPr>
              <w:fldChar w:fldCharType="begin"/>
            </w:r>
            <w:r>
              <w:rPr>
                <w:noProof/>
                <w:webHidden/>
              </w:rPr>
              <w:instrText xml:space="preserve"> PAGEREF _Toc400726545 \h </w:instrText>
            </w:r>
            <w:r>
              <w:rPr>
                <w:noProof/>
                <w:webHidden/>
              </w:rPr>
            </w:r>
          </w:ins>
          <w:r>
            <w:rPr>
              <w:noProof/>
              <w:webHidden/>
            </w:rPr>
            <w:fldChar w:fldCharType="separate"/>
          </w:r>
          <w:ins w:id="739" w:author="Sammartano, Marc (BIC USA)" w:date="2014-10-10T17:49:00Z">
            <w:r>
              <w:rPr>
                <w:noProof/>
                <w:webHidden/>
              </w:rPr>
              <w:t>72</w:t>
            </w:r>
          </w:ins>
          <w:ins w:id="74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41" w:author="Sammartano, Marc (BIC USA)" w:date="2014-10-10T17:44:00Z"/>
              <w:rFonts w:eastAsiaTheme="minorEastAsia"/>
              <w:noProof/>
            </w:rPr>
          </w:pPr>
          <w:ins w:id="7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Exit</w:t>
            </w:r>
            <w:r>
              <w:rPr>
                <w:noProof/>
                <w:webHidden/>
              </w:rPr>
              <w:tab/>
            </w:r>
            <w:r>
              <w:rPr>
                <w:noProof/>
                <w:webHidden/>
              </w:rPr>
              <w:fldChar w:fldCharType="begin"/>
            </w:r>
            <w:r>
              <w:rPr>
                <w:noProof/>
                <w:webHidden/>
              </w:rPr>
              <w:instrText xml:space="preserve"> PAGEREF _Toc400726546 \h </w:instrText>
            </w:r>
            <w:r>
              <w:rPr>
                <w:noProof/>
                <w:webHidden/>
              </w:rPr>
            </w:r>
          </w:ins>
          <w:r>
            <w:rPr>
              <w:noProof/>
              <w:webHidden/>
            </w:rPr>
            <w:fldChar w:fldCharType="separate"/>
          </w:r>
          <w:ins w:id="743" w:author="Sammartano, Marc (BIC USA)" w:date="2014-10-10T17:49:00Z">
            <w:r>
              <w:rPr>
                <w:noProof/>
                <w:webHidden/>
              </w:rPr>
              <w:t>72</w:t>
            </w:r>
          </w:ins>
          <w:ins w:id="744"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745" w:author="Sammartano, Marc (BIC USA)" w:date="2014-10-10T17:44:00Z"/>
              <w:rFonts w:eastAsiaTheme="minorEastAsia"/>
              <w:noProof/>
            </w:rPr>
          </w:pPr>
          <w:ins w:id="7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READ – DATA – RESTORE Commands</w:t>
            </w:r>
            <w:r>
              <w:rPr>
                <w:noProof/>
                <w:webHidden/>
              </w:rPr>
              <w:tab/>
            </w:r>
            <w:r>
              <w:rPr>
                <w:noProof/>
                <w:webHidden/>
              </w:rPr>
              <w:fldChar w:fldCharType="begin"/>
            </w:r>
            <w:r>
              <w:rPr>
                <w:noProof/>
                <w:webHidden/>
              </w:rPr>
              <w:instrText xml:space="preserve"> PAGEREF _Toc400726547 \h </w:instrText>
            </w:r>
            <w:r>
              <w:rPr>
                <w:noProof/>
                <w:webHidden/>
              </w:rPr>
            </w:r>
          </w:ins>
          <w:r>
            <w:rPr>
              <w:noProof/>
              <w:webHidden/>
            </w:rPr>
            <w:fldChar w:fldCharType="separate"/>
          </w:r>
          <w:ins w:id="747" w:author="Sammartano, Marc (BIC USA)" w:date="2014-10-10T17:49:00Z">
            <w:r>
              <w:rPr>
                <w:noProof/>
                <w:webHidden/>
              </w:rPr>
              <w:t>73</w:t>
            </w:r>
          </w:ins>
          <w:ins w:id="7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49" w:author="Sammartano, Marc (BIC USA)" w:date="2014-10-10T17:44:00Z"/>
              <w:rFonts w:eastAsiaTheme="minorEastAsia"/>
              <w:noProof/>
            </w:rPr>
          </w:pPr>
          <w:ins w:id="7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_Toc400726548 \h </w:instrText>
            </w:r>
            <w:r>
              <w:rPr>
                <w:noProof/>
                <w:webHidden/>
              </w:rPr>
            </w:r>
          </w:ins>
          <w:r>
            <w:rPr>
              <w:noProof/>
              <w:webHidden/>
            </w:rPr>
            <w:fldChar w:fldCharType="separate"/>
          </w:r>
          <w:ins w:id="751" w:author="Sammartano, Marc (BIC USA)" w:date="2014-10-10T17:49:00Z">
            <w:r>
              <w:rPr>
                <w:noProof/>
                <w:webHidden/>
              </w:rPr>
              <w:t>73</w:t>
            </w:r>
          </w:ins>
          <w:ins w:id="7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53" w:author="Sammartano, Marc (BIC USA)" w:date="2014-10-10T17:44:00Z"/>
              <w:rFonts w:eastAsiaTheme="minorEastAsia"/>
              <w:noProof/>
            </w:rPr>
          </w:pPr>
          <w:ins w:id="7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"_Toc400726549"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Read.next &lt;var&gt;, ...</w:t>
            </w:r>
            <w:r>
              <w:rPr>
                <w:noProof/>
                <w:webHidden/>
              </w:rPr>
              <w:tab/>
            </w:r>
            <w:r>
              <w:rPr>
                <w:noProof/>
                <w:webHidden/>
              </w:rPr>
              <w:fldChar w:fldCharType="begin"/>
            </w:r>
            <w:r>
              <w:rPr>
                <w:noProof/>
                <w:webHidden/>
              </w:rPr>
              <w:instrText xml:space="preserve"> PAGEREF _Toc400726549 \h </w:instrText>
            </w:r>
            <w:r>
              <w:rPr>
                <w:noProof/>
                <w:webHidden/>
              </w:rPr>
            </w:r>
          </w:ins>
          <w:r>
            <w:rPr>
              <w:noProof/>
              <w:webHidden/>
            </w:rPr>
            <w:fldChar w:fldCharType="separate"/>
          </w:r>
          <w:ins w:id="755" w:author="Sammartano, Marc (BIC USA)" w:date="2014-10-10T17:49:00Z">
            <w:r>
              <w:rPr>
                <w:noProof/>
                <w:webHidden/>
              </w:rPr>
              <w:t>73</w:t>
            </w:r>
          </w:ins>
          <w:ins w:id="7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57" w:author="Sammartano, Marc (BIC USA)" w:date="2014-10-10T17:44:00Z"/>
              <w:rFonts w:eastAsiaTheme="minorEastAsia"/>
              <w:noProof/>
            </w:rPr>
          </w:pPr>
          <w:ins w:id="7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"_Toc400726550"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Read.from &lt;nexp&gt;</w:t>
            </w:r>
            <w:r>
              <w:rPr>
                <w:noProof/>
                <w:webHidden/>
              </w:rPr>
              <w:tab/>
            </w:r>
            <w:r>
              <w:rPr>
                <w:noProof/>
                <w:webHidden/>
              </w:rPr>
              <w:fldChar w:fldCharType="begin"/>
            </w:r>
            <w:r>
              <w:rPr>
                <w:noProof/>
                <w:webHidden/>
              </w:rPr>
              <w:instrText xml:space="preserve"> PAGEREF _Toc400726550 \h </w:instrText>
            </w:r>
            <w:r>
              <w:rPr>
                <w:noProof/>
                <w:webHidden/>
              </w:rPr>
            </w:r>
          </w:ins>
          <w:r>
            <w:rPr>
              <w:noProof/>
              <w:webHidden/>
            </w:rPr>
            <w:fldChar w:fldCharType="separate"/>
          </w:r>
          <w:ins w:id="759" w:author="Sammartano, Marc (BIC USA)" w:date="2014-10-10T17:49:00Z">
            <w:r>
              <w:rPr>
                <w:noProof/>
                <w:webHidden/>
              </w:rPr>
              <w:t>73</w:t>
            </w:r>
          </w:ins>
          <w:ins w:id="76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761" w:author="Sammartano, Marc (BIC USA)" w:date="2014-10-10T17:44:00Z"/>
              <w:rFonts w:eastAsiaTheme="minorEastAsia"/>
              <w:noProof/>
            </w:rPr>
          </w:pPr>
          <w:ins w:id="7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"_Toc400726551"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 Commands</w:t>
            </w:r>
            <w:r>
              <w:rPr>
                <w:noProof/>
                <w:webHidden/>
              </w:rPr>
              <w:tab/>
            </w:r>
            <w:r>
              <w:rPr>
                <w:noProof/>
                <w:webHidden/>
              </w:rPr>
              <w:fldChar w:fldCharType="begin"/>
            </w:r>
            <w:r>
              <w:rPr>
                <w:noProof/>
                <w:webHidden/>
              </w:rPr>
              <w:instrText xml:space="preserve"> PAGEREF _Toc400726551 \h </w:instrText>
            </w:r>
            <w:r>
              <w:rPr>
                <w:noProof/>
                <w:webHidden/>
              </w:rPr>
            </w:r>
          </w:ins>
          <w:r>
            <w:rPr>
              <w:noProof/>
              <w:webHidden/>
            </w:rPr>
            <w:fldChar w:fldCharType="separate"/>
          </w:r>
          <w:ins w:id="763" w:author="Sammartano, Marc (BIC USA)" w:date="2014-10-10T17:49:00Z">
            <w:r>
              <w:rPr>
                <w:noProof/>
                <w:webHidden/>
              </w:rPr>
              <w:t>73</w:t>
            </w:r>
          </w:ins>
          <w:ins w:id="7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65" w:author="Sammartano, Marc (BIC USA)" w:date="2014-10-10T17:44:00Z"/>
              <w:rFonts w:eastAsiaTheme="minorEastAsia"/>
              <w:noProof/>
            </w:rPr>
          </w:pPr>
          <w:ins w:id="766"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"_Toc400726552"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Debug.on</w:t>
            </w:r>
            <w:r>
              <w:rPr>
                <w:noProof/>
                <w:webHidden/>
              </w:rPr>
              <w:tab/>
            </w:r>
            <w:r>
              <w:rPr>
                <w:noProof/>
                <w:webHidden/>
              </w:rPr>
              <w:fldChar w:fldCharType="begin"/>
            </w:r>
            <w:r>
              <w:rPr>
                <w:noProof/>
                <w:webHidden/>
              </w:rPr>
              <w:instrText xml:space="preserve"> PAGEREF _Toc400726552 \h </w:instrText>
            </w:r>
            <w:r>
              <w:rPr>
                <w:noProof/>
                <w:webHidden/>
              </w:rPr>
            </w:r>
          </w:ins>
          <w:r>
            <w:rPr>
              <w:noProof/>
              <w:webHidden/>
            </w:rPr>
            <w:fldChar w:fldCharType="separate"/>
          </w:r>
          <w:ins w:id="767" w:author="Sammartano, Marc (BIC USA)" w:date="2014-10-10T17:49:00Z">
            <w:r>
              <w:rPr>
                <w:noProof/>
                <w:webHidden/>
              </w:rPr>
              <w:t>73</w:t>
            </w:r>
          </w:ins>
          <w:ins w:id="7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69" w:author="Sammartano, Marc (BIC USA)" w:date="2014-10-10T17:44:00Z"/>
              <w:rFonts w:eastAsiaTheme="minorEastAsia"/>
              <w:noProof/>
            </w:rPr>
          </w:pPr>
          <w:ins w:id="7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"_Toc400726553"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Debug.off</w:t>
            </w:r>
            <w:r>
              <w:rPr>
                <w:noProof/>
                <w:webHidden/>
              </w:rPr>
              <w:tab/>
            </w:r>
            <w:r>
              <w:rPr>
                <w:noProof/>
                <w:webHidden/>
              </w:rPr>
              <w:fldChar w:fldCharType="begin"/>
            </w:r>
            <w:r>
              <w:rPr>
                <w:noProof/>
                <w:webHidden/>
              </w:rPr>
              <w:instrText xml:space="preserve"> PAGEREF _Toc400726553 \h </w:instrText>
            </w:r>
            <w:r>
              <w:rPr>
                <w:noProof/>
                <w:webHidden/>
              </w:rPr>
            </w:r>
          </w:ins>
          <w:r>
            <w:rPr>
              <w:noProof/>
              <w:webHidden/>
            </w:rPr>
            <w:fldChar w:fldCharType="separate"/>
          </w:r>
          <w:ins w:id="771" w:author="Sammartano, Marc (BIC USA)" w:date="2014-10-10T17:49:00Z">
            <w:r>
              <w:rPr>
                <w:noProof/>
                <w:webHidden/>
              </w:rPr>
              <w:t>74</w:t>
            </w:r>
          </w:ins>
          <w:ins w:id="7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73" w:author="Sammartano, Marc (BIC USA)" w:date="2014-10-10T17:44:00Z"/>
              <w:rFonts w:eastAsiaTheme="minorEastAsia"/>
              <w:noProof/>
            </w:rPr>
          </w:pPr>
          <w:ins w:id="7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"_Toc400726554"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Debug.echo.on</w:t>
            </w:r>
            <w:r>
              <w:rPr>
                <w:noProof/>
                <w:webHidden/>
              </w:rPr>
              <w:tab/>
            </w:r>
            <w:r>
              <w:rPr>
                <w:noProof/>
                <w:webHidden/>
              </w:rPr>
              <w:fldChar w:fldCharType="begin"/>
            </w:r>
            <w:r>
              <w:rPr>
                <w:noProof/>
                <w:webHidden/>
              </w:rPr>
              <w:instrText xml:space="preserve"> PAGEREF _Toc400726554 \h </w:instrText>
            </w:r>
            <w:r>
              <w:rPr>
                <w:noProof/>
                <w:webHidden/>
              </w:rPr>
            </w:r>
          </w:ins>
          <w:r>
            <w:rPr>
              <w:noProof/>
              <w:webHidden/>
            </w:rPr>
            <w:fldChar w:fldCharType="separate"/>
          </w:r>
          <w:ins w:id="775" w:author="Sammartano, Marc (BIC USA)" w:date="2014-10-10T17:49:00Z">
            <w:r>
              <w:rPr>
                <w:noProof/>
                <w:webHidden/>
              </w:rPr>
              <w:t>74</w:t>
            </w:r>
          </w:ins>
          <w:ins w:id="77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77" w:author="Sammartano, Marc (BIC USA)" w:date="2014-10-10T17:44:00Z"/>
              <w:rFonts w:eastAsiaTheme="minorEastAsia"/>
              <w:noProof/>
            </w:rPr>
          </w:pPr>
          <w:ins w:id="7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"_Toc400726555"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Debug.echo.off</w:t>
            </w:r>
            <w:r>
              <w:rPr>
                <w:noProof/>
                <w:webHidden/>
              </w:rPr>
              <w:tab/>
            </w:r>
            <w:r>
              <w:rPr>
                <w:noProof/>
                <w:webHidden/>
              </w:rPr>
              <w:fldChar w:fldCharType="begin"/>
            </w:r>
            <w:r>
              <w:rPr>
                <w:noProof/>
                <w:webHidden/>
              </w:rPr>
              <w:instrText xml:space="preserve"> PAGEREF _Toc400726555 \h </w:instrText>
            </w:r>
            <w:r>
              <w:rPr>
                <w:noProof/>
                <w:webHidden/>
              </w:rPr>
            </w:r>
          </w:ins>
          <w:r>
            <w:rPr>
              <w:noProof/>
              <w:webHidden/>
            </w:rPr>
            <w:fldChar w:fldCharType="separate"/>
          </w:r>
          <w:ins w:id="779" w:author="Sammartano, Marc (BIC USA)" w:date="2014-10-10T17:49:00Z">
            <w:r>
              <w:rPr>
                <w:noProof/>
                <w:webHidden/>
              </w:rPr>
              <w:t>74</w:t>
            </w:r>
          </w:ins>
          <w:ins w:id="7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81" w:author="Sammartano, Marc (BIC USA)" w:date="2014-10-10T17:44:00Z"/>
              <w:rFonts w:eastAsiaTheme="minorEastAsia"/>
              <w:noProof/>
            </w:rPr>
          </w:pPr>
          <w:ins w:id="7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"_Toc400726556"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Debug.print</w:t>
            </w:r>
            <w:r>
              <w:rPr>
                <w:noProof/>
                <w:webHidden/>
              </w:rPr>
              <w:tab/>
            </w:r>
            <w:r>
              <w:rPr>
                <w:noProof/>
                <w:webHidden/>
              </w:rPr>
              <w:fldChar w:fldCharType="begin"/>
            </w:r>
            <w:r>
              <w:rPr>
                <w:noProof/>
                <w:webHidden/>
              </w:rPr>
              <w:instrText xml:space="preserve"> PAGEREF _Toc400726556 \h </w:instrText>
            </w:r>
            <w:r>
              <w:rPr>
                <w:noProof/>
                <w:webHidden/>
              </w:rPr>
            </w:r>
          </w:ins>
          <w:r>
            <w:rPr>
              <w:noProof/>
              <w:webHidden/>
            </w:rPr>
            <w:fldChar w:fldCharType="separate"/>
          </w:r>
          <w:ins w:id="783" w:author="Sammartano, Marc (BIC USA)" w:date="2014-10-10T17:49:00Z">
            <w:r>
              <w:rPr>
                <w:noProof/>
                <w:webHidden/>
              </w:rPr>
              <w:t>74</w:t>
            </w:r>
          </w:ins>
          <w:ins w:id="78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85" w:author="Sammartano, Marc (BIC USA)" w:date="2014-10-10T17:44:00Z"/>
              <w:rFonts w:eastAsiaTheme="minorEastAsia"/>
              <w:noProof/>
            </w:rPr>
          </w:pPr>
          <w:ins w:id="7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"_Toc400726557"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Debug.dump.scalars</w:t>
            </w:r>
            <w:r>
              <w:rPr>
                <w:noProof/>
                <w:webHidden/>
              </w:rPr>
              <w:tab/>
            </w:r>
            <w:r>
              <w:rPr>
                <w:noProof/>
                <w:webHidden/>
              </w:rPr>
              <w:fldChar w:fldCharType="begin"/>
            </w:r>
            <w:r>
              <w:rPr>
                <w:noProof/>
                <w:webHidden/>
              </w:rPr>
              <w:instrText xml:space="preserve"> PAGEREF _Toc400726557 \h </w:instrText>
            </w:r>
            <w:r>
              <w:rPr>
                <w:noProof/>
                <w:webHidden/>
              </w:rPr>
            </w:r>
          </w:ins>
          <w:r>
            <w:rPr>
              <w:noProof/>
              <w:webHidden/>
            </w:rPr>
            <w:fldChar w:fldCharType="separate"/>
          </w:r>
          <w:ins w:id="787" w:author="Sammartano, Marc (BIC USA)" w:date="2014-10-10T17:49:00Z">
            <w:r>
              <w:rPr>
                <w:noProof/>
                <w:webHidden/>
              </w:rPr>
              <w:t>74</w:t>
            </w:r>
          </w:ins>
          <w:ins w:id="7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89" w:author="Sammartano, Marc (BIC USA)" w:date="2014-10-10T17:44:00Z"/>
              <w:rFonts w:eastAsiaTheme="minorEastAsia"/>
              <w:noProof/>
            </w:rPr>
          </w:pPr>
          <w:ins w:id="7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"_Toc400726558"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Debug.dump.array Array[]</w:t>
            </w:r>
            <w:r>
              <w:rPr>
                <w:noProof/>
                <w:webHidden/>
              </w:rPr>
              <w:tab/>
            </w:r>
            <w:r>
              <w:rPr>
                <w:noProof/>
                <w:webHidden/>
              </w:rPr>
              <w:fldChar w:fldCharType="begin"/>
            </w:r>
            <w:r>
              <w:rPr>
                <w:noProof/>
                <w:webHidden/>
              </w:rPr>
              <w:instrText xml:space="preserve"> PAGEREF _Toc400726558 \h </w:instrText>
            </w:r>
            <w:r>
              <w:rPr>
                <w:noProof/>
                <w:webHidden/>
              </w:rPr>
            </w:r>
          </w:ins>
          <w:r>
            <w:rPr>
              <w:noProof/>
              <w:webHidden/>
            </w:rPr>
            <w:fldChar w:fldCharType="separate"/>
          </w:r>
          <w:ins w:id="791" w:author="Sammartano, Marc (BIC USA)" w:date="2014-10-10T17:49:00Z">
            <w:r>
              <w:rPr>
                <w:noProof/>
                <w:webHidden/>
              </w:rPr>
              <w:t>74</w:t>
            </w:r>
          </w:ins>
          <w:ins w:id="7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93" w:author="Sammartano, Marc (BIC USA)" w:date="2014-10-10T17:44:00Z"/>
              <w:rFonts w:eastAsiaTheme="minorEastAsia"/>
              <w:noProof/>
            </w:rPr>
          </w:pPr>
          <w:ins w:id="7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"_Toc400726559"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Debug.dump.bundle &lt;bundlePtr_nexp&gt;</w:t>
            </w:r>
            <w:r>
              <w:rPr>
                <w:noProof/>
                <w:webHidden/>
              </w:rPr>
              <w:tab/>
            </w:r>
            <w:r>
              <w:rPr>
                <w:noProof/>
                <w:webHidden/>
              </w:rPr>
              <w:fldChar w:fldCharType="begin"/>
            </w:r>
            <w:r>
              <w:rPr>
                <w:noProof/>
                <w:webHidden/>
              </w:rPr>
              <w:instrText xml:space="preserve"> PAGEREF _Toc400726559 \h </w:instrText>
            </w:r>
            <w:r>
              <w:rPr>
                <w:noProof/>
                <w:webHidden/>
              </w:rPr>
            </w:r>
          </w:ins>
          <w:r>
            <w:rPr>
              <w:noProof/>
              <w:webHidden/>
            </w:rPr>
            <w:fldChar w:fldCharType="separate"/>
          </w:r>
          <w:ins w:id="795" w:author="Sammartano, Marc (BIC USA)" w:date="2014-10-10T17:49:00Z">
            <w:r>
              <w:rPr>
                <w:noProof/>
                <w:webHidden/>
              </w:rPr>
              <w:t>74</w:t>
            </w:r>
          </w:ins>
          <w:ins w:id="7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797" w:author="Sammartano, Marc (BIC USA)" w:date="2014-10-10T17:44:00Z"/>
              <w:rFonts w:eastAsiaTheme="minorEastAsia"/>
              <w:noProof/>
            </w:rPr>
          </w:pPr>
          <w:ins w:id="7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Debug.dump.list &lt;listPtr_nexp&gt;</w:t>
            </w:r>
            <w:r>
              <w:rPr>
                <w:noProof/>
                <w:webHidden/>
              </w:rPr>
              <w:tab/>
            </w:r>
            <w:r>
              <w:rPr>
                <w:noProof/>
                <w:webHidden/>
              </w:rPr>
              <w:fldChar w:fldCharType="begin"/>
            </w:r>
            <w:r>
              <w:rPr>
                <w:noProof/>
                <w:webHidden/>
              </w:rPr>
              <w:instrText xml:space="preserve"> PAGEREF _Toc400726560 \h </w:instrText>
            </w:r>
            <w:r>
              <w:rPr>
                <w:noProof/>
                <w:webHidden/>
              </w:rPr>
            </w:r>
          </w:ins>
          <w:r>
            <w:rPr>
              <w:noProof/>
              <w:webHidden/>
            </w:rPr>
            <w:fldChar w:fldCharType="separate"/>
          </w:r>
          <w:ins w:id="799" w:author="Sammartano, Marc (BIC USA)" w:date="2014-10-10T17:49:00Z">
            <w:r>
              <w:rPr>
                <w:noProof/>
                <w:webHidden/>
              </w:rPr>
              <w:t>74</w:t>
            </w:r>
          </w:ins>
          <w:ins w:id="8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01" w:author="Sammartano, Marc (BIC USA)" w:date="2014-10-10T17:44:00Z"/>
              <w:rFonts w:eastAsiaTheme="minorEastAsia"/>
              <w:noProof/>
            </w:rPr>
          </w:pPr>
          <w:ins w:id="8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Debug.dump.stack &lt;stackPtr_nexp&gt;</w:t>
            </w:r>
            <w:r>
              <w:rPr>
                <w:noProof/>
                <w:webHidden/>
              </w:rPr>
              <w:tab/>
            </w:r>
            <w:r>
              <w:rPr>
                <w:noProof/>
                <w:webHidden/>
              </w:rPr>
              <w:fldChar w:fldCharType="begin"/>
            </w:r>
            <w:r>
              <w:rPr>
                <w:noProof/>
                <w:webHidden/>
              </w:rPr>
              <w:instrText xml:space="preserve"> PAGEREF _Toc400726561 \h </w:instrText>
            </w:r>
            <w:r>
              <w:rPr>
                <w:noProof/>
                <w:webHidden/>
              </w:rPr>
            </w:r>
          </w:ins>
          <w:r>
            <w:rPr>
              <w:noProof/>
              <w:webHidden/>
            </w:rPr>
            <w:fldChar w:fldCharType="separate"/>
          </w:r>
          <w:ins w:id="803" w:author="Sammartano, Marc (BIC USA)" w:date="2014-10-10T17:49:00Z">
            <w:r>
              <w:rPr>
                <w:noProof/>
                <w:webHidden/>
              </w:rPr>
              <w:t>74</w:t>
            </w:r>
          </w:ins>
          <w:ins w:id="8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05" w:author="Sammartano, Marc (BIC USA)" w:date="2014-10-10T17:44:00Z"/>
              <w:rFonts w:eastAsiaTheme="minorEastAsia"/>
              <w:noProof/>
            </w:rPr>
          </w:pPr>
          <w:ins w:id="8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Debug.show.scalars</w:t>
            </w:r>
            <w:r>
              <w:rPr>
                <w:noProof/>
                <w:webHidden/>
              </w:rPr>
              <w:tab/>
            </w:r>
            <w:r>
              <w:rPr>
                <w:noProof/>
                <w:webHidden/>
              </w:rPr>
              <w:fldChar w:fldCharType="begin"/>
            </w:r>
            <w:r>
              <w:rPr>
                <w:noProof/>
                <w:webHidden/>
              </w:rPr>
              <w:instrText xml:space="preserve"> PAGEREF _Toc400726562 \h </w:instrText>
            </w:r>
            <w:r>
              <w:rPr>
                <w:noProof/>
                <w:webHidden/>
              </w:rPr>
            </w:r>
          </w:ins>
          <w:r>
            <w:rPr>
              <w:noProof/>
              <w:webHidden/>
            </w:rPr>
            <w:fldChar w:fldCharType="separate"/>
          </w:r>
          <w:ins w:id="807" w:author="Sammartano, Marc (BIC USA)" w:date="2014-10-10T17:49:00Z">
            <w:r>
              <w:rPr>
                <w:noProof/>
                <w:webHidden/>
              </w:rPr>
              <w:t>74</w:t>
            </w:r>
          </w:ins>
          <w:ins w:id="8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09" w:author="Sammartano, Marc (BIC USA)" w:date="2014-10-10T17:44:00Z"/>
              <w:rFonts w:eastAsiaTheme="minorEastAsia"/>
              <w:noProof/>
            </w:rPr>
          </w:pPr>
          <w:ins w:id="8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Debug.show.array Array[]</w:t>
            </w:r>
            <w:r>
              <w:rPr>
                <w:noProof/>
                <w:webHidden/>
              </w:rPr>
              <w:tab/>
            </w:r>
            <w:r>
              <w:rPr>
                <w:noProof/>
                <w:webHidden/>
              </w:rPr>
              <w:fldChar w:fldCharType="begin"/>
            </w:r>
            <w:r>
              <w:rPr>
                <w:noProof/>
                <w:webHidden/>
              </w:rPr>
              <w:instrText xml:space="preserve"> PAGEREF _Toc400726563 \h </w:instrText>
            </w:r>
            <w:r>
              <w:rPr>
                <w:noProof/>
                <w:webHidden/>
              </w:rPr>
            </w:r>
          </w:ins>
          <w:r>
            <w:rPr>
              <w:noProof/>
              <w:webHidden/>
            </w:rPr>
            <w:fldChar w:fldCharType="separate"/>
          </w:r>
          <w:ins w:id="811" w:author="Sammartano, Marc (BIC USA)" w:date="2014-10-10T17:49:00Z">
            <w:r>
              <w:rPr>
                <w:noProof/>
                <w:webHidden/>
              </w:rPr>
              <w:t>75</w:t>
            </w:r>
          </w:ins>
          <w:ins w:id="8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13" w:author="Sammartano, Marc (BIC USA)" w:date="2014-10-10T17:44:00Z"/>
              <w:rFonts w:eastAsiaTheme="minorEastAsia"/>
              <w:noProof/>
            </w:rPr>
          </w:pPr>
          <w:ins w:id="8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Debug.show.bundle &lt;bundlePtr_nexp&gt;</w:t>
            </w:r>
            <w:r>
              <w:rPr>
                <w:noProof/>
                <w:webHidden/>
              </w:rPr>
              <w:tab/>
            </w:r>
            <w:r>
              <w:rPr>
                <w:noProof/>
                <w:webHidden/>
              </w:rPr>
              <w:fldChar w:fldCharType="begin"/>
            </w:r>
            <w:r>
              <w:rPr>
                <w:noProof/>
                <w:webHidden/>
              </w:rPr>
              <w:instrText xml:space="preserve"> PAGEREF _Toc400726564 \h </w:instrText>
            </w:r>
            <w:r>
              <w:rPr>
                <w:noProof/>
                <w:webHidden/>
              </w:rPr>
            </w:r>
          </w:ins>
          <w:r>
            <w:rPr>
              <w:noProof/>
              <w:webHidden/>
            </w:rPr>
            <w:fldChar w:fldCharType="separate"/>
          </w:r>
          <w:ins w:id="815" w:author="Sammartano, Marc (BIC USA)" w:date="2014-10-10T17:49:00Z">
            <w:r>
              <w:rPr>
                <w:noProof/>
                <w:webHidden/>
              </w:rPr>
              <w:t>75</w:t>
            </w:r>
          </w:ins>
          <w:ins w:id="8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17" w:author="Sammartano, Marc (BIC USA)" w:date="2014-10-10T17:44:00Z"/>
              <w:rFonts w:eastAsiaTheme="minorEastAsia"/>
              <w:noProof/>
            </w:rPr>
          </w:pPr>
          <w:ins w:id="8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Debug.show.list &lt;listPtr_nexp&gt;</w:t>
            </w:r>
            <w:r>
              <w:rPr>
                <w:noProof/>
                <w:webHidden/>
              </w:rPr>
              <w:tab/>
            </w:r>
            <w:r>
              <w:rPr>
                <w:noProof/>
                <w:webHidden/>
              </w:rPr>
              <w:fldChar w:fldCharType="begin"/>
            </w:r>
            <w:r>
              <w:rPr>
                <w:noProof/>
                <w:webHidden/>
              </w:rPr>
              <w:instrText xml:space="preserve"> PAGEREF _Toc400726565 \h </w:instrText>
            </w:r>
            <w:r>
              <w:rPr>
                <w:noProof/>
                <w:webHidden/>
              </w:rPr>
            </w:r>
          </w:ins>
          <w:r>
            <w:rPr>
              <w:noProof/>
              <w:webHidden/>
            </w:rPr>
            <w:fldChar w:fldCharType="separate"/>
          </w:r>
          <w:ins w:id="819" w:author="Sammartano, Marc (BIC USA)" w:date="2014-10-10T17:49:00Z">
            <w:r>
              <w:rPr>
                <w:noProof/>
                <w:webHidden/>
              </w:rPr>
              <w:t>75</w:t>
            </w:r>
          </w:ins>
          <w:ins w:id="8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21" w:author="Sammartano, Marc (BIC USA)" w:date="2014-10-10T17:44:00Z"/>
              <w:rFonts w:eastAsiaTheme="minorEastAsia"/>
              <w:noProof/>
            </w:rPr>
          </w:pPr>
          <w:ins w:id="8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Debug.show.stack &lt;stackPtr_nexp&gt;</w:t>
            </w:r>
            <w:r>
              <w:rPr>
                <w:noProof/>
                <w:webHidden/>
              </w:rPr>
              <w:tab/>
            </w:r>
            <w:r>
              <w:rPr>
                <w:noProof/>
                <w:webHidden/>
              </w:rPr>
              <w:fldChar w:fldCharType="begin"/>
            </w:r>
            <w:r>
              <w:rPr>
                <w:noProof/>
                <w:webHidden/>
              </w:rPr>
              <w:instrText xml:space="preserve"> PAGEREF _Toc400726566 \h </w:instrText>
            </w:r>
            <w:r>
              <w:rPr>
                <w:noProof/>
                <w:webHidden/>
              </w:rPr>
            </w:r>
          </w:ins>
          <w:r>
            <w:rPr>
              <w:noProof/>
              <w:webHidden/>
            </w:rPr>
            <w:fldChar w:fldCharType="separate"/>
          </w:r>
          <w:ins w:id="823" w:author="Sammartano, Marc (BIC USA)" w:date="2014-10-10T17:49:00Z">
            <w:r>
              <w:rPr>
                <w:noProof/>
                <w:webHidden/>
              </w:rPr>
              <w:t>75</w:t>
            </w:r>
          </w:ins>
          <w:ins w:id="8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25" w:author="Sammartano, Marc (BIC USA)" w:date="2014-10-10T17:44:00Z"/>
              <w:rFonts w:eastAsiaTheme="minorEastAsia"/>
              <w:noProof/>
            </w:rPr>
          </w:pPr>
          <w:ins w:id="8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Debug.watch var, ...</w:t>
            </w:r>
            <w:r>
              <w:rPr>
                <w:noProof/>
                <w:webHidden/>
              </w:rPr>
              <w:tab/>
            </w:r>
            <w:r>
              <w:rPr>
                <w:noProof/>
                <w:webHidden/>
              </w:rPr>
              <w:fldChar w:fldCharType="begin"/>
            </w:r>
            <w:r>
              <w:rPr>
                <w:noProof/>
                <w:webHidden/>
              </w:rPr>
              <w:instrText xml:space="preserve"> PAGEREF _Toc400726567 \h </w:instrText>
            </w:r>
            <w:r>
              <w:rPr>
                <w:noProof/>
                <w:webHidden/>
              </w:rPr>
            </w:r>
          </w:ins>
          <w:r>
            <w:rPr>
              <w:noProof/>
              <w:webHidden/>
            </w:rPr>
            <w:fldChar w:fldCharType="separate"/>
          </w:r>
          <w:ins w:id="827" w:author="Sammartano, Marc (BIC USA)" w:date="2014-10-10T17:49:00Z">
            <w:r>
              <w:rPr>
                <w:noProof/>
                <w:webHidden/>
              </w:rPr>
              <w:t>76</w:t>
            </w:r>
          </w:ins>
          <w:ins w:id="8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29" w:author="Sammartano, Marc (BIC USA)" w:date="2014-10-10T17:44:00Z"/>
              <w:rFonts w:eastAsiaTheme="minorEastAsia"/>
              <w:noProof/>
            </w:rPr>
          </w:pPr>
          <w:ins w:id="8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Debug.show.watch</w:t>
            </w:r>
            <w:r>
              <w:rPr>
                <w:noProof/>
                <w:webHidden/>
              </w:rPr>
              <w:tab/>
            </w:r>
            <w:r>
              <w:rPr>
                <w:noProof/>
                <w:webHidden/>
              </w:rPr>
              <w:fldChar w:fldCharType="begin"/>
            </w:r>
            <w:r>
              <w:rPr>
                <w:noProof/>
                <w:webHidden/>
              </w:rPr>
              <w:instrText xml:space="preserve"> PAGEREF _Toc400726568 \h </w:instrText>
            </w:r>
            <w:r>
              <w:rPr>
                <w:noProof/>
                <w:webHidden/>
              </w:rPr>
            </w:r>
          </w:ins>
          <w:r>
            <w:rPr>
              <w:noProof/>
              <w:webHidden/>
            </w:rPr>
            <w:fldChar w:fldCharType="separate"/>
          </w:r>
          <w:ins w:id="831" w:author="Sammartano, Marc (BIC USA)" w:date="2014-10-10T17:49:00Z">
            <w:r>
              <w:rPr>
                <w:noProof/>
                <w:webHidden/>
              </w:rPr>
              <w:t>76</w:t>
            </w:r>
          </w:ins>
          <w:ins w:id="8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33" w:author="Sammartano, Marc (BIC USA)" w:date="2014-10-10T17:44:00Z"/>
              <w:rFonts w:eastAsiaTheme="minorEastAsia"/>
              <w:noProof/>
            </w:rPr>
          </w:pPr>
          <w:ins w:id="8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"_Toc400726569"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Debug.show.program</w:t>
            </w:r>
            <w:r>
              <w:rPr>
                <w:noProof/>
                <w:webHidden/>
              </w:rPr>
              <w:tab/>
            </w:r>
            <w:r>
              <w:rPr>
                <w:noProof/>
                <w:webHidden/>
              </w:rPr>
              <w:fldChar w:fldCharType="begin"/>
            </w:r>
            <w:r>
              <w:rPr>
                <w:noProof/>
                <w:webHidden/>
              </w:rPr>
              <w:instrText xml:space="preserve"> PAGEREF _Toc400726569 \h </w:instrText>
            </w:r>
            <w:r>
              <w:rPr>
                <w:noProof/>
                <w:webHidden/>
              </w:rPr>
            </w:r>
          </w:ins>
          <w:r>
            <w:rPr>
              <w:noProof/>
              <w:webHidden/>
            </w:rPr>
            <w:fldChar w:fldCharType="separate"/>
          </w:r>
          <w:ins w:id="835" w:author="Sammartano, Marc (BIC USA)" w:date="2014-10-10T17:49:00Z">
            <w:r>
              <w:rPr>
                <w:noProof/>
                <w:webHidden/>
              </w:rPr>
              <w:t>76</w:t>
            </w:r>
          </w:ins>
          <w:ins w:id="8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37" w:author="Sammartano, Marc (BIC USA)" w:date="2014-10-10T17:44:00Z"/>
              <w:rFonts w:eastAsiaTheme="minorEastAsia"/>
              <w:noProof/>
            </w:rPr>
          </w:pPr>
          <w:ins w:id="8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Debug.show</w:t>
            </w:r>
            <w:r>
              <w:rPr>
                <w:noProof/>
                <w:webHidden/>
              </w:rPr>
              <w:tab/>
            </w:r>
            <w:r>
              <w:rPr>
                <w:noProof/>
                <w:webHidden/>
              </w:rPr>
              <w:fldChar w:fldCharType="begin"/>
            </w:r>
            <w:r>
              <w:rPr>
                <w:noProof/>
                <w:webHidden/>
              </w:rPr>
              <w:instrText xml:space="preserve"> PAGEREF _Toc400726570 \h </w:instrText>
            </w:r>
            <w:r>
              <w:rPr>
                <w:noProof/>
                <w:webHidden/>
              </w:rPr>
            </w:r>
          </w:ins>
          <w:r>
            <w:rPr>
              <w:noProof/>
              <w:webHidden/>
            </w:rPr>
            <w:fldChar w:fldCharType="separate"/>
          </w:r>
          <w:ins w:id="839" w:author="Sammartano, Marc (BIC USA)" w:date="2014-10-10T17:49:00Z">
            <w:r>
              <w:rPr>
                <w:noProof/>
                <w:webHidden/>
              </w:rPr>
              <w:t>76</w:t>
            </w:r>
          </w:ins>
          <w:ins w:id="84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841" w:author="Sammartano, Marc (BIC USA)" w:date="2014-10-10T17:44:00Z"/>
              <w:rFonts w:eastAsiaTheme="minorEastAsia"/>
              <w:noProof/>
            </w:rPr>
          </w:pPr>
          <w:ins w:id="8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Fonts</w:t>
            </w:r>
            <w:r>
              <w:rPr>
                <w:noProof/>
                <w:webHidden/>
              </w:rPr>
              <w:tab/>
            </w:r>
            <w:r>
              <w:rPr>
                <w:noProof/>
                <w:webHidden/>
              </w:rPr>
              <w:fldChar w:fldCharType="begin"/>
            </w:r>
            <w:r>
              <w:rPr>
                <w:noProof/>
                <w:webHidden/>
              </w:rPr>
              <w:instrText xml:space="preserve"> PAGEREF _Toc400726571 \h </w:instrText>
            </w:r>
            <w:r>
              <w:rPr>
                <w:noProof/>
                <w:webHidden/>
              </w:rPr>
            </w:r>
          </w:ins>
          <w:r>
            <w:rPr>
              <w:noProof/>
              <w:webHidden/>
            </w:rPr>
            <w:fldChar w:fldCharType="separate"/>
          </w:r>
          <w:ins w:id="843" w:author="Sammartano, Marc (BIC USA)" w:date="2014-10-10T17:49:00Z">
            <w:r>
              <w:rPr>
                <w:noProof/>
                <w:webHidden/>
              </w:rPr>
              <w:t>76</w:t>
            </w:r>
          </w:ins>
          <w:ins w:id="8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45" w:author="Sammartano, Marc (BIC USA)" w:date="2014-10-10T17:44:00Z"/>
              <w:rFonts w:eastAsiaTheme="minorEastAsia"/>
              <w:noProof/>
            </w:rPr>
          </w:pPr>
          <w:ins w:id="8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Font.load &lt;font_ptr_nvar&gt;, &lt;filename_sexp&gt;</w:t>
            </w:r>
            <w:r>
              <w:rPr>
                <w:noProof/>
                <w:webHidden/>
              </w:rPr>
              <w:tab/>
            </w:r>
            <w:r>
              <w:rPr>
                <w:noProof/>
                <w:webHidden/>
              </w:rPr>
              <w:fldChar w:fldCharType="begin"/>
            </w:r>
            <w:r>
              <w:rPr>
                <w:noProof/>
                <w:webHidden/>
              </w:rPr>
              <w:instrText xml:space="preserve"> PAGEREF _Toc400726572 \h </w:instrText>
            </w:r>
            <w:r>
              <w:rPr>
                <w:noProof/>
                <w:webHidden/>
              </w:rPr>
            </w:r>
          </w:ins>
          <w:r>
            <w:rPr>
              <w:noProof/>
              <w:webHidden/>
            </w:rPr>
            <w:fldChar w:fldCharType="separate"/>
          </w:r>
          <w:ins w:id="847" w:author="Sammartano, Marc (BIC USA)" w:date="2014-10-10T17:49:00Z">
            <w:r>
              <w:rPr>
                <w:noProof/>
                <w:webHidden/>
              </w:rPr>
              <w:t>77</w:t>
            </w:r>
          </w:ins>
          <w:ins w:id="8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49" w:author="Sammartano, Marc (BIC USA)" w:date="2014-10-10T17:44:00Z"/>
              <w:rFonts w:eastAsiaTheme="minorEastAsia"/>
              <w:noProof/>
            </w:rPr>
          </w:pPr>
          <w:ins w:id="8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Font.delete {&lt;font_ptr_nexp&gt;}</w:t>
            </w:r>
            <w:r>
              <w:rPr>
                <w:noProof/>
                <w:webHidden/>
              </w:rPr>
              <w:tab/>
            </w:r>
            <w:r>
              <w:rPr>
                <w:noProof/>
                <w:webHidden/>
              </w:rPr>
              <w:fldChar w:fldCharType="begin"/>
            </w:r>
            <w:r>
              <w:rPr>
                <w:noProof/>
                <w:webHidden/>
              </w:rPr>
              <w:instrText xml:space="preserve"> PAGEREF _Toc400726573 \h </w:instrText>
            </w:r>
            <w:r>
              <w:rPr>
                <w:noProof/>
                <w:webHidden/>
              </w:rPr>
            </w:r>
          </w:ins>
          <w:r>
            <w:rPr>
              <w:noProof/>
              <w:webHidden/>
            </w:rPr>
            <w:fldChar w:fldCharType="separate"/>
          </w:r>
          <w:ins w:id="851" w:author="Sammartano, Marc (BIC USA)" w:date="2014-10-10T17:49:00Z">
            <w:r>
              <w:rPr>
                <w:noProof/>
                <w:webHidden/>
              </w:rPr>
              <w:t>77</w:t>
            </w:r>
          </w:ins>
          <w:ins w:id="8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53" w:author="Sammartano, Marc (BIC USA)" w:date="2014-10-10T17:44:00Z"/>
              <w:rFonts w:eastAsiaTheme="minorEastAsia"/>
              <w:noProof/>
            </w:rPr>
          </w:pPr>
          <w:ins w:id="8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Font.clear</w:t>
            </w:r>
            <w:r>
              <w:rPr>
                <w:noProof/>
                <w:webHidden/>
              </w:rPr>
              <w:tab/>
            </w:r>
            <w:r>
              <w:rPr>
                <w:noProof/>
                <w:webHidden/>
              </w:rPr>
              <w:fldChar w:fldCharType="begin"/>
            </w:r>
            <w:r>
              <w:rPr>
                <w:noProof/>
                <w:webHidden/>
              </w:rPr>
              <w:instrText xml:space="preserve"> PAGEREF _Toc400726574 \h </w:instrText>
            </w:r>
            <w:r>
              <w:rPr>
                <w:noProof/>
                <w:webHidden/>
              </w:rPr>
            </w:r>
          </w:ins>
          <w:r>
            <w:rPr>
              <w:noProof/>
              <w:webHidden/>
            </w:rPr>
            <w:fldChar w:fldCharType="separate"/>
          </w:r>
          <w:ins w:id="855" w:author="Sammartano, Marc (BIC USA)" w:date="2014-10-10T17:49:00Z">
            <w:r>
              <w:rPr>
                <w:noProof/>
                <w:webHidden/>
              </w:rPr>
              <w:t>77</w:t>
            </w:r>
          </w:ins>
          <w:ins w:id="856"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857" w:author="Sammartano, Marc (BIC USA)" w:date="2014-10-10T17:44:00Z"/>
              <w:rFonts w:eastAsiaTheme="minorEastAsia"/>
              <w:noProof/>
            </w:rPr>
          </w:pPr>
          <w:ins w:id="8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Console I/O</w:t>
            </w:r>
            <w:r>
              <w:rPr>
                <w:noProof/>
                <w:webHidden/>
              </w:rPr>
              <w:tab/>
            </w:r>
            <w:r>
              <w:rPr>
                <w:noProof/>
                <w:webHidden/>
              </w:rPr>
              <w:fldChar w:fldCharType="begin"/>
            </w:r>
            <w:r>
              <w:rPr>
                <w:noProof/>
                <w:webHidden/>
              </w:rPr>
              <w:instrText xml:space="preserve"> PAGEREF _Toc400726575 \h </w:instrText>
            </w:r>
            <w:r>
              <w:rPr>
                <w:noProof/>
                <w:webHidden/>
              </w:rPr>
            </w:r>
          </w:ins>
          <w:r>
            <w:rPr>
              <w:noProof/>
              <w:webHidden/>
            </w:rPr>
            <w:fldChar w:fldCharType="separate"/>
          </w:r>
          <w:ins w:id="859" w:author="Sammartano, Marc (BIC USA)" w:date="2014-10-10T17:49:00Z">
            <w:r>
              <w:rPr>
                <w:noProof/>
                <w:webHidden/>
              </w:rPr>
              <w:t>77</w:t>
            </w:r>
          </w:ins>
          <w:ins w:id="8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61" w:author="Sammartano, Marc (BIC USA)" w:date="2014-10-10T17:44:00Z"/>
              <w:rFonts w:eastAsiaTheme="minorEastAsia"/>
              <w:noProof/>
            </w:rPr>
          </w:pPr>
          <w:ins w:id="8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Output Console</w:t>
            </w:r>
            <w:r>
              <w:rPr>
                <w:noProof/>
                <w:webHidden/>
              </w:rPr>
              <w:tab/>
            </w:r>
            <w:r>
              <w:rPr>
                <w:noProof/>
                <w:webHidden/>
              </w:rPr>
              <w:fldChar w:fldCharType="begin"/>
            </w:r>
            <w:r>
              <w:rPr>
                <w:noProof/>
                <w:webHidden/>
              </w:rPr>
              <w:instrText xml:space="preserve"> PAGEREF _Toc400726576 \h </w:instrText>
            </w:r>
            <w:r>
              <w:rPr>
                <w:noProof/>
                <w:webHidden/>
              </w:rPr>
            </w:r>
          </w:ins>
          <w:r>
            <w:rPr>
              <w:noProof/>
              <w:webHidden/>
            </w:rPr>
            <w:fldChar w:fldCharType="separate"/>
          </w:r>
          <w:ins w:id="863" w:author="Sammartano, Marc (BIC USA)" w:date="2014-10-10T17:49:00Z">
            <w:r>
              <w:rPr>
                <w:noProof/>
                <w:webHidden/>
              </w:rPr>
              <w:t>77</w:t>
            </w:r>
          </w:ins>
          <w:ins w:id="86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865" w:author="Sammartano, Marc (BIC USA)" w:date="2014-10-10T17:44:00Z"/>
              <w:rFonts w:eastAsiaTheme="minorEastAsia"/>
              <w:noProof/>
            </w:rPr>
          </w:pPr>
          <w:ins w:id="8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Console.title { &lt;title_sexp&gt;}</w:t>
            </w:r>
            <w:r>
              <w:rPr>
                <w:noProof/>
                <w:webHidden/>
              </w:rPr>
              <w:tab/>
            </w:r>
            <w:r>
              <w:rPr>
                <w:noProof/>
                <w:webHidden/>
              </w:rPr>
              <w:fldChar w:fldCharType="begin"/>
            </w:r>
            <w:r>
              <w:rPr>
                <w:noProof/>
                <w:webHidden/>
              </w:rPr>
              <w:instrText xml:space="preserve"> PAGEREF _Toc400726577 \h </w:instrText>
            </w:r>
            <w:r>
              <w:rPr>
                <w:noProof/>
                <w:webHidden/>
              </w:rPr>
            </w:r>
          </w:ins>
          <w:r>
            <w:rPr>
              <w:noProof/>
              <w:webHidden/>
            </w:rPr>
            <w:fldChar w:fldCharType="separate"/>
          </w:r>
          <w:ins w:id="867" w:author="Sammartano, Marc (BIC USA)" w:date="2014-10-10T17:49:00Z">
            <w:r>
              <w:rPr>
                <w:noProof/>
                <w:webHidden/>
              </w:rPr>
              <w:t>77</w:t>
            </w:r>
          </w:ins>
          <w:ins w:id="8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869" w:author="Sammartano, Marc (BIC USA)" w:date="2014-10-10T17:44:00Z"/>
              <w:rFonts w:eastAsiaTheme="minorEastAsia"/>
              <w:noProof/>
            </w:rPr>
          </w:pPr>
          <w:ins w:id="8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Cls</w:t>
            </w:r>
            <w:r>
              <w:rPr>
                <w:noProof/>
                <w:webHidden/>
              </w:rPr>
              <w:tab/>
            </w:r>
            <w:r>
              <w:rPr>
                <w:noProof/>
                <w:webHidden/>
              </w:rPr>
              <w:fldChar w:fldCharType="begin"/>
            </w:r>
            <w:r>
              <w:rPr>
                <w:noProof/>
                <w:webHidden/>
              </w:rPr>
              <w:instrText xml:space="preserve"> PAGEREF _Toc400726578 \h </w:instrText>
            </w:r>
            <w:r>
              <w:rPr>
                <w:noProof/>
                <w:webHidden/>
              </w:rPr>
            </w:r>
          </w:ins>
          <w:r>
            <w:rPr>
              <w:noProof/>
              <w:webHidden/>
            </w:rPr>
            <w:fldChar w:fldCharType="separate"/>
          </w:r>
          <w:ins w:id="871" w:author="Sammartano, Marc (BIC USA)" w:date="2014-10-10T17:49:00Z">
            <w:r>
              <w:rPr>
                <w:noProof/>
                <w:webHidden/>
              </w:rPr>
              <w:t>77</w:t>
            </w:r>
          </w:ins>
          <w:ins w:id="8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873" w:author="Sammartano, Marc (BIC USA)" w:date="2014-10-10T17:44:00Z"/>
              <w:rFonts w:eastAsiaTheme="minorEastAsia"/>
              <w:noProof/>
            </w:rPr>
          </w:pPr>
          <w:ins w:id="8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"_Toc400726579"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Print {&lt;exp&gt; {,|;}} ...</w:t>
            </w:r>
            <w:r>
              <w:rPr>
                <w:noProof/>
                <w:webHidden/>
              </w:rPr>
              <w:tab/>
            </w:r>
            <w:r>
              <w:rPr>
                <w:noProof/>
                <w:webHidden/>
              </w:rPr>
              <w:fldChar w:fldCharType="begin"/>
            </w:r>
            <w:r>
              <w:rPr>
                <w:noProof/>
                <w:webHidden/>
              </w:rPr>
              <w:instrText xml:space="preserve"> PAGEREF _Toc400726579 \h </w:instrText>
            </w:r>
            <w:r>
              <w:rPr>
                <w:noProof/>
                <w:webHidden/>
              </w:rPr>
            </w:r>
          </w:ins>
          <w:r>
            <w:rPr>
              <w:noProof/>
              <w:webHidden/>
            </w:rPr>
            <w:fldChar w:fldCharType="separate"/>
          </w:r>
          <w:ins w:id="875" w:author="Sammartano, Marc (BIC USA)" w:date="2014-10-10T17:49:00Z">
            <w:r>
              <w:rPr>
                <w:noProof/>
                <w:webHidden/>
              </w:rPr>
              <w:t>78</w:t>
            </w:r>
          </w:ins>
          <w:ins w:id="8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877" w:author="Sammartano, Marc (BIC USA)" w:date="2014-10-10T17:44:00Z"/>
              <w:rFonts w:eastAsiaTheme="minorEastAsia"/>
              <w:noProof/>
            </w:rPr>
          </w:pPr>
          <w:ins w:id="8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"_Toc400726580"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Print with User-Defined Functions</w:t>
            </w:r>
            <w:r>
              <w:rPr>
                <w:noProof/>
                <w:webHidden/>
              </w:rPr>
              <w:tab/>
            </w:r>
            <w:r>
              <w:rPr>
                <w:noProof/>
                <w:webHidden/>
              </w:rPr>
              <w:fldChar w:fldCharType="begin"/>
            </w:r>
            <w:r>
              <w:rPr>
                <w:noProof/>
                <w:webHidden/>
              </w:rPr>
              <w:instrText xml:space="preserve"> PAGEREF _Toc400726580 \h </w:instrText>
            </w:r>
            <w:r>
              <w:rPr>
                <w:noProof/>
                <w:webHidden/>
              </w:rPr>
            </w:r>
          </w:ins>
          <w:r>
            <w:rPr>
              <w:noProof/>
              <w:webHidden/>
            </w:rPr>
            <w:fldChar w:fldCharType="separate"/>
          </w:r>
          <w:ins w:id="879" w:author="Sammartano, Marc (BIC USA)" w:date="2014-10-10T17:49:00Z">
            <w:r>
              <w:rPr>
                <w:noProof/>
                <w:webHidden/>
              </w:rPr>
              <w:t>78</w:t>
            </w:r>
          </w:ins>
          <w:ins w:id="8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881" w:author="Sammartano, Marc (BIC USA)" w:date="2014-10-10T17:44:00Z"/>
              <w:rFonts w:eastAsiaTheme="minorEastAsia"/>
              <w:noProof/>
            </w:rPr>
          </w:pPr>
          <w:ins w:id="8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"_Toc400726581"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Console.line.count &lt;count_nvar&gt;</w:t>
            </w:r>
            <w:r>
              <w:rPr>
                <w:noProof/>
                <w:webHidden/>
              </w:rPr>
              <w:tab/>
            </w:r>
            <w:r>
              <w:rPr>
                <w:noProof/>
                <w:webHidden/>
              </w:rPr>
              <w:fldChar w:fldCharType="begin"/>
            </w:r>
            <w:r>
              <w:rPr>
                <w:noProof/>
                <w:webHidden/>
              </w:rPr>
              <w:instrText xml:space="preserve"> PAGEREF _Toc400726581 \h </w:instrText>
            </w:r>
            <w:r>
              <w:rPr>
                <w:noProof/>
                <w:webHidden/>
              </w:rPr>
            </w:r>
          </w:ins>
          <w:r>
            <w:rPr>
              <w:noProof/>
              <w:webHidden/>
            </w:rPr>
            <w:fldChar w:fldCharType="separate"/>
          </w:r>
          <w:ins w:id="883" w:author="Sammartano, Marc (BIC USA)" w:date="2014-10-10T17:49:00Z">
            <w:r>
              <w:rPr>
                <w:noProof/>
                <w:webHidden/>
              </w:rPr>
              <w:t>79</w:t>
            </w:r>
          </w:ins>
          <w:ins w:id="8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885" w:author="Sammartano, Marc (BIC USA)" w:date="2014-10-10T17:44:00Z"/>
              <w:rFonts w:eastAsiaTheme="minorEastAsia"/>
              <w:noProof/>
            </w:rPr>
          </w:pPr>
          <w:ins w:id="8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"_Toc400726582"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Console.line.text &lt;line_nexp&gt;, &lt;text_svar&gt;</w:t>
            </w:r>
            <w:r>
              <w:rPr>
                <w:noProof/>
                <w:webHidden/>
              </w:rPr>
              <w:tab/>
            </w:r>
            <w:r>
              <w:rPr>
                <w:noProof/>
                <w:webHidden/>
              </w:rPr>
              <w:fldChar w:fldCharType="begin"/>
            </w:r>
            <w:r>
              <w:rPr>
                <w:noProof/>
                <w:webHidden/>
              </w:rPr>
              <w:instrText xml:space="preserve"> PAGEREF _Toc400726582 \h </w:instrText>
            </w:r>
            <w:r>
              <w:rPr>
                <w:noProof/>
                <w:webHidden/>
              </w:rPr>
            </w:r>
          </w:ins>
          <w:r>
            <w:rPr>
              <w:noProof/>
              <w:webHidden/>
            </w:rPr>
            <w:fldChar w:fldCharType="separate"/>
          </w:r>
          <w:ins w:id="887" w:author="Sammartano, Marc (BIC USA)" w:date="2014-10-10T17:49:00Z">
            <w:r>
              <w:rPr>
                <w:noProof/>
                <w:webHidden/>
              </w:rPr>
              <w:t>79</w:t>
            </w:r>
          </w:ins>
          <w:ins w:id="8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889" w:author="Sammartano, Marc (BIC USA)" w:date="2014-10-10T17:44:00Z"/>
              <w:rFonts w:eastAsiaTheme="minorEastAsia"/>
              <w:noProof/>
            </w:rPr>
          </w:pPr>
          <w:ins w:id="8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"_Toc400726583"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Console.line.touched &lt;line_nvar&gt; {, &lt;press_lvar&gt;}</w:t>
            </w:r>
            <w:r>
              <w:rPr>
                <w:noProof/>
                <w:webHidden/>
              </w:rPr>
              <w:tab/>
            </w:r>
            <w:r>
              <w:rPr>
                <w:noProof/>
                <w:webHidden/>
              </w:rPr>
              <w:fldChar w:fldCharType="begin"/>
            </w:r>
            <w:r>
              <w:rPr>
                <w:noProof/>
                <w:webHidden/>
              </w:rPr>
              <w:instrText xml:space="preserve"> PAGEREF _Toc400726583 \h </w:instrText>
            </w:r>
            <w:r>
              <w:rPr>
                <w:noProof/>
                <w:webHidden/>
              </w:rPr>
            </w:r>
          </w:ins>
          <w:r>
            <w:rPr>
              <w:noProof/>
              <w:webHidden/>
            </w:rPr>
            <w:fldChar w:fldCharType="separate"/>
          </w:r>
          <w:ins w:id="891" w:author="Sammartano, Marc (BIC USA)" w:date="2014-10-10T17:49:00Z">
            <w:r>
              <w:rPr>
                <w:noProof/>
                <w:webHidden/>
              </w:rPr>
              <w:t>79</w:t>
            </w:r>
          </w:ins>
          <w:ins w:id="8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893" w:author="Sammartano, Marc (BIC USA)" w:date="2014-10-10T17:44:00Z"/>
              <w:rFonts w:eastAsiaTheme="minorEastAsia"/>
              <w:noProof/>
            </w:rPr>
          </w:pPr>
          <w:ins w:id="894"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"_Toc400726584"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Console.save &lt;filename_sexp&gt;</w:t>
            </w:r>
            <w:r>
              <w:rPr>
                <w:noProof/>
                <w:webHidden/>
              </w:rPr>
              <w:tab/>
            </w:r>
            <w:r>
              <w:rPr>
                <w:noProof/>
                <w:webHidden/>
              </w:rPr>
              <w:fldChar w:fldCharType="begin"/>
            </w:r>
            <w:r>
              <w:rPr>
                <w:noProof/>
                <w:webHidden/>
              </w:rPr>
              <w:instrText xml:space="preserve"> PAGEREF _Toc400726584 \h </w:instrText>
            </w:r>
            <w:r>
              <w:rPr>
                <w:noProof/>
                <w:webHidden/>
              </w:rPr>
            </w:r>
          </w:ins>
          <w:r>
            <w:rPr>
              <w:noProof/>
              <w:webHidden/>
            </w:rPr>
            <w:fldChar w:fldCharType="separate"/>
          </w:r>
          <w:ins w:id="895" w:author="Sammartano, Marc (BIC USA)" w:date="2014-10-10T17:49:00Z">
            <w:r>
              <w:rPr>
                <w:noProof/>
                <w:webHidden/>
              </w:rPr>
              <w:t>79</w:t>
            </w:r>
          </w:ins>
          <w:ins w:id="8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897" w:author="Sammartano, Marc (BIC USA)" w:date="2014-10-10T17:44:00Z"/>
              <w:rFonts w:eastAsiaTheme="minorEastAsia"/>
              <w:noProof/>
            </w:rPr>
          </w:pPr>
          <w:ins w:id="8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"_Toc400726585"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User Input and Interaction</w:t>
            </w:r>
            <w:r>
              <w:rPr>
                <w:noProof/>
                <w:webHidden/>
              </w:rPr>
              <w:tab/>
            </w:r>
            <w:r>
              <w:rPr>
                <w:noProof/>
                <w:webHidden/>
              </w:rPr>
              <w:fldChar w:fldCharType="begin"/>
            </w:r>
            <w:r>
              <w:rPr>
                <w:noProof/>
                <w:webHidden/>
              </w:rPr>
              <w:instrText xml:space="preserve"> PAGEREF _Toc400726585 \h </w:instrText>
            </w:r>
            <w:r>
              <w:rPr>
                <w:noProof/>
                <w:webHidden/>
              </w:rPr>
            </w:r>
          </w:ins>
          <w:r>
            <w:rPr>
              <w:noProof/>
              <w:webHidden/>
            </w:rPr>
            <w:fldChar w:fldCharType="separate"/>
          </w:r>
          <w:ins w:id="899" w:author="Sammartano, Marc (BIC USA)" w:date="2014-10-10T17:49:00Z">
            <w:r>
              <w:rPr>
                <w:noProof/>
                <w:webHidden/>
              </w:rPr>
              <w:t>79</w:t>
            </w:r>
          </w:ins>
          <w:ins w:id="9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01" w:author="Sammartano, Marc (BIC USA)" w:date="2014-10-10T17:44:00Z"/>
              <w:rFonts w:eastAsiaTheme="minorEastAsia"/>
              <w:noProof/>
            </w:rPr>
          </w:pPr>
          <w:ins w:id="9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"_Toc400726586"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Dialog.message {&lt;title_sexp&gt;}, {&lt;message_sexp&gt;}, &lt;selection_nvar&gt; {, &lt;button1_sexp&gt;{, &lt;button2_sexp&gt;{, &lt;button3_sexp&gt;}}}</w:t>
            </w:r>
            <w:r>
              <w:rPr>
                <w:noProof/>
                <w:webHidden/>
              </w:rPr>
              <w:tab/>
            </w:r>
            <w:r>
              <w:rPr>
                <w:noProof/>
                <w:webHidden/>
              </w:rPr>
              <w:fldChar w:fldCharType="begin"/>
            </w:r>
            <w:r>
              <w:rPr>
                <w:noProof/>
                <w:webHidden/>
              </w:rPr>
              <w:instrText xml:space="preserve"> PAGEREF _Toc400726586 \h </w:instrText>
            </w:r>
            <w:r>
              <w:rPr>
                <w:noProof/>
                <w:webHidden/>
              </w:rPr>
            </w:r>
          </w:ins>
          <w:r>
            <w:rPr>
              <w:noProof/>
              <w:webHidden/>
            </w:rPr>
            <w:fldChar w:fldCharType="separate"/>
          </w:r>
          <w:ins w:id="903" w:author="Sammartano, Marc (BIC USA)" w:date="2014-10-10T17:49:00Z">
            <w:r>
              <w:rPr>
                <w:noProof/>
                <w:webHidden/>
              </w:rPr>
              <w:t>80</w:t>
            </w:r>
          </w:ins>
          <w:ins w:id="9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05" w:author="Sammartano, Marc (BIC USA)" w:date="2014-10-10T17:44:00Z"/>
              <w:rFonts w:eastAsiaTheme="minorEastAsia"/>
              <w:noProof/>
            </w:rPr>
          </w:pPr>
          <w:ins w:id="9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"_Toc400726587"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Dialog.select &lt;selection_nvar&gt;, &lt;Array$[]&gt;|&lt;list_nexp&gt; {,&lt;title_sexp&gt;}</w:t>
            </w:r>
            <w:r>
              <w:rPr>
                <w:noProof/>
                <w:webHidden/>
              </w:rPr>
              <w:tab/>
            </w:r>
            <w:r>
              <w:rPr>
                <w:noProof/>
                <w:webHidden/>
              </w:rPr>
              <w:fldChar w:fldCharType="begin"/>
            </w:r>
            <w:r>
              <w:rPr>
                <w:noProof/>
                <w:webHidden/>
              </w:rPr>
              <w:instrText xml:space="preserve"> PAGEREF _Toc400726587 \h </w:instrText>
            </w:r>
            <w:r>
              <w:rPr>
                <w:noProof/>
                <w:webHidden/>
              </w:rPr>
            </w:r>
          </w:ins>
          <w:r>
            <w:rPr>
              <w:noProof/>
              <w:webHidden/>
            </w:rPr>
            <w:fldChar w:fldCharType="separate"/>
          </w:r>
          <w:ins w:id="907" w:author="Sammartano, Marc (BIC USA)" w:date="2014-10-10T17:49:00Z">
            <w:r>
              <w:rPr>
                <w:noProof/>
                <w:webHidden/>
              </w:rPr>
              <w:t>80</w:t>
            </w:r>
          </w:ins>
          <w:ins w:id="9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09" w:author="Sammartano, Marc (BIC USA)" w:date="2014-10-10T17:44:00Z"/>
              <w:rFonts w:eastAsiaTheme="minorEastAsia"/>
              <w:noProof/>
            </w:rPr>
          </w:pPr>
          <w:ins w:id="9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"_Toc400726588"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Input {&lt;prompt_sexp&gt;}, &lt;result_var&gt;{, &lt;default_exp&gt;}{, &lt;canceled_nvar&gt;}</w:t>
            </w:r>
            <w:r>
              <w:rPr>
                <w:noProof/>
                <w:webHidden/>
              </w:rPr>
              <w:tab/>
            </w:r>
            <w:r>
              <w:rPr>
                <w:noProof/>
                <w:webHidden/>
              </w:rPr>
              <w:fldChar w:fldCharType="begin"/>
            </w:r>
            <w:r>
              <w:rPr>
                <w:noProof/>
                <w:webHidden/>
              </w:rPr>
              <w:instrText xml:space="preserve"> PAGEREF _Toc400726588 \h </w:instrText>
            </w:r>
            <w:r>
              <w:rPr>
                <w:noProof/>
                <w:webHidden/>
              </w:rPr>
            </w:r>
          </w:ins>
          <w:r>
            <w:rPr>
              <w:noProof/>
              <w:webHidden/>
            </w:rPr>
            <w:fldChar w:fldCharType="separate"/>
          </w:r>
          <w:ins w:id="911" w:author="Sammartano, Marc (BIC USA)" w:date="2014-10-10T17:49:00Z">
            <w:r>
              <w:rPr>
                <w:noProof/>
                <w:webHidden/>
              </w:rPr>
              <w:t>81</w:t>
            </w:r>
          </w:ins>
          <w:ins w:id="91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13" w:author="Sammartano, Marc (BIC USA)" w:date="2014-10-10T17:44:00Z"/>
              <w:rFonts w:eastAsiaTheme="minorEastAsia"/>
              <w:noProof/>
            </w:rPr>
          </w:pPr>
          <w:ins w:id="9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"_Toc400726589"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Inkey$ &lt;svar&gt;</w:t>
            </w:r>
            <w:r>
              <w:rPr>
                <w:noProof/>
                <w:webHidden/>
              </w:rPr>
              <w:tab/>
            </w:r>
            <w:r>
              <w:rPr>
                <w:noProof/>
                <w:webHidden/>
              </w:rPr>
              <w:fldChar w:fldCharType="begin"/>
            </w:r>
            <w:r>
              <w:rPr>
                <w:noProof/>
                <w:webHidden/>
              </w:rPr>
              <w:instrText xml:space="preserve"> PAGEREF _Toc400726589 \h </w:instrText>
            </w:r>
            <w:r>
              <w:rPr>
                <w:noProof/>
                <w:webHidden/>
              </w:rPr>
            </w:r>
          </w:ins>
          <w:r>
            <w:rPr>
              <w:noProof/>
              <w:webHidden/>
            </w:rPr>
            <w:fldChar w:fldCharType="separate"/>
          </w:r>
          <w:ins w:id="915" w:author="Sammartano, Marc (BIC USA)" w:date="2014-10-10T17:49:00Z">
            <w:r>
              <w:rPr>
                <w:noProof/>
                <w:webHidden/>
              </w:rPr>
              <w:t>81</w:t>
            </w:r>
          </w:ins>
          <w:ins w:id="9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17" w:author="Sammartano, Marc (BIC USA)" w:date="2014-10-10T17:44:00Z"/>
              <w:rFonts w:eastAsiaTheme="minorEastAsia"/>
              <w:noProof/>
            </w:rPr>
          </w:pPr>
          <w:ins w:id="9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_Toc400726590 \h </w:instrText>
            </w:r>
            <w:r>
              <w:rPr>
                <w:noProof/>
                <w:webHidden/>
              </w:rPr>
            </w:r>
          </w:ins>
          <w:r>
            <w:rPr>
              <w:noProof/>
              <w:webHidden/>
            </w:rPr>
            <w:fldChar w:fldCharType="separate"/>
          </w:r>
          <w:ins w:id="919" w:author="Sammartano, Marc (BIC USA)" w:date="2014-10-10T17:49:00Z">
            <w:r>
              <w:rPr>
                <w:noProof/>
                <w:webHidden/>
              </w:rPr>
              <w:t>82</w:t>
            </w:r>
          </w:ins>
          <w:ins w:id="9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21" w:author="Sammartano, Marc (BIC USA)" w:date="2014-10-10T17:44:00Z"/>
              <w:rFonts w:eastAsiaTheme="minorEastAsia"/>
              <w:noProof/>
            </w:rPr>
          </w:pPr>
          <w:ins w:id="9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_Toc400726591 \h </w:instrText>
            </w:r>
            <w:r>
              <w:rPr>
                <w:noProof/>
                <w:webHidden/>
              </w:rPr>
            </w:r>
          </w:ins>
          <w:r>
            <w:rPr>
              <w:noProof/>
              <w:webHidden/>
            </w:rPr>
            <w:fldChar w:fldCharType="separate"/>
          </w:r>
          <w:ins w:id="923" w:author="Sammartano, Marc (BIC USA)" w:date="2014-10-10T17:49:00Z">
            <w:r>
              <w:rPr>
                <w:noProof/>
                <w:webHidden/>
              </w:rPr>
              <w:t>82</w:t>
            </w:r>
          </w:ins>
          <w:ins w:id="9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25" w:author="Sammartano, Marc (BIC USA)" w:date="2014-10-10T17:44:00Z"/>
              <w:rFonts w:eastAsiaTheme="minorEastAsia"/>
              <w:noProof/>
            </w:rPr>
          </w:pPr>
          <w:ins w:id="9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_Toc400726592 \h </w:instrText>
            </w:r>
            <w:r>
              <w:rPr>
                <w:noProof/>
                <w:webHidden/>
              </w:rPr>
            </w:r>
          </w:ins>
          <w:r>
            <w:rPr>
              <w:noProof/>
              <w:webHidden/>
            </w:rPr>
            <w:fldChar w:fldCharType="separate"/>
          </w:r>
          <w:ins w:id="927" w:author="Sammartano, Marc (BIC USA)" w:date="2014-10-10T17:49:00Z">
            <w:r>
              <w:rPr>
                <w:noProof/>
                <w:webHidden/>
              </w:rPr>
              <w:t>83</w:t>
            </w:r>
          </w:ins>
          <w:ins w:id="9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29" w:author="Sammartano, Marc (BIC USA)" w:date="2014-10-10T17:44:00Z"/>
              <w:rFonts w:eastAsiaTheme="minorEastAsia"/>
              <w:noProof/>
            </w:rPr>
          </w:pPr>
          <w:ins w:id="9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TGet &lt;result_svar&gt;, &lt;prompt_sexp&gt; {, &lt;title_sexp&gt;}</w:t>
            </w:r>
            <w:r>
              <w:rPr>
                <w:noProof/>
                <w:webHidden/>
              </w:rPr>
              <w:tab/>
            </w:r>
            <w:r>
              <w:rPr>
                <w:noProof/>
                <w:webHidden/>
              </w:rPr>
              <w:fldChar w:fldCharType="begin"/>
            </w:r>
            <w:r>
              <w:rPr>
                <w:noProof/>
                <w:webHidden/>
              </w:rPr>
              <w:instrText xml:space="preserve"> PAGEREF _Toc400726593 \h </w:instrText>
            </w:r>
            <w:r>
              <w:rPr>
                <w:noProof/>
                <w:webHidden/>
              </w:rPr>
            </w:r>
          </w:ins>
          <w:r>
            <w:rPr>
              <w:noProof/>
              <w:webHidden/>
            </w:rPr>
            <w:fldChar w:fldCharType="separate"/>
          </w:r>
          <w:ins w:id="931" w:author="Sammartano, Marc (BIC USA)" w:date="2014-10-10T17:49:00Z">
            <w:r>
              <w:rPr>
                <w:noProof/>
                <w:webHidden/>
              </w:rPr>
              <w:t>83</w:t>
            </w:r>
          </w:ins>
          <w:ins w:id="9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33" w:author="Sammartano, Marc (BIC USA)" w:date="2014-10-10T17:44:00Z"/>
              <w:rFonts w:eastAsiaTheme="minorEastAsia"/>
              <w:noProof/>
            </w:rPr>
          </w:pPr>
          <w:ins w:id="9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Kb.toggle</w:t>
            </w:r>
            <w:r>
              <w:rPr>
                <w:noProof/>
                <w:webHidden/>
              </w:rPr>
              <w:tab/>
            </w:r>
            <w:r>
              <w:rPr>
                <w:noProof/>
                <w:webHidden/>
              </w:rPr>
              <w:fldChar w:fldCharType="begin"/>
            </w:r>
            <w:r>
              <w:rPr>
                <w:noProof/>
                <w:webHidden/>
              </w:rPr>
              <w:instrText xml:space="preserve"> PAGEREF _Toc400726594 \h </w:instrText>
            </w:r>
            <w:r>
              <w:rPr>
                <w:noProof/>
                <w:webHidden/>
              </w:rPr>
            </w:r>
          </w:ins>
          <w:r>
            <w:rPr>
              <w:noProof/>
              <w:webHidden/>
            </w:rPr>
            <w:fldChar w:fldCharType="separate"/>
          </w:r>
          <w:ins w:id="935" w:author="Sammartano, Marc (BIC USA)" w:date="2014-10-10T17:49:00Z">
            <w:r>
              <w:rPr>
                <w:noProof/>
                <w:webHidden/>
              </w:rPr>
              <w:t>83</w:t>
            </w:r>
          </w:ins>
          <w:ins w:id="9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937" w:author="Sammartano, Marc (BIC USA)" w:date="2014-10-10T17:44:00Z"/>
              <w:rFonts w:eastAsiaTheme="minorEastAsia"/>
              <w:noProof/>
            </w:rPr>
          </w:pPr>
          <w:ins w:id="9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Kb.hide</w:t>
            </w:r>
            <w:r>
              <w:rPr>
                <w:noProof/>
                <w:webHidden/>
              </w:rPr>
              <w:tab/>
            </w:r>
            <w:r>
              <w:rPr>
                <w:noProof/>
                <w:webHidden/>
              </w:rPr>
              <w:fldChar w:fldCharType="begin"/>
            </w:r>
            <w:r>
              <w:rPr>
                <w:noProof/>
                <w:webHidden/>
              </w:rPr>
              <w:instrText xml:space="preserve"> PAGEREF _Toc400726595 \h </w:instrText>
            </w:r>
            <w:r>
              <w:rPr>
                <w:noProof/>
                <w:webHidden/>
              </w:rPr>
            </w:r>
          </w:ins>
          <w:r>
            <w:rPr>
              <w:noProof/>
              <w:webHidden/>
            </w:rPr>
            <w:fldChar w:fldCharType="separate"/>
          </w:r>
          <w:ins w:id="939" w:author="Sammartano, Marc (BIC USA)" w:date="2014-10-10T17:49:00Z">
            <w:r>
              <w:rPr>
                <w:noProof/>
                <w:webHidden/>
              </w:rPr>
              <w:t>83</w:t>
            </w:r>
          </w:ins>
          <w:ins w:id="94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941" w:author="Sammartano, Marc (BIC USA)" w:date="2014-10-10T17:44:00Z"/>
              <w:rFonts w:eastAsiaTheme="minorEastAsia"/>
              <w:noProof/>
            </w:rPr>
          </w:pPr>
          <w:ins w:id="9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Working with Files</w:t>
            </w:r>
            <w:r>
              <w:rPr>
                <w:noProof/>
                <w:webHidden/>
              </w:rPr>
              <w:tab/>
            </w:r>
            <w:r>
              <w:rPr>
                <w:noProof/>
                <w:webHidden/>
              </w:rPr>
              <w:fldChar w:fldCharType="begin"/>
            </w:r>
            <w:r>
              <w:rPr>
                <w:noProof/>
                <w:webHidden/>
              </w:rPr>
              <w:instrText xml:space="preserve"> PAGEREF _Toc400726596 \h </w:instrText>
            </w:r>
            <w:r>
              <w:rPr>
                <w:noProof/>
                <w:webHidden/>
              </w:rPr>
            </w:r>
          </w:ins>
          <w:r>
            <w:rPr>
              <w:noProof/>
              <w:webHidden/>
            </w:rPr>
            <w:fldChar w:fldCharType="separate"/>
          </w:r>
          <w:ins w:id="943" w:author="Sammartano, Marc (BIC USA)" w:date="2014-10-10T17:49:00Z">
            <w:r>
              <w:rPr>
                <w:noProof/>
                <w:webHidden/>
              </w:rPr>
              <w:t>84</w:t>
            </w:r>
          </w:ins>
          <w:ins w:id="9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45" w:author="Sammartano, Marc (BIC USA)" w:date="2014-10-10T17:44:00Z"/>
              <w:rFonts w:eastAsiaTheme="minorEastAsia"/>
              <w:noProof/>
            </w:rPr>
          </w:pPr>
          <w:ins w:id="9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Paths Explained</w:t>
            </w:r>
            <w:r>
              <w:rPr>
                <w:noProof/>
                <w:webHidden/>
              </w:rPr>
              <w:tab/>
            </w:r>
            <w:r>
              <w:rPr>
                <w:noProof/>
                <w:webHidden/>
              </w:rPr>
              <w:fldChar w:fldCharType="begin"/>
            </w:r>
            <w:r>
              <w:rPr>
                <w:noProof/>
                <w:webHidden/>
              </w:rPr>
              <w:instrText xml:space="preserve"> PAGEREF _Toc400726597 \h </w:instrText>
            </w:r>
            <w:r>
              <w:rPr>
                <w:noProof/>
                <w:webHidden/>
              </w:rPr>
            </w:r>
          </w:ins>
          <w:r>
            <w:rPr>
              <w:noProof/>
              <w:webHidden/>
            </w:rPr>
            <w:fldChar w:fldCharType="separate"/>
          </w:r>
          <w:ins w:id="947" w:author="Sammartano, Marc (BIC USA)" w:date="2014-10-10T17:49:00Z">
            <w:r>
              <w:rPr>
                <w:noProof/>
                <w:webHidden/>
              </w:rPr>
              <w:t>84</w:t>
            </w:r>
          </w:ins>
          <w:ins w:id="9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49" w:author="Sammartano, Marc (BIC USA)" w:date="2014-10-10T17:44:00Z"/>
              <w:rFonts w:eastAsiaTheme="minorEastAsia"/>
              <w:noProof/>
            </w:rPr>
          </w:pPr>
          <w:ins w:id="9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Paths and Case-sensitivity</w:t>
            </w:r>
            <w:r>
              <w:rPr>
                <w:noProof/>
                <w:webHidden/>
              </w:rPr>
              <w:tab/>
            </w:r>
            <w:r>
              <w:rPr>
                <w:noProof/>
                <w:webHidden/>
              </w:rPr>
              <w:fldChar w:fldCharType="begin"/>
            </w:r>
            <w:r>
              <w:rPr>
                <w:noProof/>
                <w:webHidden/>
              </w:rPr>
              <w:instrText xml:space="preserve"> PAGEREF _Toc400726598 \h </w:instrText>
            </w:r>
            <w:r>
              <w:rPr>
                <w:noProof/>
                <w:webHidden/>
              </w:rPr>
            </w:r>
          </w:ins>
          <w:r>
            <w:rPr>
              <w:noProof/>
              <w:webHidden/>
            </w:rPr>
            <w:fldChar w:fldCharType="separate"/>
          </w:r>
          <w:ins w:id="951" w:author="Sammartano, Marc (BIC USA)" w:date="2014-10-10T17:49:00Z">
            <w:r>
              <w:rPr>
                <w:noProof/>
                <w:webHidden/>
              </w:rPr>
              <w:t>85</w:t>
            </w:r>
          </w:ins>
          <w:ins w:id="9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53" w:author="Sammartano, Marc (BIC USA)" w:date="2014-10-10T17:44:00Z"/>
              <w:rFonts w:eastAsiaTheme="minorEastAsia"/>
              <w:noProof/>
            </w:rPr>
          </w:pPr>
          <w:ins w:id="9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"_Toc400726599"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File.delete &lt;lvar&gt;, &lt;path_sexp&gt;</w:t>
            </w:r>
            <w:r>
              <w:rPr>
                <w:noProof/>
                <w:webHidden/>
              </w:rPr>
              <w:tab/>
            </w:r>
            <w:r>
              <w:rPr>
                <w:noProof/>
                <w:webHidden/>
              </w:rPr>
              <w:fldChar w:fldCharType="begin"/>
            </w:r>
            <w:r>
              <w:rPr>
                <w:noProof/>
                <w:webHidden/>
              </w:rPr>
              <w:instrText xml:space="preserve"> PAGEREF _Toc400726599 \h </w:instrText>
            </w:r>
            <w:r>
              <w:rPr>
                <w:noProof/>
                <w:webHidden/>
              </w:rPr>
            </w:r>
          </w:ins>
          <w:r>
            <w:rPr>
              <w:noProof/>
              <w:webHidden/>
            </w:rPr>
            <w:fldChar w:fldCharType="separate"/>
          </w:r>
          <w:ins w:id="955" w:author="Sammartano, Marc (BIC USA)" w:date="2014-10-10T17:49:00Z">
            <w:r>
              <w:rPr>
                <w:noProof/>
                <w:webHidden/>
              </w:rPr>
              <w:t>85</w:t>
            </w:r>
          </w:ins>
          <w:ins w:id="9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57" w:author="Sammartano, Marc (BIC USA)" w:date="2014-10-10T17:44:00Z"/>
              <w:rFonts w:eastAsiaTheme="minorEastAsia"/>
              <w:noProof/>
            </w:rPr>
          </w:pPr>
          <w:ins w:id="9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File.dir &lt;path_sexp&gt;, Array$[] {,&lt;dirmark_sexp&gt;}</w:t>
            </w:r>
            <w:r>
              <w:rPr>
                <w:noProof/>
                <w:webHidden/>
              </w:rPr>
              <w:tab/>
            </w:r>
            <w:r>
              <w:rPr>
                <w:noProof/>
                <w:webHidden/>
              </w:rPr>
              <w:fldChar w:fldCharType="begin"/>
            </w:r>
            <w:r>
              <w:rPr>
                <w:noProof/>
                <w:webHidden/>
              </w:rPr>
              <w:instrText xml:space="preserve"> PAGEREF _Toc400726600 \h </w:instrText>
            </w:r>
            <w:r>
              <w:rPr>
                <w:noProof/>
                <w:webHidden/>
              </w:rPr>
            </w:r>
          </w:ins>
          <w:r>
            <w:rPr>
              <w:noProof/>
              <w:webHidden/>
            </w:rPr>
            <w:fldChar w:fldCharType="separate"/>
          </w:r>
          <w:ins w:id="959" w:author="Sammartano, Marc (BIC USA)" w:date="2014-10-10T17:49:00Z">
            <w:r>
              <w:rPr>
                <w:noProof/>
                <w:webHidden/>
              </w:rPr>
              <w:t>85</w:t>
            </w:r>
          </w:ins>
          <w:ins w:id="9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61" w:author="Sammartano, Marc (BIC USA)" w:date="2014-10-10T17:44:00Z"/>
              <w:rFonts w:eastAsiaTheme="minorEastAsia"/>
              <w:noProof/>
            </w:rPr>
          </w:pPr>
          <w:ins w:id="9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File.exists &lt;lvar&gt;, &lt;path_sexp&gt;</w:t>
            </w:r>
            <w:r>
              <w:rPr>
                <w:noProof/>
                <w:webHidden/>
              </w:rPr>
              <w:tab/>
            </w:r>
            <w:r>
              <w:rPr>
                <w:noProof/>
                <w:webHidden/>
              </w:rPr>
              <w:fldChar w:fldCharType="begin"/>
            </w:r>
            <w:r>
              <w:rPr>
                <w:noProof/>
                <w:webHidden/>
              </w:rPr>
              <w:instrText xml:space="preserve"> PAGEREF _Toc400726601 \h </w:instrText>
            </w:r>
            <w:r>
              <w:rPr>
                <w:noProof/>
                <w:webHidden/>
              </w:rPr>
            </w:r>
          </w:ins>
          <w:r>
            <w:rPr>
              <w:noProof/>
              <w:webHidden/>
            </w:rPr>
            <w:fldChar w:fldCharType="separate"/>
          </w:r>
          <w:ins w:id="963" w:author="Sammartano, Marc (BIC USA)" w:date="2014-10-10T17:49:00Z">
            <w:r>
              <w:rPr>
                <w:noProof/>
                <w:webHidden/>
              </w:rPr>
              <w:t>86</w:t>
            </w:r>
          </w:ins>
          <w:ins w:id="9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65" w:author="Sammartano, Marc (BIC USA)" w:date="2014-10-10T17:44:00Z"/>
              <w:rFonts w:eastAsiaTheme="minorEastAsia"/>
              <w:noProof/>
            </w:rPr>
          </w:pPr>
          <w:ins w:id="9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File.mkdir &lt;path_sexp&gt;</w:t>
            </w:r>
            <w:r>
              <w:rPr>
                <w:noProof/>
                <w:webHidden/>
              </w:rPr>
              <w:tab/>
            </w:r>
            <w:r>
              <w:rPr>
                <w:noProof/>
                <w:webHidden/>
              </w:rPr>
              <w:fldChar w:fldCharType="begin"/>
            </w:r>
            <w:r>
              <w:rPr>
                <w:noProof/>
                <w:webHidden/>
              </w:rPr>
              <w:instrText xml:space="preserve"> PAGEREF _Toc400726602 \h </w:instrText>
            </w:r>
            <w:r>
              <w:rPr>
                <w:noProof/>
                <w:webHidden/>
              </w:rPr>
            </w:r>
          </w:ins>
          <w:r>
            <w:rPr>
              <w:noProof/>
              <w:webHidden/>
            </w:rPr>
            <w:fldChar w:fldCharType="separate"/>
          </w:r>
          <w:ins w:id="967" w:author="Sammartano, Marc (BIC USA)" w:date="2014-10-10T17:49:00Z">
            <w:r>
              <w:rPr>
                <w:noProof/>
                <w:webHidden/>
              </w:rPr>
              <w:t>86</w:t>
            </w:r>
          </w:ins>
          <w:ins w:id="9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69" w:author="Sammartano, Marc (BIC USA)" w:date="2014-10-10T17:44:00Z"/>
              <w:rFonts w:eastAsiaTheme="minorEastAsia"/>
              <w:noProof/>
            </w:rPr>
          </w:pPr>
          <w:ins w:id="9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File.rename &lt;old_path_sexp&gt;, &lt;new_path_sexp&gt;</w:t>
            </w:r>
            <w:r>
              <w:rPr>
                <w:noProof/>
                <w:webHidden/>
              </w:rPr>
              <w:tab/>
            </w:r>
            <w:r>
              <w:rPr>
                <w:noProof/>
                <w:webHidden/>
              </w:rPr>
              <w:fldChar w:fldCharType="begin"/>
            </w:r>
            <w:r>
              <w:rPr>
                <w:noProof/>
                <w:webHidden/>
              </w:rPr>
              <w:instrText xml:space="preserve"> PAGEREF _Toc400726603 \h </w:instrText>
            </w:r>
            <w:r>
              <w:rPr>
                <w:noProof/>
                <w:webHidden/>
              </w:rPr>
            </w:r>
          </w:ins>
          <w:r>
            <w:rPr>
              <w:noProof/>
              <w:webHidden/>
            </w:rPr>
            <w:fldChar w:fldCharType="separate"/>
          </w:r>
          <w:ins w:id="971" w:author="Sammartano, Marc (BIC USA)" w:date="2014-10-10T17:49:00Z">
            <w:r>
              <w:rPr>
                <w:noProof/>
                <w:webHidden/>
              </w:rPr>
              <w:t>86</w:t>
            </w:r>
          </w:ins>
          <w:ins w:id="9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73" w:author="Sammartano, Marc (BIC USA)" w:date="2014-10-10T17:44:00Z"/>
              <w:rFonts w:eastAsiaTheme="minorEastAsia"/>
              <w:noProof/>
            </w:rPr>
          </w:pPr>
          <w:ins w:id="9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File.root &lt;svar&gt;</w:t>
            </w:r>
            <w:r>
              <w:rPr>
                <w:noProof/>
                <w:webHidden/>
              </w:rPr>
              <w:tab/>
            </w:r>
            <w:r>
              <w:rPr>
                <w:noProof/>
                <w:webHidden/>
              </w:rPr>
              <w:fldChar w:fldCharType="begin"/>
            </w:r>
            <w:r>
              <w:rPr>
                <w:noProof/>
                <w:webHidden/>
              </w:rPr>
              <w:instrText xml:space="preserve"> PAGEREF _Toc400726604 \h </w:instrText>
            </w:r>
            <w:r>
              <w:rPr>
                <w:noProof/>
                <w:webHidden/>
              </w:rPr>
            </w:r>
          </w:ins>
          <w:r>
            <w:rPr>
              <w:noProof/>
              <w:webHidden/>
            </w:rPr>
            <w:fldChar w:fldCharType="separate"/>
          </w:r>
          <w:ins w:id="975" w:author="Sammartano, Marc (BIC USA)" w:date="2014-10-10T17:49:00Z">
            <w:r>
              <w:rPr>
                <w:noProof/>
                <w:webHidden/>
              </w:rPr>
              <w:t>86</w:t>
            </w:r>
          </w:ins>
          <w:ins w:id="97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77" w:author="Sammartano, Marc (BIC USA)" w:date="2014-10-10T17:44:00Z"/>
              <w:rFonts w:eastAsiaTheme="minorEastAsia"/>
              <w:noProof/>
            </w:rPr>
          </w:pPr>
          <w:ins w:id="9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File.size &lt;size_nvar&gt;, &lt;path_sexp&gt;</w:t>
            </w:r>
            <w:r>
              <w:rPr>
                <w:noProof/>
                <w:webHidden/>
              </w:rPr>
              <w:tab/>
            </w:r>
            <w:r>
              <w:rPr>
                <w:noProof/>
                <w:webHidden/>
              </w:rPr>
              <w:fldChar w:fldCharType="begin"/>
            </w:r>
            <w:r>
              <w:rPr>
                <w:noProof/>
                <w:webHidden/>
              </w:rPr>
              <w:instrText xml:space="preserve"> PAGEREF _Toc400726605 \h </w:instrText>
            </w:r>
            <w:r>
              <w:rPr>
                <w:noProof/>
                <w:webHidden/>
              </w:rPr>
            </w:r>
          </w:ins>
          <w:r>
            <w:rPr>
              <w:noProof/>
              <w:webHidden/>
            </w:rPr>
            <w:fldChar w:fldCharType="separate"/>
          </w:r>
          <w:ins w:id="979" w:author="Sammartano, Marc (BIC USA)" w:date="2014-10-10T17:49:00Z">
            <w:r>
              <w:rPr>
                <w:noProof/>
                <w:webHidden/>
              </w:rPr>
              <w:t>86</w:t>
            </w:r>
          </w:ins>
          <w:ins w:id="9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81" w:author="Sammartano, Marc (BIC USA)" w:date="2014-10-10T17:44:00Z"/>
              <w:rFonts w:eastAsiaTheme="minorEastAsia"/>
              <w:noProof/>
            </w:rPr>
          </w:pPr>
          <w:ins w:id="9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File.type &lt;type_svar&gt;, &lt;path_sexp&gt;</w:t>
            </w:r>
            <w:r>
              <w:rPr>
                <w:noProof/>
                <w:webHidden/>
              </w:rPr>
              <w:tab/>
            </w:r>
            <w:r>
              <w:rPr>
                <w:noProof/>
                <w:webHidden/>
              </w:rPr>
              <w:fldChar w:fldCharType="begin"/>
            </w:r>
            <w:r>
              <w:rPr>
                <w:noProof/>
                <w:webHidden/>
              </w:rPr>
              <w:instrText xml:space="preserve"> PAGEREF _Toc400726606 \h </w:instrText>
            </w:r>
            <w:r>
              <w:rPr>
                <w:noProof/>
                <w:webHidden/>
              </w:rPr>
            </w:r>
          </w:ins>
          <w:r>
            <w:rPr>
              <w:noProof/>
              <w:webHidden/>
            </w:rPr>
            <w:fldChar w:fldCharType="separate"/>
          </w:r>
          <w:ins w:id="983" w:author="Sammartano, Marc (BIC USA)" w:date="2014-10-10T17:49:00Z">
            <w:r>
              <w:rPr>
                <w:noProof/>
                <w:webHidden/>
              </w:rPr>
              <w:t>87</w:t>
            </w:r>
          </w:ins>
          <w:ins w:id="984"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985" w:author="Sammartano, Marc (BIC USA)" w:date="2014-10-10T17:44:00Z"/>
              <w:rFonts w:eastAsiaTheme="minorEastAsia"/>
              <w:noProof/>
            </w:rPr>
          </w:pPr>
          <w:ins w:id="9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Text File I/O</w:t>
            </w:r>
            <w:r>
              <w:rPr>
                <w:noProof/>
                <w:webHidden/>
              </w:rPr>
              <w:tab/>
            </w:r>
            <w:r>
              <w:rPr>
                <w:noProof/>
                <w:webHidden/>
              </w:rPr>
              <w:fldChar w:fldCharType="begin"/>
            </w:r>
            <w:r>
              <w:rPr>
                <w:noProof/>
                <w:webHidden/>
              </w:rPr>
              <w:instrText xml:space="preserve"> PAGEREF _Toc400726607 \h </w:instrText>
            </w:r>
            <w:r>
              <w:rPr>
                <w:noProof/>
                <w:webHidden/>
              </w:rPr>
            </w:r>
          </w:ins>
          <w:r>
            <w:rPr>
              <w:noProof/>
              <w:webHidden/>
            </w:rPr>
            <w:fldChar w:fldCharType="separate"/>
          </w:r>
          <w:ins w:id="987" w:author="Sammartano, Marc (BIC USA)" w:date="2014-10-10T17:49:00Z">
            <w:r>
              <w:rPr>
                <w:noProof/>
                <w:webHidden/>
              </w:rPr>
              <w:t>87</w:t>
            </w:r>
          </w:ins>
          <w:ins w:id="9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89" w:author="Sammartano, Marc (BIC USA)" w:date="2014-10-10T17:44:00Z"/>
              <w:rFonts w:eastAsiaTheme="minorEastAsia"/>
              <w:noProof/>
            </w:rPr>
          </w:pPr>
          <w:ins w:id="9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Text.open {r|w|a}, &lt;file_table_nvar&gt;, &lt;path_sexp&gt;</w:t>
            </w:r>
            <w:r>
              <w:rPr>
                <w:noProof/>
                <w:webHidden/>
              </w:rPr>
              <w:tab/>
            </w:r>
            <w:r>
              <w:rPr>
                <w:noProof/>
                <w:webHidden/>
              </w:rPr>
              <w:fldChar w:fldCharType="begin"/>
            </w:r>
            <w:r>
              <w:rPr>
                <w:noProof/>
                <w:webHidden/>
              </w:rPr>
              <w:instrText xml:space="preserve"> PAGEREF _Toc400726608 \h </w:instrText>
            </w:r>
            <w:r>
              <w:rPr>
                <w:noProof/>
                <w:webHidden/>
              </w:rPr>
            </w:r>
          </w:ins>
          <w:r>
            <w:rPr>
              <w:noProof/>
              <w:webHidden/>
            </w:rPr>
            <w:fldChar w:fldCharType="separate"/>
          </w:r>
          <w:ins w:id="991" w:author="Sammartano, Marc (BIC USA)" w:date="2014-10-10T17:49:00Z">
            <w:r>
              <w:rPr>
                <w:noProof/>
                <w:webHidden/>
              </w:rPr>
              <w:t>87</w:t>
            </w:r>
          </w:ins>
          <w:ins w:id="9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93" w:author="Sammartano, Marc (BIC USA)" w:date="2014-10-10T17:44:00Z"/>
              <w:rFonts w:eastAsiaTheme="minorEastAsia"/>
              <w:noProof/>
            </w:rPr>
          </w:pPr>
          <w:ins w:id="9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"_Toc400726609"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Text.close &lt;file_table_nvar&gt;</w:t>
            </w:r>
            <w:r>
              <w:rPr>
                <w:noProof/>
                <w:webHidden/>
              </w:rPr>
              <w:tab/>
            </w:r>
            <w:r>
              <w:rPr>
                <w:noProof/>
                <w:webHidden/>
              </w:rPr>
              <w:fldChar w:fldCharType="begin"/>
            </w:r>
            <w:r>
              <w:rPr>
                <w:noProof/>
                <w:webHidden/>
              </w:rPr>
              <w:instrText xml:space="preserve"> PAGEREF _Toc400726609 \h </w:instrText>
            </w:r>
            <w:r>
              <w:rPr>
                <w:noProof/>
                <w:webHidden/>
              </w:rPr>
            </w:r>
          </w:ins>
          <w:r>
            <w:rPr>
              <w:noProof/>
              <w:webHidden/>
            </w:rPr>
            <w:fldChar w:fldCharType="separate"/>
          </w:r>
          <w:ins w:id="995" w:author="Sammartano, Marc (BIC USA)" w:date="2014-10-10T17:49:00Z">
            <w:r>
              <w:rPr>
                <w:noProof/>
                <w:webHidden/>
              </w:rPr>
              <w:t>87</w:t>
            </w:r>
          </w:ins>
          <w:ins w:id="9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997" w:author="Sammartano, Marc (BIC USA)" w:date="2014-10-10T17:44:00Z"/>
              <w:rFonts w:eastAsiaTheme="minorEastAsia"/>
              <w:noProof/>
            </w:rPr>
          </w:pPr>
          <w:ins w:id="9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"_Toc400726610"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Text.readln &lt;file_table_nvar&gt;, &lt;line_svar&gt;</w:t>
            </w:r>
            <w:r>
              <w:rPr>
                <w:noProof/>
                <w:webHidden/>
              </w:rPr>
              <w:tab/>
            </w:r>
            <w:r>
              <w:rPr>
                <w:noProof/>
                <w:webHidden/>
              </w:rPr>
              <w:fldChar w:fldCharType="begin"/>
            </w:r>
            <w:r>
              <w:rPr>
                <w:noProof/>
                <w:webHidden/>
              </w:rPr>
              <w:instrText xml:space="preserve"> PAGEREF _Toc400726610 \h </w:instrText>
            </w:r>
            <w:r>
              <w:rPr>
                <w:noProof/>
                <w:webHidden/>
              </w:rPr>
            </w:r>
          </w:ins>
          <w:r>
            <w:rPr>
              <w:noProof/>
              <w:webHidden/>
            </w:rPr>
            <w:fldChar w:fldCharType="separate"/>
          </w:r>
          <w:ins w:id="999" w:author="Sammartano, Marc (BIC USA)" w:date="2014-10-10T17:49:00Z">
            <w:r>
              <w:rPr>
                <w:noProof/>
                <w:webHidden/>
              </w:rPr>
              <w:t>87</w:t>
            </w:r>
          </w:ins>
          <w:ins w:id="10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01" w:author="Sammartano, Marc (BIC USA)" w:date="2014-10-10T17:44:00Z"/>
              <w:rFonts w:eastAsiaTheme="minorEastAsia"/>
              <w:noProof/>
            </w:rPr>
          </w:pPr>
          <w:ins w:id="10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"_Toc400726611"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_Toc400726611 \h </w:instrText>
            </w:r>
            <w:r>
              <w:rPr>
                <w:noProof/>
                <w:webHidden/>
              </w:rPr>
            </w:r>
          </w:ins>
          <w:r>
            <w:rPr>
              <w:noProof/>
              <w:webHidden/>
            </w:rPr>
            <w:fldChar w:fldCharType="separate"/>
          </w:r>
          <w:ins w:id="1003" w:author="Sammartano, Marc (BIC USA)" w:date="2014-10-10T17:49:00Z">
            <w:r>
              <w:rPr>
                <w:noProof/>
                <w:webHidden/>
              </w:rPr>
              <w:t>88</w:t>
            </w:r>
          </w:ins>
          <w:ins w:id="10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05" w:author="Sammartano, Marc (BIC USA)" w:date="2014-10-10T17:44:00Z"/>
              <w:rFonts w:eastAsiaTheme="minorEastAsia"/>
              <w:noProof/>
            </w:rPr>
          </w:pPr>
          <w:ins w:id="10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"_Toc400726612"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_Toc400726612 \h </w:instrText>
            </w:r>
            <w:r>
              <w:rPr>
                <w:noProof/>
                <w:webHidden/>
              </w:rPr>
            </w:r>
          </w:ins>
          <w:r>
            <w:rPr>
              <w:noProof/>
              <w:webHidden/>
            </w:rPr>
            <w:fldChar w:fldCharType="separate"/>
          </w:r>
          <w:ins w:id="1007" w:author="Sammartano, Marc (BIC USA)" w:date="2014-10-10T17:49:00Z">
            <w:r>
              <w:rPr>
                <w:noProof/>
                <w:webHidden/>
              </w:rPr>
              <w:t>88</w:t>
            </w:r>
          </w:ins>
          <w:ins w:id="10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09" w:author="Sammartano, Marc (BIC USA)" w:date="2014-10-10T17:44:00Z"/>
              <w:rFonts w:eastAsiaTheme="minorEastAsia"/>
              <w:noProof/>
            </w:rPr>
          </w:pPr>
          <w:ins w:id="10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"_Toc400726613"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_Toc400726613 \h </w:instrText>
            </w:r>
            <w:r>
              <w:rPr>
                <w:noProof/>
                <w:webHidden/>
              </w:rPr>
            </w:r>
          </w:ins>
          <w:r>
            <w:rPr>
              <w:noProof/>
              <w:webHidden/>
            </w:rPr>
            <w:fldChar w:fldCharType="separate"/>
          </w:r>
          <w:ins w:id="1011" w:author="Sammartano, Marc (BIC USA)" w:date="2014-10-10T17:49:00Z">
            <w:r>
              <w:rPr>
                <w:noProof/>
                <w:webHidden/>
              </w:rPr>
              <w:t>88</w:t>
            </w:r>
          </w:ins>
          <w:ins w:id="10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13" w:author="Sammartano, Marc (BIC USA)" w:date="2014-10-10T17:44:00Z"/>
              <w:rFonts w:eastAsiaTheme="minorEastAsia"/>
              <w:noProof/>
            </w:rPr>
          </w:pPr>
          <w:ins w:id="1014"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"_Toc400726614"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_Toc400726614 \h </w:instrText>
            </w:r>
            <w:r>
              <w:rPr>
                <w:noProof/>
                <w:webHidden/>
              </w:rPr>
            </w:r>
          </w:ins>
          <w:r>
            <w:rPr>
              <w:noProof/>
              <w:webHidden/>
            </w:rPr>
            <w:fldChar w:fldCharType="separate"/>
          </w:r>
          <w:ins w:id="1015" w:author="Sammartano, Marc (BIC USA)" w:date="2014-10-10T17:49:00Z">
            <w:r>
              <w:rPr>
                <w:noProof/>
                <w:webHidden/>
              </w:rPr>
              <w:t>89</w:t>
            </w:r>
          </w:ins>
          <w:ins w:id="10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17" w:author="Sammartano, Marc (BIC USA)" w:date="2014-10-10T17:44:00Z"/>
              <w:rFonts w:eastAsiaTheme="minorEastAsia"/>
              <w:noProof/>
            </w:rPr>
          </w:pPr>
          <w:ins w:id="10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"_Toc400726615"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_Toc400726615 \h </w:instrText>
            </w:r>
            <w:r>
              <w:rPr>
                <w:noProof/>
                <w:webHidden/>
              </w:rPr>
            </w:r>
          </w:ins>
          <w:r>
            <w:rPr>
              <w:noProof/>
              <w:webHidden/>
            </w:rPr>
            <w:fldChar w:fldCharType="separate"/>
          </w:r>
          <w:ins w:id="1019" w:author="Sammartano, Marc (BIC USA)" w:date="2014-10-10T17:49:00Z">
            <w:r>
              <w:rPr>
                <w:noProof/>
                <w:webHidden/>
              </w:rPr>
              <w:t>89</w:t>
            </w:r>
          </w:ins>
          <w:ins w:id="102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021" w:author="Sammartano, Marc (BIC USA)" w:date="2014-10-10T17:44:00Z"/>
              <w:rFonts w:eastAsiaTheme="minorEastAsia"/>
              <w:noProof/>
            </w:rPr>
          </w:pPr>
          <w:ins w:id="10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"_Toc400726616"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 File I/O</w:t>
            </w:r>
            <w:r>
              <w:rPr>
                <w:noProof/>
                <w:webHidden/>
              </w:rPr>
              <w:tab/>
            </w:r>
            <w:r>
              <w:rPr>
                <w:noProof/>
                <w:webHidden/>
              </w:rPr>
              <w:fldChar w:fldCharType="begin"/>
            </w:r>
            <w:r>
              <w:rPr>
                <w:noProof/>
                <w:webHidden/>
              </w:rPr>
              <w:instrText xml:space="preserve"> PAGEREF _Toc400726616 \h </w:instrText>
            </w:r>
            <w:r>
              <w:rPr>
                <w:noProof/>
                <w:webHidden/>
              </w:rPr>
            </w:r>
          </w:ins>
          <w:r>
            <w:rPr>
              <w:noProof/>
              <w:webHidden/>
            </w:rPr>
            <w:fldChar w:fldCharType="separate"/>
          </w:r>
          <w:ins w:id="1023" w:author="Sammartano, Marc (BIC USA)" w:date="2014-10-10T17:49:00Z">
            <w:r>
              <w:rPr>
                <w:noProof/>
                <w:webHidden/>
              </w:rPr>
              <w:t>89</w:t>
            </w:r>
          </w:ins>
          <w:ins w:id="10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25" w:author="Sammartano, Marc (BIC USA)" w:date="2014-10-10T17:44:00Z"/>
              <w:rFonts w:eastAsiaTheme="minorEastAsia"/>
              <w:noProof/>
            </w:rPr>
          </w:pPr>
          <w:ins w:id="10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"_Toc400726617"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Byte.open {r|w|a}, &lt;file_table_nvar&gt;, &lt;path_sexp&gt;</w:t>
            </w:r>
            <w:r>
              <w:rPr>
                <w:noProof/>
                <w:webHidden/>
              </w:rPr>
              <w:tab/>
            </w:r>
            <w:r>
              <w:rPr>
                <w:noProof/>
                <w:webHidden/>
              </w:rPr>
              <w:fldChar w:fldCharType="begin"/>
            </w:r>
            <w:r>
              <w:rPr>
                <w:noProof/>
                <w:webHidden/>
              </w:rPr>
              <w:instrText xml:space="preserve"> PAGEREF _Toc400726617 \h </w:instrText>
            </w:r>
            <w:r>
              <w:rPr>
                <w:noProof/>
                <w:webHidden/>
              </w:rPr>
            </w:r>
          </w:ins>
          <w:r>
            <w:rPr>
              <w:noProof/>
              <w:webHidden/>
            </w:rPr>
            <w:fldChar w:fldCharType="separate"/>
          </w:r>
          <w:ins w:id="1027" w:author="Sammartano, Marc (BIC USA)" w:date="2014-10-10T17:49:00Z">
            <w:r>
              <w:rPr>
                <w:noProof/>
                <w:webHidden/>
              </w:rPr>
              <w:t>89</w:t>
            </w:r>
          </w:ins>
          <w:ins w:id="10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29" w:author="Sammartano, Marc (BIC USA)" w:date="2014-10-10T17:44:00Z"/>
              <w:rFonts w:eastAsiaTheme="minorEastAsia"/>
              <w:noProof/>
            </w:rPr>
          </w:pPr>
          <w:ins w:id="10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"_Toc400726618"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Byte.close &lt;file_table_nvar&gt;</w:t>
            </w:r>
            <w:r>
              <w:rPr>
                <w:noProof/>
                <w:webHidden/>
              </w:rPr>
              <w:tab/>
            </w:r>
            <w:r>
              <w:rPr>
                <w:noProof/>
                <w:webHidden/>
              </w:rPr>
              <w:fldChar w:fldCharType="begin"/>
            </w:r>
            <w:r>
              <w:rPr>
                <w:noProof/>
                <w:webHidden/>
              </w:rPr>
              <w:instrText xml:space="preserve"> PAGEREF _Toc400726618 \h </w:instrText>
            </w:r>
            <w:r>
              <w:rPr>
                <w:noProof/>
                <w:webHidden/>
              </w:rPr>
            </w:r>
          </w:ins>
          <w:r>
            <w:rPr>
              <w:noProof/>
              <w:webHidden/>
            </w:rPr>
            <w:fldChar w:fldCharType="separate"/>
          </w:r>
          <w:ins w:id="1031" w:author="Sammartano, Marc (BIC USA)" w:date="2014-10-10T17:49:00Z">
            <w:r>
              <w:rPr>
                <w:noProof/>
                <w:webHidden/>
              </w:rPr>
              <w:t>90</w:t>
            </w:r>
          </w:ins>
          <w:ins w:id="10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33" w:author="Sammartano, Marc (BIC USA)" w:date="2014-10-10T17:44:00Z"/>
              <w:rFonts w:eastAsiaTheme="minorEastAsia"/>
              <w:noProof/>
            </w:rPr>
          </w:pPr>
          <w:ins w:id="10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"_Toc400726619"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Byte.read.byte &lt;file_table_nvar&gt;, &lt;byte_nvar&gt;</w:t>
            </w:r>
            <w:r>
              <w:rPr>
                <w:noProof/>
                <w:webHidden/>
              </w:rPr>
              <w:tab/>
            </w:r>
            <w:r>
              <w:rPr>
                <w:noProof/>
                <w:webHidden/>
              </w:rPr>
              <w:fldChar w:fldCharType="begin"/>
            </w:r>
            <w:r>
              <w:rPr>
                <w:noProof/>
                <w:webHidden/>
              </w:rPr>
              <w:instrText xml:space="preserve"> PAGEREF _Toc400726619 \h </w:instrText>
            </w:r>
            <w:r>
              <w:rPr>
                <w:noProof/>
                <w:webHidden/>
              </w:rPr>
            </w:r>
          </w:ins>
          <w:r>
            <w:rPr>
              <w:noProof/>
              <w:webHidden/>
            </w:rPr>
            <w:fldChar w:fldCharType="separate"/>
          </w:r>
          <w:ins w:id="1035" w:author="Sammartano, Marc (BIC USA)" w:date="2014-10-10T17:49:00Z">
            <w:r>
              <w:rPr>
                <w:noProof/>
                <w:webHidden/>
              </w:rPr>
              <w:t>90</w:t>
            </w:r>
          </w:ins>
          <w:ins w:id="10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37" w:author="Sammartano, Marc (BIC USA)" w:date="2014-10-10T17:44:00Z"/>
              <w:rFonts w:eastAsiaTheme="minorEastAsia"/>
              <w:noProof/>
            </w:rPr>
          </w:pPr>
          <w:ins w:id="10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_Toc400726620 \h </w:instrText>
            </w:r>
            <w:r>
              <w:rPr>
                <w:noProof/>
                <w:webHidden/>
              </w:rPr>
            </w:r>
          </w:ins>
          <w:r>
            <w:rPr>
              <w:noProof/>
              <w:webHidden/>
            </w:rPr>
            <w:fldChar w:fldCharType="separate"/>
          </w:r>
          <w:ins w:id="1039" w:author="Sammartano, Marc (BIC USA)" w:date="2014-10-10T17:49:00Z">
            <w:r>
              <w:rPr>
                <w:noProof/>
                <w:webHidden/>
              </w:rPr>
              <w:t>90</w:t>
            </w:r>
          </w:ins>
          <w:ins w:id="104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41" w:author="Sammartano, Marc (BIC USA)" w:date="2014-10-10T17:44:00Z"/>
              <w:rFonts w:eastAsiaTheme="minorEastAsia"/>
              <w:noProof/>
            </w:rPr>
          </w:pPr>
          <w:ins w:id="10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_Toc400726621 \h </w:instrText>
            </w:r>
            <w:r>
              <w:rPr>
                <w:noProof/>
                <w:webHidden/>
              </w:rPr>
            </w:r>
          </w:ins>
          <w:r>
            <w:rPr>
              <w:noProof/>
              <w:webHidden/>
            </w:rPr>
            <w:fldChar w:fldCharType="separate"/>
          </w:r>
          <w:ins w:id="1043" w:author="Sammartano, Marc (BIC USA)" w:date="2014-10-10T17:49:00Z">
            <w:r>
              <w:rPr>
                <w:noProof/>
                <w:webHidden/>
              </w:rPr>
              <w:t>90</w:t>
            </w:r>
          </w:ins>
          <w:ins w:id="10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45" w:author="Sammartano, Marc (BIC USA)" w:date="2014-10-10T17:44:00Z"/>
              <w:rFonts w:eastAsiaTheme="minorEastAsia"/>
              <w:noProof/>
            </w:rPr>
          </w:pPr>
          <w:ins w:id="10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Byte.write.buffer &lt;file_table_nvar&gt;, &lt;sexp&gt;</w:t>
            </w:r>
            <w:r>
              <w:rPr>
                <w:noProof/>
                <w:webHidden/>
              </w:rPr>
              <w:tab/>
            </w:r>
            <w:r>
              <w:rPr>
                <w:noProof/>
                <w:webHidden/>
              </w:rPr>
              <w:fldChar w:fldCharType="begin"/>
            </w:r>
            <w:r>
              <w:rPr>
                <w:noProof/>
                <w:webHidden/>
              </w:rPr>
              <w:instrText xml:space="preserve"> PAGEREF _Toc400726622 \h </w:instrText>
            </w:r>
            <w:r>
              <w:rPr>
                <w:noProof/>
                <w:webHidden/>
              </w:rPr>
            </w:r>
          </w:ins>
          <w:r>
            <w:rPr>
              <w:noProof/>
              <w:webHidden/>
            </w:rPr>
            <w:fldChar w:fldCharType="separate"/>
          </w:r>
          <w:ins w:id="1047" w:author="Sammartano, Marc (BIC USA)" w:date="2014-10-10T17:49:00Z">
            <w:r>
              <w:rPr>
                <w:noProof/>
                <w:webHidden/>
              </w:rPr>
              <w:t>90</w:t>
            </w:r>
          </w:ins>
          <w:ins w:id="10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49" w:author="Sammartano, Marc (BIC USA)" w:date="2014-10-10T17:44:00Z"/>
              <w:rFonts w:eastAsiaTheme="minorEastAsia"/>
              <w:noProof/>
            </w:rPr>
          </w:pPr>
          <w:ins w:id="10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_Toc400726623 \h </w:instrText>
            </w:r>
            <w:r>
              <w:rPr>
                <w:noProof/>
                <w:webHidden/>
              </w:rPr>
            </w:r>
          </w:ins>
          <w:r>
            <w:rPr>
              <w:noProof/>
              <w:webHidden/>
            </w:rPr>
            <w:fldChar w:fldCharType="separate"/>
          </w:r>
          <w:ins w:id="1051" w:author="Sammartano, Marc (BIC USA)" w:date="2014-10-10T17:49:00Z">
            <w:r>
              <w:rPr>
                <w:noProof/>
                <w:webHidden/>
              </w:rPr>
              <w:t>90</w:t>
            </w:r>
          </w:ins>
          <w:ins w:id="10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53" w:author="Sammartano, Marc (BIC USA)" w:date="2014-10-10T17:44:00Z"/>
              <w:rFonts w:eastAsiaTheme="minorEastAsia"/>
              <w:noProof/>
            </w:rPr>
          </w:pPr>
          <w:ins w:id="10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_Toc400726624 \h </w:instrText>
            </w:r>
            <w:r>
              <w:rPr>
                <w:noProof/>
                <w:webHidden/>
              </w:rPr>
            </w:r>
          </w:ins>
          <w:r>
            <w:rPr>
              <w:noProof/>
              <w:webHidden/>
            </w:rPr>
            <w:fldChar w:fldCharType="separate"/>
          </w:r>
          <w:ins w:id="1055" w:author="Sammartano, Marc (BIC USA)" w:date="2014-10-10T17:49:00Z">
            <w:r>
              <w:rPr>
                <w:noProof/>
                <w:webHidden/>
              </w:rPr>
              <w:t>91</w:t>
            </w:r>
          </w:ins>
          <w:ins w:id="10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57" w:author="Sammartano, Marc (BIC USA)" w:date="2014-10-10T17:44:00Z"/>
              <w:rFonts w:eastAsiaTheme="minorEastAsia"/>
              <w:noProof/>
            </w:rPr>
          </w:pPr>
          <w:ins w:id="10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Byte.copy &lt;file_table_nvar&gt;,&lt;output_file_svar&gt;</w:t>
            </w:r>
            <w:r>
              <w:rPr>
                <w:noProof/>
                <w:webHidden/>
              </w:rPr>
              <w:tab/>
            </w:r>
            <w:r>
              <w:rPr>
                <w:noProof/>
                <w:webHidden/>
              </w:rPr>
              <w:fldChar w:fldCharType="begin"/>
            </w:r>
            <w:r>
              <w:rPr>
                <w:noProof/>
                <w:webHidden/>
              </w:rPr>
              <w:instrText xml:space="preserve"> PAGEREF _Toc400726625 \h </w:instrText>
            </w:r>
            <w:r>
              <w:rPr>
                <w:noProof/>
                <w:webHidden/>
              </w:rPr>
            </w:r>
          </w:ins>
          <w:r>
            <w:rPr>
              <w:noProof/>
              <w:webHidden/>
            </w:rPr>
            <w:fldChar w:fldCharType="separate"/>
          </w:r>
          <w:ins w:id="1059" w:author="Sammartano, Marc (BIC USA)" w:date="2014-10-10T17:49:00Z">
            <w:r>
              <w:rPr>
                <w:noProof/>
                <w:webHidden/>
              </w:rPr>
              <w:t>91</w:t>
            </w:r>
          </w:ins>
          <w:ins w:id="106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061" w:author="Sammartano, Marc (BIC USA)" w:date="2014-10-10T17:44:00Z"/>
              <w:rFonts w:eastAsiaTheme="minorEastAsia"/>
              <w:noProof/>
            </w:rPr>
          </w:pPr>
          <w:ins w:id="10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w:t>
            </w:r>
            <w:r>
              <w:rPr>
                <w:noProof/>
                <w:webHidden/>
              </w:rPr>
              <w:tab/>
            </w:r>
            <w:r>
              <w:rPr>
                <w:noProof/>
                <w:webHidden/>
              </w:rPr>
              <w:fldChar w:fldCharType="begin"/>
            </w:r>
            <w:r>
              <w:rPr>
                <w:noProof/>
                <w:webHidden/>
              </w:rPr>
              <w:instrText xml:space="preserve"> PAGEREF _Toc400726626 \h </w:instrText>
            </w:r>
            <w:r>
              <w:rPr>
                <w:noProof/>
                <w:webHidden/>
              </w:rPr>
            </w:r>
          </w:ins>
          <w:r>
            <w:rPr>
              <w:noProof/>
              <w:webHidden/>
            </w:rPr>
            <w:fldChar w:fldCharType="separate"/>
          </w:r>
          <w:ins w:id="1063" w:author="Sammartano, Marc (BIC USA)" w:date="2014-10-10T17:49:00Z">
            <w:r>
              <w:rPr>
                <w:noProof/>
                <w:webHidden/>
              </w:rPr>
              <w:t>91</w:t>
            </w:r>
          </w:ins>
          <w:ins w:id="10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65" w:author="Sammartano, Marc (BIC USA)" w:date="2014-10-10T17:44:00Z"/>
              <w:rFonts w:eastAsiaTheme="minorEastAsia"/>
              <w:noProof/>
            </w:rPr>
          </w:pPr>
          <w:ins w:id="10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Introduction</w:t>
            </w:r>
            <w:r>
              <w:rPr>
                <w:noProof/>
                <w:webHidden/>
              </w:rPr>
              <w:tab/>
            </w:r>
            <w:r>
              <w:rPr>
                <w:noProof/>
                <w:webHidden/>
              </w:rPr>
              <w:fldChar w:fldCharType="begin"/>
            </w:r>
            <w:r>
              <w:rPr>
                <w:noProof/>
                <w:webHidden/>
              </w:rPr>
              <w:instrText xml:space="preserve"> PAGEREF _Toc400726627 \h </w:instrText>
            </w:r>
            <w:r>
              <w:rPr>
                <w:noProof/>
                <w:webHidden/>
              </w:rPr>
            </w:r>
          </w:ins>
          <w:r>
            <w:rPr>
              <w:noProof/>
              <w:webHidden/>
            </w:rPr>
            <w:fldChar w:fldCharType="separate"/>
          </w:r>
          <w:ins w:id="1067" w:author="Sammartano, Marc (BIC USA)" w:date="2014-10-10T17:49:00Z">
            <w:r>
              <w:rPr>
                <w:noProof/>
                <w:webHidden/>
              </w:rPr>
              <w:t>91</w:t>
            </w:r>
          </w:ins>
          <w:ins w:id="10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069" w:author="Sammartano, Marc (BIC USA)" w:date="2014-10-10T17:44:00Z"/>
              <w:rFonts w:eastAsiaTheme="minorEastAsia"/>
              <w:noProof/>
            </w:rPr>
          </w:pPr>
          <w:ins w:id="10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 Commands</w:t>
            </w:r>
            <w:r>
              <w:rPr>
                <w:noProof/>
                <w:webHidden/>
              </w:rPr>
              <w:tab/>
            </w:r>
            <w:r>
              <w:rPr>
                <w:noProof/>
                <w:webHidden/>
              </w:rPr>
              <w:fldChar w:fldCharType="begin"/>
            </w:r>
            <w:r>
              <w:rPr>
                <w:noProof/>
                <w:webHidden/>
              </w:rPr>
              <w:instrText xml:space="preserve"> PAGEREF _Toc400726628 \h </w:instrText>
            </w:r>
            <w:r>
              <w:rPr>
                <w:noProof/>
                <w:webHidden/>
              </w:rPr>
            </w:r>
          </w:ins>
          <w:r>
            <w:rPr>
              <w:noProof/>
              <w:webHidden/>
            </w:rPr>
            <w:fldChar w:fldCharType="separate"/>
          </w:r>
          <w:ins w:id="1071" w:author="Sammartano, Marc (BIC USA)" w:date="2014-10-10T17:49:00Z">
            <w:r>
              <w:rPr>
                <w:noProof/>
                <w:webHidden/>
              </w:rPr>
              <w:t>91</w:t>
            </w:r>
          </w:ins>
          <w:ins w:id="10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073" w:author="Sammartano, Marc (BIC USA)" w:date="2014-10-10T17:44:00Z"/>
              <w:rFonts w:eastAsiaTheme="minorEastAsia"/>
              <w:noProof/>
            </w:rPr>
          </w:pPr>
          <w:ins w:id="10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"_Toc400726629"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_Toc400726629 \h </w:instrText>
            </w:r>
            <w:r>
              <w:rPr>
                <w:noProof/>
                <w:webHidden/>
              </w:rPr>
            </w:r>
          </w:ins>
          <w:r>
            <w:rPr>
              <w:noProof/>
              <w:webHidden/>
            </w:rPr>
            <w:fldChar w:fldCharType="separate"/>
          </w:r>
          <w:ins w:id="1075" w:author="Sammartano, Marc (BIC USA)" w:date="2014-10-10T17:49:00Z">
            <w:r>
              <w:rPr>
                <w:noProof/>
                <w:webHidden/>
              </w:rPr>
              <w:t>91</w:t>
            </w:r>
          </w:ins>
          <w:ins w:id="10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077" w:author="Sammartano, Marc (BIC USA)" w:date="2014-10-10T17:44:00Z"/>
              <w:rFonts w:eastAsiaTheme="minorEastAsia"/>
              <w:noProof/>
            </w:rPr>
          </w:pPr>
          <w:ins w:id="10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Html.orientation &lt;nexp&gt;</w:t>
            </w:r>
            <w:r>
              <w:rPr>
                <w:noProof/>
                <w:webHidden/>
              </w:rPr>
              <w:tab/>
            </w:r>
            <w:r>
              <w:rPr>
                <w:noProof/>
                <w:webHidden/>
              </w:rPr>
              <w:fldChar w:fldCharType="begin"/>
            </w:r>
            <w:r>
              <w:rPr>
                <w:noProof/>
                <w:webHidden/>
              </w:rPr>
              <w:instrText xml:space="preserve"> PAGEREF _Toc400726630 \h </w:instrText>
            </w:r>
            <w:r>
              <w:rPr>
                <w:noProof/>
                <w:webHidden/>
              </w:rPr>
            </w:r>
          </w:ins>
          <w:r>
            <w:rPr>
              <w:noProof/>
              <w:webHidden/>
            </w:rPr>
            <w:fldChar w:fldCharType="separate"/>
          </w:r>
          <w:ins w:id="1079" w:author="Sammartano, Marc (BIC USA)" w:date="2014-10-10T17:49:00Z">
            <w:r>
              <w:rPr>
                <w:noProof/>
                <w:webHidden/>
              </w:rPr>
              <w:t>92</w:t>
            </w:r>
          </w:ins>
          <w:ins w:id="10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081" w:author="Sammartano, Marc (BIC USA)" w:date="2014-10-10T17:44:00Z"/>
              <w:rFonts w:eastAsiaTheme="minorEastAsia"/>
              <w:noProof/>
            </w:rPr>
          </w:pPr>
          <w:ins w:id="10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Html.load.url &lt;file_sexp&gt;</w:t>
            </w:r>
            <w:r>
              <w:rPr>
                <w:noProof/>
                <w:webHidden/>
              </w:rPr>
              <w:tab/>
            </w:r>
            <w:r>
              <w:rPr>
                <w:noProof/>
                <w:webHidden/>
              </w:rPr>
              <w:fldChar w:fldCharType="begin"/>
            </w:r>
            <w:r>
              <w:rPr>
                <w:noProof/>
                <w:webHidden/>
              </w:rPr>
              <w:instrText xml:space="preserve"> PAGEREF _Toc400726631 \h </w:instrText>
            </w:r>
            <w:r>
              <w:rPr>
                <w:noProof/>
                <w:webHidden/>
              </w:rPr>
            </w:r>
          </w:ins>
          <w:r>
            <w:rPr>
              <w:noProof/>
              <w:webHidden/>
            </w:rPr>
            <w:fldChar w:fldCharType="separate"/>
          </w:r>
          <w:ins w:id="1083" w:author="Sammartano, Marc (BIC USA)" w:date="2014-10-10T17:49:00Z">
            <w:r>
              <w:rPr>
                <w:noProof/>
                <w:webHidden/>
              </w:rPr>
              <w:t>92</w:t>
            </w:r>
          </w:ins>
          <w:ins w:id="10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085" w:author="Sammartano, Marc (BIC USA)" w:date="2014-10-10T17:44:00Z"/>
              <w:rFonts w:eastAsiaTheme="minorEastAsia"/>
              <w:noProof/>
            </w:rPr>
          </w:pPr>
          <w:ins w:id="10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Html.load.string &lt;html_sexp&gt;</w:t>
            </w:r>
            <w:r>
              <w:rPr>
                <w:noProof/>
                <w:webHidden/>
              </w:rPr>
              <w:tab/>
            </w:r>
            <w:r>
              <w:rPr>
                <w:noProof/>
                <w:webHidden/>
              </w:rPr>
              <w:fldChar w:fldCharType="begin"/>
            </w:r>
            <w:r>
              <w:rPr>
                <w:noProof/>
                <w:webHidden/>
              </w:rPr>
              <w:instrText xml:space="preserve"> PAGEREF _Toc400726632 \h </w:instrText>
            </w:r>
            <w:r>
              <w:rPr>
                <w:noProof/>
                <w:webHidden/>
              </w:rPr>
            </w:r>
          </w:ins>
          <w:r>
            <w:rPr>
              <w:noProof/>
              <w:webHidden/>
            </w:rPr>
            <w:fldChar w:fldCharType="separate"/>
          </w:r>
          <w:ins w:id="1087" w:author="Sammartano, Marc (BIC USA)" w:date="2014-10-10T17:49:00Z">
            <w:r>
              <w:rPr>
                <w:noProof/>
                <w:webHidden/>
              </w:rPr>
              <w:t>92</w:t>
            </w:r>
          </w:ins>
          <w:ins w:id="10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089" w:author="Sammartano, Marc (BIC USA)" w:date="2014-10-10T17:44:00Z"/>
              <w:rFonts w:eastAsiaTheme="minorEastAsia"/>
              <w:noProof/>
            </w:rPr>
          </w:pPr>
          <w:ins w:id="10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Html.post &lt;url_sexp&gt;, &lt;list_nexp&gt;</w:t>
            </w:r>
            <w:r>
              <w:rPr>
                <w:noProof/>
                <w:webHidden/>
              </w:rPr>
              <w:tab/>
            </w:r>
            <w:r>
              <w:rPr>
                <w:noProof/>
                <w:webHidden/>
              </w:rPr>
              <w:fldChar w:fldCharType="begin"/>
            </w:r>
            <w:r>
              <w:rPr>
                <w:noProof/>
                <w:webHidden/>
              </w:rPr>
              <w:instrText xml:space="preserve"> PAGEREF _Toc400726633 \h </w:instrText>
            </w:r>
            <w:r>
              <w:rPr>
                <w:noProof/>
                <w:webHidden/>
              </w:rPr>
            </w:r>
          </w:ins>
          <w:r>
            <w:rPr>
              <w:noProof/>
              <w:webHidden/>
            </w:rPr>
            <w:fldChar w:fldCharType="separate"/>
          </w:r>
          <w:ins w:id="1091" w:author="Sammartano, Marc (BIC USA)" w:date="2014-10-10T17:49:00Z">
            <w:r>
              <w:rPr>
                <w:noProof/>
                <w:webHidden/>
              </w:rPr>
              <w:t>93</w:t>
            </w:r>
          </w:ins>
          <w:ins w:id="10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093" w:author="Sammartano, Marc (BIC USA)" w:date="2014-10-10T17:44:00Z"/>
              <w:rFonts w:eastAsiaTheme="minorEastAsia"/>
              <w:noProof/>
            </w:rPr>
          </w:pPr>
          <w:ins w:id="10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Html.get.datalink &lt;data_svar&gt;</w:t>
            </w:r>
            <w:r>
              <w:rPr>
                <w:noProof/>
                <w:webHidden/>
              </w:rPr>
              <w:tab/>
            </w:r>
            <w:r>
              <w:rPr>
                <w:noProof/>
                <w:webHidden/>
              </w:rPr>
              <w:fldChar w:fldCharType="begin"/>
            </w:r>
            <w:r>
              <w:rPr>
                <w:noProof/>
                <w:webHidden/>
              </w:rPr>
              <w:instrText xml:space="preserve"> PAGEREF _Toc400726634 \h </w:instrText>
            </w:r>
            <w:r>
              <w:rPr>
                <w:noProof/>
                <w:webHidden/>
              </w:rPr>
            </w:r>
          </w:ins>
          <w:r>
            <w:rPr>
              <w:noProof/>
              <w:webHidden/>
            </w:rPr>
            <w:fldChar w:fldCharType="separate"/>
          </w:r>
          <w:ins w:id="1095" w:author="Sammartano, Marc (BIC USA)" w:date="2014-10-10T17:49:00Z">
            <w:r>
              <w:rPr>
                <w:noProof/>
                <w:webHidden/>
              </w:rPr>
              <w:t>93</w:t>
            </w:r>
          </w:ins>
          <w:ins w:id="10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097" w:author="Sammartano, Marc (BIC USA)" w:date="2014-10-10T17:44:00Z"/>
              <w:rFonts w:eastAsiaTheme="minorEastAsia"/>
              <w:noProof/>
            </w:rPr>
          </w:pPr>
          <w:ins w:id="10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Html.go.back</w:t>
            </w:r>
            <w:r>
              <w:rPr>
                <w:noProof/>
                <w:webHidden/>
              </w:rPr>
              <w:tab/>
            </w:r>
            <w:r>
              <w:rPr>
                <w:noProof/>
                <w:webHidden/>
              </w:rPr>
              <w:fldChar w:fldCharType="begin"/>
            </w:r>
            <w:r>
              <w:rPr>
                <w:noProof/>
                <w:webHidden/>
              </w:rPr>
              <w:instrText xml:space="preserve"> PAGEREF _Toc400726635 \h </w:instrText>
            </w:r>
            <w:r>
              <w:rPr>
                <w:noProof/>
                <w:webHidden/>
              </w:rPr>
            </w:r>
          </w:ins>
          <w:r>
            <w:rPr>
              <w:noProof/>
              <w:webHidden/>
            </w:rPr>
            <w:fldChar w:fldCharType="separate"/>
          </w:r>
          <w:ins w:id="1099" w:author="Sammartano, Marc (BIC USA)" w:date="2014-10-10T17:49:00Z">
            <w:r>
              <w:rPr>
                <w:noProof/>
                <w:webHidden/>
              </w:rPr>
              <w:t>94</w:t>
            </w:r>
          </w:ins>
          <w:ins w:id="11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01" w:author="Sammartano, Marc (BIC USA)" w:date="2014-10-10T17:44:00Z"/>
              <w:rFonts w:eastAsiaTheme="minorEastAsia"/>
              <w:noProof/>
            </w:rPr>
          </w:pPr>
          <w:ins w:id="11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Html.go.forward</w:t>
            </w:r>
            <w:r>
              <w:rPr>
                <w:noProof/>
                <w:webHidden/>
              </w:rPr>
              <w:tab/>
            </w:r>
            <w:r>
              <w:rPr>
                <w:noProof/>
                <w:webHidden/>
              </w:rPr>
              <w:fldChar w:fldCharType="begin"/>
            </w:r>
            <w:r>
              <w:rPr>
                <w:noProof/>
                <w:webHidden/>
              </w:rPr>
              <w:instrText xml:space="preserve"> PAGEREF _Toc400726636 \h </w:instrText>
            </w:r>
            <w:r>
              <w:rPr>
                <w:noProof/>
                <w:webHidden/>
              </w:rPr>
            </w:r>
          </w:ins>
          <w:r>
            <w:rPr>
              <w:noProof/>
              <w:webHidden/>
            </w:rPr>
            <w:fldChar w:fldCharType="separate"/>
          </w:r>
          <w:ins w:id="1103" w:author="Sammartano, Marc (BIC USA)" w:date="2014-10-10T17:49:00Z">
            <w:r>
              <w:rPr>
                <w:noProof/>
                <w:webHidden/>
              </w:rPr>
              <w:t>94</w:t>
            </w:r>
          </w:ins>
          <w:ins w:id="11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05" w:author="Sammartano, Marc (BIC USA)" w:date="2014-10-10T17:44:00Z"/>
              <w:rFonts w:eastAsiaTheme="minorEastAsia"/>
              <w:noProof/>
            </w:rPr>
          </w:pPr>
          <w:ins w:id="11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Html.close</w:t>
            </w:r>
            <w:r>
              <w:rPr>
                <w:noProof/>
                <w:webHidden/>
              </w:rPr>
              <w:tab/>
            </w:r>
            <w:r>
              <w:rPr>
                <w:noProof/>
                <w:webHidden/>
              </w:rPr>
              <w:fldChar w:fldCharType="begin"/>
            </w:r>
            <w:r>
              <w:rPr>
                <w:noProof/>
                <w:webHidden/>
              </w:rPr>
              <w:instrText xml:space="preserve"> PAGEREF _Toc400726637 \h </w:instrText>
            </w:r>
            <w:r>
              <w:rPr>
                <w:noProof/>
                <w:webHidden/>
              </w:rPr>
            </w:r>
          </w:ins>
          <w:r>
            <w:rPr>
              <w:noProof/>
              <w:webHidden/>
            </w:rPr>
            <w:fldChar w:fldCharType="separate"/>
          </w:r>
          <w:ins w:id="1107" w:author="Sammartano, Marc (BIC USA)" w:date="2014-10-10T17:49:00Z">
            <w:r>
              <w:rPr>
                <w:noProof/>
                <w:webHidden/>
              </w:rPr>
              <w:t>94</w:t>
            </w:r>
          </w:ins>
          <w:ins w:id="11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09" w:author="Sammartano, Marc (BIC USA)" w:date="2014-10-10T17:44:00Z"/>
              <w:rFonts w:eastAsiaTheme="minorEastAsia"/>
              <w:noProof/>
            </w:rPr>
          </w:pPr>
          <w:ins w:id="11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Html.clear.cache</w:t>
            </w:r>
            <w:r>
              <w:rPr>
                <w:noProof/>
                <w:webHidden/>
              </w:rPr>
              <w:tab/>
            </w:r>
            <w:r>
              <w:rPr>
                <w:noProof/>
                <w:webHidden/>
              </w:rPr>
              <w:fldChar w:fldCharType="begin"/>
            </w:r>
            <w:r>
              <w:rPr>
                <w:noProof/>
                <w:webHidden/>
              </w:rPr>
              <w:instrText xml:space="preserve"> PAGEREF _Toc400726638 \h </w:instrText>
            </w:r>
            <w:r>
              <w:rPr>
                <w:noProof/>
                <w:webHidden/>
              </w:rPr>
            </w:r>
          </w:ins>
          <w:r>
            <w:rPr>
              <w:noProof/>
              <w:webHidden/>
            </w:rPr>
            <w:fldChar w:fldCharType="separate"/>
          </w:r>
          <w:ins w:id="1111" w:author="Sammartano, Marc (BIC USA)" w:date="2014-10-10T17:49:00Z">
            <w:r>
              <w:rPr>
                <w:noProof/>
                <w:webHidden/>
              </w:rPr>
              <w:t>94</w:t>
            </w:r>
          </w:ins>
          <w:ins w:id="111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13" w:author="Sammartano, Marc (BIC USA)" w:date="2014-10-10T17:44:00Z"/>
              <w:rFonts w:eastAsiaTheme="minorEastAsia"/>
              <w:noProof/>
            </w:rPr>
          </w:pPr>
          <w:ins w:id="11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"_Toc400726639"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Html.clear.history</w:t>
            </w:r>
            <w:r>
              <w:rPr>
                <w:noProof/>
                <w:webHidden/>
              </w:rPr>
              <w:tab/>
            </w:r>
            <w:r>
              <w:rPr>
                <w:noProof/>
                <w:webHidden/>
              </w:rPr>
              <w:fldChar w:fldCharType="begin"/>
            </w:r>
            <w:r>
              <w:rPr>
                <w:noProof/>
                <w:webHidden/>
              </w:rPr>
              <w:instrText xml:space="preserve"> PAGEREF _Toc400726639 \h </w:instrText>
            </w:r>
            <w:r>
              <w:rPr>
                <w:noProof/>
                <w:webHidden/>
              </w:rPr>
            </w:r>
          </w:ins>
          <w:r>
            <w:rPr>
              <w:noProof/>
              <w:webHidden/>
            </w:rPr>
            <w:fldChar w:fldCharType="separate"/>
          </w:r>
          <w:ins w:id="1115" w:author="Sammartano, Marc (BIC USA)" w:date="2014-10-10T17:49:00Z">
            <w:r>
              <w:rPr>
                <w:noProof/>
                <w:webHidden/>
              </w:rPr>
              <w:t>94</w:t>
            </w:r>
          </w:ins>
          <w:ins w:id="11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117" w:author="Sammartano, Marc (BIC USA)" w:date="2014-10-10T17:44:00Z"/>
              <w:rFonts w:eastAsiaTheme="minorEastAsia"/>
              <w:noProof/>
            </w:rPr>
          </w:pPr>
          <w:ins w:id="11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"_Toc400726640"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Related Commands</w:t>
            </w:r>
            <w:r>
              <w:rPr>
                <w:noProof/>
                <w:webHidden/>
              </w:rPr>
              <w:tab/>
            </w:r>
            <w:r>
              <w:rPr>
                <w:noProof/>
                <w:webHidden/>
              </w:rPr>
              <w:fldChar w:fldCharType="begin"/>
            </w:r>
            <w:r>
              <w:rPr>
                <w:noProof/>
                <w:webHidden/>
              </w:rPr>
              <w:instrText xml:space="preserve"> PAGEREF _Toc400726640 \h </w:instrText>
            </w:r>
            <w:r>
              <w:rPr>
                <w:noProof/>
                <w:webHidden/>
              </w:rPr>
            </w:r>
          </w:ins>
          <w:r>
            <w:rPr>
              <w:noProof/>
              <w:webHidden/>
            </w:rPr>
            <w:fldChar w:fldCharType="separate"/>
          </w:r>
          <w:ins w:id="1119" w:author="Sammartano, Marc (BIC USA)" w:date="2014-10-10T17:49:00Z">
            <w:r>
              <w:rPr>
                <w:noProof/>
                <w:webHidden/>
              </w:rPr>
              <w:t>94</w:t>
            </w:r>
          </w:ins>
          <w:ins w:id="11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21" w:author="Sammartano, Marc (BIC USA)" w:date="2014-10-10T17:44:00Z"/>
              <w:rFonts w:eastAsiaTheme="minorEastAsia"/>
              <w:noProof/>
            </w:rPr>
          </w:pPr>
          <w:ins w:id="11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"_Toc400726641"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Browse &lt;url_sexp&gt;</w:t>
            </w:r>
            <w:r>
              <w:rPr>
                <w:noProof/>
                <w:webHidden/>
              </w:rPr>
              <w:tab/>
            </w:r>
            <w:r>
              <w:rPr>
                <w:noProof/>
                <w:webHidden/>
              </w:rPr>
              <w:fldChar w:fldCharType="begin"/>
            </w:r>
            <w:r>
              <w:rPr>
                <w:noProof/>
                <w:webHidden/>
              </w:rPr>
              <w:instrText xml:space="preserve"> PAGEREF _Toc400726641 \h </w:instrText>
            </w:r>
            <w:r>
              <w:rPr>
                <w:noProof/>
                <w:webHidden/>
              </w:rPr>
            </w:r>
          </w:ins>
          <w:r>
            <w:rPr>
              <w:noProof/>
              <w:webHidden/>
            </w:rPr>
            <w:fldChar w:fldCharType="separate"/>
          </w:r>
          <w:ins w:id="1123" w:author="Sammartano, Marc (BIC USA)" w:date="2014-10-10T17:49:00Z">
            <w:r>
              <w:rPr>
                <w:noProof/>
                <w:webHidden/>
              </w:rPr>
              <w:t>94</w:t>
            </w:r>
          </w:ins>
          <w:ins w:id="11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125" w:author="Sammartano, Marc (BIC USA)" w:date="2014-10-10T17:44:00Z"/>
              <w:rFonts w:eastAsiaTheme="minorEastAsia"/>
              <w:noProof/>
            </w:rPr>
          </w:pPr>
          <w:ins w:id="11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"_Toc400726642"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Http.post &lt;url_sexp&gt;, &lt;list_nexp&gt;, &lt;result_svar&gt;</w:t>
            </w:r>
            <w:r>
              <w:rPr>
                <w:noProof/>
                <w:webHidden/>
              </w:rPr>
              <w:tab/>
            </w:r>
            <w:r>
              <w:rPr>
                <w:noProof/>
                <w:webHidden/>
              </w:rPr>
              <w:fldChar w:fldCharType="begin"/>
            </w:r>
            <w:r>
              <w:rPr>
                <w:noProof/>
                <w:webHidden/>
              </w:rPr>
              <w:instrText xml:space="preserve"> PAGEREF _Toc400726642 \h </w:instrText>
            </w:r>
            <w:r>
              <w:rPr>
                <w:noProof/>
                <w:webHidden/>
              </w:rPr>
            </w:r>
          </w:ins>
          <w:r>
            <w:rPr>
              <w:noProof/>
              <w:webHidden/>
            </w:rPr>
            <w:fldChar w:fldCharType="separate"/>
          </w:r>
          <w:ins w:id="1127" w:author="Sammartano, Marc (BIC USA)" w:date="2014-10-10T17:49:00Z">
            <w:r>
              <w:rPr>
                <w:noProof/>
                <w:webHidden/>
              </w:rPr>
              <w:t>94</w:t>
            </w:r>
          </w:ins>
          <w:ins w:id="1128"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129" w:author="Sammartano, Marc (BIC USA)" w:date="2014-10-10T17:44:00Z"/>
              <w:rFonts w:eastAsiaTheme="minorEastAsia"/>
              <w:noProof/>
            </w:rPr>
          </w:pPr>
          <w:ins w:id="11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"_Toc400726643"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TCP/IP Sockets</w:t>
            </w:r>
            <w:r>
              <w:rPr>
                <w:noProof/>
                <w:webHidden/>
              </w:rPr>
              <w:tab/>
            </w:r>
            <w:r>
              <w:rPr>
                <w:noProof/>
                <w:webHidden/>
              </w:rPr>
              <w:fldChar w:fldCharType="begin"/>
            </w:r>
            <w:r>
              <w:rPr>
                <w:noProof/>
                <w:webHidden/>
              </w:rPr>
              <w:instrText xml:space="preserve"> PAGEREF _Toc400726643 \h </w:instrText>
            </w:r>
            <w:r>
              <w:rPr>
                <w:noProof/>
                <w:webHidden/>
              </w:rPr>
            </w:r>
          </w:ins>
          <w:r>
            <w:rPr>
              <w:noProof/>
              <w:webHidden/>
            </w:rPr>
            <w:fldChar w:fldCharType="separate"/>
          </w:r>
          <w:ins w:id="1131" w:author="Sammartano, Marc (BIC USA)" w:date="2014-10-10T17:49:00Z">
            <w:r>
              <w:rPr>
                <w:noProof/>
                <w:webHidden/>
              </w:rPr>
              <w:t>95</w:t>
            </w:r>
          </w:ins>
          <w:ins w:id="11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133" w:author="Sammartano, Marc (BIC USA)" w:date="2014-10-10T17:44:00Z"/>
              <w:rFonts w:eastAsiaTheme="minorEastAsia"/>
              <w:noProof/>
            </w:rPr>
          </w:pPr>
          <w:ins w:id="11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"_Toc400726644"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TCP/IP Client Socket Commands</w:t>
            </w:r>
            <w:r>
              <w:rPr>
                <w:noProof/>
                <w:webHidden/>
              </w:rPr>
              <w:tab/>
            </w:r>
            <w:r>
              <w:rPr>
                <w:noProof/>
                <w:webHidden/>
              </w:rPr>
              <w:fldChar w:fldCharType="begin"/>
            </w:r>
            <w:r>
              <w:rPr>
                <w:noProof/>
                <w:webHidden/>
              </w:rPr>
              <w:instrText xml:space="preserve"> PAGEREF _Toc400726644 \h </w:instrText>
            </w:r>
            <w:r>
              <w:rPr>
                <w:noProof/>
                <w:webHidden/>
              </w:rPr>
            </w:r>
          </w:ins>
          <w:r>
            <w:rPr>
              <w:noProof/>
              <w:webHidden/>
            </w:rPr>
            <w:fldChar w:fldCharType="separate"/>
          </w:r>
          <w:ins w:id="1135" w:author="Sammartano, Marc (BIC USA)" w:date="2014-10-10T17:49:00Z">
            <w:r>
              <w:rPr>
                <w:noProof/>
                <w:webHidden/>
              </w:rPr>
              <w:t>95</w:t>
            </w:r>
          </w:ins>
          <w:ins w:id="11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37" w:author="Sammartano, Marc (BIC USA)" w:date="2014-10-10T17:44:00Z"/>
              <w:rFonts w:eastAsiaTheme="minorEastAsia"/>
              <w:noProof/>
            </w:rPr>
          </w:pPr>
          <w:ins w:id="11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"_Toc400726645"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_Toc400726645 \h </w:instrText>
            </w:r>
            <w:r>
              <w:rPr>
                <w:noProof/>
                <w:webHidden/>
              </w:rPr>
            </w:r>
          </w:ins>
          <w:r>
            <w:rPr>
              <w:noProof/>
              <w:webHidden/>
            </w:rPr>
            <w:fldChar w:fldCharType="separate"/>
          </w:r>
          <w:ins w:id="1139" w:author="Sammartano, Marc (BIC USA)" w:date="2014-10-10T17:49:00Z">
            <w:r>
              <w:rPr>
                <w:noProof/>
                <w:webHidden/>
              </w:rPr>
              <w:t>95</w:t>
            </w:r>
          </w:ins>
          <w:ins w:id="11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41" w:author="Sammartano, Marc (BIC USA)" w:date="2014-10-10T17:44:00Z"/>
              <w:rFonts w:eastAsiaTheme="minorEastAsia"/>
              <w:noProof/>
            </w:rPr>
          </w:pPr>
          <w:ins w:id="1142"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"_Toc400726646"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Socket.client.status &lt;status_nvar&gt;</w:t>
            </w:r>
            <w:r>
              <w:rPr>
                <w:noProof/>
                <w:webHidden/>
              </w:rPr>
              <w:tab/>
            </w:r>
            <w:r>
              <w:rPr>
                <w:noProof/>
                <w:webHidden/>
              </w:rPr>
              <w:fldChar w:fldCharType="begin"/>
            </w:r>
            <w:r>
              <w:rPr>
                <w:noProof/>
                <w:webHidden/>
              </w:rPr>
              <w:instrText xml:space="preserve"> PAGEREF _Toc400726646 \h </w:instrText>
            </w:r>
            <w:r>
              <w:rPr>
                <w:noProof/>
                <w:webHidden/>
              </w:rPr>
            </w:r>
          </w:ins>
          <w:r>
            <w:rPr>
              <w:noProof/>
              <w:webHidden/>
            </w:rPr>
            <w:fldChar w:fldCharType="separate"/>
          </w:r>
          <w:ins w:id="1143" w:author="Sammartano, Marc (BIC USA)" w:date="2014-10-10T17:49:00Z">
            <w:r>
              <w:rPr>
                <w:noProof/>
                <w:webHidden/>
              </w:rPr>
              <w:t>96</w:t>
            </w:r>
          </w:ins>
          <w:ins w:id="11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45" w:author="Sammartano, Marc (BIC USA)" w:date="2014-10-10T17:44:00Z"/>
              <w:rFonts w:eastAsiaTheme="minorEastAsia"/>
              <w:noProof/>
            </w:rPr>
          </w:pPr>
          <w:ins w:id="11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"_Toc400726647"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Socket.client.server.ip &lt;svar&gt;</w:t>
            </w:r>
            <w:r>
              <w:rPr>
                <w:noProof/>
                <w:webHidden/>
              </w:rPr>
              <w:tab/>
            </w:r>
            <w:r>
              <w:rPr>
                <w:noProof/>
                <w:webHidden/>
              </w:rPr>
              <w:fldChar w:fldCharType="begin"/>
            </w:r>
            <w:r>
              <w:rPr>
                <w:noProof/>
                <w:webHidden/>
              </w:rPr>
              <w:instrText xml:space="preserve"> PAGEREF _Toc400726647 \h </w:instrText>
            </w:r>
            <w:r>
              <w:rPr>
                <w:noProof/>
                <w:webHidden/>
              </w:rPr>
            </w:r>
          </w:ins>
          <w:r>
            <w:rPr>
              <w:noProof/>
              <w:webHidden/>
            </w:rPr>
            <w:fldChar w:fldCharType="separate"/>
          </w:r>
          <w:ins w:id="1147" w:author="Sammartano, Marc (BIC USA)" w:date="2014-10-10T17:49:00Z">
            <w:r>
              <w:rPr>
                <w:noProof/>
                <w:webHidden/>
              </w:rPr>
              <w:t>96</w:t>
            </w:r>
          </w:ins>
          <w:ins w:id="11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49" w:author="Sammartano, Marc (BIC USA)" w:date="2014-10-10T17:44:00Z"/>
              <w:rFonts w:eastAsiaTheme="minorEastAsia"/>
              <w:noProof/>
            </w:rPr>
          </w:pPr>
          <w:ins w:id="11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"_Toc400726648"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Socket.client.read.line &lt;line_svar&gt;</w:t>
            </w:r>
            <w:r>
              <w:rPr>
                <w:noProof/>
                <w:webHidden/>
              </w:rPr>
              <w:tab/>
            </w:r>
            <w:r>
              <w:rPr>
                <w:noProof/>
                <w:webHidden/>
              </w:rPr>
              <w:fldChar w:fldCharType="begin"/>
            </w:r>
            <w:r>
              <w:rPr>
                <w:noProof/>
                <w:webHidden/>
              </w:rPr>
              <w:instrText xml:space="preserve"> PAGEREF _Toc400726648 \h </w:instrText>
            </w:r>
            <w:r>
              <w:rPr>
                <w:noProof/>
                <w:webHidden/>
              </w:rPr>
            </w:r>
          </w:ins>
          <w:r>
            <w:rPr>
              <w:noProof/>
              <w:webHidden/>
            </w:rPr>
            <w:fldChar w:fldCharType="separate"/>
          </w:r>
          <w:ins w:id="1151" w:author="Sammartano, Marc (BIC USA)" w:date="2014-10-10T17:49:00Z">
            <w:r>
              <w:rPr>
                <w:noProof/>
                <w:webHidden/>
              </w:rPr>
              <w:t>96</w:t>
            </w:r>
          </w:ins>
          <w:ins w:id="115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53" w:author="Sammartano, Marc (BIC USA)" w:date="2014-10-10T17:44:00Z"/>
              <w:rFonts w:eastAsiaTheme="minorEastAsia"/>
              <w:noProof/>
            </w:rPr>
          </w:pPr>
          <w:ins w:id="11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"_Toc400726649"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Socket.client.read.ready &lt;nvar&gt;</w:t>
            </w:r>
            <w:r>
              <w:rPr>
                <w:noProof/>
                <w:webHidden/>
              </w:rPr>
              <w:tab/>
            </w:r>
            <w:r>
              <w:rPr>
                <w:noProof/>
                <w:webHidden/>
              </w:rPr>
              <w:fldChar w:fldCharType="begin"/>
            </w:r>
            <w:r>
              <w:rPr>
                <w:noProof/>
                <w:webHidden/>
              </w:rPr>
              <w:instrText xml:space="preserve"> PAGEREF _Toc400726649 \h </w:instrText>
            </w:r>
            <w:r>
              <w:rPr>
                <w:noProof/>
                <w:webHidden/>
              </w:rPr>
            </w:r>
          </w:ins>
          <w:r>
            <w:rPr>
              <w:noProof/>
              <w:webHidden/>
            </w:rPr>
            <w:fldChar w:fldCharType="separate"/>
          </w:r>
          <w:ins w:id="1155" w:author="Sammartano, Marc (BIC USA)" w:date="2014-10-10T17:49:00Z">
            <w:r>
              <w:rPr>
                <w:noProof/>
                <w:webHidden/>
              </w:rPr>
              <w:t>96</w:t>
            </w:r>
          </w:ins>
          <w:ins w:id="115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57" w:author="Sammartano, Marc (BIC USA)" w:date="2014-10-10T17:44:00Z"/>
              <w:rFonts w:eastAsiaTheme="minorEastAsia"/>
              <w:noProof/>
            </w:rPr>
          </w:pPr>
          <w:ins w:id="11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Socket.client.read.file &lt;fw_nexp&gt;</w:t>
            </w:r>
            <w:r>
              <w:rPr>
                <w:noProof/>
                <w:webHidden/>
              </w:rPr>
              <w:tab/>
            </w:r>
            <w:r>
              <w:rPr>
                <w:noProof/>
                <w:webHidden/>
              </w:rPr>
              <w:fldChar w:fldCharType="begin"/>
            </w:r>
            <w:r>
              <w:rPr>
                <w:noProof/>
                <w:webHidden/>
              </w:rPr>
              <w:instrText xml:space="preserve"> PAGEREF _Toc400726650 \h </w:instrText>
            </w:r>
            <w:r>
              <w:rPr>
                <w:noProof/>
                <w:webHidden/>
              </w:rPr>
            </w:r>
          </w:ins>
          <w:r>
            <w:rPr>
              <w:noProof/>
              <w:webHidden/>
            </w:rPr>
            <w:fldChar w:fldCharType="separate"/>
          </w:r>
          <w:ins w:id="1159" w:author="Sammartano, Marc (BIC USA)" w:date="2014-10-10T17:49:00Z">
            <w:r>
              <w:rPr>
                <w:noProof/>
                <w:webHidden/>
              </w:rPr>
              <w:t>96</w:t>
            </w:r>
          </w:ins>
          <w:ins w:id="116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61" w:author="Sammartano, Marc (BIC USA)" w:date="2014-10-10T17:44:00Z"/>
              <w:rFonts w:eastAsiaTheme="minorEastAsia"/>
              <w:noProof/>
            </w:rPr>
          </w:pPr>
          <w:ins w:id="11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Socket.client.write.line &lt;line_sexp&gt;</w:t>
            </w:r>
            <w:r>
              <w:rPr>
                <w:noProof/>
                <w:webHidden/>
              </w:rPr>
              <w:tab/>
            </w:r>
            <w:r>
              <w:rPr>
                <w:noProof/>
                <w:webHidden/>
              </w:rPr>
              <w:fldChar w:fldCharType="begin"/>
            </w:r>
            <w:r>
              <w:rPr>
                <w:noProof/>
                <w:webHidden/>
              </w:rPr>
              <w:instrText xml:space="preserve"> PAGEREF _Toc400726651 \h </w:instrText>
            </w:r>
            <w:r>
              <w:rPr>
                <w:noProof/>
                <w:webHidden/>
              </w:rPr>
            </w:r>
          </w:ins>
          <w:r>
            <w:rPr>
              <w:noProof/>
              <w:webHidden/>
            </w:rPr>
            <w:fldChar w:fldCharType="separate"/>
          </w:r>
          <w:ins w:id="1163" w:author="Sammartano, Marc (BIC USA)" w:date="2014-10-10T17:49:00Z">
            <w:r>
              <w:rPr>
                <w:noProof/>
                <w:webHidden/>
              </w:rPr>
              <w:t>96</w:t>
            </w:r>
          </w:ins>
          <w:ins w:id="116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65" w:author="Sammartano, Marc (BIC USA)" w:date="2014-10-10T17:44:00Z"/>
              <w:rFonts w:eastAsiaTheme="minorEastAsia"/>
              <w:noProof/>
            </w:rPr>
          </w:pPr>
          <w:ins w:id="11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Socket.client.write.bytes &lt;sexp&gt;</w:t>
            </w:r>
            <w:r>
              <w:rPr>
                <w:noProof/>
                <w:webHidden/>
              </w:rPr>
              <w:tab/>
            </w:r>
            <w:r>
              <w:rPr>
                <w:noProof/>
                <w:webHidden/>
              </w:rPr>
              <w:fldChar w:fldCharType="begin"/>
            </w:r>
            <w:r>
              <w:rPr>
                <w:noProof/>
                <w:webHidden/>
              </w:rPr>
              <w:instrText xml:space="preserve"> PAGEREF _Toc400726652 \h </w:instrText>
            </w:r>
            <w:r>
              <w:rPr>
                <w:noProof/>
                <w:webHidden/>
              </w:rPr>
            </w:r>
          </w:ins>
          <w:r>
            <w:rPr>
              <w:noProof/>
              <w:webHidden/>
            </w:rPr>
            <w:fldChar w:fldCharType="separate"/>
          </w:r>
          <w:ins w:id="1167" w:author="Sammartano, Marc (BIC USA)" w:date="2014-10-10T17:49:00Z">
            <w:r>
              <w:rPr>
                <w:noProof/>
                <w:webHidden/>
              </w:rPr>
              <w:t>97</w:t>
            </w:r>
          </w:ins>
          <w:ins w:id="11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69" w:author="Sammartano, Marc (BIC USA)" w:date="2014-10-10T17:44:00Z"/>
              <w:rFonts w:eastAsiaTheme="minorEastAsia"/>
              <w:noProof/>
            </w:rPr>
          </w:pPr>
          <w:ins w:id="11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Socket.client.write.file &lt;fr_nexp&gt;</w:t>
            </w:r>
            <w:r>
              <w:rPr>
                <w:noProof/>
                <w:webHidden/>
              </w:rPr>
              <w:tab/>
            </w:r>
            <w:r>
              <w:rPr>
                <w:noProof/>
                <w:webHidden/>
              </w:rPr>
              <w:fldChar w:fldCharType="begin"/>
            </w:r>
            <w:r>
              <w:rPr>
                <w:noProof/>
                <w:webHidden/>
              </w:rPr>
              <w:instrText xml:space="preserve"> PAGEREF _Toc400726653 \h </w:instrText>
            </w:r>
            <w:r>
              <w:rPr>
                <w:noProof/>
                <w:webHidden/>
              </w:rPr>
            </w:r>
          </w:ins>
          <w:r>
            <w:rPr>
              <w:noProof/>
              <w:webHidden/>
            </w:rPr>
            <w:fldChar w:fldCharType="separate"/>
          </w:r>
          <w:ins w:id="1171" w:author="Sammartano, Marc (BIC USA)" w:date="2014-10-10T17:49:00Z">
            <w:r>
              <w:rPr>
                <w:noProof/>
                <w:webHidden/>
              </w:rPr>
              <w:t>97</w:t>
            </w:r>
          </w:ins>
          <w:ins w:id="11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73" w:author="Sammartano, Marc (BIC USA)" w:date="2014-10-10T17:44:00Z"/>
              <w:rFonts w:eastAsiaTheme="minorEastAsia"/>
              <w:noProof/>
            </w:rPr>
          </w:pPr>
          <w:ins w:id="11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Socket.client.close</w:t>
            </w:r>
            <w:r>
              <w:rPr>
                <w:noProof/>
                <w:webHidden/>
              </w:rPr>
              <w:tab/>
            </w:r>
            <w:r>
              <w:rPr>
                <w:noProof/>
                <w:webHidden/>
              </w:rPr>
              <w:fldChar w:fldCharType="begin"/>
            </w:r>
            <w:r>
              <w:rPr>
                <w:noProof/>
                <w:webHidden/>
              </w:rPr>
              <w:instrText xml:space="preserve"> PAGEREF _Toc400726654 \h </w:instrText>
            </w:r>
            <w:r>
              <w:rPr>
                <w:noProof/>
                <w:webHidden/>
              </w:rPr>
            </w:r>
          </w:ins>
          <w:r>
            <w:rPr>
              <w:noProof/>
              <w:webHidden/>
            </w:rPr>
            <w:fldChar w:fldCharType="separate"/>
          </w:r>
          <w:ins w:id="1175" w:author="Sammartano, Marc (BIC USA)" w:date="2014-10-10T17:49:00Z">
            <w:r>
              <w:rPr>
                <w:noProof/>
                <w:webHidden/>
              </w:rPr>
              <w:t>97</w:t>
            </w:r>
          </w:ins>
          <w:ins w:id="117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177" w:author="Sammartano, Marc (BIC USA)" w:date="2014-10-10T17:44:00Z"/>
              <w:rFonts w:eastAsiaTheme="minorEastAsia"/>
              <w:noProof/>
            </w:rPr>
          </w:pPr>
          <w:ins w:id="11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TCP/IP Server Socket Commands</w:t>
            </w:r>
            <w:r>
              <w:rPr>
                <w:noProof/>
                <w:webHidden/>
              </w:rPr>
              <w:tab/>
            </w:r>
            <w:r>
              <w:rPr>
                <w:noProof/>
                <w:webHidden/>
              </w:rPr>
              <w:fldChar w:fldCharType="begin"/>
            </w:r>
            <w:r>
              <w:rPr>
                <w:noProof/>
                <w:webHidden/>
              </w:rPr>
              <w:instrText xml:space="preserve"> PAGEREF _Toc400726655 \h </w:instrText>
            </w:r>
            <w:r>
              <w:rPr>
                <w:noProof/>
                <w:webHidden/>
              </w:rPr>
            </w:r>
          </w:ins>
          <w:r>
            <w:rPr>
              <w:noProof/>
              <w:webHidden/>
            </w:rPr>
            <w:fldChar w:fldCharType="separate"/>
          </w:r>
          <w:ins w:id="1179" w:author="Sammartano, Marc (BIC USA)" w:date="2014-10-10T17:49:00Z">
            <w:r>
              <w:rPr>
                <w:noProof/>
                <w:webHidden/>
              </w:rPr>
              <w:t>97</w:t>
            </w:r>
          </w:ins>
          <w:ins w:id="11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81" w:author="Sammartano, Marc (BIC USA)" w:date="2014-10-10T17:44:00Z"/>
              <w:rFonts w:eastAsiaTheme="minorEastAsia"/>
              <w:noProof/>
            </w:rPr>
          </w:pPr>
          <w:ins w:id="11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Socket.myIP &lt;svar&gt;</w:t>
            </w:r>
            <w:r>
              <w:rPr>
                <w:noProof/>
                <w:webHidden/>
              </w:rPr>
              <w:tab/>
            </w:r>
            <w:r>
              <w:rPr>
                <w:noProof/>
                <w:webHidden/>
              </w:rPr>
              <w:fldChar w:fldCharType="begin"/>
            </w:r>
            <w:r>
              <w:rPr>
                <w:noProof/>
                <w:webHidden/>
              </w:rPr>
              <w:instrText xml:space="preserve"> PAGEREF _Toc400726656 \h </w:instrText>
            </w:r>
            <w:r>
              <w:rPr>
                <w:noProof/>
                <w:webHidden/>
              </w:rPr>
            </w:r>
          </w:ins>
          <w:r>
            <w:rPr>
              <w:noProof/>
              <w:webHidden/>
            </w:rPr>
            <w:fldChar w:fldCharType="separate"/>
          </w:r>
          <w:ins w:id="1183" w:author="Sammartano, Marc (BIC USA)" w:date="2014-10-10T17:49:00Z">
            <w:r>
              <w:rPr>
                <w:noProof/>
                <w:webHidden/>
              </w:rPr>
              <w:t>97</w:t>
            </w:r>
          </w:ins>
          <w:ins w:id="11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85" w:author="Sammartano, Marc (BIC USA)" w:date="2014-10-10T17:44:00Z"/>
              <w:rFonts w:eastAsiaTheme="minorEastAsia"/>
              <w:noProof/>
            </w:rPr>
          </w:pPr>
          <w:ins w:id="11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Socket.server.create &lt;port_nexp&gt;</w:t>
            </w:r>
            <w:r>
              <w:rPr>
                <w:noProof/>
                <w:webHidden/>
              </w:rPr>
              <w:tab/>
            </w:r>
            <w:r>
              <w:rPr>
                <w:noProof/>
                <w:webHidden/>
              </w:rPr>
              <w:fldChar w:fldCharType="begin"/>
            </w:r>
            <w:r>
              <w:rPr>
                <w:noProof/>
                <w:webHidden/>
              </w:rPr>
              <w:instrText xml:space="preserve"> PAGEREF _Toc400726657 \h </w:instrText>
            </w:r>
            <w:r>
              <w:rPr>
                <w:noProof/>
                <w:webHidden/>
              </w:rPr>
            </w:r>
          </w:ins>
          <w:r>
            <w:rPr>
              <w:noProof/>
              <w:webHidden/>
            </w:rPr>
            <w:fldChar w:fldCharType="separate"/>
          </w:r>
          <w:ins w:id="1187" w:author="Sammartano, Marc (BIC USA)" w:date="2014-10-10T17:49:00Z">
            <w:r>
              <w:rPr>
                <w:noProof/>
                <w:webHidden/>
              </w:rPr>
              <w:t>97</w:t>
            </w:r>
          </w:ins>
          <w:ins w:id="11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89" w:author="Sammartano, Marc (BIC USA)" w:date="2014-10-10T17:44:00Z"/>
              <w:rFonts w:eastAsiaTheme="minorEastAsia"/>
              <w:noProof/>
            </w:rPr>
          </w:pPr>
          <w:ins w:id="11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Socket.server.connect {&lt;wait_lexp&gt;}</w:t>
            </w:r>
            <w:r>
              <w:rPr>
                <w:noProof/>
                <w:webHidden/>
              </w:rPr>
              <w:tab/>
            </w:r>
            <w:r>
              <w:rPr>
                <w:noProof/>
                <w:webHidden/>
              </w:rPr>
              <w:fldChar w:fldCharType="begin"/>
            </w:r>
            <w:r>
              <w:rPr>
                <w:noProof/>
                <w:webHidden/>
              </w:rPr>
              <w:instrText xml:space="preserve"> PAGEREF _Toc400726658 \h </w:instrText>
            </w:r>
            <w:r>
              <w:rPr>
                <w:noProof/>
                <w:webHidden/>
              </w:rPr>
            </w:r>
          </w:ins>
          <w:r>
            <w:rPr>
              <w:noProof/>
              <w:webHidden/>
            </w:rPr>
            <w:fldChar w:fldCharType="separate"/>
          </w:r>
          <w:ins w:id="1191" w:author="Sammartano, Marc (BIC USA)" w:date="2014-10-10T17:49:00Z">
            <w:r>
              <w:rPr>
                <w:noProof/>
                <w:webHidden/>
              </w:rPr>
              <w:t>97</w:t>
            </w:r>
          </w:ins>
          <w:ins w:id="11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93" w:author="Sammartano, Marc (BIC USA)" w:date="2014-10-10T17:44:00Z"/>
              <w:rFonts w:eastAsiaTheme="minorEastAsia"/>
              <w:noProof/>
            </w:rPr>
          </w:pPr>
          <w:ins w:id="11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"_Toc400726659"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Socket.server.status &lt;status_nvar&gt;</w:t>
            </w:r>
            <w:r>
              <w:rPr>
                <w:noProof/>
                <w:webHidden/>
              </w:rPr>
              <w:tab/>
            </w:r>
            <w:r>
              <w:rPr>
                <w:noProof/>
                <w:webHidden/>
              </w:rPr>
              <w:fldChar w:fldCharType="begin"/>
            </w:r>
            <w:r>
              <w:rPr>
                <w:noProof/>
                <w:webHidden/>
              </w:rPr>
              <w:instrText xml:space="preserve"> PAGEREF _Toc400726659 \h </w:instrText>
            </w:r>
            <w:r>
              <w:rPr>
                <w:noProof/>
                <w:webHidden/>
              </w:rPr>
            </w:r>
          </w:ins>
          <w:r>
            <w:rPr>
              <w:noProof/>
              <w:webHidden/>
            </w:rPr>
            <w:fldChar w:fldCharType="separate"/>
          </w:r>
          <w:ins w:id="1195" w:author="Sammartano, Marc (BIC USA)" w:date="2014-10-10T17:49:00Z">
            <w:r>
              <w:rPr>
                <w:noProof/>
                <w:webHidden/>
              </w:rPr>
              <w:t>97</w:t>
            </w:r>
          </w:ins>
          <w:ins w:id="11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197" w:author="Sammartano, Marc (BIC USA)" w:date="2014-10-10T17:44:00Z"/>
              <w:rFonts w:eastAsiaTheme="minorEastAsia"/>
              <w:noProof/>
            </w:rPr>
          </w:pPr>
          <w:ins w:id="11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Socket.server.read.line &lt;svar&gt;</w:t>
            </w:r>
            <w:r>
              <w:rPr>
                <w:noProof/>
                <w:webHidden/>
              </w:rPr>
              <w:tab/>
            </w:r>
            <w:r>
              <w:rPr>
                <w:noProof/>
                <w:webHidden/>
              </w:rPr>
              <w:fldChar w:fldCharType="begin"/>
            </w:r>
            <w:r>
              <w:rPr>
                <w:noProof/>
                <w:webHidden/>
              </w:rPr>
              <w:instrText xml:space="preserve"> PAGEREF _Toc400726660 \h </w:instrText>
            </w:r>
            <w:r>
              <w:rPr>
                <w:noProof/>
                <w:webHidden/>
              </w:rPr>
            </w:r>
          </w:ins>
          <w:r>
            <w:rPr>
              <w:noProof/>
              <w:webHidden/>
            </w:rPr>
            <w:fldChar w:fldCharType="separate"/>
          </w:r>
          <w:ins w:id="1199" w:author="Sammartano, Marc (BIC USA)" w:date="2014-10-10T17:49:00Z">
            <w:r>
              <w:rPr>
                <w:noProof/>
                <w:webHidden/>
              </w:rPr>
              <w:t>98</w:t>
            </w:r>
          </w:ins>
          <w:ins w:id="12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201" w:author="Sammartano, Marc (BIC USA)" w:date="2014-10-10T17:44:00Z"/>
              <w:rFonts w:eastAsiaTheme="minorEastAsia"/>
              <w:noProof/>
            </w:rPr>
          </w:pPr>
          <w:ins w:id="12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Socket.server.read.ready &lt;nvar&gt;</w:t>
            </w:r>
            <w:r>
              <w:rPr>
                <w:noProof/>
                <w:webHidden/>
              </w:rPr>
              <w:tab/>
            </w:r>
            <w:r>
              <w:rPr>
                <w:noProof/>
                <w:webHidden/>
              </w:rPr>
              <w:fldChar w:fldCharType="begin"/>
            </w:r>
            <w:r>
              <w:rPr>
                <w:noProof/>
                <w:webHidden/>
              </w:rPr>
              <w:instrText xml:space="preserve"> PAGEREF _Toc400726661 \h </w:instrText>
            </w:r>
            <w:r>
              <w:rPr>
                <w:noProof/>
                <w:webHidden/>
              </w:rPr>
            </w:r>
          </w:ins>
          <w:r>
            <w:rPr>
              <w:noProof/>
              <w:webHidden/>
            </w:rPr>
            <w:fldChar w:fldCharType="separate"/>
          </w:r>
          <w:ins w:id="1203" w:author="Sammartano, Marc (BIC USA)" w:date="2014-10-10T17:49:00Z">
            <w:r>
              <w:rPr>
                <w:noProof/>
                <w:webHidden/>
              </w:rPr>
              <w:t>98</w:t>
            </w:r>
          </w:ins>
          <w:ins w:id="12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205" w:author="Sammartano, Marc (BIC USA)" w:date="2014-10-10T17:44:00Z"/>
              <w:rFonts w:eastAsiaTheme="minorEastAsia"/>
              <w:noProof/>
            </w:rPr>
          </w:pPr>
          <w:ins w:id="12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Socket.server.write.line &lt;sexp&gt;</w:t>
            </w:r>
            <w:r>
              <w:rPr>
                <w:noProof/>
                <w:webHidden/>
              </w:rPr>
              <w:tab/>
            </w:r>
            <w:r>
              <w:rPr>
                <w:noProof/>
                <w:webHidden/>
              </w:rPr>
              <w:fldChar w:fldCharType="begin"/>
            </w:r>
            <w:r>
              <w:rPr>
                <w:noProof/>
                <w:webHidden/>
              </w:rPr>
              <w:instrText xml:space="preserve"> PAGEREF _Toc400726662 \h </w:instrText>
            </w:r>
            <w:r>
              <w:rPr>
                <w:noProof/>
                <w:webHidden/>
              </w:rPr>
            </w:r>
          </w:ins>
          <w:r>
            <w:rPr>
              <w:noProof/>
              <w:webHidden/>
            </w:rPr>
            <w:fldChar w:fldCharType="separate"/>
          </w:r>
          <w:ins w:id="1207" w:author="Sammartano, Marc (BIC USA)" w:date="2014-10-10T17:49:00Z">
            <w:r>
              <w:rPr>
                <w:noProof/>
                <w:webHidden/>
              </w:rPr>
              <w:t>98</w:t>
            </w:r>
          </w:ins>
          <w:ins w:id="12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209" w:author="Sammartano, Marc (BIC USA)" w:date="2014-10-10T17:44:00Z"/>
              <w:rFonts w:eastAsiaTheme="minorEastAsia"/>
              <w:noProof/>
            </w:rPr>
          </w:pPr>
          <w:ins w:id="12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Socket.server.write.bytes &lt;sexp&gt;</w:t>
            </w:r>
            <w:r>
              <w:rPr>
                <w:noProof/>
                <w:webHidden/>
              </w:rPr>
              <w:tab/>
            </w:r>
            <w:r>
              <w:rPr>
                <w:noProof/>
                <w:webHidden/>
              </w:rPr>
              <w:fldChar w:fldCharType="begin"/>
            </w:r>
            <w:r>
              <w:rPr>
                <w:noProof/>
                <w:webHidden/>
              </w:rPr>
              <w:instrText xml:space="preserve"> PAGEREF _Toc400726663 \h </w:instrText>
            </w:r>
            <w:r>
              <w:rPr>
                <w:noProof/>
                <w:webHidden/>
              </w:rPr>
            </w:r>
          </w:ins>
          <w:r>
            <w:rPr>
              <w:noProof/>
              <w:webHidden/>
            </w:rPr>
            <w:fldChar w:fldCharType="separate"/>
          </w:r>
          <w:ins w:id="1211" w:author="Sammartano, Marc (BIC USA)" w:date="2014-10-10T17:49:00Z">
            <w:r>
              <w:rPr>
                <w:noProof/>
                <w:webHidden/>
              </w:rPr>
              <w:t>98</w:t>
            </w:r>
          </w:ins>
          <w:ins w:id="121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213" w:author="Sammartano, Marc (BIC USA)" w:date="2014-10-10T17:44:00Z"/>
              <w:rFonts w:eastAsiaTheme="minorEastAsia"/>
              <w:noProof/>
            </w:rPr>
          </w:pPr>
          <w:ins w:id="12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Socket.server.write.file &lt;fr_nexp&gt;</w:t>
            </w:r>
            <w:r>
              <w:rPr>
                <w:noProof/>
                <w:webHidden/>
              </w:rPr>
              <w:tab/>
            </w:r>
            <w:r>
              <w:rPr>
                <w:noProof/>
                <w:webHidden/>
              </w:rPr>
              <w:fldChar w:fldCharType="begin"/>
            </w:r>
            <w:r>
              <w:rPr>
                <w:noProof/>
                <w:webHidden/>
              </w:rPr>
              <w:instrText xml:space="preserve"> PAGEREF _Toc400726664 \h </w:instrText>
            </w:r>
            <w:r>
              <w:rPr>
                <w:noProof/>
                <w:webHidden/>
              </w:rPr>
            </w:r>
          </w:ins>
          <w:r>
            <w:rPr>
              <w:noProof/>
              <w:webHidden/>
            </w:rPr>
            <w:fldChar w:fldCharType="separate"/>
          </w:r>
          <w:ins w:id="1215" w:author="Sammartano, Marc (BIC USA)" w:date="2014-10-10T17:49:00Z">
            <w:r>
              <w:rPr>
                <w:noProof/>
                <w:webHidden/>
              </w:rPr>
              <w:t>98</w:t>
            </w:r>
          </w:ins>
          <w:ins w:id="12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217" w:author="Sammartano, Marc (BIC USA)" w:date="2014-10-10T17:44:00Z"/>
              <w:rFonts w:eastAsiaTheme="minorEastAsia"/>
              <w:noProof/>
            </w:rPr>
          </w:pPr>
          <w:ins w:id="12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Socket.server.read.file &lt;fw_nexp&gt;</w:t>
            </w:r>
            <w:r>
              <w:rPr>
                <w:noProof/>
                <w:webHidden/>
              </w:rPr>
              <w:tab/>
            </w:r>
            <w:r>
              <w:rPr>
                <w:noProof/>
                <w:webHidden/>
              </w:rPr>
              <w:fldChar w:fldCharType="begin"/>
            </w:r>
            <w:r>
              <w:rPr>
                <w:noProof/>
                <w:webHidden/>
              </w:rPr>
              <w:instrText xml:space="preserve"> PAGEREF _Toc400726665 \h </w:instrText>
            </w:r>
            <w:r>
              <w:rPr>
                <w:noProof/>
                <w:webHidden/>
              </w:rPr>
            </w:r>
          </w:ins>
          <w:r>
            <w:rPr>
              <w:noProof/>
              <w:webHidden/>
            </w:rPr>
            <w:fldChar w:fldCharType="separate"/>
          </w:r>
          <w:ins w:id="1219" w:author="Sammartano, Marc (BIC USA)" w:date="2014-10-10T17:49:00Z">
            <w:r>
              <w:rPr>
                <w:noProof/>
                <w:webHidden/>
              </w:rPr>
              <w:t>98</w:t>
            </w:r>
          </w:ins>
          <w:ins w:id="12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221" w:author="Sammartano, Marc (BIC USA)" w:date="2014-10-10T17:44:00Z"/>
              <w:rFonts w:eastAsiaTheme="minorEastAsia"/>
              <w:noProof/>
            </w:rPr>
          </w:pPr>
          <w:ins w:id="12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Socket.server.disconnect</w:t>
            </w:r>
            <w:r>
              <w:rPr>
                <w:noProof/>
                <w:webHidden/>
              </w:rPr>
              <w:tab/>
            </w:r>
            <w:r>
              <w:rPr>
                <w:noProof/>
                <w:webHidden/>
              </w:rPr>
              <w:fldChar w:fldCharType="begin"/>
            </w:r>
            <w:r>
              <w:rPr>
                <w:noProof/>
                <w:webHidden/>
              </w:rPr>
              <w:instrText xml:space="preserve"> PAGEREF _Toc400726666 \h </w:instrText>
            </w:r>
            <w:r>
              <w:rPr>
                <w:noProof/>
                <w:webHidden/>
              </w:rPr>
            </w:r>
          </w:ins>
          <w:r>
            <w:rPr>
              <w:noProof/>
              <w:webHidden/>
            </w:rPr>
            <w:fldChar w:fldCharType="separate"/>
          </w:r>
          <w:ins w:id="1223" w:author="Sammartano, Marc (BIC USA)" w:date="2014-10-10T17:49:00Z">
            <w:r>
              <w:rPr>
                <w:noProof/>
                <w:webHidden/>
              </w:rPr>
              <w:t>99</w:t>
            </w:r>
          </w:ins>
          <w:ins w:id="12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225" w:author="Sammartano, Marc (BIC USA)" w:date="2014-10-10T17:44:00Z"/>
              <w:rFonts w:eastAsiaTheme="minorEastAsia"/>
              <w:noProof/>
            </w:rPr>
          </w:pPr>
          <w:ins w:id="12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Socket.server.close</w:t>
            </w:r>
            <w:r>
              <w:rPr>
                <w:noProof/>
                <w:webHidden/>
              </w:rPr>
              <w:tab/>
            </w:r>
            <w:r>
              <w:rPr>
                <w:noProof/>
                <w:webHidden/>
              </w:rPr>
              <w:fldChar w:fldCharType="begin"/>
            </w:r>
            <w:r>
              <w:rPr>
                <w:noProof/>
                <w:webHidden/>
              </w:rPr>
              <w:instrText xml:space="preserve"> PAGEREF _Toc400726667 \h </w:instrText>
            </w:r>
            <w:r>
              <w:rPr>
                <w:noProof/>
                <w:webHidden/>
              </w:rPr>
            </w:r>
          </w:ins>
          <w:r>
            <w:rPr>
              <w:noProof/>
              <w:webHidden/>
            </w:rPr>
            <w:fldChar w:fldCharType="separate"/>
          </w:r>
          <w:ins w:id="1227" w:author="Sammartano, Marc (BIC USA)" w:date="2014-10-10T17:49:00Z">
            <w:r>
              <w:rPr>
                <w:noProof/>
                <w:webHidden/>
              </w:rPr>
              <w:t>99</w:t>
            </w:r>
          </w:ins>
          <w:ins w:id="12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229" w:author="Sammartano, Marc (BIC USA)" w:date="2014-10-10T17:44:00Z"/>
              <w:rFonts w:eastAsiaTheme="minorEastAsia"/>
              <w:noProof/>
            </w:rPr>
          </w:pPr>
          <w:ins w:id="12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Socket.server.client.ip &lt;nvar&gt;</w:t>
            </w:r>
            <w:r>
              <w:rPr>
                <w:noProof/>
                <w:webHidden/>
              </w:rPr>
              <w:tab/>
            </w:r>
            <w:r>
              <w:rPr>
                <w:noProof/>
                <w:webHidden/>
              </w:rPr>
              <w:fldChar w:fldCharType="begin"/>
            </w:r>
            <w:r>
              <w:rPr>
                <w:noProof/>
                <w:webHidden/>
              </w:rPr>
              <w:instrText xml:space="preserve"> PAGEREF _Toc400726668 \h </w:instrText>
            </w:r>
            <w:r>
              <w:rPr>
                <w:noProof/>
                <w:webHidden/>
              </w:rPr>
            </w:r>
          </w:ins>
          <w:r>
            <w:rPr>
              <w:noProof/>
              <w:webHidden/>
            </w:rPr>
            <w:fldChar w:fldCharType="separate"/>
          </w:r>
          <w:ins w:id="1231" w:author="Sammartano, Marc (BIC USA)" w:date="2014-10-10T17:49:00Z">
            <w:r>
              <w:rPr>
                <w:noProof/>
                <w:webHidden/>
              </w:rPr>
              <w:t>99</w:t>
            </w:r>
          </w:ins>
          <w:ins w:id="123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233" w:author="Sammartano, Marc (BIC USA)" w:date="2014-10-10T17:44:00Z"/>
              <w:rFonts w:eastAsiaTheme="minorEastAsia"/>
              <w:noProof/>
            </w:rPr>
          </w:pPr>
          <w:ins w:id="12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"_Toc400726669"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 Client</w:t>
            </w:r>
            <w:r>
              <w:rPr>
                <w:noProof/>
                <w:webHidden/>
              </w:rPr>
              <w:tab/>
            </w:r>
            <w:r>
              <w:rPr>
                <w:noProof/>
                <w:webHidden/>
              </w:rPr>
              <w:fldChar w:fldCharType="begin"/>
            </w:r>
            <w:r>
              <w:rPr>
                <w:noProof/>
                <w:webHidden/>
              </w:rPr>
              <w:instrText xml:space="preserve"> PAGEREF _Toc400726669 \h </w:instrText>
            </w:r>
            <w:r>
              <w:rPr>
                <w:noProof/>
                <w:webHidden/>
              </w:rPr>
            </w:r>
          </w:ins>
          <w:r>
            <w:rPr>
              <w:noProof/>
              <w:webHidden/>
            </w:rPr>
            <w:fldChar w:fldCharType="separate"/>
          </w:r>
          <w:ins w:id="1235" w:author="Sammartano, Marc (BIC USA)" w:date="2014-10-10T17:49:00Z">
            <w:r>
              <w:rPr>
                <w:noProof/>
                <w:webHidden/>
              </w:rPr>
              <w:t>99</w:t>
            </w:r>
          </w:ins>
          <w:ins w:id="12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37" w:author="Sammartano, Marc (BIC USA)" w:date="2014-10-10T17:44:00Z"/>
              <w:rFonts w:eastAsiaTheme="minorEastAsia"/>
              <w:noProof/>
            </w:rPr>
          </w:pPr>
          <w:ins w:id="12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"_Toc400726670"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_Toc400726670 \h </w:instrText>
            </w:r>
            <w:r>
              <w:rPr>
                <w:noProof/>
                <w:webHidden/>
              </w:rPr>
            </w:r>
          </w:ins>
          <w:r>
            <w:rPr>
              <w:noProof/>
              <w:webHidden/>
            </w:rPr>
            <w:fldChar w:fldCharType="separate"/>
          </w:r>
          <w:ins w:id="1239" w:author="Sammartano, Marc (BIC USA)" w:date="2014-10-10T17:49:00Z">
            <w:r>
              <w:rPr>
                <w:noProof/>
                <w:webHidden/>
              </w:rPr>
              <w:t>99</w:t>
            </w:r>
          </w:ins>
          <w:ins w:id="124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41" w:author="Sammartano, Marc (BIC USA)" w:date="2014-10-10T17:44:00Z"/>
              <w:rFonts w:eastAsiaTheme="minorEastAsia"/>
              <w:noProof/>
            </w:rPr>
          </w:pPr>
          <w:ins w:id="12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"_Toc400726671"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Ftp.close</w:t>
            </w:r>
            <w:r>
              <w:rPr>
                <w:noProof/>
                <w:webHidden/>
              </w:rPr>
              <w:tab/>
            </w:r>
            <w:r>
              <w:rPr>
                <w:noProof/>
                <w:webHidden/>
              </w:rPr>
              <w:fldChar w:fldCharType="begin"/>
            </w:r>
            <w:r>
              <w:rPr>
                <w:noProof/>
                <w:webHidden/>
              </w:rPr>
              <w:instrText xml:space="preserve"> PAGEREF _Toc400726671 \h </w:instrText>
            </w:r>
            <w:r>
              <w:rPr>
                <w:noProof/>
                <w:webHidden/>
              </w:rPr>
            </w:r>
          </w:ins>
          <w:r>
            <w:rPr>
              <w:noProof/>
              <w:webHidden/>
            </w:rPr>
            <w:fldChar w:fldCharType="separate"/>
          </w:r>
          <w:ins w:id="1243" w:author="Sammartano, Marc (BIC USA)" w:date="2014-10-10T17:49:00Z">
            <w:r>
              <w:rPr>
                <w:noProof/>
                <w:webHidden/>
              </w:rPr>
              <w:t>99</w:t>
            </w:r>
          </w:ins>
          <w:ins w:id="12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45" w:author="Sammartano, Marc (BIC USA)" w:date="2014-10-10T17:44:00Z"/>
              <w:rFonts w:eastAsiaTheme="minorEastAsia"/>
              <w:noProof/>
            </w:rPr>
          </w:pPr>
          <w:ins w:id="12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"_Toc400726672"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Ftp.put &lt;source_sexp&gt;, &lt;destination_sexp&gt;</w:t>
            </w:r>
            <w:r>
              <w:rPr>
                <w:noProof/>
                <w:webHidden/>
              </w:rPr>
              <w:tab/>
            </w:r>
            <w:r>
              <w:rPr>
                <w:noProof/>
                <w:webHidden/>
              </w:rPr>
              <w:fldChar w:fldCharType="begin"/>
            </w:r>
            <w:r>
              <w:rPr>
                <w:noProof/>
                <w:webHidden/>
              </w:rPr>
              <w:instrText xml:space="preserve"> PAGEREF _Toc400726672 \h </w:instrText>
            </w:r>
            <w:r>
              <w:rPr>
                <w:noProof/>
                <w:webHidden/>
              </w:rPr>
            </w:r>
          </w:ins>
          <w:r>
            <w:rPr>
              <w:noProof/>
              <w:webHidden/>
            </w:rPr>
            <w:fldChar w:fldCharType="separate"/>
          </w:r>
          <w:ins w:id="1247" w:author="Sammartano, Marc (BIC USA)" w:date="2014-10-10T17:49:00Z">
            <w:r>
              <w:rPr>
                <w:noProof/>
                <w:webHidden/>
              </w:rPr>
              <w:t>99</w:t>
            </w:r>
          </w:ins>
          <w:ins w:id="12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49" w:author="Sammartano, Marc (BIC USA)" w:date="2014-10-10T17:44:00Z"/>
              <w:rFonts w:eastAsiaTheme="minorEastAsia"/>
              <w:noProof/>
            </w:rPr>
          </w:pPr>
          <w:ins w:id="12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"_Toc400726673"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Ftp.get &lt;source_sexp&gt;, &lt;destination_sexp&gt;</w:t>
            </w:r>
            <w:r>
              <w:rPr>
                <w:noProof/>
                <w:webHidden/>
              </w:rPr>
              <w:tab/>
            </w:r>
            <w:r>
              <w:rPr>
                <w:noProof/>
                <w:webHidden/>
              </w:rPr>
              <w:fldChar w:fldCharType="begin"/>
            </w:r>
            <w:r>
              <w:rPr>
                <w:noProof/>
                <w:webHidden/>
              </w:rPr>
              <w:instrText xml:space="preserve"> PAGEREF _Toc400726673 \h </w:instrText>
            </w:r>
            <w:r>
              <w:rPr>
                <w:noProof/>
                <w:webHidden/>
              </w:rPr>
            </w:r>
          </w:ins>
          <w:r>
            <w:rPr>
              <w:noProof/>
              <w:webHidden/>
            </w:rPr>
            <w:fldChar w:fldCharType="separate"/>
          </w:r>
          <w:ins w:id="1251" w:author="Sammartano, Marc (BIC USA)" w:date="2014-10-10T17:49:00Z">
            <w:r>
              <w:rPr>
                <w:noProof/>
                <w:webHidden/>
              </w:rPr>
              <w:t>99</w:t>
            </w:r>
          </w:ins>
          <w:ins w:id="12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53" w:author="Sammartano, Marc (BIC USA)" w:date="2014-10-10T17:44:00Z"/>
              <w:rFonts w:eastAsiaTheme="minorEastAsia"/>
              <w:noProof/>
            </w:rPr>
          </w:pPr>
          <w:ins w:id="12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"_Toc400726674"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Ftp.dir &lt;list_nvar&gt; {,&lt;dirmark_sexp&gt;}</w:t>
            </w:r>
            <w:r>
              <w:rPr>
                <w:noProof/>
                <w:webHidden/>
              </w:rPr>
              <w:tab/>
            </w:r>
            <w:r>
              <w:rPr>
                <w:noProof/>
                <w:webHidden/>
              </w:rPr>
              <w:fldChar w:fldCharType="begin"/>
            </w:r>
            <w:r>
              <w:rPr>
                <w:noProof/>
                <w:webHidden/>
              </w:rPr>
              <w:instrText xml:space="preserve"> PAGEREF _Toc400726674 \h </w:instrText>
            </w:r>
            <w:r>
              <w:rPr>
                <w:noProof/>
                <w:webHidden/>
              </w:rPr>
            </w:r>
          </w:ins>
          <w:r>
            <w:rPr>
              <w:noProof/>
              <w:webHidden/>
            </w:rPr>
            <w:fldChar w:fldCharType="separate"/>
          </w:r>
          <w:ins w:id="1255" w:author="Sammartano, Marc (BIC USA)" w:date="2014-10-10T17:49:00Z">
            <w:r>
              <w:rPr>
                <w:noProof/>
                <w:webHidden/>
              </w:rPr>
              <w:t>100</w:t>
            </w:r>
          </w:ins>
          <w:ins w:id="12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57" w:author="Sammartano, Marc (BIC USA)" w:date="2014-10-10T17:44:00Z"/>
              <w:rFonts w:eastAsiaTheme="minorEastAsia"/>
              <w:noProof/>
            </w:rPr>
          </w:pPr>
          <w:ins w:id="12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"_Toc400726675"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Ftp.cd &lt;new_directory_sexp&gt;</w:t>
            </w:r>
            <w:r>
              <w:rPr>
                <w:noProof/>
                <w:webHidden/>
              </w:rPr>
              <w:tab/>
            </w:r>
            <w:r>
              <w:rPr>
                <w:noProof/>
                <w:webHidden/>
              </w:rPr>
              <w:fldChar w:fldCharType="begin"/>
            </w:r>
            <w:r>
              <w:rPr>
                <w:noProof/>
                <w:webHidden/>
              </w:rPr>
              <w:instrText xml:space="preserve"> PAGEREF _Toc400726675 \h </w:instrText>
            </w:r>
            <w:r>
              <w:rPr>
                <w:noProof/>
                <w:webHidden/>
              </w:rPr>
            </w:r>
          </w:ins>
          <w:r>
            <w:rPr>
              <w:noProof/>
              <w:webHidden/>
            </w:rPr>
            <w:fldChar w:fldCharType="separate"/>
          </w:r>
          <w:ins w:id="1259" w:author="Sammartano, Marc (BIC USA)" w:date="2014-10-10T17:49:00Z">
            <w:r>
              <w:rPr>
                <w:noProof/>
                <w:webHidden/>
              </w:rPr>
              <w:t>100</w:t>
            </w:r>
          </w:ins>
          <w:ins w:id="12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61" w:author="Sammartano, Marc (BIC USA)" w:date="2014-10-10T17:44:00Z"/>
              <w:rFonts w:eastAsiaTheme="minorEastAsia"/>
              <w:noProof/>
            </w:rPr>
          </w:pPr>
          <w:ins w:id="12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"_Toc400726676"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_Toc400726676 \h </w:instrText>
            </w:r>
            <w:r>
              <w:rPr>
                <w:noProof/>
                <w:webHidden/>
              </w:rPr>
            </w:r>
          </w:ins>
          <w:r>
            <w:rPr>
              <w:noProof/>
              <w:webHidden/>
            </w:rPr>
            <w:fldChar w:fldCharType="separate"/>
          </w:r>
          <w:ins w:id="1263" w:author="Sammartano, Marc (BIC USA)" w:date="2014-10-10T17:49:00Z">
            <w:r>
              <w:rPr>
                <w:noProof/>
                <w:webHidden/>
              </w:rPr>
              <w:t>100</w:t>
            </w:r>
          </w:ins>
          <w:ins w:id="12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65" w:author="Sammartano, Marc (BIC USA)" w:date="2014-10-10T17:44:00Z"/>
              <w:rFonts w:eastAsiaTheme="minorEastAsia"/>
              <w:noProof/>
            </w:rPr>
          </w:pPr>
          <w:ins w:id="12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"_Toc400726677"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Ftp.delete &lt;filename_sexp&gt;</w:t>
            </w:r>
            <w:r>
              <w:rPr>
                <w:noProof/>
                <w:webHidden/>
              </w:rPr>
              <w:tab/>
            </w:r>
            <w:r>
              <w:rPr>
                <w:noProof/>
                <w:webHidden/>
              </w:rPr>
              <w:fldChar w:fldCharType="begin"/>
            </w:r>
            <w:r>
              <w:rPr>
                <w:noProof/>
                <w:webHidden/>
              </w:rPr>
              <w:instrText xml:space="preserve"> PAGEREF _Toc400726677 \h </w:instrText>
            </w:r>
            <w:r>
              <w:rPr>
                <w:noProof/>
                <w:webHidden/>
              </w:rPr>
            </w:r>
          </w:ins>
          <w:r>
            <w:rPr>
              <w:noProof/>
              <w:webHidden/>
            </w:rPr>
            <w:fldChar w:fldCharType="separate"/>
          </w:r>
          <w:ins w:id="1267" w:author="Sammartano, Marc (BIC USA)" w:date="2014-10-10T17:49:00Z">
            <w:r>
              <w:rPr>
                <w:noProof/>
                <w:webHidden/>
              </w:rPr>
              <w:t>100</w:t>
            </w:r>
          </w:ins>
          <w:ins w:id="12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69" w:author="Sammartano, Marc (BIC USA)" w:date="2014-10-10T17:44:00Z"/>
              <w:rFonts w:eastAsiaTheme="minorEastAsia"/>
              <w:noProof/>
            </w:rPr>
          </w:pPr>
          <w:ins w:id="1270"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"_Toc400726678"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Ftp.rmdir &lt;directory_sexp&gt;</w:t>
            </w:r>
            <w:r>
              <w:rPr>
                <w:noProof/>
                <w:webHidden/>
              </w:rPr>
              <w:tab/>
            </w:r>
            <w:r>
              <w:rPr>
                <w:noProof/>
                <w:webHidden/>
              </w:rPr>
              <w:fldChar w:fldCharType="begin"/>
            </w:r>
            <w:r>
              <w:rPr>
                <w:noProof/>
                <w:webHidden/>
              </w:rPr>
              <w:instrText xml:space="preserve"> PAGEREF _Toc400726678 \h </w:instrText>
            </w:r>
            <w:r>
              <w:rPr>
                <w:noProof/>
                <w:webHidden/>
              </w:rPr>
            </w:r>
          </w:ins>
          <w:r>
            <w:rPr>
              <w:noProof/>
              <w:webHidden/>
            </w:rPr>
            <w:fldChar w:fldCharType="separate"/>
          </w:r>
          <w:ins w:id="1271" w:author="Sammartano, Marc (BIC USA)" w:date="2014-10-10T17:49:00Z">
            <w:r>
              <w:rPr>
                <w:noProof/>
                <w:webHidden/>
              </w:rPr>
              <w:t>100</w:t>
            </w:r>
          </w:ins>
          <w:ins w:id="12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73" w:author="Sammartano, Marc (BIC USA)" w:date="2014-10-10T17:44:00Z"/>
              <w:rFonts w:eastAsiaTheme="minorEastAsia"/>
              <w:noProof/>
            </w:rPr>
          </w:pPr>
          <w:ins w:id="12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"_Toc400726679"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Ftp.mkdir &lt;directory_sexp&gt;</w:t>
            </w:r>
            <w:r>
              <w:rPr>
                <w:noProof/>
                <w:webHidden/>
              </w:rPr>
              <w:tab/>
            </w:r>
            <w:r>
              <w:rPr>
                <w:noProof/>
                <w:webHidden/>
              </w:rPr>
              <w:fldChar w:fldCharType="begin"/>
            </w:r>
            <w:r>
              <w:rPr>
                <w:noProof/>
                <w:webHidden/>
              </w:rPr>
              <w:instrText xml:space="preserve"> PAGEREF _Toc400726679 \h </w:instrText>
            </w:r>
            <w:r>
              <w:rPr>
                <w:noProof/>
                <w:webHidden/>
              </w:rPr>
            </w:r>
          </w:ins>
          <w:r>
            <w:rPr>
              <w:noProof/>
              <w:webHidden/>
            </w:rPr>
            <w:fldChar w:fldCharType="separate"/>
          </w:r>
          <w:ins w:id="1275" w:author="Sammartano, Marc (BIC USA)" w:date="2014-10-10T17:49:00Z">
            <w:r>
              <w:rPr>
                <w:noProof/>
                <w:webHidden/>
              </w:rPr>
              <w:t>100</w:t>
            </w:r>
          </w:ins>
          <w:ins w:id="1276"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277" w:author="Sammartano, Marc (BIC USA)" w:date="2014-10-10T17:44:00Z"/>
              <w:rFonts w:eastAsiaTheme="minorEastAsia"/>
              <w:noProof/>
            </w:rPr>
          </w:pPr>
          <w:ins w:id="12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Bluetooth</w:t>
            </w:r>
            <w:r>
              <w:rPr>
                <w:noProof/>
                <w:webHidden/>
              </w:rPr>
              <w:tab/>
            </w:r>
            <w:r>
              <w:rPr>
                <w:noProof/>
                <w:webHidden/>
              </w:rPr>
              <w:fldChar w:fldCharType="begin"/>
            </w:r>
            <w:r>
              <w:rPr>
                <w:noProof/>
                <w:webHidden/>
              </w:rPr>
              <w:instrText xml:space="preserve"> PAGEREF _Toc400726680 \h </w:instrText>
            </w:r>
            <w:r>
              <w:rPr>
                <w:noProof/>
                <w:webHidden/>
              </w:rPr>
            </w:r>
          </w:ins>
          <w:r>
            <w:rPr>
              <w:noProof/>
              <w:webHidden/>
            </w:rPr>
            <w:fldChar w:fldCharType="separate"/>
          </w:r>
          <w:ins w:id="1279" w:author="Sammartano, Marc (BIC USA)" w:date="2014-10-10T17:49:00Z">
            <w:r>
              <w:rPr>
                <w:noProof/>
                <w:webHidden/>
              </w:rPr>
              <w:t>100</w:t>
            </w:r>
          </w:ins>
          <w:ins w:id="12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81" w:author="Sammartano, Marc (BIC USA)" w:date="2014-10-10T17:44:00Z"/>
              <w:rFonts w:eastAsiaTheme="minorEastAsia"/>
              <w:noProof/>
            </w:rPr>
          </w:pPr>
          <w:ins w:id="12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Bt.open {0|1}</w:t>
            </w:r>
            <w:r>
              <w:rPr>
                <w:noProof/>
                <w:webHidden/>
              </w:rPr>
              <w:tab/>
            </w:r>
            <w:r>
              <w:rPr>
                <w:noProof/>
                <w:webHidden/>
              </w:rPr>
              <w:fldChar w:fldCharType="begin"/>
            </w:r>
            <w:r>
              <w:rPr>
                <w:noProof/>
                <w:webHidden/>
              </w:rPr>
              <w:instrText xml:space="preserve"> PAGEREF _Toc400726681 \h </w:instrText>
            </w:r>
            <w:r>
              <w:rPr>
                <w:noProof/>
                <w:webHidden/>
              </w:rPr>
            </w:r>
          </w:ins>
          <w:r>
            <w:rPr>
              <w:noProof/>
              <w:webHidden/>
            </w:rPr>
            <w:fldChar w:fldCharType="separate"/>
          </w:r>
          <w:ins w:id="1283" w:author="Sammartano, Marc (BIC USA)" w:date="2014-10-10T17:49:00Z">
            <w:r>
              <w:rPr>
                <w:noProof/>
                <w:webHidden/>
              </w:rPr>
              <w:t>101</w:t>
            </w:r>
          </w:ins>
          <w:ins w:id="128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85" w:author="Sammartano, Marc (BIC USA)" w:date="2014-10-10T17:44:00Z"/>
              <w:rFonts w:eastAsiaTheme="minorEastAsia"/>
              <w:noProof/>
            </w:rPr>
          </w:pPr>
          <w:ins w:id="12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Bt.close</w:t>
            </w:r>
            <w:r>
              <w:rPr>
                <w:noProof/>
                <w:webHidden/>
              </w:rPr>
              <w:tab/>
            </w:r>
            <w:r>
              <w:rPr>
                <w:noProof/>
                <w:webHidden/>
              </w:rPr>
              <w:fldChar w:fldCharType="begin"/>
            </w:r>
            <w:r>
              <w:rPr>
                <w:noProof/>
                <w:webHidden/>
              </w:rPr>
              <w:instrText xml:space="preserve"> PAGEREF _Toc400726682 \h </w:instrText>
            </w:r>
            <w:r>
              <w:rPr>
                <w:noProof/>
                <w:webHidden/>
              </w:rPr>
            </w:r>
          </w:ins>
          <w:r>
            <w:rPr>
              <w:noProof/>
              <w:webHidden/>
            </w:rPr>
            <w:fldChar w:fldCharType="separate"/>
          </w:r>
          <w:ins w:id="1287" w:author="Sammartano, Marc (BIC USA)" w:date="2014-10-10T17:49:00Z">
            <w:r>
              <w:rPr>
                <w:noProof/>
                <w:webHidden/>
              </w:rPr>
              <w:t>101</w:t>
            </w:r>
          </w:ins>
          <w:ins w:id="12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89" w:author="Sammartano, Marc (BIC USA)" w:date="2014-10-10T17:44:00Z"/>
              <w:rFonts w:eastAsiaTheme="minorEastAsia"/>
              <w:noProof/>
            </w:rPr>
          </w:pPr>
          <w:ins w:id="12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Bt.connect {0|1}</w:t>
            </w:r>
            <w:r>
              <w:rPr>
                <w:noProof/>
                <w:webHidden/>
              </w:rPr>
              <w:tab/>
            </w:r>
            <w:r>
              <w:rPr>
                <w:noProof/>
                <w:webHidden/>
              </w:rPr>
              <w:fldChar w:fldCharType="begin"/>
            </w:r>
            <w:r>
              <w:rPr>
                <w:noProof/>
                <w:webHidden/>
              </w:rPr>
              <w:instrText xml:space="preserve"> PAGEREF _Toc400726683 \h </w:instrText>
            </w:r>
            <w:r>
              <w:rPr>
                <w:noProof/>
                <w:webHidden/>
              </w:rPr>
            </w:r>
          </w:ins>
          <w:r>
            <w:rPr>
              <w:noProof/>
              <w:webHidden/>
            </w:rPr>
            <w:fldChar w:fldCharType="separate"/>
          </w:r>
          <w:ins w:id="1291" w:author="Sammartano, Marc (BIC USA)" w:date="2014-10-10T17:49:00Z">
            <w:r>
              <w:rPr>
                <w:noProof/>
                <w:webHidden/>
              </w:rPr>
              <w:t>102</w:t>
            </w:r>
          </w:ins>
          <w:ins w:id="12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93" w:author="Sammartano, Marc (BIC USA)" w:date="2014-10-10T17:44:00Z"/>
              <w:rFonts w:eastAsiaTheme="minorEastAsia"/>
              <w:noProof/>
            </w:rPr>
          </w:pPr>
          <w:ins w:id="12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Bt.disconnect</w:t>
            </w:r>
            <w:r>
              <w:rPr>
                <w:noProof/>
                <w:webHidden/>
              </w:rPr>
              <w:tab/>
            </w:r>
            <w:r>
              <w:rPr>
                <w:noProof/>
                <w:webHidden/>
              </w:rPr>
              <w:fldChar w:fldCharType="begin"/>
            </w:r>
            <w:r>
              <w:rPr>
                <w:noProof/>
                <w:webHidden/>
              </w:rPr>
              <w:instrText xml:space="preserve"> PAGEREF _Toc400726684 \h </w:instrText>
            </w:r>
            <w:r>
              <w:rPr>
                <w:noProof/>
                <w:webHidden/>
              </w:rPr>
            </w:r>
          </w:ins>
          <w:r>
            <w:rPr>
              <w:noProof/>
              <w:webHidden/>
            </w:rPr>
            <w:fldChar w:fldCharType="separate"/>
          </w:r>
          <w:ins w:id="1295" w:author="Sammartano, Marc (BIC USA)" w:date="2014-10-10T17:49:00Z">
            <w:r>
              <w:rPr>
                <w:noProof/>
                <w:webHidden/>
              </w:rPr>
              <w:t>102</w:t>
            </w:r>
          </w:ins>
          <w:ins w:id="12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297" w:author="Sammartano, Marc (BIC USA)" w:date="2014-10-10T17:44:00Z"/>
              <w:rFonts w:eastAsiaTheme="minorEastAsia"/>
              <w:noProof/>
            </w:rPr>
          </w:pPr>
          <w:ins w:id="12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Bt.reconnect</w:t>
            </w:r>
            <w:r>
              <w:rPr>
                <w:noProof/>
                <w:webHidden/>
              </w:rPr>
              <w:tab/>
            </w:r>
            <w:r>
              <w:rPr>
                <w:noProof/>
                <w:webHidden/>
              </w:rPr>
              <w:fldChar w:fldCharType="begin"/>
            </w:r>
            <w:r>
              <w:rPr>
                <w:noProof/>
                <w:webHidden/>
              </w:rPr>
              <w:instrText xml:space="preserve"> PAGEREF _Toc400726685 \h </w:instrText>
            </w:r>
            <w:r>
              <w:rPr>
                <w:noProof/>
                <w:webHidden/>
              </w:rPr>
            </w:r>
          </w:ins>
          <w:r>
            <w:rPr>
              <w:noProof/>
              <w:webHidden/>
            </w:rPr>
            <w:fldChar w:fldCharType="separate"/>
          </w:r>
          <w:ins w:id="1299" w:author="Sammartano, Marc (BIC USA)" w:date="2014-10-10T17:49:00Z">
            <w:r>
              <w:rPr>
                <w:noProof/>
                <w:webHidden/>
              </w:rPr>
              <w:t>102</w:t>
            </w:r>
          </w:ins>
          <w:ins w:id="13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01" w:author="Sammartano, Marc (BIC USA)" w:date="2014-10-10T17:44:00Z"/>
              <w:rFonts w:eastAsiaTheme="minorEastAsia"/>
              <w:noProof/>
            </w:rPr>
          </w:pPr>
          <w:ins w:id="13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Bt.status &lt;nvar&gt;</w:t>
            </w:r>
            <w:r>
              <w:rPr>
                <w:noProof/>
                <w:webHidden/>
              </w:rPr>
              <w:tab/>
            </w:r>
            <w:r>
              <w:rPr>
                <w:noProof/>
                <w:webHidden/>
              </w:rPr>
              <w:fldChar w:fldCharType="begin"/>
            </w:r>
            <w:r>
              <w:rPr>
                <w:noProof/>
                <w:webHidden/>
              </w:rPr>
              <w:instrText xml:space="preserve"> PAGEREF _Toc400726686 \h </w:instrText>
            </w:r>
            <w:r>
              <w:rPr>
                <w:noProof/>
                <w:webHidden/>
              </w:rPr>
            </w:r>
          </w:ins>
          <w:r>
            <w:rPr>
              <w:noProof/>
              <w:webHidden/>
            </w:rPr>
            <w:fldChar w:fldCharType="separate"/>
          </w:r>
          <w:ins w:id="1303" w:author="Sammartano, Marc (BIC USA)" w:date="2014-10-10T17:49:00Z">
            <w:r>
              <w:rPr>
                <w:noProof/>
                <w:webHidden/>
              </w:rPr>
              <w:t>102</w:t>
            </w:r>
          </w:ins>
          <w:ins w:id="13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05" w:author="Sammartano, Marc (BIC USA)" w:date="2014-10-10T17:44:00Z"/>
              <w:rFonts w:eastAsiaTheme="minorEastAsia"/>
              <w:noProof/>
            </w:rPr>
          </w:pPr>
          <w:ins w:id="13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Bt.write {&lt;exp&gt; {,|;}} ...</w:t>
            </w:r>
            <w:r>
              <w:rPr>
                <w:noProof/>
                <w:webHidden/>
              </w:rPr>
              <w:tab/>
            </w:r>
            <w:r>
              <w:rPr>
                <w:noProof/>
                <w:webHidden/>
              </w:rPr>
              <w:fldChar w:fldCharType="begin"/>
            </w:r>
            <w:r>
              <w:rPr>
                <w:noProof/>
                <w:webHidden/>
              </w:rPr>
              <w:instrText xml:space="preserve"> PAGEREF _Toc400726687 \h </w:instrText>
            </w:r>
            <w:r>
              <w:rPr>
                <w:noProof/>
                <w:webHidden/>
              </w:rPr>
            </w:r>
          </w:ins>
          <w:r>
            <w:rPr>
              <w:noProof/>
              <w:webHidden/>
            </w:rPr>
            <w:fldChar w:fldCharType="separate"/>
          </w:r>
          <w:ins w:id="1307" w:author="Sammartano, Marc (BIC USA)" w:date="2014-10-10T17:49:00Z">
            <w:r>
              <w:rPr>
                <w:noProof/>
                <w:webHidden/>
              </w:rPr>
              <w:t>102</w:t>
            </w:r>
          </w:ins>
          <w:ins w:id="13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09" w:author="Sammartano, Marc (BIC USA)" w:date="2014-10-10T17:44:00Z"/>
              <w:rFonts w:eastAsiaTheme="minorEastAsia"/>
              <w:noProof/>
            </w:rPr>
          </w:pPr>
          <w:ins w:id="13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Bt.read.ready &lt;nvar&gt;</w:t>
            </w:r>
            <w:r>
              <w:rPr>
                <w:noProof/>
                <w:webHidden/>
              </w:rPr>
              <w:tab/>
            </w:r>
            <w:r>
              <w:rPr>
                <w:noProof/>
                <w:webHidden/>
              </w:rPr>
              <w:fldChar w:fldCharType="begin"/>
            </w:r>
            <w:r>
              <w:rPr>
                <w:noProof/>
                <w:webHidden/>
              </w:rPr>
              <w:instrText xml:space="preserve"> PAGEREF _Toc400726688 \h </w:instrText>
            </w:r>
            <w:r>
              <w:rPr>
                <w:noProof/>
                <w:webHidden/>
              </w:rPr>
            </w:r>
          </w:ins>
          <w:r>
            <w:rPr>
              <w:noProof/>
              <w:webHidden/>
            </w:rPr>
            <w:fldChar w:fldCharType="separate"/>
          </w:r>
          <w:ins w:id="1311" w:author="Sammartano, Marc (BIC USA)" w:date="2014-10-10T17:49:00Z">
            <w:r>
              <w:rPr>
                <w:noProof/>
                <w:webHidden/>
              </w:rPr>
              <w:t>103</w:t>
            </w:r>
          </w:ins>
          <w:ins w:id="13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13" w:author="Sammartano, Marc (BIC USA)" w:date="2014-10-10T17:44:00Z"/>
              <w:rFonts w:eastAsiaTheme="minorEastAsia"/>
              <w:noProof/>
            </w:rPr>
          </w:pPr>
          <w:ins w:id="13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"_Toc400726689"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OnBtReadReady:</w:t>
            </w:r>
            <w:r>
              <w:rPr>
                <w:noProof/>
                <w:webHidden/>
              </w:rPr>
              <w:tab/>
            </w:r>
            <w:r>
              <w:rPr>
                <w:noProof/>
                <w:webHidden/>
              </w:rPr>
              <w:fldChar w:fldCharType="begin"/>
            </w:r>
            <w:r>
              <w:rPr>
                <w:noProof/>
                <w:webHidden/>
              </w:rPr>
              <w:instrText xml:space="preserve"> PAGEREF _Toc400726689 \h </w:instrText>
            </w:r>
            <w:r>
              <w:rPr>
                <w:noProof/>
                <w:webHidden/>
              </w:rPr>
            </w:r>
          </w:ins>
          <w:r>
            <w:rPr>
              <w:noProof/>
              <w:webHidden/>
            </w:rPr>
            <w:fldChar w:fldCharType="separate"/>
          </w:r>
          <w:ins w:id="1315" w:author="Sammartano, Marc (BIC USA)" w:date="2014-10-10T17:49:00Z">
            <w:r>
              <w:rPr>
                <w:noProof/>
                <w:webHidden/>
              </w:rPr>
              <w:t>103</w:t>
            </w:r>
          </w:ins>
          <w:ins w:id="13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17" w:author="Sammartano, Marc (BIC USA)" w:date="2014-10-10T17:44:00Z"/>
              <w:rFonts w:eastAsiaTheme="minorEastAsia"/>
              <w:noProof/>
            </w:rPr>
          </w:pPr>
          <w:ins w:id="13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Bt.onReadReady.resume</w:t>
            </w:r>
            <w:r>
              <w:rPr>
                <w:noProof/>
                <w:webHidden/>
              </w:rPr>
              <w:tab/>
            </w:r>
            <w:r>
              <w:rPr>
                <w:noProof/>
                <w:webHidden/>
              </w:rPr>
              <w:fldChar w:fldCharType="begin"/>
            </w:r>
            <w:r>
              <w:rPr>
                <w:noProof/>
                <w:webHidden/>
              </w:rPr>
              <w:instrText xml:space="preserve"> PAGEREF _Toc400726690 \h </w:instrText>
            </w:r>
            <w:r>
              <w:rPr>
                <w:noProof/>
                <w:webHidden/>
              </w:rPr>
            </w:r>
          </w:ins>
          <w:r>
            <w:rPr>
              <w:noProof/>
              <w:webHidden/>
            </w:rPr>
            <w:fldChar w:fldCharType="separate"/>
          </w:r>
          <w:ins w:id="1319" w:author="Sammartano, Marc (BIC USA)" w:date="2014-10-10T17:49:00Z">
            <w:r>
              <w:rPr>
                <w:noProof/>
                <w:webHidden/>
              </w:rPr>
              <w:t>103</w:t>
            </w:r>
          </w:ins>
          <w:ins w:id="13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21" w:author="Sammartano, Marc (BIC USA)" w:date="2014-10-10T17:44:00Z"/>
              <w:rFonts w:eastAsiaTheme="minorEastAsia"/>
              <w:noProof/>
            </w:rPr>
          </w:pPr>
          <w:ins w:id="13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Bt.read.bytes &lt;svar&gt;</w:t>
            </w:r>
            <w:r>
              <w:rPr>
                <w:noProof/>
                <w:webHidden/>
              </w:rPr>
              <w:tab/>
            </w:r>
            <w:r>
              <w:rPr>
                <w:noProof/>
                <w:webHidden/>
              </w:rPr>
              <w:fldChar w:fldCharType="begin"/>
            </w:r>
            <w:r>
              <w:rPr>
                <w:noProof/>
                <w:webHidden/>
              </w:rPr>
              <w:instrText xml:space="preserve"> PAGEREF _Toc400726691 \h </w:instrText>
            </w:r>
            <w:r>
              <w:rPr>
                <w:noProof/>
                <w:webHidden/>
              </w:rPr>
            </w:r>
          </w:ins>
          <w:r>
            <w:rPr>
              <w:noProof/>
              <w:webHidden/>
            </w:rPr>
            <w:fldChar w:fldCharType="separate"/>
          </w:r>
          <w:ins w:id="1323" w:author="Sammartano, Marc (BIC USA)" w:date="2014-10-10T17:49:00Z">
            <w:r>
              <w:rPr>
                <w:noProof/>
                <w:webHidden/>
              </w:rPr>
              <w:t>103</w:t>
            </w:r>
          </w:ins>
          <w:ins w:id="13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25" w:author="Sammartano, Marc (BIC USA)" w:date="2014-10-10T17:44:00Z"/>
              <w:rFonts w:eastAsiaTheme="minorEastAsia"/>
              <w:noProof/>
            </w:rPr>
          </w:pPr>
          <w:ins w:id="13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Bt.device.name &lt;svar&gt;</w:t>
            </w:r>
            <w:r>
              <w:rPr>
                <w:noProof/>
                <w:webHidden/>
              </w:rPr>
              <w:tab/>
            </w:r>
            <w:r>
              <w:rPr>
                <w:noProof/>
                <w:webHidden/>
              </w:rPr>
              <w:fldChar w:fldCharType="begin"/>
            </w:r>
            <w:r>
              <w:rPr>
                <w:noProof/>
                <w:webHidden/>
              </w:rPr>
              <w:instrText xml:space="preserve"> PAGEREF _Toc400726692 \h </w:instrText>
            </w:r>
            <w:r>
              <w:rPr>
                <w:noProof/>
                <w:webHidden/>
              </w:rPr>
            </w:r>
          </w:ins>
          <w:r>
            <w:rPr>
              <w:noProof/>
              <w:webHidden/>
            </w:rPr>
            <w:fldChar w:fldCharType="separate"/>
          </w:r>
          <w:ins w:id="1327" w:author="Sammartano, Marc (BIC USA)" w:date="2014-10-10T17:49:00Z">
            <w:r>
              <w:rPr>
                <w:noProof/>
                <w:webHidden/>
              </w:rPr>
              <w:t>103</w:t>
            </w:r>
          </w:ins>
          <w:ins w:id="13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29" w:author="Sammartano, Marc (BIC USA)" w:date="2014-10-10T17:44:00Z"/>
              <w:rFonts w:eastAsiaTheme="minorEastAsia"/>
              <w:noProof/>
            </w:rPr>
          </w:pPr>
          <w:ins w:id="13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Bt.set.UUID &lt;sexp&gt;</w:t>
            </w:r>
            <w:r>
              <w:rPr>
                <w:noProof/>
                <w:webHidden/>
              </w:rPr>
              <w:tab/>
            </w:r>
            <w:r>
              <w:rPr>
                <w:noProof/>
                <w:webHidden/>
              </w:rPr>
              <w:fldChar w:fldCharType="begin"/>
            </w:r>
            <w:r>
              <w:rPr>
                <w:noProof/>
                <w:webHidden/>
              </w:rPr>
              <w:instrText xml:space="preserve"> PAGEREF _Toc400726693 \h </w:instrText>
            </w:r>
            <w:r>
              <w:rPr>
                <w:noProof/>
                <w:webHidden/>
              </w:rPr>
            </w:r>
          </w:ins>
          <w:r>
            <w:rPr>
              <w:noProof/>
              <w:webHidden/>
            </w:rPr>
            <w:fldChar w:fldCharType="separate"/>
          </w:r>
          <w:ins w:id="1331" w:author="Sammartano, Marc (BIC USA)" w:date="2014-10-10T17:49:00Z">
            <w:r>
              <w:rPr>
                <w:noProof/>
                <w:webHidden/>
              </w:rPr>
              <w:t>103</w:t>
            </w:r>
          </w:ins>
          <w:ins w:id="133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333" w:author="Sammartano, Marc (BIC USA)" w:date="2014-10-10T17:44:00Z"/>
              <w:rFonts w:eastAsiaTheme="minorEastAsia"/>
              <w:noProof/>
            </w:rPr>
          </w:pPr>
          <w:ins w:id="13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Miscellaneous Commands</w:t>
            </w:r>
            <w:r>
              <w:rPr>
                <w:noProof/>
                <w:webHidden/>
              </w:rPr>
              <w:tab/>
            </w:r>
            <w:r>
              <w:rPr>
                <w:noProof/>
                <w:webHidden/>
              </w:rPr>
              <w:fldChar w:fldCharType="begin"/>
            </w:r>
            <w:r>
              <w:rPr>
                <w:noProof/>
                <w:webHidden/>
              </w:rPr>
              <w:instrText xml:space="preserve"> PAGEREF _Toc400726694 \h </w:instrText>
            </w:r>
            <w:r>
              <w:rPr>
                <w:noProof/>
                <w:webHidden/>
              </w:rPr>
            </w:r>
          </w:ins>
          <w:r>
            <w:rPr>
              <w:noProof/>
              <w:webHidden/>
            </w:rPr>
            <w:fldChar w:fldCharType="separate"/>
          </w:r>
          <w:ins w:id="1335" w:author="Sammartano, Marc (BIC USA)" w:date="2014-10-10T17:49:00Z">
            <w:r>
              <w:rPr>
                <w:noProof/>
                <w:webHidden/>
              </w:rPr>
              <w:t>104</w:t>
            </w:r>
          </w:ins>
          <w:ins w:id="13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37" w:author="Sammartano, Marc (BIC USA)" w:date="2014-10-10T17:44:00Z"/>
              <w:rFonts w:eastAsiaTheme="minorEastAsia"/>
              <w:noProof/>
            </w:rPr>
          </w:pPr>
          <w:ins w:id="13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Clipboard</w:t>
            </w:r>
            <w:r>
              <w:rPr>
                <w:noProof/>
                <w:webHidden/>
              </w:rPr>
              <w:tab/>
            </w:r>
            <w:r>
              <w:rPr>
                <w:noProof/>
                <w:webHidden/>
              </w:rPr>
              <w:fldChar w:fldCharType="begin"/>
            </w:r>
            <w:r>
              <w:rPr>
                <w:noProof/>
                <w:webHidden/>
              </w:rPr>
              <w:instrText xml:space="preserve"> PAGEREF _Toc400726695 \h </w:instrText>
            </w:r>
            <w:r>
              <w:rPr>
                <w:noProof/>
                <w:webHidden/>
              </w:rPr>
            </w:r>
          </w:ins>
          <w:r>
            <w:rPr>
              <w:noProof/>
              <w:webHidden/>
            </w:rPr>
            <w:fldChar w:fldCharType="separate"/>
          </w:r>
          <w:ins w:id="1339" w:author="Sammartano, Marc (BIC USA)" w:date="2014-10-10T17:49:00Z">
            <w:r>
              <w:rPr>
                <w:noProof/>
                <w:webHidden/>
              </w:rPr>
              <w:t>104</w:t>
            </w:r>
          </w:ins>
          <w:ins w:id="13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41" w:author="Sammartano, Marc (BIC USA)" w:date="2014-10-10T17:44:00Z"/>
              <w:rFonts w:eastAsiaTheme="minorEastAsia"/>
              <w:noProof/>
            </w:rPr>
          </w:pPr>
          <w:ins w:id="13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Clipboard.get &lt;svar&gt;</w:t>
            </w:r>
            <w:r>
              <w:rPr>
                <w:noProof/>
                <w:webHidden/>
              </w:rPr>
              <w:tab/>
            </w:r>
            <w:r>
              <w:rPr>
                <w:noProof/>
                <w:webHidden/>
              </w:rPr>
              <w:fldChar w:fldCharType="begin"/>
            </w:r>
            <w:r>
              <w:rPr>
                <w:noProof/>
                <w:webHidden/>
              </w:rPr>
              <w:instrText xml:space="preserve"> PAGEREF _Toc400726696 \h </w:instrText>
            </w:r>
            <w:r>
              <w:rPr>
                <w:noProof/>
                <w:webHidden/>
              </w:rPr>
            </w:r>
          </w:ins>
          <w:r>
            <w:rPr>
              <w:noProof/>
              <w:webHidden/>
            </w:rPr>
            <w:fldChar w:fldCharType="separate"/>
          </w:r>
          <w:ins w:id="1343" w:author="Sammartano, Marc (BIC USA)" w:date="2014-10-10T17:49:00Z">
            <w:r>
              <w:rPr>
                <w:noProof/>
                <w:webHidden/>
              </w:rPr>
              <w:t>104</w:t>
            </w:r>
          </w:ins>
          <w:ins w:id="13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45" w:author="Sammartano, Marc (BIC USA)" w:date="2014-10-10T17:44:00Z"/>
              <w:rFonts w:eastAsiaTheme="minorEastAsia"/>
              <w:noProof/>
            </w:rPr>
          </w:pPr>
          <w:ins w:id="13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Clipboard.put &lt;sexp&gt;</w:t>
            </w:r>
            <w:r>
              <w:rPr>
                <w:noProof/>
                <w:webHidden/>
              </w:rPr>
              <w:tab/>
            </w:r>
            <w:r>
              <w:rPr>
                <w:noProof/>
                <w:webHidden/>
              </w:rPr>
              <w:fldChar w:fldCharType="begin"/>
            </w:r>
            <w:r>
              <w:rPr>
                <w:noProof/>
                <w:webHidden/>
              </w:rPr>
              <w:instrText xml:space="preserve"> PAGEREF _Toc400726697 \h </w:instrText>
            </w:r>
            <w:r>
              <w:rPr>
                <w:noProof/>
                <w:webHidden/>
              </w:rPr>
            </w:r>
          </w:ins>
          <w:r>
            <w:rPr>
              <w:noProof/>
              <w:webHidden/>
            </w:rPr>
            <w:fldChar w:fldCharType="separate"/>
          </w:r>
          <w:ins w:id="1347" w:author="Sammartano, Marc (BIC USA)" w:date="2014-10-10T17:49:00Z">
            <w:r>
              <w:rPr>
                <w:noProof/>
                <w:webHidden/>
              </w:rPr>
              <w:t>104</w:t>
            </w:r>
          </w:ins>
          <w:ins w:id="13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49" w:author="Sammartano, Marc (BIC USA)" w:date="2014-10-10T17:44:00Z"/>
              <w:rFonts w:eastAsiaTheme="minorEastAsia"/>
              <w:noProof/>
            </w:rPr>
          </w:pPr>
          <w:ins w:id="13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Echo.on</w:t>
            </w:r>
            <w:r>
              <w:rPr>
                <w:noProof/>
                <w:webHidden/>
              </w:rPr>
              <w:tab/>
            </w:r>
            <w:r>
              <w:rPr>
                <w:noProof/>
                <w:webHidden/>
              </w:rPr>
              <w:fldChar w:fldCharType="begin"/>
            </w:r>
            <w:r>
              <w:rPr>
                <w:noProof/>
                <w:webHidden/>
              </w:rPr>
              <w:instrText xml:space="preserve"> PAGEREF _Toc400726698 \h </w:instrText>
            </w:r>
            <w:r>
              <w:rPr>
                <w:noProof/>
                <w:webHidden/>
              </w:rPr>
            </w:r>
          </w:ins>
          <w:r>
            <w:rPr>
              <w:noProof/>
              <w:webHidden/>
            </w:rPr>
            <w:fldChar w:fldCharType="separate"/>
          </w:r>
          <w:ins w:id="1351" w:author="Sammartano, Marc (BIC USA)" w:date="2014-10-10T17:49:00Z">
            <w:r>
              <w:rPr>
                <w:noProof/>
                <w:webHidden/>
              </w:rPr>
              <w:t>104</w:t>
            </w:r>
          </w:ins>
          <w:ins w:id="13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53" w:author="Sammartano, Marc (BIC USA)" w:date="2014-10-10T17:44:00Z"/>
              <w:rFonts w:eastAsiaTheme="minorEastAsia"/>
              <w:noProof/>
            </w:rPr>
          </w:pPr>
          <w:ins w:id="13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"_Toc400726699"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Echo.off</w:t>
            </w:r>
            <w:r>
              <w:rPr>
                <w:noProof/>
                <w:webHidden/>
              </w:rPr>
              <w:tab/>
            </w:r>
            <w:r>
              <w:rPr>
                <w:noProof/>
                <w:webHidden/>
              </w:rPr>
              <w:fldChar w:fldCharType="begin"/>
            </w:r>
            <w:r>
              <w:rPr>
                <w:noProof/>
                <w:webHidden/>
              </w:rPr>
              <w:instrText xml:space="preserve"> PAGEREF _Toc400726699 \h </w:instrText>
            </w:r>
            <w:r>
              <w:rPr>
                <w:noProof/>
                <w:webHidden/>
              </w:rPr>
            </w:r>
          </w:ins>
          <w:r>
            <w:rPr>
              <w:noProof/>
              <w:webHidden/>
            </w:rPr>
            <w:fldChar w:fldCharType="separate"/>
          </w:r>
          <w:ins w:id="1355" w:author="Sammartano, Marc (BIC USA)" w:date="2014-10-10T17:49:00Z">
            <w:r>
              <w:rPr>
                <w:noProof/>
                <w:webHidden/>
              </w:rPr>
              <w:t>104</w:t>
            </w:r>
          </w:ins>
          <w:ins w:id="13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57" w:author="Sammartano, Marc (BIC USA)" w:date="2014-10-10T17:44:00Z"/>
              <w:rFonts w:eastAsiaTheme="minorEastAsia"/>
              <w:noProof/>
            </w:rPr>
          </w:pPr>
          <w:ins w:id="13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Encryption</w:t>
            </w:r>
            <w:r>
              <w:rPr>
                <w:noProof/>
                <w:webHidden/>
              </w:rPr>
              <w:tab/>
            </w:r>
            <w:r>
              <w:rPr>
                <w:noProof/>
                <w:webHidden/>
              </w:rPr>
              <w:fldChar w:fldCharType="begin"/>
            </w:r>
            <w:r>
              <w:rPr>
                <w:noProof/>
                <w:webHidden/>
              </w:rPr>
              <w:instrText xml:space="preserve"> PAGEREF _Toc400726700 \h </w:instrText>
            </w:r>
            <w:r>
              <w:rPr>
                <w:noProof/>
                <w:webHidden/>
              </w:rPr>
            </w:r>
          </w:ins>
          <w:r>
            <w:rPr>
              <w:noProof/>
              <w:webHidden/>
            </w:rPr>
            <w:fldChar w:fldCharType="separate"/>
          </w:r>
          <w:ins w:id="1359" w:author="Sammartano, Marc (BIC USA)" w:date="2014-10-10T17:49:00Z">
            <w:r>
              <w:rPr>
                <w:noProof/>
                <w:webHidden/>
              </w:rPr>
              <w:t>104</w:t>
            </w:r>
          </w:ins>
          <w:ins w:id="136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61" w:author="Sammartano, Marc (BIC USA)" w:date="2014-10-10T17:44:00Z"/>
              <w:rFonts w:eastAsiaTheme="minorEastAsia"/>
              <w:noProof/>
            </w:rPr>
          </w:pPr>
          <w:ins w:id="13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_Toc400726701 \h </w:instrText>
            </w:r>
            <w:r>
              <w:rPr>
                <w:noProof/>
                <w:webHidden/>
              </w:rPr>
            </w:r>
          </w:ins>
          <w:r>
            <w:rPr>
              <w:noProof/>
              <w:webHidden/>
            </w:rPr>
            <w:fldChar w:fldCharType="separate"/>
          </w:r>
          <w:ins w:id="1363" w:author="Sammartano, Marc (BIC USA)" w:date="2014-10-10T17:49:00Z">
            <w:r>
              <w:rPr>
                <w:noProof/>
                <w:webHidden/>
              </w:rPr>
              <w:t>104</w:t>
            </w:r>
          </w:ins>
          <w:ins w:id="136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65" w:author="Sammartano, Marc (BIC USA)" w:date="2014-10-10T17:44:00Z"/>
              <w:rFonts w:eastAsiaTheme="minorEastAsia"/>
              <w:noProof/>
            </w:rPr>
          </w:pPr>
          <w:ins w:id="13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_Toc400726702 \h </w:instrText>
            </w:r>
            <w:r>
              <w:rPr>
                <w:noProof/>
                <w:webHidden/>
              </w:rPr>
            </w:r>
          </w:ins>
          <w:r>
            <w:rPr>
              <w:noProof/>
              <w:webHidden/>
            </w:rPr>
            <w:fldChar w:fldCharType="separate"/>
          </w:r>
          <w:ins w:id="1367" w:author="Sammartano, Marc (BIC USA)" w:date="2014-10-10T17:49:00Z">
            <w:r>
              <w:rPr>
                <w:noProof/>
                <w:webHidden/>
              </w:rPr>
              <w:t>104</w:t>
            </w:r>
          </w:ins>
          <w:ins w:id="13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69" w:author="Sammartano, Marc (BIC USA)" w:date="2014-10-10T17:44:00Z"/>
              <w:rFonts w:eastAsiaTheme="minorEastAsia"/>
              <w:noProof/>
            </w:rPr>
          </w:pPr>
          <w:ins w:id="13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Ringer</w:t>
            </w:r>
            <w:r>
              <w:rPr>
                <w:noProof/>
                <w:webHidden/>
              </w:rPr>
              <w:tab/>
            </w:r>
            <w:r>
              <w:rPr>
                <w:noProof/>
                <w:webHidden/>
              </w:rPr>
              <w:fldChar w:fldCharType="begin"/>
            </w:r>
            <w:r>
              <w:rPr>
                <w:noProof/>
                <w:webHidden/>
              </w:rPr>
              <w:instrText xml:space="preserve"> PAGEREF _Toc400726703 \h </w:instrText>
            </w:r>
            <w:r>
              <w:rPr>
                <w:noProof/>
                <w:webHidden/>
              </w:rPr>
            </w:r>
          </w:ins>
          <w:r>
            <w:rPr>
              <w:noProof/>
              <w:webHidden/>
            </w:rPr>
            <w:fldChar w:fldCharType="separate"/>
          </w:r>
          <w:ins w:id="1371" w:author="Sammartano, Marc (BIC USA)" w:date="2014-10-10T17:49:00Z">
            <w:r>
              <w:rPr>
                <w:noProof/>
                <w:webHidden/>
              </w:rPr>
              <w:t>104</w:t>
            </w:r>
          </w:ins>
          <w:ins w:id="13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73" w:author="Sammartano, Marc (BIC USA)" w:date="2014-10-10T17:44:00Z"/>
              <w:rFonts w:eastAsiaTheme="minorEastAsia"/>
              <w:noProof/>
            </w:rPr>
          </w:pPr>
          <w:ins w:id="13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Ringer.get.mode &lt;nvar&gt;</w:t>
            </w:r>
            <w:r>
              <w:rPr>
                <w:noProof/>
                <w:webHidden/>
              </w:rPr>
              <w:tab/>
            </w:r>
            <w:r>
              <w:rPr>
                <w:noProof/>
                <w:webHidden/>
              </w:rPr>
              <w:fldChar w:fldCharType="begin"/>
            </w:r>
            <w:r>
              <w:rPr>
                <w:noProof/>
                <w:webHidden/>
              </w:rPr>
              <w:instrText xml:space="preserve"> PAGEREF _Toc400726704 \h </w:instrText>
            </w:r>
            <w:r>
              <w:rPr>
                <w:noProof/>
                <w:webHidden/>
              </w:rPr>
            </w:r>
          </w:ins>
          <w:r>
            <w:rPr>
              <w:noProof/>
              <w:webHidden/>
            </w:rPr>
            <w:fldChar w:fldCharType="separate"/>
          </w:r>
          <w:ins w:id="1375" w:author="Sammartano, Marc (BIC USA)" w:date="2014-10-10T17:49:00Z">
            <w:r>
              <w:rPr>
                <w:noProof/>
                <w:webHidden/>
              </w:rPr>
              <w:t>105</w:t>
            </w:r>
          </w:ins>
          <w:ins w:id="13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77" w:author="Sammartano, Marc (BIC USA)" w:date="2014-10-10T17:44:00Z"/>
              <w:rFonts w:eastAsiaTheme="minorEastAsia"/>
              <w:noProof/>
            </w:rPr>
          </w:pPr>
          <w:ins w:id="13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Ringer.set.mode &lt;nexp&gt;</w:t>
            </w:r>
            <w:r>
              <w:rPr>
                <w:noProof/>
                <w:webHidden/>
              </w:rPr>
              <w:tab/>
            </w:r>
            <w:r>
              <w:rPr>
                <w:noProof/>
                <w:webHidden/>
              </w:rPr>
              <w:fldChar w:fldCharType="begin"/>
            </w:r>
            <w:r>
              <w:rPr>
                <w:noProof/>
                <w:webHidden/>
              </w:rPr>
              <w:instrText xml:space="preserve"> PAGEREF _Toc400726705 \h </w:instrText>
            </w:r>
            <w:r>
              <w:rPr>
                <w:noProof/>
                <w:webHidden/>
              </w:rPr>
            </w:r>
          </w:ins>
          <w:r>
            <w:rPr>
              <w:noProof/>
              <w:webHidden/>
            </w:rPr>
            <w:fldChar w:fldCharType="separate"/>
          </w:r>
          <w:ins w:id="1379" w:author="Sammartano, Marc (BIC USA)" w:date="2014-10-10T17:49:00Z">
            <w:r>
              <w:rPr>
                <w:noProof/>
                <w:webHidden/>
              </w:rPr>
              <w:t>105</w:t>
            </w:r>
          </w:ins>
          <w:ins w:id="13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81" w:author="Sammartano, Marc (BIC USA)" w:date="2014-10-10T17:44:00Z"/>
              <w:rFonts w:eastAsiaTheme="minorEastAsia"/>
              <w:noProof/>
            </w:rPr>
          </w:pPr>
          <w:ins w:id="13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Ringer.get.volume &lt;vol_nvar&gt; { , &lt;max_nvar&gt; }</w:t>
            </w:r>
            <w:r>
              <w:rPr>
                <w:noProof/>
                <w:webHidden/>
              </w:rPr>
              <w:tab/>
            </w:r>
            <w:r>
              <w:rPr>
                <w:noProof/>
                <w:webHidden/>
              </w:rPr>
              <w:fldChar w:fldCharType="begin"/>
            </w:r>
            <w:r>
              <w:rPr>
                <w:noProof/>
                <w:webHidden/>
              </w:rPr>
              <w:instrText xml:space="preserve"> PAGEREF _Toc400726706 \h </w:instrText>
            </w:r>
            <w:r>
              <w:rPr>
                <w:noProof/>
                <w:webHidden/>
              </w:rPr>
            </w:r>
          </w:ins>
          <w:r>
            <w:rPr>
              <w:noProof/>
              <w:webHidden/>
            </w:rPr>
            <w:fldChar w:fldCharType="separate"/>
          </w:r>
          <w:ins w:id="1383" w:author="Sammartano, Marc (BIC USA)" w:date="2014-10-10T17:49:00Z">
            <w:r>
              <w:rPr>
                <w:noProof/>
                <w:webHidden/>
              </w:rPr>
              <w:t>105</w:t>
            </w:r>
          </w:ins>
          <w:ins w:id="13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85" w:author="Sammartano, Marc (BIC USA)" w:date="2014-10-10T17:44:00Z"/>
              <w:rFonts w:eastAsiaTheme="minorEastAsia"/>
              <w:noProof/>
            </w:rPr>
          </w:pPr>
          <w:ins w:id="13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Ringer.set.volume &lt;nvar&gt;</w:t>
            </w:r>
            <w:r>
              <w:rPr>
                <w:noProof/>
                <w:webHidden/>
              </w:rPr>
              <w:tab/>
            </w:r>
            <w:r>
              <w:rPr>
                <w:noProof/>
                <w:webHidden/>
              </w:rPr>
              <w:fldChar w:fldCharType="begin"/>
            </w:r>
            <w:r>
              <w:rPr>
                <w:noProof/>
                <w:webHidden/>
              </w:rPr>
              <w:instrText xml:space="preserve"> PAGEREF _Toc400726707 \h </w:instrText>
            </w:r>
            <w:r>
              <w:rPr>
                <w:noProof/>
                <w:webHidden/>
              </w:rPr>
            </w:r>
          </w:ins>
          <w:r>
            <w:rPr>
              <w:noProof/>
              <w:webHidden/>
            </w:rPr>
            <w:fldChar w:fldCharType="separate"/>
          </w:r>
          <w:ins w:id="1387" w:author="Sammartano, Marc (BIC USA)" w:date="2014-10-10T17:49:00Z">
            <w:r>
              <w:rPr>
                <w:noProof/>
                <w:webHidden/>
              </w:rPr>
              <w:t>105</w:t>
            </w:r>
          </w:ins>
          <w:ins w:id="13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389" w:author="Sammartano, Marc (BIC USA)" w:date="2014-10-10T17:44:00Z"/>
              <w:rFonts w:eastAsiaTheme="minorEastAsia"/>
              <w:noProof/>
            </w:rPr>
          </w:pPr>
          <w:ins w:id="13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Text To Speech</w:t>
            </w:r>
            <w:r>
              <w:rPr>
                <w:noProof/>
                <w:webHidden/>
              </w:rPr>
              <w:tab/>
            </w:r>
            <w:r>
              <w:rPr>
                <w:noProof/>
                <w:webHidden/>
              </w:rPr>
              <w:fldChar w:fldCharType="begin"/>
            </w:r>
            <w:r>
              <w:rPr>
                <w:noProof/>
                <w:webHidden/>
              </w:rPr>
              <w:instrText xml:space="preserve"> PAGEREF _Toc400726708 \h </w:instrText>
            </w:r>
            <w:r>
              <w:rPr>
                <w:noProof/>
                <w:webHidden/>
              </w:rPr>
            </w:r>
          </w:ins>
          <w:r>
            <w:rPr>
              <w:noProof/>
              <w:webHidden/>
            </w:rPr>
            <w:fldChar w:fldCharType="separate"/>
          </w:r>
          <w:ins w:id="1391" w:author="Sammartano, Marc (BIC USA)" w:date="2014-10-10T17:49:00Z">
            <w:r>
              <w:rPr>
                <w:noProof/>
                <w:webHidden/>
              </w:rPr>
              <w:t>105</w:t>
            </w:r>
          </w:ins>
          <w:ins w:id="13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93" w:author="Sammartano, Marc (BIC USA)" w:date="2014-10-10T17:44:00Z"/>
              <w:rFonts w:eastAsiaTheme="minorEastAsia"/>
              <w:noProof/>
            </w:rPr>
          </w:pPr>
          <w:ins w:id="13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"_Toc400726709"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Tts.init</w:t>
            </w:r>
            <w:r>
              <w:rPr>
                <w:noProof/>
                <w:webHidden/>
              </w:rPr>
              <w:tab/>
            </w:r>
            <w:r>
              <w:rPr>
                <w:noProof/>
                <w:webHidden/>
              </w:rPr>
              <w:fldChar w:fldCharType="begin"/>
            </w:r>
            <w:r>
              <w:rPr>
                <w:noProof/>
                <w:webHidden/>
              </w:rPr>
              <w:instrText xml:space="preserve"> PAGEREF _Toc400726709 \h </w:instrText>
            </w:r>
            <w:r>
              <w:rPr>
                <w:noProof/>
                <w:webHidden/>
              </w:rPr>
            </w:r>
          </w:ins>
          <w:r>
            <w:rPr>
              <w:noProof/>
              <w:webHidden/>
            </w:rPr>
            <w:fldChar w:fldCharType="separate"/>
          </w:r>
          <w:ins w:id="1395" w:author="Sammartano, Marc (BIC USA)" w:date="2014-10-10T17:49:00Z">
            <w:r>
              <w:rPr>
                <w:noProof/>
                <w:webHidden/>
              </w:rPr>
              <w:t>105</w:t>
            </w:r>
          </w:ins>
          <w:ins w:id="13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397" w:author="Sammartano, Marc (BIC USA)" w:date="2014-10-10T17:44:00Z"/>
              <w:rFonts w:eastAsiaTheme="minorEastAsia"/>
              <w:noProof/>
            </w:rPr>
          </w:pPr>
          <w:ins w:id="1398"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"_Toc400726710"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Tts.speak &lt;sexp&gt; {, &lt;wait_lexp&gt;}</w:t>
            </w:r>
            <w:r>
              <w:rPr>
                <w:noProof/>
                <w:webHidden/>
              </w:rPr>
              <w:tab/>
            </w:r>
            <w:r>
              <w:rPr>
                <w:noProof/>
                <w:webHidden/>
              </w:rPr>
              <w:fldChar w:fldCharType="begin"/>
            </w:r>
            <w:r>
              <w:rPr>
                <w:noProof/>
                <w:webHidden/>
              </w:rPr>
              <w:instrText xml:space="preserve"> PAGEREF _Toc400726710 \h </w:instrText>
            </w:r>
            <w:r>
              <w:rPr>
                <w:noProof/>
                <w:webHidden/>
              </w:rPr>
            </w:r>
          </w:ins>
          <w:r>
            <w:rPr>
              <w:noProof/>
              <w:webHidden/>
            </w:rPr>
            <w:fldChar w:fldCharType="separate"/>
          </w:r>
          <w:ins w:id="1399" w:author="Sammartano, Marc (BIC USA)" w:date="2014-10-10T17:49:00Z">
            <w:r>
              <w:rPr>
                <w:noProof/>
                <w:webHidden/>
              </w:rPr>
              <w:t>105</w:t>
            </w:r>
          </w:ins>
          <w:ins w:id="14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01" w:author="Sammartano, Marc (BIC USA)" w:date="2014-10-10T17:44:00Z"/>
              <w:rFonts w:eastAsiaTheme="minorEastAsia"/>
              <w:noProof/>
            </w:rPr>
          </w:pPr>
          <w:ins w:id="14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"_Toc400726711"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Tts.speak.toFile &lt;sexp&gt; {, &lt;path_sexp&gt;}</w:t>
            </w:r>
            <w:r>
              <w:rPr>
                <w:noProof/>
                <w:webHidden/>
              </w:rPr>
              <w:tab/>
            </w:r>
            <w:r>
              <w:rPr>
                <w:noProof/>
                <w:webHidden/>
              </w:rPr>
              <w:fldChar w:fldCharType="begin"/>
            </w:r>
            <w:r>
              <w:rPr>
                <w:noProof/>
                <w:webHidden/>
              </w:rPr>
              <w:instrText xml:space="preserve"> PAGEREF _Toc400726711 \h </w:instrText>
            </w:r>
            <w:r>
              <w:rPr>
                <w:noProof/>
                <w:webHidden/>
              </w:rPr>
            </w:r>
          </w:ins>
          <w:r>
            <w:rPr>
              <w:noProof/>
              <w:webHidden/>
            </w:rPr>
            <w:fldChar w:fldCharType="separate"/>
          </w:r>
          <w:ins w:id="1403" w:author="Sammartano, Marc (BIC USA)" w:date="2014-10-10T17:49:00Z">
            <w:r>
              <w:rPr>
                <w:noProof/>
                <w:webHidden/>
              </w:rPr>
              <w:t>106</w:t>
            </w:r>
          </w:ins>
          <w:ins w:id="14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05" w:author="Sammartano, Marc (BIC USA)" w:date="2014-10-10T17:44:00Z"/>
              <w:rFonts w:eastAsiaTheme="minorEastAsia"/>
              <w:noProof/>
            </w:rPr>
          </w:pPr>
          <w:ins w:id="14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"_Toc400726712"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Tts.stop</w:t>
            </w:r>
            <w:r>
              <w:rPr>
                <w:noProof/>
                <w:webHidden/>
              </w:rPr>
              <w:tab/>
            </w:r>
            <w:r>
              <w:rPr>
                <w:noProof/>
                <w:webHidden/>
              </w:rPr>
              <w:fldChar w:fldCharType="begin"/>
            </w:r>
            <w:r>
              <w:rPr>
                <w:noProof/>
                <w:webHidden/>
              </w:rPr>
              <w:instrText xml:space="preserve"> PAGEREF _Toc400726712 \h </w:instrText>
            </w:r>
            <w:r>
              <w:rPr>
                <w:noProof/>
                <w:webHidden/>
              </w:rPr>
            </w:r>
          </w:ins>
          <w:r>
            <w:rPr>
              <w:noProof/>
              <w:webHidden/>
            </w:rPr>
            <w:fldChar w:fldCharType="separate"/>
          </w:r>
          <w:ins w:id="1407" w:author="Sammartano, Marc (BIC USA)" w:date="2014-10-10T17:49:00Z">
            <w:r>
              <w:rPr>
                <w:noProof/>
                <w:webHidden/>
              </w:rPr>
              <w:t>106</w:t>
            </w:r>
          </w:ins>
          <w:ins w:id="14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09" w:author="Sammartano, Marc (BIC USA)" w:date="2014-10-10T17:44:00Z"/>
              <w:rFonts w:eastAsiaTheme="minorEastAsia"/>
              <w:noProof/>
            </w:rPr>
          </w:pPr>
          <w:ins w:id="14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"_Toc400726713"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Speech To Text (Voice Recognition)</w:t>
            </w:r>
            <w:r>
              <w:rPr>
                <w:noProof/>
                <w:webHidden/>
              </w:rPr>
              <w:tab/>
            </w:r>
            <w:r>
              <w:rPr>
                <w:noProof/>
                <w:webHidden/>
              </w:rPr>
              <w:fldChar w:fldCharType="begin"/>
            </w:r>
            <w:r>
              <w:rPr>
                <w:noProof/>
                <w:webHidden/>
              </w:rPr>
              <w:instrText xml:space="preserve"> PAGEREF _Toc400726713 \h </w:instrText>
            </w:r>
            <w:r>
              <w:rPr>
                <w:noProof/>
                <w:webHidden/>
              </w:rPr>
            </w:r>
          </w:ins>
          <w:r>
            <w:rPr>
              <w:noProof/>
              <w:webHidden/>
            </w:rPr>
            <w:fldChar w:fldCharType="separate"/>
          </w:r>
          <w:ins w:id="1411" w:author="Sammartano, Marc (BIC USA)" w:date="2014-10-10T17:49:00Z">
            <w:r>
              <w:rPr>
                <w:noProof/>
                <w:webHidden/>
              </w:rPr>
              <w:t>106</w:t>
            </w:r>
          </w:ins>
          <w:ins w:id="141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13" w:author="Sammartano, Marc (BIC USA)" w:date="2014-10-10T17:44:00Z"/>
              <w:rFonts w:eastAsiaTheme="minorEastAsia"/>
              <w:noProof/>
            </w:rPr>
          </w:pPr>
          <w:ins w:id="14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"_Toc400726714"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Stt.listen</w:t>
            </w:r>
            <w:r>
              <w:rPr>
                <w:noProof/>
                <w:webHidden/>
              </w:rPr>
              <w:tab/>
            </w:r>
            <w:r>
              <w:rPr>
                <w:noProof/>
                <w:webHidden/>
              </w:rPr>
              <w:fldChar w:fldCharType="begin"/>
            </w:r>
            <w:r>
              <w:rPr>
                <w:noProof/>
                <w:webHidden/>
              </w:rPr>
              <w:instrText xml:space="preserve"> PAGEREF _Toc400726714 \h </w:instrText>
            </w:r>
            <w:r>
              <w:rPr>
                <w:noProof/>
                <w:webHidden/>
              </w:rPr>
            </w:r>
          </w:ins>
          <w:r>
            <w:rPr>
              <w:noProof/>
              <w:webHidden/>
            </w:rPr>
            <w:fldChar w:fldCharType="separate"/>
          </w:r>
          <w:ins w:id="1415" w:author="Sammartano, Marc (BIC USA)" w:date="2014-10-10T17:49:00Z">
            <w:r>
              <w:rPr>
                <w:noProof/>
                <w:webHidden/>
              </w:rPr>
              <w:t>106</w:t>
            </w:r>
          </w:ins>
          <w:ins w:id="14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17" w:author="Sammartano, Marc (BIC USA)" w:date="2014-10-10T17:44:00Z"/>
              <w:rFonts w:eastAsiaTheme="minorEastAsia"/>
              <w:noProof/>
            </w:rPr>
          </w:pPr>
          <w:ins w:id="14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"_Toc400726715"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Stt.results &lt;string_list_ptr_nvar&gt;</w:t>
            </w:r>
            <w:r>
              <w:rPr>
                <w:noProof/>
                <w:webHidden/>
              </w:rPr>
              <w:tab/>
            </w:r>
            <w:r>
              <w:rPr>
                <w:noProof/>
                <w:webHidden/>
              </w:rPr>
              <w:fldChar w:fldCharType="begin"/>
            </w:r>
            <w:r>
              <w:rPr>
                <w:noProof/>
                <w:webHidden/>
              </w:rPr>
              <w:instrText xml:space="preserve"> PAGEREF _Toc400726715 \h </w:instrText>
            </w:r>
            <w:r>
              <w:rPr>
                <w:noProof/>
                <w:webHidden/>
              </w:rPr>
            </w:r>
          </w:ins>
          <w:r>
            <w:rPr>
              <w:noProof/>
              <w:webHidden/>
            </w:rPr>
            <w:fldChar w:fldCharType="separate"/>
          </w:r>
          <w:ins w:id="1419" w:author="Sammartano, Marc (BIC USA)" w:date="2014-10-10T17:49:00Z">
            <w:r>
              <w:rPr>
                <w:noProof/>
                <w:webHidden/>
              </w:rPr>
              <w:t>106</w:t>
            </w:r>
          </w:ins>
          <w:ins w:id="14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21" w:author="Sammartano, Marc (BIC USA)" w:date="2014-10-10T17:44:00Z"/>
              <w:rFonts w:eastAsiaTheme="minorEastAsia"/>
              <w:noProof/>
            </w:rPr>
          </w:pPr>
          <w:ins w:id="14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"_Toc400726716"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Timer Interrupts and Commands</w:t>
            </w:r>
            <w:r>
              <w:rPr>
                <w:noProof/>
                <w:webHidden/>
              </w:rPr>
              <w:tab/>
            </w:r>
            <w:r>
              <w:rPr>
                <w:noProof/>
                <w:webHidden/>
              </w:rPr>
              <w:fldChar w:fldCharType="begin"/>
            </w:r>
            <w:r>
              <w:rPr>
                <w:noProof/>
                <w:webHidden/>
              </w:rPr>
              <w:instrText xml:space="preserve"> PAGEREF _Toc400726716 \h </w:instrText>
            </w:r>
            <w:r>
              <w:rPr>
                <w:noProof/>
                <w:webHidden/>
              </w:rPr>
            </w:r>
          </w:ins>
          <w:r>
            <w:rPr>
              <w:noProof/>
              <w:webHidden/>
            </w:rPr>
            <w:fldChar w:fldCharType="separate"/>
          </w:r>
          <w:ins w:id="1423" w:author="Sammartano, Marc (BIC USA)" w:date="2014-10-10T17:49:00Z">
            <w:r>
              <w:rPr>
                <w:noProof/>
                <w:webHidden/>
              </w:rPr>
              <w:t>107</w:t>
            </w:r>
          </w:ins>
          <w:ins w:id="14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25" w:author="Sammartano, Marc (BIC USA)" w:date="2014-10-10T17:44:00Z"/>
              <w:rFonts w:eastAsiaTheme="minorEastAsia"/>
              <w:noProof/>
            </w:rPr>
          </w:pPr>
          <w:ins w:id="14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"_Toc400726717"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Timer.set &lt;interval_nexp&gt;</w:t>
            </w:r>
            <w:r>
              <w:rPr>
                <w:noProof/>
                <w:webHidden/>
              </w:rPr>
              <w:tab/>
            </w:r>
            <w:r>
              <w:rPr>
                <w:noProof/>
                <w:webHidden/>
              </w:rPr>
              <w:fldChar w:fldCharType="begin"/>
            </w:r>
            <w:r>
              <w:rPr>
                <w:noProof/>
                <w:webHidden/>
              </w:rPr>
              <w:instrText xml:space="preserve"> PAGEREF _Toc400726717 \h </w:instrText>
            </w:r>
            <w:r>
              <w:rPr>
                <w:noProof/>
                <w:webHidden/>
              </w:rPr>
            </w:r>
          </w:ins>
          <w:r>
            <w:rPr>
              <w:noProof/>
              <w:webHidden/>
            </w:rPr>
            <w:fldChar w:fldCharType="separate"/>
          </w:r>
          <w:ins w:id="1427" w:author="Sammartano, Marc (BIC USA)" w:date="2014-10-10T17:49:00Z">
            <w:r>
              <w:rPr>
                <w:noProof/>
                <w:webHidden/>
              </w:rPr>
              <w:t>108</w:t>
            </w:r>
          </w:ins>
          <w:ins w:id="14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29" w:author="Sammartano, Marc (BIC USA)" w:date="2014-10-10T17:44:00Z"/>
              <w:rFonts w:eastAsiaTheme="minorEastAsia"/>
              <w:noProof/>
            </w:rPr>
          </w:pPr>
          <w:ins w:id="14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"_Toc400726718"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OnTimer:</w:t>
            </w:r>
            <w:r>
              <w:rPr>
                <w:noProof/>
                <w:webHidden/>
              </w:rPr>
              <w:tab/>
            </w:r>
            <w:r>
              <w:rPr>
                <w:noProof/>
                <w:webHidden/>
              </w:rPr>
              <w:fldChar w:fldCharType="begin"/>
            </w:r>
            <w:r>
              <w:rPr>
                <w:noProof/>
                <w:webHidden/>
              </w:rPr>
              <w:instrText xml:space="preserve"> PAGEREF _Toc400726718 \h </w:instrText>
            </w:r>
            <w:r>
              <w:rPr>
                <w:noProof/>
                <w:webHidden/>
              </w:rPr>
            </w:r>
          </w:ins>
          <w:r>
            <w:rPr>
              <w:noProof/>
              <w:webHidden/>
            </w:rPr>
            <w:fldChar w:fldCharType="separate"/>
          </w:r>
          <w:ins w:id="1431" w:author="Sammartano, Marc (BIC USA)" w:date="2014-10-10T17:49:00Z">
            <w:r>
              <w:rPr>
                <w:noProof/>
                <w:webHidden/>
              </w:rPr>
              <w:t>108</w:t>
            </w:r>
          </w:ins>
          <w:ins w:id="14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33" w:author="Sammartano, Marc (BIC USA)" w:date="2014-10-10T17:44:00Z"/>
              <w:rFonts w:eastAsiaTheme="minorEastAsia"/>
              <w:noProof/>
            </w:rPr>
          </w:pPr>
          <w:ins w:id="14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"_Toc400726719"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Timer.resume</w:t>
            </w:r>
            <w:r>
              <w:rPr>
                <w:noProof/>
                <w:webHidden/>
              </w:rPr>
              <w:tab/>
            </w:r>
            <w:r>
              <w:rPr>
                <w:noProof/>
                <w:webHidden/>
              </w:rPr>
              <w:fldChar w:fldCharType="begin"/>
            </w:r>
            <w:r>
              <w:rPr>
                <w:noProof/>
                <w:webHidden/>
              </w:rPr>
              <w:instrText xml:space="preserve"> PAGEREF _Toc400726719 \h </w:instrText>
            </w:r>
            <w:r>
              <w:rPr>
                <w:noProof/>
                <w:webHidden/>
              </w:rPr>
            </w:r>
          </w:ins>
          <w:r>
            <w:rPr>
              <w:noProof/>
              <w:webHidden/>
            </w:rPr>
            <w:fldChar w:fldCharType="separate"/>
          </w:r>
          <w:ins w:id="1435" w:author="Sammartano, Marc (BIC USA)" w:date="2014-10-10T17:49:00Z">
            <w:r>
              <w:rPr>
                <w:noProof/>
                <w:webHidden/>
              </w:rPr>
              <w:t>108</w:t>
            </w:r>
          </w:ins>
          <w:ins w:id="14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37" w:author="Sammartano, Marc (BIC USA)" w:date="2014-10-10T17:44:00Z"/>
              <w:rFonts w:eastAsiaTheme="minorEastAsia"/>
              <w:noProof/>
            </w:rPr>
          </w:pPr>
          <w:ins w:id="14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Timer.clear</w:t>
            </w:r>
            <w:r>
              <w:rPr>
                <w:noProof/>
                <w:webHidden/>
              </w:rPr>
              <w:tab/>
            </w:r>
            <w:r>
              <w:rPr>
                <w:noProof/>
                <w:webHidden/>
              </w:rPr>
              <w:fldChar w:fldCharType="begin"/>
            </w:r>
            <w:r>
              <w:rPr>
                <w:noProof/>
                <w:webHidden/>
              </w:rPr>
              <w:instrText xml:space="preserve"> PAGEREF _Toc400726720 \h </w:instrText>
            </w:r>
            <w:r>
              <w:rPr>
                <w:noProof/>
                <w:webHidden/>
              </w:rPr>
            </w:r>
          </w:ins>
          <w:r>
            <w:rPr>
              <w:noProof/>
              <w:webHidden/>
            </w:rPr>
            <w:fldChar w:fldCharType="separate"/>
          </w:r>
          <w:ins w:id="1439" w:author="Sammartano, Marc (BIC USA)" w:date="2014-10-10T17:49:00Z">
            <w:r>
              <w:rPr>
                <w:noProof/>
                <w:webHidden/>
              </w:rPr>
              <w:t>108</w:t>
            </w:r>
          </w:ins>
          <w:ins w:id="14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441" w:author="Sammartano, Marc (BIC USA)" w:date="2014-10-10T17:44:00Z"/>
              <w:rFonts w:eastAsiaTheme="minorEastAsia"/>
              <w:noProof/>
            </w:rPr>
          </w:pPr>
          <w:ins w:id="14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Sample Code</w:t>
            </w:r>
            <w:r>
              <w:rPr>
                <w:noProof/>
                <w:webHidden/>
              </w:rPr>
              <w:tab/>
            </w:r>
            <w:r>
              <w:rPr>
                <w:noProof/>
                <w:webHidden/>
              </w:rPr>
              <w:fldChar w:fldCharType="begin"/>
            </w:r>
            <w:r>
              <w:rPr>
                <w:noProof/>
                <w:webHidden/>
              </w:rPr>
              <w:instrText xml:space="preserve"> PAGEREF _Toc400726721 \h </w:instrText>
            </w:r>
            <w:r>
              <w:rPr>
                <w:noProof/>
                <w:webHidden/>
              </w:rPr>
            </w:r>
          </w:ins>
          <w:r>
            <w:rPr>
              <w:noProof/>
              <w:webHidden/>
            </w:rPr>
            <w:fldChar w:fldCharType="separate"/>
          </w:r>
          <w:ins w:id="1443" w:author="Sammartano, Marc (BIC USA)" w:date="2014-10-10T17:49:00Z">
            <w:r>
              <w:rPr>
                <w:noProof/>
                <w:webHidden/>
              </w:rPr>
              <w:t>108</w:t>
            </w:r>
          </w:ins>
          <w:ins w:id="14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45" w:author="Sammartano, Marc (BIC USA)" w:date="2014-10-10T17:44:00Z"/>
              <w:rFonts w:eastAsiaTheme="minorEastAsia"/>
              <w:noProof/>
            </w:rPr>
          </w:pPr>
          <w:ins w:id="14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Device &lt;svar&gt;</w:t>
            </w:r>
            <w:r>
              <w:rPr>
                <w:noProof/>
                <w:webHidden/>
              </w:rPr>
              <w:tab/>
            </w:r>
            <w:r>
              <w:rPr>
                <w:noProof/>
                <w:webHidden/>
              </w:rPr>
              <w:fldChar w:fldCharType="begin"/>
            </w:r>
            <w:r>
              <w:rPr>
                <w:noProof/>
                <w:webHidden/>
              </w:rPr>
              <w:instrText xml:space="preserve"> PAGEREF _Toc400726722 \h </w:instrText>
            </w:r>
            <w:r>
              <w:rPr>
                <w:noProof/>
                <w:webHidden/>
              </w:rPr>
            </w:r>
          </w:ins>
          <w:r>
            <w:rPr>
              <w:noProof/>
              <w:webHidden/>
            </w:rPr>
            <w:fldChar w:fldCharType="separate"/>
          </w:r>
          <w:ins w:id="1447" w:author="Sammartano, Marc (BIC USA)" w:date="2014-10-10T17:49:00Z">
            <w:r>
              <w:rPr>
                <w:noProof/>
                <w:webHidden/>
              </w:rPr>
              <w:t>108</w:t>
            </w:r>
          </w:ins>
          <w:ins w:id="14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49" w:author="Sammartano, Marc (BIC USA)" w:date="2014-10-10T17:44:00Z"/>
              <w:rFonts w:eastAsiaTheme="minorEastAsia"/>
              <w:noProof/>
            </w:rPr>
          </w:pPr>
          <w:ins w:id="14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Device &lt;nvar&gt;|&lt;nexp&gt;</w:t>
            </w:r>
            <w:r>
              <w:rPr>
                <w:noProof/>
                <w:webHidden/>
              </w:rPr>
              <w:tab/>
            </w:r>
            <w:r>
              <w:rPr>
                <w:noProof/>
                <w:webHidden/>
              </w:rPr>
              <w:fldChar w:fldCharType="begin"/>
            </w:r>
            <w:r>
              <w:rPr>
                <w:noProof/>
                <w:webHidden/>
              </w:rPr>
              <w:instrText xml:space="preserve"> PAGEREF _Toc400726723 \h </w:instrText>
            </w:r>
            <w:r>
              <w:rPr>
                <w:noProof/>
                <w:webHidden/>
              </w:rPr>
            </w:r>
          </w:ins>
          <w:r>
            <w:rPr>
              <w:noProof/>
              <w:webHidden/>
            </w:rPr>
            <w:fldChar w:fldCharType="separate"/>
          </w:r>
          <w:ins w:id="1451" w:author="Sammartano, Marc (BIC USA)" w:date="2014-10-10T17:49:00Z">
            <w:r>
              <w:rPr>
                <w:noProof/>
                <w:webHidden/>
              </w:rPr>
              <w:t>109</w:t>
            </w:r>
          </w:ins>
          <w:ins w:id="14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53" w:author="Sammartano, Marc (BIC USA)" w:date="2014-10-10T17:44:00Z"/>
              <w:rFonts w:eastAsiaTheme="minorEastAsia"/>
              <w:noProof/>
            </w:rPr>
          </w:pPr>
          <w:ins w:id="14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Phone.info &lt;nvar&gt;|&lt;nexp&gt;</w:t>
            </w:r>
            <w:r>
              <w:rPr>
                <w:noProof/>
                <w:webHidden/>
              </w:rPr>
              <w:tab/>
            </w:r>
            <w:r>
              <w:rPr>
                <w:noProof/>
                <w:webHidden/>
              </w:rPr>
              <w:fldChar w:fldCharType="begin"/>
            </w:r>
            <w:r>
              <w:rPr>
                <w:noProof/>
                <w:webHidden/>
              </w:rPr>
              <w:instrText xml:space="preserve"> PAGEREF _Toc400726724 \h </w:instrText>
            </w:r>
            <w:r>
              <w:rPr>
                <w:noProof/>
                <w:webHidden/>
              </w:rPr>
            </w:r>
          </w:ins>
          <w:r>
            <w:rPr>
              <w:noProof/>
              <w:webHidden/>
            </w:rPr>
            <w:fldChar w:fldCharType="separate"/>
          </w:r>
          <w:ins w:id="1455" w:author="Sammartano, Marc (BIC USA)" w:date="2014-10-10T17:49:00Z">
            <w:r>
              <w:rPr>
                <w:noProof/>
                <w:webHidden/>
              </w:rPr>
              <w:t>109</w:t>
            </w:r>
          </w:ins>
          <w:ins w:id="1456"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457" w:author="Sammartano, Marc (BIC USA)" w:date="2014-10-10T17:44:00Z"/>
              <w:rFonts w:eastAsiaTheme="minorEastAsia"/>
              <w:noProof/>
            </w:rPr>
          </w:pPr>
          <w:ins w:id="14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Pause &lt;ticks_nexp&gt;</w:t>
            </w:r>
            <w:r>
              <w:rPr>
                <w:noProof/>
                <w:webHidden/>
              </w:rPr>
              <w:tab/>
            </w:r>
            <w:r>
              <w:rPr>
                <w:noProof/>
                <w:webHidden/>
              </w:rPr>
              <w:fldChar w:fldCharType="begin"/>
            </w:r>
            <w:r>
              <w:rPr>
                <w:noProof/>
                <w:webHidden/>
              </w:rPr>
              <w:instrText xml:space="preserve"> PAGEREF _Toc400726725 \h </w:instrText>
            </w:r>
            <w:r>
              <w:rPr>
                <w:noProof/>
                <w:webHidden/>
              </w:rPr>
            </w:r>
          </w:ins>
          <w:r>
            <w:rPr>
              <w:noProof/>
              <w:webHidden/>
            </w:rPr>
            <w:fldChar w:fldCharType="separate"/>
          </w:r>
          <w:ins w:id="1459" w:author="Sammartano, Marc (BIC USA)" w:date="2014-10-10T17:49:00Z">
            <w:r>
              <w:rPr>
                <w:noProof/>
                <w:webHidden/>
              </w:rPr>
              <w:t>111</w:t>
            </w:r>
          </w:ins>
          <w:ins w:id="14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61" w:author="Sammartano, Marc (BIC USA)" w:date="2014-10-10T17:44:00Z"/>
              <w:rFonts w:eastAsiaTheme="minorEastAsia"/>
              <w:noProof/>
            </w:rPr>
          </w:pPr>
          <w:ins w:id="14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_Toc400726726 \h </w:instrText>
            </w:r>
            <w:r>
              <w:rPr>
                <w:noProof/>
                <w:webHidden/>
              </w:rPr>
            </w:r>
          </w:ins>
          <w:r>
            <w:rPr>
              <w:noProof/>
              <w:webHidden/>
            </w:rPr>
            <w:fldChar w:fldCharType="separate"/>
          </w:r>
          <w:ins w:id="1463" w:author="Sammartano, Marc (BIC USA)" w:date="2014-10-10T17:49:00Z">
            <w:r>
              <w:rPr>
                <w:noProof/>
                <w:webHidden/>
              </w:rPr>
              <w:t>111</w:t>
            </w:r>
          </w:ins>
          <w:ins w:id="14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65" w:author="Sammartano, Marc (BIC USA)" w:date="2014-10-10T17:44:00Z"/>
              <w:rFonts w:eastAsiaTheme="minorEastAsia"/>
              <w:noProof/>
            </w:rPr>
          </w:pPr>
          <w:ins w:id="14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_Toc400726727 \h </w:instrText>
            </w:r>
            <w:r>
              <w:rPr>
                <w:noProof/>
                <w:webHidden/>
              </w:rPr>
            </w:r>
          </w:ins>
          <w:r>
            <w:rPr>
              <w:noProof/>
              <w:webHidden/>
            </w:rPr>
            <w:fldChar w:fldCharType="separate"/>
          </w:r>
          <w:ins w:id="1467" w:author="Sammartano, Marc (BIC USA)" w:date="2014-10-10T17:49:00Z">
            <w:r>
              <w:rPr>
                <w:noProof/>
                <w:webHidden/>
              </w:rPr>
              <w:t>111</w:t>
            </w:r>
          </w:ins>
          <w:ins w:id="14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69" w:author="Sammartano, Marc (BIC USA)" w:date="2014-10-10T17:44:00Z"/>
              <w:rFonts w:eastAsiaTheme="minorEastAsia"/>
              <w:noProof/>
            </w:rPr>
          </w:pPr>
          <w:ins w:id="14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Swap &lt;nvar_a&gt;|&lt;svar_a&gt;, &lt;nvar_b&gt;|&lt;svar_b&gt;</w:t>
            </w:r>
            <w:r>
              <w:rPr>
                <w:noProof/>
                <w:webHidden/>
              </w:rPr>
              <w:tab/>
            </w:r>
            <w:r>
              <w:rPr>
                <w:noProof/>
                <w:webHidden/>
              </w:rPr>
              <w:fldChar w:fldCharType="begin"/>
            </w:r>
            <w:r>
              <w:rPr>
                <w:noProof/>
                <w:webHidden/>
              </w:rPr>
              <w:instrText xml:space="preserve"> PAGEREF _Toc400726728 \h </w:instrText>
            </w:r>
            <w:r>
              <w:rPr>
                <w:noProof/>
                <w:webHidden/>
              </w:rPr>
            </w:r>
          </w:ins>
          <w:r>
            <w:rPr>
              <w:noProof/>
              <w:webHidden/>
            </w:rPr>
            <w:fldChar w:fldCharType="separate"/>
          </w:r>
          <w:ins w:id="1471" w:author="Sammartano, Marc (BIC USA)" w:date="2014-10-10T17:49:00Z">
            <w:r>
              <w:rPr>
                <w:noProof/>
                <w:webHidden/>
              </w:rPr>
              <w:t>112</w:t>
            </w:r>
          </w:ins>
          <w:ins w:id="14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73" w:author="Sammartano, Marc (BIC USA)" w:date="2014-10-10T17:44:00Z"/>
              <w:rFonts w:eastAsiaTheme="minorEastAsia"/>
              <w:noProof/>
            </w:rPr>
          </w:pPr>
          <w:ins w:id="14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"_Toc400726729"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_Toc400726729 \h </w:instrText>
            </w:r>
            <w:r>
              <w:rPr>
                <w:noProof/>
                <w:webHidden/>
              </w:rPr>
            </w:r>
          </w:ins>
          <w:r>
            <w:rPr>
              <w:noProof/>
              <w:webHidden/>
            </w:rPr>
            <w:fldChar w:fldCharType="separate"/>
          </w:r>
          <w:ins w:id="1475" w:author="Sammartano, Marc (BIC USA)" w:date="2014-10-10T17:49:00Z">
            <w:r>
              <w:rPr>
                <w:noProof/>
                <w:webHidden/>
              </w:rPr>
              <w:t>112</w:t>
            </w:r>
          </w:ins>
          <w:ins w:id="147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77" w:author="Sammartano, Marc (BIC USA)" w:date="2014-10-10T17:44:00Z"/>
              <w:rFonts w:eastAsiaTheme="minorEastAsia"/>
              <w:noProof/>
            </w:rPr>
          </w:pPr>
          <w:ins w:id="14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TimeZone Commands</w:t>
            </w:r>
            <w:r>
              <w:rPr>
                <w:noProof/>
                <w:webHidden/>
              </w:rPr>
              <w:tab/>
            </w:r>
            <w:r>
              <w:rPr>
                <w:noProof/>
                <w:webHidden/>
              </w:rPr>
              <w:fldChar w:fldCharType="begin"/>
            </w:r>
            <w:r>
              <w:rPr>
                <w:noProof/>
                <w:webHidden/>
              </w:rPr>
              <w:instrText xml:space="preserve"> PAGEREF _Toc400726730 \h </w:instrText>
            </w:r>
            <w:r>
              <w:rPr>
                <w:noProof/>
                <w:webHidden/>
              </w:rPr>
            </w:r>
          </w:ins>
          <w:r>
            <w:rPr>
              <w:noProof/>
              <w:webHidden/>
            </w:rPr>
            <w:fldChar w:fldCharType="separate"/>
          </w:r>
          <w:ins w:id="1479" w:author="Sammartano, Marc (BIC USA)" w:date="2014-10-10T17:49:00Z">
            <w:r>
              <w:rPr>
                <w:noProof/>
                <w:webHidden/>
              </w:rPr>
              <w:t>113</w:t>
            </w:r>
          </w:ins>
          <w:ins w:id="14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81" w:author="Sammartano, Marc (BIC USA)" w:date="2014-10-10T17:44:00Z"/>
              <w:rFonts w:eastAsiaTheme="minorEastAsia"/>
              <w:noProof/>
            </w:rPr>
          </w:pPr>
          <w:ins w:id="14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TimeZone.set { &lt;tz_sexp&gt; }</w:t>
            </w:r>
            <w:r>
              <w:rPr>
                <w:noProof/>
                <w:webHidden/>
              </w:rPr>
              <w:tab/>
            </w:r>
            <w:r>
              <w:rPr>
                <w:noProof/>
                <w:webHidden/>
              </w:rPr>
              <w:fldChar w:fldCharType="begin"/>
            </w:r>
            <w:r>
              <w:rPr>
                <w:noProof/>
                <w:webHidden/>
              </w:rPr>
              <w:instrText xml:space="preserve"> PAGEREF _Toc400726731 \h </w:instrText>
            </w:r>
            <w:r>
              <w:rPr>
                <w:noProof/>
                <w:webHidden/>
              </w:rPr>
            </w:r>
          </w:ins>
          <w:r>
            <w:rPr>
              <w:noProof/>
              <w:webHidden/>
            </w:rPr>
            <w:fldChar w:fldCharType="separate"/>
          </w:r>
          <w:ins w:id="1483" w:author="Sammartano, Marc (BIC USA)" w:date="2014-10-10T17:49:00Z">
            <w:r>
              <w:rPr>
                <w:noProof/>
                <w:webHidden/>
              </w:rPr>
              <w:t>113</w:t>
            </w:r>
          </w:ins>
          <w:ins w:id="148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85" w:author="Sammartano, Marc (BIC USA)" w:date="2014-10-10T17:44:00Z"/>
              <w:rFonts w:eastAsiaTheme="minorEastAsia"/>
              <w:noProof/>
            </w:rPr>
          </w:pPr>
          <w:ins w:id="14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TimeZone.get &lt;tz_svar&gt;</w:t>
            </w:r>
            <w:r>
              <w:rPr>
                <w:noProof/>
                <w:webHidden/>
              </w:rPr>
              <w:tab/>
            </w:r>
            <w:r>
              <w:rPr>
                <w:noProof/>
                <w:webHidden/>
              </w:rPr>
              <w:fldChar w:fldCharType="begin"/>
            </w:r>
            <w:r>
              <w:rPr>
                <w:noProof/>
                <w:webHidden/>
              </w:rPr>
              <w:instrText xml:space="preserve"> PAGEREF _Toc400726732 \h </w:instrText>
            </w:r>
            <w:r>
              <w:rPr>
                <w:noProof/>
                <w:webHidden/>
              </w:rPr>
            </w:r>
          </w:ins>
          <w:r>
            <w:rPr>
              <w:noProof/>
              <w:webHidden/>
            </w:rPr>
            <w:fldChar w:fldCharType="separate"/>
          </w:r>
          <w:ins w:id="1487" w:author="Sammartano, Marc (BIC USA)" w:date="2014-10-10T17:49:00Z">
            <w:r>
              <w:rPr>
                <w:noProof/>
                <w:webHidden/>
              </w:rPr>
              <w:t>113</w:t>
            </w:r>
          </w:ins>
          <w:ins w:id="14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89" w:author="Sammartano, Marc (BIC USA)" w:date="2014-10-10T17:44:00Z"/>
              <w:rFonts w:eastAsiaTheme="minorEastAsia"/>
              <w:noProof/>
            </w:rPr>
          </w:pPr>
          <w:ins w:id="14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TimeZone.list &lt;tz_list_pointer_nvar&gt;</w:t>
            </w:r>
            <w:r>
              <w:rPr>
                <w:noProof/>
                <w:webHidden/>
              </w:rPr>
              <w:tab/>
            </w:r>
            <w:r>
              <w:rPr>
                <w:noProof/>
                <w:webHidden/>
              </w:rPr>
              <w:fldChar w:fldCharType="begin"/>
            </w:r>
            <w:r>
              <w:rPr>
                <w:noProof/>
                <w:webHidden/>
              </w:rPr>
              <w:instrText xml:space="preserve"> PAGEREF _Toc400726733 \h </w:instrText>
            </w:r>
            <w:r>
              <w:rPr>
                <w:noProof/>
                <w:webHidden/>
              </w:rPr>
            </w:r>
          </w:ins>
          <w:r>
            <w:rPr>
              <w:noProof/>
              <w:webHidden/>
            </w:rPr>
            <w:fldChar w:fldCharType="separate"/>
          </w:r>
          <w:ins w:id="1491" w:author="Sammartano, Marc (BIC USA)" w:date="2014-10-10T17:49:00Z">
            <w:r>
              <w:rPr>
                <w:noProof/>
                <w:webHidden/>
              </w:rPr>
              <w:t>113</w:t>
            </w:r>
          </w:ins>
          <w:ins w:id="14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93" w:author="Sammartano, Marc (BIC USA)" w:date="2014-10-10T17:44:00Z"/>
              <w:rFonts w:eastAsiaTheme="minorEastAsia"/>
              <w:noProof/>
            </w:rPr>
          </w:pPr>
          <w:ins w:id="14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Tone &lt;frequency_nexp&gt;, &lt;duration_nexp&gt;</w:t>
            </w:r>
            <w:r>
              <w:rPr>
                <w:noProof/>
                <w:webHidden/>
              </w:rPr>
              <w:tab/>
            </w:r>
            <w:r>
              <w:rPr>
                <w:noProof/>
                <w:webHidden/>
              </w:rPr>
              <w:fldChar w:fldCharType="begin"/>
            </w:r>
            <w:r>
              <w:rPr>
                <w:noProof/>
                <w:webHidden/>
              </w:rPr>
              <w:instrText xml:space="preserve"> PAGEREF _Toc400726734 \h </w:instrText>
            </w:r>
            <w:r>
              <w:rPr>
                <w:noProof/>
                <w:webHidden/>
              </w:rPr>
            </w:r>
          </w:ins>
          <w:r>
            <w:rPr>
              <w:noProof/>
              <w:webHidden/>
            </w:rPr>
            <w:fldChar w:fldCharType="separate"/>
          </w:r>
          <w:ins w:id="1495" w:author="Sammartano, Marc (BIC USA)" w:date="2014-10-10T17:49:00Z">
            <w:r>
              <w:rPr>
                <w:noProof/>
                <w:webHidden/>
              </w:rPr>
              <w:t>113</w:t>
            </w:r>
          </w:ins>
          <w:ins w:id="14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497" w:author="Sammartano, Marc (BIC USA)" w:date="2014-10-10T17:44:00Z"/>
              <w:rFonts w:eastAsiaTheme="minorEastAsia"/>
              <w:noProof/>
            </w:rPr>
          </w:pPr>
          <w:ins w:id="14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Vibrate &lt;pattern_array[{&lt;start&gt;,&lt;length&gt;}]&gt;,&lt;nexp&gt;</w:t>
            </w:r>
            <w:r>
              <w:rPr>
                <w:noProof/>
                <w:webHidden/>
              </w:rPr>
              <w:tab/>
            </w:r>
            <w:r>
              <w:rPr>
                <w:noProof/>
                <w:webHidden/>
              </w:rPr>
              <w:fldChar w:fldCharType="begin"/>
            </w:r>
            <w:r>
              <w:rPr>
                <w:noProof/>
                <w:webHidden/>
              </w:rPr>
              <w:instrText xml:space="preserve"> PAGEREF _Toc400726735 \h </w:instrText>
            </w:r>
            <w:r>
              <w:rPr>
                <w:noProof/>
                <w:webHidden/>
              </w:rPr>
            </w:r>
          </w:ins>
          <w:r>
            <w:rPr>
              <w:noProof/>
              <w:webHidden/>
            </w:rPr>
            <w:fldChar w:fldCharType="separate"/>
          </w:r>
          <w:ins w:id="1499" w:author="Sammartano, Marc (BIC USA)" w:date="2014-10-10T17:49:00Z">
            <w:r>
              <w:rPr>
                <w:noProof/>
                <w:webHidden/>
              </w:rPr>
              <w:t>114</w:t>
            </w:r>
          </w:ins>
          <w:ins w:id="15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01" w:author="Sammartano, Marc (BIC USA)" w:date="2014-10-10T17:44:00Z"/>
              <w:rFonts w:eastAsiaTheme="minorEastAsia"/>
              <w:noProof/>
            </w:rPr>
          </w:pPr>
          <w:ins w:id="15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WakeLock &lt;code_nexp&gt;</w:t>
            </w:r>
            <w:r>
              <w:rPr>
                <w:noProof/>
                <w:webHidden/>
              </w:rPr>
              <w:tab/>
            </w:r>
            <w:r>
              <w:rPr>
                <w:noProof/>
                <w:webHidden/>
              </w:rPr>
              <w:fldChar w:fldCharType="begin"/>
            </w:r>
            <w:r>
              <w:rPr>
                <w:noProof/>
                <w:webHidden/>
              </w:rPr>
              <w:instrText xml:space="preserve"> PAGEREF _Toc400726736 \h </w:instrText>
            </w:r>
            <w:r>
              <w:rPr>
                <w:noProof/>
                <w:webHidden/>
              </w:rPr>
            </w:r>
          </w:ins>
          <w:r>
            <w:rPr>
              <w:noProof/>
              <w:webHidden/>
            </w:rPr>
            <w:fldChar w:fldCharType="separate"/>
          </w:r>
          <w:ins w:id="1503" w:author="Sammartano, Marc (BIC USA)" w:date="2014-10-10T17:49:00Z">
            <w:r>
              <w:rPr>
                <w:noProof/>
                <w:webHidden/>
              </w:rPr>
              <w:t>114</w:t>
            </w:r>
          </w:ins>
          <w:ins w:id="15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05" w:author="Sammartano, Marc (BIC USA)" w:date="2014-10-10T17:44:00Z"/>
              <w:rFonts w:eastAsiaTheme="minorEastAsia"/>
              <w:noProof/>
            </w:rPr>
          </w:pPr>
          <w:ins w:id="15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WifiLock &lt;code_nexp&gt;</w:t>
            </w:r>
            <w:r>
              <w:rPr>
                <w:noProof/>
                <w:webHidden/>
              </w:rPr>
              <w:tab/>
            </w:r>
            <w:r>
              <w:rPr>
                <w:noProof/>
                <w:webHidden/>
              </w:rPr>
              <w:fldChar w:fldCharType="begin"/>
            </w:r>
            <w:r>
              <w:rPr>
                <w:noProof/>
                <w:webHidden/>
              </w:rPr>
              <w:instrText xml:space="preserve"> PAGEREF _Toc400726737 \h </w:instrText>
            </w:r>
            <w:r>
              <w:rPr>
                <w:noProof/>
                <w:webHidden/>
              </w:rPr>
            </w:r>
          </w:ins>
          <w:r>
            <w:rPr>
              <w:noProof/>
              <w:webHidden/>
            </w:rPr>
            <w:fldChar w:fldCharType="separate"/>
          </w:r>
          <w:ins w:id="1507" w:author="Sammartano, Marc (BIC USA)" w:date="2014-10-10T17:49:00Z">
            <w:r>
              <w:rPr>
                <w:noProof/>
                <w:webHidden/>
              </w:rPr>
              <w:t>115</w:t>
            </w:r>
          </w:ins>
          <w:ins w:id="15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09" w:author="Sammartano, Marc (BIC USA)" w:date="2014-10-10T17:44:00Z"/>
              <w:rFonts w:eastAsiaTheme="minorEastAsia"/>
              <w:noProof/>
            </w:rPr>
          </w:pPr>
          <w:ins w:id="15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MyPhoneNumber &lt;svar&gt;</w:t>
            </w:r>
            <w:r>
              <w:rPr>
                <w:noProof/>
                <w:webHidden/>
              </w:rPr>
              <w:tab/>
            </w:r>
            <w:r>
              <w:rPr>
                <w:noProof/>
                <w:webHidden/>
              </w:rPr>
              <w:fldChar w:fldCharType="begin"/>
            </w:r>
            <w:r>
              <w:rPr>
                <w:noProof/>
                <w:webHidden/>
              </w:rPr>
              <w:instrText xml:space="preserve"> PAGEREF _Toc400726738 \h </w:instrText>
            </w:r>
            <w:r>
              <w:rPr>
                <w:noProof/>
                <w:webHidden/>
              </w:rPr>
            </w:r>
          </w:ins>
          <w:r>
            <w:rPr>
              <w:noProof/>
              <w:webHidden/>
            </w:rPr>
            <w:fldChar w:fldCharType="separate"/>
          </w:r>
          <w:ins w:id="1511" w:author="Sammartano, Marc (BIC USA)" w:date="2014-10-10T17:49:00Z">
            <w:r>
              <w:rPr>
                <w:noProof/>
                <w:webHidden/>
              </w:rPr>
              <w:t>115</w:t>
            </w:r>
          </w:ins>
          <w:ins w:id="15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13" w:author="Sammartano, Marc (BIC USA)" w:date="2014-10-10T17:44:00Z"/>
              <w:rFonts w:eastAsiaTheme="minorEastAsia"/>
              <w:noProof/>
            </w:rPr>
          </w:pPr>
          <w:ins w:id="15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"_Toc400726739"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Phone.call &lt;sexp&gt;</w:t>
            </w:r>
            <w:r>
              <w:rPr>
                <w:noProof/>
                <w:webHidden/>
              </w:rPr>
              <w:tab/>
            </w:r>
            <w:r>
              <w:rPr>
                <w:noProof/>
                <w:webHidden/>
              </w:rPr>
              <w:fldChar w:fldCharType="begin"/>
            </w:r>
            <w:r>
              <w:rPr>
                <w:noProof/>
                <w:webHidden/>
              </w:rPr>
              <w:instrText xml:space="preserve"> PAGEREF _Toc400726739 \h </w:instrText>
            </w:r>
            <w:r>
              <w:rPr>
                <w:noProof/>
                <w:webHidden/>
              </w:rPr>
            </w:r>
          </w:ins>
          <w:r>
            <w:rPr>
              <w:noProof/>
              <w:webHidden/>
            </w:rPr>
            <w:fldChar w:fldCharType="separate"/>
          </w:r>
          <w:ins w:id="1515" w:author="Sammartano, Marc (BIC USA)" w:date="2014-10-10T17:49:00Z">
            <w:r>
              <w:rPr>
                <w:noProof/>
                <w:webHidden/>
              </w:rPr>
              <w:t>115</w:t>
            </w:r>
          </w:ins>
          <w:ins w:id="15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17" w:author="Sammartano, Marc (BIC USA)" w:date="2014-10-10T17:44:00Z"/>
              <w:rFonts w:eastAsiaTheme="minorEastAsia"/>
              <w:noProof/>
            </w:rPr>
          </w:pPr>
          <w:ins w:id="15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"_Toc400726740"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Phone.rcv.init</w:t>
            </w:r>
            <w:r>
              <w:rPr>
                <w:noProof/>
                <w:webHidden/>
              </w:rPr>
              <w:tab/>
            </w:r>
            <w:r>
              <w:rPr>
                <w:noProof/>
                <w:webHidden/>
              </w:rPr>
              <w:fldChar w:fldCharType="begin"/>
            </w:r>
            <w:r>
              <w:rPr>
                <w:noProof/>
                <w:webHidden/>
              </w:rPr>
              <w:instrText xml:space="preserve"> PAGEREF _Toc400726740 \h </w:instrText>
            </w:r>
            <w:r>
              <w:rPr>
                <w:noProof/>
                <w:webHidden/>
              </w:rPr>
            </w:r>
          </w:ins>
          <w:r>
            <w:rPr>
              <w:noProof/>
              <w:webHidden/>
            </w:rPr>
            <w:fldChar w:fldCharType="separate"/>
          </w:r>
          <w:ins w:id="1519" w:author="Sammartano, Marc (BIC USA)" w:date="2014-10-10T17:49:00Z">
            <w:r>
              <w:rPr>
                <w:noProof/>
                <w:webHidden/>
              </w:rPr>
              <w:t>115</w:t>
            </w:r>
          </w:ins>
          <w:ins w:id="15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21" w:author="Sammartano, Marc (BIC USA)" w:date="2014-10-10T17:44:00Z"/>
              <w:rFonts w:eastAsiaTheme="minorEastAsia"/>
              <w:noProof/>
            </w:rPr>
          </w:pPr>
          <w:ins w:id="15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"_Toc400726741"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Phone.rcv.next &lt;state_nvar&gt;, &lt;number_svar&gt;</w:t>
            </w:r>
            <w:r>
              <w:rPr>
                <w:noProof/>
                <w:webHidden/>
              </w:rPr>
              <w:tab/>
            </w:r>
            <w:r>
              <w:rPr>
                <w:noProof/>
                <w:webHidden/>
              </w:rPr>
              <w:fldChar w:fldCharType="begin"/>
            </w:r>
            <w:r>
              <w:rPr>
                <w:noProof/>
                <w:webHidden/>
              </w:rPr>
              <w:instrText xml:space="preserve"> PAGEREF _Toc400726741 \h </w:instrText>
            </w:r>
            <w:r>
              <w:rPr>
                <w:noProof/>
                <w:webHidden/>
              </w:rPr>
            </w:r>
          </w:ins>
          <w:r>
            <w:rPr>
              <w:noProof/>
              <w:webHidden/>
            </w:rPr>
            <w:fldChar w:fldCharType="separate"/>
          </w:r>
          <w:ins w:id="1523" w:author="Sammartano, Marc (BIC USA)" w:date="2014-10-10T17:49:00Z">
            <w:r>
              <w:rPr>
                <w:noProof/>
                <w:webHidden/>
              </w:rPr>
              <w:t>115</w:t>
            </w:r>
          </w:ins>
          <w:ins w:id="15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25" w:author="Sammartano, Marc (BIC USA)" w:date="2014-10-10T17:44:00Z"/>
              <w:rFonts w:eastAsiaTheme="minorEastAsia"/>
              <w:noProof/>
            </w:rPr>
          </w:pPr>
          <w:ins w:id="1526"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"_Toc400726742"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Sms.send &lt;number_sexp&gt;, &lt;message_sexp&gt;</w:t>
            </w:r>
            <w:r>
              <w:rPr>
                <w:noProof/>
                <w:webHidden/>
              </w:rPr>
              <w:tab/>
            </w:r>
            <w:r>
              <w:rPr>
                <w:noProof/>
                <w:webHidden/>
              </w:rPr>
              <w:fldChar w:fldCharType="begin"/>
            </w:r>
            <w:r>
              <w:rPr>
                <w:noProof/>
                <w:webHidden/>
              </w:rPr>
              <w:instrText xml:space="preserve"> PAGEREF _Toc400726742 \h </w:instrText>
            </w:r>
            <w:r>
              <w:rPr>
                <w:noProof/>
                <w:webHidden/>
              </w:rPr>
            </w:r>
          </w:ins>
          <w:r>
            <w:rPr>
              <w:noProof/>
              <w:webHidden/>
            </w:rPr>
            <w:fldChar w:fldCharType="separate"/>
          </w:r>
          <w:ins w:id="1527" w:author="Sammartano, Marc (BIC USA)" w:date="2014-10-10T17:49:00Z">
            <w:r>
              <w:rPr>
                <w:noProof/>
                <w:webHidden/>
              </w:rPr>
              <w:t>116</w:t>
            </w:r>
          </w:ins>
          <w:ins w:id="15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29" w:author="Sammartano, Marc (BIC USA)" w:date="2014-10-10T17:44:00Z"/>
              <w:rFonts w:eastAsiaTheme="minorEastAsia"/>
              <w:noProof/>
            </w:rPr>
          </w:pPr>
          <w:ins w:id="15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"_Toc400726743"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Sms.rcv.init</w:t>
            </w:r>
            <w:r>
              <w:rPr>
                <w:noProof/>
                <w:webHidden/>
              </w:rPr>
              <w:tab/>
            </w:r>
            <w:r>
              <w:rPr>
                <w:noProof/>
                <w:webHidden/>
              </w:rPr>
              <w:fldChar w:fldCharType="begin"/>
            </w:r>
            <w:r>
              <w:rPr>
                <w:noProof/>
                <w:webHidden/>
              </w:rPr>
              <w:instrText xml:space="preserve"> PAGEREF _Toc400726743 \h </w:instrText>
            </w:r>
            <w:r>
              <w:rPr>
                <w:noProof/>
                <w:webHidden/>
              </w:rPr>
            </w:r>
          </w:ins>
          <w:r>
            <w:rPr>
              <w:noProof/>
              <w:webHidden/>
            </w:rPr>
            <w:fldChar w:fldCharType="separate"/>
          </w:r>
          <w:ins w:id="1531" w:author="Sammartano, Marc (BIC USA)" w:date="2014-10-10T17:49:00Z">
            <w:r>
              <w:rPr>
                <w:noProof/>
                <w:webHidden/>
              </w:rPr>
              <w:t>116</w:t>
            </w:r>
          </w:ins>
          <w:ins w:id="153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33" w:author="Sammartano, Marc (BIC USA)" w:date="2014-10-10T17:44:00Z"/>
              <w:rFonts w:eastAsiaTheme="minorEastAsia"/>
              <w:noProof/>
            </w:rPr>
          </w:pPr>
          <w:ins w:id="15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"_Toc400726744"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Sms.rcv.next &lt;svar&gt;</w:t>
            </w:r>
            <w:r>
              <w:rPr>
                <w:noProof/>
                <w:webHidden/>
              </w:rPr>
              <w:tab/>
            </w:r>
            <w:r>
              <w:rPr>
                <w:noProof/>
                <w:webHidden/>
              </w:rPr>
              <w:fldChar w:fldCharType="begin"/>
            </w:r>
            <w:r>
              <w:rPr>
                <w:noProof/>
                <w:webHidden/>
              </w:rPr>
              <w:instrText xml:space="preserve"> PAGEREF _Toc400726744 \h </w:instrText>
            </w:r>
            <w:r>
              <w:rPr>
                <w:noProof/>
                <w:webHidden/>
              </w:rPr>
            </w:r>
          </w:ins>
          <w:r>
            <w:rPr>
              <w:noProof/>
              <w:webHidden/>
            </w:rPr>
            <w:fldChar w:fldCharType="separate"/>
          </w:r>
          <w:ins w:id="1535" w:author="Sammartano, Marc (BIC USA)" w:date="2014-10-10T17:49:00Z">
            <w:r>
              <w:rPr>
                <w:noProof/>
                <w:webHidden/>
              </w:rPr>
              <w:t>116</w:t>
            </w:r>
          </w:ins>
          <w:ins w:id="153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37" w:author="Sammartano, Marc (BIC USA)" w:date="2014-10-10T17:44:00Z"/>
              <w:rFonts w:eastAsiaTheme="minorEastAsia"/>
              <w:noProof/>
            </w:rPr>
          </w:pPr>
          <w:ins w:id="15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"_Toc400726745"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_Toc400726745 \h </w:instrText>
            </w:r>
            <w:r>
              <w:rPr>
                <w:noProof/>
                <w:webHidden/>
              </w:rPr>
            </w:r>
          </w:ins>
          <w:r>
            <w:rPr>
              <w:noProof/>
              <w:webHidden/>
            </w:rPr>
            <w:fldChar w:fldCharType="separate"/>
          </w:r>
          <w:ins w:id="1539" w:author="Sammartano, Marc (BIC USA)" w:date="2014-10-10T17:49:00Z">
            <w:r>
              <w:rPr>
                <w:noProof/>
                <w:webHidden/>
              </w:rPr>
              <w:t>116</w:t>
            </w:r>
          </w:ins>
          <w:ins w:id="154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41" w:author="Sammartano, Marc (BIC USA)" w:date="2014-10-10T17:44:00Z"/>
              <w:rFonts w:eastAsiaTheme="minorEastAsia"/>
              <w:noProof/>
            </w:rPr>
          </w:pPr>
          <w:ins w:id="15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"_Toc400726746"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Headset &lt;state_nvar&gt;, &lt;type_svar&gt;, &lt;mic_nvar&gt;</w:t>
            </w:r>
            <w:r>
              <w:rPr>
                <w:noProof/>
                <w:webHidden/>
              </w:rPr>
              <w:tab/>
            </w:r>
            <w:r>
              <w:rPr>
                <w:noProof/>
                <w:webHidden/>
              </w:rPr>
              <w:fldChar w:fldCharType="begin"/>
            </w:r>
            <w:r>
              <w:rPr>
                <w:noProof/>
                <w:webHidden/>
              </w:rPr>
              <w:instrText xml:space="preserve"> PAGEREF _Toc400726746 \h </w:instrText>
            </w:r>
            <w:r>
              <w:rPr>
                <w:noProof/>
                <w:webHidden/>
              </w:rPr>
            </w:r>
          </w:ins>
          <w:r>
            <w:rPr>
              <w:noProof/>
              <w:webHidden/>
            </w:rPr>
            <w:fldChar w:fldCharType="separate"/>
          </w:r>
          <w:ins w:id="1543" w:author="Sammartano, Marc (BIC USA)" w:date="2014-10-10T17:49:00Z">
            <w:r>
              <w:rPr>
                <w:noProof/>
                <w:webHidden/>
              </w:rPr>
              <w:t>116</w:t>
            </w:r>
          </w:ins>
          <w:ins w:id="15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45" w:author="Sammartano, Marc (BIC USA)" w:date="2014-10-10T17:44:00Z"/>
              <w:rFonts w:eastAsiaTheme="minorEastAsia"/>
              <w:noProof/>
            </w:rPr>
          </w:pPr>
          <w:ins w:id="15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"_Toc400726747"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_Toc400726747 \h </w:instrText>
            </w:r>
            <w:r>
              <w:rPr>
                <w:noProof/>
                <w:webHidden/>
              </w:rPr>
            </w:r>
          </w:ins>
          <w:r>
            <w:rPr>
              <w:noProof/>
              <w:webHidden/>
            </w:rPr>
            <w:fldChar w:fldCharType="separate"/>
          </w:r>
          <w:ins w:id="1547" w:author="Sammartano, Marc (BIC USA)" w:date="2014-10-10T17:49:00Z">
            <w:r>
              <w:rPr>
                <w:noProof/>
                <w:webHidden/>
              </w:rPr>
              <w:t>117</w:t>
            </w:r>
          </w:ins>
          <w:ins w:id="15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49" w:author="Sammartano, Marc (BIC USA)" w:date="2014-10-10T17:44:00Z"/>
              <w:rFonts w:eastAsiaTheme="minorEastAsia"/>
              <w:noProof/>
            </w:rPr>
          </w:pPr>
          <w:ins w:id="15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"_Toc400726748"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Home</w:t>
            </w:r>
            <w:r>
              <w:rPr>
                <w:noProof/>
                <w:webHidden/>
              </w:rPr>
              <w:tab/>
            </w:r>
            <w:r>
              <w:rPr>
                <w:noProof/>
                <w:webHidden/>
              </w:rPr>
              <w:fldChar w:fldCharType="begin"/>
            </w:r>
            <w:r>
              <w:rPr>
                <w:noProof/>
                <w:webHidden/>
              </w:rPr>
              <w:instrText xml:space="preserve"> PAGEREF _Toc400726748 \h </w:instrText>
            </w:r>
            <w:r>
              <w:rPr>
                <w:noProof/>
                <w:webHidden/>
              </w:rPr>
            </w:r>
          </w:ins>
          <w:r>
            <w:rPr>
              <w:noProof/>
              <w:webHidden/>
            </w:rPr>
            <w:fldChar w:fldCharType="separate"/>
          </w:r>
          <w:ins w:id="1551" w:author="Sammartano, Marc (BIC USA)" w:date="2014-10-10T17:49:00Z">
            <w:r>
              <w:rPr>
                <w:noProof/>
                <w:webHidden/>
              </w:rPr>
              <w:t>117</w:t>
            </w:r>
          </w:ins>
          <w:ins w:id="15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53" w:author="Sammartano, Marc (BIC USA)" w:date="2014-10-10T17:44:00Z"/>
              <w:rFonts w:eastAsiaTheme="minorEastAsia"/>
              <w:noProof/>
            </w:rPr>
          </w:pPr>
          <w:ins w:id="15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"_Toc400726749"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OnBackGround:</w:t>
            </w:r>
            <w:r>
              <w:rPr>
                <w:noProof/>
                <w:webHidden/>
              </w:rPr>
              <w:tab/>
            </w:r>
            <w:r>
              <w:rPr>
                <w:noProof/>
                <w:webHidden/>
              </w:rPr>
              <w:fldChar w:fldCharType="begin"/>
            </w:r>
            <w:r>
              <w:rPr>
                <w:noProof/>
                <w:webHidden/>
              </w:rPr>
              <w:instrText xml:space="preserve"> PAGEREF _Toc400726749 \h </w:instrText>
            </w:r>
            <w:r>
              <w:rPr>
                <w:noProof/>
                <w:webHidden/>
              </w:rPr>
            </w:r>
          </w:ins>
          <w:r>
            <w:rPr>
              <w:noProof/>
              <w:webHidden/>
            </w:rPr>
            <w:fldChar w:fldCharType="separate"/>
          </w:r>
          <w:ins w:id="1555" w:author="Sammartano, Marc (BIC USA)" w:date="2014-10-10T17:49:00Z">
            <w:r>
              <w:rPr>
                <w:noProof/>
                <w:webHidden/>
              </w:rPr>
              <w:t>117</w:t>
            </w:r>
          </w:ins>
          <w:ins w:id="15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57" w:author="Sammartano, Marc (BIC USA)" w:date="2014-10-10T17:44:00Z"/>
              <w:rFonts w:eastAsiaTheme="minorEastAsia"/>
              <w:noProof/>
            </w:rPr>
          </w:pPr>
          <w:ins w:id="15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Background.resume</w:t>
            </w:r>
            <w:r>
              <w:rPr>
                <w:noProof/>
                <w:webHidden/>
              </w:rPr>
              <w:tab/>
            </w:r>
            <w:r>
              <w:rPr>
                <w:noProof/>
                <w:webHidden/>
              </w:rPr>
              <w:fldChar w:fldCharType="begin"/>
            </w:r>
            <w:r>
              <w:rPr>
                <w:noProof/>
                <w:webHidden/>
              </w:rPr>
              <w:instrText xml:space="preserve"> PAGEREF _Toc400726750 \h </w:instrText>
            </w:r>
            <w:r>
              <w:rPr>
                <w:noProof/>
                <w:webHidden/>
              </w:rPr>
            </w:r>
          </w:ins>
          <w:r>
            <w:rPr>
              <w:noProof/>
              <w:webHidden/>
            </w:rPr>
            <w:fldChar w:fldCharType="separate"/>
          </w:r>
          <w:ins w:id="1559" w:author="Sammartano, Marc (BIC USA)" w:date="2014-10-10T17:49:00Z">
            <w:r>
              <w:rPr>
                <w:noProof/>
                <w:webHidden/>
              </w:rPr>
              <w:t>117</w:t>
            </w:r>
          </w:ins>
          <w:ins w:id="156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561" w:author="Sammartano, Marc (BIC USA)" w:date="2014-10-10T17:44:00Z"/>
              <w:rFonts w:eastAsiaTheme="minorEastAsia"/>
              <w:noProof/>
            </w:rPr>
          </w:pPr>
          <w:ins w:id="15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SQLITE</w:t>
            </w:r>
            <w:r>
              <w:rPr>
                <w:noProof/>
                <w:webHidden/>
              </w:rPr>
              <w:tab/>
            </w:r>
            <w:r>
              <w:rPr>
                <w:noProof/>
                <w:webHidden/>
              </w:rPr>
              <w:fldChar w:fldCharType="begin"/>
            </w:r>
            <w:r>
              <w:rPr>
                <w:noProof/>
                <w:webHidden/>
              </w:rPr>
              <w:instrText xml:space="preserve"> PAGEREF _Toc400726751 \h </w:instrText>
            </w:r>
            <w:r>
              <w:rPr>
                <w:noProof/>
                <w:webHidden/>
              </w:rPr>
            </w:r>
          </w:ins>
          <w:r>
            <w:rPr>
              <w:noProof/>
              <w:webHidden/>
            </w:rPr>
            <w:fldChar w:fldCharType="separate"/>
          </w:r>
          <w:ins w:id="1563" w:author="Sammartano, Marc (BIC USA)" w:date="2014-10-10T17:49:00Z">
            <w:r>
              <w:rPr>
                <w:noProof/>
                <w:webHidden/>
              </w:rPr>
              <w:t>118</w:t>
            </w:r>
          </w:ins>
          <w:ins w:id="15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65" w:author="Sammartano, Marc (BIC USA)" w:date="2014-10-10T17:44:00Z"/>
              <w:rFonts w:eastAsiaTheme="minorEastAsia"/>
              <w:noProof/>
            </w:rPr>
          </w:pPr>
          <w:ins w:id="15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Overview</w:t>
            </w:r>
            <w:r>
              <w:rPr>
                <w:noProof/>
                <w:webHidden/>
              </w:rPr>
              <w:tab/>
            </w:r>
            <w:r>
              <w:rPr>
                <w:noProof/>
                <w:webHidden/>
              </w:rPr>
              <w:fldChar w:fldCharType="begin"/>
            </w:r>
            <w:r>
              <w:rPr>
                <w:noProof/>
                <w:webHidden/>
              </w:rPr>
              <w:instrText xml:space="preserve"> PAGEREF _Toc400726752 \h </w:instrText>
            </w:r>
            <w:r>
              <w:rPr>
                <w:noProof/>
                <w:webHidden/>
              </w:rPr>
            </w:r>
          </w:ins>
          <w:r>
            <w:rPr>
              <w:noProof/>
              <w:webHidden/>
            </w:rPr>
            <w:fldChar w:fldCharType="separate"/>
          </w:r>
          <w:ins w:id="1567" w:author="Sammartano, Marc (BIC USA)" w:date="2014-10-10T17:49:00Z">
            <w:r>
              <w:rPr>
                <w:noProof/>
                <w:webHidden/>
              </w:rPr>
              <w:t>118</w:t>
            </w:r>
          </w:ins>
          <w:ins w:id="156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569" w:author="Sammartano, Marc (BIC USA)" w:date="2014-10-10T17:44:00Z"/>
              <w:rFonts w:eastAsiaTheme="minorEastAsia"/>
              <w:noProof/>
            </w:rPr>
          </w:pPr>
          <w:ins w:id="15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SQLITE Commands</w:t>
            </w:r>
            <w:r>
              <w:rPr>
                <w:noProof/>
                <w:webHidden/>
              </w:rPr>
              <w:tab/>
            </w:r>
            <w:r>
              <w:rPr>
                <w:noProof/>
                <w:webHidden/>
              </w:rPr>
              <w:fldChar w:fldCharType="begin"/>
            </w:r>
            <w:r>
              <w:rPr>
                <w:noProof/>
                <w:webHidden/>
              </w:rPr>
              <w:instrText xml:space="preserve"> PAGEREF _Toc400726753 \h </w:instrText>
            </w:r>
            <w:r>
              <w:rPr>
                <w:noProof/>
                <w:webHidden/>
              </w:rPr>
            </w:r>
          </w:ins>
          <w:r>
            <w:rPr>
              <w:noProof/>
              <w:webHidden/>
            </w:rPr>
            <w:fldChar w:fldCharType="separate"/>
          </w:r>
          <w:ins w:id="1571" w:author="Sammartano, Marc (BIC USA)" w:date="2014-10-10T17:49:00Z">
            <w:r>
              <w:rPr>
                <w:noProof/>
                <w:webHidden/>
              </w:rPr>
              <w:t>118</w:t>
            </w:r>
          </w:ins>
          <w:ins w:id="15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573" w:author="Sammartano, Marc (BIC USA)" w:date="2014-10-10T17:44:00Z"/>
              <w:rFonts w:eastAsiaTheme="minorEastAsia"/>
              <w:noProof/>
            </w:rPr>
          </w:pPr>
          <w:ins w:id="15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Sql.open &lt;DB_pointer_nvar&gt;, &lt;DB_name_sexp&gt;</w:t>
            </w:r>
            <w:r>
              <w:rPr>
                <w:noProof/>
                <w:webHidden/>
              </w:rPr>
              <w:tab/>
            </w:r>
            <w:r>
              <w:rPr>
                <w:noProof/>
                <w:webHidden/>
              </w:rPr>
              <w:fldChar w:fldCharType="begin"/>
            </w:r>
            <w:r>
              <w:rPr>
                <w:noProof/>
                <w:webHidden/>
              </w:rPr>
              <w:instrText xml:space="preserve"> PAGEREF _Toc400726754 \h </w:instrText>
            </w:r>
            <w:r>
              <w:rPr>
                <w:noProof/>
                <w:webHidden/>
              </w:rPr>
            </w:r>
          </w:ins>
          <w:r>
            <w:rPr>
              <w:noProof/>
              <w:webHidden/>
            </w:rPr>
            <w:fldChar w:fldCharType="separate"/>
          </w:r>
          <w:ins w:id="1575" w:author="Sammartano, Marc (BIC USA)" w:date="2014-10-10T17:49:00Z">
            <w:r>
              <w:rPr>
                <w:noProof/>
                <w:webHidden/>
              </w:rPr>
              <w:t>118</w:t>
            </w:r>
          </w:ins>
          <w:ins w:id="15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577" w:author="Sammartano, Marc (BIC USA)" w:date="2014-10-10T17:44:00Z"/>
              <w:rFonts w:eastAsiaTheme="minorEastAsia"/>
              <w:noProof/>
            </w:rPr>
          </w:pPr>
          <w:ins w:id="15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Sql.close &lt;DB_pointer_nvar&gt;</w:t>
            </w:r>
            <w:r>
              <w:rPr>
                <w:noProof/>
                <w:webHidden/>
              </w:rPr>
              <w:tab/>
            </w:r>
            <w:r>
              <w:rPr>
                <w:noProof/>
                <w:webHidden/>
              </w:rPr>
              <w:fldChar w:fldCharType="begin"/>
            </w:r>
            <w:r>
              <w:rPr>
                <w:noProof/>
                <w:webHidden/>
              </w:rPr>
              <w:instrText xml:space="preserve"> PAGEREF _Toc400726755 \h </w:instrText>
            </w:r>
            <w:r>
              <w:rPr>
                <w:noProof/>
                <w:webHidden/>
              </w:rPr>
            </w:r>
          </w:ins>
          <w:r>
            <w:rPr>
              <w:noProof/>
              <w:webHidden/>
            </w:rPr>
            <w:fldChar w:fldCharType="separate"/>
          </w:r>
          <w:ins w:id="1579" w:author="Sammartano, Marc (BIC USA)" w:date="2014-10-10T17:49:00Z">
            <w:r>
              <w:rPr>
                <w:noProof/>
                <w:webHidden/>
              </w:rPr>
              <w:t>118</w:t>
            </w:r>
          </w:ins>
          <w:ins w:id="15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581" w:author="Sammartano, Marc (BIC USA)" w:date="2014-10-10T17:44:00Z"/>
              <w:rFonts w:eastAsiaTheme="minorEastAsia"/>
              <w:noProof/>
            </w:rPr>
          </w:pPr>
          <w:ins w:id="15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_Toc400726756 \h </w:instrText>
            </w:r>
            <w:r>
              <w:rPr>
                <w:noProof/>
                <w:webHidden/>
              </w:rPr>
            </w:r>
          </w:ins>
          <w:r>
            <w:rPr>
              <w:noProof/>
              <w:webHidden/>
            </w:rPr>
            <w:fldChar w:fldCharType="separate"/>
          </w:r>
          <w:ins w:id="1583" w:author="Sammartano, Marc (BIC USA)" w:date="2014-10-10T17:49:00Z">
            <w:r>
              <w:rPr>
                <w:noProof/>
                <w:webHidden/>
              </w:rPr>
              <w:t>118</w:t>
            </w:r>
          </w:ins>
          <w:ins w:id="15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585" w:author="Sammartano, Marc (BIC USA)" w:date="2014-10-10T17:44:00Z"/>
              <w:rFonts w:eastAsiaTheme="minorEastAsia"/>
              <w:noProof/>
            </w:rPr>
          </w:pPr>
          <w:ins w:id="15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_Toc400726757 \h </w:instrText>
            </w:r>
            <w:r>
              <w:rPr>
                <w:noProof/>
                <w:webHidden/>
              </w:rPr>
            </w:r>
          </w:ins>
          <w:r>
            <w:rPr>
              <w:noProof/>
              <w:webHidden/>
            </w:rPr>
            <w:fldChar w:fldCharType="separate"/>
          </w:r>
          <w:ins w:id="1587" w:author="Sammartano, Marc (BIC USA)" w:date="2014-10-10T17:49:00Z">
            <w:r>
              <w:rPr>
                <w:noProof/>
                <w:webHidden/>
              </w:rPr>
              <w:t>119</w:t>
            </w:r>
          </w:ins>
          <w:ins w:id="15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589" w:author="Sammartano, Marc (BIC USA)" w:date="2014-10-10T17:44:00Z"/>
              <w:rFonts w:eastAsiaTheme="minorEastAsia"/>
              <w:noProof/>
            </w:rPr>
          </w:pPr>
          <w:ins w:id="15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_Toc400726758 \h </w:instrText>
            </w:r>
            <w:r>
              <w:rPr>
                <w:noProof/>
                <w:webHidden/>
              </w:rPr>
            </w:r>
          </w:ins>
          <w:r>
            <w:rPr>
              <w:noProof/>
              <w:webHidden/>
            </w:rPr>
            <w:fldChar w:fldCharType="separate"/>
          </w:r>
          <w:ins w:id="1591" w:author="Sammartano, Marc (BIC USA)" w:date="2014-10-10T17:49:00Z">
            <w:r>
              <w:rPr>
                <w:noProof/>
                <w:webHidden/>
              </w:rPr>
              <w:t>119</w:t>
            </w:r>
          </w:ins>
          <w:ins w:id="15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593" w:author="Sammartano, Marc (BIC USA)" w:date="2014-10-10T17:44:00Z"/>
              <w:rFonts w:eastAsiaTheme="minorEastAsia"/>
              <w:noProof/>
            </w:rPr>
          </w:pPr>
          <w:ins w:id="15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"_Toc400726759"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_Toc400726759 \h </w:instrText>
            </w:r>
            <w:r>
              <w:rPr>
                <w:noProof/>
                <w:webHidden/>
              </w:rPr>
            </w:r>
          </w:ins>
          <w:r>
            <w:rPr>
              <w:noProof/>
              <w:webHidden/>
            </w:rPr>
            <w:fldChar w:fldCharType="separate"/>
          </w:r>
          <w:ins w:id="1595" w:author="Sammartano, Marc (BIC USA)" w:date="2014-10-10T17:49:00Z">
            <w:r>
              <w:rPr>
                <w:noProof/>
                <w:webHidden/>
              </w:rPr>
              <w:t>119</w:t>
            </w:r>
          </w:ins>
          <w:ins w:id="15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597" w:author="Sammartano, Marc (BIC USA)" w:date="2014-10-10T17:44:00Z"/>
              <w:rFonts w:eastAsiaTheme="minorEastAsia"/>
              <w:noProof/>
            </w:rPr>
          </w:pPr>
          <w:ins w:id="15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Sql.query.length &lt;length_nvar&gt;, &lt;cursor_nvar&gt;</w:t>
            </w:r>
            <w:r>
              <w:rPr>
                <w:noProof/>
                <w:webHidden/>
              </w:rPr>
              <w:tab/>
            </w:r>
            <w:r>
              <w:rPr>
                <w:noProof/>
                <w:webHidden/>
              </w:rPr>
              <w:fldChar w:fldCharType="begin"/>
            </w:r>
            <w:r>
              <w:rPr>
                <w:noProof/>
                <w:webHidden/>
              </w:rPr>
              <w:instrText xml:space="preserve"> PAGEREF _Toc400726760 \h </w:instrText>
            </w:r>
            <w:r>
              <w:rPr>
                <w:noProof/>
                <w:webHidden/>
              </w:rPr>
            </w:r>
          </w:ins>
          <w:r>
            <w:rPr>
              <w:noProof/>
              <w:webHidden/>
            </w:rPr>
            <w:fldChar w:fldCharType="separate"/>
          </w:r>
          <w:ins w:id="1599" w:author="Sammartano, Marc (BIC USA)" w:date="2014-10-10T17:49:00Z">
            <w:r>
              <w:rPr>
                <w:noProof/>
                <w:webHidden/>
              </w:rPr>
              <w:t>120</w:t>
            </w:r>
          </w:ins>
          <w:ins w:id="16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01" w:author="Sammartano, Marc (BIC USA)" w:date="2014-10-10T17:44:00Z"/>
              <w:rFonts w:eastAsiaTheme="minorEastAsia"/>
              <w:noProof/>
            </w:rPr>
          </w:pPr>
          <w:ins w:id="16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Sql.query.position &lt;position_nvar&gt;, &lt;cursor_nvar&gt;</w:t>
            </w:r>
            <w:r>
              <w:rPr>
                <w:noProof/>
                <w:webHidden/>
              </w:rPr>
              <w:tab/>
            </w:r>
            <w:r>
              <w:rPr>
                <w:noProof/>
                <w:webHidden/>
              </w:rPr>
              <w:fldChar w:fldCharType="begin"/>
            </w:r>
            <w:r>
              <w:rPr>
                <w:noProof/>
                <w:webHidden/>
              </w:rPr>
              <w:instrText xml:space="preserve"> PAGEREF _Toc400726761 \h </w:instrText>
            </w:r>
            <w:r>
              <w:rPr>
                <w:noProof/>
                <w:webHidden/>
              </w:rPr>
            </w:r>
          </w:ins>
          <w:r>
            <w:rPr>
              <w:noProof/>
              <w:webHidden/>
            </w:rPr>
            <w:fldChar w:fldCharType="separate"/>
          </w:r>
          <w:ins w:id="1603" w:author="Sammartano, Marc (BIC USA)" w:date="2014-10-10T17:49:00Z">
            <w:r>
              <w:rPr>
                <w:noProof/>
                <w:webHidden/>
              </w:rPr>
              <w:t>120</w:t>
            </w:r>
          </w:ins>
          <w:ins w:id="16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05" w:author="Sammartano, Marc (BIC USA)" w:date="2014-10-10T17:44:00Z"/>
              <w:rFonts w:eastAsiaTheme="minorEastAsia"/>
              <w:noProof/>
            </w:rPr>
          </w:pPr>
          <w:ins w:id="16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Sql.next &lt;done_lvar&gt;, &lt;cursor_nvar&gt;, C1V$, C2V$, ..., CNV$</w:t>
            </w:r>
            <w:r>
              <w:rPr>
                <w:noProof/>
                <w:webHidden/>
              </w:rPr>
              <w:tab/>
            </w:r>
            <w:r>
              <w:rPr>
                <w:noProof/>
                <w:webHidden/>
              </w:rPr>
              <w:fldChar w:fldCharType="begin"/>
            </w:r>
            <w:r>
              <w:rPr>
                <w:noProof/>
                <w:webHidden/>
              </w:rPr>
              <w:instrText xml:space="preserve"> PAGEREF _Toc400726762 \h </w:instrText>
            </w:r>
            <w:r>
              <w:rPr>
                <w:noProof/>
                <w:webHidden/>
              </w:rPr>
            </w:r>
          </w:ins>
          <w:r>
            <w:rPr>
              <w:noProof/>
              <w:webHidden/>
            </w:rPr>
            <w:fldChar w:fldCharType="separate"/>
          </w:r>
          <w:ins w:id="1607" w:author="Sammartano, Marc (BIC USA)" w:date="2014-10-10T17:49:00Z">
            <w:r>
              <w:rPr>
                <w:noProof/>
                <w:webHidden/>
              </w:rPr>
              <w:t>120</w:t>
            </w:r>
          </w:ins>
          <w:ins w:id="16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09" w:author="Sammartano, Marc (BIC USA)" w:date="2014-10-10T17:44:00Z"/>
              <w:rFonts w:eastAsiaTheme="minorEastAsia"/>
              <w:noProof/>
            </w:rPr>
          </w:pPr>
          <w:ins w:id="16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_Toc400726763 \h </w:instrText>
            </w:r>
            <w:r>
              <w:rPr>
                <w:noProof/>
                <w:webHidden/>
              </w:rPr>
            </w:r>
          </w:ins>
          <w:r>
            <w:rPr>
              <w:noProof/>
              <w:webHidden/>
            </w:rPr>
            <w:fldChar w:fldCharType="separate"/>
          </w:r>
          <w:ins w:id="1611" w:author="Sammartano, Marc (BIC USA)" w:date="2014-10-10T17:49:00Z">
            <w:r>
              <w:rPr>
                <w:noProof/>
                <w:webHidden/>
              </w:rPr>
              <w:t>120</w:t>
            </w:r>
          </w:ins>
          <w:ins w:id="161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13" w:author="Sammartano, Marc (BIC USA)" w:date="2014-10-10T17:44:00Z"/>
              <w:rFonts w:eastAsiaTheme="minorEastAsia"/>
              <w:noProof/>
            </w:rPr>
          </w:pPr>
          <w:ins w:id="16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_Toc400726764 \h </w:instrText>
            </w:r>
            <w:r>
              <w:rPr>
                <w:noProof/>
                <w:webHidden/>
              </w:rPr>
            </w:r>
          </w:ins>
          <w:r>
            <w:rPr>
              <w:noProof/>
              <w:webHidden/>
            </w:rPr>
            <w:fldChar w:fldCharType="separate"/>
          </w:r>
          <w:ins w:id="1615" w:author="Sammartano, Marc (BIC USA)" w:date="2014-10-10T17:49:00Z">
            <w:r>
              <w:rPr>
                <w:noProof/>
                <w:webHidden/>
              </w:rPr>
              <w:t>121</w:t>
            </w:r>
          </w:ins>
          <w:ins w:id="16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17" w:author="Sammartano, Marc (BIC USA)" w:date="2014-10-10T17:44:00Z"/>
              <w:rFonts w:eastAsiaTheme="minorEastAsia"/>
              <w:noProof/>
            </w:rPr>
          </w:pPr>
          <w:ins w:id="16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Sql.exec &lt;DB_pointer_nvar&gt;, &lt;command_sexp&gt;</w:t>
            </w:r>
            <w:r>
              <w:rPr>
                <w:noProof/>
                <w:webHidden/>
              </w:rPr>
              <w:tab/>
            </w:r>
            <w:r>
              <w:rPr>
                <w:noProof/>
                <w:webHidden/>
              </w:rPr>
              <w:fldChar w:fldCharType="begin"/>
            </w:r>
            <w:r>
              <w:rPr>
                <w:noProof/>
                <w:webHidden/>
              </w:rPr>
              <w:instrText xml:space="preserve"> PAGEREF _Toc400726765 \h </w:instrText>
            </w:r>
            <w:r>
              <w:rPr>
                <w:noProof/>
                <w:webHidden/>
              </w:rPr>
            </w:r>
          </w:ins>
          <w:r>
            <w:rPr>
              <w:noProof/>
              <w:webHidden/>
            </w:rPr>
            <w:fldChar w:fldCharType="separate"/>
          </w:r>
          <w:ins w:id="1619" w:author="Sammartano, Marc (BIC USA)" w:date="2014-10-10T17:49:00Z">
            <w:r>
              <w:rPr>
                <w:noProof/>
                <w:webHidden/>
              </w:rPr>
              <w:t>121</w:t>
            </w:r>
          </w:ins>
          <w:ins w:id="16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21" w:author="Sammartano, Marc (BIC USA)" w:date="2014-10-10T17:44:00Z"/>
              <w:rFonts w:eastAsiaTheme="minorEastAsia"/>
              <w:noProof/>
            </w:rPr>
          </w:pPr>
          <w:ins w:id="16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_Toc400726766 \h </w:instrText>
            </w:r>
            <w:r>
              <w:rPr>
                <w:noProof/>
                <w:webHidden/>
              </w:rPr>
            </w:r>
          </w:ins>
          <w:r>
            <w:rPr>
              <w:noProof/>
              <w:webHidden/>
            </w:rPr>
            <w:fldChar w:fldCharType="separate"/>
          </w:r>
          <w:ins w:id="1623" w:author="Sammartano, Marc (BIC USA)" w:date="2014-10-10T17:49:00Z">
            <w:r>
              <w:rPr>
                <w:noProof/>
                <w:webHidden/>
              </w:rPr>
              <w:t>121</w:t>
            </w:r>
          </w:ins>
          <w:ins w:id="1624"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625" w:author="Sammartano, Marc (BIC USA)" w:date="2014-10-10T17:44:00Z"/>
              <w:rFonts w:eastAsiaTheme="minorEastAsia"/>
              <w:noProof/>
            </w:rPr>
          </w:pPr>
          <w:ins w:id="16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Graphics</w:t>
            </w:r>
            <w:r>
              <w:rPr>
                <w:noProof/>
                <w:webHidden/>
              </w:rPr>
              <w:tab/>
            </w:r>
            <w:r>
              <w:rPr>
                <w:noProof/>
                <w:webHidden/>
              </w:rPr>
              <w:fldChar w:fldCharType="begin"/>
            </w:r>
            <w:r>
              <w:rPr>
                <w:noProof/>
                <w:webHidden/>
              </w:rPr>
              <w:instrText xml:space="preserve"> PAGEREF _Toc400726767 \h </w:instrText>
            </w:r>
            <w:r>
              <w:rPr>
                <w:noProof/>
                <w:webHidden/>
              </w:rPr>
            </w:r>
          </w:ins>
          <w:r>
            <w:rPr>
              <w:noProof/>
              <w:webHidden/>
            </w:rPr>
            <w:fldChar w:fldCharType="separate"/>
          </w:r>
          <w:ins w:id="1627" w:author="Sammartano, Marc (BIC USA)" w:date="2014-10-10T17:49:00Z">
            <w:r>
              <w:rPr>
                <w:noProof/>
                <w:webHidden/>
              </w:rPr>
              <w:t>121</w:t>
            </w:r>
          </w:ins>
          <w:ins w:id="16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629" w:author="Sammartano, Marc (BIC USA)" w:date="2014-10-10T17:44:00Z"/>
              <w:rFonts w:eastAsiaTheme="minorEastAsia"/>
              <w:noProof/>
            </w:rPr>
          </w:pPr>
          <w:ins w:id="16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Introduction</w:t>
            </w:r>
            <w:r>
              <w:rPr>
                <w:noProof/>
                <w:webHidden/>
              </w:rPr>
              <w:tab/>
            </w:r>
            <w:r>
              <w:rPr>
                <w:noProof/>
                <w:webHidden/>
              </w:rPr>
              <w:fldChar w:fldCharType="begin"/>
            </w:r>
            <w:r>
              <w:rPr>
                <w:noProof/>
                <w:webHidden/>
              </w:rPr>
              <w:instrText xml:space="preserve"> PAGEREF _Toc400726768 \h </w:instrText>
            </w:r>
            <w:r>
              <w:rPr>
                <w:noProof/>
                <w:webHidden/>
              </w:rPr>
            </w:r>
          </w:ins>
          <w:r>
            <w:rPr>
              <w:noProof/>
              <w:webHidden/>
            </w:rPr>
            <w:fldChar w:fldCharType="separate"/>
          </w:r>
          <w:ins w:id="1631" w:author="Sammartano, Marc (BIC USA)" w:date="2014-10-10T17:49:00Z">
            <w:r>
              <w:rPr>
                <w:noProof/>
                <w:webHidden/>
              </w:rPr>
              <w:t>121</w:t>
            </w:r>
          </w:ins>
          <w:ins w:id="16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33" w:author="Sammartano, Marc (BIC USA)" w:date="2014-10-10T17:44:00Z"/>
              <w:rFonts w:eastAsiaTheme="minorEastAsia"/>
              <w:noProof/>
            </w:rPr>
          </w:pPr>
          <w:ins w:id="16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"_Toc400726769"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The Graphics Screen and Graphics Mode</w:t>
            </w:r>
            <w:r>
              <w:rPr>
                <w:noProof/>
                <w:webHidden/>
              </w:rPr>
              <w:tab/>
            </w:r>
            <w:r>
              <w:rPr>
                <w:noProof/>
                <w:webHidden/>
              </w:rPr>
              <w:fldChar w:fldCharType="begin"/>
            </w:r>
            <w:r>
              <w:rPr>
                <w:noProof/>
                <w:webHidden/>
              </w:rPr>
              <w:instrText xml:space="preserve"> PAGEREF _Toc400726769 \h </w:instrText>
            </w:r>
            <w:r>
              <w:rPr>
                <w:noProof/>
                <w:webHidden/>
              </w:rPr>
            </w:r>
          </w:ins>
          <w:r>
            <w:rPr>
              <w:noProof/>
              <w:webHidden/>
            </w:rPr>
            <w:fldChar w:fldCharType="separate"/>
          </w:r>
          <w:ins w:id="1635" w:author="Sammartano, Marc (BIC USA)" w:date="2014-10-10T17:49:00Z">
            <w:r>
              <w:rPr>
                <w:noProof/>
                <w:webHidden/>
              </w:rPr>
              <w:t>121</w:t>
            </w:r>
          </w:ins>
          <w:ins w:id="16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37" w:author="Sammartano, Marc (BIC USA)" w:date="2014-10-10T17:44:00Z"/>
              <w:rFonts w:eastAsiaTheme="minorEastAsia"/>
              <w:noProof/>
            </w:rPr>
          </w:pPr>
          <w:ins w:id="16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"_Toc400726770"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Display Lists</w:t>
            </w:r>
            <w:r>
              <w:rPr>
                <w:noProof/>
                <w:webHidden/>
              </w:rPr>
              <w:tab/>
            </w:r>
            <w:r>
              <w:rPr>
                <w:noProof/>
                <w:webHidden/>
              </w:rPr>
              <w:fldChar w:fldCharType="begin"/>
            </w:r>
            <w:r>
              <w:rPr>
                <w:noProof/>
                <w:webHidden/>
              </w:rPr>
              <w:instrText xml:space="preserve"> PAGEREF _Toc400726770 \h </w:instrText>
            </w:r>
            <w:r>
              <w:rPr>
                <w:noProof/>
                <w:webHidden/>
              </w:rPr>
            </w:r>
          </w:ins>
          <w:r>
            <w:rPr>
              <w:noProof/>
              <w:webHidden/>
            </w:rPr>
            <w:fldChar w:fldCharType="separate"/>
          </w:r>
          <w:ins w:id="1639" w:author="Sammartano, Marc (BIC USA)" w:date="2014-10-10T17:49:00Z">
            <w:r>
              <w:rPr>
                <w:noProof/>
                <w:webHidden/>
              </w:rPr>
              <w:t>122</w:t>
            </w:r>
          </w:ins>
          <w:ins w:id="16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41" w:author="Sammartano, Marc (BIC USA)" w:date="2014-10-10T17:44:00Z"/>
              <w:rFonts w:eastAsiaTheme="minorEastAsia"/>
              <w:noProof/>
            </w:rPr>
          </w:pPr>
          <w:ins w:id="16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"_Toc400726771"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Drawing Coordinates</w:t>
            </w:r>
            <w:r>
              <w:rPr>
                <w:noProof/>
                <w:webHidden/>
              </w:rPr>
              <w:tab/>
            </w:r>
            <w:r>
              <w:rPr>
                <w:noProof/>
                <w:webHidden/>
              </w:rPr>
              <w:fldChar w:fldCharType="begin"/>
            </w:r>
            <w:r>
              <w:rPr>
                <w:noProof/>
                <w:webHidden/>
              </w:rPr>
              <w:instrText xml:space="preserve"> PAGEREF _Toc400726771 \h </w:instrText>
            </w:r>
            <w:r>
              <w:rPr>
                <w:noProof/>
                <w:webHidden/>
              </w:rPr>
            </w:r>
          </w:ins>
          <w:r>
            <w:rPr>
              <w:noProof/>
              <w:webHidden/>
            </w:rPr>
            <w:fldChar w:fldCharType="separate"/>
          </w:r>
          <w:ins w:id="1643" w:author="Sammartano, Marc (BIC USA)" w:date="2014-10-10T17:49:00Z">
            <w:r>
              <w:rPr>
                <w:noProof/>
                <w:webHidden/>
              </w:rPr>
              <w:t>122</w:t>
            </w:r>
          </w:ins>
          <w:ins w:id="16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45" w:author="Sammartano, Marc (BIC USA)" w:date="2014-10-10T17:44:00Z"/>
              <w:rFonts w:eastAsiaTheme="minorEastAsia"/>
              <w:noProof/>
            </w:rPr>
          </w:pPr>
          <w:ins w:id="1646"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"_Toc400726772"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Drawing into Bitmaps</w:t>
            </w:r>
            <w:r>
              <w:rPr>
                <w:noProof/>
                <w:webHidden/>
              </w:rPr>
              <w:tab/>
            </w:r>
            <w:r>
              <w:rPr>
                <w:noProof/>
                <w:webHidden/>
              </w:rPr>
              <w:fldChar w:fldCharType="begin"/>
            </w:r>
            <w:r>
              <w:rPr>
                <w:noProof/>
                <w:webHidden/>
              </w:rPr>
              <w:instrText xml:space="preserve"> PAGEREF _Toc400726772 \h </w:instrText>
            </w:r>
            <w:r>
              <w:rPr>
                <w:noProof/>
                <w:webHidden/>
              </w:rPr>
            </w:r>
          </w:ins>
          <w:r>
            <w:rPr>
              <w:noProof/>
              <w:webHidden/>
            </w:rPr>
            <w:fldChar w:fldCharType="separate"/>
          </w:r>
          <w:ins w:id="1647" w:author="Sammartano, Marc (BIC USA)" w:date="2014-10-10T17:49:00Z">
            <w:r>
              <w:rPr>
                <w:noProof/>
                <w:webHidden/>
              </w:rPr>
              <w:t>122</w:t>
            </w:r>
          </w:ins>
          <w:ins w:id="16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49" w:author="Sammartano, Marc (BIC USA)" w:date="2014-10-10T17:44:00Z"/>
              <w:rFonts w:eastAsiaTheme="minorEastAsia"/>
              <w:noProof/>
            </w:rPr>
          </w:pPr>
          <w:ins w:id="16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"_Toc400726773"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Colors</w:t>
            </w:r>
            <w:r>
              <w:rPr>
                <w:noProof/>
                <w:webHidden/>
              </w:rPr>
              <w:tab/>
            </w:r>
            <w:r>
              <w:rPr>
                <w:noProof/>
                <w:webHidden/>
              </w:rPr>
              <w:fldChar w:fldCharType="begin"/>
            </w:r>
            <w:r>
              <w:rPr>
                <w:noProof/>
                <w:webHidden/>
              </w:rPr>
              <w:instrText xml:space="preserve"> PAGEREF _Toc400726773 \h </w:instrText>
            </w:r>
            <w:r>
              <w:rPr>
                <w:noProof/>
                <w:webHidden/>
              </w:rPr>
            </w:r>
          </w:ins>
          <w:r>
            <w:rPr>
              <w:noProof/>
              <w:webHidden/>
            </w:rPr>
            <w:fldChar w:fldCharType="separate"/>
          </w:r>
          <w:ins w:id="1651" w:author="Sammartano, Marc (BIC USA)" w:date="2014-10-10T17:49:00Z">
            <w:r>
              <w:rPr>
                <w:noProof/>
                <w:webHidden/>
              </w:rPr>
              <w:t>123</w:t>
            </w:r>
          </w:ins>
          <w:ins w:id="165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53" w:author="Sammartano, Marc (BIC USA)" w:date="2014-10-10T17:44:00Z"/>
              <w:rFonts w:eastAsiaTheme="minorEastAsia"/>
              <w:noProof/>
            </w:rPr>
          </w:pPr>
          <w:ins w:id="16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"_Toc400726774"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Paints</w:t>
            </w:r>
            <w:r>
              <w:rPr>
                <w:noProof/>
                <w:webHidden/>
              </w:rPr>
              <w:tab/>
            </w:r>
            <w:r>
              <w:rPr>
                <w:noProof/>
                <w:webHidden/>
              </w:rPr>
              <w:fldChar w:fldCharType="begin"/>
            </w:r>
            <w:r>
              <w:rPr>
                <w:noProof/>
                <w:webHidden/>
              </w:rPr>
              <w:instrText xml:space="preserve"> PAGEREF _Toc400726774 \h </w:instrText>
            </w:r>
            <w:r>
              <w:rPr>
                <w:noProof/>
                <w:webHidden/>
              </w:rPr>
            </w:r>
          </w:ins>
          <w:r>
            <w:rPr>
              <w:noProof/>
              <w:webHidden/>
            </w:rPr>
            <w:fldChar w:fldCharType="separate"/>
          </w:r>
          <w:ins w:id="1655" w:author="Sammartano, Marc (BIC USA)" w:date="2014-10-10T17:49:00Z">
            <w:r>
              <w:rPr>
                <w:noProof/>
                <w:webHidden/>
              </w:rPr>
              <w:t>123</w:t>
            </w:r>
          </w:ins>
          <w:ins w:id="16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657" w:author="Sammartano, Marc (BIC USA)" w:date="2014-10-10T17:44:00Z"/>
              <w:rFonts w:eastAsiaTheme="minorEastAsia"/>
              <w:noProof/>
            </w:rPr>
          </w:pPr>
          <w:ins w:id="16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"_Toc400726775"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Graphics Setup Commands</w:t>
            </w:r>
            <w:r>
              <w:rPr>
                <w:noProof/>
                <w:webHidden/>
              </w:rPr>
              <w:tab/>
            </w:r>
            <w:r>
              <w:rPr>
                <w:noProof/>
                <w:webHidden/>
              </w:rPr>
              <w:fldChar w:fldCharType="begin"/>
            </w:r>
            <w:r>
              <w:rPr>
                <w:noProof/>
                <w:webHidden/>
              </w:rPr>
              <w:instrText xml:space="preserve"> PAGEREF _Toc400726775 \h </w:instrText>
            </w:r>
            <w:r>
              <w:rPr>
                <w:noProof/>
                <w:webHidden/>
              </w:rPr>
            </w:r>
          </w:ins>
          <w:r>
            <w:rPr>
              <w:noProof/>
              <w:webHidden/>
            </w:rPr>
            <w:fldChar w:fldCharType="separate"/>
          </w:r>
          <w:ins w:id="1659" w:author="Sammartano, Marc (BIC USA)" w:date="2014-10-10T17:49:00Z">
            <w:r>
              <w:rPr>
                <w:noProof/>
                <w:webHidden/>
              </w:rPr>
              <w:t>123</w:t>
            </w:r>
          </w:ins>
          <w:ins w:id="166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61" w:author="Sammartano, Marc (BIC USA)" w:date="2014-10-10T17:44:00Z"/>
              <w:rFonts w:eastAsiaTheme="minorEastAsia"/>
              <w:noProof/>
            </w:rPr>
          </w:pPr>
          <w:ins w:id="16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"_Toc400726776"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_Toc400726776 \h </w:instrText>
            </w:r>
            <w:r>
              <w:rPr>
                <w:noProof/>
                <w:webHidden/>
              </w:rPr>
            </w:r>
          </w:ins>
          <w:r>
            <w:rPr>
              <w:noProof/>
              <w:webHidden/>
            </w:rPr>
            <w:fldChar w:fldCharType="separate"/>
          </w:r>
          <w:ins w:id="1663" w:author="Sammartano, Marc (BIC USA)" w:date="2014-10-10T17:49:00Z">
            <w:r>
              <w:rPr>
                <w:noProof/>
                <w:webHidden/>
              </w:rPr>
              <w:t>123</w:t>
            </w:r>
          </w:ins>
          <w:ins w:id="166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65" w:author="Sammartano, Marc (BIC USA)" w:date="2014-10-10T17:44:00Z"/>
              <w:rFonts w:eastAsiaTheme="minorEastAsia"/>
              <w:noProof/>
            </w:rPr>
          </w:pPr>
          <w:ins w:id="16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"_Toc400726777"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Gr.color alpha, red, green, blue, &lt;style_nexp&gt;</w:t>
            </w:r>
            <w:r>
              <w:rPr>
                <w:noProof/>
                <w:webHidden/>
              </w:rPr>
              <w:tab/>
            </w:r>
            <w:r>
              <w:rPr>
                <w:noProof/>
                <w:webHidden/>
              </w:rPr>
              <w:fldChar w:fldCharType="begin"/>
            </w:r>
            <w:r>
              <w:rPr>
                <w:noProof/>
                <w:webHidden/>
              </w:rPr>
              <w:instrText xml:space="preserve"> PAGEREF _Toc400726777 \h </w:instrText>
            </w:r>
            <w:r>
              <w:rPr>
                <w:noProof/>
                <w:webHidden/>
              </w:rPr>
            </w:r>
          </w:ins>
          <w:r>
            <w:rPr>
              <w:noProof/>
              <w:webHidden/>
            </w:rPr>
            <w:fldChar w:fldCharType="separate"/>
          </w:r>
          <w:ins w:id="1667" w:author="Sammartano, Marc (BIC USA)" w:date="2014-10-10T17:49:00Z">
            <w:r>
              <w:rPr>
                <w:noProof/>
                <w:webHidden/>
              </w:rPr>
              <w:t>123</w:t>
            </w:r>
          </w:ins>
          <w:ins w:id="16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69" w:author="Sammartano, Marc (BIC USA)" w:date="2014-10-10T17:44:00Z"/>
              <w:rFonts w:eastAsiaTheme="minorEastAsia"/>
              <w:noProof/>
            </w:rPr>
          </w:pPr>
          <w:ins w:id="16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"_Toc400726778"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Gr.set.antialias &lt;lexp&gt;</w:t>
            </w:r>
            <w:r>
              <w:rPr>
                <w:noProof/>
                <w:webHidden/>
              </w:rPr>
              <w:tab/>
            </w:r>
            <w:r>
              <w:rPr>
                <w:noProof/>
                <w:webHidden/>
              </w:rPr>
              <w:fldChar w:fldCharType="begin"/>
            </w:r>
            <w:r>
              <w:rPr>
                <w:noProof/>
                <w:webHidden/>
              </w:rPr>
              <w:instrText xml:space="preserve"> PAGEREF _Toc400726778 \h </w:instrText>
            </w:r>
            <w:r>
              <w:rPr>
                <w:noProof/>
                <w:webHidden/>
              </w:rPr>
            </w:r>
          </w:ins>
          <w:r>
            <w:rPr>
              <w:noProof/>
              <w:webHidden/>
            </w:rPr>
            <w:fldChar w:fldCharType="separate"/>
          </w:r>
          <w:ins w:id="1671" w:author="Sammartano, Marc (BIC USA)" w:date="2014-10-10T17:49:00Z">
            <w:r>
              <w:rPr>
                <w:noProof/>
                <w:webHidden/>
              </w:rPr>
              <w:t>124</w:t>
            </w:r>
          </w:ins>
          <w:ins w:id="16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73" w:author="Sammartano, Marc (BIC USA)" w:date="2014-10-10T17:44:00Z"/>
              <w:rFonts w:eastAsiaTheme="minorEastAsia"/>
              <w:noProof/>
            </w:rPr>
          </w:pPr>
          <w:ins w:id="16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"_Toc400726779"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Gr.set.stroke &lt;nexp&gt;</w:t>
            </w:r>
            <w:r>
              <w:rPr>
                <w:noProof/>
                <w:webHidden/>
              </w:rPr>
              <w:tab/>
            </w:r>
            <w:r>
              <w:rPr>
                <w:noProof/>
                <w:webHidden/>
              </w:rPr>
              <w:fldChar w:fldCharType="begin"/>
            </w:r>
            <w:r>
              <w:rPr>
                <w:noProof/>
                <w:webHidden/>
              </w:rPr>
              <w:instrText xml:space="preserve"> PAGEREF _Toc400726779 \h </w:instrText>
            </w:r>
            <w:r>
              <w:rPr>
                <w:noProof/>
                <w:webHidden/>
              </w:rPr>
            </w:r>
          </w:ins>
          <w:r>
            <w:rPr>
              <w:noProof/>
              <w:webHidden/>
            </w:rPr>
            <w:fldChar w:fldCharType="separate"/>
          </w:r>
          <w:ins w:id="1675" w:author="Sammartano, Marc (BIC USA)" w:date="2014-10-10T17:49:00Z">
            <w:r>
              <w:rPr>
                <w:noProof/>
                <w:webHidden/>
              </w:rPr>
              <w:t>124</w:t>
            </w:r>
          </w:ins>
          <w:ins w:id="16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77" w:author="Sammartano, Marc (BIC USA)" w:date="2014-10-10T17:44:00Z"/>
              <w:rFonts w:eastAsiaTheme="minorEastAsia"/>
              <w:noProof/>
            </w:rPr>
          </w:pPr>
          <w:ins w:id="16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Gr.orientation &lt;nexp&gt;</w:t>
            </w:r>
            <w:r>
              <w:rPr>
                <w:noProof/>
                <w:webHidden/>
              </w:rPr>
              <w:tab/>
            </w:r>
            <w:r>
              <w:rPr>
                <w:noProof/>
                <w:webHidden/>
              </w:rPr>
              <w:fldChar w:fldCharType="begin"/>
            </w:r>
            <w:r>
              <w:rPr>
                <w:noProof/>
                <w:webHidden/>
              </w:rPr>
              <w:instrText xml:space="preserve"> PAGEREF _Toc400726780 \h </w:instrText>
            </w:r>
            <w:r>
              <w:rPr>
                <w:noProof/>
                <w:webHidden/>
              </w:rPr>
            </w:r>
          </w:ins>
          <w:r>
            <w:rPr>
              <w:noProof/>
              <w:webHidden/>
            </w:rPr>
            <w:fldChar w:fldCharType="separate"/>
          </w:r>
          <w:ins w:id="1679" w:author="Sammartano, Marc (BIC USA)" w:date="2014-10-10T17:49:00Z">
            <w:r>
              <w:rPr>
                <w:noProof/>
                <w:webHidden/>
              </w:rPr>
              <w:t>124</w:t>
            </w:r>
          </w:ins>
          <w:ins w:id="16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81" w:author="Sammartano, Marc (BIC USA)" w:date="2014-10-10T17:44:00Z"/>
              <w:rFonts w:eastAsiaTheme="minorEastAsia"/>
              <w:noProof/>
            </w:rPr>
          </w:pPr>
          <w:ins w:id="16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Gr.statusbar {&lt;height_nvar&gt;} {, showing_lvar}</w:t>
            </w:r>
            <w:r>
              <w:rPr>
                <w:noProof/>
                <w:webHidden/>
              </w:rPr>
              <w:tab/>
            </w:r>
            <w:r>
              <w:rPr>
                <w:noProof/>
                <w:webHidden/>
              </w:rPr>
              <w:fldChar w:fldCharType="begin"/>
            </w:r>
            <w:r>
              <w:rPr>
                <w:noProof/>
                <w:webHidden/>
              </w:rPr>
              <w:instrText xml:space="preserve"> PAGEREF _Toc400726781 \h </w:instrText>
            </w:r>
            <w:r>
              <w:rPr>
                <w:noProof/>
                <w:webHidden/>
              </w:rPr>
            </w:r>
          </w:ins>
          <w:r>
            <w:rPr>
              <w:noProof/>
              <w:webHidden/>
            </w:rPr>
            <w:fldChar w:fldCharType="separate"/>
          </w:r>
          <w:ins w:id="1683" w:author="Sammartano, Marc (BIC USA)" w:date="2014-10-10T17:49:00Z">
            <w:r>
              <w:rPr>
                <w:noProof/>
                <w:webHidden/>
              </w:rPr>
              <w:t>124</w:t>
            </w:r>
          </w:ins>
          <w:ins w:id="16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85" w:author="Sammartano, Marc (BIC USA)" w:date="2014-10-10T17:44:00Z"/>
              <w:rFonts w:eastAsiaTheme="minorEastAsia"/>
              <w:noProof/>
            </w:rPr>
          </w:pPr>
          <w:ins w:id="16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Gr.statusbar.show &lt;nexp&gt;</w:t>
            </w:r>
            <w:r>
              <w:rPr>
                <w:noProof/>
                <w:webHidden/>
              </w:rPr>
              <w:tab/>
            </w:r>
            <w:r>
              <w:rPr>
                <w:noProof/>
                <w:webHidden/>
              </w:rPr>
              <w:fldChar w:fldCharType="begin"/>
            </w:r>
            <w:r>
              <w:rPr>
                <w:noProof/>
                <w:webHidden/>
              </w:rPr>
              <w:instrText xml:space="preserve"> PAGEREF _Toc400726782 \h </w:instrText>
            </w:r>
            <w:r>
              <w:rPr>
                <w:noProof/>
                <w:webHidden/>
              </w:rPr>
            </w:r>
          </w:ins>
          <w:r>
            <w:rPr>
              <w:noProof/>
              <w:webHidden/>
            </w:rPr>
            <w:fldChar w:fldCharType="separate"/>
          </w:r>
          <w:ins w:id="1687" w:author="Sammartano, Marc (BIC USA)" w:date="2014-10-10T17:49:00Z">
            <w:r>
              <w:rPr>
                <w:noProof/>
                <w:webHidden/>
              </w:rPr>
              <w:t>125</w:t>
            </w:r>
          </w:ins>
          <w:ins w:id="16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89" w:author="Sammartano, Marc (BIC USA)" w:date="2014-10-10T17:44:00Z"/>
              <w:rFonts w:eastAsiaTheme="minorEastAsia"/>
              <w:noProof/>
            </w:rPr>
          </w:pPr>
          <w:ins w:id="16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Gr.render</w:t>
            </w:r>
            <w:r>
              <w:rPr>
                <w:noProof/>
                <w:webHidden/>
              </w:rPr>
              <w:tab/>
            </w:r>
            <w:r>
              <w:rPr>
                <w:noProof/>
                <w:webHidden/>
              </w:rPr>
              <w:fldChar w:fldCharType="begin"/>
            </w:r>
            <w:r>
              <w:rPr>
                <w:noProof/>
                <w:webHidden/>
              </w:rPr>
              <w:instrText xml:space="preserve"> PAGEREF _Toc400726783 \h </w:instrText>
            </w:r>
            <w:r>
              <w:rPr>
                <w:noProof/>
                <w:webHidden/>
              </w:rPr>
            </w:r>
          </w:ins>
          <w:r>
            <w:rPr>
              <w:noProof/>
              <w:webHidden/>
            </w:rPr>
            <w:fldChar w:fldCharType="separate"/>
          </w:r>
          <w:ins w:id="1691" w:author="Sammartano, Marc (BIC USA)" w:date="2014-10-10T17:49:00Z">
            <w:r>
              <w:rPr>
                <w:noProof/>
                <w:webHidden/>
              </w:rPr>
              <w:t>125</w:t>
            </w:r>
          </w:ins>
          <w:ins w:id="16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93" w:author="Sammartano, Marc (BIC USA)" w:date="2014-10-10T17:44:00Z"/>
              <w:rFonts w:eastAsiaTheme="minorEastAsia"/>
              <w:noProof/>
            </w:rPr>
          </w:pPr>
          <w:ins w:id="16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Gr.screen width, height{, density }</w:t>
            </w:r>
            <w:r>
              <w:rPr>
                <w:noProof/>
                <w:webHidden/>
              </w:rPr>
              <w:tab/>
            </w:r>
            <w:r>
              <w:rPr>
                <w:noProof/>
                <w:webHidden/>
              </w:rPr>
              <w:fldChar w:fldCharType="begin"/>
            </w:r>
            <w:r>
              <w:rPr>
                <w:noProof/>
                <w:webHidden/>
              </w:rPr>
              <w:instrText xml:space="preserve"> PAGEREF _Toc400726784 \h </w:instrText>
            </w:r>
            <w:r>
              <w:rPr>
                <w:noProof/>
                <w:webHidden/>
              </w:rPr>
            </w:r>
          </w:ins>
          <w:r>
            <w:rPr>
              <w:noProof/>
              <w:webHidden/>
            </w:rPr>
            <w:fldChar w:fldCharType="separate"/>
          </w:r>
          <w:ins w:id="1695" w:author="Sammartano, Marc (BIC USA)" w:date="2014-10-10T17:49:00Z">
            <w:r>
              <w:rPr>
                <w:noProof/>
                <w:webHidden/>
              </w:rPr>
              <w:t>125</w:t>
            </w:r>
          </w:ins>
          <w:ins w:id="16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697" w:author="Sammartano, Marc (BIC USA)" w:date="2014-10-10T17:44:00Z"/>
              <w:rFonts w:eastAsiaTheme="minorEastAsia"/>
              <w:noProof/>
            </w:rPr>
          </w:pPr>
          <w:ins w:id="16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Gr.scale x_factor, y_factor</w:t>
            </w:r>
            <w:r>
              <w:rPr>
                <w:noProof/>
                <w:webHidden/>
              </w:rPr>
              <w:tab/>
            </w:r>
            <w:r>
              <w:rPr>
                <w:noProof/>
                <w:webHidden/>
              </w:rPr>
              <w:fldChar w:fldCharType="begin"/>
            </w:r>
            <w:r>
              <w:rPr>
                <w:noProof/>
                <w:webHidden/>
              </w:rPr>
              <w:instrText xml:space="preserve"> PAGEREF _Toc400726785 \h </w:instrText>
            </w:r>
            <w:r>
              <w:rPr>
                <w:noProof/>
                <w:webHidden/>
              </w:rPr>
            </w:r>
          </w:ins>
          <w:r>
            <w:rPr>
              <w:noProof/>
              <w:webHidden/>
            </w:rPr>
            <w:fldChar w:fldCharType="separate"/>
          </w:r>
          <w:ins w:id="1699" w:author="Sammartano, Marc (BIC USA)" w:date="2014-10-10T17:49:00Z">
            <w:r>
              <w:rPr>
                <w:noProof/>
                <w:webHidden/>
              </w:rPr>
              <w:t>125</w:t>
            </w:r>
          </w:ins>
          <w:ins w:id="17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01" w:author="Sammartano, Marc (BIC USA)" w:date="2014-10-10T17:44:00Z"/>
              <w:rFonts w:eastAsiaTheme="minorEastAsia"/>
              <w:noProof/>
            </w:rPr>
          </w:pPr>
          <w:ins w:id="17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Gr.cls</w:t>
            </w:r>
            <w:r>
              <w:rPr>
                <w:noProof/>
                <w:webHidden/>
              </w:rPr>
              <w:tab/>
            </w:r>
            <w:r>
              <w:rPr>
                <w:noProof/>
                <w:webHidden/>
              </w:rPr>
              <w:fldChar w:fldCharType="begin"/>
            </w:r>
            <w:r>
              <w:rPr>
                <w:noProof/>
                <w:webHidden/>
              </w:rPr>
              <w:instrText xml:space="preserve"> PAGEREF _Toc400726786 \h </w:instrText>
            </w:r>
            <w:r>
              <w:rPr>
                <w:noProof/>
                <w:webHidden/>
              </w:rPr>
            </w:r>
          </w:ins>
          <w:r>
            <w:rPr>
              <w:noProof/>
              <w:webHidden/>
            </w:rPr>
            <w:fldChar w:fldCharType="separate"/>
          </w:r>
          <w:ins w:id="1703" w:author="Sammartano, Marc (BIC USA)" w:date="2014-10-10T17:49:00Z">
            <w:r>
              <w:rPr>
                <w:noProof/>
                <w:webHidden/>
              </w:rPr>
              <w:t>125</w:t>
            </w:r>
          </w:ins>
          <w:ins w:id="17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05" w:author="Sammartano, Marc (BIC USA)" w:date="2014-10-10T17:44:00Z"/>
              <w:rFonts w:eastAsiaTheme="minorEastAsia"/>
              <w:noProof/>
            </w:rPr>
          </w:pPr>
          <w:ins w:id="17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Gr.close</w:t>
            </w:r>
            <w:r>
              <w:rPr>
                <w:noProof/>
                <w:webHidden/>
              </w:rPr>
              <w:tab/>
            </w:r>
            <w:r>
              <w:rPr>
                <w:noProof/>
                <w:webHidden/>
              </w:rPr>
              <w:fldChar w:fldCharType="begin"/>
            </w:r>
            <w:r>
              <w:rPr>
                <w:noProof/>
                <w:webHidden/>
              </w:rPr>
              <w:instrText xml:space="preserve"> PAGEREF _Toc400726787 \h </w:instrText>
            </w:r>
            <w:r>
              <w:rPr>
                <w:noProof/>
                <w:webHidden/>
              </w:rPr>
            </w:r>
          </w:ins>
          <w:r>
            <w:rPr>
              <w:noProof/>
              <w:webHidden/>
            </w:rPr>
            <w:fldChar w:fldCharType="separate"/>
          </w:r>
          <w:ins w:id="1707" w:author="Sammartano, Marc (BIC USA)" w:date="2014-10-10T17:49:00Z">
            <w:r>
              <w:rPr>
                <w:noProof/>
                <w:webHidden/>
              </w:rPr>
              <w:t>126</w:t>
            </w:r>
          </w:ins>
          <w:ins w:id="17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09" w:author="Sammartano, Marc (BIC USA)" w:date="2014-10-10T17:44:00Z"/>
              <w:rFonts w:eastAsiaTheme="minorEastAsia"/>
              <w:noProof/>
            </w:rPr>
          </w:pPr>
          <w:ins w:id="17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Gr.front flag</w:t>
            </w:r>
            <w:r>
              <w:rPr>
                <w:noProof/>
                <w:webHidden/>
              </w:rPr>
              <w:tab/>
            </w:r>
            <w:r>
              <w:rPr>
                <w:noProof/>
                <w:webHidden/>
              </w:rPr>
              <w:fldChar w:fldCharType="begin"/>
            </w:r>
            <w:r>
              <w:rPr>
                <w:noProof/>
                <w:webHidden/>
              </w:rPr>
              <w:instrText xml:space="preserve"> PAGEREF _Toc400726788 \h </w:instrText>
            </w:r>
            <w:r>
              <w:rPr>
                <w:noProof/>
                <w:webHidden/>
              </w:rPr>
            </w:r>
          </w:ins>
          <w:r>
            <w:rPr>
              <w:noProof/>
              <w:webHidden/>
            </w:rPr>
            <w:fldChar w:fldCharType="separate"/>
          </w:r>
          <w:ins w:id="1711" w:author="Sammartano, Marc (BIC USA)" w:date="2014-10-10T17:49:00Z">
            <w:r>
              <w:rPr>
                <w:noProof/>
                <w:webHidden/>
              </w:rPr>
              <w:t>126</w:t>
            </w:r>
          </w:ins>
          <w:ins w:id="171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13" w:author="Sammartano, Marc (BIC USA)" w:date="2014-10-10T17:44:00Z"/>
              <w:rFonts w:eastAsiaTheme="minorEastAsia"/>
              <w:noProof/>
            </w:rPr>
          </w:pPr>
          <w:ins w:id="17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"_Toc400726789"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Gr.brightness &lt;nexp&gt;</w:t>
            </w:r>
            <w:r>
              <w:rPr>
                <w:noProof/>
                <w:webHidden/>
              </w:rPr>
              <w:tab/>
            </w:r>
            <w:r>
              <w:rPr>
                <w:noProof/>
                <w:webHidden/>
              </w:rPr>
              <w:fldChar w:fldCharType="begin"/>
            </w:r>
            <w:r>
              <w:rPr>
                <w:noProof/>
                <w:webHidden/>
              </w:rPr>
              <w:instrText xml:space="preserve"> PAGEREF _Toc400726789 \h </w:instrText>
            </w:r>
            <w:r>
              <w:rPr>
                <w:noProof/>
                <w:webHidden/>
              </w:rPr>
            </w:r>
          </w:ins>
          <w:r>
            <w:rPr>
              <w:noProof/>
              <w:webHidden/>
            </w:rPr>
            <w:fldChar w:fldCharType="separate"/>
          </w:r>
          <w:ins w:id="1715" w:author="Sammartano, Marc (BIC USA)" w:date="2014-10-10T17:49:00Z">
            <w:r>
              <w:rPr>
                <w:noProof/>
                <w:webHidden/>
              </w:rPr>
              <w:t>126</w:t>
            </w:r>
          </w:ins>
          <w:ins w:id="17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717" w:author="Sammartano, Marc (BIC USA)" w:date="2014-10-10T17:44:00Z"/>
              <w:rFonts w:eastAsiaTheme="minorEastAsia"/>
              <w:noProof/>
            </w:rPr>
          </w:pPr>
          <w:ins w:id="17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Graphical Object Creation Commands</w:t>
            </w:r>
            <w:r>
              <w:rPr>
                <w:noProof/>
                <w:webHidden/>
              </w:rPr>
              <w:tab/>
            </w:r>
            <w:r>
              <w:rPr>
                <w:noProof/>
                <w:webHidden/>
              </w:rPr>
              <w:fldChar w:fldCharType="begin"/>
            </w:r>
            <w:r>
              <w:rPr>
                <w:noProof/>
                <w:webHidden/>
              </w:rPr>
              <w:instrText xml:space="preserve"> PAGEREF _Toc400726790 \h </w:instrText>
            </w:r>
            <w:r>
              <w:rPr>
                <w:noProof/>
                <w:webHidden/>
              </w:rPr>
            </w:r>
          </w:ins>
          <w:r>
            <w:rPr>
              <w:noProof/>
              <w:webHidden/>
            </w:rPr>
            <w:fldChar w:fldCharType="separate"/>
          </w:r>
          <w:ins w:id="1719" w:author="Sammartano, Marc (BIC USA)" w:date="2014-10-10T17:49:00Z">
            <w:r>
              <w:rPr>
                <w:noProof/>
                <w:webHidden/>
              </w:rPr>
              <w:t>126</w:t>
            </w:r>
          </w:ins>
          <w:ins w:id="17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21" w:author="Sammartano, Marc (BIC USA)" w:date="2014-10-10T17:44:00Z"/>
              <w:rFonts w:eastAsiaTheme="minorEastAsia"/>
              <w:noProof/>
            </w:rPr>
          </w:pPr>
          <w:ins w:id="17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Gr.point &lt;object_number_nvar&gt;, x, y</w:t>
            </w:r>
            <w:r>
              <w:rPr>
                <w:noProof/>
                <w:webHidden/>
              </w:rPr>
              <w:tab/>
            </w:r>
            <w:r>
              <w:rPr>
                <w:noProof/>
                <w:webHidden/>
              </w:rPr>
              <w:fldChar w:fldCharType="begin"/>
            </w:r>
            <w:r>
              <w:rPr>
                <w:noProof/>
                <w:webHidden/>
              </w:rPr>
              <w:instrText xml:space="preserve"> PAGEREF _Toc400726791 \h </w:instrText>
            </w:r>
            <w:r>
              <w:rPr>
                <w:noProof/>
                <w:webHidden/>
              </w:rPr>
            </w:r>
          </w:ins>
          <w:r>
            <w:rPr>
              <w:noProof/>
              <w:webHidden/>
            </w:rPr>
            <w:fldChar w:fldCharType="separate"/>
          </w:r>
          <w:ins w:id="1723" w:author="Sammartano, Marc (BIC USA)" w:date="2014-10-10T17:49:00Z">
            <w:r>
              <w:rPr>
                <w:noProof/>
                <w:webHidden/>
              </w:rPr>
              <w:t>126</w:t>
            </w:r>
          </w:ins>
          <w:ins w:id="17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25" w:author="Sammartano, Marc (BIC USA)" w:date="2014-10-10T17:44:00Z"/>
              <w:rFonts w:eastAsiaTheme="minorEastAsia"/>
              <w:noProof/>
            </w:rPr>
          </w:pPr>
          <w:ins w:id="17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Gr.line &lt;object_number_nvar&gt;, x1, y1, x2, y2</w:t>
            </w:r>
            <w:r>
              <w:rPr>
                <w:noProof/>
                <w:webHidden/>
              </w:rPr>
              <w:tab/>
            </w:r>
            <w:r>
              <w:rPr>
                <w:noProof/>
                <w:webHidden/>
              </w:rPr>
              <w:fldChar w:fldCharType="begin"/>
            </w:r>
            <w:r>
              <w:rPr>
                <w:noProof/>
                <w:webHidden/>
              </w:rPr>
              <w:instrText xml:space="preserve"> PAGEREF _Toc400726792 \h </w:instrText>
            </w:r>
            <w:r>
              <w:rPr>
                <w:noProof/>
                <w:webHidden/>
              </w:rPr>
            </w:r>
          </w:ins>
          <w:r>
            <w:rPr>
              <w:noProof/>
              <w:webHidden/>
            </w:rPr>
            <w:fldChar w:fldCharType="separate"/>
          </w:r>
          <w:ins w:id="1727" w:author="Sammartano, Marc (BIC USA)" w:date="2014-10-10T17:49:00Z">
            <w:r>
              <w:rPr>
                <w:noProof/>
                <w:webHidden/>
              </w:rPr>
              <w:t>127</w:t>
            </w:r>
          </w:ins>
          <w:ins w:id="17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29" w:author="Sammartano, Marc (BIC USA)" w:date="2014-10-10T17:44:00Z"/>
              <w:rFonts w:eastAsiaTheme="minorEastAsia"/>
              <w:noProof/>
            </w:rPr>
          </w:pPr>
          <w:ins w:id="17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Gr.rect &lt;object_number_nvar&gt;, left, top, right, bottom</w:t>
            </w:r>
            <w:r>
              <w:rPr>
                <w:noProof/>
                <w:webHidden/>
              </w:rPr>
              <w:tab/>
            </w:r>
            <w:r>
              <w:rPr>
                <w:noProof/>
                <w:webHidden/>
              </w:rPr>
              <w:fldChar w:fldCharType="begin"/>
            </w:r>
            <w:r>
              <w:rPr>
                <w:noProof/>
                <w:webHidden/>
              </w:rPr>
              <w:instrText xml:space="preserve"> PAGEREF _Toc400726793 \h </w:instrText>
            </w:r>
            <w:r>
              <w:rPr>
                <w:noProof/>
                <w:webHidden/>
              </w:rPr>
            </w:r>
          </w:ins>
          <w:r>
            <w:rPr>
              <w:noProof/>
              <w:webHidden/>
            </w:rPr>
            <w:fldChar w:fldCharType="separate"/>
          </w:r>
          <w:ins w:id="1731" w:author="Sammartano, Marc (BIC USA)" w:date="2014-10-10T17:49:00Z">
            <w:r>
              <w:rPr>
                <w:noProof/>
                <w:webHidden/>
              </w:rPr>
              <w:t>127</w:t>
            </w:r>
          </w:ins>
          <w:ins w:id="17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33" w:author="Sammartano, Marc (BIC USA)" w:date="2014-10-10T17:44:00Z"/>
              <w:rFonts w:eastAsiaTheme="minorEastAsia"/>
              <w:noProof/>
            </w:rPr>
          </w:pPr>
          <w:ins w:id="17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Gr.oval &lt;object_number_nvar&gt;, left, top, right, bottom</w:t>
            </w:r>
            <w:r>
              <w:rPr>
                <w:noProof/>
                <w:webHidden/>
              </w:rPr>
              <w:tab/>
            </w:r>
            <w:r>
              <w:rPr>
                <w:noProof/>
                <w:webHidden/>
              </w:rPr>
              <w:fldChar w:fldCharType="begin"/>
            </w:r>
            <w:r>
              <w:rPr>
                <w:noProof/>
                <w:webHidden/>
              </w:rPr>
              <w:instrText xml:space="preserve"> PAGEREF _Toc400726794 \h </w:instrText>
            </w:r>
            <w:r>
              <w:rPr>
                <w:noProof/>
                <w:webHidden/>
              </w:rPr>
            </w:r>
          </w:ins>
          <w:r>
            <w:rPr>
              <w:noProof/>
              <w:webHidden/>
            </w:rPr>
            <w:fldChar w:fldCharType="separate"/>
          </w:r>
          <w:ins w:id="1735" w:author="Sammartano, Marc (BIC USA)" w:date="2014-10-10T17:49:00Z">
            <w:r>
              <w:rPr>
                <w:noProof/>
                <w:webHidden/>
              </w:rPr>
              <w:t>127</w:t>
            </w:r>
          </w:ins>
          <w:ins w:id="17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37" w:author="Sammartano, Marc (BIC USA)" w:date="2014-10-10T17:44:00Z"/>
              <w:rFonts w:eastAsiaTheme="minorEastAsia"/>
              <w:noProof/>
            </w:rPr>
          </w:pPr>
          <w:ins w:id="17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_Toc400726795 \h </w:instrText>
            </w:r>
            <w:r>
              <w:rPr>
                <w:noProof/>
                <w:webHidden/>
              </w:rPr>
            </w:r>
          </w:ins>
          <w:r>
            <w:rPr>
              <w:noProof/>
              <w:webHidden/>
            </w:rPr>
            <w:fldChar w:fldCharType="separate"/>
          </w:r>
          <w:ins w:id="1739" w:author="Sammartano, Marc (BIC USA)" w:date="2014-10-10T17:49:00Z">
            <w:r>
              <w:rPr>
                <w:noProof/>
                <w:webHidden/>
              </w:rPr>
              <w:t>127</w:t>
            </w:r>
          </w:ins>
          <w:ins w:id="17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41" w:author="Sammartano, Marc (BIC USA)" w:date="2014-10-10T17:44:00Z"/>
              <w:rFonts w:eastAsiaTheme="minorEastAsia"/>
              <w:noProof/>
            </w:rPr>
          </w:pPr>
          <w:ins w:id="17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Gr.circle &lt;object_number_nvar&gt;, x, y, radius</w:t>
            </w:r>
            <w:r>
              <w:rPr>
                <w:noProof/>
                <w:webHidden/>
              </w:rPr>
              <w:tab/>
            </w:r>
            <w:r>
              <w:rPr>
                <w:noProof/>
                <w:webHidden/>
              </w:rPr>
              <w:fldChar w:fldCharType="begin"/>
            </w:r>
            <w:r>
              <w:rPr>
                <w:noProof/>
                <w:webHidden/>
              </w:rPr>
              <w:instrText xml:space="preserve"> PAGEREF _Toc400726796 \h </w:instrText>
            </w:r>
            <w:r>
              <w:rPr>
                <w:noProof/>
                <w:webHidden/>
              </w:rPr>
            </w:r>
          </w:ins>
          <w:r>
            <w:rPr>
              <w:noProof/>
              <w:webHidden/>
            </w:rPr>
            <w:fldChar w:fldCharType="separate"/>
          </w:r>
          <w:ins w:id="1743" w:author="Sammartano, Marc (BIC USA)" w:date="2014-10-10T17:49:00Z">
            <w:r>
              <w:rPr>
                <w:noProof/>
                <w:webHidden/>
              </w:rPr>
              <w:t>128</w:t>
            </w:r>
          </w:ins>
          <w:ins w:id="17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45" w:author="Sammartano, Marc (BIC USA)" w:date="2014-10-10T17:44:00Z"/>
              <w:rFonts w:eastAsiaTheme="minorEastAsia"/>
              <w:noProof/>
            </w:rPr>
          </w:pPr>
          <w:ins w:id="17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_Toc400726797 \h </w:instrText>
            </w:r>
            <w:r>
              <w:rPr>
                <w:noProof/>
                <w:webHidden/>
              </w:rPr>
            </w:r>
          </w:ins>
          <w:r>
            <w:rPr>
              <w:noProof/>
              <w:webHidden/>
            </w:rPr>
            <w:fldChar w:fldCharType="separate"/>
          </w:r>
          <w:ins w:id="1747" w:author="Sammartano, Marc (BIC USA)" w:date="2014-10-10T17:49:00Z">
            <w:r>
              <w:rPr>
                <w:noProof/>
                <w:webHidden/>
              </w:rPr>
              <w:t>128</w:t>
            </w:r>
          </w:ins>
          <w:ins w:id="17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49" w:author="Sammartano, Marc (BIC USA)" w:date="2014-10-10T17:44:00Z"/>
              <w:rFonts w:eastAsiaTheme="minorEastAsia"/>
              <w:noProof/>
            </w:rPr>
          </w:pPr>
          <w:ins w:id="17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Gr.poly &lt;object_number_nvar&gt;, list_pointer {,x, y}</w:t>
            </w:r>
            <w:r>
              <w:rPr>
                <w:noProof/>
                <w:webHidden/>
              </w:rPr>
              <w:tab/>
            </w:r>
            <w:r>
              <w:rPr>
                <w:noProof/>
                <w:webHidden/>
              </w:rPr>
              <w:fldChar w:fldCharType="begin"/>
            </w:r>
            <w:r>
              <w:rPr>
                <w:noProof/>
                <w:webHidden/>
              </w:rPr>
              <w:instrText xml:space="preserve"> PAGEREF _Toc400726798 \h </w:instrText>
            </w:r>
            <w:r>
              <w:rPr>
                <w:noProof/>
                <w:webHidden/>
              </w:rPr>
            </w:r>
          </w:ins>
          <w:r>
            <w:rPr>
              <w:noProof/>
              <w:webHidden/>
            </w:rPr>
            <w:fldChar w:fldCharType="separate"/>
          </w:r>
          <w:ins w:id="1751" w:author="Sammartano, Marc (BIC USA)" w:date="2014-10-10T17:49:00Z">
            <w:r>
              <w:rPr>
                <w:noProof/>
                <w:webHidden/>
              </w:rPr>
              <w:t>128</w:t>
            </w:r>
          </w:ins>
          <w:ins w:id="17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753" w:author="Sammartano, Marc (BIC USA)" w:date="2014-10-10T17:44:00Z"/>
              <w:rFonts w:eastAsiaTheme="minorEastAsia"/>
              <w:noProof/>
            </w:rPr>
          </w:pPr>
          <w:ins w:id="17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"_Toc400726799"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Hide and Show Commands</w:t>
            </w:r>
            <w:r>
              <w:rPr>
                <w:noProof/>
                <w:webHidden/>
              </w:rPr>
              <w:tab/>
            </w:r>
            <w:r>
              <w:rPr>
                <w:noProof/>
                <w:webHidden/>
              </w:rPr>
              <w:fldChar w:fldCharType="begin"/>
            </w:r>
            <w:r>
              <w:rPr>
                <w:noProof/>
                <w:webHidden/>
              </w:rPr>
              <w:instrText xml:space="preserve"> PAGEREF _Toc400726799 \h </w:instrText>
            </w:r>
            <w:r>
              <w:rPr>
                <w:noProof/>
                <w:webHidden/>
              </w:rPr>
            </w:r>
          </w:ins>
          <w:r>
            <w:rPr>
              <w:noProof/>
              <w:webHidden/>
            </w:rPr>
            <w:fldChar w:fldCharType="separate"/>
          </w:r>
          <w:ins w:id="1755" w:author="Sammartano, Marc (BIC USA)" w:date="2014-10-10T17:49:00Z">
            <w:r>
              <w:rPr>
                <w:noProof/>
                <w:webHidden/>
              </w:rPr>
              <w:t>129</w:t>
            </w:r>
          </w:ins>
          <w:ins w:id="175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57" w:author="Sammartano, Marc (BIC USA)" w:date="2014-10-10T17:44:00Z"/>
              <w:rFonts w:eastAsiaTheme="minorEastAsia"/>
              <w:noProof/>
            </w:rPr>
          </w:pPr>
          <w:ins w:id="17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"_Toc400726800"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Gr.hide &lt;object_number_nvar&gt;</w:t>
            </w:r>
            <w:r>
              <w:rPr>
                <w:noProof/>
                <w:webHidden/>
              </w:rPr>
              <w:tab/>
            </w:r>
            <w:r>
              <w:rPr>
                <w:noProof/>
                <w:webHidden/>
              </w:rPr>
              <w:fldChar w:fldCharType="begin"/>
            </w:r>
            <w:r>
              <w:rPr>
                <w:noProof/>
                <w:webHidden/>
              </w:rPr>
              <w:instrText xml:space="preserve"> PAGEREF _Toc400726800 \h </w:instrText>
            </w:r>
            <w:r>
              <w:rPr>
                <w:noProof/>
                <w:webHidden/>
              </w:rPr>
            </w:r>
          </w:ins>
          <w:r>
            <w:rPr>
              <w:noProof/>
              <w:webHidden/>
            </w:rPr>
            <w:fldChar w:fldCharType="separate"/>
          </w:r>
          <w:ins w:id="1759" w:author="Sammartano, Marc (BIC USA)" w:date="2014-10-10T17:49:00Z">
            <w:r>
              <w:rPr>
                <w:noProof/>
                <w:webHidden/>
              </w:rPr>
              <w:t>129</w:t>
            </w:r>
          </w:ins>
          <w:ins w:id="176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61" w:author="Sammartano, Marc (BIC USA)" w:date="2014-10-10T17:44:00Z"/>
              <w:rFonts w:eastAsiaTheme="minorEastAsia"/>
              <w:noProof/>
            </w:rPr>
          </w:pPr>
          <w:ins w:id="17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"_Toc400726801"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Gr.show &lt;object_number_nvar&gt;</w:t>
            </w:r>
            <w:r>
              <w:rPr>
                <w:noProof/>
                <w:webHidden/>
              </w:rPr>
              <w:tab/>
            </w:r>
            <w:r>
              <w:rPr>
                <w:noProof/>
                <w:webHidden/>
              </w:rPr>
              <w:fldChar w:fldCharType="begin"/>
            </w:r>
            <w:r>
              <w:rPr>
                <w:noProof/>
                <w:webHidden/>
              </w:rPr>
              <w:instrText xml:space="preserve"> PAGEREF _Toc400726801 \h </w:instrText>
            </w:r>
            <w:r>
              <w:rPr>
                <w:noProof/>
                <w:webHidden/>
              </w:rPr>
            </w:r>
          </w:ins>
          <w:r>
            <w:rPr>
              <w:noProof/>
              <w:webHidden/>
            </w:rPr>
            <w:fldChar w:fldCharType="separate"/>
          </w:r>
          <w:ins w:id="1763" w:author="Sammartano, Marc (BIC USA)" w:date="2014-10-10T17:49:00Z">
            <w:r>
              <w:rPr>
                <w:noProof/>
                <w:webHidden/>
              </w:rPr>
              <w:t>129</w:t>
            </w:r>
          </w:ins>
          <w:ins w:id="17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765" w:author="Sammartano, Marc (BIC USA)" w:date="2014-10-10T17:44:00Z"/>
              <w:rFonts w:eastAsiaTheme="minorEastAsia"/>
              <w:noProof/>
            </w:rPr>
          </w:pPr>
          <w:ins w:id="17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"_Toc400726802"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Touch Query Commands</w:t>
            </w:r>
            <w:r>
              <w:rPr>
                <w:noProof/>
                <w:webHidden/>
              </w:rPr>
              <w:tab/>
            </w:r>
            <w:r>
              <w:rPr>
                <w:noProof/>
                <w:webHidden/>
              </w:rPr>
              <w:fldChar w:fldCharType="begin"/>
            </w:r>
            <w:r>
              <w:rPr>
                <w:noProof/>
                <w:webHidden/>
              </w:rPr>
              <w:instrText xml:space="preserve"> PAGEREF _Toc400726802 \h </w:instrText>
            </w:r>
            <w:r>
              <w:rPr>
                <w:noProof/>
                <w:webHidden/>
              </w:rPr>
            </w:r>
          </w:ins>
          <w:r>
            <w:rPr>
              <w:noProof/>
              <w:webHidden/>
            </w:rPr>
            <w:fldChar w:fldCharType="separate"/>
          </w:r>
          <w:ins w:id="1767" w:author="Sammartano, Marc (BIC USA)" w:date="2014-10-10T17:49:00Z">
            <w:r>
              <w:rPr>
                <w:noProof/>
                <w:webHidden/>
              </w:rPr>
              <w:t>129</w:t>
            </w:r>
          </w:ins>
          <w:ins w:id="17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69" w:author="Sammartano, Marc (BIC USA)" w:date="2014-10-10T17:44:00Z"/>
              <w:rFonts w:eastAsiaTheme="minorEastAsia"/>
              <w:noProof/>
            </w:rPr>
          </w:pPr>
          <w:ins w:id="17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"_Toc400726803"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Gr.touch touched, x, y</w:t>
            </w:r>
            <w:r>
              <w:rPr>
                <w:noProof/>
                <w:webHidden/>
              </w:rPr>
              <w:tab/>
            </w:r>
            <w:r>
              <w:rPr>
                <w:noProof/>
                <w:webHidden/>
              </w:rPr>
              <w:fldChar w:fldCharType="begin"/>
            </w:r>
            <w:r>
              <w:rPr>
                <w:noProof/>
                <w:webHidden/>
              </w:rPr>
              <w:instrText xml:space="preserve"> PAGEREF _Toc400726803 \h </w:instrText>
            </w:r>
            <w:r>
              <w:rPr>
                <w:noProof/>
                <w:webHidden/>
              </w:rPr>
            </w:r>
          </w:ins>
          <w:r>
            <w:rPr>
              <w:noProof/>
              <w:webHidden/>
            </w:rPr>
            <w:fldChar w:fldCharType="separate"/>
          </w:r>
          <w:ins w:id="1771" w:author="Sammartano, Marc (BIC USA)" w:date="2014-10-10T17:49:00Z">
            <w:r>
              <w:rPr>
                <w:noProof/>
                <w:webHidden/>
              </w:rPr>
              <w:t>129</w:t>
            </w:r>
          </w:ins>
          <w:ins w:id="17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73" w:author="Sammartano, Marc (BIC USA)" w:date="2014-10-10T17:44:00Z"/>
              <w:rFonts w:eastAsiaTheme="minorEastAsia"/>
              <w:noProof/>
            </w:rPr>
          </w:pPr>
          <w:ins w:id="1774"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"_Toc400726804"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Gr.bounded.touch touched, left, top, right, bottom</w:t>
            </w:r>
            <w:r>
              <w:rPr>
                <w:noProof/>
                <w:webHidden/>
              </w:rPr>
              <w:tab/>
            </w:r>
            <w:r>
              <w:rPr>
                <w:noProof/>
                <w:webHidden/>
              </w:rPr>
              <w:fldChar w:fldCharType="begin"/>
            </w:r>
            <w:r>
              <w:rPr>
                <w:noProof/>
                <w:webHidden/>
              </w:rPr>
              <w:instrText xml:space="preserve"> PAGEREF _Toc400726804 \h </w:instrText>
            </w:r>
            <w:r>
              <w:rPr>
                <w:noProof/>
                <w:webHidden/>
              </w:rPr>
            </w:r>
          </w:ins>
          <w:r>
            <w:rPr>
              <w:noProof/>
              <w:webHidden/>
            </w:rPr>
            <w:fldChar w:fldCharType="separate"/>
          </w:r>
          <w:ins w:id="1775" w:author="Sammartano, Marc (BIC USA)" w:date="2014-10-10T17:49:00Z">
            <w:r>
              <w:rPr>
                <w:noProof/>
                <w:webHidden/>
              </w:rPr>
              <w:t>130</w:t>
            </w:r>
          </w:ins>
          <w:ins w:id="17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77" w:author="Sammartano, Marc (BIC USA)" w:date="2014-10-10T17:44:00Z"/>
              <w:rFonts w:eastAsiaTheme="minorEastAsia"/>
              <w:noProof/>
            </w:rPr>
          </w:pPr>
          <w:ins w:id="17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"_Toc400726805"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Gr.touch2 touched, x, y</w:t>
            </w:r>
            <w:r>
              <w:rPr>
                <w:noProof/>
                <w:webHidden/>
              </w:rPr>
              <w:tab/>
            </w:r>
            <w:r>
              <w:rPr>
                <w:noProof/>
                <w:webHidden/>
              </w:rPr>
              <w:fldChar w:fldCharType="begin"/>
            </w:r>
            <w:r>
              <w:rPr>
                <w:noProof/>
                <w:webHidden/>
              </w:rPr>
              <w:instrText xml:space="preserve"> PAGEREF _Toc400726805 \h </w:instrText>
            </w:r>
            <w:r>
              <w:rPr>
                <w:noProof/>
                <w:webHidden/>
              </w:rPr>
            </w:r>
          </w:ins>
          <w:r>
            <w:rPr>
              <w:noProof/>
              <w:webHidden/>
            </w:rPr>
            <w:fldChar w:fldCharType="separate"/>
          </w:r>
          <w:ins w:id="1779" w:author="Sammartano, Marc (BIC USA)" w:date="2014-10-10T17:49:00Z">
            <w:r>
              <w:rPr>
                <w:noProof/>
                <w:webHidden/>
              </w:rPr>
              <w:t>130</w:t>
            </w:r>
          </w:ins>
          <w:ins w:id="17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81" w:author="Sammartano, Marc (BIC USA)" w:date="2014-10-10T17:44:00Z"/>
              <w:rFonts w:eastAsiaTheme="minorEastAsia"/>
              <w:noProof/>
            </w:rPr>
          </w:pPr>
          <w:ins w:id="17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"_Toc400726806"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Gr.bounded.touch2 touched, left, top, right, bottom</w:t>
            </w:r>
            <w:r>
              <w:rPr>
                <w:noProof/>
                <w:webHidden/>
              </w:rPr>
              <w:tab/>
            </w:r>
            <w:r>
              <w:rPr>
                <w:noProof/>
                <w:webHidden/>
              </w:rPr>
              <w:fldChar w:fldCharType="begin"/>
            </w:r>
            <w:r>
              <w:rPr>
                <w:noProof/>
                <w:webHidden/>
              </w:rPr>
              <w:instrText xml:space="preserve"> PAGEREF _Toc400726806 \h </w:instrText>
            </w:r>
            <w:r>
              <w:rPr>
                <w:noProof/>
                <w:webHidden/>
              </w:rPr>
            </w:r>
          </w:ins>
          <w:r>
            <w:rPr>
              <w:noProof/>
              <w:webHidden/>
            </w:rPr>
            <w:fldChar w:fldCharType="separate"/>
          </w:r>
          <w:ins w:id="1783" w:author="Sammartano, Marc (BIC USA)" w:date="2014-10-10T17:49:00Z">
            <w:r>
              <w:rPr>
                <w:noProof/>
                <w:webHidden/>
              </w:rPr>
              <w:t>130</w:t>
            </w:r>
          </w:ins>
          <w:ins w:id="17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85" w:author="Sammartano, Marc (BIC USA)" w:date="2014-10-10T17:44:00Z"/>
              <w:rFonts w:eastAsiaTheme="minorEastAsia"/>
              <w:noProof/>
            </w:rPr>
          </w:pPr>
          <w:ins w:id="17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"_Toc400726807"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OnGrTouch:</w:t>
            </w:r>
            <w:r>
              <w:rPr>
                <w:noProof/>
                <w:webHidden/>
              </w:rPr>
              <w:tab/>
            </w:r>
            <w:r>
              <w:rPr>
                <w:noProof/>
                <w:webHidden/>
              </w:rPr>
              <w:fldChar w:fldCharType="begin"/>
            </w:r>
            <w:r>
              <w:rPr>
                <w:noProof/>
                <w:webHidden/>
              </w:rPr>
              <w:instrText xml:space="preserve"> PAGEREF _Toc400726807 \h </w:instrText>
            </w:r>
            <w:r>
              <w:rPr>
                <w:noProof/>
                <w:webHidden/>
              </w:rPr>
            </w:r>
          </w:ins>
          <w:r>
            <w:rPr>
              <w:noProof/>
              <w:webHidden/>
            </w:rPr>
            <w:fldChar w:fldCharType="separate"/>
          </w:r>
          <w:ins w:id="1787" w:author="Sammartano, Marc (BIC USA)" w:date="2014-10-10T17:49:00Z">
            <w:r>
              <w:rPr>
                <w:noProof/>
                <w:webHidden/>
              </w:rPr>
              <w:t>130</w:t>
            </w:r>
          </w:ins>
          <w:ins w:id="17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89" w:author="Sammartano, Marc (BIC USA)" w:date="2014-10-10T17:44:00Z"/>
              <w:rFonts w:eastAsiaTheme="minorEastAsia"/>
              <w:noProof/>
            </w:rPr>
          </w:pPr>
          <w:ins w:id="17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"_Toc400726808"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Gr.onGrTouch.resume</w:t>
            </w:r>
            <w:r>
              <w:rPr>
                <w:noProof/>
                <w:webHidden/>
              </w:rPr>
              <w:tab/>
            </w:r>
            <w:r>
              <w:rPr>
                <w:noProof/>
                <w:webHidden/>
              </w:rPr>
              <w:fldChar w:fldCharType="begin"/>
            </w:r>
            <w:r>
              <w:rPr>
                <w:noProof/>
                <w:webHidden/>
              </w:rPr>
              <w:instrText xml:space="preserve"> PAGEREF _Toc400726808 \h </w:instrText>
            </w:r>
            <w:r>
              <w:rPr>
                <w:noProof/>
                <w:webHidden/>
              </w:rPr>
            </w:r>
          </w:ins>
          <w:r>
            <w:rPr>
              <w:noProof/>
              <w:webHidden/>
            </w:rPr>
            <w:fldChar w:fldCharType="separate"/>
          </w:r>
          <w:ins w:id="1791" w:author="Sammartano, Marc (BIC USA)" w:date="2014-10-10T17:49:00Z">
            <w:r>
              <w:rPr>
                <w:noProof/>
                <w:webHidden/>
              </w:rPr>
              <w:t>130</w:t>
            </w:r>
          </w:ins>
          <w:ins w:id="17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793" w:author="Sammartano, Marc (BIC USA)" w:date="2014-10-10T17:44:00Z"/>
              <w:rFonts w:eastAsiaTheme="minorEastAsia"/>
              <w:noProof/>
            </w:rPr>
          </w:pPr>
          <w:ins w:id="17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"_Toc400726809"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Text Commands</w:t>
            </w:r>
            <w:r>
              <w:rPr>
                <w:noProof/>
                <w:webHidden/>
              </w:rPr>
              <w:tab/>
            </w:r>
            <w:r>
              <w:rPr>
                <w:noProof/>
                <w:webHidden/>
              </w:rPr>
              <w:fldChar w:fldCharType="begin"/>
            </w:r>
            <w:r>
              <w:rPr>
                <w:noProof/>
                <w:webHidden/>
              </w:rPr>
              <w:instrText xml:space="preserve"> PAGEREF _Toc400726809 \h </w:instrText>
            </w:r>
            <w:r>
              <w:rPr>
                <w:noProof/>
                <w:webHidden/>
              </w:rPr>
            </w:r>
          </w:ins>
          <w:r>
            <w:rPr>
              <w:noProof/>
              <w:webHidden/>
            </w:rPr>
            <w:fldChar w:fldCharType="separate"/>
          </w:r>
          <w:ins w:id="1795" w:author="Sammartano, Marc (BIC USA)" w:date="2014-10-10T17:49:00Z">
            <w:r>
              <w:rPr>
                <w:noProof/>
                <w:webHidden/>
              </w:rPr>
              <w:t>130</w:t>
            </w:r>
          </w:ins>
          <w:ins w:id="17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797" w:author="Sammartano, Marc (BIC USA)" w:date="2014-10-10T17:44:00Z"/>
              <w:rFonts w:eastAsiaTheme="minorEastAsia"/>
              <w:noProof/>
            </w:rPr>
          </w:pPr>
          <w:ins w:id="17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Gr.text.align type</w:t>
            </w:r>
            <w:r>
              <w:rPr>
                <w:noProof/>
                <w:webHidden/>
              </w:rPr>
              <w:tab/>
            </w:r>
            <w:r>
              <w:rPr>
                <w:noProof/>
                <w:webHidden/>
              </w:rPr>
              <w:fldChar w:fldCharType="begin"/>
            </w:r>
            <w:r>
              <w:rPr>
                <w:noProof/>
                <w:webHidden/>
              </w:rPr>
              <w:instrText xml:space="preserve"> PAGEREF _Toc400726810 \h </w:instrText>
            </w:r>
            <w:r>
              <w:rPr>
                <w:noProof/>
                <w:webHidden/>
              </w:rPr>
            </w:r>
          </w:ins>
          <w:r>
            <w:rPr>
              <w:noProof/>
              <w:webHidden/>
            </w:rPr>
            <w:fldChar w:fldCharType="separate"/>
          </w:r>
          <w:ins w:id="1799" w:author="Sammartano, Marc (BIC USA)" w:date="2014-10-10T17:49:00Z">
            <w:r>
              <w:rPr>
                <w:noProof/>
                <w:webHidden/>
              </w:rPr>
              <w:t>130</w:t>
            </w:r>
          </w:ins>
          <w:ins w:id="18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01" w:author="Sammartano, Marc (BIC USA)" w:date="2014-10-10T17:44:00Z"/>
              <w:rFonts w:eastAsiaTheme="minorEastAsia"/>
              <w:noProof/>
            </w:rPr>
          </w:pPr>
          <w:ins w:id="18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Gr.text.size &lt;nexp&gt;</w:t>
            </w:r>
            <w:r>
              <w:rPr>
                <w:noProof/>
                <w:webHidden/>
              </w:rPr>
              <w:tab/>
            </w:r>
            <w:r>
              <w:rPr>
                <w:noProof/>
                <w:webHidden/>
              </w:rPr>
              <w:fldChar w:fldCharType="begin"/>
            </w:r>
            <w:r>
              <w:rPr>
                <w:noProof/>
                <w:webHidden/>
              </w:rPr>
              <w:instrText xml:space="preserve"> PAGEREF _Toc400726811 \h </w:instrText>
            </w:r>
            <w:r>
              <w:rPr>
                <w:noProof/>
                <w:webHidden/>
              </w:rPr>
            </w:r>
          </w:ins>
          <w:r>
            <w:rPr>
              <w:noProof/>
              <w:webHidden/>
            </w:rPr>
            <w:fldChar w:fldCharType="separate"/>
          </w:r>
          <w:ins w:id="1803" w:author="Sammartano, Marc (BIC USA)" w:date="2014-10-10T17:49:00Z">
            <w:r>
              <w:rPr>
                <w:noProof/>
                <w:webHidden/>
              </w:rPr>
              <w:t>130</w:t>
            </w:r>
          </w:ins>
          <w:ins w:id="18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05" w:author="Sammartano, Marc (BIC USA)" w:date="2014-10-10T17:44:00Z"/>
              <w:rFonts w:eastAsiaTheme="minorEastAsia"/>
              <w:noProof/>
            </w:rPr>
          </w:pPr>
          <w:ins w:id="18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Gr.text.height {&lt;height_nvar&gt;} {, &lt;up_nvar&gt;} {, &lt;down_nvar&gt;}</w:t>
            </w:r>
            <w:r>
              <w:rPr>
                <w:noProof/>
                <w:webHidden/>
              </w:rPr>
              <w:tab/>
            </w:r>
            <w:r>
              <w:rPr>
                <w:noProof/>
                <w:webHidden/>
              </w:rPr>
              <w:fldChar w:fldCharType="begin"/>
            </w:r>
            <w:r>
              <w:rPr>
                <w:noProof/>
                <w:webHidden/>
              </w:rPr>
              <w:instrText xml:space="preserve"> PAGEREF _Toc400726812 \h </w:instrText>
            </w:r>
            <w:r>
              <w:rPr>
                <w:noProof/>
                <w:webHidden/>
              </w:rPr>
            </w:r>
          </w:ins>
          <w:r>
            <w:rPr>
              <w:noProof/>
              <w:webHidden/>
            </w:rPr>
            <w:fldChar w:fldCharType="separate"/>
          </w:r>
          <w:ins w:id="1807" w:author="Sammartano, Marc (BIC USA)" w:date="2014-10-10T17:49:00Z">
            <w:r>
              <w:rPr>
                <w:noProof/>
                <w:webHidden/>
              </w:rPr>
              <w:t>130</w:t>
            </w:r>
          </w:ins>
          <w:ins w:id="18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09" w:author="Sammartano, Marc (BIC USA)" w:date="2014-10-10T17:44:00Z"/>
              <w:rFonts w:eastAsiaTheme="minorEastAsia"/>
              <w:noProof/>
            </w:rPr>
          </w:pPr>
          <w:ins w:id="18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Gr.text.width &lt;nvar&gt;, &lt;sexp&gt;</w:t>
            </w:r>
            <w:r>
              <w:rPr>
                <w:noProof/>
                <w:webHidden/>
              </w:rPr>
              <w:tab/>
            </w:r>
            <w:r>
              <w:rPr>
                <w:noProof/>
                <w:webHidden/>
              </w:rPr>
              <w:fldChar w:fldCharType="begin"/>
            </w:r>
            <w:r>
              <w:rPr>
                <w:noProof/>
                <w:webHidden/>
              </w:rPr>
              <w:instrText xml:space="preserve"> PAGEREF _Toc400726813 \h </w:instrText>
            </w:r>
            <w:r>
              <w:rPr>
                <w:noProof/>
                <w:webHidden/>
              </w:rPr>
            </w:r>
          </w:ins>
          <w:r>
            <w:rPr>
              <w:noProof/>
              <w:webHidden/>
            </w:rPr>
            <w:fldChar w:fldCharType="separate"/>
          </w:r>
          <w:ins w:id="1811" w:author="Sammartano, Marc (BIC USA)" w:date="2014-10-10T17:49:00Z">
            <w:r>
              <w:rPr>
                <w:noProof/>
                <w:webHidden/>
              </w:rPr>
              <w:t>131</w:t>
            </w:r>
          </w:ins>
          <w:ins w:id="181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13" w:author="Sammartano, Marc (BIC USA)" w:date="2014-10-10T17:44:00Z"/>
              <w:rFonts w:eastAsiaTheme="minorEastAsia"/>
              <w:noProof/>
            </w:rPr>
          </w:pPr>
          <w:ins w:id="18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Gr.get.textbounds &lt;sexp&gt;, left, top, right, bottom</w:t>
            </w:r>
            <w:r>
              <w:rPr>
                <w:noProof/>
                <w:webHidden/>
              </w:rPr>
              <w:tab/>
            </w:r>
            <w:r>
              <w:rPr>
                <w:noProof/>
                <w:webHidden/>
              </w:rPr>
              <w:fldChar w:fldCharType="begin"/>
            </w:r>
            <w:r>
              <w:rPr>
                <w:noProof/>
                <w:webHidden/>
              </w:rPr>
              <w:instrText xml:space="preserve"> PAGEREF _Toc400726814 \h </w:instrText>
            </w:r>
            <w:r>
              <w:rPr>
                <w:noProof/>
                <w:webHidden/>
              </w:rPr>
            </w:r>
          </w:ins>
          <w:r>
            <w:rPr>
              <w:noProof/>
              <w:webHidden/>
            </w:rPr>
            <w:fldChar w:fldCharType="separate"/>
          </w:r>
          <w:ins w:id="1815" w:author="Sammartano, Marc (BIC USA)" w:date="2014-10-10T17:49:00Z">
            <w:r>
              <w:rPr>
                <w:noProof/>
                <w:webHidden/>
              </w:rPr>
              <w:t>131</w:t>
            </w:r>
          </w:ins>
          <w:ins w:id="18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17" w:author="Sammartano, Marc (BIC USA)" w:date="2014-10-10T17:44:00Z"/>
              <w:rFonts w:eastAsiaTheme="minorEastAsia"/>
              <w:noProof/>
            </w:rPr>
          </w:pPr>
          <w:ins w:id="18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Gr.text.setfont {{&lt;font_ptr_nexp&gt;|&lt;font_family_sexp&gt;} {, &lt;style_sexp&gt;}}</w:t>
            </w:r>
            <w:r>
              <w:rPr>
                <w:noProof/>
                <w:webHidden/>
              </w:rPr>
              <w:tab/>
            </w:r>
            <w:r>
              <w:rPr>
                <w:noProof/>
                <w:webHidden/>
              </w:rPr>
              <w:fldChar w:fldCharType="begin"/>
            </w:r>
            <w:r>
              <w:rPr>
                <w:noProof/>
                <w:webHidden/>
              </w:rPr>
              <w:instrText xml:space="preserve"> PAGEREF _Toc400726815 \h </w:instrText>
            </w:r>
            <w:r>
              <w:rPr>
                <w:noProof/>
                <w:webHidden/>
              </w:rPr>
            </w:r>
          </w:ins>
          <w:r>
            <w:rPr>
              <w:noProof/>
              <w:webHidden/>
            </w:rPr>
            <w:fldChar w:fldCharType="separate"/>
          </w:r>
          <w:ins w:id="1819" w:author="Sammartano, Marc (BIC USA)" w:date="2014-10-10T17:49:00Z">
            <w:r>
              <w:rPr>
                <w:noProof/>
                <w:webHidden/>
              </w:rPr>
              <w:t>132</w:t>
            </w:r>
          </w:ins>
          <w:ins w:id="18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21" w:author="Sammartano, Marc (BIC USA)" w:date="2014-10-10T17:44:00Z"/>
              <w:rFonts w:eastAsiaTheme="minorEastAsia"/>
              <w:noProof/>
            </w:rPr>
          </w:pPr>
          <w:ins w:id="18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Gr.text.typeface {{&lt;font_nexp&gt;} {, &lt;style_nexp&gt;}}</w:t>
            </w:r>
            <w:r>
              <w:rPr>
                <w:noProof/>
                <w:webHidden/>
              </w:rPr>
              <w:tab/>
            </w:r>
            <w:r>
              <w:rPr>
                <w:noProof/>
                <w:webHidden/>
              </w:rPr>
              <w:fldChar w:fldCharType="begin"/>
            </w:r>
            <w:r>
              <w:rPr>
                <w:noProof/>
                <w:webHidden/>
              </w:rPr>
              <w:instrText xml:space="preserve"> PAGEREF _Toc400726816 \h </w:instrText>
            </w:r>
            <w:r>
              <w:rPr>
                <w:noProof/>
                <w:webHidden/>
              </w:rPr>
            </w:r>
          </w:ins>
          <w:r>
            <w:rPr>
              <w:noProof/>
              <w:webHidden/>
            </w:rPr>
            <w:fldChar w:fldCharType="separate"/>
          </w:r>
          <w:ins w:id="1823" w:author="Sammartano, Marc (BIC USA)" w:date="2014-10-10T17:49:00Z">
            <w:r>
              <w:rPr>
                <w:noProof/>
                <w:webHidden/>
              </w:rPr>
              <w:t>132</w:t>
            </w:r>
          </w:ins>
          <w:ins w:id="18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25" w:author="Sammartano, Marc (BIC USA)" w:date="2014-10-10T17:44:00Z"/>
              <w:rFonts w:eastAsiaTheme="minorEastAsia"/>
              <w:noProof/>
            </w:rPr>
          </w:pPr>
          <w:ins w:id="18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Gr.text.bold &lt;lexp&gt;</w:t>
            </w:r>
            <w:r>
              <w:rPr>
                <w:noProof/>
                <w:webHidden/>
              </w:rPr>
              <w:tab/>
            </w:r>
            <w:r>
              <w:rPr>
                <w:noProof/>
                <w:webHidden/>
              </w:rPr>
              <w:fldChar w:fldCharType="begin"/>
            </w:r>
            <w:r>
              <w:rPr>
                <w:noProof/>
                <w:webHidden/>
              </w:rPr>
              <w:instrText xml:space="preserve"> PAGEREF _Toc400726817 \h </w:instrText>
            </w:r>
            <w:r>
              <w:rPr>
                <w:noProof/>
                <w:webHidden/>
              </w:rPr>
            </w:r>
          </w:ins>
          <w:r>
            <w:rPr>
              <w:noProof/>
              <w:webHidden/>
            </w:rPr>
            <w:fldChar w:fldCharType="separate"/>
          </w:r>
          <w:ins w:id="1827" w:author="Sammartano, Marc (BIC USA)" w:date="2014-10-10T17:49:00Z">
            <w:r>
              <w:rPr>
                <w:noProof/>
                <w:webHidden/>
              </w:rPr>
              <w:t>133</w:t>
            </w:r>
          </w:ins>
          <w:ins w:id="18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29" w:author="Sammartano, Marc (BIC USA)" w:date="2014-10-10T17:44:00Z"/>
              <w:rFonts w:eastAsiaTheme="minorEastAsia"/>
              <w:noProof/>
            </w:rPr>
          </w:pPr>
          <w:ins w:id="18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Gr.text.skew &lt;nexp&gt;</w:t>
            </w:r>
            <w:r>
              <w:rPr>
                <w:noProof/>
                <w:webHidden/>
              </w:rPr>
              <w:tab/>
            </w:r>
            <w:r>
              <w:rPr>
                <w:noProof/>
                <w:webHidden/>
              </w:rPr>
              <w:fldChar w:fldCharType="begin"/>
            </w:r>
            <w:r>
              <w:rPr>
                <w:noProof/>
                <w:webHidden/>
              </w:rPr>
              <w:instrText xml:space="preserve"> PAGEREF _Toc400726818 \h </w:instrText>
            </w:r>
            <w:r>
              <w:rPr>
                <w:noProof/>
                <w:webHidden/>
              </w:rPr>
            </w:r>
          </w:ins>
          <w:r>
            <w:rPr>
              <w:noProof/>
              <w:webHidden/>
            </w:rPr>
            <w:fldChar w:fldCharType="separate"/>
          </w:r>
          <w:ins w:id="1831" w:author="Sammartano, Marc (BIC USA)" w:date="2014-10-10T17:49:00Z">
            <w:r>
              <w:rPr>
                <w:noProof/>
                <w:webHidden/>
              </w:rPr>
              <w:t>133</w:t>
            </w:r>
          </w:ins>
          <w:ins w:id="18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33" w:author="Sammartano, Marc (BIC USA)" w:date="2014-10-10T17:44:00Z"/>
              <w:rFonts w:eastAsiaTheme="minorEastAsia"/>
              <w:noProof/>
            </w:rPr>
          </w:pPr>
          <w:ins w:id="18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"_Toc400726819"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Gr.text.underline &lt;lexp&gt;</w:t>
            </w:r>
            <w:r>
              <w:rPr>
                <w:noProof/>
                <w:webHidden/>
              </w:rPr>
              <w:tab/>
            </w:r>
            <w:r>
              <w:rPr>
                <w:noProof/>
                <w:webHidden/>
              </w:rPr>
              <w:fldChar w:fldCharType="begin"/>
            </w:r>
            <w:r>
              <w:rPr>
                <w:noProof/>
                <w:webHidden/>
              </w:rPr>
              <w:instrText xml:space="preserve"> PAGEREF _Toc400726819 \h </w:instrText>
            </w:r>
            <w:r>
              <w:rPr>
                <w:noProof/>
                <w:webHidden/>
              </w:rPr>
            </w:r>
          </w:ins>
          <w:r>
            <w:rPr>
              <w:noProof/>
              <w:webHidden/>
            </w:rPr>
            <w:fldChar w:fldCharType="separate"/>
          </w:r>
          <w:ins w:id="1835" w:author="Sammartano, Marc (BIC USA)" w:date="2014-10-10T17:49:00Z">
            <w:r>
              <w:rPr>
                <w:noProof/>
                <w:webHidden/>
              </w:rPr>
              <w:t>133</w:t>
            </w:r>
          </w:ins>
          <w:ins w:id="18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37" w:author="Sammartano, Marc (BIC USA)" w:date="2014-10-10T17:44:00Z"/>
              <w:rFonts w:eastAsiaTheme="minorEastAsia"/>
              <w:noProof/>
            </w:rPr>
          </w:pPr>
          <w:ins w:id="18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Gr.text.strike &lt;lexp&gt;</w:t>
            </w:r>
            <w:r>
              <w:rPr>
                <w:noProof/>
                <w:webHidden/>
              </w:rPr>
              <w:tab/>
            </w:r>
            <w:r>
              <w:rPr>
                <w:noProof/>
                <w:webHidden/>
              </w:rPr>
              <w:fldChar w:fldCharType="begin"/>
            </w:r>
            <w:r>
              <w:rPr>
                <w:noProof/>
                <w:webHidden/>
              </w:rPr>
              <w:instrText xml:space="preserve"> PAGEREF _Toc400726820 \h </w:instrText>
            </w:r>
            <w:r>
              <w:rPr>
                <w:noProof/>
                <w:webHidden/>
              </w:rPr>
            </w:r>
          </w:ins>
          <w:r>
            <w:rPr>
              <w:noProof/>
              <w:webHidden/>
            </w:rPr>
            <w:fldChar w:fldCharType="separate"/>
          </w:r>
          <w:ins w:id="1839" w:author="Sammartano, Marc (BIC USA)" w:date="2014-10-10T17:49:00Z">
            <w:r>
              <w:rPr>
                <w:noProof/>
                <w:webHidden/>
              </w:rPr>
              <w:t>133</w:t>
            </w:r>
          </w:ins>
          <w:ins w:id="18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41" w:author="Sammartano, Marc (BIC USA)" w:date="2014-10-10T17:44:00Z"/>
              <w:rFonts w:eastAsiaTheme="minorEastAsia"/>
              <w:noProof/>
            </w:rPr>
          </w:pPr>
          <w:ins w:id="18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_Toc400726821 \h </w:instrText>
            </w:r>
            <w:r>
              <w:rPr>
                <w:noProof/>
                <w:webHidden/>
              </w:rPr>
            </w:r>
          </w:ins>
          <w:r>
            <w:rPr>
              <w:noProof/>
              <w:webHidden/>
            </w:rPr>
            <w:fldChar w:fldCharType="separate"/>
          </w:r>
          <w:ins w:id="1843" w:author="Sammartano, Marc (BIC USA)" w:date="2014-10-10T17:49:00Z">
            <w:r>
              <w:rPr>
                <w:noProof/>
                <w:webHidden/>
              </w:rPr>
              <w:t>133</w:t>
            </w:r>
          </w:ins>
          <w:ins w:id="184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845" w:author="Sammartano, Marc (BIC USA)" w:date="2014-10-10T17:44:00Z"/>
              <w:rFonts w:eastAsiaTheme="minorEastAsia"/>
              <w:noProof/>
            </w:rPr>
          </w:pPr>
          <w:ins w:id="18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Bitmap Commands</w:t>
            </w:r>
            <w:r>
              <w:rPr>
                <w:noProof/>
                <w:webHidden/>
              </w:rPr>
              <w:tab/>
            </w:r>
            <w:r>
              <w:rPr>
                <w:noProof/>
                <w:webHidden/>
              </w:rPr>
              <w:fldChar w:fldCharType="begin"/>
            </w:r>
            <w:r>
              <w:rPr>
                <w:noProof/>
                <w:webHidden/>
              </w:rPr>
              <w:instrText xml:space="preserve"> PAGEREF _Toc400726822 \h </w:instrText>
            </w:r>
            <w:r>
              <w:rPr>
                <w:noProof/>
                <w:webHidden/>
              </w:rPr>
            </w:r>
          </w:ins>
          <w:r>
            <w:rPr>
              <w:noProof/>
              <w:webHidden/>
            </w:rPr>
            <w:fldChar w:fldCharType="separate"/>
          </w:r>
          <w:ins w:id="1847" w:author="Sammartano, Marc (BIC USA)" w:date="2014-10-10T17:49:00Z">
            <w:r>
              <w:rPr>
                <w:noProof/>
                <w:webHidden/>
              </w:rPr>
              <w:t>134</w:t>
            </w:r>
          </w:ins>
          <w:ins w:id="18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49" w:author="Sammartano, Marc (BIC USA)" w:date="2014-10-10T17:44:00Z"/>
              <w:rFonts w:eastAsiaTheme="minorEastAsia"/>
              <w:noProof/>
            </w:rPr>
          </w:pPr>
          <w:ins w:id="18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Gr.bitmap.create &lt;bitmap_ptr_nvar&gt;, width, height</w:t>
            </w:r>
            <w:r>
              <w:rPr>
                <w:noProof/>
                <w:webHidden/>
              </w:rPr>
              <w:tab/>
            </w:r>
            <w:r>
              <w:rPr>
                <w:noProof/>
                <w:webHidden/>
              </w:rPr>
              <w:fldChar w:fldCharType="begin"/>
            </w:r>
            <w:r>
              <w:rPr>
                <w:noProof/>
                <w:webHidden/>
              </w:rPr>
              <w:instrText xml:space="preserve"> PAGEREF _Toc400726823 \h </w:instrText>
            </w:r>
            <w:r>
              <w:rPr>
                <w:noProof/>
                <w:webHidden/>
              </w:rPr>
            </w:r>
          </w:ins>
          <w:r>
            <w:rPr>
              <w:noProof/>
              <w:webHidden/>
            </w:rPr>
            <w:fldChar w:fldCharType="separate"/>
          </w:r>
          <w:ins w:id="1851" w:author="Sammartano, Marc (BIC USA)" w:date="2014-10-10T17:49:00Z">
            <w:r>
              <w:rPr>
                <w:noProof/>
                <w:webHidden/>
              </w:rPr>
              <w:t>134</w:t>
            </w:r>
          </w:ins>
          <w:ins w:id="185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53" w:author="Sammartano, Marc (BIC USA)" w:date="2014-10-10T17:44:00Z"/>
              <w:rFonts w:eastAsiaTheme="minorEastAsia"/>
              <w:noProof/>
            </w:rPr>
          </w:pPr>
          <w:ins w:id="18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Gr.bitmap.load &lt;bitmap_ptr_nvar&gt;, File_name$</w:t>
            </w:r>
            <w:r>
              <w:rPr>
                <w:noProof/>
                <w:webHidden/>
              </w:rPr>
              <w:tab/>
            </w:r>
            <w:r>
              <w:rPr>
                <w:noProof/>
                <w:webHidden/>
              </w:rPr>
              <w:fldChar w:fldCharType="begin"/>
            </w:r>
            <w:r>
              <w:rPr>
                <w:noProof/>
                <w:webHidden/>
              </w:rPr>
              <w:instrText xml:space="preserve"> PAGEREF _Toc400726824 \h </w:instrText>
            </w:r>
            <w:r>
              <w:rPr>
                <w:noProof/>
                <w:webHidden/>
              </w:rPr>
            </w:r>
          </w:ins>
          <w:r>
            <w:rPr>
              <w:noProof/>
              <w:webHidden/>
            </w:rPr>
            <w:fldChar w:fldCharType="separate"/>
          </w:r>
          <w:ins w:id="1855" w:author="Sammartano, Marc (BIC USA)" w:date="2014-10-10T17:49:00Z">
            <w:r>
              <w:rPr>
                <w:noProof/>
                <w:webHidden/>
              </w:rPr>
              <w:t>134</w:t>
            </w:r>
          </w:ins>
          <w:ins w:id="185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57" w:author="Sammartano, Marc (BIC USA)" w:date="2014-10-10T17:44:00Z"/>
              <w:rFonts w:eastAsiaTheme="minorEastAsia"/>
              <w:noProof/>
            </w:rPr>
          </w:pPr>
          <w:ins w:id="18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Gr.bitmap.size &lt;bitmap_ptr_nexp&gt;, width, height</w:t>
            </w:r>
            <w:r>
              <w:rPr>
                <w:noProof/>
                <w:webHidden/>
              </w:rPr>
              <w:tab/>
            </w:r>
            <w:r>
              <w:rPr>
                <w:noProof/>
                <w:webHidden/>
              </w:rPr>
              <w:fldChar w:fldCharType="begin"/>
            </w:r>
            <w:r>
              <w:rPr>
                <w:noProof/>
                <w:webHidden/>
              </w:rPr>
              <w:instrText xml:space="preserve"> PAGEREF _Toc400726825 \h </w:instrText>
            </w:r>
            <w:r>
              <w:rPr>
                <w:noProof/>
                <w:webHidden/>
              </w:rPr>
            </w:r>
          </w:ins>
          <w:r>
            <w:rPr>
              <w:noProof/>
              <w:webHidden/>
            </w:rPr>
            <w:fldChar w:fldCharType="separate"/>
          </w:r>
          <w:ins w:id="1859" w:author="Sammartano, Marc (BIC USA)" w:date="2014-10-10T17:49:00Z">
            <w:r>
              <w:rPr>
                <w:noProof/>
                <w:webHidden/>
              </w:rPr>
              <w:t>134</w:t>
            </w:r>
          </w:ins>
          <w:ins w:id="186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61" w:author="Sammartano, Marc (BIC USA)" w:date="2014-10-10T17:44:00Z"/>
              <w:rFonts w:eastAsiaTheme="minorEastAsia"/>
              <w:noProof/>
            </w:rPr>
          </w:pPr>
          <w:ins w:id="18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Gr.bitmap.scale &lt;new_bitmap_ptr_nvar&gt;, &lt;bitmap_ptr_nvar&gt;, width, height {, &lt;smoothing_lexp&gt;}</w:t>
            </w:r>
            <w:r>
              <w:rPr>
                <w:noProof/>
                <w:webHidden/>
              </w:rPr>
              <w:tab/>
            </w:r>
            <w:r>
              <w:rPr>
                <w:noProof/>
                <w:webHidden/>
              </w:rPr>
              <w:fldChar w:fldCharType="begin"/>
            </w:r>
            <w:r>
              <w:rPr>
                <w:noProof/>
                <w:webHidden/>
              </w:rPr>
              <w:instrText xml:space="preserve"> PAGEREF _Toc400726826 \h </w:instrText>
            </w:r>
            <w:r>
              <w:rPr>
                <w:noProof/>
                <w:webHidden/>
              </w:rPr>
            </w:r>
          </w:ins>
          <w:r>
            <w:rPr>
              <w:noProof/>
              <w:webHidden/>
            </w:rPr>
            <w:fldChar w:fldCharType="separate"/>
          </w:r>
          <w:ins w:id="1863" w:author="Sammartano, Marc (BIC USA)" w:date="2014-10-10T17:49:00Z">
            <w:r>
              <w:rPr>
                <w:noProof/>
                <w:webHidden/>
              </w:rPr>
              <w:t>134</w:t>
            </w:r>
          </w:ins>
          <w:ins w:id="186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65" w:author="Sammartano, Marc (BIC USA)" w:date="2014-10-10T17:44:00Z"/>
              <w:rFonts w:eastAsiaTheme="minorEastAsia"/>
              <w:noProof/>
            </w:rPr>
          </w:pPr>
          <w:ins w:id="18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Gr.bitmap.delete &lt;bitmap_ptr_nvar&gt;</w:t>
            </w:r>
            <w:r>
              <w:rPr>
                <w:noProof/>
                <w:webHidden/>
              </w:rPr>
              <w:tab/>
            </w:r>
            <w:r>
              <w:rPr>
                <w:noProof/>
                <w:webHidden/>
              </w:rPr>
              <w:fldChar w:fldCharType="begin"/>
            </w:r>
            <w:r>
              <w:rPr>
                <w:noProof/>
                <w:webHidden/>
              </w:rPr>
              <w:instrText xml:space="preserve"> PAGEREF _Toc400726827 \h </w:instrText>
            </w:r>
            <w:r>
              <w:rPr>
                <w:noProof/>
                <w:webHidden/>
              </w:rPr>
            </w:r>
          </w:ins>
          <w:r>
            <w:rPr>
              <w:noProof/>
              <w:webHidden/>
            </w:rPr>
            <w:fldChar w:fldCharType="separate"/>
          </w:r>
          <w:ins w:id="1867" w:author="Sammartano, Marc (BIC USA)" w:date="2014-10-10T17:49:00Z">
            <w:r>
              <w:rPr>
                <w:noProof/>
                <w:webHidden/>
              </w:rPr>
              <w:t>135</w:t>
            </w:r>
          </w:ins>
          <w:ins w:id="18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69" w:author="Sammartano, Marc (BIC USA)" w:date="2014-10-10T17:44:00Z"/>
              <w:rFonts w:eastAsiaTheme="minorEastAsia"/>
              <w:noProof/>
            </w:rPr>
          </w:pPr>
          <w:ins w:id="18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_Toc400726828 \h </w:instrText>
            </w:r>
            <w:r>
              <w:rPr>
                <w:noProof/>
                <w:webHidden/>
              </w:rPr>
            </w:r>
          </w:ins>
          <w:r>
            <w:rPr>
              <w:noProof/>
              <w:webHidden/>
            </w:rPr>
            <w:fldChar w:fldCharType="separate"/>
          </w:r>
          <w:ins w:id="1871" w:author="Sammartano, Marc (BIC USA)" w:date="2014-10-10T17:49:00Z">
            <w:r>
              <w:rPr>
                <w:noProof/>
                <w:webHidden/>
              </w:rPr>
              <w:t>135</w:t>
            </w:r>
          </w:ins>
          <w:ins w:id="18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73" w:author="Sammartano, Marc (BIC USA)" w:date="2014-10-10T17:44:00Z"/>
              <w:rFonts w:eastAsiaTheme="minorEastAsia"/>
              <w:noProof/>
            </w:rPr>
          </w:pPr>
          <w:ins w:id="18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"_Toc400726829"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_Toc400726829 \h </w:instrText>
            </w:r>
            <w:r>
              <w:rPr>
                <w:noProof/>
                <w:webHidden/>
              </w:rPr>
            </w:r>
          </w:ins>
          <w:r>
            <w:rPr>
              <w:noProof/>
              <w:webHidden/>
            </w:rPr>
            <w:fldChar w:fldCharType="separate"/>
          </w:r>
          <w:ins w:id="1875" w:author="Sammartano, Marc (BIC USA)" w:date="2014-10-10T17:49:00Z">
            <w:r>
              <w:rPr>
                <w:noProof/>
                <w:webHidden/>
              </w:rPr>
              <w:t>135</w:t>
            </w:r>
          </w:ins>
          <w:ins w:id="18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77" w:author="Sammartano, Marc (BIC USA)" w:date="2014-10-10T17:44:00Z"/>
              <w:rFonts w:eastAsiaTheme="minorEastAsia"/>
              <w:noProof/>
            </w:rPr>
          </w:pPr>
          <w:ins w:id="18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"_Toc400726830"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_Toc400726830 \h </w:instrText>
            </w:r>
            <w:r>
              <w:rPr>
                <w:noProof/>
                <w:webHidden/>
              </w:rPr>
            </w:r>
          </w:ins>
          <w:r>
            <w:rPr>
              <w:noProof/>
              <w:webHidden/>
            </w:rPr>
            <w:fldChar w:fldCharType="separate"/>
          </w:r>
          <w:ins w:id="1879" w:author="Sammartano, Marc (BIC USA)" w:date="2014-10-10T17:49:00Z">
            <w:r>
              <w:rPr>
                <w:noProof/>
                <w:webHidden/>
              </w:rPr>
              <w:t>135</w:t>
            </w:r>
          </w:ins>
          <w:ins w:id="18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81" w:author="Sammartano, Marc (BIC USA)" w:date="2014-10-10T17:44:00Z"/>
              <w:rFonts w:eastAsiaTheme="minorEastAsia"/>
              <w:noProof/>
            </w:rPr>
          </w:pPr>
          <w:ins w:id="18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"_Toc400726831"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_Toc400726831 \h </w:instrText>
            </w:r>
            <w:r>
              <w:rPr>
                <w:noProof/>
                <w:webHidden/>
              </w:rPr>
            </w:r>
          </w:ins>
          <w:r>
            <w:rPr>
              <w:noProof/>
              <w:webHidden/>
            </w:rPr>
            <w:fldChar w:fldCharType="separate"/>
          </w:r>
          <w:ins w:id="1883" w:author="Sammartano, Marc (BIC USA)" w:date="2014-10-10T17:49:00Z">
            <w:r>
              <w:rPr>
                <w:noProof/>
                <w:webHidden/>
              </w:rPr>
              <w:t>136</w:t>
            </w:r>
          </w:ins>
          <w:ins w:id="18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85" w:author="Sammartano, Marc (BIC USA)" w:date="2014-10-10T17:44:00Z"/>
              <w:rFonts w:eastAsiaTheme="minorEastAsia"/>
              <w:noProof/>
            </w:rPr>
          </w:pPr>
          <w:ins w:id="18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"_Toc400726832"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Gr.bitmap.drawinto.start &lt;bitmap_ptr_nvar&gt;</w:t>
            </w:r>
            <w:r>
              <w:rPr>
                <w:noProof/>
                <w:webHidden/>
              </w:rPr>
              <w:tab/>
            </w:r>
            <w:r>
              <w:rPr>
                <w:noProof/>
                <w:webHidden/>
              </w:rPr>
              <w:fldChar w:fldCharType="begin"/>
            </w:r>
            <w:r>
              <w:rPr>
                <w:noProof/>
                <w:webHidden/>
              </w:rPr>
              <w:instrText xml:space="preserve"> PAGEREF _Toc400726832 \h </w:instrText>
            </w:r>
            <w:r>
              <w:rPr>
                <w:noProof/>
                <w:webHidden/>
              </w:rPr>
            </w:r>
          </w:ins>
          <w:r>
            <w:rPr>
              <w:noProof/>
              <w:webHidden/>
            </w:rPr>
            <w:fldChar w:fldCharType="separate"/>
          </w:r>
          <w:ins w:id="1887" w:author="Sammartano, Marc (BIC USA)" w:date="2014-10-10T17:49:00Z">
            <w:r>
              <w:rPr>
                <w:noProof/>
                <w:webHidden/>
              </w:rPr>
              <w:t>136</w:t>
            </w:r>
          </w:ins>
          <w:ins w:id="18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89" w:author="Sammartano, Marc (BIC USA)" w:date="2014-10-10T17:44:00Z"/>
              <w:rFonts w:eastAsiaTheme="minorEastAsia"/>
              <w:noProof/>
            </w:rPr>
          </w:pPr>
          <w:ins w:id="18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"_Toc400726833"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Gr.bitmap.drawinto.end</w:t>
            </w:r>
            <w:r>
              <w:rPr>
                <w:noProof/>
                <w:webHidden/>
              </w:rPr>
              <w:tab/>
            </w:r>
            <w:r>
              <w:rPr>
                <w:noProof/>
                <w:webHidden/>
              </w:rPr>
              <w:fldChar w:fldCharType="begin"/>
            </w:r>
            <w:r>
              <w:rPr>
                <w:noProof/>
                <w:webHidden/>
              </w:rPr>
              <w:instrText xml:space="preserve"> PAGEREF _Toc400726833 \h </w:instrText>
            </w:r>
            <w:r>
              <w:rPr>
                <w:noProof/>
                <w:webHidden/>
              </w:rPr>
            </w:r>
          </w:ins>
          <w:r>
            <w:rPr>
              <w:noProof/>
              <w:webHidden/>
            </w:rPr>
            <w:fldChar w:fldCharType="separate"/>
          </w:r>
          <w:ins w:id="1891" w:author="Sammartano, Marc (BIC USA)" w:date="2014-10-10T17:49:00Z">
            <w:r>
              <w:rPr>
                <w:noProof/>
                <w:webHidden/>
              </w:rPr>
              <w:t>136</w:t>
            </w:r>
          </w:ins>
          <w:ins w:id="18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893" w:author="Sammartano, Marc (BIC USA)" w:date="2014-10-10T17:44:00Z"/>
              <w:rFonts w:eastAsiaTheme="minorEastAsia"/>
              <w:noProof/>
            </w:rPr>
          </w:pPr>
          <w:ins w:id="1894"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"_Toc400726834"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Rotate Commands</w:t>
            </w:r>
            <w:r>
              <w:rPr>
                <w:noProof/>
                <w:webHidden/>
              </w:rPr>
              <w:tab/>
            </w:r>
            <w:r>
              <w:rPr>
                <w:noProof/>
                <w:webHidden/>
              </w:rPr>
              <w:fldChar w:fldCharType="begin"/>
            </w:r>
            <w:r>
              <w:rPr>
                <w:noProof/>
                <w:webHidden/>
              </w:rPr>
              <w:instrText xml:space="preserve"> PAGEREF _Toc400726834 \h </w:instrText>
            </w:r>
            <w:r>
              <w:rPr>
                <w:noProof/>
                <w:webHidden/>
              </w:rPr>
            </w:r>
          </w:ins>
          <w:r>
            <w:rPr>
              <w:noProof/>
              <w:webHidden/>
            </w:rPr>
            <w:fldChar w:fldCharType="separate"/>
          </w:r>
          <w:ins w:id="1895" w:author="Sammartano, Marc (BIC USA)" w:date="2014-10-10T17:49:00Z">
            <w:r>
              <w:rPr>
                <w:noProof/>
                <w:webHidden/>
              </w:rPr>
              <w:t>136</w:t>
            </w:r>
          </w:ins>
          <w:ins w:id="18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897" w:author="Sammartano, Marc (BIC USA)" w:date="2014-10-10T17:44:00Z"/>
              <w:rFonts w:eastAsiaTheme="minorEastAsia"/>
              <w:noProof/>
            </w:rPr>
          </w:pPr>
          <w:ins w:id="18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"_Toc400726835"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Gr.rotate.start angle, x, y{,&lt;obj_nvar&gt;}</w:t>
            </w:r>
            <w:r>
              <w:rPr>
                <w:noProof/>
                <w:webHidden/>
              </w:rPr>
              <w:tab/>
            </w:r>
            <w:r>
              <w:rPr>
                <w:noProof/>
                <w:webHidden/>
              </w:rPr>
              <w:fldChar w:fldCharType="begin"/>
            </w:r>
            <w:r>
              <w:rPr>
                <w:noProof/>
                <w:webHidden/>
              </w:rPr>
              <w:instrText xml:space="preserve"> PAGEREF _Toc400726835 \h </w:instrText>
            </w:r>
            <w:r>
              <w:rPr>
                <w:noProof/>
                <w:webHidden/>
              </w:rPr>
            </w:r>
          </w:ins>
          <w:r>
            <w:rPr>
              <w:noProof/>
              <w:webHidden/>
            </w:rPr>
            <w:fldChar w:fldCharType="separate"/>
          </w:r>
          <w:ins w:id="1899" w:author="Sammartano, Marc (BIC USA)" w:date="2014-10-10T17:49:00Z">
            <w:r>
              <w:rPr>
                <w:noProof/>
                <w:webHidden/>
              </w:rPr>
              <w:t>136</w:t>
            </w:r>
          </w:ins>
          <w:ins w:id="19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01" w:author="Sammartano, Marc (BIC USA)" w:date="2014-10-10T17:44:00Z"/>
              <w:rFonts w:eastAsiaTheme="minorEastAsia"/>
              <w:noProof/>
            </w:rPr>
          </w:pPr>
          <w:ins w:id="19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"_Toc400726836"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Gr.rotate.end {&lt;obj_nvar&gt;}</w:t>
            </w:r>
            <w:r>
              <w:rPr>
                <w:noProof/>
                <w:webHidden/>
              </w:rPr>
              <w:tab/>
            </w:r>
            <w:r>
              <w:rPr>
                <w:noProof/>
                <w:webHidden/>
              </w:rPr>
              <w:fldChar w:fldCharType="begin"/>
            </w:r>
            <w:r>
              <w:rPr>
                <w:noProof/>
                <w:webHidden/>
              </w:rPr>
              <w:instrText xml:space="preserve"> PAGEREF _Toc400726836 \h </w:instrText>
            </w:r>
            <w:r>
              <w:rPr>
                <w:noProof/>
                <w:webHidden/>
              </w:rPr>
            </w:r>
          </w:ins>
          <w:r>
            <w:rPr>
              <w:noProof/>
              <w:webHidden/>
            </w:rPr>
            <w:fldChar w:fldCharType="separate"/>
          </w:r>
          <w:ins w:id="1903" w:author="Sammartano, Marc (BIC USA)" w:date="2014-10-10T17:49:00Z">
            <w:r>
              <w:rPr>
                <w:noProof/>
                <w:webHidden/>
              </w:rPr>
              <w:t>136</w:t>
            </w:r>
          </w:ins>
          <w:ins w:id="19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905" w:author="Sammartano, Marc (BIC USA)" w:date="2014-10-10T17:44:00Z"/>
              <w:rFonts w:eastAsiaTheme="minorEastAsia"/>
              <w:noProof/>
            </w:rPr>
          </w:pPr>
          <w:ins w:id="19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"_Toc400726837"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Camera Commands</w:t>
            </w:r>
            <w:r>
              <w:rPr>
                <w:noProof/>
                <w:webHidden/>
              </w:rPr>
              <w:tab/>
            </w:r>
            <w:r>
              <w:rPr>
                <w:noProof/>
                <w:webHidden/>
              </w:rPr>
              <w:fldChar w:fldCharType="begin"/>
            </w:r>
            <w:r>
              <w:rPr>
                <w:noProof/>
                <w:webHidden/>
              </w:rPr>
              <w:instrText xml:space="preserve"> PAGEREF _Toc400726837 \h </w:instrText>
            </w:r>
            <w:r>
              <w:rPr>
                <w:noProof/>
                <w:webHidden/>
              </w:rPr>
            </w:r>
          </w:ins>
          <w:r>
            <w:rPr>
              <w:noProof/>
              <w:webHidden/>
            </w:rPr>
            <w:fldChar w:fldCharType="separate"/>
          </w:r>
          <w:ins w:id="1907" w:author="Sammartano, Marc (BIC USA)" w:date="2014-10-10T17:49:00Z">
            <w:r>
              <w:rPr>
                <w:noProof/>
                <w:webHidden/>
              </w:rPr>
              <w:t>136</w:t>
            </w:r>
          </w:ins>
          <w:ins w:id="19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09" w:author="Sammartano, Marc (BIC USA)" w:date="2014-10-10T17:44:00Z"/>
              <w:rFonts w:eastAsiaTheme="minorEastAsia"/>
              <w:noProof/>
            </w:rPr>
          </w:pPr>
          <w:ins w:id="19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"_Toc400726838"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Gr.camera.select 1|2</w:t>
            </w:r>
            <w:r>
              <w:rPr>
                <w:noProof/>
                <w:webHidden/>
              </w:rPr>
              <w:tab/>
            </w:r>
            <w:r>
              <w:rPr>
                <w:noProof/>
                <w:webHidden/>
              </w:rPr>
              <w:fldChar w:fldCharType="begin"/>
            </w:r>
            <w:r>
              <w:rPr>
                <w:noProof/>
                <w:webHidden/>
              </w:rPr>
              <w:instrText xml:space="preserve"> PAGEREF _Toc400726838 \h </w:instrText>
            </w:r>
            <w:r>
              <w:rPr>
                <w:noProof/>
                <w:webHidden/>
              </w:rPr>
            </w:r>
          </w:ins>
          <w:r>
            <w:rPr>
              <w:noProof/>
              <w:webHidden/>
            </w:rPr>
            <w:fldChar w:fldCharType="separate"/>
          </w:r>
          <w:ins w:id="1911" w:author="Sammartano, Marc (BIC USA)" w:date="2014-10-10T17:49:00Z">
            <w:r>
              <w:rPr>
                <w:noProof/>
                <w:webHidden/>
              </w:rPr>
              <w:t>137</w:t>
            </w:r>
          </w:ins>
          <w:ins w:id="191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13" w:author="Sammartano, Marc (BIC USA)" w:date="2014-10-10T17:44:00Z"/>
              <w:rFonts w:eastAsiaTheme="minorEastAsia"/>
              <w:noProof/>
            </w:rPr>
          </w:pPr>
          <w:ins w:id="19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"_Toc400726839"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Gr.camera.shoot &lt;bm_ptr_nvar&gt;</w:t>
            </w:r>
            <w:r>
              <w:rPr>
                <w:noProof/>
                <w:webHidden/>
              </w:rPr>
              <w:tab/>
            </w:r>
            <w:r>
              <w:rPr>
                <w:noProof/>
                <w:webHidden/>
              </w:rPr>
              <w:fldChar w:fldCharType="begin"/>
            </w:r>
            <w:r>
              <w:rPr>
                <w:noProof/>
                <w:webHidden/>
              </w:rPr>
              <w:instrText xml:space="preserve"> PAGEREF _Toc400726839 \h </w:instrText>
            </w:r>
            <w:r>
              <w:rPr>
                <w:noProof/>
                <w:webHidden/>
              </w:rPr>
            </w:r>
          </w:ins>
          <w:r>
            <w:rPr>
              <w:noProof/>
              <w:webHidden/>
            </w:rPr>
            <w:fldChar w:fldCharType="separate"/>
          </w:r>
          <w:ins w:id="1915" w:author="Sammartano, Marc (BIC USA)" w:date="2014-10-10T17:49:00Z">
            <w:r>
              <w:rPr>
                <w:noProof/>
                <w:webHidden/>
              </w:rPr>
              <w:t>137</w:t>
            </w:r>
          </w:ins>
          <w:ins w:id="19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17" w:author="Sammartano, Marc (BIC USA)" w:date="2014-10-10T17:44:00Z"/>
              <w:rFonts w:eastAsiaTheme="minorEastAsia"/>
              <w:noProof/>
            </w:rPr>
          </w:pPr>
          <w:ins w:id="19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_Toc400726840 \h </w:instrText>
            </w:r>
            <w:r>
              <w:rPr>
                <w:noProof/>
                <w:webHidden/>
              </w:rPr>
            </w:r>
          </w:ins>
          <w:r>
            <w:rPr>
              <w:noProof/>
              <w:webHidden/>
            </w:rPr>
            <w:fldChar w:fldCharType="separate"/>
          </w:r>
          <w:ins w:id="1919" w:author="Sammartano, Marc (BIC USA)" w:date="2014-10-10T17:49:00Z">
            <w:r>
              <w:rPr>
                <w:noProof/>
                <w:webHidden/>
              </w:rPr>
              <w:t>138</w:t>
            </w:r>
          </w:ins>
          <w:ins w:id="19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21" w:author="Sammartano, Marc (BIC USA)" w:date="2014-10-10T17:44:00Z"/>
              <w:rFonts w:eastAsiaTheme="minorEastAsia"/>
              <w:noProof/>
            </w:rPr>
          </w:pPr>
          <w:ins w:id="19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_Toc400726841 \h </w:instrText>
            </w:r>
            <w:r>
              <w:rPr>
                <w:noProof/>
                <w:webHidden/>
              </w:rPr>
            </w:r>
          </w:ins>
          <w:r>
            <w:rPr>
              <w:noProof/>
              <w:webHidden/>
            </w:rPr>
            <w:fldChar w:fldCharType="separate"/>
          </w:r>
          <w:ins w:id="1923" w:author="Sammartano, Marc (BIC USA)" w:date="2014-10-10T17:49:00Z">
            <w:r>
              <w:rPr>
                <w:noProof/>
                <w:webHidden/>
              </w:rPr>
              <w:t>138</w:t>
            </w:r>
          </w:ins>
          <w:ins w:id="19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925" w:author="Sammartano, Marc (BIC USA)" w:date="2014-10-10T17:44:00Z"/>
              <w:rFonts w:eastAsiaTheme="minorEastAsia"/>
              <w:noProof/>
            </w:rPr>
          </w:pPr>
          <w:ins w:id="19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Other Graphics Commands</w:t>
            </w:r>
            <w:r>
              <w:rPr>
                <w:noProof/>
                <w:webHidden/>
              </w:rPr>
              <w:tab/>
            </w:r>
            <w:r>
              <w:rPr>
                <w:noProof/>
                <w:webHidden/>
              </w:rPr>
              <w:fldChar w:fldCharType="begin"/>
            </w:r>
            <w:r>
              <w:rPr>
                <w:noProof/>
                <w:webHidden/>
              </w:rPr>
              <w:instrText xml:space="preserve"> PAGEREF _Toc400726842 \h </w:instrText>
            </w:r>
            <w:r>
              <w:rPr>
                <w:noProof/>
                <w:webHidden/>
              </w:rPr>
            </w:r>
          </w:ins>
          <w:r>
            <w:rPr>
              <w:noProof/>
              <w:webHidden/>
            </w:rPr>
            <w:fldChar w:fldCharType="separate"/>
          </w:r>
          <w:ins w:id="1927" w:author="Sammartano, Marc (BIC USA)" w:date="2014-10-10T17:49:00Z">
            <w:r>
              <w:rPr>
                <w:noProof/>
                <w:webHidden/>
              </w:rPr>
              <w:t>138</w:t>
            </w:r>
          </w:ins>
          <w:ins w:id="19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29" w:author="Sammartano, Marc (BIC USA)" w:date="2014-10-10T17:44:00Z"/>
              <w:rFonts w:eastAsiaTheme="minorEastAsia"/>
              <w:noProof/>
            </w:rPr>
          </w:pPr>
          <w:ins w:id="19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Gr.screen.to_bitmap &lt;bm_ptr_nvar&gt;</w:t>
            </w:r>
            <w:r>
              <w:rPr>
                <w:noProof/>
                <w:webHidden/>
              </w:rPr>
              <w:tab/>
            </w:r>
            <w:r>
              <w:rPr>
                <w:noProof/>
                <w:webHidden/>
              </w:rPr>
              <w:fldChar w:fldCharType="begin"/>
            </w:r>
            <w:r>
              <w:rPr>
                <w:noProof/>
                <w:webHidden/>
              </w:rPr>
              <w:instrText xml:space="preserve"> PAGEREF _Toc400726843 \h </w:instrText>
            </w:r>
            <w:r>
              <w:rPr>
                <w:noProof/>
                <w:webHidden/>
              </w:rPr>
            </w:r>
          </w:ins>
          <w:r>
            <w:rPr>
              <w:noProof/>
              <w:webHidden/>
            </w:rPr>
            <w:fldChar w:fldCharType="separate"/>
          </w:r>
          <w:ins w:id="1931" w:author="Sammartano, Marc (BIC USA)" w:date="2014-10-10T17:49:00Z">
            <w:r>
              <w:rPr>
                <w:noProof/>
                <w:webHidden/>
              </w:rPr>
              <w:t>138</w:t>
            </w:r>
          </w:ins>
          <w:ins w:id="19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33" w:author="Sammartano, Marc (BIC USA)" w:date="2014-10-10T17:44:00Z"/>
              <w:rFonts w:eastAsiaTheme="minorEastAsia"/>
              <w:noProof/>
            </w:rPr>
          </w:pPr>
          <w:ins w:id="19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Gr.get.pixel x, y, alpha, red, green, blue</w:t>
            </w:r>
            <w:r>
              <w:rPr>
                <w:noProof/>
                <w:webHidden/>
              </w:rPr>
              <w:tab/>
            </w:r>
            <w:r>
              <w:rPr>
                <w:noProof/>
                <w:webHidden/>
              </w:rPr>
              <w:fldChar w:fldCharType="begin"/>
            </w:r>
            <w:r>
              <w:rPr>
                <w:noProof/>
                <w:webHidden/>
              </w:rPr>
              <w:instrText xml:space="preserve"> PAGEREF _Toc400726844 \h </w:instrText>
            </w:r>
            <w:r>
              <w:rPr>
                <w:noProof/>
                <w:webHidden/>
              </w:rPr>
            </w:r>
          </w:ins>
          <w:r>
            <w:rPr>
              <w:noProof/>
              <w:webHidden/>
            </w:rPr>
            <w:fldChar w:fldCharType="separate"/>
          </w:r>
          <w:ins w:id="1935" w:author="Sammartano, Marc (BIC USA)" w:date="2014-10-10T17:49:00Z">
            <w:r>
              <w:rPr>
                <w:noProof/>
                <w:webHidden/>
              </w:rPr>
              <w:t>139</w:t>
            </w:r>
          </w:ins>
          <w:ins w:id="19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37" w:author="Sammartano, Marc (BIC USA)" w:date="2014-10-10T17:44:00Z"/>
              <w:rFonts w:eastAsiaTheme="minorEastAsia"/>
              <w:noProof/>
            </w:rPr>
          </w:pPr>
          <w:ins w:id="19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Gr.save &lt;filename_sexp&gt; {,&lt;quality_nexp&gt;}</w:t>
            </w:r>
            <w:r>
              <w:rPr>
                <w:noProof/>
                <w:webHidden/>
              </w:rPr>
              <w:tab/>
            </w:r>
            <w:r>
              <w:rPr>
                <w:noProof/>
                <w:webHidden/>
              </w:rPr>
              <w:fldChar w:fldCharType="begin"/>
            </w:r>
            <w:r>
              <w:rPr>
                <w:noProof/>
                <w:webHidden/>
              </w:rPr>
              <w:instrText xml:space="preserve"> PAGEREF _Toc400726845 \h </w:instrText>
            </w:r>
            <w:r>
              <w:rPr>
                <w:noProof/>
                <w:webHidden/>
              </w:rPr>
            </w:r>
          </w:ins>
          <w:r>
            <w:rPr>
              <w:noProof/>
              <w:webHidden/>
            </w:rPr>
            <w:fldChar w:fldCharType="separate"/>
          </w:r>
          <w:ins w:id="1939" w:author="Sammartano, Marc (BIC USA)" w:date="2014-10-10T17:49:00Z">
            <w:r>
              <w:rPr>
                <w:noProof/>
                <w:webHidden/>
              </w:rPr>
              <w:t>139</w:t>
            </w:r>
          </w:ins>
          <w:ins w:id="19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41" w:author="Sammartano, Marc (BIC USA)" w:date="2014-10-10T17:44:00Z"/>
              <w:rFonts w:eastAsiaTheme="minorEastAsia"/>
              <w:noProof/>
            </w:rPr>
          </w:pPr>
          <w:ins w:id="19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Gr.get.type &lt;object_ptr_nvar&gt;, &lt;type_svar&gt;</w:t>
            </w:r>
            <w:r>
              <w:rPr>
                <w:noProof/>
                <w:webHidden/>
              </w:rPr>
              <w:tab/>
            </w:r>
            <w:r>
              <w:rPr>
                <w:noProof/>
                <w:webHidden/>
              </w:rPr>
              <w:fldChar w:fldCharType="begin"/>
            </w:r>
            <w:r>
              <w:rPr>
                <w:noProof/>
                <w:webHidden/>
              </w:rPr>
              <w:instrText xml:space="preserve"> PAGEREF _Toc400726846 \h </w:instrText>
            </w:r>
            <w:r>
              <w:rPr>
                <w:noProof/>
                <w:webHidden/>
              </w:rPr>
            </w:r>
          </w:ins>
          <w:r>
            <w:rPr>
              <w:noProof/>
              <w:webHidden/>
            </w:rPr>
            <w:fldChar w:fldCharType="separate"/>
          </w:r>
          <w:ins w:id="1943" w:author="Sammartano, Marc (BIC USA)" w:date="2014-10-10T17:49:00Z">
            <w:r>
              <w:rPr>
                <w:noProof/>
                <w:webHidden/>
              </w:rPr>
              <w:t>139</w:t>
            </w:r>
          </w:ins>
          <w:ins w:id="19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45" w:author="Sammartano, Marc (BIC USA)" w:date="2014-10-10T17:44:00Z"/>
              <w:rFonts w:eastAsiaTheme="minorEastAsia"/>
              <w:noProof/>
            </w:rPr>
          </w:pPr>
          <w:ins w:id="19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Gr.get.params &lt;object_ptr_nvar&gt;, &lt;param_array$[]&gt;</w:t>
            </w:r>
            <w:r>
              <w:rPr>
                <w:noProof/>
                <w:webHidden/>
              </w:rPr>
              <w:tab/>
            </w:r>
            <w:r>
              <w:rPr>
                <w:noProof/>
                <w:webHidden/>
              </w:rPr>
              <w:fldChar w:fldCharType="begin"/>
            </w:r>
            <w:r>
              <w:rPr>
                <w:noProof/>
                <w:webHidden/>
              </w:rPr>
              <w:instrText xml:space="preserve"> PAGEREF _Toc400726847 \h </w:instrText>
            </w:r>
            <w:r>
              <w:rPr>
                <w:noProof/>
                <w:webHidden/>
              </w:rPr>
            </w:r>
          </w:ins>
          <w:r>
            <w:rPr>
              <w:noProof/>
              <w:webHidden/>
            </w:rPr>
            <w:fldChar w:fldCharType="separate"/>
          </w:r>
          <w:ins w:id="1947" w:author="Sammartano, Marc (BIC USA)" w:date="2014-10-10T17:49:00Z">
            <w:r>
              <w:rPr>
                <w:noProof/>
                <w:webHidden/>
              </w:rPr>
              <w:t>139</w:t>
            </w:r>
          </w:ins>
          <w:ins w:id="19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49" w:author="Sammartano, Marc (BIC USA)" w:date="2014-10-10T17:44:00Z"/>
              <w:rFonts w:eastAsiaTheme="minorEastAsia"/>
              <w:noProof/>
            </w:rPr>
          </w:pPr>
          <w:ins w:id="19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Gr.get.position &lt;object_ptr_nvar&gt;, x, y</w:t>
            </w:r>
            <w:r>
              <w:rPr>
                <w:noProof/>
                <w:webHidden/>
              </w:rPr>
              <w:tab/>
            </w:r>
            <w:r>
              <w:rPr>
                <w:noProof/>
                <w:webHidden/>
              </w:rPr>
              <w:fldChar w:fldCharType="begin"/>
            </w:r>
            <w:r>
              <w:rPr>
                <w:noProof/>
                <w:webHidden/>
              </w:rPr>
              <w:instrText xml:space="preserve"> PAGEREF _Toc400726848 \h </w:instrText>
            </w:r>
            <w:r>
              <w:rPr>
                <w:noProof/>
                <w:webHidden/>
              </w:rPr>
            </w:r>
          </w:ins>
          <w:r>
            <w:rPr>
              <w:noProof/>
              <w:webHidden/>
            </w:rPr>
            <w:fldChar w:fldCharType="separate"/>
          </w:r>
          <w:ins w:id="1951" w:author="Sammartano, Marc (BIC USA)" w:date="2014-10-10T17:49:00Z">
            <w:r>
              <w:rPr>
                <w:noProof/>
                <w:webHidden/>
              </w:rPr>
              <w:t>139</w:t>
            </w:r>
          </w:ins>
          <w:ins w:id="195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53" w:author="Sammartano, Marc (BIC USA)" w:date="2014-10-10T17:44:00Z"/>
              <w:rFonts w:eastAsiaTheme="minorEastAsia"/>
              <w:noProof/>
            </w:rPr>
          </w:pPr>
          <w:ins w:id="19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"_Toc400726849"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_Toc400726849 \h </w:instrText>
            </w:r>
            <w:r>
              <w:rPr>
                <w:noProof/>
                <w:webHidden/>
              </w:rPr>
            </w:r>
          </w:ins>
          <w:r>
            <w:rPr>
              <w:noProof/>
              <w:webHidden/>
            </w:rPr>
            <w:fldChar w:fldCharType="separate"/>
          </w:r>
          <w:ins w:id="1955" w:author="Sammartano, Marc (BIC USA)" w:date="2014-10-10T17:49:00Z">
            <w:r>
              <w:rPr>
                <w:noProof/>
                <w:webHidden/>
              </w:rPr>
              <w:t>139</w:t>
            </w:r>
          </w:ins>
          <w:ins w:id="195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57" w:author="Sammartano, Marc (BIC USA)" w:date="2014-10-10T17:44:00Z"/>
              <w:rFonts w:eastAsiaTheme="minorEastAsia"/>
              <w:noProof/>
            </w:rPr>
          </w:pPr>
          <w:ins w:id="19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Gr.modify &lt;object_ptr_nvar&gt;, {&lt;tag_sexp&gt;, &lt;value_nvar | value_svar&gt;}, ...</w:t>
            </w:r>
            <w:r>
              <w:rPr>
                <w:noProof/>
                <w:webHidden/>
              </w:rPr>
              <w:tab/>
            </w:r>
            <w:r>
              <w:rPr>
                <w:noProof/>
                <w:webHidden/>
              </w:rPr>
              <w:fldChar w:fldCharType="begin"/>
            </w:r>
            <w:r>
              <w:rPr>
                <w:noProof/>
                <w:webHidden/>
              </w:rPr>
              <w:instrText xml:space="preserve"> PAGEREF _Toc400726850 \h </w:instrText>
            </w:r>
            <w:r>
              <w:rPr>
                <w:noProof/>
                <w:webHidden/>
              </w:rPr>
            </w:r>
          </w:ins>
          <w:r>
            <w:rPr>
              <w:noProof/>
              <w:webHidden/>
            </w:rPr>
            <w:fldChar w:fldCharType="separate"/>
          </w:r>
          <w:ins w:id="1959" w:author="Sammartano, Marc (BIC USA)" w:date="2014-10-10T17:49:00Z">
            <w:r>
              <w:rPr>
                <w:noProof/>
                <w:webHidden/>
              </w:rPr>
              <w:t>139</w:t>
            </w:r>
          </w:ins>
          <w:ins w:id="196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61" w:author="Sammartano, Marc (BIC USA)" w:date="2014-10-10T17:44:00Z"/>
              <w:rFonts w:eastAsiaTheme="minorEastAsia"/>
              <w:noProof/>
            </w:rPr>
          </w:pPr>
          <w:ins w:id="19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Gr.paint.get &lt;object_ptr_nvar&gt;</w:t>
            </w:r>
            <w:r>
              <w:rPr>
                <w:noProof/>
                <w:webHidden/>
              </w:rPr>
              <w:tab/>
            </w:r>
            <w:r>
              <w:rPr>
                <w:noProof/>
                <w:webHidden/>
              </w:rPr>
              <w:fldChar w:fldCharType="begin"/>
            </w:r>
            <w:r>
              <w:rPr>
                <w:noProof/>
                <w:webHidden/>
              </w:rPr>
              <w:instrText xml:space="preserve"> PAGEREF _Toc400726851 \h </w:instrText>
            </w:r>
            <w:r>
              <w:rPr>
                <w:noProof/>
                <w:webHidden/>
              </w:rPr>
            </w:r>
          </w:ins>
          <w:r>
            <w:rPr>
              <w:noProof/>
              <w:webHidden/>
            </w:rPr>
            <w:fldChar w:fldCharType="separate"/>
          </w:r>
          <w:ins w:id="1963" w:author="Sammartano, Marc (BIC USA)" w:date="2014-10-10T17:49:00Z">
            <w:r>
              <w:rPr>
                <w:noProof/>
                <w:webHidden/>
              </w:rPr>
              <w:t>141</w:t>
            </w:r>
          </w:ins>
          <w:ins w:id="196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65" w:author="Sammartano, Marc (BIC USA)" w:date="2014-10-10T17:44:00Z"/>
              <w:rFonts w:eastAsiaTheme="minorEastAsia"/>
              <w:noProof/>
            </w:rPr>
          </w:pPr>
          <w:ins w:id="19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GR_COLLISION(&lt;object_1_nvar&gt;, &lt;object_2_nvar&gt;)</w:t>
            </w:r>
            <w:r>
              <w:rPr>
                <w:noProof/>
                <w:webHidden/>
              </w:rPr>
              <w:tab/>
            </w:r>
            <w:r>
              <w:rPr>
                <w:noProof/>
                <w:webHidden/>
              </w:rPr>
              <w:fldChar w:fldCharType="begin"/>
            </w:r>
            <w:r>
              <w:rPr>
                <w:noProof/>
                <w:webHidden/>
              </w:rPr>
              <w:instrText xml:space="preserve"> PAGEREF _Toc400726852 \h </w:instrText>
            </w:r>
            <w:r>
              <w:rPr>
                <w:noProof/>
                <w:webHidden/>
              </w:rPr>
            </w:r>
          </w:ins>
          <w:r>
            <w:rPr>
              <w:noProof/>
              <w:webHidden/>
            </w:rPr>
            <w:fldChar w:fldCharType="separate"/>
          </w:r>
          <w:ins w:id="1967" w:author="Sammartano, Marc (BIC USA)" w:date="2014-10-10T17:49:00Z">
            <w:r>
              <w:rPr>
                <w:noProof/>
                <w:webHidden/>
              </w:rPr>
              <w:t>141</w:t>
            </w:r>
          </w:ins>
          <w:ins w:id="19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69" w:author="Sammartano, Marc (BIC USA)" w:date="2014-10-10T17:44:00Z"/>
              <w:rFonts w:eastAsiaTheme="minorEastAsia"/>
              <w:noProof/>
            </w:rPr>
          </w:pPr>
          <w:ins w:id="19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_Toc400726853 \h </w:instrText>
            </w:r>
            <w:r>
              <w:rPr>
                <w:noProof/>
                <w:webHidden/>
              </w:rPr>
            </w:r>
          </w:ins>
          <w:r>
            <w:rPr>
              <w:noProof/>
              <w:webHidden/>
            </w:rPr>
            <w:fldChar w:fldCharType="separate"/>
          </w:r>
          <w:ins w:id="1971" w:author="Sammartano, Marc (BIC USA)" w:date="2014-10-10T17:49:00Z">
            <w:r>
              <w:rPr>
                <w:noProof/>
                <w:webHidden/>
              </w:rPr>
              <w:t>142</w:t>
            </w:r>
          </w:ins>
          <w:ins w:id="19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73" w:author="Sammartano, Marc (BIC USA)" w:date="2014-10-10T17:44:00Z"/>
              <w:rFonts w:eastAsiaTheme="minorEastAsia"/>
              <w:noProof/>
            </w:rPr>
          </w:pPr>
          <w:ins w:id="19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Gr.newDL &lt;dl_array[{&lt;start&gt;,&lt;length&gt;}]&gt;</w:t>
            </w:r>
            <w:r>
              <w:rPr>
                <w:noProof/>
                <w:webHidden/>
              </w:rPr>
              <w:tab/>
            </w:r>
            <w:r>
              <w:rPr>
                <w:noProof/>
                <w:webHidden/>
              </w:rPr>
              <w:fldChar w:fldCharType="begin"/>
            </w:r>
            <w:r>
              <w:rPr>
                <w:noProof/>
                <w:webHidden/>
              </w:rPr>
              <w:instrText xml:space="preserve"> PAGEREF _Toc400726854 \h </w:instrText>
            </w:r>
            <w:r>
              <w:rPr>
                <w:noProof/>
                <w:webHidden/>
              </w:rPr>
            </w:r>
          </w:ins>
          <w:r>
            <w:rPr>
              <w:noProof/>
              <w:webHidden/>
            </w:rPr>
            <w:fldChar w:fldCharType="separate"/>
          </w:r>
          <w:ins w:id="1975" w:author="Sammartano, Marc (BIC USA)" w:date="2014-10-10T17:49:00Z">
            <w:r>
              <w:rPr>
                <w:noProof/>
                <w:webHidden/>
              </w:rPr>
              <w:t>143</w:t>
            </w:r>
          </w:ins>
          <w:ins w:id="19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77" w:author="Sammartano, Marc (BIC USA)" w:date="2014-10-10T17:44:00Z"/>
              <w:rFonts w:eastAsiaTheme="minorEastAsia"/>
              <w:noProof/>
            </w:rPr>
          </w:pPr>
          <w:ins w:id="19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Gr.getDL &lt;dl_array[]&gt; {, &lt;keep_all_objects_lexp&gt; }</w:t>
            </w:r>
            <w:r>
              <w:rPr>
                <w:noProof/>
                <w:webHidden/>
              </w:rPr>
              <w:tab/>
            </w:r>
            <w:r>
              <w:rPr>
                <w:noProof/>
                <w:webHidden/>
              </w:rPr>
              <w:fldChar w:fldCharType="begin"/>
            </w:r>
            <w:r>
              <w:rPr>
                <w:noProof/>
                <w:webHidden/>
              </w:rPr>
              <w:instrText xml:space="preserve"> PAGEREF _Toc400726855 \h </w:instrText>
            </w:r>
            <w:r>
              <w:rPr>
                <w:noProof/>
                <w:webHidden/>
              </w:rPr>
            </w:r>
          </w:ins>
          <w:r>
            <w:rPr>
              <w:noProof/>
              <w:webHidden/>
            </w:rPr>
            <w:fldChar w:fldCharType="separate"/>
          </w:r>
          <w:ins w:id="1979" w:author="Sammartano, Marc (BIC USA)" w:date="2014-10-10T17:49:00Z">
            <w:r>
              <w:rPr>
                <w:noProof/>
                <w:webHidden/>
              </w:rPr>
              <w:t>143</w:t>
            </w:r>
          </w:ins>
          <w:ins w:id="198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1981" w:author="Sammartano, Marc (BIC USA)" w:date="2014-10-10T17:44:00Z"/>
              <w:rFonts w:eastAsiaTheme="minorEastAsia"/>
              <w:noProof/>
            </w:rPr>
          </w:pPr>
          <w:ins w:id="19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 Interface</w:t>
            </w:r>
            <w:r>
              <w:rPr>
                <w:noProof/>
                <w:webHidden/>
              </w:rPr>
              <w:tab/>
            </w:r>
            <w:r>
              <w:rPr>
                <w:noProof/>
                <w:webHidden/>
              </w:rPr>
              <w:fldChar w:fldCharType="begin"/>
            </w:r>
            <w:r>
              <w:rPr>
                <w:noProof/>
                <w:webHidden/>
              </w:rPr>
              <w:instrText xml:space="preserve"> PAGEREF _Toc400726856 \h </w:instrText>
            </w:r>
            <w:r>
              <w:rPr>
                <w:noProof/>
                <w:webHidden/>
              </w:rPr>
            </w:r>
          </w:ins>
          <w:r>
            <w:rPr>
              <w:noProof/>
              <w:webHidden/>
            </w:rPr>
            <w:fldChar w:fldCharType="separate"/>
          </w:r>
          <w:ins w:id="1983" w:author="Sammartano, Marc (BIC USA)" w:date="2014-10-10T17:49:00Z">
            <w:r>
              <w:rPr>
                <w:noProof/>
                <w:webHidden/>
              </w:rPr>
              <w:t>143</w:t>
            </w:r>
          </w:ins>
          <w:ins w:id="198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985" w:author="Sammartano, Marc (BIC USA)" w:date="2014-10-10T17:44:00Z"/>
              <w:rFonts w:eastAsiaTheme="minorEastAsia"/>
              <w:noProof/>
            </w:rPr>
          </w:pPr>
          <w:ins w:id="19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Introduction</w:t>
            </w:r>
            <w:r>
              <w:rPr>
                <w:noProof/>
                <w:webHidden/>
              </w:rPr>
              <w:tab/>
            </w:r>
            <w:r>
              <w:rPr>
                <w:noProof/>
                <w:webHidden/>
              </w:rPr>
              <w:fldChar w:fldCharType="begin"/>
            </w:r>
            <w:r>
              <w:rPr>
                <w:noProof/>
                <w:webHidden/>
              </w:rPr>
              <w:instrText xml:space="preserve"> PAGEREF _Toc400726857 \h </w:instrText>
            </w:r>
            <w:r>
              <w:rPr>
                <w:noProof/>
                <w:webHidden/>
              </w:rPr>
            </w:r>
          </w:ins>
          <w:r>
            <w:rPr>
              <w:noProof/>
              <w:webHidden/>
            </w:rPr>
            <w:fldChar w:fldCharType="separate"/>
          </w:r>
          <w:ins w:id="1987" w:author="Sammartano, Marc (BIC USA)" w:date="2014-10-10T17:49:00Z">
            <w:r>
              <w:rPr>
                <w:noProof/>
                <w:webHidden/>
              </w:rPr>
              <w:t>143</w:t>
            </w:r>
          </w:ins>
          <w:ins w:id="19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89" w:author="Sammartano, Marc (BIC USA)" w:date="2014-10-10T17:44:00Z"/>
              <w:rFonts w:eastAsiaTheme="minorEastAsia"/>
              <w:noProof/>
            </w:rPr>
          </w:pPr>
          <w:ins w:id="19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The Audio Interface</w:t>
            </w:r>
            <w:r>
              <w:rPr>
                <w:noProof/>
                <w:webHidden/>
              </w:rPr>
              <w:tab/>
            </w:r>
            <w:r>
              <w:rPr>
                <w:noProof/>
                <w:webHidden/>
              </w:rPr>
              <w:fldChar w:fldCharType="begin"/>
            </w:r>
            <w:r>
              <w:rPr>
                <w:noProof/>
                <w:webHidden/>
              </w:rPr>
              <w:instrText xml:space="preserve"> PAGEREF _Toc400726858 \h </w:instrText>
            </w:r>
            <w:r>
              <w:rPr>
                <w:noProof/>
                <w:webHidden/>
              </w:rPr>
            </w:r>
          </w:ins>
          <w:r>
            <w:rPr>
              <w:noProof/>
              <w:webHidden/>
            </w:rPr>
            <w:fldChar w:fldCharType="separate"/>
          </w:r>
          <w:ins w:id="1991" w:author="Sammartano, Marc (BIC USA)" w:date="2014-10-10T17:49:00Z">
            <w:r>
              <w:rPr>
                <w:noProof/>
                <w:webHidden/>
              </w:rPr>
              <w:t>143</w:t>
            </w:r>
          </w:ins>
          <w:ins w:id="19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1993" w:author="Sammartano, Marc (BIC USA)" w:date="2014-10-10T17:44:00Z"/>
              <w:rFonts w:eastAsiaTheme="minorEastAsia"/>
              <w:noProof/>
            </w:rPr>
          </w:pPr>
          <w:ins w:id="19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"_Toc400726859"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 File Types</w:t>
            </w:r>
            <w:r>
              <w:rPr>
                <w:noProof/>
                <w:webHidden/>
              </w:rPr>
              <w:tab/>
            </w:r>
            <w:r>
              <w:rPr>
                <w:noProof/>
                <w:webHidden/>
              </w:rPr>
              <w:fldChar w:fldCharType="begin"/>
            </w:r>
            <w:r>
              <w:rPr>
                <w:noProof/>
                <w:webHidden/>
              </w:rPr>
              <w:instrText xml:space="preserve"> PAGEREF _Toc400726859 \h </w:instrText>
            </w:r>
            <w:r>
              <w:rPr>
                <w:noProof/>
                <w:webHidden/>
              </w:rPr>
            </w:r>
          </w:ins>
          <w:r>
            <w:rPr>
              <w:noProof/>
              <w:webHidden/>
            </w:rPr>
            <w:fldChar w:fldCharType="separate"/>
          </w:r>
          <w:ins w:id="1995" w:author="Sammartano, Marc (BIC USA)" w:date="2014-10-10T17:49:00Z">
            <w:r>
              <w:rPr>
                <w:noProof/>
                <w:webHidden/>
              </w:rPr>
              <w:t>143</w:t>
            </w:r>
          </w:ins>
          <w:ins w:id="19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1997" w:author="Sammartano, Marc (BIC USA)" w:date="2014-10-10T17:44:00Z"/>
              <w:rFonts w:eastAsiaTheme="minorEastAsia"/>
              <w:noProof/>
            </w:rPr>
          </w:pPr>
          <w:ins w:id="19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"_Toc400726860"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Commands</w:t>
            </w:r>
            <w:r>
              <w:rPr>
                <w:noProof/>
                <w:webHidden/>
              </w:rPr>
              <w:tab/>
            </w:r>
            <w:r>
              <w:rPr>
                <w:noProof/>
                <w:webHidden/>
              </w:rPr>
              <w:fldChar w:fldCharType="begin"/>
            </w:r>
            <w:r>
              <w:rPr>
                <w:noProof/>
                <w:webHidden/>
              </w:rPr>
              <w:instrText xml:space="preserve"> PAGEREF _Toc400726860 \h </w:instrText>
            </w:r>
            <w:r>
              <w:rPr>
                <w:noProof/>
                <w:webHidden/>
              </w:rPr>
            </w:r>
          </w:ins>
          <w:r>
            <w:rPr>
              <w:noProof/>
              <w:webHidden/>
            </w:rPr>
            <w:fldChar w:fldCharType="separate"/>
          </w:r>
          <w:ins w:id="1999" w:author="Sammartano, Marc (BIC USA)" w:date="2014-10-10T17:49:00Z">
            <w:r>
              <w:rPr>
                <w:noProof/>
                <w:webHidden/>
              </w:rPr>
              <w:t>143</w:t>
            </w:r>
          </w:ins>
          <w:ins w:id="20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01" w:author="Sammartano, Marc (BIC USA)" w:date="2014-10-10T17:44:00Z"/>
              <w:rFonts w:eastAsiaTheme="minorEastAsia"/>
              <w:noProof/>
            </w:rPr>
          </w:pPr>
          <w:ins w:id="20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"_Toc400726861"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Audio.load &lt;aft_nvar&gt;, &lt;filename_sexp&gt;</w:t>
            </w:r>
            <w:r>
              <w:rPr>
                <w:noProof/>
                <w:webHidden/>
              </w:rPr>
              <w:tab/>
            </w:r>
            <w:r>
              <w:rPr>
                <w:noProof/>
                <w:webHidden/>
              </w:rPr>
              <w:fldChar w:fldCharType="begin"/>
            </w:r>
            <w:r>
              <w:rPr>
                <w:noProof/>
                <w:webHidden/>
              </w:rPr>
              <w:instrText xml:space="preserve"> PAGEREF _Toc400726861 \h </w:instrText>
            </w:r>
            <w:r>
              <w:rPr>
                <w:noProof/>
                <w:webHidden/>
              </w:rPr>
            </w:r>
          </w:ins>
          <w:r>
            <w:rPr>
              <w:noProof/>
              <w:webHidden/>
            </w:rPr>
            <w:fldChar w:fldCharType="separate"/>
          </w:r>
          <w:ins w:id="2003" w:author="Sammartano, Marc (BIC USA)" w:date="2014-10-10T17:49:00Z">
            <w:r>
              <w:rPr>
                <w:noProof/>
                <w:webHidden/>
              </w:rPr>
              <w:t>144</w:t>
            </w:r>
          </w:ins>
          <w:ins w:id="20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05" w:author="Sammartano, Marc (BIC USA)" w:date="2014-10-10T17:44:00Z"/>
              <w:rFonts w:eastAsiaTheme="minorEastAsia"/>
              <w:noProof/>
            </w:rPr>
          </w:pPr>
          <w:ins w:id="20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"_Toc400726862"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Audio.play &lt;aft_nexp&gt;</w:t>
            </w:r>
            <w:r>
              <w:rPr>
                <w:noProof/>
                <w:webHidden/>
              </w:rPr>
              <w:tab/>
            </w:r>
            <w:r>
              <w:rPr>
                <w:noProof/>
                <w:webHidden/>
              </w:rPr>
              <w:fldChar w:fldCharType="begin"/>
            </w:r>
            <w:r>
              <w:rPr>
                <w:noProof/>
                <w:webHidden/>
              </w:rPr>
              <w:instrText xml:space="preserve"> PAGEREF _Toc400726862 \h </w:instrText>
            </w:r>
            <w:r>
              <w:rPr>
                <w:noProof/>
                <w:webHidden/>
              </w:rPr>
            </w:r>
          </w:ins>
          <w:r>
            <w:rPr>
              <w:noProof/>
              <w:webHidden/>
            </w:rPr>
            <w:fldChar w:fldCharType="separate"/>
          </w:r>
          <w:ins w:id="2007" w:author="Sammartano, Marc (BIC USA)" w:date="2014-10-10T17:49:00Z">
            <w:r>
              <w:rPr>
                <w:noProof/>
                <w:webHidden/>
              </w:rPr>
              <w:t>144</w:t>
            </w:r>
          </w:ins>
          <w:ins w:id="20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09" w:author="Sammartano, Marc (BIC USA)" w:date="2014-10-10T17:44:00Z"/>
              <w:rFonts w:eastAsiaTheme="minorEastAsia"/>
              <w:noProof/>
            </w:rPr>
          </w:pPr>
          <w:ins w:id="20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"_Toc400726863"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Audio.stop</w:t>
            </w:r>
            <w:r>
              <w:rPr>
                <w:noProof/>
                <w:webHidden/>
              </w:rPr>
              <w:tab/>
            </w:r>
            <w:r>
              <w:rPr>
                <w:noProof/>
                <w:webHidden/>
              </w:rPr>
              <w:fldChar w:fldCharType="begin"/>
            </w:r>
            <w:r>
              <w:rPr>
                <w:noProof/>
                <w:webHidden/>
              </w:rPr>
              <w:instrText xml:space="preserve"> PAGEREF _Toc400726863 \h </w:instrText>
            </w:r>
            <w:r>
              <w:rPr>
                <w:noProof/>
                <w:webHidden/>
              </w:rPr>
            </w:r>
          </w:ins>
          <w:r>
            <w:rPr>
              <w:noProof/>
              <w:webHidden/>
            </w:rPr>
            <w:fldChar w:fldCharType="separate"/>
          </w:r>
          <w:ins w:id="2011" w:author="Sammartano, Marc (BIC USA)" w:date="2014-10-10T17:49:00Z">
            <w:r>
              <w:rPr>
                <w:noProof/>
                <w:webHidden/>
              </w:rPr>
              <w:t>144</w:t>
            </w:r>
          </w:ins>
          <w:ins w:id="201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13" w:author="Sammartano, Marc (BIC USA)" w:date="2014-10-10T17:44:00Z"/>
              <w:rFonts w:eastAsiaTheme="minorEastAsia"/>
              <w:noProof/>
            </w:rPr>
          </w:pPr>
          <w:ins w:id="20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"_Toc400726864"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Audio.pause</w:t>
            </w:r>
            <w:r>
              <w:rPr>
                <w:noProof/>
                <w:webHidden/>
              </w:rPr>
              <w:tab/>
            </w:r>
            <w:r>
              <w:rPr>
                <w:noProof/>
                <w:webHidden/>
              </w:rPr>
              <w:fldChar w:fldCharType="begin"/>
            </w:r>
            <w:r>
              <w:rPr>
                <w:noProof/>
                <w:webHidden/>
              </w:rPr>
              <w:instrText xml:space="preserve"> PAGEREF _Toc400726864 \h </w:instrText>
            </w:r>
            <w:r>
              <w:rPr>
                <w:noProof/>
                <w:webHidden/>
              </w:rPr>
            </w:r>
          </w:ins>
          <w:r>
            <w:rPr>
              <w:noProof/>
              <w:webHidden/>
            </w:rPr>
            <w:fldChar w:fldCharType="separate"/>
          </w:r>
          <w:ins w:id="2015" w:author="Sammartano, Marc (BIC USA)" w:date="2014-10-10T17:49:00Z">
            <w:r>
              <w:rPr>
                <w:noProof/>
                <w:webHidden/>
              </w:rPr>
              <w:t>144</w:t>
            </w:r>
          </w:ins>
          <w:ins w:id="20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17" w:author="Sammartano, Marc (BIC USA)" w:date="2014-10-10T17:44:00Z"/>
              <w:rFonts w:eastAsiaTheme="minorEastAsia"/>
              <w:noProof/>
            </w:rPr>
          </w:pPr>
          <w:ins w:id="2018"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"_Toc400726865"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Audio.loop</w:t>
            </w:r>
            <w:r>
              <w:rPr>
                <w:noProof/>
                <w:webHidden/>
              </w:rPr>
              <w:tab/>
            </w:r>
            <w:r>
              <w:rPr>
                <w:noProof/>
                <w:webHidden/>
              </w:rPr>
              <w:fldChar w:fldCharType="begin"/>
            </w:r>
            <w:r>
              <w:rPr>
                <w:noProof/>
                <w:webHidden/>
              </w:rPr>
              <w:instrText xml:space="preserve"> PAGEREF _Toc400726865 \h </w:instrText>
            </w:r>
            <w:r>
              <w:rPr>
                <w:noProof/>
                <w:webHidden/>
              </w:rPr>
            </w:r>
          </w:ins>
          <w:r>
            <w:rPr>
              <w:noProof/>
              <w:webHidden/>
            </w:rPr>
            <w:fldChar w:fldCharType="separate"/>
          </w:r>
          <w:ins w:id="2019" w:author="Sammartano, Marc (BIC USA)" w:date="2014-10-10T17:49:00Z">
            <w:r>
              <w:rPr>
                <w:noProof/>
                <w:webHidden/>
              </w:rPr>
              <w:t>144</w:t>
            </w:r>
          </w:ins>
          <w:ins w:id="20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21" w:author="Sammartano, Marc (BIC USA)" w:date="2014-10-10T17:44:00Z"/>
              <w:rFonts w:eastAsiaTheme="minorEastAsia"/>
              <w:noProof/>
            </w:rPr>
          </w:pPr>
          <w:ins w:id="20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"_Toc400726866"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Audio.volume &lt;left_nexp&gt;, &lt;right_nexp&gt;</w:t>
            </w:r>
            <w:r>
              <w:rPr>
                <w:noProof/>
                <w:webHidden/>
              </w:rPr>
              <w:tab/>
            </w:r>
            <w:r>
              <w:rPr>
                <w:noProof/>
                <w:webHidden/>
              </w:rPr>
              <w:fldChar w:fldCharType="begin"/>
            </w:r>
            <w:r>
              <w:rPr>
                <w:noProof/>
                <w:webHidden/>
              </w:rPr>
              <w:instrText xml:space="preserve"> PAGEREF _Toc400726866 \h </w:instrText>
            </w:r>
            <w:r>
              <w:rPr>
                <w:noProof/>
                <w:webHidden/>
              </w:rPr>
            </w:r>
          </w:ins>
          <w:r>
            <w:rPr>
              <w:noProof/>
              <w:webHidden/>
            </w:rPr>
            <w:fldChar w:fldCharType="separate"/>
          </w:r>
          <w:ins w:id="2023" w:author="Sammartano, Marc (BIC USA)" w:date="2014-10-10T17:49:00Z">
            <w:r>
              <w:rPr>
                <w:noProof/>
                <w:webHidden/>
              </w:rPr>
              <w:t>144</w:t>
            </w:r>
          </w:ins>
          <w:ins w:id="20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25" w:author="Sammartano, Marc (BIC USA)" w:date="2014-10-10T17:44:00Z"/>
              <w:rFonts w:eastAsiaTheme="minorEastAsia"/>
              <w:noProof/>
            </w:rPr>
          </w:pPr>
          <w:ins w:id="20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"_Toc400726867"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Audio.position.current &lt;nvar&gt;</w:t>
            </w:r>
            <w:r>
              <w:rPr>
                <w:noProof/>
                <w:webHidden/>
              </w:rPr>
              <w:tab/>
            </w:r>
            <w:r>
              <w:rPr>
                <w:noProof/>
                <w:webHidden/>
              </w:rPr>
              <w:fldChar w:fldCharType="begin"/>
            </w:r>
            <w:r>
              <w:rPr>
                <w:noProof/>
                <w:webHidden/>
              </w:rPr>
              <w:instrText xml:space="preserve"> PAGEREF _Toc400726867 \h </w:instrText>
            </w:r>
            <w:r>
              <w:rPr>
                <w:noProof/>
                <w:webHidden/>
              </w:rPr>
            </w:r>
          </w:ins>
          <w:r>
            <w:rPr>
              <w:noProof/>
              <w:webHidden/>
            </w:rPr>
            <w:fldChar w:fldCharType="separate"/>
          </w:r>
          <w:ins w:id="2027" w:author="Sammartano, Marc (BIC USA)" w:date="2014-10-10T17:49:00Z">
            <w:r>
              <w:rPr>
                <w:noProof/>
                <w:webHidden/>
              </w:rPr>
              <w:t>145</w:t>
            </w:r>
          </w:ins>
          <w:ins w:id="20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29" w:author="Sammartano, Marc (BIC USA)" w:date="2014-10-10T17:44:00Z"/>
              <w:rFonts w:eastAsiaTheme="minorEastAsia"/>
              <w:noProof/>
            </w:rPr>
          </w:pPr>
          <w:ins w:id="20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"_Toc400726868"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Audio.position.seek &lt;nexp&gt;</w:t>
            </w:r>
            <w:r>
              <w:rPr>
                <w:noProof/>
                <w:webHidden/>
              </w:rPr>
              <w:tab/>
            </w:r>
            <w:r>
              <w:rPr>
                <w:noProof/>
                <w:webHidden/>
              </w:rPr>
              <w:fldChar w:fldCharType="begin"/>
            </w:r>
            <w:r>
              <w:rPr>
                <w:noProof/>
                <w:webHidden/>
              </w:rPr>
              <w:instrText xml:space="preserve"> PAGEREF _Toc400726868 \h </w:instrText>
            </w:r>
            <w:r>
              <w:rPr>
                <w:noProof/>
                <w:webHidden/>
              </w:rPr>
            </w:r>
          </w:ins>
          <w:r>
            <w:rPr>
              <w:noProof/>
              <w:webHidden/>
            </w:rPr>
            <w:fldChar w:fldCharType="separate"/>
          </w:r>
          <w:ins w:id="2031" w:author="Sammartano, Marc (BIC USA)" w:date="2014-10-10T17:49:00Z">
            <w:r>
              <w:rPr>
                <w:noProof/>
                <w:webHidden/>
              </w:rPr>
              <w:t>145</w:t>
            </w:r>
          </w:ins>
          <w:ins w:id="20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33" w:author="Sammartano, Marc (BIC USA)" w:date="2014-10-10T17:44:00Z"/>
              <w:rFonts w:eastAsiaTheme="minorEastAsia"/>
              <w:noProof/>
            </w:rPr>
          </w:pPr>
          <w:ins w:id="20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"_Toc400726869"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Audio.length &lt;length_nvar&gt;, &lt;aft_nexp&gt;</w:t>
            </w:r>
            <w:r>
              <w:rPr>
                <w:noProof/>
                <w:webHidden/>
              </w:rPr>
              <w:tab/>
            </w:r>
            <w:r>
              <w:rPr>
                <w:noProof/>
                <w:webHidden/>
              </w:rPr>
              <w:fldChar w:fldCharType="begin"/>
            </w:r>
            <w:r>
              <w:rPr>
                <w:noProof/>
                <w:webHidden/>
              </w:rPr>
              <w:instrText xml:space="preserve"> PAGEREF _Toc400726869 \h </w:instrText>
            </w:r>
            <w:r>
              <w:rPr>
                <w:noProof/>
                <w:webHidden/>
              </w:rPr>
            </w:r>
          </w:ins>
          <w:r>
            <w:rPr>
              <w:noProof/>
              <w:webHidden/>
            </w:rPr>
            <w:fldChar w:fldCharType="separate"/>
          </w:r>
          <w:ins w:id="2035" w:author="Sammartano, Marc (BIC USA)" w:date="2014-10-10T17:49:00Z">
            <w:r>
              <w:rPr>
                <w:noProof/>
                <w:webHidden/>
              </w:rPr>
              <w:t>145</w:t>
            </w:r>
          </w:ins>
          <w:ins w:id="20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37" w:author="Sammartano, Marc (BIC USA)" w:date="2014-10-10T17:44:00Z"/>
              <w:rFonts w:eastAsiaTheme="minorEastAsia"/>
              <w:noProof/>
            </w:rPr>
          </w:pPr>
          <w:ins w:id="20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Audio.release &lt;aft_nexp&gt;</w:t>
            </w:r>
            <w:r>
              <w:rPr>
                <w:noProof/>
                <w:webHidden/>
              </w:rPr>
              <w:tab/>
            </w:r>
            <w:r>
              <w:rPr>
                <w:noProof/>
                <w:webHidden/>
              </w:rPr>
              <w:fldChar w:fldCharType="begin"/>
            </w:r>
            <w:r>
              <w:rPr>
                <w:noProof/>
                <w:webHidden/>
              </w:rPr>
              <w:instrText xml:space="preserve"> PAGEREF _Toc400726870 \h </w:instrText>
            </w:r>
            <w:r>
              <w:rPr>
                <w:noProof/>
                <w:webHidden/>
              </w:rPr>
            </w:r>
          </w:ins>
          <w:r>
            <w:rPr>
              <w:noProof/>
              <w:webHidden/>
            </w:rPr>
            <w:fldChar w:fldCharType="separate"/>
          </w:r>
          <w:ins w:id="2039" w:author="Sammartano, Marc (BIC USA)" w:date="2014-10-10T17:49:00Z">
            <w:r>
              <w:rPr>
                <w:noProof/>
                <w:webHidden/>
              </w:rPr>
              <w:t>145</w:t>
            </w:r>
          </w:ins>
          <w:ins w:id="20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41" w:author="Sammartano, Marc (BIC USA)" w:date="2014-10-10T17:44:00Z"/>
              <w:rFonts w:eastAsiaTheme="minorEastAsia"/>
              <w:noProof/>
            </w:rPr>
          </w:pPr>
          <w:ins w:id="20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Audio.isdone &lt;lvar&gt;</w:t>
            </w:r>
            <w:r>
              <w:rPr>
                <w:noProof/>
                <w:webHidden/>
              </w:rPr>
              <w:tab/>
            </w:r>
            <w:r>
              <w:rPr>
                <w:noProof/>
                <w:webHidden/>
              </w:rPr>
              <w:fldChar w:fldCharType="begin"/>
            </w:r>
            <w:r>
              <w:rPr>
                <w:noProof/>
                <w:webHidden/>
              </w:rPr>
              <w:instrText xml:space="preserve"> PAGEREF _Toc400726871 \h </w:instrText>
            </w:r>
            <w:r>
              <w:rPr>
                <w:noProof/>
                <w:webHidden/>
              </w:rPr>
            </w:r>
          </w:ins>
          <w:r>
            <w:rPr>
              <w:noProof/>
              <w:webHidden/>
            </w:rPr>
            <w:fldChar w:fldCharType="separate"/>
          </w:r>
          <w:ins w:id="2043" w:author="Sammartano, Marc (BIC USA)" w:date="2014-10-10T17:49:00Z">
            <w:r>
              <w:rPr>
                <w:noProof/>
                <w:webHidden/>
              </w:rPr>
              <w:t>145</w:t>
            </w:r>
          </w:ins>
          <w:ins w:id="20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45" w:author="Sammartano, Marc (BIC USA)" w:date="2014-10-10T17:44:00Z"/>
              <w:rFonts w:eastAsiaTheme="minorEastAsia"/>
              <w:noProof/>
            </w:rPr>
          </w:pPr>
          <w:ins w:id="20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Audio.record.start &lt;fn_svar&gt;</w:t>
            </w:r>
            <w:r>
              <w:rPr>
                <w:noProof/>
                <w:webHidden/>
              </w:rPr>
              <w:tab/>
            </w:r>
            <w:r>
              <w:rPr>
                <w:noProof/>
                <w:webHidden/>
              </w:rPr>
              <w:fldChar w:fldCharType="begin"/>
            </w:r>
            <w:r>
              <w:rPr>
                <w:noProof/>
                <w:webHidden/>
              </w:rPr>
              <w:instrText xml:space="preserve"> PAGEREF _Toc400726872 \h </w:instrText>
            </w:r>
            <w:r>
              <w:rPr>
                <w:noProof/>
                <w:webHidden/>
              </w:rPr>
            </w:r>
          </w:ins>
          <w:r>
            <w:rPr>
              <w:noProof/>
              <w:webHidden/>
            </w:rPr>
            <w:fldChar w:fldCharType="separate"/>
          </w:r>
          <w:ins w:id="2047" w:author="Sammartano, Marc (BIC USA)" w:date="2014-10-10T17:49:00Z">
            <w:r>
              <w:rPr>
                <w:noProof/>
                <w:webHidden/>
              </w:rPr>
              <w:t>145</w:t>
            </w:r>
          </w:ins>
          <w:ins w:id="20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49" w:author="Sammartano, Marc (BIC USA)" w:date="2014-10-10T17:44:00Z"/>
              <w:rFonts w:eastAsiaTheme="minorEastAsia"/>
              <w:noProof/>
            </w:rPr>
          </w:pPr>
          <w:ins w:id="20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Audio.record.stop</w:t>
            </w:r>
            <w:r>
              <w:rPr>
                <w:noProof/>
                <w:webHidden/>
              </w:rPr>
              <w:tab/>
            </w:r>
            <w:r>
              <w:rPr>
                <w:noProof/>
                <w:webHidden/>
              </w:rPr>
              <w:fldChar w:fldCharType="begin"/>
            </w:r>
            <w:r>
              <w:rPr>
                <w:noProof/>
                <w:webHidden/>
              </w:rPr>
              <w:instrText xml:space="preserve"> PAGEREF _Toc400726873 \h </w:instrText>
            </w:r>
            <w:r>
              <w:rPr>
                <w:noProof/>
                <w:webHidden/>
              </w:rPr>
            </w:r>
          </w:ins>
          <w:r>
            <w:rPr>
              <w:noProof/>
              <w:webHidden/>
            </w:rPr>
            <w:fldChar w:fldCharType="separate"/>
          </w:r>
          <w:ins w:id="2051" w:author="Sammartano, Marc (BIC USA)" w:date="2014-10-10T17:49:00Z">
            <w:r>
              <w:rPr>
                <w:noProof/>
                <w:webHidden/>
              </w:rPr>
              <w:t>145</w:t>
            </w:r>
          </w:ins>
          <w:ins w:id="205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053" w:author="Sammartano, Marc (BIC USA)" w:date="2014-10-10T17:44:00Z"/>
              <w:rFonts w:eastAsiaTheme="minorEastAsia"/>
              <w:noProof/>
            </w:rPr>
          </w:pPr>
          <w:ins w:id="20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w:t>
            </w:r>
            <w:r>
              <w:rPr>
                <w:noProof/>
                <w:webHidden/>
              </w:rPr>
              <w:tab/>
            </w:r>
            <w:r>
              <w:rPr>
                <w:noProof/>
                <w:webHidden/>
              </w:rPr>
              <w:fldChar w:fldCharType="begin"/>
            </w:r>
            <w:r>
              <w:rPr>
                <w:noProof/>
                <w:webHidden/>
              </w:rPr>
              <w:instrText xml:space="preserve"> PAGEREF _Toc400726874 \h </w:instrText>
            </w:r>
            <w:r>
              <w:rPr>
                <w:noProof/>
                <w:webHidden/>
              </w:rPr>
            </w:r>
          </w:ins>
          <w:r>
            <w:rPr>
              <w:noProof/>
              <w:webHidden/>
            </w:rPr>
            <w:fldChar w:fldCharType="separate"/>
          </w:r>
          <w:ins w:id="2055" w:author="Sammartano, Marc (BIC USA)" w:date="2014-10-10T17:49:00Z">
            <w:r>
              <w:rPr>
                <w:noProof/>
                <w:webHidden/>
              </w:rPr>
              <w:t>146</w:t>
            </w:r>
          </w:ins>
          <w:ins w:id="20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057" w:author="Sammartano, Marc (BIC USA)" w:date="2014-10-10T17:44:00Z"/>
              <w:rFonts w:eastAsiaTheme="minorEastAsia"/>
              <w:noProof/>
            </w:rPr>
          </w:pPr>
          <w:ins w:id="20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Introduction</w:t>
            </w:r>
            <w:r>
              <w:rPr>
                <w:noProof/>
                <w:webHidden/>
              </w:rPr>
              <w:tab/>
            </w:r>
            <w:r>
              <w:rPr>
                <w:noProof/>
                <w:webHidden/>
              </w:rPr>
              <w:fldChar w:fldCharType="begin"/>
            </w:r>
            <w:r>
              <w:rPr>
                <w:noProof/>
                <w:webHidden/>
              </w:rPr>
              <w:instrText xml:space="preserve"> PAGEREF _Toc400726875 \h </w:instrText>
            </w:r>
            <w:r>
              <w:rPr>
                <w:noProof/>
                <w:webHidden/>
              </w:rPr>
            </w:r>
          </w:ins>
          <w:r>
            <w:rPr>
              <w:noProof/>
              <w:webHidden/>
            </w:rPr>
            <w:fldChar w:fldCharType="separate"/>
          </w:r>
          <w:ins w:id="2059" w:author="Sammartano, Marc (BIC USA)" w:date="2014-10-10T17:49:00Z">
            <w:r>
              <w:rPr>
                <w:noProof/>
                <w:webHidden/>
              </w:rPr>
              <w:t>146</w:t>
            </w:r>
          </w:ins>
          <w:ins w:id="20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061" w:author="Sammartano, Marc (BIC USA)" w:date="2014-10-10T17:44:00Z"/>
              <w:rFonts w:eastAsiaTheme="minorEastAsia"/>
              <w:noProof/>
            </w:rPr>
          </w:pPr>
          <w:ins w:id="20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Commands</w:t>
            </w:r>
            <w:r>
              <w:rPr>
                <w:noProof/>
                <w:webHidden/>
              </w:rPr>
              <w:tab/>
            </w:r>
            <w:r>
              <w:rPr>
                <w:noProof/>
                <w:webHidden/>
              </w:rPr>
              <w:fldChar w:fldCharType="begin"/>
            </w:r>
            <w:r>
              <w:rPr>
                <w:noProof/>
                <w:webHidden/>
              </w:rPr>
              <w:instrText xml:space="preserve"> PAGEREF _Toc400726876 \h </w:instrText>
            </w:r>
            <w:r>
              <w:rPr>
                <w:noProof/>
                <w:webHidden/>
              </w:rPr>
            </w:r>
          </w:ins>
          <w:r>
            <w:rPr>
              <w:noProof/>
              <w:webHidden/>
            </w:rPr>
            <w:fldChar w:fldCharType="separate"/>
          </w:r>
          <w:ins w:id="2063" w:author="Sammartano, Marc (BIC USA)" w:date="2014-10-10T17:49:00Z">
            <w:r>
              <w:rPr>
                <w:noProof/>
                <w:webHidden/>
              </w:rPr>
              <w:t>146</w:t>
            </w:r>
          </w:ins>
          <w:ins w:id="206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65" w:author="Sammartano, Marc (BIC USA)" w:date="2014-10-10T17:44:00Z"/>
              <w:rFonts w:eastAsiaTheme="minorEastAsia"/>
              <w:noProof/>
            </w:rPr>
          </w:pPr>
          <w:ins w:id="20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Soundpool.open &lt;MaxStreams_nexp&gt;</w:t>
            </w:r>
            <w:r>
              <w:rPr>
                <w:noProof/>
                <w:webHidden/>
              </w:rPr>
              <w:tab/>
            </w:r>
            <w:r>
              <w:rPr>
                <w:noProof/>
                <w:webHidden/>
              </w:rPr>
              <w:fldChar w:fldCharType="begin"/>
            </w:r>
            <w:r>
              <w:rPr>
                <w:noProof/>
                <w:webHidden/>
              </w:rPr>
              <w:instrText xml:space="preserve"> PAGEREF _Toc400726877 \h </w:instrText>
            </w:r>
            <w:r>
              <w:rPr>
                <w:noProof/>
                <w:webHidden/>
              </w:rPr>
            </w:r>
          </w:ins>
          <w:r>
            <w:rPr>
              <w:noProof/>
              <w:webHidden/>
            </w:rPr>
            <w:fldChar w:fldCharType="separate"/>
          </w:r>
          <w:ins w:id="2067" w:author="Sammartano, Marc (BIC USA)" w:date="2014-10-10T17:49:00Z">
            <w:r>
              <w:rPr>
                <w:noProof/>
                <w:webHidden/>
              </w:rPr>
              <w:t>146</w:t>
            </w:r>
          </w:ins>
          <w:ins w:id="20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69" w:author="Sammartano, Marc (BIC USA)" w:date="2014-10-10T17:44:00Z"/>
              <w:rFonts w:eastAsiaTheme="minorEastAsia"/>
              <w:noProof/>
            </w:rPr>
          </w:pPr>
          <w:ins w:id="20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Soundpool.load &lt;soundID_nvar&gt;, &lt;file_path_sexp&gt;</w:t>
            </w:r>
            <w:r>
              <w:rPr>
                <w:noProof/>
                <w:webHidden/>
              </w:rPr>
              <w:tab/>
            </w:r>
            <w:r>
              <w:rPr>
                <w:noProof/>
                <w:webHidden/>
              </w:rPr>
              <w:fldChar w:fldCharType="begin"/>
            </w:r>
            <w:r>
              <w:rPr>
                <w:noProof/>
                <w:webHidden/>
              </w:rPr>
              <w:instrText xml:space="preserve"> PAGEREF _Toc400726878 \h </w:instrText>
            </w:r>
            <w:r>
              <w:rPr>
                <w:noProof/>
                <w:webHidden/>
              </w:rPr>
            </w:r>
          </w:ins>
          <w:r>
            <w:rPr>
              <w:noProof/>
              <w:webHidden/>
            </w:rPr>
            <w:fldChar w:fldCharType="separate"/>
          </w:r>
          <w:ins w:id="2071" w:author="Sammartano, Marc (BIC USA)" w:date="2014-10-10T17:49:00Z">
            <w:r>
              <w:rPr>
                <w:noProof/>
                <w:webHidden/>
              </w:rPr>
              <w:t>146</w:t>
            </w:r>
          </w:ins>
          <w:ins w:id="20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73" w:author="Sammartano, Marc (BIC USA)" w:date="2014-10-10T17:44:00Z"/>
              <w:rFonts w:eastAsiaTheme="minorEastAsia"/>
              <w:noProof/>
            </w:rPr>
          </w:pPr>
          <w:ins w:id="20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"_Toc400726879"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Soundpool.unload &lt;soundID_nexp&gt;</w:t>
            </w:r>
            <w:r>
              <w:rPr>
                <w:noProof/>
                <w:webHidden/>
              </w:rPr>
              <w:tab/>
            </w:r>
            <w:r>
              <w:rPr>
                <w:noProof/>
                <w:webHidden/>
              </w:rPr>
              <w:fldChar w:fldCharType="begin"/>
            </w:r>
            <w:r>
              <w:rPr>
                <w:noProof/>
                <w:webHidden/>
              </w:rPr>
              <w:instrText xml:space="preserve"> PAGEREF _Toc400726879 \h </w:instrText>
            </w:r>
            <w:r>
              <w:rPr>
                <w:noProof/>
                <w:webHidden/>
              </w:rPr>
            </w:r>
          </w:ins>
          <w:r>
            <w:rPr>
              <w:noProof/>
              <w:webHidden/>
            </w:rPr>
            <w:fldChar w:fldCharType="separate"/>
          </w:r>
          <w:ins w:id="2075" w:author="Sammartano, Marc (BIC USA)" w:date="2014-10-10T17:49:00Z">
            <w:r>
              <w:rPr>
                <w:noProof/>
                <w:webHidden/>
              </w:rPr>
              <w:t>146</w:t>
            </w:r>
          </w:ins>
          <w:ins w:id="20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77" w:author="Sammartano, Marc (BIC USA)" w:date="2014-10-10T17:44:00Z"/>
              <w:rFonts w:eastAsiaTheme="minorEastAsia"/>
              <w:noProof/>
            </w:rPr>
          </w:pPr>
          <w:ins w:id="20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_Toc400726880 \h </w:instrText>
            </w:r>
            <w:r>
              <w:rPr>
                <w:noProof/>
                <w:webHidden/>
              </w:rPr>
            </w:r>
          </w:ins>
          <w:r>
            <w:rPr>
              <w:noProof/>
              <w:webHidden/>
            </w:rPr>
            <w:fldChar w:fldCharType="separate"/>
          </w:r>
          <w:ins w:id="2079" w:author="Sammartano, Marc (BIC USA)" w:date="2014-10-10T17:49:00Z">
            <w:r>
              <w:rPr>
                <w:noProof/>
                <w:webHidden/>
              </w:rPr>
              <w:t>146</w:t>
            </w:r>
          </w:ins>
          <w:ins w:id="20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81" w:author="Sammartano, Marc (BIC USA)" w:date="2014-10-10T17:44:00Z"/>
              <w:rFonts w:eastAsiaTheme="minorEastAsia"/>
              <w:noProof/>
            </w:rPr>
          </w:pPr>
          <w:ins w:id="20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_Toc400726881 \h </w:instrText>
            </w:r>
            <w:r>
              <w:rPr>
                <w:noProof/>
                <w:webHidden/>
              </w:rPr>
            </w:r>
          </w:ins>
          <w:r>
            <w:rPr>
              <w:noProof/>
              <w:webHidden/>
            </w:rPr>
            <w:fldChar w:fldCharType="separate"/>
          </w:r>
          <w:ins w:id="2083" w:author="Sammartano, Marc (BIC USA)" w:date="2014-10-10T17:49:00Z">
            <w:r>
              <w:rPr>
                <w:noProof/>
                <w:webHidden/>
              </w:rPr>
              <w:t>147</w:t>
            </w:r>
          </w:ins>
          <w:ins w:id="208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85" w:author="Sammartano, Marc (BIC USA)" w:date="2014-10-10T17:44:00Z"/>
              <w:rFonts w:eastAsiaTheme="minorEastAsia"/>
              <w:noProof/>
            </w:rPr>
          </w:pPr>
          <w:ins w:id="20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Soundpool.setrate &lt;streamID_nexp&gt;, &lt;rate_nexp&gt;</w:t>
            </w:r>
            <w:r>
              <w:rPr>
                <w:noProof/>
                <w:webHidden/>
              </w:rPr>
              <w:tab/>
            </w:r>
            <w:r>
              <w:rPr>
                <w:noProof/>
                <w:webHidden/>
              </w:rPr>
              <w:fldChar w:fldCharType="begin"/>
            </w:r>
            <w:r>
              <w:rPr>
                <w:noProof/>
                <w:webHidden/>
              </w:rPr>
              <w:instrText xml:space="preserve"> PAGEREF _Toc400726882 \h </w:instrText>
            </w:r>
            <w:r>
              <w:rPr>
                <w:noProof/>
                <w:webHidden/>
              </w:rPr>
            </w:r>
          </w:ins>
          <w:r>
            <w:rPr>
              <w:noProof/>
              <w:webHidden/>
            </w:rPr>
            <w:fldChar w:fldCharType="separate"/>
          </w:r>
          <w:ins w:id="2087" w:author="Sammartano, Marc (BIC USA)" w:date="2014-10-10T17:49:00Z">
            <w:r>
              <w:rPr>
                <w:noProof/>
                <w:webHidden/>
              </w:rPr>
              <w:t>147</w:t>
            </w:r>
          </w:ins>
          <w:ins w:id="208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89" w:author="Sammartano, Marc (BIC USA)" w:date="2014-10-10T17:44:00Z"/>
              <w:rFonts w:eastAsiaTheme="minorEastAsia"/>
              <w:noProof/>
            </w:rPr>
          </w:pPr>
          <w:ins w:id="20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_Toc400726883 \h </w:instrText>
            </w:r>
            <w:r>
              <w:rPr>
                <w:noProof/>
                <w:webHidden/>
              </w:rPr>
            </w:r>
          </w:ins>
          <w:r>
            <w:rPr>
              <w:noProof/>
              <w:webHidden/>
            </w:rPr>
            <w:fldChar w:fldCharType="separate"/>
          </w:r>
          <w:ins w:id="2091" w:author="Sammartano, Marc (BIC USA)" w:date="2014-10-10T17:49:00Z">
            <w:r>
              <w:rPr>
                <w:noProof/>
                <w:webHidden/>
              </w:rPr>
              <w:t>147</w:t>
            </w:r>
          </w:ins>
          <w:ins w:id="20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93" w:author="Sammartano, Marc (BIC USA)" w:date="2014-10-10T17:44:00Z"/>
              <w:rFonts w:eastAsiaTheme="minorEastAsia"/>
              <w:noProof/>
            </w:rPr>
          </w:pPr>
          <w:ins w:id="20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Soundpool.pause &lt;streamID_nexp&gt;</w:t>
            </w:r>
            <w:r>
              <w:rPr>
                <w:noProof/>
                <w:webHidden/>
              </w:rPr>
              <w:tab/>
            </w:r>
            <w:r>
              <w:rPr>
                <w:noProof/>
                <w:webHidden/>
              </w:rPr>
              <w:fldChar w:fldCharType="begin"/>
            </w:r>
            <w:r>
              <w:rPr>
                <w:noProof/>
                <w:webHidden/>
              </w:rPr>
              <w:instrText xml:space="preserve"> PAGEREF _Toc400726884 \h </w:instrText>
            </w:r>
            <w:r>
              <w:rPr>
                <w:noProof/>
                <w:webHidden/>
              </w:rPr>
            </w:r>
          </w:ins>
          <w:r>
            <w:rPr>
              <w:noProof/>
              <w:webHidden/>
            </w:rPr>
            <w:fldChar w:fldCharType="separate"/>
          </w:r>
          <w:ins w:id="2095" w:author="Sammartano, Marc (BIC USA)" w:date="2014-10-10T17:49:00Z">
            <w:r>
              <w:rPr>
                <w:noProof/>
                <w:webHidden/>
              </w:rPr>
              <w:t>147</w:t>
            </w:r>
          </w:ins>
          <w:ins w:id="20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097" w:author="Sammartano, Marc (BIC USA)" w:date="2014-10-10T17:44:00Z"/>
              <w:rFonts w:eastAsiaTheme="minorEastAsia"/>
              <w:noProof/>
            </w:rPr>
          </w:pPr>
          <w:ins w:id="20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Soundpool.resume &lt;streamID_nexp&gt;</w:t>
            </w:r>
            <w:r>
              <w:rPr>
                <w:noProof/>
                <w:webHidden/>
              </w:rPr>
              <w:tab/>
            </w:r>
            <w:r>
              <w:rPr>
                <w:noProof/>
                <w:webHidden/>
              </w:rPr>
              <w:fldChar w:fldCharType="begin"/>
            </w:r>
            <w:r>
              <w:rPr>
                <w:noProof/>
                <w:webHidden/>
              </w:rPr>
              <w:instrText xml:space="preserve"> PAGEREF _Toc400726885 \h </w:instrText>
            </w:r>
            <w:r>
              <w:rPr>
                <w:noProof/>
                <w:webHidden/>
              </w:rPr>
            </w:r>
          </w:ins>
          <w:r>
            <w:rPr>
              <w:noProof/>
              <w:webHidden/>
            </w:rPr>
            <w:fldChar w:fldCharType="separate"/>
          </w:r>
          <w:ins w:id="2099" w:author="Sammartano, Marc (BIC USA)" w:date="2014-10-10T17:49:00Z">
            <w:r>
              <w:rPr>
                <w:noProof/>
                <w:webHidden/>
              </w:rPr>
              <w:t>147</w:t>
            </w:r>
          </w:ins>
          <w:ins w:id="21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01" w:author="Sammartano, Marc (BIC USA)" w:date="2014-10-10T17:44:00Z"/>
              <w:rFonts w:eastAsiaTheme="minorEastAsia"/>
              <w:noProof/>
            </w:rPr>
          </w:pPr>
          <w:ins w:id="21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Soundpool.stop &lt;streamID_nexp&gt;</w:t>
            </w:r>
            <w:r>
              <w:rPr>
                <w:noProof/>
                <w:webHidden/>
              </w:rPr>
              <w:tab/>
            </w:r>
            <w:r>
              <w:rPr>
                <w:noProof/>
                <w:webHidden/>
              </w:rPr>
              <w:fldChar w:fldCharType="begin"/>
            </w:r>
            <w:r>
              <w:rPr>
                <w:noProof/>
                <w:webHidden/>
              </w:rPr>
              <w:instrText xml:space="preserve"> PAGEREF _Toc400726886 \h </w:instrText>
            </w:r>
            <w:r>
              <w:rPr>
                <w:noProof/>
                <w:webHidden/>
              </w:rPr>
            </w:r>
          </w:ins>
          <w:r>
            <w:rPr>
              <w:noProof/>
              <w:webHidden/>
            </w:rPr>
            <w:fldChar w:fldCharType="separate"/>
          </w:r>
          <w:ins w:id="2103" w:author="Sammartano, Marc (BIC USA)" w:date="2014-10-10T17:49:00Z">
            <w:r>
              <w:rPr>
                <w:noProof/>
                <w:webHidden/>
              </w:rPr>
              <w:t>147</w:t>
            </w:r>
          </w:ins>
          <w:ins w:id="21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05" w:author="Sammartano, Marc (BIC USA)" w:date="2014-10-10T17:44:00Z"/>
              <w:rFonts w:eastAsiaTheme="minorEastAsia"/>
              <w:noProof/>
            </w:rPr>
          </w:pPr>
          <w:ins w:id="21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Soundpool.release</w:t>
            </w:r>
            <w:r>
              <w:rPr>
                <w:noProof/>
                <w:webHidden/>
              </w:rPr>
              <w:tab/>
            </w:r>
            <w:r>
              <w:rPr>
                <w:noProof/>
                <w:webHidden/>
              </w:rPr>
              <w:fldChar w:fldCharType="begin"/>
            </w:r>
            <w:r>
              <w:rPr>
                <w:noProof/>
                <w:webHidden/>
              </w:rPr>
              <w:instrText xml:space="preserve"> PAGEREF _Toc400726887 \h </w:instrText>
            </w:r>
            <w:r>
              <w:rPr>
                <w:noProof/>
                <w:webHidden/>
              </w:rPr>
            </w:r>
          </w:ins>
          <w:r>
            <w:rPr>
              <w:noProof/>
              <w:webHidden/>
            </w:rPr>
            <w:fldChar w:fldCharType="separate"/>
          </w:r>
          <w:ins w:id="2107" w:author="Sammartano, Marc (BIC USA)" w:date="2014-10-10T17:49:00Z">
            <w:r>
              <w:rPr>
                <w:noProof/>
                <w:webHidden/>
              </w:rPr>
              <w:t>147</w:t>
            </w:r>
          </w:ins>
          <w:ins w:id="2108"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109" w:author="Sammartano, Marc (BIC USA)" w:date="2014-10-10T17:44:00Z"/>
              <w:rFonts w:eastAsiaTheme="minorEastAsia"/>
              <w:noProof/>
            </w:rPr>
          </w:pPr>
          <w:ins w:id="21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w:t>
            </w:r>
            <w:r>
              <w:rPr>
                <w:noProof/>
                <w:webHidden/>
              </w:rPr>
              <w:tab/>
            </w:r>
            <w:r>
              <w:rPr>
                <w:noProof/>
                <w:webHidden/>
              </w:rPr>
              <w:fldChar w:fldCharType="begin"/>
            </w:r>
            <w:r>
              <w:rPr>
                <w:noProof/>
                <w:webHidden/>
              </w:rPr>
              <w:instrText xml:space="preserve"> PAGEREF _Toc400726888 \h </w:instrText>
            </w:r>
            <w:r>
              <w:rPr>
                <w:noProof/>
                <w:webHidden/>
              </w:rPr>
            </w:r>
          </w:ins>
          <w:r>
            <w:rPr>
              <w:noProof/>
              <w:webHidden/>
            </w:rPr>
            <w:fldChar w:fldCharType="separate"/>
          </w:r>
          <w:ins w:id="2111" w:author="Sammartano, Marc (BIC USA)" w:date="2014-10-10T17:49:00Z">
            <w:r>
              <w:rPr>
                <w:noProof/>
                <w:webHidden/>
              </w:rPr>
              <w:t>148</w:t>
            </w:r>
          </w:ins>
          <w:ins w:id="21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113" w:author="Sammartano, Marc (BIC USA)" w:date="2014-10-10T17:44:00Z"/>
              <w:rFonts w:eastAsiaTheme="minorEastAsia"/>
              <w:noProof/>
            </w:rPr>
          </w:pPr>
          <w:ins w:id="21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"_Toc400726889"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Commands</w:t>
            </w:r>
            <w:r>
              <w:rPr>
                <w:noProof/>
                <w:webHidden/>
              </w:rPr>
              <w:tab/>
            </w:r>
            <w:r>
              <w:rPr>
                <w:noProof/>
                <w:webHidden/>
              </w:rPr>
              <w:fldChar w:fldCharType="begin"/>
            </w:r>
            <w:r>
              <w:rPr>
                <w:noProof/>
                <w:webHidden/>
              </w:rPr>
              <w:instrText xml:space="preserve"> PAGEREF _Toc400726889 \h </w:instrText>
            </w:r>
            <w:r>
              <w:rPr>
                <w:noProof/>
                <w:webHidden/>
              </w:rPr>
            </w:r>
          </w:ins>
          <w:r>
            <w:rPr>
              <w:noProof/>
              <w:webHidden/>
            </w:rPr>
            <w:fldChar w:fldCharType="separate"/>
          </w:r>
          <w:ins w:id="2115" w:author="Sammartano, Marc (BIC USA)" w:date="2014-10-10T17:49:00Z">
            <w:r>
              <w:rPr>
                <w:noProof/>
                <w:webHidden/>
              </w:rPr>
              <w:t>148</w:t>
            </w:r>
          </w:ins>
          <w:ins w:id="211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17" w:author="Sammartano, Marc (BIC USA)" w:date="2014-10-10T17:44:00Z"/>
              <w:rFonts w:eastAsiaTheme="minorEastAsia"/>
              <w:noProof/>
            </w:rPr>
          </w:pPr>
          <w:ins w:id="21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"_Toc400726890"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Gps.open</w:t>
            </w:r>
            <w:r>
              <w:rPr>
                <w:noProof/>
                <w:webHidden/>
              </w:rPr>
              <w:tab/>
            </w:r>
            <w:r>
              <w:rPr>
                <w:noProof/>
                <w:webHidden/>
              </w:rPr>
              <w:fldChar w:fldCharType="begin"/>
            </w:r>
            <w:r>
              <w:rPr>
                <w:noProof/>
                <w:webHidden/>
              </w:rPr>
              <w:instrText xml:space="preserve"> PAGEREF _Toc400726890 \h </w:instrText>
            </w:r>
            <w:r>
              <w:rPr>
                <w:noProof/>
                <w:webHidden/>
              </w:rPr>
            </w:r>
          </w:ins>
          <w:r>
            <w:rPr>
              <w:noProof/>
              <w:webHidden/>
            </w:rPr>
            <w:fldChar w:fldCharType="separate"/>
          </w:r>
          <w:ins w:id="2119" w:author="Sammartano, Marc (BIC USA)" w:date="2014-10-10T17:49:00Z">
            <w:r>
              <w:rPr>
                <w:noProof/>
                <w:webHidden/>
              </w:rPr>
              <w:t>148</w:t>
            </w:r>
          </w:ins>
          <w:ins w:id="21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21" w:author="Sammartano, Marc (BIC USA)" w:date="2014-10-10T17:44:00Z"/>
              <w:rFonts w:eastAsiaTheme="minorEastAsia"/>
              <w:noProof/>
            </w:rPr>
          </w:pPr>
          <w:ins w:id="21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"_Toc400726891"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Gps.close</w:t>
            </w:r>
            <w:r>
              <w:rPr>
                <w:noProof/>
                <w:webHidden/>
              </w:rPr>
              <w:tab/>
            </w:r>
            <w:r>
              <w:rPr>
                <w:noProof/>
                <w:webHidden/>
              </w:rPr>
              <w:fldChar w:fldCharType="begin"/>
            </w:r>
            <w:r>
              <w:rPr>
                <w:noProof/>
                <w:webHidden/>
              </w:rPr>
              <w:instrText xml:space="preserve"> PAGEREF _Toc400726891 \h </w:instrText>
            </w:r>
            <w:r>
              <w:rPr>
                <w:noProof/>
                <w:webHidden/>
              </w:rPr>
            </w:r>
          </w:ins>
          <w:r>
            <w:rPr>
              <w:noProof/>
              <w:webHidden/>
            </w:rPr>
            <w:fldChar w:fldCharType="separate"/>
          </w:r>
          <w:ins w:id="2123" w:author="Sammartano, Marc (BIC USA)" w:date="2014-10-10T17:49:00Z">
            <w:r>
              <w:rPr>
                <w:noProof/>
                <w:webHidden/>
              </w:rPr>
              <w:t>148</w:t>
            </w:r>
          </w:ins>
          <w:ins w:id="21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25" w:author="Sammartano, Marc (BIC USA)" w:date="2014-10-10T17:44:00Z"/>
              <w:rFonts w:eastAsiaTheme="minorEastAsia"/>
              <w:noProof/>
            </w:rPr>
          </w:pPr>
          <w:ins w:id="21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"_Toc400726892"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Gps.provider &lt;svar&gt;</w:t>
            </w:r>
            <w:r>
              <w:rPr>
                <w:noProof/>
                <w:webHidden/>
              </w:rPr>
              <w:tab/>
            </w:r>
            <w:r>
              <w:rPr>
                <w:noProof/>
                <w:webHidden/>
              </w:rPr>
              <w:fldChar w:fldCharType="begin"/>
            </w:r>
            <w:r>
              <w:rPr>
                <w:noProof/>
                <w:webHidden/>
              </w:rPr>
              <w:instrText xml:space="preserve"> PAGEREF _Toc400726892 \h </w:instrText>
            </w:r>
            <w:r>
              <w:rPr>
                <w:noProof/>
                <w:webHidden/>
              </w:rPr>
            </w:r>
          </w:ins>
          <w:r>
            <w:rPr>
              <w:noProof/>
              <w:webHidden/>
            </w:rPr>
            <w:fldChar w:fldCharType="separate"/>
          </w:r>
          <w:ins w:id="2127" w:author="Sammartano, Marc (BIC USA)" w:date="2014-10-10T17:49:00Z">
            <w:r>
              <w:rPr>
                <w:noProof/>
                <w:webHidden/>
              </w:rPr>
              <w:t>148</w:t>
            </w:r>
          </w:ins>
          <w:ins w:id="21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29" w:author="Sammartano, Marc (BIC USA)" w:date="2014-10-10T17:44:00Z"/>
              <w:rFonts w:eastAsiaTheme="minorEastAsia"/>
              <w:noProof/>
            </w:rPr>
          </w:pPr>
          <w:ins w:id="21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"_Toc400726893"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Gps.accuracy &lt;nvar&gt;</w:t>
            </w:r>
            <w:r>
              <w:rPr>
                <w:noProof/>
                <w:webHidden/>
              </w:rPr>
              <w:tab/>
            </w:r>
            <w:r>
              <w:rPr>
                <w:noProof/>
                <w:webHidden/>
              </w:rPr>
              <w:fldChar w:fldCharType="begin"/>
            </w:r>
            <w:r>
              <w:rPr>
                <w:noProof/>
                <w:webHidden/>
              </w:rPr>
              <w:instrText xml:space="preserve"> PAGEREF _Toc400726893 \h </w:instrText>
            </w:r>
            <w:r>
              <w:rPr>
                <w:noProof/>
                <w:webHidden/>
              </w:rPr>
            </w:r>
          </w:ins>
          <w:r>
            <w:rPr>
              <w:noProof/>
              <w:webHidden/>
            </w:rPr>
            <w:fldChar w:fldCharType="separate"/>
          </w:r>
          <w:ins w:id="2131" w:author="Sammartano, Marc (BIC USA)" w:date="2014-10-10T17:49:00Z">
            <w:r>
              <w:rPr>
                <w:noProof/>
                <w:webHidden/>
              </w:rPr>
              <w:t>148</w:t>
            </w:r>
          </w:ins>
          <w:ins w:id="21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33" w:author="Sammartano, Marc (BIC USA)" w:date="2014-10-10T17:44:00Z"/>
              <w:rFonts w:eastAsiaTheme="minorEastAsia"/>
              <w:noProof/>
            </w:rPr>
          </w:pPr>
          <w:ins w:id="21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"_Toc400726894"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Gps.latitude &lt;nvar&gt;</w:t>
            </w:r>
            <w:r>
              <w:rPr>
                <w:noProof/>
                <w:webHidden/>
              </w:rPr>
              <w:tab/>
            </w:r>
            <w:r>
              <w:rPr>
                <w:noProof/>
                <w:webHidden/>
              </w:rPr>
              <w:fldChar w:fldCharType="begin"/>
            </w:r>
            <w:r>
              <w:rPr>
                <w:noProof/>
                <w:webHidden/>
              </w:rPr>
              <w:instrText xml:space="preserve"> PAGEREF _Toc400726894 \h </w:instrText>
            </w:r>
            <w:r>
              <w:rPr>
                <w:noProof/>
                <w:webHidden/>
              </w:rPr>
            </w:r>
          </w:ins>
          <w:r>
            <w:rPr>
              <w:noProof/>
              <w:webHidden/>
            </w:rPr>
            <w:fldChar w:fldCharType="separate"/>
          </w:r>
          <w:ins w:id="2135" w:author="Sammartano, Marc (BIC USA)" w:date="2014-10-10T17:49:00Z">
            <w:r>
              <w:rPr>
                <w:noProof/>
                <w:webHidden/>
              </w:rPr>
              <w:t>148</w:t>
            </w:r>
          </w:ins>
          <w:ins w:id="21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37" w:author="Sammartano, Marc (BIC USA)" w:date="2014-10-10T17:44:00Z"/>
              <w:rFonts w:eastAsiaTheme="minorEastAsia"/>
              <w:noProof/>
            </w:rPr>
          </w:pPr>
          <w:ins w:id="21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"_Toc400726895"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Gps.longitude &lt;nvar&gt;</w:t>
            </w:r>
            <w:r>
              <w:rPr>
                <w:noProof/>
                <w:webHidden/>
              </w:rPr>
              <w:tab/>
            </w:r>
            <w:r>
              <w:rPr>
                <w:noProof/>
                <w:webHidden/>
              </w:rPr>
              <w:fldChar w:fldCharType="begin"/>
            </w:r>
            <w:r>
              <w:rPr>
                <w:noProof/>
                <w:webHidden/>
              </w:rPr>
              <w:instrText xml:space="preserve"> PAGEREF _Toc400726895 \h </w:instrText>
            </w:r>
            <w:r>
              <w:rPr>
                <w:noProof/>
                <w:webHidden/>
              </w:rPr>
            </w:r>
          </w:ins>
          <w:r>
            <w:rPr>
              <w:noProof/>
              <w:webHidden/>
            </w:rPr>
            <w:fldChar w:fldCharType="separate"/>
          </w:r>
          <w:ins w:id="2139" w:author="Sammartano, Marc (BIC USA)" w:date="2014-10-10T17:49:00Z">
            <w:r>
              <w:rPr>
                <w:noProof/>
                <w:webHidden/>
              </w:rPr>
              <w:t>148</w:t>
            </w:r>
          </w:ins>
          <w:ins w:id="21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41" w:author="Sammartano, Marc (BIC USA)" w:date="2014-10-10T17:44:00Z"/>
              <w:rFonts w:eastAsiaTheme="minorEastAsia"/>
              <w:noProof/>
            </w:rPr>
          </w:pPr>
          <w:ins w:id="2142"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"_Toc400726896"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Gps.altitude &lt;nvar&gt;</w:t>
            </w:r>
            <w:r>
              <w:rPr>
                <w:noProof/>
                <w:webHidden/>
              </w:rPr>
              <w:tab/>
            </w:r>
            <w:r>
              <w:rPr>
                <w:noProof/>
                <w:webHidden/>
              </w:rPr>
              <w:fldChar w:fldCharType="begin"/>
            </w:r>
            <w:r>
              <w:rPr>
                <w:noProof/>
                <w:webHidden/>
              </w:rPr>
              <w:instrText xml:space="preserve"> PAGEREF _Toc400726896 \h </w:instrText>
            </w:r>
            <w:r>
              <w:rPr>
                <w:noProof/>
                <w:webHidden/>
              </w:rPr>
            </w:r>
          </w:ins>
          <w:r>
            <w:rPr>
              <w:noProof/>
              <w:webHidden/>
            </w:rPr>
            <w:fldChar w:fldCharType="separate"/>
          </w:r>
          <w:ins w:id="2143" w:author="Sammartano, Marc (BIC USA)" w:date="2014-10-10T17:49:00Z">
            <w:r>
              <w:rPr>
                <w:noProof/>
                <w:webHidden/>
              </w:rPr>
              <w:t>148</w:t>
            </w:r>
          </w:ins>
          <w:ins w:id="21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45" w:author="Sammartano, Marc (BIC USA)" w:date="2014-10-10T17:44:00Z"/>
              <w:rFonts w:eastAsiaTheme="minorEastAsia"/>
              <w:noProof/>
            </w:rPr>
          </w:pPr>
          <w:ins w:id="21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"_Toc400726897"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Gps.bearing &lt;nvar&gt;</w:t>
            </w:r>
            <w:r>
              <w:rPr>
                <w:noProof/>
                <w:webHidden/>
              </w:rPr>
              <w:tab/>
            </w:r>
            <w:r>
              <w:rPr>
                <w:noProof/>
                <w:webHidden/>
              </w:rPr>
              <w:fldChar w:fldCharType="begin"/>
            </w:r>
            <w:r>
              <w:rPr>
                <w:noProof/>
                <w:webHidden/>
              </w:rPr>
              <w:instrText xml:space="preserve"> PAGEREF _Toc400726897 \h </w:instrText>
            </w:r>
            <w:r>
              <w:rPr>
                <w:noProof/>
                <w:webHidden/>
              </w:rPr>
            </w:r>
          </w:ins>
          <w:r>
            <w:rPr>
              <w:noProof/>
              <w:webHidden/>
            </w:rPr>
            <w:fldChar w:fldCharType="separate"/>
          </w:r>
          <w:ins w:id="2147" w:author="Sammartano, Marc (BIC USA)" w:date="2014-10-10T17:49:00Z">
            <w:r>
              <w:rPr>
                <w:noProof/>
                <w:webHidden/>
              </w:rPr>
              <w:t>148</w:t>
            </w:r>
          </w:ins>
          <w:ins w:id="214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49" w:author="Sammartano, Marc (BIC USA)" w:date="2014-10-10T17:44:00Z"/>
              <w:rFonts w:eastAsiaTheme="minorEastAsia"/>
              <w:noProof/>
            </w:rPr>
          </w:pPr>
          <w:ins w:id="21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"_Toc400726898"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Gps.speed &lt;nvar&gt;</w:t>
            </w:r>
            <w:r>
              <w:rPr>
                <w:noProof/>
                <w:webHidden/>
              </w:rPr>
              <w:tab/>
            </w:r>
            <w:r>
              <w:rPr>
                <w:noProof/>
                <w:webHidden/>
              </w:rPr>
              <w:fldChar w:fldCharType="begin"/>
            </w:r>
            <w:r>
              <w:rPr>
                <w:noProof/>
                <w:webHidden/>
              </w:rPr>
              <w:instrText xml:space="preserve"> PAGEREF _Toc400726898 \h </w:instrText>
            </w:r>
            <w:r>
              <w:rPr>
                <w:noProof/>
                <w:webHidden/>
              </w:rPr>
            </w:r>
          </w:ins>
          <w:r>
            <w:rPr>
              <w:noProof/>
              <w:webHidden/>
            </w:rPr>
            <w:fldChar w:fldCharType="separate"/>
          </w:r>
          <w:ins w:id="2151" w:author="Sammartano, Marc (BIC USA)" w:date="2014-10-10T17:49:00Z">
            <w:r>
              <w:rPr>
                <w:noProof/>
                <w:webHidden/>
              </w:rPr>
              <w:t>148</w:t>
            </w:r>
          </w:ins>
          <w:ins w:id="215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53" w:author="Sammartano, Marc (BIC USA)" w:date="2014-10-10T17:44:00Z"/>
              <w:rFonts w:eastAsiaTheme="minorEastAsia"/>
              <w:noProof/>
            </w:rPr>
          </w:pPr>
          <w:ins w:id="21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"_Toc400726899"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Gps.time &lt;nvar&gt;</w:t>
            </w:r>
            <w:r>
              <w:rPr>
                <w:noProof/>
                <w:webHidden/>
              </w:rPr>
              <w:tab/>
            </w:r>
            <w:r>
              <w:rPr>
                <w:noProof/>
                <w:webHidden/>
              </w:rPr>
              <w:fldChar w:fldCharType="begin"/>
            </w:r>
            <w:r>
              <w:rPr>
                <w:noProof/>
                <w:webHidden/>
              </w:rPr>
              <w:instrText xml:space="preserve"> PAGEREF _Toc400726899 \h </w:instrText>
            </w:r>
            <w:r>
              <w:rPr>
                <w:noProof/>
                <w:webHidden/>
              </w:rPr>
            </w:r>
          </w:ins>
          <w:r>
            <w:rPr>
              <w:noProof/>
              <w:webHidden/>
            </w:rPr>
            <w:fldChar w:fldCharType="separate"/>
          </w:r>
          <w:ins w:id="2155" w:author="Sammartano, Marc (BIC USA)" w:date="2014-10-10T17:49:00Z">
            <w:r>
              <w:rPr>
                <w:noProof/>
                <w:webHidden/>
              </w:rPr>
              <w:t>148</w:t>
            </w:r>
          </w:ins>
          <w:ins w:id="2156"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157" w:author="Sammartano, Marc (BIC USA)" w:date="2014-10-10T17:44:00Z"/>
              <w:rFonts w:eastAsiaTheme="minorEastAsia"/>
              <w:noProof/>
            </w:rPr>
          </w:pPr>
          <w:ins w:id="21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Sensors</w:t>
            </w:r>
            <w:r>
              <w:rPr>
                <w:noProof/>
                <w:webHidden/>
              </w:rPr>
              <w:tab/>
            </w:r>
            <w:r>
              <w:rPr>
                <w:noProof/>
                <w:webHidden/>
              </w:rPr>
              <w:fldChar w:fldCharType="begin"/>
            </w:r>
            <w:r>
              <w:rPr>
                <w:noProof/>
                <w:webHidden/>
              </w:rPr>
              <w:instrText xml:space="preserve"> PAGEREF _Toc400726900 \h </w:instrText>
            </w:r>
            <w:r>
              <w:rPr>
                <w:noProof/>
                <w:webHidden/>
              </w:rPr>
            </w:r>
          </w:ins>
          <w:r>
            <w:rPr>
              <w:noProof/>
              <w:webHidden/>
            </w:rPr>
            <w:fldChar w:fldCharType="separate"/>
          </w:r>
          <w:ins w:id="2159" w:author="Sammartano, Marc (BIC USA)" w:date="2014-10-10T17:49:00Z">
            <w:r>
              <w:rPr>
                <w:noProof/>
                <w:webHidden/>
              </w:rPr>
              <w:t>149</w:t>
            </w:r>
          </w:ins>
          <w:ins w:id="21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161" w:author="Sammartano, Marc (BIC USA)" w:date="2014-10-10T17:44:00Z"/>
              <w:rFonts w:eastAsiaTheme="minorEastAsia"/>
              <w:noProof/>
            </w:rPr>
          </w:pPr>
          <w:ins w:id="21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Introduction</w:t>
            </w:r>
            <w:r>
              <w:rPr>
                <w:noProof/>
                <w:webHidden/>
              </w:rPr>
              <w:tab/>
            </w:r>
            <w:r>
              <w:rPr>
                <w:noProof/>
                <w:webHidden/>
              </w:rPr>
              <w:fldChar w:fldCharType="begin"/>
            </w:r>
            <w:r>
              <w:rPr>
                <w:noProof/>
                <w:webHidden/>
              </w:rPr>
              <w:instrText xml:space="preserve"> PAGEREF _Toc400726901 \h </w:instrText>
            </w:r>
            <w:r>
              <w:rPr>
                <w:noProof/>
                <w:webHidden/>
              </w:rPr>
            </w:r>
          </w:ins>
          <w:r>
            <w:rPr>
              <w:noProof/>
              <w:webHidden/>
            </w:rPr>
            <w:fldChar w:fldCharType="separate"/>
          </w:r>
          <w:ins w:id="2163" w:author="Sammartano, Marc (BIC USA)" w:date="2014-10-10T17:49:00Z">
            <w:r>
              <w:rPr>
                <w:noProof/>
                <w:webHidden/>
              </w:rPr>
              <w:t>149</w:t>
            </w:r>
          </w:ins>
          <w:ins w:id="21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165" w:author="Sammartano, Marc (BIC USA)" w:date="2014-10-10T17:44:00Z"/>
              <w:rFonts w:eastAsiaTheme="minorEastAsia"/>
              <w:noProof/>
            </w:rPr>
          </w:pPr>
          <w:ins w:id="21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Sensor Commands</w:t>
            </w:r>
            <w:r>
              <w:rPr>
                <w:noProof/>
                <w:webHidden/>
              </w:rPr>
              <w:tab/>
            </w:r>
            <w:r>
              <w:rPr>
                <w:noProof/>
                <w:webHidden/>
              </w:rPr>
              <w:fldChar w:fldCharType="begin"/>
            </w:r>
            <w:r>
              <w:rPr>
                <w:noProof/>
                <w:webHidden/>
              </w:rPr>
              <w:instrText xml:space="preserve"> PAGEREF _Toc400726902 \h </w:instrText>
            </w:r>
            <w:r>
              <w:rPr>
                <w:noProof/>
                <w:webHidden/>
              </w:rPr>
            </w:r>
          </w:ins>
          <w:r>
            <w:rPr>
              <w:noProof/>
              <w:webHidden/>
            </w:rPr>
            <w:fldChar w:fldCharType="separate"/>
          </w:r>
          <w:ins w:id="2167" w:author="Sammartano, Marc (BIC USA)" w:date="2014-10-10T17:49:00Z">
            <w:r>
              <w:rPr>
                <w:noProof/>
                <w:webHidden/>
              </w:rPr>
              <w:t>149</w:t>
            </w:r>
          </w:ins>
          <w:ins w:id="216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69" w:author="Sammartano, Marc (BIC USA)" w:date="2014-10-10T17:44:00Z"/>
              <w:rFonts w:eastAsiaTheme="minorEastAsia"/>
              <w:noProof/>
            </w:rPr>
          </w:pPr>
          <w:ins w:id="217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Sensors.list &lt;sensor_array$[]&gt;</w:t>
            </w:r>
            <w:r>
              <w:rPr>
                <w:noProof/>
                <w:webHidden/>
              </w:rPr>
              <w:tab/>
            </w:r>
            <w:r>
              <w:rPr>
                <w:noProof/>
                <w:webHidden/>
              </w:rPr>
              <w:fldChar w:fldCharType="begin"/>
            </w:r>
            <w:r>
              <w:rPr>
                <w:noProof/>
                <w:webHidden/>
              </w:rPr>
              <w:instrText xml:space="preserve"> PAGEREF _Toc400726903 \h </w:instrText>
            </w:r>
            <w:r>
              <w:rPr>
                <w:noProof/>
                <w:webHidden/>
              </w:rPr>
            </w:r>
          </w:ins>
          <w:r>
            <w:rPr>
              <w:noProof/>
              <w:webHidden/>
            </w:rPr>
            <w:fldChar w:fldCharType="separate"/>
          </w:r>
          <w:ins w:id="2171" w:author="Sammartano, Marc (BIC USA)" w:date="2014-10-10T17:49:00Z">
            <w:r>
              <w:rPr>
                <w:noProof/>
                <w:webHidden/>
              </w:rPr>
              <w:t>149</w:t>
            </w:r>
          </w:ins>
          <w:ins w:id="217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73" w:author="Sammartano, Marc (BIC USA)" w:date="2014-10-10T17:44:00Z"/>
              <w:rFonts w:eastAsiaTheme="minorEastAsia"/>
              <w:noProof/>
            </w:rPr>
          </w:pPr>
          <w:ins w:id="21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_Toc400726904 \h </w:instrText>
            </w:r>
            <w:r>
              <w:rPr>
                <w:noProof/>
                <w:webHidden/>
              </w:rPr>
            </w:r>
          </w:ins>
          <w:r>
            <w:rPr>
              <w:noProof/>
              <w:webHidden/>
            </w:rPr>
            <w:fldChar w:fldCharType="separate"/>
          </w:r>
          <w:ins w:id="2175" w:author="Sammartano, Marc (BIC USA)" w:date="2014-10-10T17:49:00Z">
            <w:r>
              <w:rPr>
                <w:noProof/>
                <w:webHidden/>
              </w:rPr>
              <w:t>150</w:t>
            </w:r>
          </w:ins>
          <w:ins w:id="217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77" w:author="Sammartano, Marc (BIC USA)" w:date="2014-10-10T17:44:00Z"/>
              <w:rFonts w:eastAsiaTheme="minorEastAsia"/>
              <w:noProof/>
            </w:rPr>
          </w:pPr>
          <w:ins w:id="21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Sensors.read sensor_type_nexp, p1_nvar, p2_nvar, p3_nvar</w:t>
            </w:r>
            <w:r>
              <w:rPr>
                <w:noProof/>
                <w:webHidden/>
              </w:rPr>
              <w:tab/>
            </w:r>
            <w:r>
              <w:rPr>
                <w:noProof/>
                <w:webHidden/>
              </w:rPr>
              <w:fldChar w:fldCharType="begin"/>
            </w:r>
            <w:r>
              <w:rPr>
                <w:noProof/>
                <w:webHidden/>
              </w:rPr>
              <w:instrText xml:space="preserve"> PAGEREF _Toc400726905 \h </w:instrText>
            </w:r>
            <w:r>
              <w:rPr>
                <w:noProof/>
                <w:webHidden/>
              </w:rPr>
            </w:r>
          </w:ins>
          <w:r>
            <w:rPr>
              <w:noProof/>
              <w:webHidden/>
            </w:rPr>
            <w:fldChar w:fldCharType="separate"/>
          </w:r>
          <w:ins w:id="2179" w:author="Sammartano, Marc (BIC USA)" w:date="2014-10-10T17:49:00Z">
            <w:r>
              <w:rPr>
                <w:noProof/>
                <w:webHidden/>
              </w:rPr>
              <w:t>150</w:t>
            </w:r>
          </w:ins>
          <w:ins w:id="218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81" w:author="Sammartano, Marc (BIC USA)" w:date="2014-10-10T17:44:00Z"/>
              <w:rFonts w:eastAsiaTheme="minorEastAsia"/>
              <w:noProof/>
            </w:rPr>
          </w:pPr>
          <w:ins w:id="21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Sensors.close</w:t>
            </w:r>
            <w:r>
              <w:rPr>
                <w:noProof/>
                <w:webHidden/>
              </w:rPr>
              <w:tab/>
            </w:r>
            <w:r>
              <w:rPr>
                <w:noProof/>
                <w:webHidden/>
              </w:rPr>
              <w:fldChar w:fldCharType="begin"/>
            </w:r>
            <w:r>
              <w:rPr>
                <w:noProof/>
                <w:webHidden/>
              </w:rPr>
              <w:instrText xml:space="preserve"> PAGEREF _Toc400726906 \h </w:instrText>
            </w:r>
            <w:r>
              <w:rPr>
                <w:noProof/>
                <w:webHidden/>
              </w:rPr>
            </w:r>
          </w:ins>
          <w:r>
            <w:rPr>
              <w:noProof/>
              <w:webHidden/>
            </w:rPr>
            <w:fldChar w:fldCharType="separate"/>
          </w:r>
          <w:ins w:id="2183" w:author="Sammartano, Marc (BIC USA)" w:date="2014-10-10T17:49:00Z">
            <w:r>
              <w:rPr>
                <w:noProof/>
                <w:webHidden/>
              </w:rPr>
              <w:t>150</w:t>
            </w:r>
          </w:ins>
          <w:ins w:id="2184"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185" w:author="Sammartano, Marc (BIC USA)" w:date="2014-10-10T17:44:00Z"/>
              <w:rFonts w:eastAsiaTheme="minorEastAsia"/>
              <w:noProof/>
            </w:rPr>
          </w:pPr>
          <w:ins w:id="21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System</w:t>
            </w:r>
            <w:r>
              <w:rPr>
                <w:noProof/>
                <w:webHidden/>
              </w:rPr>
              <w:tab/>
            </w:r>
            <w:r>
              <w:rPr>
                <w:noProof/>
                <w:webHidden/>
              </w:rPr>
              <w:fldChar w:fldCharType="begin"/>
            </w:r>
            <w:r>
              <w:rPr>
                <w:noProof/>
                <w:webHidden/>
              </w:rPr>
              <w:instrText xml:space="preserve"> PAGEREF _Toc400726907 \h </w:instrText>
            </w:r>
            <w:r>
              <w:rPr>
                <w:noProof/>
                <w:webHidden/>
              </w:rPr>
            </w:r>
          </w:ins>
          <w:r>
            <w:rPr>
              <w:noProof/>
              <w:webHidden/>
            </w:rPr>
            <w:fldChar w:fldCharType="separate"/>
          </w:r>
          <w:ins w:id="2187" w:author="Sammartano, Marc (BIC USA)" w:date="2014-10-10T17:49:00Z">
            <w:r>
              <w:rPr>
                <w:noProof/>
                <w:webHidden/>
              </w:rPr>
              <w:t>150</w:t>
            </w:r>
          </w:ins>
          <w:ins w:id="21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189" w:author="Sammartano, Marc (BIC USA)" w:date="2014-10-10T17:44:00Z"/>
              <w:rFonts w:eastAsiaTheme="minorEastAsia"/>
              <w:noProof/>
            </w:rPr>
          </w:pPr>
          <w:ins w:id="21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Commands</w:t>
            </w:r>
            <w:r>
              <w:rPr>
                <w:noProof/>
                <w:webHidden/>
              </w:rPr>
              <w:tab/>
            </w:r>
            <w:r>
              <w:rPr>
                <w:noProof/>
                <w:webHidden/>
              </w:rPr>
              <w:fldChar w:fldCharType="begin"/>
            </w:r>
            <w:r>
              <w:rPr>
                <w:noProof/>
                <w:webHidden/>
              </w:rPr>
              <w:instrText xml:space="preserve"> PAGEREF _Toc400726908 \h </w:instrText>
            </w:r>
            <w:r>
              <w:rPr>
                <w:noProof/>
                <w:webHidden/>
              </w:rPr>
            </w:r>
          </w:ins>
          <w:r>
            <w:rPr>
              <w:noProof/>
              <w:webHidden/>
            </w:rPr>
            <w:fldChar w:fldCharType="separate"/>
          </w:r>
          <w:ins w:id="2191" w:author="Sammartano, Marc (BIC USA)" w:date="2014-10-10T17:49:00Z">
            <w:r>
              <w:rPr>
                <w:noProof/>
                <w:webHidden/>
              </w:rPr>
              <w:t>150</w:t>
            </w:r>
          </w:ins>
          <w:ins w:id="219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93" w:author="Sammartano, Marc (BIC USA)" w:date="2014-10-10T17:44:00Z"/>
              <w:rFonts w:eastAsiaTheme="minorEastAsia"/>
              <w:noProof/>
            </w:rPr>
          </w:pPr>
          <w:ins w:id="21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"_Toc400726909"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System.open</w:t>
            </w:r>
            <w:r>
              <w:rPr>
                <w:noProof/>
                <w:webHidden/>
              </w:rPr>
              <w:tab/>
            </w:r>
            <w:r>
              <w:rPr>
                <w:noProof/>
                <w:webHidden/>
              </w:rPr>
              <w:fldChar w:fldCharType="begin"/>
            </w:r>
            <w:r>
              <w:rPr>
                <w:noProof/>
                <w:webHidden/>
              </w:rPr>
              <w:instrText xml:space="preserve"> PAGEREF _Toc400726909 \h </w:instrText>
            </w:r>
            <w:r>
              <w:rPr>
                <w:noProof/>
                <w:webHidden/>
              </w:rPr>
            </w:r>
          </w:ins>
          <w:r>
            <w:rPr>
              <w:noProof/>
              <w:webHidden/>
            </w:rPr>
            <w:fldChar w:fldCharType="separate"/>
          </w:r>
          <w:ins w:id="2195" w:author="Sammartano, Marc (BIC USA)" w:date="2014-10-10T17:49:00Z">
            <w:r>
              <w:rPr>
                <w:noProof/>
                <w:webHidden/>
              </w:rPr>
              <w:t>150</w:t>
            </w:r>
          </w:ins>
          <w:ins w:id="219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197" w:author="Sammartano, Marc (BIC USA)" w:date="2014-10-10T17:44:00Z"/>
              <w:rFonts w:eastAsiaTheme="minorEastAsia"/>
              <w:noProof/>
            </w:rPr>
          </w:pPr>
          <w:ins w:id="21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System.write &lt;sexp&gt;</w:t>
            </w:r>
            <w:r>
              <w:rPr>
                <w:noProof/>
                <w:webHidden/>
              </w:rPr>
              <w:tab/>
            </w:r>
            <w:r>
              <w:rPr>
                <w:noProof/>
                <w:webHidden/>
              </w:rPr>
              <w:fldChar w:fldCharType="begin"/>
            </w:r>
            <w:r>
              <w:rPr>
                <w:noProof/>
                <w:webHidden/>
              </w:rPr>
              <w:instrText xml:space="preserve"> PAGEREF _Toc400726910 \h </w:instrText>
            </w:r>
            <w:r>
              <w:rPr>
                <w:noProof/>
                <w:webHidden/>
              </w:rPr>
            </w:r>
          </w:ins>
          <w:r>
            <w:rPr>
              <w:noProof/>
              <w:webHidden/>
            </w:rPr>
            <w:fldChar w:fldCharType="separate"/>
          </w:r>
          <w:ins w:id="2199" w:author="Sammartano, Marc (BIC USA)" w:date="2014-10-10T17:49:00Z">
            <w:r>
              <w:rPr>
                <w:noProof/>
                <w:webHidden/>
              </w:rPr>
              <w:t>150</w:t>
            </w:r>
          </w:ins>
          <w:ins w:id="220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01" w:author="Sammartano, Marc (BIC USA)" w:date="2014-10-10T17:44:00Z"/>
              <w:rFonts w:eastAsiaTheme="minorEastAsia"/>
              <w:noProof/>
            </w:rPr>
          </w:pPr>
          <w:ins w:id="22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System.read.ready &lt;nvar&gt;</w:t>
            </w:r>
            <w:r>
              <w:rPr>
                <w:noProof/>
                <w:webHidden/>
              </w:rPr>
              <w:tab/>
            </w:r>
            <w:r>
              <w:rPr>
                <w:noProof/>
                <w:webHidden/>
              </w:rPr>
              <w:fldChar w:fldCharType="begin"/>
            </w:r>
            <w:r>
              <w:rPr>
                <w:noProof/>
                <w:webHidden/>
              </w:rPr>
              <w:instrText xml:space="preserve"> PAGEREF _Toc400726911 \h </w:instrText>
            </w:r>
            <w:r>
              <w:rPr>
                <w:noProof/>
                <w:webHidden/>
              </w:rPr>
            </w:r>
          </w:ins>
          <w:r>
            <w:rPr>
              <w:noProof/>
              <w:webHidden/>
            </w:rPr>
            <w:fldChar w:fldCharType="separate"/>
          </w:r>
          <w:ins w:id="2203" w:author="Sammartano, Marc (BIC USA)" w:date="2014-10-10T17:49:00Z">
            <w:r>
              <w:rPr>
                <w:noProof/>
                <w:webHidden/>
              </w:rPr>
              <w:t>150</w:t>
            </w:r>
          </w:ins>
          <w:ins w:id="220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05" w:author="Sammartano, Marc (BIC USA)" w:date="2014-10-10T17:44:00Z"/>
              <w:rFonts w:eastAsiaTheme="minorEastAsia"/>
              <w:noProof/>
            </w:rPr>
          </w:pPr>
          <w:ins w:id="22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System.read.line &lt;svar&gt;</w:t>
            </w:r>
            <w:r>
              <w:rPr>
                <w:noProof/>
                <w:webHidden/>
              </w:rPr>
              <w:tab/>
            </w:r>
            <w:r>
              <w:rPr>
                <w:noProof/>
                <w:webHidden/>
              </w:rPr>
              <w:fldChar w:fldCharType="begin"/>
            </w:r>
            <w:r>
              <w:rPr>
                <w:noProof/>
                <w:webHidden/>
              </w:rPr>
              <w:instrText xml:space="preserve"> PAGEREF _Toc400726912 \h </w:instrText>
            </w:r>
            <w:r>
              <w:rPr>
                <w:noProof/>
                <w:webHidden/>
              </w:rPr>
            </w:r>
          </w:ins>
          <w:r>
            <w:rPr>
              <w:noProof/>
              <w:webHidden/>
            </w:rPr>
            <w:fldChar w:fldCharType="separate"/>
          </w:r>
          <w:ins w:id="2207" w:author="Sammartano, Marc (BIC USA)" w:date="2014-10-10T17:49:00Z">
            <w:r>
              <w:rPr>
                <w:noProof/>
                <w:webHidden/>
              </w:rPr>
              <w:t>151</w:t>
            </w:r>
          </w:ins>
          <w:ins w:id="220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09" w:author="Sammartano, Marc (BIC USA)" w:date="2014-10-10T17:44:00Z"/>
              <w:rFonts w:eastAsiaTheme="minorEastAsia"/>
              <w:noProof/>
            </w:rPr>
          </w:pPr>
          <w:ins w:id="22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System.close</w:t>
            </w:r>
            <w:r>
              <w:rPr>
                <w:noProof/>
                <w:webHidden/>
              </w:rPr>
              <w:tab/>
            </w:r>
            <w:r>
              <w:rPr>
                <w:noProof/>
                <w:webHidden/>
              </w:rPr>
              <w:fldChar w:fldCharType="begin"/>
            </w:r>
            <w:r>
              <w:rPr>
                <w:noProof/>
                <w:webHidden/>
              </w:rPr>
              <w:instrText xml:space="preserve"> PAGEREF _Toc400726913 \h </w:instrText>
            </w:r>
            <w:r>
              <w:rPr>
                <w:noProof/>
                <w:webHidden/>
              </w:rPr>
            </w:r>
          </w:ins>
          <w:r>
            <w:rPr>
              <w:noProof/>
              <w:webHidden/>
            </w:rPr>
            <w:fldChar w:fldCharType="separate"/>
          </w:r>
          <w:ins w:id="2211" w:author="Sammartano, Marc (BIC USA)" w:date="2014-10-10T17:49:00Z">
            <w:r>
              <w:rPr>
                <w:noProof/>
                <w:webHidden/>
              </w:rPr>
              <w:t>151</w:t>
            </w:r>
          </w:ins>
          <w:ins w:id="2212"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213" w:author="Sammartano, Marc (BIC USA)" w:date="2014-10-10T17:44:00Z"/>
              <w:rFonts w:eastAsiaTheme="minorEastAsia"/>
              <w:noProof/>
            </w:rPr>
          </w:pPr>
          <w:ins w:id="22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Superuser</w:t>
            </w:r>
            <w:r>
              <w:rPr>
                <w:noProof/>
                <w:webHidden/>
              </w:rPr>
              <w:tab/>
            </w:r>
            <w:r>
              <w:rPr>
                <w:noProof/>
                <w:webHidden/>
              </w:rPr>
              <w:fldChar w:fldCharType="begin"/>
            </w:r>
            <w:r>
              <w:rPr>
                <w:noProof/>
                <w:webHidden/>
              </w:rPr>
              <w:instrText xml:space="preserve"> PAGEREF _Toc400726914 \h </w:instrText>
            </w:r>
            <w:r>
              <w:rPr>
                <w:noProof/>
                <w:webHidden/>
              </w:rPr>
            </w:r>
          </w:ins>
          <w:r>
            <w:rPr>
              <w:noProof/>
              <w:webHidden/>
            </w:rPr>
            <w:fldChar w:fldCharType="separate"/>
          </w:r>
          <w:ins w:id="2215" w:author="Sammartano, Marc (BIC USA)" w:date="2014-10-10T17:49:00Z">
            <w:r>
              <w:rPr>
                <w:noProof/>
                <w:webHidden/>
              </w:rPr>
              <w:t>151</w:t>
            </w:r>
          </w:ins>
          <w:ins w:id="22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17" w:author="Sammartano, Marc (BIC USA)" w:date="2014-10-10T17:44:00Z"/>
              <w:rFonts w:eastAsiaTheme="minorEastAsia"/>
              <w:noProof/>
            </w:rPr>
          </w:pPr>
          <w:ins w:id="22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Commands</w:t>
            </w:r>
            <w:r>
              <w:rPr>
                <w:noProof/>
                <w:webHidden/>
              </w:rPr>
              <w:tab/>
            </w:r>
            <w:r>
              <w:rPr>
                <w:noProof/>
                <w:webHidden/>
              </w:rPr>
              <w:fldChar w:fldCharType="begin"/>
            </w:r>
            <w:r>
              <w:rPr>
                <w:noProof/>
                <w:webHidden/>
              </w:rPr>
              <w:instrText xml:space="preserve"> PAGEREF _Toc400726915 \h </w:instrText>
            </w:r>
            <w:r>
              <w:rPr>
                <w:noProof/>
                <w:webHidden/>
              </w:rPr>
            </w:r>
          </w:ins>
          <w:r>
            <w:rPr>
              <w:noProof/>
              <w:webHidden/>
            </w:rPr>
            <w:fldChar w:fldCharType="separate"/>
          </w:r>
          <w:ins w:id="2219" w:author="Sammartano, Marc (BIC USA)" w:date="2014-10-10T17:49:00Z">
            <w:r>
              <w:rPr>
                <w:noProof/>
                <w:webHidden/>
              </w:rPr>
              <w:t>151</w:t>
            </w:r>
          </w:ins>
          <w:ins w:id="222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21" w:author="Sammartano, Marc (BIC USA)" w:date="2014-10-10T17:44:00Z"/>
              <w:rFonts w:eastAsiaTheme="minorEastAsia"/>
              <w:noProof/>
            </w:rPr>
          </w:pPr>
          <w:ins w:id="22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Su.open</w:t>
            </w:r>
            <w:r>
              <w:rPr>
                <w:noProof/>
                <w:webHidden/>
              </w:rPr>
              <w:tab/>
            </w:r>
            <w:r>
              <w:rPr>
                <w:noProof/>
                <w:webHidden/>
              </w:rPr>
              <w:fldChar w:fldCharType="begin"/>
            </w:r>
            <w:r>
              <w:rPr>
                <w:noProof/>
                <w:webHidden/>
              </w:rPr>
              <w:instrText xml:space="preserve"> PAGEREF _Toc400726916 \h </w:instrText>
            </w:r>
            <w:r>
              <w:rPr>
                <w:noProof/>
                <w:webHidden/>
              </w:rPr>
            </w:r>
          </w:ins>
          <w:r>
            <w:rPr>
              <w:noProof/>
              <w:webHidden/>
            </w:rPr>
            <w:fldChar w:fldCharType="separate"/>
          </w:r>
          <w:ins w:id="2223" w:author="Sammartano, Marc (BIC USA)" w:date="2014-10-10T17:49:00Z">
            <w:r>
              <w:rPr>
                <w:noProof/>
                <w:webHidden/>
              </w:rPr>
              <w:t>151</w:t>
            </w:r>
          </w:ins>
          <w:ins w:id="222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25" w:author="Sammartano, Marc (BIC USA)" w:date="2014-10-10T17:44:00Z"/>
              <w:rFonts w:eastAsiaTheme="minorEastAsia"/>
              <w:noProof/>
            </w:rPr>
          </w:pPr>
          <w:ins w:id="22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Su.write &lt;sexp&gt;</w:t>
            </w:r>
            <w:r>
              <w:rPr>
                <w:noProof/>
                <w:webHidden/>
              </w:rPr>
              <w:tab/>
            </w:r>
            <w:r>
              <w:rPr>
                <w:noProof/>
                <w:webHidden/>
              </w:rPr>
              <w:fldChar w:fldCharType="begin"/>
            </w:r>
            <w:r>
              <w:rPr>
                <w:noProof/>
                <w:webHidden/>
              </w:rPr>
              <w:instrText xml:space="preserve"> PAGEREF _Toc400726917 \h </w:instrText>
            </w:r>
            <w:r>
              <w:rPr>
                <w:noProof/>
                <w:webHidden/>
              </w:rPr>
            </w:r>
          </w:ins>
          <w:r>
            <w:rPr>
              <w:noProof/>
              <w:webHidden/>
            </w:rPr>
            <w:fldChar w:fldCharType="separate"/>
          </w:r>
          <w:ins w:id="2227" w:author="Sammartano, Marc (BIC USA)" w:date="2014-10-10T17:49:00Z">
            <w:r>
              <w:rPr>
                <w:noProof/>
                <w:webHidden/>
              </w:rPr>
              <w:t>151</w:t>
            </w:r>
          </w:ins>
          <w:ins w:id="2228"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29" w:author="Sammartano, Marc (BIC USA)" w:date="2014-10-10T17:44:00Z"/>
              <w:rFonts w:eastAsiaTheme="minorEastAsia"/>
              <w:noProof/>
            </w:rPr>
          </w:pPr>
          <w:ins w:id="22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Su.read.ready &lt;nvar&gt;</w:t>
            </w:r>
            <w:r>
              <w:rPr>
                <w:noProof/>
                <w:webHidden/>
              </w:rPr>
              <w:tab/>
            </w:r>
            <w:r>
              <w:rPr>
                <w:noProof/>
                <w:webHidden/>
              </w:rPr>
              <w:fldChar w:fldCharType="begin"/>
            </w:r>
            <w:r>
              <w:rPr>
                <w:noProof/>
                <w:webHidden/>
              </w:rPr>
              <w:instrText xml:space="preserve"> PAGEREF _Toc400726918 \h </w:instrText>
            </w:r>
            <w:r>
              <w:rPr>
                <w:noProof/>
                <w:webHidden/>
              </w:rPr>
            </w:r>
          </w:ins>
          <w:r>
            <w:rPr>
              <w:noProof/>
              <w:webHidden/>
            </w:rPr>
            <w:fldChar w:fldCharType="separate"/>
          </w:r>
          <w:ins w:id="2231" w:author="Sammartano, Marc (BIC USA)" w:date="2014-10-10T17:49:00Z">
            <w:r>
              <w:rPr>
                <w:noProof/>
                <w:webHidden/>
              </w:rPr>
              <w:t>151</w:t>
            </w:r>
          </w:ins>
          <w:ins w:id="22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33" w:author="Sammartano, Marc (BIC USA)" w:date="2014-10-10T17:44:00Z"/>
              <w:rFonts w:eastAsiaTheme="minorEastAsia"/>
              <w:noProof/>
            </w:rPr>
          </w:pPr>
          <w:ins w:id="22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"_Toc400726919"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Su.read.line &lt;svar&gt;</w:t>
            </w:r>
            <w:r>
              <w:rPr>
                <w:noProof/>
                <w:webHidden/>
              </w:rPr>
              <w:tab/>
            </w:r>
            <w:r>
              <w:rPr>
                <w:noProof/>
                <w:webHidden/>
              </w:rPr>
              <w:fldChar w:fldCharType="begin"/>
            </w:r>
            <w:r>
              <w:rPr>
                <w:noProof/>
                <w:webHidden/>
              </w:rPr>
              <w:instrText xml:space="preserve"> PAGEREF _Toc400726919 \h </w:instrText>
            </w:r>
            <w:r>
              <w:rPr>
                <w:noProof/>
                <w:webHidden/>
              </w:rPr>
            </w:r>
          </w:ins>
          <w:r>
            <w:rPr>
              <w:noProof/>
              <w:webHidden/>
            </w:rPr>
            <w:fldChar w:fldCharType="separate"/>
          </w:r>
          <w:ins w:id="2235" w:author="Sammartano, Marc (BIC USA)" w:date="2014-10-10T17:49:00Z">
            <w:r>
              <w:rPr>
                <w:noProof/>
                <w:webHidden/>
              </w:rPr>
              <w:t>151</w:t>
            </w:r>
          </w:ins>
          <w:ins w:id="22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237" w:author="Sammartano, Marc (BIC USA)" w:date="2014-10-10T17:44:00Z"/>
              <w:rFonts w:eastAsiaTheme="minorEastAsia"/>
              <w:noProof/>
            </w:rPr>
          </w:pPr>
          <w:ins w:id="22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"_Toc400726920"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Su.close</w:t>
            </w:r>
            <w:r>
              <w:rPr>
                <w:noProof/>
                <w:webHidden/>
              </w:rPr>
              <w:tab/>
            </w:r>
            <w:r>
              <w:rPr>
                <w:noProof/>
                <w:webHidden/>
              </w:rPr>
              <w:fldChar w:fldCharType="begin"/>
            </w:r>
            <w:r>
              <w:rPr>
                <w:noProof/>
                <w:webHidden/>
              </w:rPr>
              <w:instrText xml:space="preserve"> PAGEREF _Toc400726920 \h </w:instrText>
            </w:r>
            <w:r>
              <w:rPr>
                <w:noProof/>
                <w:webHidden/>
              </w:rPr>
            </w:r>
          </w:ins>
          <w:r>
            <w:rPr>
              <w:noProof/>
              <w:webHidden/>
            </w:rPr>
            <w:fldChar w:fldCharType="separate"/>
          </w:r>
          <w:ins w:id="2239" w:author="Sammartano, Marc (BIC USA)" w:date="2014-10-10T17:49:00Z">
            <w:r>
              <w:rPr>
                <w:noProof/>
                <w:webHidden/>
              </w:rPr>
              <w:t>151</w:t>
            </w:r>
          </w:ins>
          <w:ins w:id="2240"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241" w:author="Sammartano, Marc (BIC USA)" w:date="2014-10-10T17:44:00Z"/>
              <w:rFonts w:eastAsiaTheme="minorEastAsia"/>
              <w:noProof/>
            </w:rPr>
          </w:pPr>
          <w:ins w:id="22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"_Toc400726921"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Appendix A – Command List</w:t>
            </w:r>
            <w:r>
              <w:rPr>
                <w:noProof/>
                <w:webHidden/>
              </w:rPr>
              <w:tab/>
            </w:r>
            <w:r>
              <w:rPr>
                <w:noProof/>
                <w:webHidden/>
              </w:rPr>
              <w:fldChar w:fldCharType="begin"/>
            </w:r>
            <w:r>
              <w:rPr>
                <w:noProof/>
                <w:webHidden/>
              </w:rPr>
              <w:instrText xml:space="preserve"> PAGEREF _Toc400726921 \h </w:instrText>
            </w:r>
            <w:r>
              <w:rPr>
                <w:noProof/>
                <w:webHidden/>
              </w:rPr>
            </w:r>
          </w:ins>
          <w:r>
            <w:rPr>
              <w:noProof/>
              <w:webHidden/>
            </w:rPr>
            <w:fldChar w:fldCharType="separate"/>
          </w:r>
          <w:ins w:id="2243" w:author="Sammartano, Marc (BIC USA)" w:date="2014-10-10T17:49:00Z">
            <w:r>
              <w:rPr>
                <w:noProof/>
                <w:webHidden/>
              </w:rPr>
              <w:t>152</w:t>
            </w:r>
          </w:ins>
          <w:ins w:id="2244"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245" w:author="Sammartano, Marc (BIC USA)" w:date="2014-10-10T17:44:00Z"/>
              <w:rFonts w:eastAsiaTheme="minorEastAsia"/>
              <w:noProof/>
            </w:rPr>
          </w:pPr>
          <w:ins w:id="22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"_Toc400726922"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Appendix B – Sample Programs</w:t>
            </w:r>
            <w:r>
              <w:rPr>
                <w:noProof/>
                <w:webHidden/>
              </w:rPr>
              <w:tab/>
            </w:r>
            <w:r>
              <w:rPr>
                <w:noProof/>
                <w:webHidden/>
              </w:rPr>
              <w:fldChar w:fldCharType="begin"/>
            </w:r>
            <w:r>
              <w:rPr>
                <w:noProof/>
                <w:webHidden/>
              </w:rPr>
              <w:instrText xml:space="preserve"> PAGEREF _Toc400726922 \h </w:instrText>
            </w:r>
            <w:r>
              <w:rPr>
                <w:noProof/>
                <w:webHidden/>
              </w:rPr>
            </w:r>
          </w:ins>
          <w:r>
            <w:rPr>
              <w:noProof/>
              <w:webHidden/>
            </w:rPr>
            <w:fldChar w:fldCharType="separate"/>
          </w:r>
          <w:ins w:id="2247" w:author="Sammartano, Marc (BIC USA)" w:date="2014-10-10T17:49:00Z">
            <w:r>
              <w:rPr>
                <w:noProof/>
                <w:webHidden/>
              </w:rPr>
              <w:t>162</w:t>
            </w:r>
          </w:ins>
          <w:ins w:id="2248"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249" w:author="Sammartano, Marc (BIC USA)" w:date="2014-10-10T17:44:00Z"/>
              <w:rFonts w:eastAsiaTheme="minorEastAsia"/>
              <w:noProof/>
            </w:rPr>
          </w:pPr>
          <w:ins w:id="22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"_Toc400726923"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Appendix C – Launcher Shortcut Tutorial</w:t>
            </w:r>
            <w:r>
              <w:rPr>
                <w:noProof/>
                <w:webHidden/>
              </w:rPr>
              <w:tab/>
            </w:r>
            <w:r>
              <w:rPr>
                <w:noProof/>
                <w:webHidden/>
              </w:rPr>
              <w:fldChar w:fldCharType="begin"/>
            </w:r>
            <w:r>
              <w:rPr>
                <w:noProof/>
                <w:webHidden/>
              </w:rPr>
              <w:instrText xml:space="preserve"> PAGEREF _Toc400726923 \h </w:instrText>
            </w:r>
            <w:r>
              <w:rPr>
                <w:noProof/>
                <w:webHidden/>
              </w:rPr>
            </w:r>
          </w:ins>
          <w:r>
            <w:rPr>
              <w:noProof/>
              <w:webHidden/>
            </w:rPr>
            <w:fldChar w:fldCharType="separate"/>
          </w:r>
          <w:ins w:id="2251" w:author="Sammartano, Marc (BIC USA)" w:date="2014-10-10T17:49:00Z">
            <w:r>
              <w:rPr>
                <w:noProof/>
                <w:webHidden/>
              </w:rPr>
              <w:t>163</w:t>
            </w:r>
          </w:ins>
          <w:ins w:id="22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53" w:author="Sammartano, Marc (BIC USA)" w:date="2014-10-10T17:44:00Z"/>
              <w:rFonts w:eastAsiaTheme="minorEastAsia"/>
              <w:noProof/>
            </w:rPr>
          </w:pPr>
          <w:ins w:id="22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"_Toc400726924"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Introduction</w:t>
            </w:r>
            <w:r>
              <w:rPr>
                <w:noProof/>
                <w:webHidden/>
              </w:rPr>
              <w:tab/>
            </w:r>
            <w:r>
              <w:rPr>
                <w:noProof/>
                <w:webHidden/>
              </w:rPr>
              <w:fldChar w:fldCharType="begin"/>
            </w:r>
            <w:r>
              <w:rPr>
                <w:noProof/>
                <w:webHidden/>
              </w:rPr>
              <w:instrText xml:space="preserve"> PAGEREF _Toc400726924 \h </w:instrText>
            </w:r>
            <w:r>
              <w:rPr>
                <w:noProof/>
                <w:webHidden/>
              </w:rPr>
            </w:r>
          </w:ins>
          <w:r>
            <w:rPr>
              <w:noProof/>
              <w:webHidden/>
            </w:rPr>
            <w:fldChar w:fldCharType="separate"/>
          </w:r>
          <w:ins w:id="2255" w:author="Sammartano, Marc (BIC USA)" w:date="2014-10-10T17:49:00Z">
            <w:r>
              <w:rPr>
                <w:noProof/>
                <w:webHidden/>
              </w:rPr>
              <w:t>163</w:t>
            </w:r>
          </w:ins>
          <w:ins w:id="225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57" w:author="Sammartano, Marc (BIC USA)" w:date="2014-10-10T17:44:00Z"/>
              <w:rFonts w:eastAsiaTheme="minorEastAsia"/>
              <w:noProof/>
            </w:rPr>
          </w:pPr>
          <w:ins w:id="22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"_Toc400726925"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_Toc400726925 \h </w:instrText>
            </w:r>
            <w:r>
              <w:rPr>
                <w:noProof/>
                <w:webHidden/>
              </w:rPr>
            </w:r>
          </w:ins>
          <w:r>
            <w:rPr>
              <w:noProof/>
              <w:webHidden/>
            </w:rPr>
            <w:fldChar w:fldCharType="separate"/>
          </w:r>
          <w:ins w:id="2259" w:author="Sammartano, Marc (BIC USA)" w:date="2014-10-10T17:49:00Z">
            <w:r>
              <w:rPr>
                <w:noProof/>
                <w:webHidden/>
              </w:rPr>
              <w:t>163</w:t>
            </w:r>
          </w:ins>
          <w:ins w:id="22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61" w:author="Sammartano, Marc (BIC USA)" w:date="2014-10-10T17:44:00Z"/>
              <w:rFonts w:eastAsiaTheme="minorEastAsia"/>
              <w:noProof/>
            </w:rPr>
          </w:pPr>
          <w:ins w:id="22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"_Toc400726926"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_Toc400726926 \h </w:instrText>
            </w:r>
            <w:r>
              <w:rPr>
                <w:noProof/>
                <w:webHidden/>
              </w:rPr>
            </w:r>
          </w:ins>
          <w:r>
            <w:rPr>
              <w:noProof/>
              <w:webHidden/>
            </w:rPr>
            <w:fldChar w:fldCharType="separate"/>
          </w:r>
          <w:ins w:id="2263" w:author="Sammartano, Marc (BIC USA)" w:date="2014-10-10T17:49:00Z">
            <w:r>
              <w:rPr>
                <w:noProof/>
                <w:webHidden/>
              </w:rPr>
              <w:t>164</w:t>
            </w:r>
          </w:ins>
          <w:ins w:id="226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65" w:author="Sammartano, Marc (BIC USA)" w:date="2014-10-10T17:44:00Z"/>
              <w:rFonts w:eastAsiaTheme="minorEastAsia"/>
              <w:noProof/>
            </w:rPr>
          </w:pPr>
          <w:ins w:id="226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"_Toc400726927"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What you need to know</w:t>
            </w:r>
            <w:r>
              <w:rPr>
                <w:noProof/>
                <w:webHidden/>
              </w:rPr>
              <w:tab/>
            </w:r>
            <w:r>
              <w:rPr>
                <w:noProof/>
                <w:webHidden/>
              </w:rPr>
              <w:fldChar w:fldCharType="begin"/>
            </w:r>
            <w:r>
              <w:rPr>
                <w:noProof/>
                <w:webHidden/>
              </w:rPr>
              <w:instrText xml:space="preserve"> PAGEREF _Toc400726927 \h </w:instrText>
            </w:r>
            <w:r>
              <w:rPr>
                <w:noProof/>
                <w:webHidden/>
              </w:rPr>
            </w:r>
          </w:ins>
          <w:r>
            <w:rPr>
              <w:noProof/>
              <w:webHidden/>
            </w:rPr>
            <w:fldChar w:fldCharType="separate"/>
          </w:r>
          <w:ins w:id="2267" w:author="Sammartano, Marc (BIC USA)" w:date="2014-10-10T17:49:00Z">
            <w:r>
              <w:rPr>
                <w:noProof/>
                <w:webHidden/>
              </w:rPr>
              <w:t>165</w:t>
            </w:r>
          </w:ins>
          <w:ins w:id="2268"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269" w:author="Sammartano, Marc (BIC USA)" w:date="2014-10-10T17:44:00Z"/>
              <w:rFonts w:eastAsiaTheme="minorEastAsia"/>
              <w:noProof/>
            </w:rPr>
          </w:pPr>
          <w:ins w:id="2270" w:author="Sammartano, Marc (BIC USA)" w:date="2014-10-10T17:44:00Z">
            <w:r w:rsidRPr="00B808F9">
              <w:rPr>
                <w:rStyle w:val="Hyperlink"/>
                <w:noProof/>
              </w:rPr>
              <w:lastRenderedPageBreak/>
              <w:fldChar w:fldCharType="begin"/>
            </w:r>
            <w:r w:rsidRPr="00B808F9">
              <w:rPr>
                <w:rStyle w:val="Hyperlink"/>
                <w:noProof/>
              </w:rPr>
              <w:instrText xml:space="preserve"> </w:instrText>
            </w:r>
            <w:r>
              <w:rPr>
                <w:noProof/>
              </w:rPr>
              <w:instrText>HYPERLINK \l "_Toc400726928"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Appendix D – Building a Standalone Application</w:t>
            </w:r>
            <w:r>
              <w:rPr>
                <w:noProof/>
                <w:webHidden/>
              </w:rPr>
              <w:tab/>
            </w:r>
            <w:r>
              <w:rPr>
                <w:noProof/>
                <w:webHidden/>
              </w:rPr>
              <w:fldChar w:fldCharType="begin"/>
            </w:r>
            <w:r>
              <w:rPr>
                <w:noProof/>
                <w:webHidden/>
              </w:rPr>
              <w:instrText xml:space="preserve"> PAGEREF _Toc400726928 \h </w:instrText>
            </w:r>
            <w:r>
              <w:rPr>
                <w:noProof/>
                <w:webHidden/>
              </w:rPr>
            </w:r>
          </w:ins>
          <w:r>
            <w:rPr>
              <w:noProof/>
              <w:webHidden/>
            </w:rPr>
            <w:fldChar w:fldCharType="separate"/>
          </w:r>
          <w:ins w:id="2271" w:author="Sammartano, Marc (BIC USA)" w:date="2014-10-10T17:49:00Z">
            <w:r>
              <w:rPr>
                <w:noProof/>
                <w:webHidden/>
              </w:rPr>
              <w:t>166</w:t>
            </w:r>
          </w:ins>
          <w:ins w:id="227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73" w:author="Sammartano, Marc (BIC USA)" w:date="2014-10-10T17:44:00Z"/>
              <w:rFonts w:eastAsiaTheme="minorEastAsia"/>
              <w:noProof/>
            </w:rPr>
          </w:pPr>
          <w:ins w:id="227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"_Toc400726929"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Introduction</w:t>
            </w:r>
            <w:r>
              <w:rPr>
                <w:noProof/>
                <w:webHidden/>
              </w:rPr>
              <w:tab/>
            </w:r>
            <w:r>
              <w:rPr>
                <w:noProof/>
                <w:webHidden/>
              </w:rPr>
              <w:fldChar w:fldCharType="begin"/>
            </w:r>
            <w:r>
              <w:rPr>
                <w:noProof/>
                <w:webHidden/>
              </w:rPr>
              <w:instrText xml:space="preserve"> PAGEREF _Toc400726929 \h </w:instrText>
            </w:r>
            <w:r>
              <w:rPr>
                <w:noProof/>
                <w:webHidden/>
              </w:rPr>
            </w:r>
          </w:ins>
          <w:r>
            <w:rPr>
              <w:noProof/>
              <w:webHidden/>
            </w:rPr>
            <w:fldChar w:fldCharType="separate"/>
          </w:r>
          <w:ins w:id="2275" w:author="Sammartano, Marc (BIC USA)" w:date="2014-10-10T17:49:00Z">
            <w:r>
              <w:rPr>
                <w:noProof/>
                <w:webHidden/>
              </w:rPr>
              <w:t>166</w:t>
            </w:r>
          </w:ins>
          <w:ins w:id="227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77" w:author="Sammartano, Marc (BIC USA)" w:date="2014-10-10T17:44:00Z"/>
              <w:rFonts w:eastAsiaTheme="minorEastAsia"/>
              <w:noProof/>
            </w:rPr>
          </w:pPr>
          <w:ins w:id="227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License Information</w:t>
            </w:r>
            <w:r>
              <w:rPr>
                <w:noProof/>
                <w:webHidden/>
              </w:rPr>
              <w:tab/>
            </w:r>
            <w:r>
              <w:rPr>
                <w:noProof/>
                <w:webHidden/>
              </w:rPr>
              <w:fldChar w:fldCharType="begin"/>
            </w:r>
            <w:r>
              <w:rPr>
                <w:noProof/>
                <w:webHidden/>
              </w:rPr>
              <w:instrText xml:space="preserve"> PAGEREF _Toc400726930 \h </w:instrText>
            </w:r>
            <w:r>
              <w:rPr>
                <w:noProof/>
                <w:webHidden/>
              </w:rPr>
            </w:r>
          </w:ins>
          <w:r>
            <w:rPr>
              <w:noProof/>
              <w:webHidden/>
            </w:rPr>
            <w:fldChar w:fldCharType="separate"/>
          </w:r>
          <w:ins w:id="2279" w:author="Sammartano, Marc (BIC USA)" w:date="2014-10-10T17:49:00Z">
            <w:r>
              <w:rPr>
                <w:noProof/>
                <w:webHidden/>
              </w:rPr>
              <w:t>166</w:t>
            </w:r>
          </w:ins>
          <w:ins w:id="228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81" w:author="Sammartano, Marc (BIC USA)" w:date="2014-10-10T17:44:00Z"/>
              <w:rFonts w:eastAsiaTheme="minorEastAsia"/>
              <w:noProof/>
            </w:rPr>
          </w:pPr>
          <w:ins w:id="228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Before You Start</w:t>
            </w:r>
            <w:r>
              <w:rPr>
                <w:noProof/>
                <w:webHidden/>
              </w:rPr>
              <w:tab/>
            </w:r>
            <w:r>
              <w:rPr>
                <w:noProof/>
                <w:webHidden/>
              </w:rPr>
              <w:fldChar w:fldCharType="begin"/>
            </w:r>
            <w:r>
              <w:rPr>
                <w:noProof/>
                <w:webHidden/>
              </w:rPr>
              <w:instrText xml:space="preserve"> PAGEREF _Toc400726931 \h </w:instrText>
            </w:r>
            <w:r>
              <w:rPr>
                <w:noProof/>
                <w:webHidden/>
              </w:rPr>
            </w:r>
          </w:ins>
          <w:r>
            <w:rPr>
              <w:noProof/>
              <w:webHidden/>
            </w:rPr>
            <w:fldChar w:fldCharType="separate"/>
          </w:r>
          <w:ins w:id="2283" w:author="Sammartano, Marc (BIC USA)" w:date="2014-10-10T17:49:00Z">
            <w:r>
              <w:rPr>
                <w:noProof/>
                <w:webHidden/>
              </w:rPr>
              <w:t>166</w:t>
            </w:r>
          </w:ins>
          <w:ins w:id="228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85" w:author="Sammartano, Marc (BIC USA)" w:date="2014-10-10T17:44:00Z"/>
              <w:rFonts w:eastAsiaTheme="minorEastAsia"/>
              <w:noProof/>
            </w:rPr>
          </w:pPr>
          <w:ins w:id="228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Setting Up the Development Environment</w:t>
            </w:r>
            <w:r>
              <w:rPr>
                <w:noProof/>
                <w:webHidden/>
              </w:rPr>
              <w:tab/>
            </w:r>
            <w:r>
              <w:rPr>
                <w:noProof/>
                <w:webHidden/>
              </w:rPr>
              <w:fldChar w:fldCharType="begin"/>
            </w:r>
            <w:r>
              <w:rPr>
                <w:noProof/>
                <w:webHidden/>
              </w:rPr>
              <w:instrText xml:space="preserve"> PAGEREF _Toc400726932 \h </w:instrText>
            </w:r>
            <w:r>
              <w:rPr>
                <w:noProof/>
                <w:webHidden/>
              </w:rPr>
            </w:r>
          </w:ins>
          <w:r>
            <w:rPr>
              <w:noProof/>
              <w:webHidden/>
            </w:rPr>
            <w:fldChar w:fldCharType="separate"/>
          </w:r>
          <w:ins w:id="2287" w:author="Sammartano, Marc (BIC USA)" w:date="2014-10-10T17:49:00Z">
            <w:r>
              <w:rPr>
                <w:noProof/>
                <w:webHidden/>
              </w:rPr>
              <w:t>166</w:t>
            </w:r>
          </w:ins>
          <w:ins w:id="228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89" w:author="Sammartano, Marc (BIC USA)" w:date="2014-10-10T17:44:00Z"/>
              <w:rFonts w:eastAsiaTheme="minorEastAsia"/>
              <w:noProof/>
            </w:rPr>
          </w:pPr>
          <w:ins w:id="229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_Toc400726933 \h </w:instrText>
            </w:r>
            <w:r>
              <w:rPr>
                <w:noProof/>
                <w:webHidden/>
              </w:rPr>
            </w:r>
          </w:ins>
          <w:r>
            <w:rPr>
              <w:noProof/>
              <w:webHidden/>
            </w:rPr>
            <w:fldChar w:fldCharType="separate"/>
          </w:r>
          <w:ins w:id="2291" w:author="Sammartano, Marc (BIC USA)" w:date="2014-10-10T17:49:00Z">
            <w:r>
              <w:rPr>
                <w:noProof/>
                <w:webHidden/>
              </w:rPr>
              <w:t>167</w:t>
            </w:r>
          </w:ins>
          <w:ins w:id="229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93" w:author="Sammartano, Marc (BIC USA)" w:date="2014-10-10T17:44:00Z"/>
              <w:rFonts w:eastAsiaTheme="minorEastAsia"/>
              <w:noProof/>
            </w:rPr>
          </w:pPr>
          <w:ins w:id="229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_Toc400726934 \h </w:instrText>
            </w:r>
            <w:r>
              <w:rPr>
                <w:noProof/>
                <w:webHidden/>
              </w:rPr>
            </w:r>
          </w:ins>
          <w:r>
            <w:rPr>
              <w:noProof/>
              <w:webHidden/>
            </w:rPr>
            <w:fldChar w:fldCharType="separate"/>
          </w:r>
          <w:ins w:id="2295" w:author="Sammartano, Marc (BIC USA)" w:date="2014-10-10T17:49:00Z">
            <w:r>
              <w:rPr>
                <w:noProof/>
                <w:webHidden/>
              </w:rPr>
              <w:t>167</w:t>
            </w:r>
          </w:ins>
          <w:ins w:id="229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297" w:author="Sammartano, Marc (BIC USA)" w:date="2014-10-10T17:44:00Z"/>
              <w:rFonts w:eastAsiaTheme="minorEastAsia"/>
              <w:noProof/>
            </w:rPr>
          </w:pPr>
          <w:ins w:id="229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Create a New Project in Eclipse</w:t>
            </w:r>
            <w:r>
              <w:rPr>
                <w:noProof/>
                <w:webHidden/>
              </w:rPr>
              <w:tab/>
            </w:r>
            <w:r>
              <w:rPr>
                <w:noProof/>
                <w:webHidden/>
              </w:rPr>
              <w:fldChar w:fldCharType="begin"/>
            </w:r>
            <w:r>
              <w:rPr>
                <w:noProof/>
                <w:webHidden/>
              </w:rPr>
              <w:instrText xml:space="preserve"> PAGEREF _Toc400726935 \h </w:instrText>
            </w:r>
            <w:r>
              <w:rPr>
                <w:noProof/>
                <w:webHidden/>
              </w:rPr>
            </w:r>
          </w:ins>
          <w:r>
            <w:rPr>
              <w:noProof/>
              <w:webHidden/>
            </w:rPr>
            <w:fldChar w:fldCharType="separate"/>
          </w:r>
          <w:ins w:id="2299" w:author="Sammartano, Marc (BIC USA)" w:date="2014-10-10T17:49:00Z">
            <w:r>
              <w:rPr>
                <w:noProof/>
                <w:webHidden/>
              </w:rPr>
              <w:t>168</w:t>
            </w:r>
          </w:ins>
          <w:ins w:id="230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01" w:author="Sammartano, Marc (BIC USA)" w:date="2014-10-10T17:44:00Z"/>
              <w:rFonts w:eastAsiaTheme="minorEastAsia"/>
              <w:noProof/>
            </w:rPr>
          </w:pPr>
          <w:ins w:id="230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Rename the Package</w:t>
            </w:r>
            <w:r>
              <w:rPr>
                <w:noProof/>
                <w:webHidden/>
              </w:rPr>
              <w:tab/>
            </w:r>
            <w:r>
              <w:rPr>
                <w:noProof/>
                <w:webHidden/>
              </w:rPr>
              <w:fldChar w:fldCharType="begin"/>
            </w:r>
            <w:r>
              <w:rPr>
                <w:noProof/>
                <w:webHidden/>
              </w:rPr>
              <w:instrText xml:space="preserve"> PAGEREF _Toc400726936 \h </w:instrText>
            </w:r>
            <w:r>
              <w:rPr>
                <w:noProof/>
                <w:webHidden/>
              </w:rPr>
            </w:r>
          </w:ins>
          <w:r>
            <w:rPr>
              <w:noProof/>
              <w:webHidden/>
            </w:rPr>
            <w:fldChar w:fldCharType="separate"/>
          </w:r>
          <w:ins w:id="2303" w:author="Sammartano, Marc (BIC USA)" w:date="2014-10-10T17:49:00Z">
            <w:r>
              <w:rPr>
                <w:noProof/>
                <w:webHidden/>
              </w:rPr>
              <w:t>169</w:t>
            </w:r>
          </w:ins>
          <w:ins w:id="230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05" w:author="Sammartano, Marc (BIC USA)" w:date="2014-10-10T17:44:00Z"/>
              <w:rFonts w:eastAsiaTheme="minorEastAsia"/>
              <w:noProof/>
            </w:rPr>
          </w:pPr>
          <w:ins w:id="230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Modifications to setup.xml</w:t>
            </w:r>
            <w:r>
              <w:rPr>
                <w:noProof/>
                <w:webHidden/>
              </w:rPr>
              <w:tab/>
            </w:r>
            <w:r>
              <w:rPr>
                <w:noProof/>
                <w:webHidden/>
              </w:rPr>
              <w:fldChar w:fldCharType="begin"/>
            </w:r>
            <w:r>
              <w:rPr>
                <w:noProof/>
                <w:webHidden/>
              </w:rPr>
              <w:instrText xml:space="preserve"> PAGEREF _Toc400726937 \h </w:instrText>
            </w:r>
            <w:r>
              <w:rPr>
                <w:noProof/>
                <w:webHidden/>
              </w:rPr>
            </w:r>
          </w:ins>
          <w:r>
            <w:rPr>
              <w:noProof/>
              <w:webHidden/>
            </w:rPr>
            <w:fldChar w:fldCharType="separate"/>
          </w:r>
          <w:ins w:id="2307" w:author="Sammartano, Marc (BIC USA)" w:date="2014-10-10T17:49:00Z">
            <w:r>
              <w:rPr>
                <w:noProof/>
                <w:webHidden/>
              </w:rPr>
              <w:t>170</w:t>
            </w:r>
          </w:ins>
          <w:ins w:id="230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09" w:author="Sammartano, Marc (BIC USA)" w:date="2014-10-10T17:44:00Z"/>
              <w:rFonts w:eastAsiaTheme="minorEastAsia"/>
              <w:noProof/>
            </w:rPr>
          </w:pPr>
          <w:ins w:id="231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Advanced Customization with setup.xml</w:t>
            </w:r>
            <w:r>
              <w:rPr>
                <w:noProof/>
                <w:webHidden/>
              </w:rPr>
              <w:tab/>
            </w:r>
            <w:r>
              <w:rPr>
                <w:noProof/>
                <w:webHidden/>
              </w:rPr>
              <w:fldChar w:fldCharType="begin"/>
            </w:r>
            <w:r>
              <w:rPr>
                <w:noProof/>
                <w:webHidden/>
              </w:rPr>
              <w:instrText xml:space="preserve"> PAGEREF _Toc400726938 \h </w:instrText>
            </w:r>
            <w:r>
              <w:rPr>
                <w:noProof/>
                <w:webHidden/>
              </w:rPr>
            </w:r>
          </w:ins>
          <w:r>
            <w:rPr>
              <w:noProof/>
              <w:webHidden/>
            </w:rPr>
            <w:fldChar w:fldCharType="separate"/>
          </w:r>
          <w:ins w:id="2311" w:author="Sammartano, Marc (BIC USA)" w:date="2014-10-10T17:49:00Z">
            <w:r>
              <w:rPr>
                <w:noProof/>
                <w:webHidden/>
              </w:rPr>
              <w:t>172</w:t>
            </w:r>
          </w:ins>
          <w:ins w:id="231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13" w:author="Sammartano, Marc (BIC USA)" w:date="2014-10-10T17:44:00Z"/>
              <w:rFonts w:eastAsiaTheme="minorEastAsia"/>
              <w:noProof/>
            </w:rPr>
          </w:pPr>
          <w:ins w:id="231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"_Toc400726939"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Files and Resources</w:t>
            </w:r>
            <w:r>
              <w:rPr>
                <w:noProof/>
                <w:webHidden/>
              </w:rPr>
              <w:tab/>
            </w:r>
            <w:r>
              <w:rPr>
                <w:noProof/>
                <w:webHidden/>
              </w:rPr>
              <w:fldChar w:fldCharType="begin"/>
            </w:r>
            <w:r>
              <w:rPr>
                <w:noProof/>
                <w:webHidden/>
              </w:rPr>
              <w:instrText xml:space="preserve"> PAGEREF _Toc400726939 \h </w:instrText>
            </w:r>
            <w:r>
              <w:rPr>
                <w:noProof/>
                <w:webHidden/>
              </w:rPr>
            </w:r>
          </w:ins>
          <w:r>
            <w:rPr>
              <w:noProof/>
              <w:webHidden/>
            </w:rPr>
            <w:fldChar w:fldCharType="separate"/>
          </w:r>
          <w:ins w:id="2315" w:author="Sammartano, Marc (BIC USA)" w:date="2014-10-10T17:49:00Z">
            <w:r>
              <w:rPr>
                <w:noProof/>
                <w:webHidden/>
              </w:rPr>
              <w:t>172</w:t>
            </w:r>
          </w:ins>
          <w:ins w:id="2316"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17" w:author="Sammartano, Marc (BIC USA)" w:date="2014-10-10T17:44:00Z"/>
              <w:rFonts w:eastAsiaTheme="minorEastAsia"/>
              <w:noProof/>
            </w:rPr>
          </w:pPr>
          <w:ins w:id="231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Testing the APK</w:t>
            </w:r>
            <w:r>
              <w:rPr>
                <w:noProof/>
                <w:webHidden/>
              </w:rPr>
              <w:tab/>
            </w:r>
            <w:r>
              <w:rPr>
                <w:noProof/>
                <w:webHidden/>
              </w:rPr>
              <w:fldChar w:fldCharType="begin"/>
            </w:r>
            <w:r>
              <w:rPr>
                <w:noProof/>
                <w:webHidden/>
              </w:rPr>
              <w:instrText xml:space="preserve"> PAGEREF _Toc400726940 \h </w:instrText>
            </w:r>
            <w:r>
              <w:rPr>
                <w:noProof/>
                <w:webHidden/>
              </w:rPr>
            </w:r>
          </w:ins>
          <w:r>
            <w:rPr>
              <w:noProof/>
              <w:webHidden/>
            </w:rPr>
            <w:fldChar w:fldCharType="separate"/>
          </w:r>
          <w:ins w:id="2319" w:author="Sammartano, Marc (BIC USA)" w:date="2014-10-10T17:49:00Z">
            <w:r>
              <w:rPr>
                <w:noProof/>
                <w:webHidden/>
              </w:rPr>
              <w:t>173</w:t>
            </w:r>
          </w:ins>
          <w:ins w:id="232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21" w:author="Sammartano, Marc (BIC USA)" w:date="2014-10-10T17:44:00Z"/>
              <w:rFonts w:eastAsiaTheme="minorEastAsia"/>
              <w:noProof/>
            </w:rPr>
          </w:pPr>
          <w:ins w:id="232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Installing a BASIC! Program into the Application</w:t>
            </w:r>
            <w:r>
              <w:rPr>
                <w:noProof/>
                <w:webHidden/>
              </w:rPr>
              <w:tab/>
            </w:r>
            <w:r>
              <w:rPr>
                <w:noProof/>
                <w:webHidden/>
              </w:rPr>
              <w:fldChar w:fldCharType="begin"/>
            </w:r>
            <w:r>
              <w:rPr>
                <w:noProof/>
                <w:webHidden/>
              </w:rPr>
              <w:instrText xml:space="preserve"> PAGEREF _Toc400726941 \h </w:instrText>
            </w:r>
            <w:r>
              <w:rPr>
                <w:noProof/>
                <w:webHidden/>
              </w:rPr>
            </w:r>
          </w:ins>
          <w:r>
            <w:rPr>
              <w:noProof/>
              <w:webHidden/>
            </w:rPr>
            <w:fldChar w:fldCharType="separate"/>
          </w:r>
          <w:ins w:id="2323" w:author="Sammartano, Marc (BIC USA)" w:date="2014-10-10T17:49:00Z">
            <w:r>
              <w:rPr>
                <w:noProof/>
                <w:webHidden/>
              </w:rPr>
              <w:t>174</w:t>
            </w:r>
          </w:ins>
          <w:ins w:id="2324"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25" w:author="Sammartano, Marc (BIC USA)" w:date="2014-10-10T17:44:00Z"/>
              <w:rFonts w:eastAsiaTheme="minorEastAsia"/>
              <w:noProof/>
            </w:rPr>
          </w:pPr>
          <w:ins w:id="232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"_Toc400726942"</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Application Icons</w:t>
            </w:r>
            <w:r>
              <w:rPr>
                <w:noProof/>
                <w:webHidden/>
              </w:rPr>
              <w:tab/>
            </w:r>
            <w:r>
              <w:rPr>
                <w:noProof/>
                <w:webHidden/>
              </w:rPr>
              <w:fldChar w:fldCharType="begin"/>
            </w:r>
            <w:r>
              <w:rPr>
                <w:noProof/>
                <w:webHidden/>
              </w:rPr>
              <w:instrText xml:space="preserve"> PAGEREF _Toc400726942 \h </w:instrText>
            </w:r>
            <w:r>
              <w:rPr>
                <w:noProof/>
                <w:webHidden/>
              </w:rPr>
            </w:r>
          </w:ins>
          <w:r>
            <w:rPr>
              <w:noProof/>
              <w:webHidden/>
            </w:rPr>
            <w:fldChar w:fldCharType="separate"/>
          </w:r>
          <w:ins w:id="2327" w:author="Sammartano, Marc (BIC USA)" w:date="2014-10-10T17:49:00Z">
            <w:r>
              <w:rPr>
                <w:noProof/>
                <w:webHidden/>
              </w:rPr>
              <w:t>176</w:t>
            </w:r>
          </w:ins>
          <w:ins w:id="232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29" w:author="Sammartano, Marc (BIC USA)" w:date="2014-10-10T17:44:00Z"/>
              <w:rFonts w:eastAsiaTheme="minorEastAsia"/>
              <w:noProof/>
            </w:rPr>
          </w:pPr>
          <w:ins w:id="233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"_Toc400726943"</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Modifications to the AndroidManifest.xml File</w:t>
            </w:r>
            <w:r>
              <w:rPr>
                <w:noProof/>
                <w:webHidden/>
              </w:rPr>
              <w:tab/>
            </w:r>
            <w:r>
              <w:rPr>
                <w:noProof/>
                <w:webHidden/>
              </w:rPr>
              <w:fldChar w:fldCharType="begin"/>
            </w:r>
            <w:r>
              <w:rPr>
                <w:noProof/>
                <w:webHidden/>
              </w:rPr>
              <w:instrText xml:space="preserve"> PAGEREF _Toc400726943 \h </w:instrText>
            </w:r>
            <w:r>
              <w:rPr>
                <w:noProof/>
                <w:webHidden/>
              </w:rPr>
            </w:r>
          </w:ins>
          <w:r>
            <w:rPr>
              <w:noProof/>
              <w:webHidden/>
            </w:rPr>
            <w:fldChar w:fldCharType="separate"/>
          </w:r>
          <w:ins w:id="2331" w:author="Sammartano, Marc (BIC USA)" w:date="2014-10-10T17:49:00Z">
            <w:r>
              <w:rPr>
                <w:noProof/>
                <w:webHidden/>
              </w:rPr>
              <w:t>177</w:t>
            </w:r>
          </w:ins>
          <w:ins w:id="2332"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333" w:author="Sammartano, Marc (BIC USA)" w:date="2014-10-10T17:44:00Z"/>
              <w:rFonts w:eastAsiaTheme="minorEastAsia"/>
              <w:noProof/>
            </w:rPr>
          </w:pPr>
          <w:ins w:id="233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"_Toc400726944"</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Setting the Version Number and Version Name</w:t>
            </w:r>
            <w:r>
              <w:rPr>
                <w:noProof/>
                <w:webHidden/>
              </w:rPr>
              <w:tab/>
            </w:r>
            <w:r>
              <w:rPr>
                <w:noProof/>
                <w:webHidden/>
              </w:rPr>
              <w:fldChar w:fldCharType="begin"/>
            </w:r>
            <w:r>
              <w:rPr>
                <w:noProof/>
                <w:webHidden/>
              </w:rPr>
              <w:instrText xml:space="preserve"> PAGEREF _Toc400726944 \h </w:instrText>
            </w:r>
            <w:r>
              <w:rPr>
                <w:noProof/>
                <w:webHidden/>
              </w:rPr>
            </w:r>
          </w:ins>
          <w:r>
            <w:rPr>
              <w:noProof/>
              <w:webHidden/>
            </w:rPr>
            <w:fldChar w:fldCharType="separate"/>
          </w:r>
          <w:ins w:id="2335" w:author="Sammartano, Marc (BIC USA)" w:date="2014-10-10T17:49:00Z">
            <w:r>
              <w:rPr>
                <w:noProof/>
                <w:webHidden/>
              </w:rPr>
              <w:t>177</w:t>
            </w:r>
          </w:ins>
          <w:ins w:id="2336"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337" w:author="Sammartano, Marc (BIC USA)" w:date="2014-10-10T17:44:00Z"/>
              <w:rFonts w:eastAsiaTheme="minorEastAsia"/>
              <w:noProof/>
            </w:rPr>
          </w:pPr>
          <w:ins w:id="233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"_Toc400726945"</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Permissions</w:t>
            </w:r>
            <w:r>
              <w:rPr>
                <w:noProof/>
                <w:webHidden/>
              </w:rPr>
              <w:tab/>
            </w:r>
            <w:r>
              <w:rPr>
                <w:noProof/>
                <w:webHidden/>
              </w:rPr>
              <w:fldChar w:fldCharType="begin"/>
            </w:r>
            <w:r>
              <w:rPr>
                <w:noProof/>
                <w:webHidden/>
              </w:rPr>
              <w:instrText xml:space="preserve"> PAGEREF _Toc400726945 \h </w:instrText>
            </w:r>
            <w:r>
              <w:rPr>
                <w:noProof/>
                <w:webHidden/>
              </w:rPr>
            </w:r>
          </w:ins>
          <w:r>
            <w:rPr>
              <w:noProof/>
              <w:webHidden/>
            </w:rPr>
            <w:fldChar w:fldCharType="separate"/>
          </w:r>
          <w:ins w:id="2339" w:author="Sammartano, Marc (BIC USA)" w:date="2014-10-10T17:49:00Z">
            <w:r>
              <w:rPr>
                <w:noProof/>
                <w:webHidden/>
              </w:rPr>
              <w:t>177</w:t>
            </w:r>
          </w:ins>
          <w:ins w:id="2340"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341" w:author="Sammartano, Marc (BIC USA)" w:date="2014-10-10T17:44:00Z"/>
              <w:rFonts w:eastAsiaTheme="minorEastAsia"/>
              <w:noProof/>
            </w:rPr>
          </w:pPr>
          <w:ins w:id="234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"_Toc400726946"</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Disable the Shortcut Launcher</w:t>
            </w:r>
            <w:r>
              <w:rPr>
                <w:noProof/>
                <w:webHidden/>
              </w:rPr>
              <w:tab/>
            </w:r>
            <w:r>
              <w:rPr>
                <w:noProof/>
                <w:webHidden/>
              </w:rPr>
              <w:fldChar w:fldCharType="begin"/>
            </w:r>
            <w:r>
              <w:rPr>
                <w:noProof/>
                <w:webHidden/>
              </w:rPr>
              <w:instrText xml:space="preserve"> PAGEREF _Toc400726946 \h </w:instrText>
            </w:r>
            <w:r>
              <w:rPr>
                <w:noProof/>
                <w:webHidden/>
              </w:rPr>
            </w:r>
          </w:ins>
          <w:r>
            <w:rPr>
              <w:noProof/>
              <w:webHidden/>
            </w:rPr>
            <w:fldChar w:fldCharType="separate"/>
          </w:r>
          <w:ins w:id="2343" w:author="Sammartano, Marc (BIC USA)" w:date="2014-10-10T17:49:00Z">
            <w:r>
              <w:rPr>
                <w:noProof/>
                <w:webHidden/>
              </w:rPr>
              <w:t>178</w:t>
            </w:r>
          </w:ins>
          <w:ins w:id="2344" w:author="Sammartano, Marc (BIC USA)" w:date="2014-10-10T17:44:00Z">
            <w:r>
              <w:rPr>
                <w:noProof/>
                <w:webHidden/>
              </w:rPr>
              <w:fldChar w:fldCharType="end"/>
            </w:r>
            <w:r w:rsidRPr="00B808F9">
              <w:rPr>
                <w:rStyle w:val="Hyperlink"/>
                <w:noProof/>
              </w:rPr>
              <w:fldChar w:fldCharType="end"/>
            </w:r>
          </w:ins>
        </w:p>
        <w:p w:rsidR="00592A71" w:rsidRDefault="00592A71">
          <w:pPr>
            <w:pStyle w:val="TOC3"/>
            <w:rPr>
              <w:ins w:id="2345" w:author="Sammartano, Marc (BIC USA)" w:date="2014-10-10T17:44:00Z"/>
              <w:rFonts w:eastAsiaTheme="minorEastAsia"/>
              <w:noProof/>
            </w:rPr>
          </w:pPr>
          <w:ins w:id="2346"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"_Toc400726947"</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Launch at device boot</w:t>
            </w:r>
            <w:r>
              <w:rPr>
                <w:noProof/>
                <w:webHidden/>
              </w:rPr>
              <w:tab/>
            </w:r>
            <w:r>
              <w:rPr>
                <w:noProof/>
                <w:webHidden/>
              </w:rPr>
              <w:fldChar w:fldCharType="begin"/>
            </w:r>
            <w:r>
              <w:rPr>
                <w:noProof/>
                <w:webHidden/>
              </w:rPr>
              <w:instrText xml:space="preserve"> PAGEREF _Toc400726947 \h </w:instrText>
            </w:r>
            <w:r>
              <w:rPr>
                <w:noProof/>
                <w:webHidden/>
              </w:rPr>
            </w:r>
          </w:ins>
          <w:r>
            <w:rPr>
              <w:noProof/>
              <w:webHidden/>
            </w:rPr>
            <w:fldChar w:fldCharType="separate"/>
          </w:r>
          <w:ins w:id="2347" w:author="Sammartano, Marc (BIC USA)" w:date="2014-10-10T17:49:00Z">
            <w:r>
              <w:rPr>
                <w:noProof/>
                <w:webHidden/>
              </w:rPr>
              <w:t>179</w:t>
            </w:r>
          </w:ins>
          <w:ins w:id="2348"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49" w:author="Sammartano, Marc (BIC USA)" w:date="2014-10-10T17:44:00Z"/>
              <w:rFonts w:eastAsiaTheme="minorEastAsia"/>
              <w:noProof/>
            </w:rPr>
          </w:pPr>
          <w:ins w:id="2350"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"_Toc400726948"</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Preferences</w:t>
            </w:r>
            <w:r>
              <w:rPr>
                <w:noProof/>
                <w:webHidden/>
              </w:rPr>
              <w:tab/>
            </w:r>
            <w:r>
              <w:rPr>
                <w:noProof/>
                <w:webHidden/>
              </w:rPr>
              <w:fldChar w:fldCharType="begin"/>
            </w:r>
            <w:r>
              <w:rPr>
                <w:noProof/>
                <w:webHidden/>
              </w:rPr>
              <w:instrText xml:space="preserve"> PAGEREF _Toc400726948 \h </w:instrText>
            </w:r>
            <w:r>
              <w:rPr>
                <w:noProof/>
                <w:webHidden/>
              </w:rPr>
            </w:r>
          </w:ins>
          <w:r>
            <w:rPr>
              <w:noProof/>
              <w:webHidden/>
            </w:rPr>
            <w:fldChar w:fldCharType="separate"/>
          </w:r>
          <w:ins w:id="2351" w:author="Sammartano, Marc (BIC USA)" w:date="2014-10-10T17:49:00Z">
            <w:r>
              <w:rPr>
                <w:noProof/>
                <w:webHidden/>
              </w:rPr>
              <w:t>179</w:t>
            </w:r>
          </w:ins>
          <w:ins w:id="2352"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53" w:author="Sammartano, Marc (BIC USA)" w:date="2014-10-10T17:44:00Z"/>
              <w:rFonts w:eastAsiaTheme="minorEastAsia"/>
              <w:noProof/>
            </w:rPr>
          </w:pPr>
          <w:ins w:id="2354"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"_Toc400726949"</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Finished</w:t>
            </w:r>
            <w:r>
              <w:rPr>
                <w:noProof/>
                <w:webHidden/>
              </w:rPr>
              <w:tab/>
            </w:r>
            <w:r>
              <w:rPr>
                <w:noProof/>
                <w:webHidden/>
              </w:rPr>
              <w:fldChar w:fldCharType="begin"/>
            </w:r>
            <w:r>
              <w:rPr>
                <w:noProof/>
                <w:webHidden/>
              </w:rPr>
              <w:instrText xml:space="preserve"> PAGEREF _Toc400726949 \h </w:instrText>
            </w:r>
            <w:r>
              <w:rPr>
                <w:noProof/>
                <w:webHidden/>
              </w:rPr>
            </w:r>
          </w:ins>
          <w:r>
            <w:rPr>
              <w:noProof/>
              <w:webHidden/>
            </w:rPr>
            <w:fldChar w:fldCharType="separate"/>
          </w:r>
          <w:ins w:id="2355" w:author="Sammartano, Marc (BIC USA)" w:date="2014-10-10T17:49:00Z">
            <w:r>
              <w:rPr>
                <w:noProof/>
                <w:webHidden/>
              </w:rPr>
              <w:t>181</w:t>
            </w:r>
          </w:ins>
          <w:ins w:id="2356" w:author="Sammartano, Marc (BIC USA)" w:date="2014-10-10T17:44:00Z">
            <w:r>
              <w:rPr>
                <w:noProof/>
                <w:webHidden/>
              </w:rPr>
              <w:fldChar w:fldCharType="end"/>
            </w:r>
            <w:r w:rsidRPr="00B808F9">
              <w:rPr>
                <w:rStyle w:val="Hyperlink"/>
                <w:noProof/>
              </w:rPr>
              <w:fldChar w:fldCharType="end"/>
            </w:r>
          </w:ins>
        </w:p>
        <w:p w:rsidR="00592A71" w:rsidRDefault="00592A71">
          <w:pPr>
            <w:pStyle w:val="TOC1"/>
            <w:tabs>
              <w:tab w:val="right" w:leader="dot" w:pos="9350"/>
            </w:tabs>
            <w:rPr>
              <w:ins w:id="2357" w:author="Sammartano, Marc (BIC USA)" w:date="2014-10-10T17:44:00Z"/>
              <w:rFonts w:eastAsiaTheme="minorEastAsia"/>
              <w:noProof/>
            </w:rPr>
          </w:pPr>
          <w:ins w:id="2358"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"_Toc400726950"</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noProof/>
              </w:rPr>
              <w:t>Appendix E – BASIC! Distribution License</w:t>
            </w:r>
            <w:r>
              <w:rPr>
                <w:noProof/>
                <w:webHidden/>
              </w:rPr>
              <w:tab/>
            </w:r>
            <w:r>
              <w:rPr>
                <w:noProof/>
                <w:webHidden/>
              </w:rPr>
              <w:fldChar w:fldCharType="begin"/>
            </w:r>
            <w:r>
              <w:rPr>
                <w:noProof/>
                <w:webHidden/>
              </w:rPr>
              <w:instrText xml:space="preserve"> PAGEREF _Toc400726950 \h </w:instrText>
            </w:r>
            <w:r>
              <w:rPr>
                <w:noProof/>
                <w:webHidden/>
              </w:rPr>
            </w:r>
          </w:ins>
          <w:r>
            <w:rPr>
              <w:noProof/>
              <w:webHidden/>
            </w:rPr>
            <w:fldChar w:fldCharType="separate"/>
          </w:r>
          <w:ins w:id="2359" w:author="Sammartano, Marc (BIC USA)" w:date="2014-10-10T17:49:00Z">
            <w:r>
              <w:rPr>
                <w:noProof/>
                <w:webHidden/>
              </w:rPr>
              <w:t>182</w:t>
            </w:r>
          </w:ins>
          <w:ins w:id="2360" w:author="Sammartano, Marc (BIC USA)" w:date="2014-10-10T17:44:00Z">
            <w:r>
              <w:rPr>
                <w:noProof/>
                <w:webHidden/>
              </w:rPr>
              <w:fldChar w:fldCharType="end"/>
            </w:r>
            <w:r w:rsidRPr="00B808F9">
              <w:rPr>
                <w:rStyle w:val="Hyperlink"/>
                <w:noProof/>
              </w:rPr>
              <w:fldChar w:fldCharType="end"/>
            </w:r>
          </w:ins>
        </w:p>
        <w:p w:rsidR="00592A71" w:rsidRDefault="00592A71">
          <w:pPr>
            <w:pStyle w:val="TOC2"/>
            <w:rPr>
              <w:ins w:id="2361" w:author="Sammartano, Marc (BIC USA)" w:date="2014-10-10T17:44:00Z"/>
              <w:rFonts w:eastAsiaTheme="minorEastAsia"/>
              <w:noProof/>
            </w:rPr>
          </w:pPr>
          <w:ins w:id="2362" w:author="Sammartano, Marc (BIC USA)" w:date="2014-10-10T17:44:00Z">
            <w:r w:rsidRPr="00B808F9">
              <w:rPr>
                <w:rStyle w:val="Hyperlink"/>
                <w:noProof/>
              </w:rPr>
              <w:fldChar w:fldCharType="begin"/>
            </w:r>
            <w:r w:rsidRPr="00B808F9">
              <w:rPr>
                <w:rStyle w:val="Hyperlink"/>
                <w:noProof/>
              </w:rPr>
              <w:instrText xml:space="preserve"> </w:instrText>
            </w:r>
            <w:r>
              <w:rPr>
                <w:noProof/>
              </w:rPr>
              <w:instrText>HYPERLINK \l "_Toc400726951"</w:instrText>
            </w:r>
            <w:r w:rsidRPr="00B808F9">
              <w:rPr>
                <w:rStyle w:val="Hyperlink"/>
                <w:noProof/>
              </w:rPr>
              <w:instrText xml:space="preserve"> </w:instrText>
            </w:r>
            <w:r w:rsidRPr="00B808F9">
              <w:rPr>
                <w:rStyle w:val="Hyperlink"/>
                <w:noProof/>
              </w:rPr>
            </w:r>
            <w:r w:rsidRPr="00B808F9">
              <w:rPr>
                <w:rStyle w:val="Hyperlink"/>
                <w:noProof/>
              </w:rPr>
              <w:fldChar w:fldCharType="separate"/>
            </w:r>
            <w:r w:rsidRPr="00B808F9">
              <w:rPr>
                <w:rStyle w:val="Hyperlink"/>
                <w:rFonts w:eastAsia="Times New Roman"/>
                <w:noProof/>
              </w:rPr>
              <w:t>Apache Commons</w:t>
            </w:r>
            <w:r>
              <w:rPr>
                <w:noProof/>
                <w:webHidden/>
              </w:rPr>
              <w:tab/>
            </w:r>
            <w:r>
              <w:rPr>
                <w:noProof/>
                <w:webHidden/>
              </w:rPr>
              <w:fldChar w:fldCharType="begin"/>
            </w:r>
            <w:r>
              <w:rPr>
                <w:noProof/>
                <w:webHidden/>
              </w:rPr>
              <w:instrText xml:space="preserve"> PAGEREF _Toc400726951 \h </w:instrText>
            </w:r>
            <w:r>
              <w:rPr>
                <w:noProof/>
                <w:webHidden/>
              </w:rPr>
            </w:r>
          </w:ins>
          <w:r>
            <w:rPr>
              <w:noProof/>
              <w:webHidden/>
            </w:rPr>
            <w:fldChar w:fldCharType="separate"/>
          </w:r>
          <w:ins w:id="2363" w:author="Sammartano, Marc (BIC USA)" w:date="2014-10-10T17:49:00Z">
            <w:r>
              <w:rPr>
                <w:noProof/>
                <w:webHidden/>
              </w:rPr>
              <w:t>193</w:t>
            </w:r>
          </w:ins>
          <w:ins w:id="2364" w:author="Sammartano, Marc (BIC USA)" w:date="2014-10-10T17:44:00Z">
            <w:r>
              <w:rPr>
                <w:noProof/>
                <w:webHidden/>
              </w:rPr>
              <w:fldChar w:fldCharType="end"/>
            </w:r>
            <w:r w:rsidRPr="00B808F9">
              <w:rPr>
                <w:rStyle w:val="Hyperlink"/>
                <w:noProof/>
              </w:rPr>
              <w:fldChar w:fldCharType="end"/>
            </w:r>
          </w:ins>
        </w:p>
        <w:p w:rsidR="0028723B" w:rsidDel="00592A71" w:rsidRDefault="0028723B">
          <w:pPr>
            <w:pStyle w:val="TOC1"/>
            <w:tabs>
              <w:tab w:val="right" w:leader="dot" w:pos="9350"/>
            </w:tabs>
            <w:rPr>
              <w:del w:id="2365" w:author="Sammartano, Marc (BIC USA)" w:date="2014-10-10T17:43:00Z"/>
              <w:rFonts w:eastAsiaTheme="minorEastAsia"/>
              <w:noProof/>
            </w:rPr>
          </w:pPr>
          <w:del w:id="2366" w:author="Sammartano, Marc (BIC USA)" w:date="2014-10-10T17:43:00Z">
            <w:r w:rsidRPr="00592A71" w:rsidDel="00592A71">
              <w:rPr>
                <w:noProof/>
              </w:rPr>
              <w:delText>Changes in this Version</w:delText>
            </w:r>
            <w:r w:rsidDel="00592A71">
              <w:rPr>
                <w:noProof/>
                <w:webHidden/>
              </w:rPr>
              <w:tab/>
            </w:r>
            <w:r w:rsidR="005B2E59" w:rsidDel="00592A71">
              <w:rPr>
                <w:noProof/>
                <w:webHidden/>
              </w:rPr>
              <w:delText>20</w:delText>
            </w:r>
          </w:del>
        </w:p>
        <w:p w:rsidR="0028723B" w:rsidDel="00592A71" w:rsidRDefault="0028723B">
          <w:pPr>
            <w:pStyle w:val="TOC1"/>
            <w:tabs>
              <w:tab w:val="right" w:leader="dot" w:pos="9350"/>
            </w:tabs>
            <w:rPr>
              <w:del w:id="2367" w:author="Sammartano, Marc (BIC USA)" w:date="2014-10-10T17:43:00Z"/>
              <w:rFonts w:eastAsiaTheme="minorEastAsia"/>
              <w:noProof/>
            </w:rPr>
          </w:pPr>
          <w:del w:id="2368" w:author="Sammartano, Marc (BIC USA)" w:date="2014-10-10T17:43:00Z">
            <w:r w:rsidRPr="00592A71" w:rsidDel="00592A71">
              <w:rPr>
                <w:noProof/>
              </w:rPr>
              <w:delText>About the Title, De Re BASIC!</w:delText>
            </w:r>
            <w:r w:rsidDel="00592A71">
              <w:rPr>
                <w:noProof/>
                <w:webHidden/>
              </w:rPr>
              <w:tab/>
            </w:r>
            <w:r w:rsidR="005B2E59" w:rsidDel="00592A71">
              <w:rPr>
                <w:noProof/>
                <w:webHidden/>
              </w:rPr>
              <w:delText>21</w:delText>
            </w:r>
          </w:del>
        </w:p>
        <w:p w:rsidR="0028723B" w:rsidDel="00592A71" w:rsidRDefault="0028723B">
          <w:pPr>
            <w:pStyle w:val="TOC1"/>
            <w:tabs>
              <w:tab w:val="right" w:leader="dot" w:pos="9350"/>
            </w:tabs>
            <w:rPr>
              <w:del w:id="2369" w:author="Sammartano, Marc (BIC USA)" w:date="2014-10-10T17:43:00Z"/>
              <w:rFonts w:eastAsiaTheme="minorEastAsia"/>
              <w:noProof/>
            </w:rPr>
          </w:pPr>
          <w:del w:id="2370" w:author="Sammartano, Marc (BIC USA)" w:date="2014-10-10T17:43:00Z">
            <w:r w:rsidRPr="00592A71" w:rsidDel="00592A71">
              <w:rPr>
                <w:noProof/>
              </w:rPr>
              <w:delText>About the Cover Art</w:delText>
            </w:r>
            <w:r w:rsidDel="00592A71">
              <w:rPr>
                <w:noProof/>
                <w:webHidden/>
              </w:rPr>
              <w:tab/>
            </w:r>
            <w:r w:rsidR="005B2E59" w:rsidDel="00592A71">
              <w:rPr>
                <w:noProof/>
                <w:webHidden/>
              </w:rPr>
              <w:delText>21</w:delText>
            </w:r>
          </w:del>
        </w:p>
        <w:p w:rsidR="0028723B" w:rsidDel="00592A71" w:rsidRDefault="0028723B">
          <w:pPr>
            <w:pStyle w:val="TOC1"/>
            <w:tabs>
              <w:tab w:val="right" w:leader="dot" w:pos="9350"/>
            </w:tabs>
            <w:rPr>
              <w:del w:id="2371" w:author="Sammartano, Marc (BIC USA)" w:date="2014-10-10T17:43:00Z"/>
              <w:rFonts w:eastAsiaTheme="minorEastAsia"/>
              <w:noProof/>
            </w:rPr>
          </w:pPr>
          <w:del w:id="2372" w:author="Sammartano, Marc (BIC USA)" w:date="2014-10-10T17:43:00Z">
            <w:r w:rsidRPr="00592A71" w:rsidDel="00592A71">
              <w:rPr>
                <w:noProof/>
              </w:rPr>
              <w:delText>Technical Editor</w:delText>
            </w:r>
            <w:r w:rsidDel="00592A71">
              <w:rPr>
                <w:noProof/>
                <w:webHidden/>
              </w:rPr>
              <w:tab/>
            </w:r>
            <w:r w:rsidR="005B2E59" w:rsidDel="00592A71">
              <w:rPr>
                <w:noProof/>
                <w:webHidden/>
              </w:rPr>
              <w:delText>21</w:delText>
            </w:r>
          </w:del>
        </w:p>
        <w:p w:rsidR="0028723B" w:rsidDel="00592A71" w:rsidRDefault="0028723B">
          <w:pPr>
            <w:pStyle w:val="TOC1"/>
            <w:tabs>
              <w:tab w:val="right" w:leader="dot" w:pos="9350"/>
            </w:tabs>
            <w:rPr>
              <w:del w:id="2373" w:author="Sammartano, Marc (BIC USA)" w:date="2014-10-10T17:43:00Z"/>
              <w:rFonts w:eastAsiaTheme="minorEastAsia"/>
              <w:noProof/>
            </w:rPr>
          </w:pPr>
          <w:del w:id="2374" w:author="Sammartano, Marc (BIC USA)" w:date="2014-10-10T17:43:00Z">
            <w:r w:rsidRPr="00592A71" w:rsidDel="00592A71">
              <w:rPr>
                <w:noProof/>
              </w:rPr>
              <w:delText>Getting BASIC!</w:delText>
            </w:r>
            <w:r w:rsidDel="00592A71">
              <w:rPr>
                <w:noProof/>
                <w:webHidden/>
              </w:rPr>
              <w:tab/>
            </w:r>
            <w:r w:rsidR="005B2E59" w:rsidDel="00592A71">
              <w:rPr>
                <w:noProof/>
                <w:webHidden/>
              </w:rPr>
              <w:delText>21</w:delText>
            </w:r>
          </w:del>
        </w:p>
        <w:p w:rsidR="0028723B" w:rsidDel="00592A71" w:rsidRDefault="0028723B">
          <w:pPr>
            <w:pStyle w:val="TOC1"/>
            <w:tabs>
              <w:tab w:val="right" w:leader="dot" w:pos="9350"/>
            </w:tabs>
            <w:rPr>
              <w:del w:id="2375" w:author="Sammartano, Marc (BIC USA)" w:date="2014-10-10T17:43:00Z"/>
              <w:rFonts w:eastAsiaTheme="minorEastAsia"/>
              <w:noProof/>
            </w:rPr>
          </w:pPr>
          <w:del w:id="2376" w:author="Sammartano, Marc (BIC USA)" w:date="2014-10-10T17:43:00Z">
            <w:r w:rsidRPr="00592A71" w:rsidDel="00592A71">
              <w:rPr>
                <w:noProof/>
              </w:rPr>
              <w:delText>BASIC! Forum</w:delText>
            </w:r>
            <w:r w:rsidDel="00592A71">
              <w:rPr>
                <w:noProof/>
                <w:webHidden/>
              </w:rPr>
              <w:tab/>
            </w:r>
            <w:r w:rsidR="005B2E59" w:rsidDel="00592A71">
              <w:rPr>
                <w:noProof/>
                <w:webHidden/>
              </w:rPr>
              <w:delText>21</w:delText>
            </w:r>
          </w:del>
        </w:p>
        <w:p w:rsidR="0028723B" w:rsidDel="00592A71" w:rsidRDefault="0028723B">
          <w:pPr>
            <w:pStyle w:val="TOC1"/>
            <w:tabs>
              <w:tab w:val="right" w:leader="dot" w:pos="9350"/>
            </w:tabs>
            <w:rPr>
              <w:del w:id="2377" w:author="Sammartano, Marc (BIC USA)" w:date="2014-10-10T17:43:00Z"/>
              <w:rFonts w:eastAsiaTheme="minorEastAsia"/>
              <w:noProof/>
            </w:rPr>
          </w:pPr>
          <w:del w:id="2378" w:author="Sammartano, Marc (BIC USA)" w:date="2014-10-10T17:43:00Z">
            <w:r w:rsidRPr="00592A71" w:rsidDel="00592A71">
              <w:rPr>
                <w:noProof/>
              </w:rPr>
              <w:delText>BASIC! Tutorial</w:delText>
            </w:r>
            <w:r w:rsidDel="00592A71">
              <w:rPr>
                <w:noProof/>
                <w:webHidden/>
              </w:rPr>
              <w:tab/>
            </w:r>
            <w:r w:rsidR="005B2E59" w:rsidDel="00592A71">
              <w:rPr>
                <w:noProof/>
                <w:webHidden/>
              </w:rPr>
              <w:delText>21</w:delText>
            </w:r>
          </w:del>
        </w:p>
        <w:p w:rsidR="0028723B" w:rsidDel="00592A71" w:rsidRDefault="0028723B">
          <w:pPr>
            <w:pStyle w:val="TOC1"/>
            <w:tabs>
              <w:tab w:val="right" w:leader="dot" w:pos="9350"/>
            </w:tabs>
            <w:rPr>
              <w:del w:id="2379" w:author="Sammartano, Marc (BIC USA)" w:date="2014-10-10T17:43:00Z"/>
              <w:rFonts w:eastAsiaTheme="minorEastAsia"/>
              <w:noProof/>
            </w:rPr>
          </w:pPr>
          <w:del w:id="2380" w:author="Sammartano, Marc (BIC USA)" w:date="2014-10-10T17:43:00Z">
            <w:r w:rsidRPr="00592A71" w:rsidDel="00592A71">
              <w:rPr>
                <w:noProof/>
              </w:rPr>
              <w:delText>BASIC! Operation</w:delText>
            </w:r>
            <w:r w:rsidDel="00592A71">
              <w:rPr>
                <w:noProof/>
                <w:webHidden/>
              </w:rPr>
              <w:tab/>
            </w:r>
            <w:r w:rsidR="005B2E59" w:rsidDel="00592A71">
              <w:rPr>
                <w:noProof/>
                <w:webHidden/>
              </w:rPr>
              <w:delText>21</w:delText>
            </w:r>
          </w:del>
        </w:p>
        <w:p w:rsidR="0028723B" w:rsidDel="00592A71" w:rsidRDefault="0028723B">
          <w:pPr>
            <w:pStyle w:val="TOC2"/>
            <w:rPr>
              <w:del w:id="2381" w:author="Sammartano, Marc (BIC USA)" w:date="2014-10-10T17:43:00Z"/>
              <w:rFonts w:eastAsiaTheme="minorEastAsia"/>
              <w:noProof/>
            </w:rPr>
          </w:pPr>
          <w:del w:id="2382" w:author="Sammartano, Marc (BIC USA)" w:date="2014-10-10T17:43:00Z">
            <w:r w:rsidRPr="00592A71" w:rsidDel="00592A71">
              <w:rPr>
                <w:noProof/>
              </w:rPr>
              <w:delText>Permissions</w:delText>
            </w:r>
            <w:r w:rsidDel="00592A71">
              <w:rPr>
                <w:noProof/>
                <w:webHidden/>
              </w:rPr>
              <w:tab/>
            </w:r>
            <w:r w:rsidR="005B2E59" w:rsidDel="00592A71">
              <w:rPr>
                <w:noProof/>
                <w:webHidden/>
              </w:rPr>
              <w:delText>21</w:delText>
            </w:r>
          </w:del>
        </w:p>
        <w:p w:rsidR="0028723B" w:rsidDel="00592A71" w:rsidRDefault="0028723B">
          <w:pPr>
            <w:pStyle w:val="TOC2"/>
            <w:rPr>
              <w:del w:id="2383" w:author="Sammartano, Marc (BIC USA)" w:date="2014-10-10T17:43:00Z"/>
              <w:rFonts w:eastAsiaTheme="minorEastAsia"/>
              <w:noProof/>
            </w:rPr>
          </w:pPr>
          <w:del w:id="2384" w:author="Sammartano, Marc (BIC USA)" w:date="2014-10-10T17:43:00Z">
            <w:r w:rsidRPr="00592A71" w:rsidDel="00592A71">
              <w:rPr>
                <w:noProof/>
              </w:rPr>
              <w:delText>Editor</w:delText>
            </w:r>
            <w:r w:rsidDel="00592A71">
              <w:rPr>
                <w:noProof/>
                <w:webHidden/>
              </w:rPr>
              <w:tab/>
            </w:r>
            <w:r w:rsidR="005B2E59" w:rsidDel="00592A71">
              <w:rPr>
                <w:noProof/>
                <w:webHidden/>
              </w:rPr>
              <w:delText>22</w:delText>
            </w:r>
          </w:del>
        </w:p>
        <w:p w:rsidR="0028723B" w:rsidDel="00592A71" w:rsidRDefault="0028723B">
          <w:pPr>
            <w:pStyle w:val="TOC3"/>
            <w:rPr>
              <w:del w:id="2385" w:author="Sammartano, Marc (BIC USA)" w:date="2014-10-10T17:43:00Z"/>
              <w:rFonts w:eastAsiaTheme="minorEastAsia"/>
              <w:noProof/>
            </w:rPr>
          </w:pPr>
          <w:del w:id="2386" w:author="Sammartano, Marc (BIC USA)" w:date="2014-10-10T17:43:00Z">
            <w:r w:rsidRPr="00592A71" w:rsidDel="00592A71">
              <w:rPr>
                <w:noProof/>
              </w:rPr>
              <w:delText>Editing the program</w:delText>
            </w:r>
            <w:r w:rsidDel="00592A71">
              <w:rPr>
                <w:noProof/>
                <w:webHidden/>
              </w:rPr>
              <w:tab/>
            </w:r>
            <w:r w:rsidR="005B2E59" w:rsidDel="00592A71">
              <w:rPr>
                <w:noProof/>
                <w:webHidden/>
              </w:rPr>
              <w:delText>22</w:delText>
            </w:r>
          </w:del>
        </w:p>
        <w:p w:rsidR="0028723B" w:rsidDel="00592A71" w:rsidRDefault="0028723B">
          <w:pPr>
            <w:pStyle w:val="TOC3"/>
            <w:rPr>
              <w:del w:id="2387" w:author="Sammartano, Marc (BIC USA)" w:date="2014-10-10T17:43:00Z"/>
              <w:rFonts w:eastAsiaTheme="minorEastAsia"/>
              <w:noProof/>
            </w:rPr>
          </w:pPr>
          <w:del w:id="2388" w:author="Sammartano, Marc (BIC USA)" w:date="2014-10-10T17:43:00Z">
            <w:r w:rsidRPr="00592A71" w:rsidDel="00592A71">
              <w:rPr>
                <w:noProof/>
              </w:rPr>
              <w:delText>Line Continuation</w:delText>
            </w:r>
            <w:r w:rsidDel="00592A71">
              <w:rPr>
                <w:noProof/>
                <w:webHidden/>
              </w:rPr>
              <w:tab/>
            </w:r>
            <w:r w:rsidR="005B2E59" w:rsidDel="00592A71">
              <w:rPr>
                <w:noProof/>
                <w:webHidden/>
              </w:rPr>
              <w:delText>22</w:delText>
            </w:r>
          </w:del>
        </w:p>
        <w:p w:rsidR="0028723B" w:rsidDel="00592A71" w:rsidRDefault="0028723B">
          <w:pPr>
            <w:pStyle w:val="TOC3"/>
            <w:rPr>
              <w:del w:id="2389" w:author="Sammartano, Marc (BIC USA)" w:date="2014-10-10T17:43:00Z"/>
              <w:rFonts w:eastAsiaTheme="minorEastAsia"/>
              <w:noProof/>
            </w:rPr>
          </w:pPr>
          <w:del w:id="2390" w:author="Sammartano, Marc (BIC USA)" w:date="2014-10-10T17:43:00Z">
            <w:r w:rsidRPr="00592A71" w:rsidDel="00592A71">
              <w:rPr>
                <w:noProof/>
              </w:rPr>
              <w:delText># - Format Line</w:delText>
            </w:r>
            <w:r w:rsidDel="00592A71">
              <w:rPr>
                <w:noProof/>
                <w:webHidden/>
              </w:rPr>
              <w:tab/>
            </w:r>
            <w:r w:rsidR="005B2E59" w:rsidDel="00592A71">
              <w:rPr>
                <w:noProof/>
                <w:webHidden/>
              </w:rPr>
              <w:delText>23</w:delText>
            </w:r>
          </w:del>
        </w:p>
        <w:p w:rsidR="0028723B" w:rsidDel="00592A71" w:rsidRDefault="0028723B">
          <w:pPr>
            <w:pStyle w:val="TOC3"/>
            <w:rPr>
              <w:del w:id="2391" w:author="Sammartano, Marc (BIC USA)" w:date="2014-10-10T17:43:00Z"/>
              <w:rFonts w:eastAsiaTheme="minorEastAsia"/>
              <w:noProof/>
            </w:rPr>
          </w:pPr>
          <w:del w:id="2392" w:author="Sammartano, Marc (BIC USA)" w:date="2014-10-10T17:43:00Z">
            <w:r w:rsidRPr="00592A71" w:rsidDel="00592A71">
              <w:rPr>
                <w:noProof/>
              </w:rPr>
              <w:delText>Menus</w:delText>
            </w:r>
            <w:r w:rsidDel="00592A71">
              <w:rPr>
                <w:noProof/>
                <w:webHidden/>
              </w:rPr>
              <w:tab/>
            </w:r>
            <w:r w:rsidR="005B2E59" w:rsidDel="00592A71">
              <w:rPr>
                <w:noProof/>
                <w:webHidden/>
              </w:rPr>
              <w:delText>23</w:delText>
            </w:r>
          </w:del>
        </w:p>
        <w:p w:rsidR="0028723B" w:rsidDel="00592A71" w:rsidRDefault="0028723B">
          <w:pPr>
            <w:pStyle w:val="TOC2"/>
            <w:rPr>
              <w:del w:id="2393" w:author="Sammartano, Marc (BIC USA)" w:date="2014-10-10T17:43:00Z"/>
              <w:rFonts w:eastAsiaTheme="minorEastAsia"/>
              <w:noProof/>
            </w:rPr>
          </w:pPr>
          <w:del w:id="2394" w:author="Sammartano, Marc (BIC USA)" w:date="2014-10-10T17:43:00Z">
            <w:r w:rsidRPr="00592A71" w:rsidDel="00592A71">
              <w:rPr>
                <w:noProof/>
              </w:rPr>
              <w:delText>Run</w:delText>
            </w:r>
            <w:r w:rsidDel="00592A71">
              <w:rPr>
                <w:noProof/>
                <w:webHidden/>
              </w:rPr>
              <w:tab/>
            </w:r>
            <w:r w:rsidR="005B2E59" w:rsidDel="00592A71">
              <w:rPr>
                <w:noProof/>
                <w:webHidden/>
              </w:rPr>
              <w:delText>28</w:delText>
            </w:r>
          </w:del>
        </w:p>
        <w:p w:rsidR="0028723B" w:rsidDel="00592A71" w:rsidRDefault="0028723B">
          <w:pPr>
            <w:pStyle w:val="TOC3"/>
            <w:rPr>
              <w:del w:id="2395" w:author="Sammartano, Marc (BIC USA)" w:date="2014-10-10T17:43:00Z"/>
              <w:rFonts w:eastAsiaTheme="minorEastAsia"/>
              <w:noProof/>
            </w:rPr>
          </w:pPr>
          <w:del w:id="2396" w:author="Sammartano, Marc (BIC USA)" w:date="2014-10-10T17:43:00Z">
            <w:r w:rsidRPr="00592A71" w:rsidDel="00592A71">
              <w:rPr>
                <w:noProof/>
              </w:rPr>
              <w:delText>Menu</w:delText>
            </w:r>
            <w:r w:rsidDel="00592A71">
              <w:rPr>
                <w:noProof/>
                <w:webHidden/>
              </w:rPr>
              <w:tab/>
            </w:r>
            <w:r w:rsidR="005B2E59" w:rsidDel="00592A71">
              <w:rPr>
                <w:noProof/>
                <w:webHidden/>
              </w:rPr>
              <w:delText>28</w:delText>
            </w:r>
          </w:del>
        </w:p>
        <w:p w:rsidR="0028723B" w:rsidDel="00592A71" w:rsidRDefault="0028723B">
          <w:pPr>
            <w:pStyle w:val="TOC2"/>
            <w:rPr>
              <w:del w:id="2397" w:author="Sammartano, Marc (BIC USA)" w:date="2014-10-10T17:43:00Z"/>
              <w:rFonts w:eastAsiaTheme="minorEastAsia"/>
              <w:noProof/>
            </w:rPr>
          </w:pPr>
          <w:del w:id="2398" w:author="Sammartano, Marc (BIC USA)" w:date="2014-10-10T17:43:00Z">
            <w:r w:rsidRPr="00592A71" w:rsidDel="00592A71">
              <w:rPr>
                <w:noProof/>
              </w:rPr>
              <w:delText>Crashes</w:delText>
            </w:r>
            <w:r w:rsidDel="00592A71">
              <w:rPr>
                <w:noProof/>
                <w:webHidden/>
              </w:rPr>
              <w:tab/>
            </w:r>
            <w:r w:rsidR="005B2E59" w:rsidDel="00592A71">
              <w:rPr>
                <w:noProof/>
                <w:webHidden/>
              </w:rPr>
              <w:delText>28</w:delText>
            </w:r>
          </w:del>
        </w:p>
        <w:p w:rsidR="0028723B" w:rsidDel="00592A71" w:rsidRDefault="0028723B">
          <w:pPr>
            <w:pStyle w:val="TOC1"/>
            <w:tabs>
              <w:tab w:val="right" w:leader="dot" w:pos="9350"/>
            </w:tabs>
            <w:rPr>
              <w:del w:id="2399" w:author="Sammartano, Marc (BIC USA)" w:date="2014-10-10T17:43:00Z"/>
              <w:rFonts w:eastAsiaTheme="minorEastAsia"/>
              <w:noProof/>
            </w:rPr>
          </w:pPr>
          <w:del w:id="2400" w:author="Sammartano, Marc (BIC USA)" w:date="2014-10-10T17:43:00Z">
            <w:r w:rsidRPr="00592A71" w:rsidDel="00592A71">
              <w:rPr>
                <w:noProof/>
              </w:rPr>
              <w:delText>A BASIC! Program</w:delText>
            </w:r>
            <w:r w:rsidDel="00592A71">
              <w:rPr>
                <w:noProof/>
                <w:webHidden/>
              </w:rPr>
              <w:tab/>
            </w:r>
            <w:r w:rsidR="005B2E59" w:rsidDel="00592A71">
              <w:rPr>
                <w:noProof/>
                <w:webHidden/>
              </w:rPr>
              <w:delText>29</w:delText>
            </w:r>
          </w:del>
        </w:p>
        <w:p w:rsidR="0028723B" w:rsidDel="00592A71" w:rsidRDefault="0028723B">
          <w:pPr>
            <w:pStyle w:val="TOC1"/>
            <w:tabs>
              <w:tab w:val="right" w:leader="dot" w:pos="9350"/>
            </w:tabs>
            <w:rPr>
              <w:del w:id="2401" w:author="Sammartano, Marc (BIC USA)" w:date="2014-10-10T17:43:00Z"/>
              <w:rFonts w:eastAsiaTheme="minorEastAsia"/>
              <w:noProof/>
            </w:rPr>
          </w:pPr>
          <w:del w:id="2402" w:author="Sammartano, Marc (BIC USA)" w:date="2014-10-10T17:43:00Z">
            <w:r w:rsidRPr="00592A71" w:rsidDel="00592A71">
              <w:rPr>
                <w:noProof/>
              </w:rPr>
              <w:delText>Command Description Syntax</w:delText>
            </w:r>
            <w:r w:rsidDel="00592A71">
              <w:rPr>
                <w:noProof/>
                <w:webHidden/>
              </w:rPr>
              <w:tab/>
            </w:r>
            <w:r w:rsidR="005B2E59" w:rsidDel="00592A71">
              <w:rPr>
                <w:noProof/>
                <w:webHidden/>
              </w:rPr>
              <w:delText>29</w:delText>
            </w:r>
          </w:del>
        </w:p>
        <w:p w:rsidR="0028723B" w:rsidDel="00592A71" w:rsidRDefault="0028723B">
          <w:pPr>
            <w:pStyle w:val="TOC2"/>
            <w:rPr>
              <w:del w:id="2403" w:author="Sammartano, Marc (BIC USA)" w:date="2014-10-10T17:43:00Z"/>
              <w:rFonts w:eastAsiaTheme="minorEastAsia"/>
              <w:noProof/>
            </w:rPr>
          </w:pPr>
          <w:del w:id="2404" w:author="Sammartano, Marc (BIC USA)" w:date="2014-10-10T17:43:00Z">
            <w:r w:rsidRPr="00592A71" w:rsidDel="00592A71">
              <w:rPr>
                <w:noProof/>
              </w:rPr>
              <w:delText>Upper and Lower Case</w:delText>
            </w:r>
            <w:r w:rsidDel="00592A71">
              <w:rPr>
                <w:noProof/>
                <w:webHidden/>
              </w:rPr>
              <w:tab/>
            </w:r>
            <w:r w:rsidR="005B2E59" w:rsidDel="00592A71">
              <w:rPr>
                <w:noProof/>
                <w:webHidden/>
              </w:rPr>
              <w:delText>29</w:delText>
            </w:r>
          </w:del>
        </w:p>
        <w:p w:rsidR="0028723B" w:rsidDel="00592A71" w:rsidRDefault="0028723B">
          <w:pPr>
            <w:pStyle w:val="TOC2"/>
            <w:rPr>
              <w:del w:id="2405" w:author="Sammartano, Marc (BIC USA)" w:date="2014-10-10T17:43:00Z"/>
              <w:rFonts w:eastAsiaTheme="minorEastAsia"/>
              <w:noProof/>
            </w:rPr>
          </w:pPr>
          <w:del w:id="2406" w:author="Sammartano, Marc (BIC USA)" w:date="2014-10-10T17:43:00Z">
            <w:r w:rsidRPr="00592A71" w:rsidDel="00592A71">
              <w:rPr>
                <w:noProof/>
              </w:rPr>
              <w:delText>&lt;nexp&gt;, &lt;sexp&gt; and &lt;lexp&gt;</w:delText>
            </w:r>
            <w:r w:rsidDel="00592A71">
              <w:rPr>
                <w:noProof/>
                <w:webHidden/>
              </w:rPr>
              <w:tab/>
            </w:r>
            <w:r w:rsidR="005B2E59" w:rsidDel="00592A71">
              <w:rPr>
                <w:noProof/>
                <w:webHidden/>
              </w:rPr>
              <w:delText>29</w:delText>
            </w:r>
          </w:del>
        </w:p>
        <w:p w:rsidR="0028723B" w:rsidDel="00592A71" w:rsidRDefault="0028723B">
          <w:pPr>
            <w:pStyle w:val="TOC2"/>
            <w:rPr>
              <w:del w:id="2407" w:author="Sammartano, Marc (BIC USA)" w:date="2014-10-10T17:43:00Z"/>
              <w:rFonts w:eastAsiaTheme="minorEastAsia"/>
              <w:noProof/>
            </w:rPr>
          </w:pPr>
          <w:del w:id="2408" w:author="Sammartano, Marc (BIC USA)" w:date="2014-10-10T17:43:00Z">
            <w:r w:rsidRPr="00592A71" w:rsidDel="00592A71">
              <w:rPr>
                <w:noProof/>
              </w:rPr>
              <w:delText>&lt;nvar&gt;, &lt;svar&gt; and &lt;lvar&gt;</w:delText>
            </w:r>
            <w:r w:rsidDel="00592A71">
              <w:rPr>
                <w:noProof/>
                <w:webHidden/>
              </w:rPr>
              <w:tab/>
            </w:r>
            <w:r w:rsidR="005B2E59" w:rsidDel="00592A71">
              <w:rPr>
                <w:noProof/>
                <w:webHidden/>
              </w:rPr>
              <w:delText>29</w:delText>
            </w:r>
          </w:del>
        </w:p>
        <w:p w:rsidR="0028723B" w:rsidDel="00592A71" w:rsidRDefault="0028723B">
          <w:pPr>
            <w:pStyle w:val="TOC2"/>
            <w:rPr>
              <w:del w:id="2409" w:author="Sammartano, Marc (BIC USA)" w:date="2014-10-10T17:43:00Z"/>
              <w:rFonts w:eastAsiaTheme="minorEastAsia"/>
              <w:noProof/>
            </w:rPr>
          </w:pPr>
          <w:del w:id="2410" w:author="Sammartano, Marc (BIC USA)" w:date="2014-10-10T17:43:00Z">
            <w:r w:rsidRPr="00592A71" w:rsidDel="00592A71">
              <w:rPr>
                <w:noProof/>
              </w:rPr>
              <w:delText>Array[] and Array$[]</w:delText>
            </w:r>
            <w:r w:rsidDel="00592A71">
              <w:rPr>
                <w:noProof/>
                <w:webHidden/>
              </w:rPr>
              <w:tab/>
            </w:r>
            <w:r w:rsidR="005B2E59" w:rsidDel="00592A71">
              <w:rPr>
                <w:noProof/>
                <w:webHidden/>
              </w:rPr>
              <w:delText>29</w:delText>
            </w:r>
          </w:del>
        </w:p>
        <w:p w:rsidR="0028723B" w:rsidDel="00592A71" w:rsidRDefault="0028723B">
          <w:pPr>
            <w:pStyle w:val="TOC2"/>
            <w:rPr>
              <w:del w:id="2411" w:author="Sammartano, Marc (BIC USA)" w:date="2014-10-10T17:43:00Z"/>
              <w:rFonts w:eastAsiaTheme="minorEastAsia"/>
              <w:noProof/>
            </w:rPr>
          </w:pPr>
          <w:del w:id="2412" w:author="Sammartano, Marc (BIC USA)" w:date="2014-10-10T17:43:00Z">
            <w:r w:rsidRPr="00592A71" w:rsidDel="00592A71">
              <w:rPr>
                <w:noProof/>
              </w:rPr>
              <w:delText>Array[{&lt;start&gt;,&lt;length&gt;}] and Array$[{&lt;start&gt;,&lt;length&gt;}]</w:delText>
            </w:r>
            <w:r w:rsidDel="00592A71">
              <w:rPr>
                <w:noProof/>
                <w:webHidden/>
              </w:rPr>
              <w:tab/>
            </w:r>
            <w:r w:rsidR="005B2E59" w:rsidDel="00592A71">
              <w:rPr>
                <w:noProof/>
                <w:webHidden/>
              </w:rPr>
              <w:delText>30</w:delText>
            </w:r>
          </w:del>
        </w:p>
        <w:p w:rsidR="0028723B" w:rsidDel="00592A71" w:rsidRDefault="0028723B">
          <w:pPr>
            <w:pStyle w:val="TOC2"/>
            <w:rPr>
              <w:del w:id="2413" w:author="Sammartano, Marc (BIC USA)" w:date="2014-10-10T17:43:00Z"/>
              <w:rFonts w:eastAsiaTheme="minorEastAsia"/>
              <w:noProof/>
            </w:rPr>
          </w:pPr>
          <w:del w:id="2414" w:author="Sammartano, Marc (BIC USA)" w:date="2014-10-10T17:43:00Z">
            <w:r w:rsidRPr="00592A71" w:rsidDel="00592A71">
              <w:rPr>
                <w:noProof/>
              </w:rPr>
              <w:delText>{something}</w:delText>
            </w:r>
            <w:r w:rsidDel="00592A71">
              <w:rPr>
                <w:noProof/>
                <w:webHidden/>
              </w:rPr>
              <w:tab/>
            </w:r>
            <w:r w:rsidR="005B2E59" w:rsidDel="00592A71">
              <w:rPr>
                <w:noProof/>
                <w:webHidden/>
              </w:rPr>
              <w:delText>30</w:delText>
            </w:r>
          </w:del>
        </w:p>
        <w:p w:rsidR="0028723B" w:rsidDel="00592A71" w:rsidRDefault="0028723B">
          <w:pPr>
            <w:pStyle w:val="TOC2"/>
            <w:rPr>
              <w:del w:id="2415" w:author="Sammartano, Marc (BIC USA)" w:date="2014-10-10T17:43:00Z"/>
              <w:rFonts w:eastAsiaTheme="minorEastAsia"/>
              <w:noProof/>
            </w:rPr>
          </w:pPr>
          <w:del w:id="2416" w:author="Sammartano, Marc (BIC USA)" w:date="2014-10-10T17:43:00Z">
            <w:r w:rsidRPr="00592A71" w:rsidDel="00592A71">
              <w:rPr>
                <w:noProof/>
              </w:rPr>
              <w:delText>{ A | B |C }</w:delText>
            </w:r>
            <w:r w:rsidDel="00592A71">
              <w:rPr>
                <w:noProof/>
                <w:webHidden/>
              </w:rPr>
              <w:tab/>
            </w:r>
            <w:r w:rsidR="005B2E59" w:rsidDel="00592A71">
              <w:rPr>
                <w:noProof/>
                <w:webHidden/>
              </w:rPr>
              <w:delText>30</w:delText>
            </w:r>
          </w:del>
        </w:p>
        <w:p w:rsidR="0028723B" w:rsidDel="00592A71" w:rsidRDefault="0028723B">
          <w:pPr>
            <w:pStyle w:val="TOC2"/>
            <w:rPr>
              <w:del w:id="2417" w:author="Sammartano, Marc (BIC USA)" w:date="2014-10-10T17:43:00Z"/>
              <w:rFonts w:eastAsiaTheme="minorEastAsia"/>
              <w:noProof/>
            </w:rPr>
          </w:pPr>
          <w:del w:id="2418" w:author="Sammartano, Marc (BIC USA)" w:date="2014-10-10T17:43:00Z">
            <w:r w:rsidRPr="00592A71" w:rsidDel="00592A71">
              <w:rPr>
                <w:noProof/>
              </w:rPr>
              <w:delText>X, ...</w:delText>
            </w:r>
            <w:r w:rsidDel="00592A71">
              <w:rPr>
                <w:noProof/>
                <w:webHidden/>
              </w:rPr>
              <w:tab/>
            </w:r>
            <w:r w:rsidR="005B2E59" w:rsidDel="00592A71">
              <w:rPr>
                <w:noProof/>
                <w:webHidden/>
              </w:rPr>
              <w:delText>30</w:delText>
            </w:r>
          </w:del>
        </w:p>
        <w:p w:rsidR="0028723B" w:rsidDel="00592A71" w:rsidRDefault="0028723B">
          <w:pPr>
            <w:pStyle w:val="TOC2"/>
            <w:rPr>
              <w:del w:id="2419" w:author="Sammartano, Marc (BIC USA)" w:date="2014-10-10T17:43:00Z"/>
              <w:rFonts w:eastAsiaTheme="minorEastAsia"/>
              <w:noProof/>
            </w:rPr>
          </w:pPr>
          <w:del w:id="2420" w:author="Sammartano, Marc (BIC USA)" w:date="2014-10-10T17:43:00Z">
            <w:r w:rsidRPr="00592A71" w:rsidDel="00592A71">
              <w:rPr>
                <w:noProof/>
              </w:rPr>
              <w:delText>{,n} ...</w:delText>
            </w:r>
            <w:r w:rsidDel="00592A71">
              <w:rPr>
                <w:noProof/>
                <w:webHidden/>
              </w:rPr>
              <w:tab/>
            </w:r>
            <w:r w:rsidR="005B2E59" w:rsidDel="00592A71">
              <w:rPr>
                <w:noProof/>
                <w:webHidden/>
              </w:rPr>
              <w:delText>30</w:delText>
            </w:r>
          </w:del>
        </w:p>
        <w:p w:rsidR="0028723B" w:rsidDel="00592A71" w:rsidRDefault="0028723B">
          <w:pPr>
            <w:pStyle w:val="TOC2"/>
            <w:rPr>
              <w:del w:id="2421" w:author="Sammartano, Marc (BIC USA)" w:date="2014-10-10T17:43:00Z"/>
              <w:rFonts w:eastAsiaTheme="minorEastAsia"/>
              <w:noProof/>
            </w:rPr>
          </w:pPr>
          <w:del w:id="2422" w:author="Sammartano, Marc (BIC USA)" w:date="2014-10-10T17:43:00Z">
            <w:r w:rsidRPr="00592A71" w:rsidDel="00592A71">
              <w:rPr>
                <w:noProof/>
              </w:rPr>
              <w:delText>&lt;statement&gt;</w:delText>
            </w:r>
            <w:r w:rsidDel="00592A71">
              <w:rPr>
                <w:noProof/>
                <w:webHidden/>
              </w:rPr>
              <w:tab/>
            </w:r>
            <w:r w:rsidR="005B2E59" w:rsidDel="00592A71">
              <w:rPr>
                <w:noProof/>
                <w:webHidden/>
              </w:rPr>
              <w:delText>30</w:delText>
            </w:r>
          </w:del>
        </w:p>
        <w:p w:rsidR="0028723B" w:rsidDel="00592A71" w:rsidRDefault="0028723B">
          <w:pPr>
            <w:pStyle w:val="TOC1"/>
            <w:tabs>
              <w:tab w:val="right" w:leader="dot" w:pos="9350"/>
            </w:tabs>
            <w:rPr>
              <w:del w:id="2423" w:author="Sammartano, Marc (BIC USA)" w:date="2014-10-10T17:43:00Z"/>
              <w:rFonts w:eastAsiaTheme="minorEastAsia"/>
              <w:noProof/>
            </w:rPr>
          </w:pPr>
          <w:del w:id="2424" w:author="Sammartano, Marc (BIC USA)" w:date="2014-10-10T17:43:00Z">
            <w:r w:rsidRPr="00592A71" w:rsidDel="00592A71">
              <w:rPr>
                <w:noProof/>
              </w:rPr>
              <w:delText>Numbers</w:delText>
            </w:r>
            <w:r w:rsidDel="00592A71">
              <w:rPr>
                <w:noProof/>
                <w:webHidden/>
              </w:rPr>
              <w:tab/>
            </w:r>
            <w:r w:rsidR="005B2E59" w:rsidDel="00592A71">
              <w:rPr>
                <w:noProof/>
                <w:webHidden/>
              </w:rPr>
              <w:delText>30</w:delText>
            </w:r>
          </w:del>
        </w:p>
        <w:p w:rsidR="0028723B" w:rsidDel="00592A71" w:rsidRDefault="0028723B">
          <w:pPr>
            <w:pStyle w:val="TOC1"/>
            <w:tabs>
              <w:tab w:val="right" w:leader="dot" w:pos="9350"/>
            </w:tabs>
            <w:rPr>
              <w:del w:id="2425" w:author="Sammartano, Marc (BIC USA)" w:date="2014-10-10T17:43:00Z"/>
              <w:rFonts w:eastAsiaTheme="minorEastAsia"/>
              <w:noProof/>
            </w:rPr>
          </w:pPr>
          <w:del w:id="2426" w:author="Sammartano, Marc (BIC USA)" w:date="2014-10-10T17:43:00Z">
            <w:r w:rsidRPr="00592A71" w:rsidDel="00592A71">
              <w:rPr>
                <w:noProof/>
              </w:rPr>
              <w:delText>Strings</w:delText>
            </w:r>
            <w:r w:rsidDel="00592A71">
              <w:rPr>
                <w:noProof/>
                <w:webHidden/>
              </w:rPr>
              <w:tab/>
            </w:r>
            <w:r w:rsidR="005B2E59" w:rsidDel="00592A71">
              <w:rPr>
                <w:noProof/>
                <w:webHidden/>
              </w:rPr>
              <w:delText>31</w:delText>
            </w:r>
          </w:del>
        </w:p>
        <w:p w:rsidR="0028723B" w:rsidDel="00592A71" w:rsidRDefault="0028723B">
          <w:pPr>
            <w:pStyle w:val="TOC1"/>
            <w:tabs>
              <w:tab w:val="right" w:leader="dot" w:pos="9350"/>
            </w:tabs>
            <w:rPr>
              <w:del w:id="2427" w:author="Sammartano, Marc (BIC USA)" w:date="2014-10-10T17:43:00Z"/>
              <w:rFonts w:eastAsiaTheme="minorEastAsia"/>
              <w:noProof/>
            </w:rPr>
          </w:pPr>
          <w:del w:id="2428" w:author="Sammartano, Marc (BIC USA)" w:date="2014-10-10T17:43:00Z">
            <w:r w:rsidRPr="00592A71" w:rsidDel="00592A71">
              <w:rPr>
                <w:noProof/>
              </w:rPr>
              <w:delText>Variables</w:delText>
            </w:r>
            <w:r w:rsidDel="00592A71">
              <w:rPr>
                <w:noProof/>
                <w:webHidden/>
              </w:rPr>
              <w:tab/>
            </w:r>
            <w:r w:rsidR="005B2E59" w:rsidDel="00592A71">
              <w:rPr>
                <w:noProof/>
                <w:webHidden/>
              </w:rPr>
              <w:delText>32</w:delText>
            </w:r>
          </w:del>
        </w:p>
        <w:p w:rsidR="0028723B" w:rsidDel="00592A71" w:rsidRDefault="0028723B">
          <w:pPr>
            <w:pStyle w:val="TOC2"/>
            <w:rPr>
              <w:del w:id="2429" w:author="Sammartano, Marc (BIC USA)" w:date="2014-10-10T17:43:00Z"/>
              <w:rFonts w:eastAsiaTheme="minorEastAsia"/>
              <w:noProof/>
            </w:rPr>
          </w:pPr>
          <w:del w:id="2430" w:author="Sammartano, Marc (BIC USA)" w:date="2014-10-10T17:43:00Z">
            <w:r w:rsidRPr="00592A71" w:rsidDel="00592A71">
              <w:rPr>
                <w:noProof/>
              </w:rPr>
              <w:delText>Variable Names</w:delText>
            </w:r>
            <w:r w:rsidDel="00592A71">
              <w:rPr>
                <w:noProof/>
                <w:webHidden/>
              </w:rPr>
              <w:tab/>
            </w:r>
            <w:r w:rsidR="005B2E59" w:rsidDel="00592A71">
              <w:rPr>
                <w:noProof/>
                <w:webHidden/>
              </w:rPr>
              <w:delText>32</w:delText>
            </w:r>
          </w:del>
        </w:p>
        <w:p w:rsidR="0028723B" w:rsidDel="00592A71" w:rsidRDefault="0028723B">
          <w:pPr>
            <w:pStyle w:val="TOC2"/>
            <w:rPr>
              <w:del w:id="2431" w:author="Sammartano, Marc (BIC USA)" w:date="2014-10-10T17:43:00Z"/>
              <w:rFonts w:eastAsiaTheme="minorEastAsia"/>
              <w:noProof/>
            </w:rPr>
          </w:pPr>
          <w:del w:id="2432" w:author="Sammartano, Marc (BIC USA)" w:date="2014-10-10T17:43:00Z">
            <w:r w:rsidRPr="00592A71" w:rsidDel="00592A71">
              <w:rPr>
                <w:noProof/>
              </w:rPr>
              <w:delText>Variable Types</w:delText>
            </w:r>
            <w:r w:rsidDel="00592A71">
              <w:rPr>
                <w:noProof/>
                <w:webHidden/>
              </w:rPr>
              <w:tab/>
            </w:r>
            <w:r w:rsidR="005B2E59" w:rsidDel="00592A71">
              <w:rPr>
                <w:noProof/>
                <w:webHidden/>
              </w:rPr>
              <w:delText>32</w:delText>
            </w:r>
          </w:del>
        </w:p>
        <w:p w:rsidR="0028723B" w:rsidDel="00592A71" w:rsidRDefault="0028723B">
          <w:pPr>
            <w:pStyle w:val="TOC2"/>
            <w:rPr>
              <w:del w:id="2433" w:author="Sammartano, Marc (BIC USA)" w:date="2014-10-10T17:43:00Z"/>
              <w:rFonts w:eastAsiaTheme="minorEastAsia"/>
              <w:noProof/>
            </w:rPr>
          </w:pPr>
          <w:del w:id="2434" w:author="Sammartano, Marc (BIC USA)" w:date="2014-10-10T17:43:00Z">
            <w:r w:rsidRPr="00592A71" w:rsidDel="00592A71">
              <w:rPr>
                <w:noProof/>
              </w:rPr>
              <w:delText>Scalar and Array Variables</w:delText>
            </w:r>
            <w:r w:rsidDel="00592A71">
              <w:rPr>
                <w:noProof/>
                <w:webHidden/>
              </w:rPr>
              <w:tab/>
            </w:r>
            <w:r w:rsidR="005B2E59" w:rsidDel="00592A71">
              <w:rPr>
                <w:noProof/>
                <w:webHidden/>
              </w:rPr>
              <w:delText>32</w:delText>
            </w:r>
          </w:del>
        </w:p>
        <w:p w:rsidR="0028723B" w:rsidDel="00592A71" w:rsidRDefault="0028723B">
          <w:pPr>
            <w:pStyle w:val="TOC2"/>
            <w:rPr>
              <w:del w:id="2435" w:author="Sammartano, Marc (BIC USA)" w:date="2014-10-10T17:43:00Z"/>
              <w:rFonts w:eastAsiaTheme="minorEastAsia"/>
              <w:noProof/>
            </w:rPr>
          </w:pPr>
          <w:del w:id="2436" w:author="Sammartano, Marc (BIC USA)" w:date="2014-10-10T17:43:00Z">
            <w:r w:rsidRPr="00592A71" w:rsidDel="00592A71">
              <w:rPr>
                <w:noProof/>
              </w:rPr>
              <w:delText>Arrays</w:delText>
            </w:r>
            <w:r w:rsidDel="00592A71">
              <w:rPr>
                <w:noProof/>
                <w:webHidden/>
              </w:rPr>
              <w:tab/>
            </w:r>
            <w:r w:rsidR="005B2E59" w:rsidDel="00592A71">
              <w:rPr>
                <w:noProof/>
                <w:webHidden/>
              </w:rPr>
              <w:delText>32</w:delText>
            </w:r>
          </w:del>
        </w:p>
        <w:p w:rsidR="0028723B" w:rsidDel="00592A71" w:rsidRDefault="0028723B">
          <w:pPr>
            <w:pStyle w:val="TOC3"/>
            <w:rPr>
              <w:del w:id="2437" w:author="Sammartano, Marc (BIC USA)" w:date="2014-10-10T17:43:00Z"/>
              <w:rFonts w:eastAsiaTheme="minorEastAsia"/>
              <w:noProof/>
            </w:rPr>
          </w:pPr>
          <w:del w:id="2438" w:author="Sammartano, Marc (BIC USA)" w:date="2014-10-10T17:43:00Z">
            <w:r w:rsidRPr="00592A71" w:rsidDel="00592A71">
              <w:rPr>
                <w:noProof/>
              </w:rPr>
              <w:delText>Array Segments</w:delText>
            </w:r>
            <w:r w:rsidDel="00592A71">
              <w:rPr>
                <w:noProof/>
                <w:webHidden/>
              </w:rPr>
              <w:tab/>
            </w:r>
            <w:r w:rsidR="005B2E59" w:rsidDel="00592A71">
              <w:rPr>
                <w:noProof/>
                <w:webHidden/>
              </w:rPr>
              <w:delText>33</w:delText>
            </w:r>
          </w:del>
        </w:p>
        <w:p w:rsidR="0028723B" w:rsidDel="00592A71" w:rsidRDefault="0028723B">
          <w:pPr>
            <w:pStyle w:val="TOC3"/>
            <w:rPr>
              <w:del w:id="2439" w:author="Sammartano, Marc (BIC USA)" w:date="2014-10-10T17:43:00Z"/>
              <w:rFonts w:eastAsiaTheme="minorEastAsia"/>
              <w:noProof/>
            </w:rPr>
          </w:pPr>
          <w:del w:id="2440" w:author="Sammartano, Marc (BIC USA)" w:date="2014-10-10T17:43:00Z">
            <w:r w:rsidRPr="00592A71" w:rsidDel="00592A71">
              <w:rPr>
                <w:noProof/>
              </w:rPr>
              <w:delText>Array Commands</w:delText>
            </w:r>
            <w:r w:rsidDel="00592A71">
              <w:rPr>
                <w:noProof/>
                <w:webHidden/>
              </w:rPr>
              <w:tab/>
            </w:r>
            <w:r w:rsidR="005B2E59" w:rsidDel="00592A71">
              <w:rPr>
                <w:noProof/>
                <w:webHidden/>
              </w:rPr>
              <w:delText>33</w:delText>
            </w:r>
          </w:del>
        </w:p>
        <w:p w:rsidR="0028723B" w:rsidDel="00592A71" w:rsidRDefault="0028723B">
          <w:pPr>
            <w:pStyle w:val="TOC1"/>
            <w:tabs>
              <w:tab w:val="right" w:leader="dot" w:pos="9350"/>
            </w:tabs>
            <w:rPr>
              <w:del w:id="2441" w:author="Sammartano, Marc (BIC USA)" w:date="2014-10-10T17:43:00Z"/>
              <w:rFonts w:eastAsiaTheme="minorEastAsia"/>
              <w:noProof/>
            </w:rPr>
          </w:pPr>
          <w:del w:id="2442" w:author="Sammartano, Marc (BIC USA)" w:date="2014-10-10T17:43:00Z">
            <w:r w:rsidRPr="00592A71" w:rsidDel="00592A71">
              <w:rPr>
                <w:noProof/>
              </w:rPr>
              <w:delText>Data Structures and Pointers in BASIC!</w:delText>
            </w:r>
            <w:r w:rsidDel="00592A71">
              <w:rPr>
                <w:noProof/>
                <w:webHidden/>
              </w:rPr>
              <w:tab/>
            </w:r>
            <w:r w:rsidR="005B2E59" w:rsidDel="00592A71">
              <w:rPr>
                <w:noProof/>
                <w:webHidden/>
              </w:rPr>
              <w:delText>36</w:delText>
            </w:r>
          </w:del>
        </w:p>
        <w:p w:rsidR="0028723B" w:rsidDel="00592A71" w:rsidRDefault="0028723B">
          <w:pPr>
            <w:pStyle w:val="TOC2"/>
            <w:rPr>
              <w:del w:id="2443" w:author="Sammartano, Marc (BIC USA)" w:date="2014-10-10T17:43:00Z"/>
              <w:rFonts w:eastAsiaTheme="minorEastAsia"/>
              <w:noProof/>
            </w:rPr>
          </w:pPr>
          <w:del w:id="2444" w:author="Sammartano, Marc (BIC USA)" w:date="2014-10-10T17:43:00Z">
            <w:r w:rsidRPr="00592A71" w:rsidDel="00592A71">
              <w:rPr>
                <w:noProof/>
              </w:rPr>
              <w:delText>What is a Pointer</w:delText>
            </w:r>
            <w:r w:rsidDel="00592A71">
              <w:rPr>
                <w:noProof/>
                <w:webHidden/>
              </w:rPr>
              <w:tab/>
            </w:r>
            <w:r w:rsidR="005B2E59" w:rsidDel="00592A71">
              <w:rPr>
                <w:noProof/>
                <w:webHidden/>
              </w:rPr>
              <w:delText>36</w:delText>
            </w:r>
          </w:del>
        </w:p>
        <w:p w:rsidR="0028723B" w:rsidDel="00592A71" w:rsidRDefault="0028723B">
          <w:pPr>
            <w:pStyle w:val="TOC2"/>
            <w:rPr>
              <w:del w:id="2445" w:author="Sammartano, Marc (BIC USA)" w:date="2014-10-10T17:43:00Z"/>
              <w:rFonts w:eastAsiaTheme="minorEastAsia"/>
              <w:noProof/>
            </w:rPr>
          </w:pPr>
          <w:del w:id="2446" w:author="Sammartano, Marc (BIC USA)" w:date="2014-10-10T17:43:00Z">
            <w:r w:rsidRPr="00592A71" w:rsidDel="00592A71">
              <w:rPr>
                <w:noProof/>
              </w:rPr>
              <w:delText>Lists</w:delText>
            </w:r>
            <w:r w:rsidDel="00592A71">
              <w:rPr>
                <w:noProof/>
                <w:webHidden/>
              </w:rPr>
              <w:tab/>
            </w:r>
            <w:r w:rsidR="005B2E59" w:rsidDel="00592A71">
              <w:rPr>
                <w:noProof/>
                <w:webHidden/>
              </w:rPr>
              <w:delText>37</w:delText>
            </w:r>
          </w:del>
        </w:p>
        <w:p w:rsidR="0028723B" w:rsidDel="00592A71" w:rsidRDefault="0028723B">
          <w:pPr>
            <w:pStyle w:val="TOC3"/>
            <w:rPr>
              <w:del w:id="2447" w:author="Sammartano, Marc (BIC USA)" w:date="2014-10-10T17:43:00Z"/>
              <w:rFonts w:eastAsiaTheme="minorEastAsia"/>
              <w:noProof/>
            </w:rPr>
          </w:pPr>
          <w:del w:id="2448" w:author="Sammartano, Marc (BIC USA)" w:date="2014-10-10T17:43:00Z">
            <w:r w:rsidRPr="00592A71" w:rsidDel="00592A71">
              <w:rPr>
                <w:noProof/>
              </w:rPr>
              <w:delText>List Commands</w:delText>
            </w:r>
            <w:r w:rsidDel="00592A71">
              <w:rPr>
                <w:noProof/>
                <w:webHidden/>
              </w:rPr>
              <w:tab/>
            </w:r>
            <w:r w:rsidR="005B2E59" w:rsidDel="00592A71">
              <w:rPr>
                <w:noProof/>
                <w:webHidden/>
              </w:rPr>
              <w:delText>38</w:delText>
            </w:r>
          </w:del>
        </w:p>
        <w:p w:rsidR="0028723B" w:rsidDel="00592A71" w:rsidRDefault="0028723B">
          <w:pPr>
            <w:pStyle w:val="TOC2"/>
            <w:rPr>
              <w:del w:id="2449" w:author="Sammartano, Marc (BIC USA)" w:date="2014-10-10T17:43:00Z"/>
              <w:rFonts w:eastAsiaTheme="minorEastAsia"/>
              <w:noProof/>
            </w:rPr>
          </w:pPr>
          <w:del w:id="2450" w:author="Sammartano, Marc (BIC USA)" w:date="2014-10-10T17:43:00Z">
            <w:r w:rsidRPr="00592A71" w:rsidDel="00592A71">
              <w:rPr>
                <w:noProof/>
              </w:rPr>
              <w:delText>Bundles</w:delText>
            </w:r>
            <w:r w:rsidDel="00592A71">
              <w:rPr>
                <w:noProof/>
                <w:webHidden/>
              </w:rPr>
              <w:tab/>
            </w:r>
            <w:r w:rsidR="005B2E59" w:rsidDel="00592A71">
              <w:rPr>
                <w:noProof/>
                <w:webHidden/>
              </w:rPr>
              <w:delText>40</w:delText>
            </w:r>
          </w:del>
        </w:p>
        <w:p w:rsidR="0028723B" w:rsidDel="00592A71" w:rsidRDefault="0028723B">
          <w:pPr>
            <w:pStyle w:val="TOC3"/>
            <w:rPr>
              <w:del w:id="2451" w:author="Sammartano, Marc (BIC USA)" w:date="2014-10-10T17:43:00Z"/>
              <w:rFonts w:eastAsiaTheme="minorEastAsia"/>
              <w:noProof/>
            </w:rPr>
          </w:pPr>
          <w:del w:id="2452" w:author="Sammartano, Marc (BIC USA)" w:date="2014-10-10T17:43:00Z">
            <w:r w:rsidRPr="00592A71" w:rsidDel="00592A71">
              <w:rPr>
                <w:noProof/>
              </w:rPr>
              <w:delText>Bundle Commands</w:delText>
            </w:r>
            <w:r w:rsidDel="00592A71">
              <w:rPr>
                <w:noProof/>
                <w:webHidden/>
              </w:rPr>
              <w:tab/>
            </w:r>
            <w:r w:rsidR="005B2E59" w:rsidDel="00592A71">
              <w:rPr>
                <w:noProof/>
                <w:webHidden/>
              </w:rPr>
              <w:delText>40</w:delText>
            </w:r>
          </w:del>
        </w:p>
        <w:p w:rsidR="0028723B" w:rsidDel="00592A71" w:rsidRDefault="0028723B">
          <w:pPr>
            <w:pStyle w:val="TOC2"/>
            <w:rPr>
              <w:del w:id="2453" w:author="Sammartano, Marc (BIC USA)" w:date="2014-10-10T17:43:00Z"/>
              <w:rFonts w:eastAsiaTheme="minorEastAsia"/>
              <w:noProof/>
            </w:rPr>
          </w:pPr>
          <w:del w:id="2454" w:author="Sammartano, Marc (BIC USA)" w:date="2014-10-10T17:43:00Z">
            <w:r w:rsidRPr="00592A71" w:rsidDel="00592A71">
              <w:rPr>
                <w:noProof/>
              </w:rPr>
              <w:delText>Stacks</w:delText>
            </w:r>
            <w:r w:rsidDel="00592A71">
              <w:rPr>
                <w:noProof/>
                <w:webHidden/>
              </w:rPr>
              <w:tab/>
            </w:r>
            <w:r w:rsidR="005B2E59" w:rsidDel="00592A71">
              <w:rPr>
                <w:noProof/>
                <w:webHidden/>
              </w:rPr>
              <w:delText>42</w:delText>
            </w:r>
          </w:del>
        </w:p>
        <w:p w:rsidR="0028723B" w:rsidDel="00592A71" w:rsidRDefault="0028723B">
          <w:pPr>
            <w:pStyle w:val="TOC3"/>
            <w:rPr>
              <w:del w:id="2455" w:author="Sammartano, Marc (BIC USA)" w:date="2014-10-10T17:43:00Z"/>
              <w:rFonts w:eastAsiaTheme="minorEastAsia"/>
              <w:noProof/>
            </w:rPr>
          </w:pPr>
          <w:del w:id="2456" w:author="Sammartano, Marc (BIC USA)" w:date="2014-10-10T17:43:00Z">
            <w:r w:rsidRPr="00592A71" w:rsidDel="00592A71">
              <w:rPr>
                <w:noProof/>
              </w:rPr>
              <w:delText>Stack Commands</w:delText>
            </w:r>
            <w:r w:rsidDel="00592A71">
              <w:rPr>
                <w:noProof/>
                <w:webHidden/>
              </w:rPr>
              <w:tab/>
            </w:r>
            <w:r w:rsidR="005B2E59" w:rsidDel="00592A71">
              <w:rPr>
                <w:noProof/>
                <w:webHidden/>
              </w:rPr>
              <w:delText>42</w:delText>
            </w:r>
          </w:del>
        </w:p>
        <w:p w:rsidR="0028723B" w:rsidDel="00592A71" w:rsidRDefault="0028723B">
          <w:pPr>
            <w:pStyle w:val="TOC2"/>
            <w:rPr>
              <w:del w:id="2457" w:author="Sammartano, Marc (BIC USA)" w:date="2014-10-10T17:43:00Z"/>
              <w:rFonts w:eastAsiaTheme="minorEastAsia"/>
              <w:noProof/>
            </w:rPr>
          </w:pPr>
          <w:del w:id="2458" w:author="Sammartano, Marc (BIC USA)" w:date="2014-10-10T17:43:00Z">
            <w:r w:rsidRPr="00592A71" w:rsidDel="00592A71">
              <w:rPr>
                <w:noProof/>
              </w:rPr>
              <w:delText>Queues</w:delText>
            </w:r>
            <w:r w:rsidDel="00592A71">
              <w:rPr>
                <w:noProof/>
                <w:webHidden/>
              </w:rPr>
              <w:tab/>
            </w:r>
            <w:r w:rsidR="005B2E59" w:rsidDel="00592A71">
              <w:rPr>
                <w:noProof/>
                <w:webHidden/>
              </w:rPr>
              <w:delText>43</w:delText>
            </w:r>
          </w:del>
        </w:p>
        <w:p w:rsidR="0028723B" w:rsidDel="00592A71" w:rsidRDefault="0028723B">
          <w:pPr>
            <w:pStyle w:val="TOC1"/>
            <w:tabs>
              <w:tab w:val="right" w:leader="dot" w:pos="9350"/>
            </w:tabs>
            <w:rPr>
              <w:del w:id="2459" w:author="Sammartano, Marc (BIC USA)" w:date="2014-10-10T17:43:00Z"/>
              <w:rFonts w:eastAsiaTheme="minorEastAsia"/>
              <w:noProof/>
            </w:rPr>
          </w:pPr>
          <w:del w:id="2460" w:author="Sammartano, Marc (BIC USA)" w:date="2014-10-10T17:43:00Z">
            <w:r w:rsidRPr="00592A71" w:rsidDel="00592A71">
              <w:rPr>
                <w:noProof/>
              </w:rPr>
              <w:delText>Comments</w:delText>
            </w:r>
            <w:r w:rsidDel="00592A71">
              <w:rPr>
                <w:noProof/>
                <w:webHidden/>
              </w:rPr>
              <w:tab/>
            </w:r>
            <w:r w:rsidR="005B2E59" w:rsidDel="00592A71">
              <w:rPr>
                <w:noProof/>
                <w:webHidden/>
              </w:rPr>
              <w:delText>43</w:delText>
            </w:r>
          </w:del>
        </w:p>
        <w:p w:rsidR="0028723B" w:rsidDel="00592A71" w:rsidRDefault="0028723B">
          <w:pPr>
            <w:pStyle w:val="TOC2"/>
            <w:rPr>
              <w:del w:id="2461" w:author="Sammartano, Marc (BIC USA)" w:date="2014-10-10T17:43:00Z"/>
              <w:rFonts w:eastAsiaTheme="minorEastAsia"/>
              <w:noProof/>
            </w:rPr>
          </w:pPr>
          <w:del w:id="2462" w:author="Sammartano, Marc (BIC USA)" w:date="2014-10-10T17:43:00Z">
            <w:r w:rsidRPr="00592A71" w:rsidDel="00592A71">
              <w:rPr>
                <w:noProof/>
              </w:rPr>
              <w:delText>! - Single Line Comment</w:delText>
            </w:r>
            <w:r w:rsidDel="00592A71">
              <w:rPr>
                <w:noProof/>
                <w:webHidden/>
              </w:rPr>
              <w:tab/>
            </w:r>
            <w:r w:rsidR="005B2E59" w:rsidDel="00592A71">
              <w:rPr>
                <w:noProof/>
                <w:webHidden/>
              </w:rPr>
              <w:delText>43</w:delText>
            </w:r>
          </w:del>
        </w:p>
        <w:p w:rsidR="0028723B" w:rsidDel="00592A71" w:rsidRDefault="0028723B">
          <w:pPr>
            <w:pStyle w:val="TOC2"/>
            <w:rPr>
              <w:del w:id="2463" w:author="Sammartano, Marc (BIC USA)" w:date="2014-10-10T17:43:00Z"/>
              <w:rFonts w:eastAsiaTheme="minorEastAsia"/>
              <w:noProof/>
            </w:rPr>
          </w:pPr>
          <w:del w:id="2464" w:author="Sammartano, Marc (BIC USA)" w:date="2014-10-10T17:43:00Z">
            <w:r w:rsidRPr="00592A71" w:rsidDel="00592A71">
              <w:rPr>
                <w:noProof/>
              </w:rPr>
              <w:delText>REM - Single Line Comment (legacy)</w:delText>
            </w:r>
            <w:r w:rsidDel="00592A71">
              <w:rPr>
                <w:noProof/>
                <w:webHidden/>
              </w:rPr>
              <w:tab/>
            </w:r>
          </w:del>
          <w:del w:id="2465" w:author="Sammartano, Marc (BIC USA)" w:date="2014-10-10T11:41:00Z">
            <w:r w:rsidDel="005B2E59">
              <w:rPr>
                <w:noProof/>
                <w:webHidden/>
              </w:rPr>
              <w:delText>43</w:delText>
            </w:r>
          </w:del>
        </w:p>
        <w:p w:rsidR="0028723B" w:rsidDel="00592A71" w:rsidRDefault="0028723B">
          <w:pPr>
            <w:pStyle w:val="TOC2"/>
            <w:rPr>
              <w:del w:id="2466" w:author="Sammartano, Marc (BIC USA)" w:date="2014-10-10T17:43:00Z"/>
              <w:rFonts w:eastAsiaTheme="minorEastAsia"/>
              <w:noProof/>
            </w:rPr>
          </w:pPr>
          <w:del w:id="2467" w:author="Sammartano, Marc (BIC USA)" w:date="2014-10-10T17:43:00Z">
            <w:r w:rsidRPr="00592A71" w:rsidDel="00592A71">
              <w:rPr>
                <w:noProof/>
              </w:rPr>
              <w:delText>!! - Block Comment</w:delText>
            </w:r>
            <w:r w:rsidDel="00592A71">
              <w:rPr>
                <w:noProof/>
                <w:webHidden/>
              </w:rPr>
              <w:tab/>
            </w:r>
          </w:del>
          <w:del w:id="2468" w:author="Sammartano, Marc (BIC USA)" w:date="2014-10-10T11:41:00Z">
            <w:r w:rsidDel="005B2E59">
              <w:rPr>
                <w:noProof/>
                <w:webHidden/>
              </w:rPr>
              <w:delText>43</w:delText>
            </w:r>
          </w:del>
        </w:p>
        <w:p w:rsidR="0028723B" w:rsidDel="00592A71" w:rsidRDefault="0028723B">
          <w:pPr>
            <w:pStyle w:val="TOC2"/>
            <w:rPr>
              <w:del w:id="2469" w:author="Sammartano, Marc (BIC USA)" w:date="2014-10-10T17:43:00Z"/>
              <w:rFonts w:eastAsiaTheme="minorEastAsia"/>
              <w:noProof/>
            </w:rPr>
          </w:pPr>
          <w:del w:id="2470" w:author="Sammartano, Marc (BIC USA)" w:date="2014-10-10T17:43:00Z">
            <w:r w:rsidRPr="00592A71" w:rsidDel="00592A71">
              <w:rPr>
                <w:noProof/>
              </w:rPr>
              <w:delText>% - Middle of Line Comment</w:delText>
            </w:r>
            <w:r w:rsidDel="00592A71">
              <w:rPr>
                <w:noProof/>
                <w:webHidden/>
              </w:rPr>
              <w:tab/>
            </w:r>
            <w:r w:rsidR="005B2E59" w:rsidDel="00592A71">
              <w:rPr>
                <w:noProof/>
                <w:webHidden/>
              </w:rPr>
              <w:delText>44</w:delText>
            </w:r>
          </w:del>
        </w:p>
        <w:p w:rsidR="0028723B" w:rsidDel="00592A71" w:rsidRDefault="0028723B">
          <w:pPr>
            <w:pStyle w:val="TOC1"/>
            <w:tabs>
              <w:tab w:val="right" w:leader="dot" w:pos="9350"/>
            </w:tabs>
            <w:rPr>
              <w:del w:id="2471" w:author="Sammartano, Marc (BIC USA)" w:date="2014-10-10T17:43:00Z"/>
              <w:rFonts w:eastAsiaTheme="minorEastAsia"/>
              <w:noProof/>
            </w:rPr>
          </w:pPr>
          <w:del w:id="2472" w:author="Sammartano, Marc (BIC USA)" w:date="2014-10-10T17:43:00Z">
            <w:r w:rsidRPr="00592A71" w:rsidDel="00592A71">
              <w:rPr>
                <w:noProof/>
              </w:rPr>
              <w:delText>Expressions</w:delText>
            </w:r>
            <w:r w:rsidDel="00592A71">
              <w:rPr>
                <w:noProof/>
                <w:webHidden/>
              </w:rPr>
              <w:tab/>
            </w:r>
            <w:r w:rsidR="005B2E59" w:rsidDel="00592A71">
              <w:rPr>
                <w:noProof/>
                <w:webHidden/>
              </w:rPr>
              <w:delText>44</w:delText>
            </w:r>
          </w:del>
        </w:p>
        <w:p w:rsidR="0028723B" w:rsidDel="00592A71" w:rsidRDefault="0028723B">
          <w:pPr>
            <w:pStyle w:val="TOC2"/>
            <w:rPr>
              <w:del w:id="2473" w:author="Sammartano, Marc (BIC USA)" w:date="2014-10-10T17:43:00Z"/>
              <w:rFonts w:eastAsiaTheme="minorEastAsia"/>
              <w:noProof/>
            </w:rPr>
          </w:pPr>
          <w:del w:id="2474" w:author="Sammartano, Marc (BIC USA)" w:date="2014-10-10T17:43:00Z">
            <w:r w:rsidRPr="00592A71" w:rsidDel="00592A71">
              <w:rPr>
                <w:noProof/>
              </w:rPr>
              <w:delText>Numeric &lt;nexp&gt; := {&lt;numeric variable&gt;|&lt;numeric constant} {&lt;noperator&gt; &lt;nexp&gt;|&lt;end of line&gt;}</w:delText>
            </w:r>
            <w:r w:rsidDel="00592A71">
              <w:rPr>
                <w:noProof/>
                <w:webHidden/>
              </w:rPr>
              <w:tab/>
            </w:r>
            <w:r w:rsidR="005B2E59" w:rsidDel="00592A71">
              <w:rPr>
                <w:noProof/>
                <w:webHidden/>
              </w:rPr>
              <w:delText>44</w:delText>
            </w:r>
          </w:del>
        </w:p>
        <w:p w:rsidR="0028723B" w:rsidDel="00592A71" w:rsidRDefault="0028723B">
          <w:pPr>
            <w:pStyle w:val="TOC3"/>
            <w:rPr>
              <w:del w:id="2475" w:author="Sammartano, Marc (BIC USA)" w:date="2014-10-10T17:43:00Z"/>
              <w:rFonts w:eastAsiaTheme="minorEastAsia"/>
              <w:noProof/>
            </w:rPr>
          </w:pPr>
          <w:del w:id="2476" w:author="Sammartano, Marc (BIC USA)" w:date="2014-10-10T17:43:00Z">
            <w:r w:rsidRPr="00592A71" w:rsidDel="00592A71">
              <w:rPr>
                <w:noProof/>
              </w:rPr>
              <w:delText>Numeric Operators &lt;noperator&gt;</w:delText>
            </w:r>
            <w:r w:rsidDel="00592A71">
              <w:rPr>
                <w:noProof/>
                <w:webHidden/>
              </w:rPr>
              <w:tab/>
            </w:r>
            <w:r w:rsidR="005B2E59" w:rsidDel="00592A71">
              <w:rPr>
                <w:noProof/>
                <w:webHidden/>
              </w:rPr>
              <w:delText>44</w:delText>
            </w:r>
          </w:del>
        </w:p>
        <w:p w:rsidR="0028723B" w:rsidDel="00592A71" w:rsidRDefault="0028723B">
          <w:pPr>
            <w:pStyle w:val="TOC3"/>
            <w:rPr>
              <w:del w:id="2477" w:author="Sammartano, Marc (BIC USA)" w:date="2014-10-10T17:43:00Z"/>
              <w:rFonts w:eastAsiaTheme="minorEastAsia"/>
              <w:noProof/>
            </w:rPr>
          </w:pPr>
          <w:del w:id="2478" w:author="Sammartano, Marc (BIC USA)" w:date="2014-10-10T17:43:00Z">
            <w:r w:rsidRPr="00592A71" w:rsidDel="00592A71">
              <w:rPr>
                <w:noProof/>
              </w:rPr>
              <w:delText>Numeric Expression Examples</w:delText>
            </w:r>
            <w:r w:rsidDel="00592A71">
              <w:rPr>
                <w:noProof/>
                <w:webHidden/>
              </w:rPr>
              <w:tab/>
            </w:r>
            <w:r w:rsidR="005B2E59" w:rsidDel="00592A71">
              <w:rPr>
                <w:noProof/>
                <w:webHidden/>
              </w:rPr>
              <w:delText>44</w:delText>
            </w:r>
          </w:del>
        </w:p>
        <w:p w:rsidR="0028723B" w:rsidDel="00592A71" w:rsidRDefault="0028723B">
          <w:pPr>
            <w:pStyle w:val="TOC3"/>
            <w:rPr>
              <w:del w:id="2479" w:author="Sammartano, Marc (BIC USA)" w:date="2014-10-10T17:43:00Z"/>
              <w:rFonts w:eastAsiaTheme="minorEastAsia"/>
              <w:noProof/>
            </w:rPr>
          </w:pPr>
          <w:del w:id="2480" w:author="Sammartano, Marc (BIC USA)" w:date="2014-10-10T17:43:00Z">
            <w:r w:rsidRPr="00592A71" w:rsidDel="00592A71">
              <w:rPr>
                <w:noProof/>
              </w:rPr>
              <w:delText>Pre- and Post-Increment Operators</w:delText>
            </w:r>
            <w:r w:rsidDel="00592A71">
              <w:rPr>
                <w:noProof/>
                <w:webHidden/>
              </w:rPr>
              <w:tab/>
            </w:r>
            <w:r w:rsidR="005B2E59" w:rsidDel="00592A71">
              <w:rPr>
                <w:noProof/>
                <w:webHidden/>
              </w:rPr>
              <w:delText>44</w:delText>
            </w:r>
          </w:del>
        </w:p>
        <w:p w:rsidR="0028723B" w:rsidDel="00592A71" w:rsidRDefault="0028723B">
          <w:pPr>
            <w:pStyle w:val="TOC2"/>
            <w:rPr>
              <w:del w:id="2481" w:author="Sammartano, Marc (BIC USA)" w:date="2014-10-10T17:43:00Z"/>
              <w:rFonts w:eastAsiaTheme="minorEastAsia"/>
              <w:noProof/>
            </w:rPr>
          </w:pPr>
          <w:del w:id="2482" w:author="Sammartano, Marc (BIC USA)" w:date="2014-10-10T17:43:00Z">
            <w:r w:rsidRPr="00592A71" w:rsidDel="00592A71">
              <w:rPr>
                <w:noProof/>
              </w:rPr>
              <w:delText>String &lt;sexp&gt; := {&lt;string variable&gt;|&lt;string constant&gt;} {</w:delText>
            </w:r>
            <w:r w:rsidRPr="00592A71" w:rsidDel="00592A71">
              <w:rPr>
                <w:noProof/>
                <w:vertAlign w:val="subscript"/>
              </w:rPr>
              <w:delText xml:space="preserve"> </w:delText>
            </w:r>
            <w:r w:rsidRPr="00592A71" w:rsidDel="00592A71">
              <w:rPr>
                <w:noProof/>
              </w:rPr>
              <w:delText>+ &lt;sexp&gt; | &lt;end of line&gt;}</w:delText>
            </w:r>
            <w:r w:rsidDel="00592A71">
              <w:rPr>
                <w:noProof/>
                <w:webHidden/>
              </w:rPr>
              <w:tab/>
            </w:r>
          </w:del>
          <w:del w:id="2483" w:author="Sammartano, Marc (BIC USA)" w:date="2014-10-10T11:41:00Z">
            <w:r w:rsidDel="005B2E59">
              <w:rPr>
                <w:noProof/>
                <w:webHidden/>
              </w:rPr>
              <w:delText>44</w:delText>
            </w:r>
          </w:del>
        </w:p>
        <w:p w:rsidR="0028723B" w:rsidDel="00592A71" w:rsidRDefault="0028723B">
          <w:pPr>
            <w:pStyle w:val="TOC2"/>
            <w:rPr>
              <w:del w:id="2484" w:author="Sammartano, Marc (BIC USA)" w:date="2014-10-10T17:43:00Z"/>
              <w:rFonts w:eastAsiaTheme="minorEastAsia"/>
              <w:noProof/>
            </w:rPr>
          </w:pPr>
          <w:del w:id="2485" w:author="Sammartano, Marc (BIC USA)" w:date="2014-10-10T17:43:00Z">
            <w:r w:rsidRPr="00592A71" w:rsidDel="00592A71">
              <w:rPr>
                <w:noProof/>
              </w:rPr>
              <w:delText>Logical &lt;lexp&gt;</w:delText>
            </w:r>
            <w:r w:rsidDel="00592A71">
              <w:rPr>
                <w:noProof/>
                <w:webHidden/>
              </w:rPr>
              <w:tab/>
            </w:r>
            <w:r w:rsidR="005B2E59" w:rsidDel="00592A71">
              <w:rPr>
                <w:noProof/>
                <w:webHidden/>
              </w:rPr>
              <w:delText>45</w:delText>
            </w:r>
          </w:del>
        </w:p>
        <w:p w:rsidR="0028723B" w:rsidDel="00592A71" w:rsidRDefault="0028723B">
          <w:pPr>
            <w:pStyle w:val="TOC3"/>
            <w:rPr>
              <w:del w:id="2486" w:author="Sammartano, Marc (BIC USA)" w:date="2014-10-10T17:43:00Z"/>
              <w:rFonts w:eastAsiaTheme="minorEastAsia"/>
              <w:noProof/>
            </w:rPr>
          </w:pPr>
          <w:del w:id="2487" w:author="Sammartano, Marc (BIC USA)" w:date="2014-10-10T17:43:00Z">
            <w:r w:rsidRPr="00592A71" w:rsidDel="00592A71">
              <w:rPr>
                <w:noProof/>
              </w:rPr>
              <w:delText>Logical Operators</w:delText>
            </w:r>
            <w:r w:rsidDel="00592A71">
              <w:rPr>
                <w:noProof/>
                <w:webHidden/>
              </w:rPr>
              <w:tab/>
            </w:r>
            <w:r w:rsidR="005B2E59" w:rsidDel="00592A71">
              <w:rPr>
                <w:noProof/>
                <w:webHidden/>
              </w:rPr>
              <w:delText>45</w:delText>
            </w:r>
          </w:del>
        </w:p>
        <w:p w:rsidR="0028723B" w:rsidDel="00592A71" w:rsidRDefault="0028723B">
          <w:pPr>
            <w:pStyle w:val="TOC3"/>
            <w:rPr>
              <w:del w:id="2488" w:author="Sammartano, Marc (BIC USA)" w:date="2014-10-10T17:43:00Z"/>
              <w:rFonts w:eastAsiaTheme="minorEastAsia"/>
              <w:noProof/>
            </w:rPr>
          </w:pPr>
          <w:del w:id="2489" w:author="Sammartano, Marc (BIC USA)" w:date="2014-10-10T17:43:00Z">
            <w:r w:rsidRPr="00592A71" w:rsidDel="00592A71">
              <w:rPr>
                <w:noProof/>
              </w:rPr>
              <w:delText>Examples of Logical Expressions</w:delText>
            </w:r>
            <w:r w:rsidDel="00592A71">
              <w:rPr>
                <w:noProof/>
                <w:webHidden/>
              </w:rPr>
              <w:tab/>
            </w:r>
            <w:r w:rsidR="005B2E59" w:rsidDel="00592A71">
              <w:rPr>
                <w:noProof/>
                <w:webHidden/>
              </w:rPr>
              <w:delText>45</w:delText>
            </w:r>
          </w:del>
        </w:p>
        <w:p w:rsidR="0028723B" w:rsidDel="00592A71" w:rsidRDefault="0028723B">
          <w:pPr>
            <w:pStyle w:val="TOC1"/>
            <w:tabs>
              <w:tab w:val="right" w:leader="dot" w:pos="9350"/>
            </w:tabs>
            <w:rPr>
              <w:del w:id="2490" w:author="Sammartano, Marc (BIC USA)" w:date="2014-10-10T17:43:00Z"/>
              <w:rFonts w:eastAsiaTheme="minorEastAsia"/>
              <w:noProof/>
            </w:rPr>
          </w:pPr>
          <w:del w:id="2491" w:author="Sammartano, Marc (BIC USA)" w:date="2014-10-10T17:43:00Z">
            <w:r w:rsidRPr="00592A71" w:rsidDel="00592A71">
              <w:rPr>
                <w:noProof/>
              </w:rPr>
              <w:delText>Assignment Operations</w:delText>
            </w:r>
            <w:r w:rsidDel="00592A71">
              <w:rPr>
                <w:noProof/>
                <w:webHidden/>
              </w:rPr>
              <w:tab/>
            </w:r>
            <w:r w:rsidR="005B2E59" w:rsidDel="00592A71">
              <w:rPr>
                <w:noProof/>
                <w:webHidden/>
              </w:rPr>
              <w:delText>45</w:delText>
            </w:r>
          </w:del>
        </w:p>
        <w:p w:rsidR="0028723B" w:rsidDel="00592A71" w:rsidRDefault="0028723B">
          <w:pPr>
            <w:pStyle w:val="TOC2"/>
            <w:rPr>
              <w:del w:id="2492" w:author="Sammartano, Marc (BIC USA)" w:date="2014-10-10T17:43:00Z"/>
              <w:rFonts w:eastAsiaTheme="minorEastAsia"/>
              <w:noProof/>
            </w:rPr>
          </w:pPr>
          <w:del w:id="2493" w:author="Sammartano, Marc (BIC USA)" w:date="2014-10-10T17:43:00Z">
            <w:r w:rsidRPr="00592A71" w:rsidDel="00592A71">
              <w:rPr>
                <w:noProof/>
              </w:rPr>
              <w:delText>LET</w:delText>
            </w:r>
            <w:r w:rsidDel="00592A71">
              <w:rPr>
                <w:noProof/>
                <w:webHidden/>
              </w:rPr>
              <w:tab/>
            </w:r>
          </w:del>
          <w:del w:id="2494" w:author="Sammartano, Marc (BIC USA)" w:date="2014-10-10T11:41:00Z">
            <w:r w:rsidDel="005B2E59">
              <w:rPr>
                <w:noProof/>
                <w:webHidden/>
              </w:rPr>
              <w:delText>45</w:delText>
            </w:r>
          </w:del>
        </w:p>
        <w:p w:rsidR="0028723B" w:rsidDel="00592A71" w:rsidRDefault="0028723B">
          <w:pPr>
            <w:pStyle w:val="TOC2"/>
            <w:rPr>
              <w:del w:id="2495" w:author="Sammartano, Marc (BIC USA)" w:date="2014-10-10T17:43:00Z"/>
              <w:rFonts w:eastAsiaTheme="minorEastAsia"/>
              <w:noProof/>
            </w:rPr>
          </w:pPr>
          <w:del w:id="2496" w:author="Sammartano, Marc (BIC USA)" w:date="2014-10-10T17:43:00Z">
            <w:r w:rsidRPr="00592A71" w:rsidDel="00592A71">
              <w:rPr>
                <w:noProof/>
              </w:rPr>
              <w:delText>OpEqual Assignment Operations</w:delText>
            </w:r>
            <w:r w:rsidDel="00592A71">
              <w:rPr>
                <w:noProof/>
                <w:webHidden/>
              </w:rPr>
              <w:tab/>
            </w:r>
            <w:r w:rsidR="005B2E59" w:rsidDel="00592A71">
              <w:rPr>
                <w:noProof/>
                <w:webHidden/>
              </w:rPr>
              <w:delText>46</w:delText>
            </w:r>
          </w:del>
        </w:p>
        <w:p w:rsidR="0028723B" w:rsidDel="00592A71" w:rsidRDefault="0028723B">
          <w:pPr>
            <w:pStyle w:val="TOC1"/>
            <w:tabs>
              <w:tab w:val="right" w:leader="dot" w:pos="9350"/>
            </w:tabs>
            <w:rPr>
              <w:del w:id="2497" w:author="Sammartano, Marc (BIC USA)" w:date="2014-10-10T17:43:00Z"/>
              <w:rFonts w:eastAsiaTheme="minorEastAsia"/>
              <w:noProof/>
            </w:rPr>
          </w:pPr>
          <w:del w:id="2498" w:author="Sammartano, Marc (BIC USA)" w:date="2014-10-10T17:43:00Z">
            <w:r w:rsidRPr="00592A71" w:rsidDel="00592A71">
              <w:rPr>
                <w:noProof/>
              </w:rPr>
              <w:delText>Math Functions</w:delText>
            </w:r>
            <w:r w:rsidDel="00592A71">
              <w:rPr>
                <w:noProof/>
                <w:webHidden/>
              </w:rPr>
              <w:tab/>
            </w:r>
            <w:r w:rsidR="005B2E59" w:rsidDel="00592A71">
              <w:rPr>
                <w:noProof/>
                <w:webHidden/>
              </w:rPr>
              <w:delText>46</w:delText>
            </w:r>
          </w:del>
        </w:p>
        <w:p w:rsidR="0028723B" w:rsidDel="00592A71" w:rsidRDefault="0028723B">
          <w:pPr>
            <w:pStyle w:val="TOC2"/>
            <w:rPr>
              <w:del w:id="2499" w:author="Sammartano, Marc (BIC USA)" w:date="2014-10-10T17:43:00Z"/>
              <w:rFonts w:eastAsiaTheme="minorEastAsia"/>
              <w:noProof/>
            </w:rPr>
          </w:pPr>
          <w:del w:id="2500" w:author="Sammartano, Marc (BIC USA)" w:date="2014-10-10T17:43:00Z">
            <w:r w:rsidRPr="00592A71" w:rsidDel="00592A71">
              <w:rPr>
                <w:noProof/>
              </w:rPr>
              <w:delText>BOR(&lt;nexp1&gt;, &lt;nexp2&gt;)</w:delText>
            </w:r>
            <w:r w:rsidDel="00592A71">
              <w:rPr>
                <w:noProof/>
                <w:webHidden/>
              </w:rPr>
              <w:tab/>
            </w:r>
            <w:r w:rsidR="005B2E59" w:rsidDel="00592A71">
              <w:rPr>
                <w:noProof/>
                <w:webHidden/>
              </w:rPr>
              <w:delText>46</w:delText>
            </w:r>
          </w:del>
        </w:p>
        <w:p w:rsidR="0028723B" w:rsidDel="00592A71" w:rsidRDefault="0028723B">
          <w:pPr>
            <w:pStyle w:val="TOC2"/>
            <w:rPr>
              <w:del w:id="2501" w:author="Sammartano, Marc (BIC USA)" w:date="2014-10-10T17:43:00Z"/>
              <w:rFonts w:eastAsiaTheme="minorEastAsia"/>
              <w:noProof/>
            </w:rPr>
          </w:pPr>
          <w:del w:id="2502" w:author="Sammartano, Marc (BIC USA)" w:date="2014-10-10T17:43:00Z">
            <w:r w:rsidRPr="00592A71" w:rsidDel="00592A71">
              <w:rPr>
                <w:noProof/>
              </w:rPr>
              <w:delText>BAND(&lt;nexp1&gt;, &lt;nexp2&gt;)</w:delText>
            </w:r>
            <w:r w:rsidDel="00592A71">
              <w:rPr>
                <w:noProof/>
                <w:webHidden/>
              </w:rPr>
              <w:tab/>
            </w:r>
          </w:del>
          <w:del w:id="2503" w:author="Sammartano, Marc (BIC USA)" w:date="2014-10-10T11:41:00Z">
            <w:r w:rsidDel="005B2E59">
              <w:rPr>
                <w:noProof/>
                <w:webHidden/>
              </w:rPr>
              <w:delText>46</w:delText>
            </w:r>
          </w:del>
        </w:p>
        <w:p w:rsidR="0028723B" w:rsidDel="00592A71" w:rsidRDefault="0028723B">
          <w:pPr>
            <w:pStyle w:val="TOC2"/>
            <w:rPr>
              <w:del w:id="2504" w:author="Sammartano, Marc (BIC USA)" w:date="2014-10-10T17:43:00Z"/>
              <w:rFonts w:eastAsiaTheme="minorEastAsia"/>
              <w:noProof/>
            </w:rPr>
          </w:pPr>
          <w:del w:id="2505" w:author="Sammartano, Marc (BIC USA)" w:date="2014-10-10T17:43:00Z">
            <w:r w:rsidRPr="00592A71" w:rsidDel="00592A71">
              <w:rPr>
                <w:noProof/>
              </w:rPr>
              <w:delText>BXOR(&lt;nexp1&gt;, &lt;nexp2&gt;)</w:delText>
            </w:r>
            <w:r w:rsidDel="00592A71">
              <w:rPr>
                <w:noProof/>
                <w:webHidden/>
              </w:rPr>
              <w:tab/>
            </w:r>
            <w:r w:rsidR="005B2E59" w:rsidDel="00592A71">
              <w:rPr>
                <w:noProof/>
                <w:webHidden/>
              </w:rPr>
              <w:delText>47</w:delText>
            </w:r>
          </w:del>
        </w:p>
        <w:p w:rsidR="0028723B" w:rsidDel="00592A71" w:rsidRDefault="0028723B">
          <w:pPr>
            <w:pStyle w:val="TOC2"/>
            <w:rPr>
              <w:del w:id="2506" w:author="Sammartano, Marc (BIC USA)" w:date="2014-10-10T17:43:00Z"/>
              <w:rFonts w:eastAsiaTheme="minorEastAsia"/>
              <w:noProof/>
            </w:rPr>
          </w:pPr>
          <w:del w:id="2507" w:author="Sammartano, Marc (BIC USA)" w:date="2014-10-10T17:43:00Z">
            <w:r w:rsidRPr="00592A71" w:rsidDel="00592A71">
              <w:rPr>
                <w:noProof/>
              </w:rPr>
              <w:delText>ABS(&lt;nexp&gt;)</w:delText>
            </w:r>
            <w:r w:rsidDel="00592A71">
              <w:rPr>
                <w:noProof/>
                <w:webHidden/>
              </w:rPr>
              <w:tab/>
            </w:r>
            <w:r w:rsidR="005B2E59" w:rsidDel="00592A71">
              <w:rPr>
                <w:noProof/>
                <w:webHidden/>
              </w:rPr>
              <w:delText>47</w:delText>
            </w:r>
          </w:del>
        </w:p>
        <w:p w:rsidR="0028723B" w:rsidDel="00592A71" w:rsidRDefault="0028723B">
          <w:pPr>
            <w:pStyle w:val="TOC2"/>
            <w:rPr>
              <w:del w:id="2508" w:author="Sammartano, Marc (BIC USA)" w:date="2014-10-10T17:43:00Z"/>
              <w:rFonts w:eastAsiaTheme="minorEastAsia"/>
              <w:noProof/>
            </w:rPr>
          </w:pPr>
          <w:del w:id="2509" w:author="Sammartano, Marc (BIC USA)" w:date="2014-10-10T17:43:00Z">
            <w:r w:rsidRPr="00592A71" w:rsidDel="00592A71">
              <w:rPr>
                <w:noProof/>
              </w:rPr>
              <w:delText>SGN(&lt;nexp&gt;)</w:delText>
            </w:r>
            <w:r w:rsidDel="00592A71">
              <w:rPr>
                <w:noProof/>
                <w:webHidden/>
              </w:rPr>
              <w:tab/>
            </w:r>
            <w:r w:rsidR="005B2E59" w:rsidDel="00592A71">
              <w:rPr>
                <w:noProof/>
                <w:webHidden/>
              </w:rPr>
              <w:delText>47</w:delText>
            </w:r>
          </w:del>
        </w:p>
        <w:p w:rsidR="0028723B" w:rsidDel="00592A71" w:rsidRDefault="0028723B">
          <w:pPr>
            <w:pStyle w:val="TOC2"/>
            <w:rPr>
              <w:del w:id="2510" w:author="Sammartano, Marc (BIC USA)" w:date="2014-10-10T17:43:00Z"/>
              <w:rFonts w:eastAsiaTheme="minorEastAsia"/>
              <w:noProof/>
            </w:rPr>
          </w:pPr>
          <w:del w:id="2511" w:author="Sammartano, Marc (BIC USA)" w:date="2014-10-10T17:43:00Z">
            <w:r w:rsidRPr="00592A71" w:rsidDel="00592A71">
              <w:rPr>
                <w:noProof/>
              </w:rPr>
              <w:delText>SQR(&lt;nexp&gt;)</w:delText>
            </w:r>
            <w:r w:rsidDel="00592A71">
              <w:rPr>
                <w:noProof/>
                <w:webHidden/>
              </w:rPr>
              <w:tab/>
            </w:r>
            <w:r w:rsidR="005B2E59" w:rsidDel="00592A71">
              <w:rPr>
                <w:noProof/>
                <w:webHidden/>
              </w:rPr>
              <w:delText>47</w:delText>
            </w:r>
          </w:del>
        </w:p>
        <w:p w:rsidR="0028723B" w:rsidDel="00592A71" w:rsidRDefault="0028723B">
          <w:pPr>
            <w:pStyle w:val="TOC2"/>
            <w:rPr>
              <w:del w:id="2512" w:author="Sammartano, Marc (BIC USA)" w:date="2014-10-10T17:43:00Z"/>
              <w:rFonts w:eastAsiaTheme="minorEastAsia"/>
              <w:noProof/>
            </w:rPr>
          </w:pPr>
          <w:del w:id="2513" w:author="Sammartano, Marc (BIC USA)" w:date="2014-10-10T17:43:00Z">
            <w:r w:rsidRPr="00592A71" w:rsidDel="00592A71">
              <w:rPr>
                <w:noProof/>
              </w:rPr>
              <w:delText>CBRT(&lt;nexp&gt;)</w:delText>
            </w:r>
            <w:r w:rsidDel="00592A71">
              <w:rPr>
                <w:noProof/>
                <w:webHidden/>
              </w:rPr>
              <w:tab/>
            </w:r>
            <w:r w:rsidR="005B2E59" w:rsidDel="00592A71">
              <w:rPr>
                <w:noProof/>
                <w:webHidden/>
              </w:rPr>
              <w:delText>47</w:delText>
            </w:r>
          </w:del>
        </w:p>
        <w:p w:rsidR="0028723B" w:rsidDel="00592A71" w:rsidRDefault="0028723B">
          <w:pPr>
            <w:pStyle w:val="TOC2"/>
            <w:rPr>
              <w:del w:id="2514" w:author="Sammartano, Marc (BIC USA)" w:date="2014-10-10T17:43:00Z"/>
              <w:rFonts w:eastAsiaTheme="minorEastAsia"/>
              <w:noProof/>
            </w:rPr>
          </w:pPr>
          <w:del w:id="2515" w:author="Sammartano, Marc (BIC USA)" w:date="2014-10-10T17:43:00Z">
            <w:r w:rsidRPr="00592A71" w:rsidDel="00592A71">
              <w:rPr>
                <w:noProof/>
              </w:rPr>
              <w:delText>RANDOMIZE(&lt;nexp&gt;)</w:delText>
            </w:r>
            <w:r w:rsidDel="00592A71">
              <w:rPr>
                <w:noProof/>
                <w:webHidden/>
              </w:rPr>
              <w:tab/>
            </w:r>
            <w:r w:rsidR="005B2E59" w:rsidDel="00592A71">
              <w:rPr>
                <w:noProof/>
                <w:webHidden/>
              </w:rPr>
              <w:delText>47</w:delText>
            </w:r>
          </w:del>
        </w:p>
        <w:p w:rsidR="0028723B" w:rsidDel="00592A71" w:rsidRDefault="0028723B">
          <w:pPr>
            <w:pStyle w:val="TOC2"/>
            <w:rPr>
              <w:del w:id="2516" w:author="Sammartano, Marc (BIC USA)" w:date="2014-10-10T17:43:00Z"/>
              <w:rFonts w:eastAsiaTheme="minorEastAsia"/>
              <w:noProof/>
            </w:rPr>
          </w:pPr>
          <w:del w:id="2517" w:author="Sammartano, Marc (BIC USA)" w:date="2014-10-10T17:43:00Z">
            <w:r w:rsidRPr="00592A71" w:rsidDel="00592A71">
              <w:rPr>
                <w:noProof/>
              </w:rPr>
              <w:delText>RND()</w:delText>
            </w:r>
            <w:r w:rsidDel="00592A71">
              <w:rPr>
                <w:noProof/>
                <w:webHidden/>
              </w:rPr>
              <w:tab/>
            </w:r>
          </w:del>
          <w:del w:id="2518" w:author="Sammartano, Marc (BIC USA)" w:date="2014-10-10T11:41:00Z">
            <w:r w:rsidDel="005B2E59">
              <w:rPr>
                <w:noProof/>
                <w:webHidden/>
              </w:rPr>
              <w:delText>47</w:delText>
            </w:r>
          </w:del>
        </w:p>
        <w:p w:rsidR="0028723B" w:rsidDel="00592A71" w:rsidRDefault="0028723B">
          <w:pPr>
            <w:pStyle w:val="TOC2"/>
            <w:rPr>
              <w:del w:id="2519" w:author="Sammartano, Marc (BIC USA)" w:date="2014-10-10T17:43:00Z"/>
              <w:rFonts w:eastAsiaTheme="minorEastAsia"/>
              <w:noProof/>
            </w:rPr>
          </w:pPr>
          <w:del w:id="2520" w:author="Sammartano, Marc (BIC USA)" w:date="2014-10-10T17:43:00Z">
            <w:r w:rsidRPr="00592A71" w:rsidDel="00592A71">
              <w:rPr>
                <w:noProof/>
              </w:rPr>
              <w:delText>MAX(&lt;nexp&gt;, &lt;nexp&gt;)</w:delText>
            </w:r>
            <w:r w:rsidDel="00592A71">
              <w:rPr>
                <w:noProof/>
                <w:webHidden/>
              </w:rPr>
              <w:tab/>
            </w:r>
            <w:r w:rsidR="005B2E59" w:rsidDel="00592A71">
              <w:rPr>
                <w:noProof/>
                <w:webHidden/>
              </w:rPr>
              <w:delText>48</w:delText>
            </w:r>
          </w:del>
        </w:p>
        <w:p w:rsidR="0028723B" w:rsidDel="00592A71" w:rsidRDefault="0028723B">
          <w:pPr>
            <w:pStyle w:val="TOC2"/>
            <w:rPr>
              <w:del w:id="2521" w:author="Sammartano, Marc (BIC USA)" w:date="2014-10-10T17:43:00Z"/>
              <w:rFonts w:eastAsiaTheme="minorEastAsia"/>
              <w:noProof/>
            </w:rPr>
          </w:pPr>
          <w:del w:id="2522" w:author="Sammartano, Marc (BIC USA)" w:date="2014-10-10T17:43:00Z">
            <w:r w:rsidRPr="00592A71" w:rsidDel="00592A71">
              <w:rPr>
                <w:noProof/>
              </w:rPr>
              <w:delText>MIN(&lt;nexp&gt;, &lt;nexp&gt;)</w:delText>
            </w:r>
            <w:r w:rsidDel="00592A71">
              <w:rPr>
                <w:noProof/>
                <w:webHidden/>
              </w:rPr>
              <w:tab/>
            </w:r>
            <w:r w:rsidR="005B2E59" w:rsidDel="00592A71">
              <w:rPr>
                <w:noProof/>
                <w:webHidden/>
              </w:rPr>
              <w:delText>48</w:delText>
            </w:r>
          </w:del>
        </w:p>
        <w:p w:rsidR="0028723B" w:rsidDel="00592A71" w:rsidRDefault="0028723B">
          <w:pPr>
            <w:pStyle w:val="TOC2"/>
            <w:rPr>
              <w:del w:id="2523" w:author="Sammartano, Marc (BIC USA)" w:date="2014-10-10T17:43:00Z"/>
              <w:rFonts w:eastAsiaTheme="minorEastAsia"/>
              <w:noProof/>
            </w:rPr>
          </w:pPr>
          <w:del w:id="2524" w:author="Sammartano, Marc (BIC USA)" w:date="2014-10-10T17:43:00Z">
            <w:r w:rsidRPr="00592A71" w:rsidDel="00592A71">
              <w:rPr>
                <w:noProof/>
              </w:rPr>
              <w:delText>CEIL(&lt;nexp&gt;)</w:delText>
            </w:r>
            <w:r w:rsidDel="00592A71">
              <w:rPr>
                <w:noProof/>
                <w:webHidden/>
              </w:rPr>
              <w:tab/>
            </w:r>
            <w:r w:rsidR="005B2E59" w:rsidDel="00592A71">
              <w:rPr>
                <w:noProof/>
                <w:webHidden/>
              </w:rPr>
              <w:delText>48</w:delText>
            </w:r>
          </w:del>
        </w:p>
        <w:p w:rsidR="0028723B" w:rsidDel="00592A71" w:rsidRDefault="0028723B">
          <w:pPr>
            <w:pStyle w:val="TOC2"/>
            <w:rPr>
              <w:del w:id="2525" w:author="Sammartano, Marc (BIC USA)" w:date="2014-10-10T17:43:00Z"/>
              <w:rFonts w:eastAsiaTheme="minorEastAsia"/>
              <w:noProof/>
            </w:rPr>
          </w:pPr>
          <w:del w:id="2526" w:author="Sammartano, Marc (BIC USA)" w:date="2014-10-10T17:43:00Z">
            <w:r w:rsidRPr="00592A71" w:rsidDel="00592A71">
              <w:rPr>
                <w:noProof/>
              </w:rPr>
              <w:delText>FLOOR(&lt;nexp&gt;)</w:delText>
            </w:r>
            <w:r w:rsidDel="00592A71">
              <w:rPr>
                <w:noProof/>
                <w:webHidden/>
              </w:rPr>
              <w:tab/>
            </w:r>
            <w:r w:rsidR="005B2E59" w:rsidDel="00592A71">
              <w:rPr>
                <w:noProof/>
                <w:webHidden/>
              </w:rPr>
              <w:delText>48</w:delText>
            </w:r>
          </w:del>
        </w:p>
        <w:p w:rsidR="0028723B" w:rsidDel="00592A71" w:rsidRDefault="0028723B">
          <w:pPr>
            <w:pStyle w:val="TOC2"/>
            <w:rPr>
              <w:del w:id="2527" w:author="Sammartano, Marc (BIC USA)" w:date="2014-10-10T17:43:00Z"/>
              <w:rFonts w:eastAsiaTheme="minorEastAsia"/>
              <w:noProof/>
            </w:rPr>
          </w:pPr>
          <w:del w:id="2528" w:author="Sammartano, Marc (BIC USA)" w:date="2014-10-10T17:43:00Z">
            <w:r w:rsidRPr="00592A71" w:rsidDel="00592A71">
              <w:rPr>
                <w:noProof/>
              </w:rPr>
              <w:delText>INT(&lt;nexp&gt;)</w:delText>
            </w:r>
            <w:r w:rsidDel="00592A71">
              <w:rPr>
                <w:noProof/>
                <w:webHidden/>
              </w:rPr>
              <w:tab/>
            </w:r>
            <w:r w:rsidR="005B2E59" w:rsidDel="00592A71">
              <w:rPr>
                <w:noProof/>
                <w:webHidden/>
              </w:rPr>
              <w:delText>48</w:delText>
            </w:r>
          </w:del>
        </w:p>
        <w:p w:rsidR="0028723B" w:rsidDel="00592A71" w:rsidRDefault="0028723B">
          <w:pPr>
            <w:pStyle w:val="TOC2"/>
            <w:rPr>
              <w:del w:id="2529" w:author="Sammartano, Marc (BIC USA)" w:date="2014-10-10T17:43:00Z"/>
              <w:rFonts w:eastAsiaTheme="minorEastAsia"/>
              <w:noProof/>
            </w:rPr>
          </w:pPr>
          <w:del w:id="2530" w:author="Sammartano, Marc (BIC USA)" w:date="2014-10-10T17:43:00Z">
            <w:r w:rsidRPr="00592A71" w:rsidDel="00592A71">
              <w:rPr>
                <w:noProof/>
              </w:rPr>
              <w:delText>FRAC(&lt;nexp&gt;)</w:delText>
            </w:r>
            <w:r w:rsidDel="00592A71">
              <w:rPr>
                <w:noProof/>
                <w:webHidden/>
              </w:rPr>
              <w:tab/>
            </w:r>
            <w:r w:rsidR="005B2E59" w:rsidDel="00592A71">
              <w:rPr>
                <w:noProof/>
                <w:webHidden/>
              </w:rPr>
              <w:delText>48</w:delText>
            </w:r>
          </w:del>
        </w:p>
        <w:p w:rsidR="0028723B" w:rsidDel="00592A71" w:rsidRDefault="0028723B">
          <w:pPr>
            <w:pStyle w:val="TOC2"/>
            <w:rPr>
              <w:del w:id="2531" w:author="Sammartano, Marc (BIC USA)" w:date="2014-10-10T17:43:00Z"/>
              <w:rFonts w:eastAsiaTheme="minorEastAsia"/>
              <w:noProof/>
            </w:rPr>
          </w:pPr>
          <w:del w:id="2532" w:author="Sammartano, Marc (BIC USA)" w:date="2014-10-10T17:43:00Z">
            <w:r w:rsidRPr="00592A71" w:rsidDel="00592A71">
              <w:rPr>
                <w:noProof/>
              </w:rPr>
              <w:delText>MOD(&lt;nexp1&gt;, &lt;nexp2&gt;)</w:delText>
            </w:r>
            <w:r w:rsidDel="00592A71">
              <w:rPr>
                <w:noProof/>
                <w:webHidden/>
              </w:rPr>
              <w:tab/>
            </w:r>
            <w:r w:rsidR="005B2E59" w:rsidDel="00592A71">
              <w:rPr>
                <w:noProof/>
                <w:webHidden/>
              </w:rPr>
              <w:delText>48</w:delText>
            </w:r>
          </w:del>
        </w:p>
        <w:p w:rsidR="0028723B" w:rsidDel="00592A71" w:rsidRDefault="0028723B">
          <w:pPr>
            <w:pStyle w:val="TOC2"/>
            <w:rPr>
              <w:del w:id="2533" w:author="Sammartano, Marc (BIC USA)" w:date="2014-10-10T17:43:00Z"/>
              <w:rFonts w:eastAsiaTheme="minorEastAsia"/>
              <w:noProof/>
            </w:rPr>
          </w:pPr>
          <w:del w:id="2534" w:author="Sammartano, Marc (BIC USA)" w:date="2014-10-10T17:43:00Z">
            <w:r w:rsidRPr="00592A71" w:rsidDel="00592A71">
              <w:rPr>
                <w:noProof/>
              </w:rPr>
              <w:delText>ROUND(&lt;value_nexp&gt;{, &lt;count_nexp&gt;{, &lt;mode_sexp&gt;}})</w:delText>
            </w:r>
            <w:r w:rsidDel="00592A71">
              <w:rPr>
                <w:noProof/>
                <w:webHidden/>
              </w:rPr>
              <w:tab/>
            </w:r>
            <w:r w:rsidR="005B2E59" w:rsidDel="00592A71">
              <w:rPr>
                <w:noProof/>
                <w:webHidden/>
              </w:rPr>
              <w:delText>48</w:delText>
            </w:r>
          </w:del>
        </w:p>
        <w:p w:rsidR="0028723B" w:rsidDel="00592A71" w:rsidRDefault="0028723B">
          <w:pPr>
            <w:pStyle w:val="TOC2"/>
            <w:rPr>
              <w:del w:id="2535" w:author="Sammartano, Marc (BIC USA)" w:date="2014-10-10T17:43:00Z"/>
              <w:rFonts w:eastAsiaTheme="minorEastAsia"/>
              <w:noProof/>
            </w:rPr>
          </w:pPr>
          <w:del w:id="2536" w:author="Sammartano, Marc (BIC USA)" w:date="2014-10-10T17:43:00Z">
            <w:r w:rsidRPr="00592A71" w:rsidDel="00592A71">
              <w:rPr>
                <w:noProof/>
              </w:rPr>
              <w:delText>LOG(&lt;nexp&gt;)</w:delText>
            </w:r>
            <w:r w:rsidDel="00592A71">
              <w:rPr>
                <w:noProof/>
                <w:webHidden/>
              </w:rPr>
              <w:tab/>
            </w:r>
            <w:r w:rsidR="005B2E59" w:rsidDel="00592A71">
              <w:rPr>
                <w:noProof/>
                <w:webHidden/>
              </w:rPr>
              <w:delText>49</w:delText>
            </w:r>
          </w:del>
        </w:p>
        <w:p w:rsidR="0028723B" w:rsidDel="00592A71" w:rsidRDefault="0028723B">
          <w:pPr>
            <w:pStyle w:val="TOC2"/>
            <w:rPr>
              <w:del w:id="2537" w:author="Sammartano, Marc (BIC USA)" w:date="2014-10-10T17:43:00Z"/>
              <w:rFonts w:eastAsiaTheme="minorEastAsia"/>
              <w:noProof/>
            </w:rPr>
          </w:pPr>
          <w:del w:id="2538" w:author="Sammartano, Marc (BIC USA)" w:date="2014-10-10T17:43:00Z">
            <w:r w:rsidRPr="00592A71" w:rsidDel="00592A71">
              <w:rPr>
                <w:noProof/>
              </w:rPr>
              <w:delText>LOG10(&lt;nexp&gt;)</w:delText>
            </w:r>
            <w:r w:rsidDel="00592A71">
              <w:rPr>
                <w:noProof/>
                <w:webHidden/>
              </w:rPr>
              <w:tab/>
            </w:r>
            <w:r w:rsidR="005B2E59" w:rsidDel="00592A71">
              <w:rPr>
                <w:noProof/>
                <w:webHidden/>
              </w:rPr>
              <w:delText>49</w:delText>
            </w:r>
          </w:del>
        </w:p>
        <w:p w:rsidR="0028723B" w:rsidDel="00592A71" w:rsidRDefault="0028723B">
          <w:pPr>
            <w:pStyle w:val="TOC2"/>
            <w:rPr>
              <w:del w:id="2539" w:author="Sammartano, Marc (BIC USA)" w:date="2014-10-10T17:43:00Z"/>
              <w:rFonts w:eastAsiaTheme="minorEastAsia"/>
              <w:noProof/>
            </w:rPr>
          </w:pPr>
          <w:del w:id="2540" w:author="Sammartano, Marc (BIC USA)" w:date="2014-10-10T17:43:00Z">
            <w:r w:rsidRPr="00592A71" w:rsidDel="00592A71">
              <w:rPr>
                <w:noProof/>
              </w:rPr>
              <w:delText>EXP(&lt;nexp&gt;)</w:delText>
            </w:r>
            <w:r w:rsidDel="00592A71">
              <w:rPr>
                <w:noProof/>
                <w:webHidden/>
              </w:rPr>
              <w:tab/>
            </w:r>
            <w:r w:rsidR="005B2E59" w:rsidDel="00592A71">
              <w:rPr>
                <w:noProof/>
                <w:webHidden/>
              </w:rPr>
              <w:delText>49</w:delText>
            </w:r>
          </w:del>
        </w:p>
        <w:p w:rsidR="0028723B" w:rsidDel="00592A71" w:rsidRDefault="0028723B">
          <w:pPr>
            <w:pStyle w:val="TOC2"/>
            <w:rPr>
              <w:del w:id="2541" w:author="Sammartano, Marc (BIC USA)" w:date="2014-10-10T17:43:00Z"/>
              <w:rFonts w:eastAsiaTheme="minorEastAsia"/>
              <w:noProof/>
            </w:rPr>
          </w:pPr>
          <w:del w:id="2542" w:author="Sammartano, Marc (BIC USA)" w:date="2014-10-10T17:43:00Z">
            <w:r w:rsidRPr="00592A71" w:rsidDel="00592A71">
              <w:rPr>
                <w:noProof/>
              </w:rPr>
              <w:delText>POW(&lt;nexp1&gt;, &lt;nexp2&gt;)</w:delText>
            </w:r>
            <w:r w:rsidDel="00592A71">
              <w:rPr>
                <w:noProof/>
                <w:webHidden/>
              </w:rPr>
              <w:tab/>
            </w:r>
            <w:r w:rsidR="005B2E59" w:rsidDel="00592A71">
              <w:rPr>
                <w:noProof/>
                <w:webHidden/>
              </w:rPr>
              <w:delText>49</w:delText>
            </w:r>
          </w:del>
        </w:p>
        <w:p w:rsidR="0028723B" w:rsidDel="00592A71" w:rsidRDefault="0028723B">
          <w:pPr>
            <w:pStyle w:val="TOC2"/>
            <w:rPr>
              <w:del w:id="2543" w:author="Sammartano, Marc (BIC USA)" w:date="2014-10-10T17:43:00Z"/>
              <w:rFonts w:eastAsiaTheme="minorEastAsia"/>
              <w:noProof/>
            </w:rPr>
          </w:pPr>
          <w:del w:id="2544" w:author="Sammartano, Marc (BIC USA)" w:date="2014-10-10T17:43:00Z">
            <w:r w:rsidRPr="00592A71" w:rsidDel="00592A71">
              <w:rPr>
                <w:noProof/>
              </w:rPr>
              <w:delText>HYPOT(&lt;nexp_x&gt;, &lt;nexp_y)</w:delText>
            </w:r>
            <w:r w:rsidDel="00592A71">
              <w:rPr>
                <w:noProof/>
                <w:webHidden/>
              </w:rPr>
              <w:tab/>
            </w:r>
            <w:r w:rsidR="005B2E59" w:rsidDel="00592A71">
              <w:rPr>
                <w:noProof/>
                <w:webHidden/>
              </w:rPr>
              <w:delText>49</w:delText>
            </w:r>
          </w:del>
        </w:p>
        <w:p w:rsidR="0028723B" w:rsidDel="00592A71" w:rsidRDefault="0028723B">
          <w:pPr>
            <w:pStyle w:val="TOC2"/>
            <w:rPr>
              <w:del w:id="2545" w:author="Sammartano, Marc (BIC USA)" w:date="2014-10-10T17:43:00Z"/>
              <w:rFonts w:eastAsiaTheme="minorEastAsia"/>
              <w:noProof/>
            </w:rPr>
          </w:pPr>
          <w:del w:id="2546" w:author="Sammartano, Marc (BIC USA)" w:date="2014-10-10T17:43:00Z">
            <w:r w:rsidRPr="00592A71" w:rsidDel="00592A71">
              <w:rPr>
                <w:noProof/>
              </w:rPr>
              <w:delText>PI()</w:delText>
            </w:r>
            <w:r w:rsidDel="00592A71">
              <w:rPr>
                <w:noProof/>
                <w:webHidden/>
              </w:rPr>
              <w:tab/>
            </w:r>
          </w:del>
          <w:del w:id="2547" w:author="Sammartano, Marc (BIC USA)" w:date="2014-10-10T11:41:00Z">
            <w:r w:rsidDel="005B2E59">
              <w:rPr>
                <w:noProof/>
                <w:webHidden/>
              </w:rPr>
              <w:delText>49</w:delText>
            </w:r>
          </w:del>
        </w:p>
        <w:p w:rsidR="0028723B" w:rsidDel="00592A71" w:rsidRDefault="0028723B">
          <w:pPr>
            <w:pStyle w:val="TOC2"/>
            <w:rPr>
              <w:del w:id="2548" w:author="Sammartano, Marc (BIC USA)" w:date="2014-10-10T17:43:00Z"/>
              <w:rFonts w:eastAsiaTheme="minorEastAsia"/>
              <w:noProof/>
            </w:rPr>
          </w:pPr>
          <w:del w:id="2549" w:author="Sammartano, Marc (BIC USA)" w:date="2014-10-10T17:43:00Z">
            <w:r w:rsidRPr="00592A71" w:rsidDel="00592A71">
              <w:rPr>
                <w:noProof/>
              </w:rPr>
              <w:delText>SIN(&lt;nexp&gt;)</w:delText>
            </w:r>
            <w:r w:rsidDel="00592A71">
              <w:rPr>
                <w:noProof/>
                <w:webHidden/>
              </w:rPr>
              <w:tab/>
            </w:r>
          </w:del>
          <w:del w:id="2550" w:author="Sammartano, Marc (BIC USA)" w:date="2014-10-10T11:41:00Z">
            <w:r w:rsidDel="005B2E59">
              <w:rPr>
                <w:noProof/>
                <w:webHidden/>
              </w:rPr>
              <w:delText>49</w:delText>
            </w:r>
          </w:del>
        </w:p>
        <w:p w:rsidR="0028723B" w:rsidDel="00592A71" w:rsidRDefault="0028723B">
          <w:pPr>
            <w:pStyle w:val="TOC2"/>
            <w:rPr>
              <w:del w:id="2551" w:author="Sammartano, Marc (BIC USA)" w:date="2014-10-10T17:43:00Z"/>
              <w:rFonts w:eastAsiaTheme="minorEastAsia"/>
              <w:noProof/>
            </w:rPr>
          </w:pPr>
          <w:del w:id="2552" w:author="Sammartano, Marc (BIC USA)" w:date="2014-10-10T17:43:00Z">
            <w:r w:rsidRPr="00592A71" w:rsidDel="00592A71">
              <w:rPr>
                <w:noProof/>
              </w:rPr>
              <w:delText>COS(&lt;nexp&gt;)</w:delText>
            </w:r>
            <w:r w:rsidDel="00592A71">
              <w:rPr>
                <w:noProof/>
                <w:webHidden/>
              </w:rPr>
              <w:tab/>
            </w:r>
            <w:r w:rsidR="005B2E59" w:rsidDel="00592A71">
              <w:rPr>
                <w:noProof/>
                <w:webHidden/>
              </w:rPr>
              <w:delText>50</w:delText>
            </w:r>
          </w:del>
        </w:p>
        <w:p w:rsidR="0028723B" w:rsidDel="00592A71" w:rsidRDefault="0028723B">
          <w:pPr>
            <w:pStyle w:val="TOC2"/>
            <w:rPr>
              <w:del w:id="2553" w:author="Sammartano, Marc (BIC USA)" w:date="2014-10-10T17:43:00Z"/>
              <w:rFonts w:eastAsiaTheme="minorEastAsia"/>
              <w:noProof/>
            </w:rPr>
          </w:pPr>
          <w:del w:id="2554" w:author="Sammartano, Marc (BIC USA)" w:date="2014-10-10T17:43:00Z">
            <w:r w:rsidRPr="00592A71" w:rsidDel="00592A71">
              <w:rPr>
                <w:noProof/>
              </w:rPr>
              <w:delText>TAN(&lt;nexp&gt;)</w:delText>
            </w:r>
            <w:r w:rsidDel="00592A71">
              <w:rPr>
                <w:noProof/>
                <w:webHidden/>
              </w:rPr>
              <w:tab/>
            </w:r>
            <w:r w:rsidR="005B2E59" w:rsidDel="00592A71">
              <w:rPr>
                <w:noProof/>
                <w:webHidden/>
              </w:rPr>
              <w:delText>50</w:delText>
            </w:r>
          </w:del>
        </w:p>
        <w:p w:rsidR="0028723B" w:rsidDel="00592A71" w:rsidRDefault="0028723B">
          <w:pPr>
            <w:pStyle w:val="TOC2"/>
            <w:rPr>
              <w:del w:id="2555" w:author="Sammartano, Marc (BIC USA)" w:date="2014-10-10T17:43:00Z"/>
              <w:rFonts w:eastAsiaTheme="minorEastAsia"/>
              <w:noProof/>
            </w:rPr>
          </w:pPr>
          <w:del w:id="2556" w:author="Sammartano, Marc (BIC USA)" w:date="2014-10-10T17:43:00Z">
            <w:r w:rsidRPr="00592A71" w:rsidDel="00592A71">
              <w:rPr>
                <w:noProof/>
              </w:rPr>
              <w:delText>SINH(&lt;nexp&gt;)</w:delText>
            </w:r>
            <w:r w:rsidDel="00592A71">
              <w:rPr>
                <w:noProof/>
                <w:webHidden/>
              </w:rPr>
              <w:tab/>
            </w:r>
            <w:r w:rsidR="005B2E59" w:rsidDel="00592A71">
              <w:rPr>
                <w:noProof/>
                <w:webHidden/>
              </w:rPr>
              <w:delText>50</w:delText>
            </w:r>
          </w:del>
        </w:p>
        <w:p w:rsidR="0028723B" w:rsidDel="00592A71" w:rsidRDefault="0028723B">
          <w:pPr>
            <w:pStyle w:val="TOC2"/>
            <w:rPr>
              <w:del w:id="2557" w:author="Sammartano, Marc (BIC USA)" w:date="2014-10-10T17:43:00Z"/>
              <w:rFonts w:eastAsiaTheme="minorEastAsia"/>
              <w:noProof/>
            </w:rPr>
          </w:pPr>
          <w:del w:id="2558" w:author="Sammartano, Marc (BIC USA)" w:date="2014-10-10T17:43:00Z">
            <w:r w:rsidRPr="00592A71" w:rsidDel="00592A71">
              <w:rPr>
                <w:noProof/>
              </w:rPr>
              <w:delText>COSH(&lt;nexp&gt;)</w:delText>
            </w:r>
            <w:r w:rsidDel="00592A71">
              <w:rPr>
                <w:noProof/>
                <w:webHidden/>
              </w:rPr>
              <w:tab/>
            </w:r>
            <w:r w:rsidR="005B2E59" w:rsidDel="00592A71">
              <w:rPr>
                <w:noProof/>
                <w:webHidden/>
              </w:rPr>
              <w:delText>50</w:delText>
            </w:r>
          </w:del>
        </w:p>
        <w:p w:rsidR="0028723B" w:rsidDel="00592A71" w:rsidRDefault="0028723B">
          <w:pPr>
            <w:pStyle w:val="TOC2"/>
            <w:rPr>
              <w:del w:id="2559" w:author="Sammartano, Marc (BIC USA)" w:date="2014-10-10T17:43:00Z"/>
              <w:rFonts w:eastAsiaTheme="minorEastAsia"/>
              <w:noProof/>
            </w:rPr>
          </w:pPr>
          <w:del w:id="2560" w:author="Sammartano, Marc (BIC USA)" w:date="2014-10-10T17:43:00Z">
            <w:r w:rsidRPr="00592A71" w:rsidDel="00592A71">
              <w:rPr>
                <w:noProof/>
              </w:rPr>
              <w:delText>ASIN(&lt;nexp&gt;)</w:delText>
            </w:r>
            <w:r w:rsidDel="00592A71">
              <w:rPr>
                <w:noProof/>
                <w:webHidden/>
              </w:rPr>
              <w:tab/>
            </w:r>
            <w:r w:rsidR="005B2E59" w:rsidDel="00592A71">
              <w:rPr>
                <w:noProof/>
                <w:webHidden/>
              </w:rPr>
              <w:delText>50</w:delText>
            </w:r>
          </w:del>
        </w:p>
        <w:p w:rsidR="0028723B" w:rsidDel="00592A71" w:rsidRDefault="0028723B">
          <w:pPr>
            <w:pStyle w:val="TOC2"/>
            <w:rPr>
              <w:del w:id="2561" w:author="Sammartano, Marc (BIC USA)" w:date="2014-10-10T17:43:00Z"/>
              <w:rFonts w:eastAsiaTheme="minorEastAsia"/>
              <w:noProof/>
            </w:rPr>
          </w:pPr>
          <w:del w:id="2562" w:author="Sammartano, Marc (BIC USA)" w:date="2014-10-10T17:43:00Z">
            <w:r w:rsidRPr="00592A71" w:rsidDel="00592A71">
              <w:rPr>
                <w:noProof/>
              </w:rPr>
              <w:delText>ACOS(&lt;nexp&gt;)</w:delText>
            </w:r>
            <w:r w:rsidDel="00592A71">
              <w:rPr>
                <w:noProof/>
                <w:webHidden/>
              </w:rPr>
              <w:tab/>
            </w:r>
            <w:r w:rsidR="005B2E59" w:rsidDel="00592A71">
              <w:rPr>
                <w:noProof/>
                <w:webHidden/>
              </w:rPr>
              <w:delText>50</w:delText>
            </w:r>
          </w:del>
        </w:p>
        <w:p w:rsidR="0028723B" w:rsidDel="00592A71" w:rsidRDefault="0028723B">
          <w:pPr>
            <w:pStyle w:val="TOC2"/>
            <w:rPr>
              <w:del w:id="2563" w:author="Sammartano, Marc (BIC USA)" w:date="2014-10-10T17:43:00Z"/>
              <w:rFonts w:eastAsiaTheme="minorEastAsia"/>
              <w:noProof/>
            </w:rPr>
          </w:pPr>
          <w:del w:id="2564" w:author="Sammartano, Marc (BIC USA)" w:date="2014-10-10T17:43:00Z">
            <w:r w:rsidRPr="00592A71" w:rsidDel="00592A71">
              <w:rPr>
                <w:noProof/>
              </w:rPr>
              <w:delText>ATAN(&lt;nexp&gt;)</w:delText>
            </w:r>
            <w:r w:rsidDel="00592A71">
              <w:rPr>
                <w:noProof/>
                <w:webHidden/>
              </w:rPr>
              <w:tab/>
            </w:r>
            <w:r w:rsidR="005B2E59" w:rsidDel="00592A71">
              <w:rPr>
                <w:noProof/>
                <w:webHidden/>
              </w:rPr>
              <w:delText>50</w:delText>
            </w:r>
          </w:del>
        </w:p>
        <w:p w:rsidR="0028723B" w:rsidDel="00592A71" w:rsidRDefault="0028723B">
          <w:pPr>
            <w:pStyle w:val="TOC2"/>
            <w:rPr>
              <w:del w:id="2565" w:author="Sammartano, Marc (BIC USA)" w:date="2014-10-10T17:43:00Z"/>
              <w:rFonts w:eastAsiaTheme="minorEastAsia"/>
              <w:noProof/>
            </w:rPr>
          </w:pPr>
          <w:del w:id="2566" w:author="Sammartano, Marc (BIC USA)" w:date="2014-10-10T17:43:00Z">
            <w:r w:rsidRPr="00592A71" w:rsidDel="00592A71">
              <w:rPr>
                <w:noProof/>
              </w:rPr>
              <w:delText>ATAN2(&lt;nexp_y&gt;, &lt;nexp_x&gt;)</w:delText>
            </w:r>
            <w:r w:rsidDel="00592A71">
              <w:rPr>
                <w:noProof/>
                <w:webHidden/>
              </w:rPr>
              <w:tab/>
            </w:r>
            <w:r w:rsidR="005B2E59" w:rsidDel="00592A71">
              <w:rPr>
                <w:noProof/>
                <w:webHidden/>
              </w:rPr>
              <w:delText>50</w:delText>
            </w:r>
          </w:del>
        </w:p>
        <w:p w:rsidR="0028723B" w:rsidDel="00592A71" w:rsidRDefault="0028723B">
          <w:pPr>
            <w:pStyle w:val="TOC2"/>
            <w:rPr>
              <w:del w:id="2567" w:author="Sammartano, Marc (BIC USA)" w:date="2014-10-10T17:43:00Z"/>
              <w:rFonts w:eastAsiaTheme="minorEastAsia"/>
              <w:noProof/>
            </w:rPr>
          </w:pPr>
          <w:del w:id="2568" w:author="Sammartano, Marc (BIC USA)" w:date="2014-10-10T17:43:00Z">
            <w:r w:rsidRPr="00592A71" w:rsidDel="00592A71">
              <w:rPr>
                <w:noProof/>
              </w:rPr>
              <w:delText>TODEGREES(&lt;nexp&gt;)</w:delText>
            </w:r>
            <w:r w:rsidDel="00592A71">
              <w:rPr>
                <w:noProof/>
                <w:webHidden/>
              </w:rPr>
              <w:tab/>
            </w:r>
            <w:r w:rsidR="005B2E59" w:rsidDel="00592A71">
              <w:rPr>
                <w:noProof/>
                <w:webHidden/>
              </w:rPr>
              <w:delText>50</w:delText>
            </w:r>
          </w:del>
        </w:p>
        <w:p w:rsidR="0028723B" w:rsidDel="00592A71" w:rsidRDefault="0028723B">
          <w:pPr>
            <w:pStyle w:val="TOC2"/>
            <w:rPr>
              <w:del w:id="2569" w:author="Sammartano, Marc (BIC USA)" w:date="2014-10-10T17:43:00Z"/>
              <w:rFonts w:eastAsiaTheme="minorEastAsia"/>
              <w:noProof/>
            </w:rPr>
          </w:pPr>
          <w:del w:id="2570" w:author="Sammartano, Marc (BIC USA)" w:date="2014-10-10T17:43:00Z">
            <w:r w:rsidRPr="00592A71" w:rsidDel="00592A71">
              <w:rPr>
                <w:noProof/>
              </w:rPr>
              <w:delText>TORADIANS(&lt;nexp&gt;)</w:delText>
            </w:r>
            <w:r w:rsidDel="00592A71">
              <w:rPr>
                <w:noProof/>
                <w:webHidden/>
              </w:rPr>
              <w:tab/>
            </w:r>
            <w:r w:rsidR="005B2E59" w:rsidDel="00592A71">
              <w:rPr>
                <w:noProof/>
                <w:webHidden/>
              </w:rPr>
              <w:delText>50</w:delText>
            </w:r>
          </w:del>
        </w:p>
        <w:p w:rsidR="0028723B" w:rsidDel="00592A71" w:rsidRDefault="0028723B">
          <w:pPr>
            <w:pStyle w:val="TOC2"/>
            <w:rPr>
              <w:del w:id="2571" w:author="Sammartano, Marc (BIC USA)" w:date="2014-10-10T17:43:00Z"/>
              <w:rFonts w:eastAsiaTheme="minorEastAsia"/>
              <w:noProof/>
            </w:rPr>
          </w:pPr>
          <w:del w:id="2572" w:author="Sammartano, Marc (BIC USA)" w:date="2014-10-10T17:43:00Z">
            <w:r w:rsidRPr="00592A71" w:rsidDel="00592A71">
              <w:rPr>
                <w:noProof/>
              </w:rPr>
              <w:delText>VAL( &lt;sexp&gt; )</w:delText>
            </w:r>
            <w:r w:rsidDel="00592A71">
              <w:rPr>
                <w:noProof/>
                <w:webHidden/>
              </w:rPr>
              <w:tab/>
            </w:r>
          </w:del>
          <w:del w:id="2573" w:author="Sammartano, Marc (BIC USA)" w:date="2014-10-10T11:41:00Z">
            <w:r w:rsidDel="005B2E59">
              <w:rPr>
                <w:noProof/>
                <w:webHidden/>
              </w:rPr>
              <w:delText>50</w:delText>
            </w:r>
          </w:del>
        </w:p>
        <w:p w:rsidR="0028723B" w:rsidDel="00592A71" w:rsidRDefault="0028723B">
          <w:pPr>
            <w:pStyle w:val="TOC2"/>
            <w:rPr>
              <w:del w:id="2574" w:author="Sammartano, Marc (BIC USA)" w:date="2014-10-10T17:43:00Z"/>
              <w:rFonts w:eastAsiaTheme="minorEastAsia"/>
              <w:noProof/>
            </w:rPr>
          </w:pPr>
          <w:del w:id="2575" w:author="Sammartano, Marc (BIC USA)" w:date="2014-10-10T17:43:00Z">
            <w:r w:rsidRPr="00592A71" w:rsidDel="00592A71">
              <w:rPr>
                <w:noProof/>
              </w:rPr>
              <w:delText>LEN(&lt;sexp&gt;)</w:delText>
            </w:r>
            <w:r w:rsidDel="00592A71">
              <w:rPr>
                <w:noProof/>
                <w:webHidden/>
              </w:rPr>
              <w:tab/>
            </w:r>
          </w:del>
          <w:del w:id="2576" w:author="Sammartano, Marc (BIC USA)" w:date="2014-10-10T11:41:00Z">
            <w:r w:rsidDel="005B2E59">
              <w:rPr>
                <w:noProof/>
                <w:webHidden/>
              </w:rPr>
              <w:delText>50</w:delText>
            </w:r>
          </w:del>
        </w:p>
        <w:p w:rsidR="0028723B" w:rsidDel="00592A71" w:rsidRDefault="0028723B">
          <w:pPr>
            <w:pStyle w:val="TOC2"/>
            <w:rPr>
              <w:del w:id="2577" w:author="Sammartano, Marc (BIC USA)" w:date="2014-10-10T17:43:00Z"/>
              <w:rFonts w:eastAsiaTheme="minorEastAsia"/>
              <w:noProof/>
            </w:rPr>
          </w:pPr>
          <w:del w:id="2578" w:author="Sammartano, Marc (BIC USA)" w:date="2014-10-10T17:43:00Z">
            <w:r w:rsidRPr="00592A71" w:rsidDel="00592A71">
              <w:rPr>
                <w:noProof/>
              </w:rPr>
              <w:delText>HEX(&lt;sexp&gt;)</w:delText>
            </w:r>
            <w:r w:rsidDel="00592A71">
              <w:rPr>
                <w:noProof/>
                <w:webHidden/>
              </w:rPr>
              <w:tab/>
            </w:r>
            <w:r w:rsidR="005B2E59" w:rsidDel="00592A71">
              <w:rPr>
                <w:noProof/>
                <w:webHidden/>
              </w:rPr>
              <w:delText>51</w:delText>
            </w:r>
          </w:del>
        </w:p>
        <w:p w:rsidR="0028723B" w:rsidDel="00592A71" w:rsidRDefault="0028723B">
          <w:pPr>
            <w:pStyle w:val="TOC2"/>
            <w:rPr>
              <w:del w:id="2579" w:author="Sammartano, Marc (BIC USA)" w:date="2014-10-10T17:43:00Z"/>
              <w:rFonts w:eastAsiaTheme="minorEastAsia"/>
              <w:noProof/>
            </w:rPr>
          </w:pPr>
          <w:del w:id="2580" w:author="Sammartano, Marc (BIC USA)" w:date="2014-10-10T17:43:00Z">
            <w:r w:rsidRPr="00592A71" w:rsidDel="00592A71">
              <w:rPr>
                <w:noProof/>
              </w:rPr>
              <w:delText>OCT(&lt;sexp&gt;)</w:delText>
            </w:r>
            <w:r w:rsidDel="00592A71">
              <w:rPr>
                <w:noProof/>
                <w:webHidden/>
              </w:rPr>
              <w:tab/>
            </w:r>
            <w:r w:rsidR="005B2E59" w:rsidDel="00592A71">
              <w:rPr>
                <w:noProof/>
                <w:webHidden/>
              </w:rPr>
              <w:delText>51</w:delText>
            </w:r>
          </w:del>
        </w:p>
        <w:p w:rsidR="0028723B" w:rsidDel="00592A71" w:rsidRDefault="0028723B">
          <w:pPr>
            <w:pStyle w:val="TOC2"/>
            <w:rPr>
              <w:del w:id="2581" w:author="Sammartano, Marc (BIC USA)" w:date="2014-10-10T17:43:00Z"/>
              <w:rFonts w:eastAsiaTheme="minorEastAsia"/>
              <w:noProof/>
            </w:rPr>
          </w:pPr>
          <w:del w:id="2582" w:author="Sammartano, Marc (BIC USA)" w:date="2014-10-10T17:43:00Z">
            <w:r w:rsidRPr="00592A71" w:rsidDel="00592A71">
              <w:rPr>
                <w:noProof/>
              </w:rPr>
              <w:delText>BIN(&lt;sexp&gt;)</w:delText>
            </w:r>
            <w:r w:rsidDel="00592A71">
              <w:rPr>
                <w:noProof/>
                <w:webHidden/>
              </w:rPr>
              <w:tab/>
            </w:r>
            <w:r w:rsidR="005B2E59" w:rsidDel="00592A71">
              <w:rPr>
                <w:noProof/>
                <w:webHidden/>
              </w:rPr>
              <w:delText>51</w:delText>
            </w:r>
          </w:del>
        </w:p>
        <w:p w:rsidR="0028723B" w:rsidDel="00592A71" w:rsidRDefault="0028723B">
          <w:pPr>
            <w:pStyle w:val="TOC2"/>
            <w:rPr>
              <w:del w:id="2583" w:author="Sammartano, Marc (BIC USA)" w:date="2014-10-10T17:43:00Z"/>
              <w:rFonts w:eastAsiaTheme="minorEastAsia"/>
              <w:noProof/>
            </w:rPr>
          </w:pPr>
          <w:del w:id="2584" w:author="Sammartano, Marc (BIC USA)" w:date="2014-10-10T17:43:00Z">
            <w:r w:rsidRPr="00592A71" w:rsidDel="00592A71">
              <w:rPr>
                <w:noProof/>
              </w:rPr>
              <w:delText>SHIFT(&lt;value_nexp&gt;, &lt;bits_nexp&gt;)</w:delText>
            </w:r>
            <w:r w:rsidDel="00592A71">
              <w:rPr>
                <w:noProof/>
                <w:webHidden/>
              </w:rPr>
              <w:tab/>
            </w:r>
            <w:r w:rsidR="005B2E59" w:rsidDel="00592A71">
              <w:rPr>
                <w:noProof/>
                <w:webHidden/>
              </w:rPr>
              <w:delText>51</w:delText>
            </w:r>
          </w:del>
        </w:p>
        <w:p w:rsidR="0028723B" w:rsidDel="00592A71" w:rsidRDefault="0028723B">
          <w:pPr>
            <w:pStyle w:val="TOC2"/>
            <w:rPr>
              <w:del w:id="2585" w:author="Sammartano, Marc (BIC USA)" w:date="2014-10-10T17:43:00Z"/>
              <w:rFonts w:eastAsiaTheme="minorEastAsia"/>
              <w:noProof/>
            </w:rPr>
          </w:pPr>
          <w:del w:id="2586" w:author="Sammartano, Marc (BIC USA)" w:date="2014-10-10T17:43:00Z">
            <w:r w:rsidRPr="00592A71" w:rsidDel="00592A71">
              <w:rPr>
                <w:noProof/>
              </w:rPr>
              <w:delText>ASCII(&lt;sexp&gt;{, &lt;index_nexp&gt;})</w:delText>
            </w:r>
            <w:r w:rsidDel="00592A71">
              <w:rPr>
                <w:noProof/>
                <w:webHidden/>
              </w:rPr>
              <w:tab/>
            </w:r>
            <w:r w:rsidR="005B2E59" w:rsidDel="00592A71">
              <w:rPr>
                <w:noProof/>
                <w:webHidden/>
              </w:rPr>
              <w:delText>51</w:delText>
            </w:r>
          </w:del>
        </w:p>
        <w:p w:rsidR="0028723B" w:rsidDel="00592A71" w:rsidRDefault="0028723B">
          <w:pPr>
            <w:pStyle w:val="TOC2"/>
            <w:rPr>
              <w:del w:id="2587" w:author="Sammartano, Marc (BIC USA)" w:date="2014-10-10T17:43:00Z"/>
              <w:rFonts w:eastAsiaTheme="minorEastAsia"/>
              <w:noProof/>
            </w:rPr>
          </w:pPr>
          <w:del w:id="2588" w:author="Sammartano, Marc (BIC USA)" w:date="2014-10-10T17:43:00Z">
            <w:r w:rsidRPr="00592A71" w:rsidDel="00592A71">
              <w:rPr>
                <w:noProof/>
              </w:rPr>
              <w:delText>UCODE(&lt;sexp&gt;{, &lt;index_nexp&gt;})</w:delText>
            </w:r>
            <w:r w:rsidDel="00592A71">
              <w:rPr>
                <w:noProof/>
                <w:webHidden/>
              </w:rPr>
              <w:tab/>
            </w:r>
            <w:r w:rsidR="005B2E59" w:rsidDel="00592A71">
              <w:rPr>
                <w:noProof/>
                <w:webHidden/>
              </w:rPr>
              <w:delText>51</w:delText>
            </w:r>
          </w:del>
        </w:p>
        <w:p w:rsidR="0028723B" w:rsidDel="00592A71" w:rsidRDefault="0028723B">
          <w:pPr>
            <w:pStyle w:val="TOC2"/>
            <w:rPr>
              <w:del w:id="2589" w:author="Sammartano, Marc (BIC USA)" w:date="2014-10-10T17:43:00Z"/>
              <w:rFonts w:eastAsiaTheme="minorEastAsia"/>
              <w:noProof/>
            </w:rPr>
          </w:pPr>
          <w:del w:id="2590" w:author="Sammartano, Marc (BIC USA)" w:date="2014-10-10T17:43:00Z">
            <w:r w:rsidRPr="00592A71" w:rsidDel="00592A71">
              <w:rPr>
                <w:rFonts w:eastAsia="Times New Roman"/>
                <w:noProof/>
              </w:rPr>
              <w:delText>IS_IN(&lt;sub</w:delText>
            </w:r>
            <w:r w:rsidRPr="00592A71" w:rsidDel="00592A71">
              <w:rPr>
                <w:noProof/>
              </w:rPr>
              <w:delText>_sexp&gt;</w:delText>
            </w:r>
            <w:r w:rsidRPr="00592A71" w:rsidDel="00592A71">
              <w:rPr>
                <w:rFonts w:eastAsia="Times New Roman"/>
                <w:noProof/>
              </w:rPr>
              <w:delText>, &lt;base</w:delText>
            </w:r>
            <w:r w:rsidRPr="00592A71" w:rsidDel="00592A71">
              <w:rPr>
                <w:noProof/>
              </w:rPr>
              <w:delText>_sexp&gt;{, &lt;start_nexp&gt;})</w:delText>
            </w:r>
            <w:r w:rsidDel="00592A71">
              <w:rPr>
                <w:noProof/>
                <w:webHidden/>
              </w:rPr>
              <w:tab/>
            </w:r>
          </w:del>
          <w:del w:id="2591" w:author="Sammartano, Marc (BIC USA)" w:date="2014-10-10T11:41:00Z">
            <w:r w:rsidDel="005B2E59">
              <w:rPr>
                <w:noProof/>
                <w:webHidden/>
              </w:rPr>
              <w:delText>51</w:delText>
            </w:r>
          </w:del>
        </w:p>
        <w:p w:rsidR="0028723B" w:rsidDel="00592A71" w:rsidRDefault="0028723B">
          <w:pPr>
            <w:pStyle w:val="TOC2"/>
            <w:rPr>
              <w:del w:id="2592" w:author="Sammartano, Marc (BIC USA)" w:date="2014-10-10T17:43:00Z"/>
              <w:rFonts w:eastAsiaTheme="minorEastAsia"/>
              <w:noProof/>
            </w:rPr>
          </w:pPr>
          <w:del w:id="2593" w:author="Sammartano, Marc (BIC USA)" w:date="2014-10-10T17:43:00Z">
            <w:r w:rsidRPr="00592A71" w:rsidDel="00592A71">
              <w:rPr>
                <w:noProof/>
              </w:rPr>
              <w:delText>STARTS_WITH(&lt;sub_sexp&gt;, &lt;base_sexp&gt;{, &lt;start_nexp&gt;})</w:delText>
            </w:r>
            <w:r w:rsidDel="00592A71">
              <w:rPr>
                <w:noProof/>
                <w:webHidden/>
              </w:rPr>
              <w:tab/>
            </w:r>
            <w:r w:rsidR="005B2E59" w:rsidDel="00592A71">
              <w:rPr>
                <w:noProof/>
                <w:webHidden/>
              </w:rPr>
              <w:delText>52</w:delText>
            </w:r>
          </w:del>
        </w:p>
        <w:p w:rsidR="0028723B" w:rsidDel="00592A71" w:rsidRDefault="0028723B">
          <w:pPr>
            <w:pStyle w:val="TOC2"/>
            <w:rPr>
              <w:del w:id="2594" w:author="Sammartano, Marc (BIC USA)" w:date="2014-10-10T17:43:00Z"/>
              <w:rFonts w:eastAsiaTheme="minorEastAsia"/>
              <w:noProof/>
            </w:rPr>
          </w:pPr>
          <w:del w:id="2595" w:author="Sammartano, Marc (BIC USA)" w:date="2014-10-10T17:43:00Z">
            <w:r w:rsidRPr="00592A71" w:rsidDel="00592A71">
              <w:rPr>
                <w:noProof/>
              </w:rPr>
              <w:delText>ENDS_WITH(&lt;sub_sexp&gt;, &lt;base_sexp&gt;)</w:delText>
            </w:r>
            <w:r w:rsidDel="00592A71">
              <w:rPr>
                <w:noProof/>
                <w:webHidden/>
              </w:rPr>
              <w:tab/>
            </w:r>
            <w:r w:rsidR="005B2E59" w:rsidDel="00592A71">
              <w:rPr>
                <w:noProof/>
                <w:webHidden/>
              </w:rPr>
              <w:delText>52</w:delText>
            </w:r>
          </w:del>
        </w:p>
        <w:p w:rsidR="0028723B" w:rsidDel="00592A71" w:rsidRDefault="0028723B">
          <w:pPr>
            <w:pStyle w:val="TOC2"/>
            <w:rPr>
              <w:del w:id="2596" w:author="Sammartano, Marc (BIC USA)" w:date="2014-10-10T17:43:00Z"/>
              <w:rFonts w:eastAsiaTheme="minorEastAsia"/>
              <w:noProof/>
            </w:rPr>
          </w:pPr>
          <w:del w:id="2597" w:author="Sammartano, Marc (BIC USA)" w:date="2014-10-10T17:43:00Z">
            <w:r w:rsidRPr="00592A71" w:rsidDel="00592A71">
              <w:rPr>
                <w:noProof/>
              </w:rPr>
              <w:delText>GR_COLLISION(&lt;object_1_nvar&gt;, &lt;object_2_nvar&gt;)</w:delText>
            </w:r>
            <w:r w:rsidDel="00592A71">
              <w:rPr>
                <w:noProof/>
                <w:webHidden/>
              </w:rPr>
              <w:tab/>
            </w:r>
            <w:r w:rsidR="005B2E59" w:rsidDel="00592A71">
              <w:rPr>
                <w:noProof/>
                <w:webHidden/>
              </w:rPr>
              <w:delText>52</w:delText>
            </w:r>
          </w:del>
        </w:p>
        <w:p w:rsidR="0028723B" w:rsidDel="00592A71" w:rsidRDefault="0028723B">
          <w:pPr>
            <w:pStyle w:val="TOC2"/>
            <w:rPr>
              <w:del w:id="2598" w:author="Sammartano, Marc (BIC USA)" w:date="2014-10-10T17:43:00Z"/>
              <w:rFonts w:eastAsiaTheme="minorEastAsia"/>
              <w:noProof/>
            </w:rPr>
          </w:pPr>
          <w:del w:id="2599" w:author="Sammartano, Marc (BIC USA)" w:date="2014-10-10T17:43:00Z">
            <w:r w:rsidRPr="00592A71" w:rsidDel="00592A71">
              <w:rPr>
                <w:noProof/>
              </w:rPr>
              <w:delText>BACKGROUND()</w:delText>
            </w:r>
            <w:r w:rsidDel="00592A71">
              <w:rPr>
                <w:noProof/>
                <w:webHidden/>
              </w:rPr>
              <w:tab/>
            </w:r>
            <w:r w:rsidR="005B2E59" w:rsidDel="00592A71">
              <w:rPr>
                <w:noProof/>
                <w:webHidden/>
              </w:rPr>
              <w:delText>52</w:delText>
            </w:r>
          </w:del>
        </w:p>
        <w:p w:rsidR="0028723B" w:rsidDel="00592A71" w:rsidRDefault="0028723B">
          <w:pPr>
            <w:pStyle w:val="TOC1"/>
            <w:tabs>
              <w:tab w:val="right" w:leader="dot" w:pos="9350"/>
            </w:tabs>
            <w:rPr>
              <w:del w:id="2600" w:author="Sammartano, Marc (BIC USA)" w:date="2014-10-10T17:43:00Z"/>
              <w:rFonts w:eastAsiaTheme="minorEastAsia"/>
              <w:noProof/>
            </w:rPr>
          </w:pPr>
          <w:del w:id="2601" w:author="Sammartano, Marc (BIC USA)" w:date="2014-10-10T17:43:00Z">
            <w:r w:rsidRPr="00592A71" w:rsidDel="00592A71">
              <w:rPr>
                <w:noProof/>
              </w:rPr>
              <w:delText>Time Functions</w:delText>
            </w:r>
            <w:r w:rsidDel="00592A71">
              <w:rPr>
                <w:noProof/>
                <w:webHidden/>
              </w:rPr>
              <w:tab/>
            </w:r>
            <w:r w:rsidR="005B2E59" w:rsidDel="00592A71">
              <w:rPr>
                <w:noProof/>
                <w:webHidden/>
              </w:rPr>
              <w:delText>53</w:delText>
            </w:r>
          </w:del>
        </w:p>
        <w:p w:rsidR="0028723B" w:rsidDel="00592A71" w:rsidRDefault="0028723B">
          <w:pPr>
            <w:pStyle w:val="TOC2"/>
            <w:rPr>
              <w:del w:id="2602" w:author="Sammartano, Marc (BIC USA)" w:date="2014-10-10T17:43:00Z"/>
              <w:rFonts w:eastAsiaTheme="minorEastAsia"/>
              <w:noProof/>
            </w:rPr>
          </w:pPr>
          <w:del w:id="2603" w:author="Sammartano, Marc (BIC USA)" w:date="2014-10-10T17:43:00Z">
            <w:r w:rsidRPr="00592A71" w:rsidDel="00592A71">
              <w:rPr>
                <w:noProof/>
              </w:rPr>
              <w:delText>CLOCK()</w:delText>
            </w:r>
            <w:r w:rsidDel="00592A71">
              <w:rPr>
                <w:noProof/>
                <w:webHidden/>
              </w:rPr>
              <w:tab/>
            </w:r>
            <w:r w:rsidR="005B2E59" w:rsidDel="00592A71">
              <w:rPr>
                <w:noProof/>
                <w:webHidden/>
              </w:rPr>
              <w:delText>53</w:delText>
            </w:r>
          </w:del>
        </w:p>
        <w:p w:rsidR="0028723B" w:rsidDel="00592A71" w:rsidRDefault="0028723B">
          <w:pPr>
            <w:pStyle w:val="TOC2"/>
            <w:rPr>
              <w:del w:id="2604" w:author="Sammartano, Marc (BIC USA)" w:date="2014-10-10T17:43:00Z"/>
              <w:rFonts w:eastAsiaTheme="minorEastAsia"/>
              <w:noProof/>
            </w:rPr>
          </w:pPr>
          <w:del w:id="2605" w:author="Sammartano, Marc (BIC USA)" w:date="2014-10-10T17:43:00Z">
            <w:r w:rsidRPr="00592A71" w:rsidDel="00592A71">
              <w:rPr>
                <w:noProof/>
              </w:rPr>
              <w:delText>TIME()</w:delText>
            </w:r>
            <w:r w:rsidDel="00592A71">
              <w:rPr>
                <w:noProof/>
                <w:webHidden/>
              </w:rPr>
              <w:tab/>
            </w:r>
            <w:r w:rsidR="005B2E59" w:rsidDel="00592A71">
              <w:rPr>
                <w:noProof/>
                <w:webHidden/>
              </w:rPr>
              <w:delText>53</w:delText>
            </w:r>
          </w:del>
        </w:p>
        <w:p w:rsidR="0028723B" w:rsidDel="00592A71" w:rsidRDefault="0028723B">
          <w:pPr>
            <w:pStyle w:val="TOC2"/>
            <w:rPr>
              <w:del w:id="2606" w:author="Sammartano, Marc (BIC USA)" w:date="2014-10-10T17:43:00Z"/>
              <w:rFonts w:eastAsiaTheme="minorEastAsia"/>
              <w:noProof/>
            </w:rPr>
          </w:pPr>
          <w:del w:id="2607" w:author="Sammartano, Marc (BIC USA)" w:date="2014-10-10T17:43:00Z">
            <w:r w:rsidRPr="00592A71" w:rsidDel="00592A71">
              <w:rPr>
                <w:noProof/>
              </w:rPr>
              <w:delText>TIME(&lt;year_exp&gt;, &lt;month_exp&gt;, &lt;day_exp&gt;, &lt;hour_exp&gt;, &lt;minute_exp&gt;, &lt;second_exp&gt;)</w:delText>
            </w:r>
            <w:r w:rsidDel="00592A71">
              <w:rPr>
                <w:noProof/>
                <w:webHidden/>
              </w:rPr>
              <w:tab/>
            </w:r>
            <w:r w:rsidR="005B2E59" w:rsidDel="00592A71">
              <w:rPr>
                <w:noProof/>
                <w:webHidden/>
              </w:rPr>
              <w:delText>53</w:delText>
            </w:r>
          </w:del>
        </w:p>
        <w:p w:rsidR="0028723B" w:rsidDel="00592A71" w:rsidRDefault="0028723B">
          <w:pPr>
            <w:pStyle w:val="TOC1"/>
            <w:tabs>
              <w:tab w:val="right" w:leader="dot" w:pos="9350"/>
            </w:tabs>
            <w:rPr>
              <w:del w:id="2608" w:author="Sammartano, Marc (BIC USA)" w:date="2014-10-10T17:43:00Z"/>
              <w:rFonts w:eastAsiaTheme="minorEastAsia"/>
              <w:noProof/>
            </w:rPr>
          </w:pPr>
          <w:del w:id="2609" w:author="Sammartano, Marc (BIC USA)" w:date="2014-10-10T17:43:00Z">
            <w:r w:rsidRPr="00592A71" w:rsidDel="00592A71">
              <w:rPr>
                <w:noProof/>
              </w:rPr>
              <w:delText>String Functions</w:delText>
            </w:r>
            <w:r w:rsidDel="00592A71">
              <w:rPr>
                <w:noProof/>
                <w:webHidden/>
              </w:rPr>
              <w:tab/>
            </w:r>
            <w:r w:rsidR="005B2E59" w:rsidDel="00592A71">
              <w:rPr>
                <w:noProof/>
                <w:webHidden/>
              </w:rPr>
              <w:delText>53</w:delText>
            </w:r>
          </w:del>
        </w:p>
        <w:p w:rsidR="0028723B" w:rsidDel="00592A71" w:rsidRDefault="0028723B">
          <w:pPr>
            <w:pStyle w:val="TOC2"/>
            <w:rPr>
              <w:del w:id="2610" w:author="Sammartano, Marc (BIC USA)" w:date="2014-10-10T17:43:00Z"/>
              <w:rFonts w:eastAsiaTheme="minorEastAsia"/>
              <w:noProof/>
            </w:rPr>
          </w:pPr>
          <w:del w:id="2611" w:author="Sammartano, Marc (BIC USA)" w:date="2014-10-10T17:43:00Z">
            <w:r w:rsidRPr="00592A71" w:rsidDel="00592A71">
              <w:rPr>
                <w:noProof/>
              </w:rPr>
              <w:delText>GETERROR$()</w:delText>
            </w:r>
            <w:r w:rsidDel="00592A71">
              <w:rPr>
                <w:noProof/>
                <w:webHidden/>
              </w:rPr>
              <w:tab/>
            </w:r>
            <w:r w:rsidR="005B2E59" w:rsidDel="00592A71">
              <w:rPr>
                <w:noProof/>
                <w:webHidden/>
              </w:rPr>
              <w:delText>53</w:delText>
            </w:r>
          </w:del>
        </w:p>
        <w:p w:rsidR="0028723B" w:rsidDel="00592A71" w:rsidRDefault="0028723B">
          <w:pPr>
            <w:pStyle w:val="TOC2"/>
            <w:rPr>
              <w:del w:id="2612" w:author="Sammartano, Marc (BIC USA)" w:date="2014-10-10T17:43:00Z"/>
              <w:rFonts w:eastAsiaTheme="minorEastAsia"/>
              <w:noProof/>
            </w:rPr>
          </w:pPr>
          <w:del w:id="2613" w:author="Sammartano, Marc (BIC USA)" w:date="2014-10-10T17:43:00Z">
            <w:r w:rsidRPr="00592A71" w:rsidDel="00592A71">
              <w:rPr>
                <w:noProof/>
              </w:rPr>
              <w:delText>CHR$(&lt;nexp&gt;, ...)</w:delText>
            </w:r>
            <w:r w:rsidDel="00592A71">
              <w:rPr>
                <w:noProof/>
                <w:webHidden/>
              </w:rPr>
              <w:tab/>
            </w:r>
          </w:del>
          <w:del w:id="2614" w:author="Sammartano, Marc (BIC USA)" w:date="2014-10-10T11:41:00Z">
            <w:r w:rsidDel="005B2E59">
              <w:rPr>
                <w:noProof/>
                <w:webHidden/>
              </w:rPr>
              <w:delText>53</w:delText>
            </w:r>
          </w:del>
        </w:p>
        <w:p w:rsidR="0028723B" w:rsidDel="00592A71" w:rsidRDefault="0028723B">
          <w:pPr>
            <w:pStyle w:val="TOC2"/>
            <w:rPr>
              <w:del w:id="2615" w:author="Sammartano, Marc (BIC USA)" w:date="2014-10-10T17:43:00Z"/>
              <w:rFonts w:eastAsiaTheme="minorEastAsia"/>
              <w:noProof/>
            </w:rPr>
          </w:pPr>
          <w:del w:id="2616" w:author="Sammartano, Marc (BIC USA)" w:date="2014-10-10T17:43:00Z">
            <w:r w:rsidRPr="00592A71" w:rsidDel="00592A71">
              <w:rPr>
                <w:rFonts w:eastAsia="Times New Roman"/>
                <w:noProof/>
              </w:rPr>
              <w:delText xml:space="preserve">LEFT$(&lt;sexp&gt;, </w:delText>
            </w:r>
            <w:r w:rsidRPr="00592A71" w:rsidDel="00592A71">
              <w:rPr>
                <w:noProof/>
              </w:rPr>
              <w:delText>&lt;nexp&gt;</w:delText>
            </w:r>
            <w:r w:rsidRPr="00592A71" w:rsidDel="00592A71">
              <w:rPr>
                <w:rFonts w:eastAsia="Times New Roman"/>
                <w:noProof/>
              </w:rPr>
              <w:delText>)</w:delText>
            </w:r>
            <w:r w:rsidDel="00592A71">
              <w:rPr>
                <w:noProof/>
                <w:webHidden/>
              </w:rPr>
              <w:tab/>
            </w:r>
          </w:del>
          <w:del w:id="2617" w:author="Sammartano, Marc (BIC USA)" w:date="2014-10-10T11:41:00Z">
            <w:r w:rsidDel="005B2E59">
              <w:rPr>
                <w:noProof/>
                <w:webHidden/>
              </w:rPr>
              <w:delText>53</w:delText>
            </w:r>
          </w:del>
        </w:p>
        <w:p w:rsidR="0028723B" w:rsidDel="00592A71" w:rsidRDefault="0028723B">
          <w:pPr>
            <w:pStyle w:val="TOC2"/>
            <w:rPr>
              <w:del w:id="2618" w:author="Sammartano, Marc (BIC USA)" w:date="2014-10-10T17:43:00Z"/>
              <w:rFonts w:eastAsiaTheme="minorEastAsia"/>
              <w:noProof/>
            </w:rPr>
          </w:pPr>
          <w:del w:id="2619" w:author="Sammartano, Marc (BIC USA)" w:date="2014-10-10T17:43:00Z">
            <w:r w:rsidRPr="00592A71" w:rsidDel="00592A71">
              <w:rPr>
                <w:rFonts w:eastAsia="Times New Roman"/>
                <w:noProof/>
              </w:rPr>
              <w:delText xml:space="preserve">MID$(&lt;sexp&gt;, </w:delText>
            </w:r>
            <w:r w:rsidRPr="00592A71" w:rsidDel="00592A71">
              <w:rPr>
                <w:noProof/>
              </w:rPr>
              <w:delText>&lt;start_nexp&gt;{, &lt;count_nexp&gt;}</w:delText>
            </w:r>
            <w:r w:rsidRPr="00592A71" w:rsidDel="00592A71">
              <w:rPr>
                <w:rFonts w:eastAsia="Times New Roman"/>
                <w:noProof/>
              </w:rPr>
              <w:delText>)</w:delText>
            </w:r>
            <w:r w:rsidDel="00592A71">
              <w:rPr>
                <w:noProof/>
                <w:webHidden/>
              </w:rPr>
              <w:tab/>
            </w:r>
            <w:r w:rsidR="005B2E59" w:rsidDel="00592A71">
              <w:rPr>
                <w:noProof/>
                <w:webHidden/>
              </w:rPr>
              <w:delText>54</w:delText>
            </w:r>
          </w:del>
        </w:p>
        <w:p w:rsidR="0028723B" w:rsidDel="00592A71" w:rsidRDefault="0028723B">
          <w:pPr>
            <w:pStyle w:val="TOC2"/>
            <w:rPr>
              <w:del w:id="2620" w:author="Sammartano, Marc (BIC USA)" w:date="2014-10-10T17:43:00Z"/>
              <w:rFonts w:eastAsiaTheme="minorEastAsia"/>
              <w:noProof/>
            </w:rPr>
          </w:pPr>
          <w:del w:id="2621" w:author="Sammartano, Marc (BIC USA)" w:date="2014-10-10T17:43:00Z">
            <w:r w:rsidRPr="00592A71" w:rsidDel="00592A71">
              <w:rPr>
                <w:rFonts w:eastAsia="Times New Roman"/>
                <w:noProof/>
              </w:rPr>
              <w:delText>RIGHT$(</w:delText>
            </w:r>
            <w:r w:rsidRPr="00592A71" w:rsidDel="00592A71">
              <w:rPr>
                <w:noProof/>
              </w:rPr>
              <w:delText>&lt;sexp&gt;, &lt;nexp&gt;</w:delText>
            </w:r>
            <w:r w:rsidRPr="00592A71" w:rsidDel="00592A71">
              <w:rPr>
                <w:rFonts w:eastAsia="Times New Roman"/>
                <w:noProof/>
              </w:rPr>
              <w:delText>)</w:delText>
            </w:r>
            <w:r w:rsidDel="00592A71">
              <w:rPr>
                <w:noProof/>
                <w:webHidden/>
              </w:rPr>
              <w:tab/>
            </w:r>
            <w:r w:rsidR="005B2E59" w:rsidDel="00592A71">
              <w:rPr>
                <w:noProof/>
                <w:webHidden/>
              </w:rPr>
              <w:delText>54</w:delText>
            </w:r>
          </w:del>
        </w:p>
        <w:p w:rsidR="0028723B" w:rsidDel="00592A71" w:rsidRDefault="0028723B">
          <w:pPr>
            <w:pStyle w:val="TOC2"/>
            <w:rPr>
              <w:del w:id="2622" w:author="Sammartano, Marc (BIC USA)" w:date="2014-10-10T17:43:00Z"/>
              <w:rFonts w:eastAsiaTheme="minorEastAsia"/>
              <w:noProof/>
            </w:rPr>
          </w:pPr>
          <w:del w:id="2623" w:author="Sammartano, Marc (BIC USA)" w:date="2014-10-10T17:43:00Z">
            <w:r w:rsidRPr="00592A71" w:rsidDel="00592A71">
              <w:rPr>
                <w:rFonts w:eastAsia="Times New Roman"/>
                <w:noProof/>
              </w:rPr>
              <w:delText>REPLACE$(&lt;target_sexp&gt;, &lt;argument_sexp&gt;, &lt;replace_sexp&gt;)</w:delText>
            </w:r>
            <w:r w:rsidDel="00592A71">
              <w:rPr>
                <w:noProof/>
                <w:webHidden/>
              </w:rPr>
              <w:tab/>
            </w:r>
            <w:r w:rsidR="005B2E59" w:rsidDel="00592A71">
              <w:rPr>
                <w:noProof/>
                <w:webHidden/>
              </w:rPr>
              <w:delText>54</w:delText>
            </w:r>
          </w:del>
        </w:p>
        <w:p w:rsidR="0028723B" w:rsidDel="00592A71" w:rsidRDefault="0028723B">
          <w:pPr>
            <w:pStyle w:val="TOC2"/>
            <w:rPr>
              <w:del w:id="2624" w:author="Sammartano, Marc (BIC USA)" w:date="2014-10-10T17:43:00Z"/>
              <w:rFonts w:eastAsiaTheme="minorEastAsia"/>
              <w:noProof/>
            </w:rPr>
          </w:pPr>
          <w:del w:id="2625" w:author="Sammartano, Marc (BIC USA)" w:date="2014-10-10T17:43:00Z">
            <w:r w:rsidRPr="00592A71" w:rsidDel="00592A71">
              <w:rPr>
                <w:rFonts w:eastAsia="Times New Roman"/>
                <w:noProof/>
              </w:rPr>
              <w:delText>WORD$(&lt;source_sexp&gt;, &lt;n_nexp&gt; {, &lt;test_sexp&gt;})</w:delText>
            </w:r>
            <w:r w:rsidDel="00592A71">
              <w:rPr>
                <w:noProof/>
                <w:webHidden/>
              </w:rPr>
              <w:tab/>
            </w:r>
            <w:r w:rsidR="005B2E59" w:rsidDel="00592A71">
              <w:rPr>
                <w:noProof/>
                <w:webHidden/>
              </w:rPr>
              <w:delText>54</w:delText>
            </w:r>
          </w:del>
        </w:p>
        <w:p w:rsidR="0028723B" w:rsidDel="00592A71" w:rsidRDefault="0028723B">
          <w:pPr>
            <w:pStyle w:val="TOC2"/>
            <w:rPr>
              <w:del w:id="2626" w:author="Sammartano, Marc (BIC USA)" w:date="2014-10-10T17:43:00Z"/>
              <w:rFonts w:eastAsiaTheme="minorEastAsia"/>
              <w:noProof/>
            </w:rPr>
          </w:pPr>
          <w:del w:id="2627" w:author="Sammartano, Marc (BIC USA)" w:date="2014-10-10T17:43:00Z">
            <w:r w:rsidRPr="00592A71" w:rsidDel="00592A71">
              <w:rPr>
                <w:rFonts w:eastAsia="Times New Roman"/>
                <w:noProof/>
              </w:rPr>
              <w:delText>STR$(</w:delText>
            </w:r>
            <w:r w:rsidRPr="00592A71" w:rsidDel="00592A71">
              <w:rPr>
                <w:noProof/>
              </w:rPr>
              <w:delText>&lt;nexp&gt;</w:delText>
            </w:r>
            <w:r w:rsidRPr="00592A71" w:rsidDel="00592A71">
              <w:rPr>
                <w:rFonts w:eastAsia="Times New Roman"/>
                <w:noProof/>
              </w:rPr>
              <w:delText>)</w:delText>
            </w:r>
            <w:r w:rsidDel="00592A71">
              <w:rPr>
                <w:noProof/>
                <w:webHidden/>
              </w:rPr>
              <w:tab/>
            </w:r>
            <w:r w:rsidR="005B2E59" w:rsidDel="00592A71">
              <w:rPr>
                <w:noProof/>
                <w:webHidden/>
              </w:rPr>
              <w:delText>55</w:delText>
            </w:r>
          </w:del>
        </w:p>
        <w:p w:rsidR="0028723B" w:rsidDel="00592A71" w:rsidRDefault="0028723B">
          <w:pPr>
            <w:pStyle w:val="TOC2"/>
            <w:rPr>
              <w:del w:id="2628" w:author="Sammartano, Marc (BIC USA)" w:date="2014-10-10T17:43:00Z"/>
              <w:rFonts w:eastAsiaTheme="minorEastAsia"/>
              <w:noProof/>
            </w:rPr>
          </w:pPr>
          <w:del w:id="2629" w:author="Sammartano, Marc (BIC USA)" w:date="2014-10-10T17:43:00Z">
            <w:r w:rsidRPr="00592A71" w:rsidDel="00592A71">
              <w:rPr>
                <w:rFonts w:eastAsia="Times New Roman"/>
                <w:noProof/>
              </w:rPr>
              <w:delText>LOWER$(</w:delText>
            </w:r>
            <w:r w:rsidRPr="00592A71" w:rsidDel="00592A71">
              <w:rPr>
                <w:noProof/>
              </w:rPr>
              <w:delText>&lt;sexp&gt;</w:delText>
            </w:r>
            <w:r w:rsidRPr="00592A71" w:rsidDel="00592A71">
              <w:rPr>
                <w:rFonts w:eastAsia="Times New Roman"/>
                <w:noProof/>
              </w:rPr>
              <w:delText>)</w:delText>
            </w:r>
            <w:r w:rsidDel="00592A71">
              <w:rPr>
                <w:noProof/>
                <w:webHidden/>
              </w:rPr>
              <w:tab/>
            </w:r>
            <w:r w:rsidR="005B2E59" w:rsidDel="00592A71">
              <w:rPr>
                <w:noProof/>
                <w:webHidden/>
              </w:rPr>
              <w:delText>55</w:delText>
            </w:r>
          </w:del>
        </w:p>
        <w:p w:rsidR="0028723B" w:rsidDel="00592A71" w:rsidRDefault="0028723B">
          <w:pPr>
            <w:pStyle w:val="TOC2"/>
            <w:rPr>
              <w:del w:id="2630" w:author="Sammartano, Marc (BIC USA)" w:date="2014-10-10T17:43:00Z"/>
              <w:rFonts w:eastAsiaTheme="minorEastAsia"/>
              <w:noProof/>
            </w:rPr>
          </w:pPr>
          <w:del w:id="2631" w:author="Sammartano, Marc (BIC USA)" w:date="2014-10-10T17:43:00Z">
            <w:r w:rsidRPr="00592A71" w:rsidDel="00592A71">
              <w:rPr>
                <w:rFonts w:eastAsia="Times New Roman"/>
                <w:noProof/>
              </w:rPr>
              <w:delText>UPPER$(</w:delText>
            </w:r>
            <w:r w:rsidRPr="00592A71" w:rsidDel="00592A71">
              <w:rPr>
                <w:noProof/>
              </w:rPr>
              <w:delText>&lt;sexp&gt;</w:delText>
            </w:r>
            <w:r w:rsidRPr="00592A71" w:rsidDel="00592A71">
              <w:rPr>
                <w:rFonts w:eastAsia="Times New Roman"/>
                <w:noProof/>
              </w:rPr>
              <w:delText>)</w:delText>
            </w:r>
            <w:r w:rsidDel="00592A71">
              <w:rPr>
                <w:noProof/>
                <w:webHidden/>
              </w:rPr>
              <w:tab/>
            </w:r>
            <w:r w:rsidR="005B2E59" w:rsidDel="00592A71">
              <w:rPr>
                <w:noProof/>
                <w:webHidden/>
              </w:rPr>
              <w:delText>55</w:delText>
            </w:r>
          </w:del>
        </w:p>
        <w:p w:rsidR="0028723B" w:rsidDel="00592A71" w:rsidRDefault="0028723B">
          <w:pPr>
            <w:pStyle w:val="TOC2"/>
            <w:rPr>
              <w:del w:id="2632" w:author="Sammartano, Marc (BIC USA)" w:date="2014-10-10T17:43:00Z"/>
              <w:rFonts w:eastAsiaTheme="minorEastAsia"/>
              <w:noProof/>
            </w:rPr>
          </w:pPr>
          <w:del w:id="2633" w:author="Sammartano, Marc (BIC USA)" w:date="2014-10-10T17:43:00Z">
            <w:r w:rsidRPr="00592A71" w:rsidDel="00592A71">
              <w:rPr>
                <w:rFonts w:eastAsia="Times New Roman"/>
                <w:noProof/>
              </w:rPr>
              <w:delText>VERSION$()</w:delText>
            </w:r>
            <w:r w:rsidDel="00592A71">
              <w:rPr>
                <w:noProof/>
                <w:webHidden/>
              </w:rPr>
              <w:tab/>
            </w:r>
            <w:r w:rsidR="005B2E59" w:rsidDel="00592A71">
              <w:rPr>
                <w:noProof/>
                <w:webHidden/>
              </w:rPr>
              <w:delText>55</w:delText>
            </w:r>
          </w:del>
        </w:p>
        <w:p w:rsidR="0028723B" w:rsidDel="00592A71" w:rsidRDefault="0028723B">
          <w:pPr>
            <w:pStyle w:val="TOC2"/>
            <w:rPr>
              <w:del w:id="2634" w:author="Sammartano, Marc (BIC USA)" w:date="2014-10-10T17:43:00Z"/>
              <w:rFonts w:eastAsiaTheme="minorEastAsia"/>
              <w:noProof/>
            </w:rPr>
          </w:pPr>
          <w:del w:id="2635" w:author="Sammartano, Marc (BIC USA)" w:date="2014-10-10T17:43:00Z">
            <w:r w:rsidRPr="00592A71" w:rsidDel="00592A71">
              <w:rPr>
                <w:rFonts w:eastAsia="Times New Roman"/>
                <w:noProof/>
              </w:rPr>
              <w:delText>INT$(&lt;nexp&gt;)</w:delText>
            </w:r>
            <w:r w:rsidDel="00592A71">
              <w:rPr>
                <w:noProof/>
                <w:webHidden/>
              </w:rPr>
              <w:tab/>
            </w:r>
            <w:r w:rsidR="005B2E59" w:rsidDel="00592A71">
              <w:rPr>
                <w:noProof/>
                <w:webHidden/>
              </w:rPr>
              <w:delText>55</w:delText>
            </w:r>
          </w:del>
        </w:p>
        <w:p w:rsidR="0028723B" w:rsidDel="00592A71" w:rsidRDefault="0028723B">
          <w:pPr>
            <w:pStyle w:val="TOC2"/>
            <w:rPr>
              <w:del w:id="2636" w:author="Sammartano, Marc (BIC USA)" w:date="2014-10-10T17:43:00Z"/>
              <w:rFonts w:eastAsiaTheme="minorEastAsia"/>
              <w:noProof/>
            </w:rPr>
          </w:pPr>
          <w:del w:id="2637" w:author="Sammartano, Marc (BIC USA)" w:date="2014-10-10T17:43:00Z">
            <w:r w:rsidRPr="00592A71" w:rsidDel="00592A71">
              <w:rPr>
                <w:rFonts w:eastAsia="Times New Roman"/>
                <w:noProof/>
              </w:rPr>
              <w:delText>HEX$(&lt;nexp&gt;)</w:delText>
            </w:r>
            <w:r w:rsidDel="00592A71">
              <w:rPr>
                <w:noProof/>
                <w:webHidden/>
              </w:rPr>
              <w:tab/>
            </w:r>
            <w:r w:rsidR="005B2E59" w:rsidDel="00592A71">
              <w:rPr>
                <w:noProof/>
                <w:webHidden/>
              </w:rPr>
              <w:delText>55</w:delText>
            </w:r>
          </w:del>
        </w:p>
        <w:p w:rsidR="0028723B" w:rsidDel="00592A71" w:rsidRDefault="0028723B">
          <w:pPr>
            <w:pStyle w:val="TOC2"/>
            <w:rPr>
              <w:del w:id="2638" w:author="Sammartano, Marc (BIC USA)" w:date="2014-10-10T17:43:00Z"/>
              <w:rFonts w:eastAsiaTheme="minorEastAsia"/>
              <w:noProof/>
            </w:rPr>
          </w:pPr>
          <w:del w:id="2639" w:author="Sammartano, Marc (BIC USA)" w:date="2014-10-10T17:43:00Z">
            <w:r w:rsidRPr="00592A71" w:rsidDel="00592A71">
              <w:rPr>
                <w:noProof/>
              </w:rPr>
              <w:delText>OCT$(&lt;nexp&gt;)</w:delText>
            </w:r>
            <w:r w:rsidDel="00592A71">
              <w:rPr>
                <w:noProof/>
                <w:webHidden/>
              </w:rPr>
              <w:tab/>
            </w:r>
            <w:r w:rsidR="005B2E59" w:rsidDel="00592A71">
              <w:rPr>
                <w:noProof/>
                <w:webHidden/>
              </w:rPr>
              <w:delText>55</w:delText>
            </w:r>
          </w:del>
        </w:p>
        <w:p w:rsidR="0028723B" w:rsidDel="00592A71" w:rsidRDefault="0028723B">
          <w:pPr>
            <w:pStyle w:val="TOC2"/>
            <w:rPr>
              <w:del w:id="2640" w:author="Sammartano, Marc (BIC USA)" w:date="2014-10-10T17:43:00Z"/>
              <w:rFonts w:eastAsiaTheme="minorEastAsia"/>
              <w:noProof/>
            </w:rPr>
          </w:pPr>
          <w:del w:id="2641" w:author="Sammartano, Marc (BIC USA)" w:date="2014-10-10T17:43:00Z">
            <w:r w:rsidRPr="00592A71" w:rsidDel="00592A71">
              <w:rPr>
                <w:noProof/>
              </w:rPr>
              <w:delText>BIN$(&lt;nexp&gt;)</w:delText>
            </w:r>
            <w:r w:rsidDel="00592A71">
              <w:rPr>
                <w:noProof/>
                <w:webHidden/>
              </w:rPr>
              <w:tab/>
            </w:r>
            <w:r w:rsidR="005B2E59" w:rsidDel="00592A71">
              <w:rPr>
                <w:noProof/>
                <w:webHidden/>
              </w:rPr>
              <w:delText>55</w:delText>
            </w:r>
          </w:del>
        </w:p>
        <w:p w:rsidR="0028723B" w:rsidDel="00592A71" w:rsidRDefault="0028723B">
          <w:pPr>
            <w:pStyle w:val="TOC2"/>
            <w:rPr>
              <w:del w:id="2642" w:author="Sammartano, Marc (BIC USA)" w:date="2014-10-10T17:43:00Z"/>
              <w:rFonts w:eastAsiaTheme="minorEastAsia"/>
              <w:noProof/>
            </w:rPr>
          </w:pPr>
          <w:del w:id="2643" w:author="Sammartano, Marc (BIC USA)" w:date="2014-10-10T17:43:00Z">
            <w:r w:rsidRPr="00592A71" w:rsidDel="00592A71">
              <w:rPr>
                <w:noProof/>
              </w:rPr>
              <w:delText>USING$({&lt;locale_sexp&gt;} , &lt;format_sexp&gt; { , &lt;exp&gt;}...)</w:delText>
            </w:r>
            <w:r w:rsidDel="00592A71">
              <w:rPr>
                <w:noProof/>
                <w:webHidden/>
              </w:rPr>
              <w:tab/>
            </w:r>
            <w:r w:rsidR="005B2E59" w:rsidDel="00592A71">
              <w:rPr>
                <w:noProof/>
                <w:webHidden/>
              </w:rPr>
              <w:delText>55</w:delText>
            </w:r>
          </w:del>
        </w:p>
        <w:p w:rsidR="0028723B" w:rsidDel="00592A71" w:rsidRDefault="0028723B">
          <w:pPr>
            <w:pStyle w:val="TOC3"/>
            <w:rPr>
              <w:del w:id="2644" w:author="Sammartano, Marc (BIC USA)" w:date="2014-10-10T17:43:00Z"/>
              <w:rFonts w:eastAsiaTheme="minorEastAsia"/>
              <w:noProof/>
            </w:rPr>
          </w:pPr>
          <w:del w:id="2645" w:author="Sammartano, Marc (BIC USA)" w:date="2014-10-10T17:43:00Z">
            <w:r w:rsidRPr="00592A71" w:rsidDel="00592A71">
              <w:rPr>
                <w:noProof/>
              </w:rPr>
              <w:delText>Locale expression</w:delText>
            </w:r>
            <w:r w:rsidDel="00592A71">
              <w:rPr>
                <w:noProof/>
                <w:webHidden/>
              </w:rPr>
              <w:tab/>
            </w:r>
            <w:r w:rsidR="005B2E59" w:rsidDel="00592A71">
              <w:rPr>
                <w:noProof/>
                <w:webHidden/>
              </w:rPr>
              <w:delText>56</w:delText>
            </w:r>
          </w:del>
        </w:p>
        <w:p w:rsidR="0028723B" w:rsidDel="00592A71" w:rsidRDefault="0028723B">
          <w:pPr>
            <w:pStyle w:val="TOC3"/>
            <w:rPr>
              <w:del w:id="2646" w:author="Sammartano, Marc (BIC USA)" w:date="2014-10-10T17:43:00Z"/>
              <w:rFonts w:eastAsiaTheme="minorEastAsia"/>
              <w:noProof/>
            </w:rPr>
          </w:pPr>
          <w:del w:id="2647" w:author="Sammartano, Marc (BIC USA)" w:date="2014-10-10T17:43:00Z">
            <w:r w:rsidRPr="00592A71" w:rsidDel="00592A71">
              <w:rPr>
                <w:noProof/>
              </w:rPr>
              <w:delText>Format expression</w:delText>
            </w:r>
            <w:r w:rsidDel="00592A71">
              <w:rPr>
                <w:noProof/>
                <w:webHidden/>
              </w:rPr>
              <w:tab/>
            </w:r>
            <w:r w:rsidR="005B2E59" w:rsidDel="00592A71">
              <w:rPr>
                <w:noProof/>
                <w:webHidden/>
              </w:rPr>
              <w:delText>56</w:delText>
            </w:r>
          </w:del>
        </w:p>
        <w:p w:rsidR="0028723B" w:rsidDel="00592A71" w:rsidRDefault="0028723B">
          <w:pPr>
            <w:pStyle w:val="TOC3"/>
            <w:rPr>
              <w:del w:id="2648" w:author="Sammartano, Marc (BIC USA)" w:date="2014-10-10T17:43:00Z"/>
              <w:rFonts w:eastAsiaTheme="minorEastAsia"/>
              <w:noProof/>
            </w:rPr>
          </w:pPr>
          <w:del w:id="2649" w:author="Sammartano, Marc (BIC USA)" w:date="2014-10-10T17:43:00Z">
            <w:r w:rsidRPr="00592A71" w:rsidDel="00592A71">
              <w:rPr>
                <w:noProof/>
              </w:rPr>
              <w:delText>Integer values</w:delText>
            </w:r>
            <w:r w:rsidDel="00592A71">
              <w:rPr>
                <w:noProof/>
                <w:webHidden/>
              </w:rPr>
              <w:tab/>
            </w:r>
            <w:r w:rsidR="005B2E59" w:rsidDel="00592A71">
              <w:rPr>
                <w:noProof/>
                <w:webHidden/>
              </w:rPr>
              <w:delText>59</w:delText>
            </w:r>
          </w:del>
        </w:p>
        <w:p w:rsidR="0028723B" w:rsidDel="00592A71" w:rsidRDefault="0028723B">
          <w:pPr>
            <w:pStyle w:val="TOC2"/>
            <w:rPr>
              <w:del w:id="2650" w:author="Sammartano, Marc (BIC USA)" w:date="2014-10-10T17:43:00Z"/>
              <w:rFonts w:eastAsiaTheme="minorEastAsia"/>
              <w:noProof/>
            </w:rPr>
          </w:pPr>
          <w:del w:id="2651" w:author="Sammartano, Marc (BIC USA)" w:date="2014-10-10T17:43:00Z">
            <w:r w:rsidRPr="00592A71" w:rsidDel="00592A71">
              <w:rPr>
                <w:noProof/>
              </w:rPr>
              <w:delText>FORMAT_USING$(&lt;locale_sexp&gt;, &lt;format_sexp&gt; { , &lt;exp&gt;}...)</w:delText>
            </w:r>
            <w:r w:rsidDel="00592A71">
              <w:rPr>
                <w:noProof/>
                <w:webHidden/>
              </w:rPr>
              <w:tab/>
            </w:r>
          </w:del>
          <w:del w:id="2652" w:author="Sammartano, Marc (BIC USA)" w:date="2014-10-10T11:41:00Z">
            <w:r w:rsidDel="005B2E59">
              <w:rPr>
                <w:noProof/>
                <w:webHidden/>
              </w:rPr>
              <w:delText>59</w:delText>
            </w:r>
          </w:del>
        </w:p>
        <w:p w:rsidR="0028723B" w:rsidDel="00592A71" w:rsidRDefault="0028723B">
          <w:pPr>
            <w:pStyle w:val="TOC2"/>
            <w:rPr>
              <w:del w:id="2653" w:author="Sammartano, Marc (BIC USA)" w:date="2014-10-10T17:43:00Z"/>
              <w:rFonts w:eastAsiaTheme="minorEastAsia"/>
              <w:noProof/>
            </w:rPr>
          </w:pPr>
          <w:del w:id="2654" w:author="Sammartano, Marc (BIC USA)" w:date="2014-10-10T17:43:00Z">
            <w:r w:rsidRPr="00592A71" w:rsidDel="00592A71">
              <w:rPr>
                <w:rFonts w:eastAsia="Times New Roman"/>
                <w:noProof/>
              </w:rPr>
              <w:delText>FORMAT$(</w:delText>
            </w:r>
            <w:r w:rsidRPr="00592A71" w:rsidDel="00592A71">
              <w:rPr>
                <w:noProof/>
              </w:rPr>
              <w:delText>&lt;pattern_sexp&gt;</w:delText>
            </w:r>
            <w:r w:rsidRPr="00592A71" w:rsidDel="00592A71">
              <w:rPr>
                <w:rFonts w:eastAsia="Times New Roman"/>
                <w:noProof/>
              </w:rPr>
              <w:delText xml:space="preserve">, </w:delText>
            </w:r>
            <w:r w:rsidRPr="00592A71" w:rsidDel="00592A71">
              <w:rPr>
                <w:noProof/>
              </w:rPr>
              <w:delText>&lt;nexp&gt;</w:delText>
            </w:r>
            <w:r w:rsidRPr="00592A71" w:rsidDel="00592A71">
              <w:rPr>
                <w:rFonts w:eastAsia="Times New Roman"/>
                <w:noProof/>
              </w:rPr>
              <w:delText>)</w:delText>
            </w:r>
            <w:r w:rsidDel="00592A71">
              <w:rPr>
                <w:noProof/>
                <w:webHidden/>
              </w:rPr>
              <w:tab/>
            </w:r>
            <w:r w:rsidR="005B2E59" w:rsidDel="00592A71">
              <w:rPr>
                <w:noProof/>
                <w:webHidden/>
              </w:rPr>
              <w:delText>60</w:delText>
            </w:r>
          </w:del>
        </w:p>
        <w:p w:rsidR="0028723B" w:rsidDel="00592A71" w:rsidRDefault="0028723B">
          <w:pPr>
            <w:pStyle w:val="TOC3"/>
            <w:rPr>
              <w:del w:id="2655" w:author="Sammartano, Marc (BIC USA)" w:date="2014-10-10T17:43:00Z"/>
              <w:rFonts w:eastAsiaTheme="minorEastAsia"/>
              <w:noProof/>
            </w:rPr>
          </w:pPr>
          <w:del w:id="2656" w:author="Sammartano, Marc (BIC USA)" w:date="2014-10-10T17:43:00Z">
            <w:r w:rsidRPr="00592A71" w:rsidDel="00592A71">
              <w:rPr>
                <w:noProof/>
              </w:rPr>
              <w:delText>Notes</w:delText>
            </w:r>
            <w:r w:rsidDel="00592A71">
              <w:rPr>
                <w:noProof/>
                <w:webHidden/>
              </w:rPr>
              <w:tab/>
            </w:r>
          </w:del>
          <w:del w:id="2657" w:author="Sammartano, Marc (BIC USA)" w:date="2014-10-10T11:41:00Z">
            <w:r w:rsidDel="005B2E59">
              <w:rPr>
                <w:noProof/>
                <w:webHidden/>
              </w:rPr>
              <w:delText>60</w:delText>
            </w:r>
          </w:del>
        </w:p>
        <w:p w:rsidR="0028723B" w:rsidDel="00592A71" w:rsidRDefault="0028723B">
          <w:pPr>
            <w:pStyle w:val="TOC3"/>
            <w:rPr>
              <w:del w:id="2658" w:author="Sammartano, Marc (BIC USA)" w:date="2014-10-10T17:43:00Z"/>
              <w:rFonts w:eastAsiaTheme="minorEastAsia"/>
              <w:noProof/>
            </w:rPr>
          </w:pPr>
          <w:del w:id="2659" w:author="Sammartano, Marc (BIC USA)" w:date="2014-10-10T17:43:00Z">
            <w:r w:rsidRPr="00592A71" w:rsidDel="00592A71">
              <w:rPr>
                <w:noProof/>
              </w:rPr>
              <w:delText>Examples</w:delText>
            </w:r>
            <w:r w:rsidDel="00592A71">
              <w:rPr>
                <w:noProof/>
                <w:webHidden/>
              </w:rPr>
              <w:tab/>
            </w:r>
            <w:r w:rsidR="005B2E59" w:rsidDel="00592A71">
              <w:rPr>
                <w:noProof/>
                <w:webHidden/>
              </w:rPr>
              <w:delText>61</w:delText>
            </w:r>
          </w:del>
        </w:p>
        <w:p w:rsidR="0028723B" w:rsidDel="00592A71" w:rsidRDefault="0028723B">
          <w:pPr>
            <w:pStyle w:val="TOC1"/>
            <w:tabs>
              <w:tab w:val="right" w:leader="dot" w:pos="9350"/>
            </w:tabs>
            <w:rPr>
              <w:del w:id="2660" w:author="Sammartano, Marc (BIC USA)" w:date="2014-10-10T17:43:00Z"/>
              <w:rFonts w:eastAsiaTheme="minorEastAsia"/>
              <w:noProof/>
            </w:rPr>
          </w:pPr>
          <w:del w:id="2661" w:author="Sammartano, Marc (BIC USA)" w:date="2014-10-10T17:43:00Z">
            <w:r w:rsidRPr="00592A71" w:rsidDel="00592A71">
              <w:rPr>
                <w:noProof/>
              </w:rPr>
              <w:delText>User-Defined Functions</w:delText>
            </w:r>
            <w:r w:rsidDel="00592A71">
              <w:rPr>
                <w:noProof/>
                <w:webHidden/>
              </w:rPr>
              <w:tab/>
            </w:r>
            <w:r w:rsidR="005B2E59" w:rsidDel="00592A71">
              <w:rPr>
                <w:noProof/>
                <w:webHidden/>
              </w:rPr>
              <w:delText>61</w:delText>
            </w:r>
          </w:del>
        </w:p>
        <w:p w:rsidR="0028723B" w:rsidDel="00592A71" w:rsidRDefault="0028723B">
          <w:pPr>
            <w:pStyle w:val="TOC2"/>
            <w:rPr>
              <w:del w:id="2662" w:author="Sammartano, Marc (BIC USA)" w:date="2014-10-10T17:43:00Z"/>
              <w:rFonts w:eastAsiaTheme="minorEastAsia"/>
              <w:noProof/>
            </w:rPr>
          </w:pPr>
          <w:del w:id="2663" w:author="Sammartano, Marc (BIC USA)" w:date="2014-10-10T17:43:00Z">
            <w:r w:rsidRPr="00592A71" w:rsidDel="00592A71">
              <w:rPr>
                <w:noProof/>
              </w:rPr>
              <w:delText>Commands</w:delText>
            </w:r>
            <w:r w:rsidDel="00592A71">
              <w:rPr>
                <w:noProof/>
                <w:webHidden/>
              </w:rPr>
              <w:tab/>
            </w:r>
            <w:r w:rsidR="005B2E59" w:rsidDel="00592A71">
              <w:rPr>
                <w:noProof/>
                <w:webHidden/>
              </w:rPr>
              <w:delText>61</w:delText>
            </w:r>
          </w:del>
        </w:p>
        <w:p w:rsidR="0028723B" w:rsidDel="00592A71" w:rsidRDefault="0028723B">
          <w:pPr>
            <w:pStyle w:val="TOC3"/>
            <w:rPr>
              <w:del w:id="2664" w:author="Sammartano, Marc (BIC USA)" w:date="2014-10-10T17:43:00Z"/>
              <w:rFonts w:eastAsiaTheme="minorEastAsia"/>
              <w:noProof/>
            </w:rPr>
          </w:pPr>
          <w:del w:id="2665" w:author="Sammartano, Marc (BIC USA)" w:date="2014-10-10T17:43:00Z">
            <w:r w:rsidRPr="00592A71" w:rsidDel="00592A71">
              <w:rPr>
                <w:noProof/>
              </w:rPr>
              <w:delText>Fn.def  name|name$( {nvar}|{svar}|Array[]|Array$[], ... {nvar}|{svar}|Array[]|Array$[])</w:delText>
            </w:r>
            <w:r w:rsidDel="00592A71">
              <w:rPr>
                <w:noProof/>
                <w:webHidden/>
              </w:rPr>
              <w:tab/>
            </w:r>
            <w:r w:rsidR="005B2E59" w:rsidDel="00592A71">
              <w:rPr>
                <w:noProof/>
                <w:webHidden/>
              </w:rPr>
              <w:delText>61</w:delText>
            </w:r>
          </w:del>
        </w:p>
        <w:p w:rsidR="0028723B" w:rsidDel="00592A71" w:rsidRDefault="0028723B">
          <w:pPr>
            <w:pStyle w:val="TOC3"/>
            <w:rPr>
              <w:del w:id="2666" w:author="Sammartano, Marc (BIC USA)" w:date="2014-10-10T17:43:00Z"/>
              <w:rFonts w:eastAsiaTheme="minorEastAsia"/>
              <w:noProof/>
            </w:rPr>
          </w:pPr>
          <w:del w:id="2667" w:author="Sammartano, Marc (BIC USA)" w:date="2014-10-10T17:43:00Z">
            <w:r w:rsidRPr="00592A71" w:rsidDel="00592A71">
              <w:rPr>
                <w:noProof/>
              </w:rPr>
              <w:delText>Fn.rtn &lt;sexp&gt;|&lt;nexp&gt;</w:delText>
            </w:r>
            <w:r w:rsidDel="00592A71">
              <w:rPr>
                <w:noProof/>
                <w:webHidden/>
              </w:rPr>
              <w:tab/>
            </w:r>
            <w:r w:rsidR="005B2E59" w:rsidDel="00592A71">
              <w:rPr>
                <w:noProof/>
                <w:webHidden/>
              </w:rPr>
              <w:delText>63</w:delText>
            </w:r>
          </w:del>
        </w:p>
        <w:p w:rsidR="0028723B" w:rsidDel="00592A71" w:rsidRDefault="0028723B">
          <w:pPr>
            <w:pStyle w:val="TOC3"/>
            <w:rPr>
              <w:del w:id="2668" w:author="Sammartano, Marc (BIC USA)" w:date="2014-10-10T17:43:00Z"/>
              <w:rFonts w:eastAsiaTheme="minorEastAsia"/>
              <w:noProof/>
            </w:rPr>
          </w:pPr>
          <w:del w:id="2669" w:author="Sammartano, Marc (BIC USA)" w:date="2014-10-10T17:43:00Z">
            <w:r w:rsidRPr="00592A71" w:rsidDel="00592A71">
              <w:rPr>
                <w:noProof/>
              </w:rPr>
              <w:delText>Fn.end</w:delText>
            </w:r>
            <w:r w:rsidDel="00592A71">
              <w:rPr>
                <w:noProof/>
                <w:webHidden/>
              </w:rPr>
              <w:tab/>
            </w:r>
            <w:r w:rsidR="005B2E59" w:rsidDel="00592A71">
              <w:rPr>
                <w:noProof/>
                <w:webHidden/>
              </w:rPr>
              <w:delText>63</w:delText>
            </w:r>
          </w:del>
        </w:p>
        <w:p w:rsidR="0028723B" w:rsidDel="00592A71" w:rsidRDefault="0028723B">
          <w:pPr>
            <w:pStyle w:val="TOC3"/>
            <w:rPr>
              <w:del w:id="2670" w:author="Sammartano, Marc (BIC USA)" w:date="2014-10-10T17:43:00Z"/>
              <w:rFonts w:eastAsiaTheme="minorEastAsia"/>
              <w:noProof/>
            </w:rPr>
          </w:pPr>
          <w:del w:id="2671" w:author="Sammartano, Marc (BIC USA)" w:date="2014-10-10T17:43:00Z">
            <w:r w:rsidRPr="00592A71" w:rsidDel="00592A71">
              <w:rPr>
                <w:noProof/>
              </w:rPr>
              <w:delText>Call &lt;user_defined_function&gt;</w:delText>
            </w:r>
            <w:r w:rsidDel="00592A71">
              <w:rPr>
                <w:noProof/>
                <w:webHidden/>
              </w:rPr>
              <w:tab/>
            </w:r>
            <w:r w:rsidR="005B2E59" w:rsidDel="00592A71">
              <w:rPr>
                <w:noProof/>
                <w:webHidden/>
              </w:rPr>
              <w:delText>63</w:delText>
            </w:r>
          </w:del>
        </w:p>
        <w:p w:rsidR="0028723B" w:rsidDel="00592A71" w:rsidRDefault="0028723B">
          <w:pPr>
            <w:pStyle w:val="TOC1"/>
            <w:tabs>
              <w:tab w:val="right" w:leader="dot" w:pos="9350"/>
            </w:tabs>
            <w:rPr>
              <w:del w:id="2672" w:author="Sammartano, Marc (BIC USA)" w:date="2014-10-10T17:43:00Z"/>
              <w:rFonts w:eastAsiaTheme="minorEastAsia"/>
              <w:noProof/>
            </w:rPr>
          </w:pPr>
          <w:del w:id="2673" w:author="Sammartano, Marc (BIC USA)" w:date="2014-10-10T17:43:00Z">
            <w:r w:rsidRPr="00592A71" w:rsidDel="00592A71">
              <w:rPr>
                <w:noProof/>
              </w:rPr>
              <w:delText>Program Control Commands</w:delText>
            </w:r>
            <w:r w:rsidDel="00592A71">
              <w:rPr>
                <w:noProof/>
                <w:webHidden/>
              </w:rPr>
              <w:tab/>
            </w:r>
          </w:del>
          <w:del w:id="2674" w:author="Sammartano, Marc (BIC USA)" w:date="2014-10-10T11:41:00Z">
            <w:r w:rsidDel="005B2E59">
              <w:rPr>
                <w:noProof/>
                <w:webHidden/>
              </w:rPr>
              <w:delText>63</w:delText>
            </w:r>
          </w:del>
        </w:p>
        <w:p w:rsidR="0028723B" w:rsidDel="00592A71" w:rsidRDefault="0028723B">
          <w:pPr>
            <w:pStyle w:val="TOC2"/>
            <w:rPr>
              <w:del w:id="2675" w:author="Sammartano, Marc (BIC USA)" w:date="2014-10-10T17:43:00Z"/>
              <w:rFonts w:eastAsiaTheme="minorEastAsia"/>
              <w:noProof/>
            </w:rPr>
          </w:pPr>
          <w:del w:id="2676" w:author="Sammartano, Marc (BIC USA)" w:date="2014-10-10T17:43:00Z">
            <w:r w:rsidRPr="00592A71" w:rsidDel="00592A71">
              <w:rPr>
                <w:noProof/>
              </w:rPr>
              <w:delText>If / Then / Else / Elseif / Endif</w:delText>
            </w:r>
            <w:r w:rsidDel="00592A71">
              <w:rPr>
                <w:noProof/>
                <w:webHidden/>
              </w:rPr>
              <w:tab/>
            </w:r>
          </w:del>
          <w:del w:id="2677" w:author="Sammartano, Marc (BIC USA)" w:date="2014-10-10T11:41:00Z">
            <w:r w:rsidDel="005B2E59">
              <w:rPr>
                <w:noProof/>
                <w:webHidden/>
              </w:rPr>
              <w:delText>63</w:delText>
            </w:r>
          </w:del>
        </w:p>
        <w:p w:rsidR="0028723B" w:rsidDel="00592A71" w:rsidRDefault="0028723B">
          <w:pPr>
            <w:pStyle w:val="TOC2"/>
            <w:rPr>
              <w:del w:id="2678" w:author="Sammartano, Marc (BIC USA)" w:date="2014-10-10T17:43:00Z"/>
              <w:rFonts w:eastAsiaTheme="minorEastAsia"/>
              <w:noProof/>
            </w:rPr>
          </w:pPr>
          <w:del w:id="2679" w:author="Sammartano, Marc (BIC USA)" w:date="2014-10-10T17:43:00Z">
            <w:r w:rsidRPr="00592A71" w:rsidDel="00592A71">
              <w:rPr>
                <w:noProof/>
              </w:rPr>
              <w:delText>If / Then / Else</w:delText>
            </w:r>
            <w:r w:rsidDel="00592A71">
              <w:rPr>
                <w:noProof/>
                <w:webHidden/>
              </w:rPr>
              <w:tab/>
            </w:r>
            <w:r w:rsidR="005B2E59" w:rsidDel="00592A71">
              <w:rPr>
                <w:noProof/>
                <w:webHidden/>
              </w:rPr>
              <w:delText>64</w:delText>
            </w:r>
          </w:del>
        </w:p>
        <w:p w:rsidR="0028723B" w:rsidDel="00592A71" w:rsidRDefault="0028723B">
          <w:pPr>
            <w:pStyle w:val="TOC2"/>
            <w:rPr>
              <w:del w:id="2680" w:author="Sammartano, Marc (BIC USA)" w:date="2014-10-10T17:43:00Z"/>
              <w:rFonts w:eastAsiaTheme="minorEastAsia"/>
              <w:noProof/>
            </w:rPr>
          </w:pPr>
          <w:del w:id="2681" w:author="Sammartano, Marc (BIC USA)" w:date="2014-10-10T17:43:00Z">
            <w:r w:rsidRPr="00592A71" w:rsidDel="00592A71">
              <w:rPr>
                <w:noProof/>
              </w:rPr>
              <w:delText>For - To - Step / Next</w:delText>
            </w:r>
            <w:r w:rsidDel="00592A71">
              <w:rPr>
                <w:noProof/>
                <w:webHidden/>
              </w:rPr>
              <w:tab/>
            </w:r>
            <w:r w:rsidR="005B2E59" w:rsidDel="00592A71">
              <w:rPr>
                <w:noProof/>
                <w:webHidden/>
              </w:rPr>
              <w:delText>64</w:delText>
            </w:r>
          </w:del>
        </w:p>
        <w:p w:rsidR="0028723B" w:rsidDel="00592A71" w:rsidRDefault="0028723B">
          <w:pPr>
            <w:pStyle w:val="TOC2"/>
            <w:rPr>
              <w:del w:id="2682" w:author="Sammartano, Marc (BIC USA)" w:date="2014-10-10T17:43:00Z"/>
              <w:rFonts w:eastAsiaTheme="minorEastAsia"/>
              <w:noProof/>
            </w:rPr>
          </w:pPr>
          <w:del w:id="2683" w:author="Sammartano, Marc (BIC USA)" w:date="2014-10-10T17:43:00Z">
            <w:r w:rsidRPr="00592A71" w:rsidDel="00592A71">
              <w:rPr>
                <w:noProof/>
              </w:rPr>
              <w:delText>F_N.continue</w:delText>
            </w:r>
            <w:r w:rsidDel="00592A71">
              <w:rPr>
                <w:noProof/>
                <w:webHidden/>
              </w:rPr>
              <w:tab/>
            </w:r>
            <w:r w:rsidR="005B2E59" w:rsidDel="00592A71">
              <w:rPr>
                <w:noProof/>
                <w:webHidden/>
              </w:rPr>
              <w:delText>65</w:delText>
            </w:r>
          </w:del>
        </w:p>
        <w:p w:rsidR="0028723B" w:rsidDel="00592A71" w:rsidRDefault="0028723B">
          <w:pPr>
            <w:pStyle w:val="TOC2"/>
            <w:rPr>
              <w:del w:id="2684" w:author="Sammartano, Marc (BIC USA)" w:date="2014-10-10T17:43:00Z"/>
              <w:rFonts w:eastAsiaTheme="minorEastAsia"/>
              <w:noProof/>
            </w:rPr>
          </w:pPr>
          <w:del w:id="2685" w:author="Sammartano, Marc (BIC USA)" w:date="2014-10-10T17:43:00Z">
            <w:r w:rsidRPr="00592A71" w:rsidDel="00592A71">
              <w:rPr>
                <w:noProof/>
              </w:rPr>
              <w:delText>F_N.break</w:delText>
            </w:r>
            <w:r w:rsidDel="00592A71">
              <w:rPr>
                <w:noProof/>
                <w:webHidden/>
              </w:rPr>
              <w:tab/>
            </w:r>
            <w:r w:rsidR="005B2E59" w:rsidDel="00592A71">
              <w:rPr>
                <w:noProof/>
                <w:webHidden/>
              </w:rPr>
              <w:delText>65</w:delText>
            </w:r>
          </w:del>
        </w:p>
        <w:p w:rsidR="0028723B" w:rsidDel="00592A71" w:rsidRDefault="0028723B">
          <w:pPr>
            <w:pStyle w:val="TOC2"/>
            <w:rPr>
              <w:del w:id="2686" w:author="Sammartano, Marc (BIC USA)" w:date="2014-10-10T17:43:00Z"/>
              <w:rFonts w:eastAsiaTheme="minorEastAsia"/>
              <w:noProof/>
            </w:rPr>
          </w:pPr>
          <w:del w:id="2687" w:author="Sammartano, Marc (BIC USA)" w:date="2014-10-10T17:43:00Z">
            <w:r w:rsidRPr="00592A71" w:rsidDel="00592A71">
              <w:rPr>
                <w:noProof/>
              </w:rPr>
              <w:delText>While &lt;lexp&gt; / Repeat</w:delText>
            </w:r>
            <w:r w:rsidDel="00592A71">
              <w:rPr>
                <w:noProof/>
                <w:webHidden/>
              </w:rPr>
              <w:tab/>
            </w:r>
            <w:r w:rsidR="005B2E59" w:rsidDel="00592A71">
              <w:rPr>
                <w:noProof/>
                <w:webHidden/>
              </w:rPr>
              <w:delText>65</w:delText>
            </w:r>
          </w:del>
        </w:p>
        <w:p w:rsidR="0028723B" w:rsidDel="00592A71" w:rsidRDefault="0028723B">
          <w:pPr>
            <w:pStyle w:val="TOC2"/>
            <w:rPr>
              <w:del w:id="2688" w:author="Sammartano, Marc (BIC USA)" w:date="2014-10-10T17:43:00Z"/>
              <w:rFonts w:eastAsiaTheme="minorEastAsia"/>
              <w:noProof/>
            </w:rPr>
          </w:pPr>
          <w:del w:id="2689" w:author="Sammartano, Marc (BIC USA)" w:date="2014-10-10T17:43:00Z">
            <w:r w:rsidRPr="00592A71" w:rsidDel="00592A71">
              <w:rPr>
                <w:noProof/>
              </w:rPr>
              <w:delText>W_R.continue</w:delText>
            </w:r>
            <w:r w:rsidDel="00592A71">
              <w:rPr>
                <w:noProof/>
                <w:webHidden/>
              </w:rPr>
              <w:tab/>
            </w:r>
            <w:r w:rsidR="005B2E59" w:rsidDel="00592A71">
              <w:rPr>
                <w:noProof/>
                <w:webHidden/>
              </w:rPr>
              <w:delText>65</w:delText>
            </w:r>
          </w:del>
        </w:p>
        <w:p w:rsidR="0028723B" w:rsidDel="00592A71" w:rsidRDefault="0028723B">
          <w:pPr>
            <w:pStyle w:val="TOC2"/>
            <w:rPr>
              <w:del w:id="2690" w:author="Sammartano, Marc (BIC USA)" w:date="2014-10-10T17:43:00Z"/>
              <w:rFonts w:eastAsiaTheme="minorEastAsia"/>
              <w:noProof/>
            </w:rPr>
          </w:pPr>
          <w:del w:id="2691" w:author="Sammartano, Marc (BIC USA)" w:date="2014-10-10T17:43:00Z">
            <w:r w:rsidRPr="00592A71" w:rsidDel="00592A71">
              <w:rPr>
                <w:noProof/>
              </w:rPr>
              <w:delText>W_R.break</w:delText>
            </w:r>
            <w:r w:rsidDel="00592A71">
              <w:rPr>
                <w:noProof/>
                <w:webHidden/>
              </w:rPr>
              <w:tab/>
            </w:r>
            <w:r w:rsidR="005B2E59" w:rsidDel="00592A71">
              <w:rPr>
                <w:noProof/>
                <w:webHidden/>
              </w:rPr>
              <w:delText>65</w:delText>
            </w:r>
          </w:del>
        </w:p>
        <w:p w:rsidR="0028723B" w:rsidDel="00592A71" w:rsidRDefault="0028723B">
          <w:pPr>
            <w:pStyle w:val="TOC2"/>
            <w:rPr>
              <w:del w:id="2692" w:author="Sammartano, Marc (BIC USA)" w:date="2014-10-10T17:43:00Z"/>
              <w:rFonts w:eastAsiaTheme="minorEastAsia"/>
              <w:noProof/>
            </w:rPr>
          </w:pPr>
          <w:del w:id="2693" w:author="Sammartano, Marc (BIC USA)" w:date="2014-10-10T17:43:00Z">
            <w:r w:rsidRPr="00592A71" w:rsidDel="00592A71">
              <w:rPr>
                <w:noProof/>
              </w:rPr>
              <w:delText>Do / Until &lt;lexp&gt;</w:delText>
            </w:r>
            <w:r w:rsidDel="00592A71">
              <w:rPr>
                <w:noProof/>
                <w:webHidden/>
              </w:rPr>
              <w:tab/>
            </w:r>
          </w:del>
          <w:del w:id="2694" w:author="Sammartano, Marc (BIC USA)" w:date="2014-10-10T11:41:00Z">
            <w:r w:rsidDel="005B2E59">
              <w:rPr>
                <w:noProof/>
                <w:webHidden/>
              </w:rPr>
              <w:delText>65</w:delText>
            </w:r>
          </w:del>
        </w:p>
        <w:p w:rsidR="0028723B" w:rsidDel="00592A71" w:rsidRDefault="0028723B">
          <w:pPr>
            <w:pStyle w:val="TOC2"/>
            <w:rPr>
              <w:del w:id="2695" w:author="Sammartano, Marc (BIC USA)" w:date="2014-10-10T17:43:00Z"/>
              <w:rFonts w:eastAsiaTheme="minorEastAsia"/>
              <w:noProof/>
            </w:rPr>
          </w:pPr>
          <w:del w:id="2696" w:author="Sammartano, Marc (BIC USA)" w:date="2014-10-10T17:43:00Z">
            <w:r w:rsidRPr="00592A71" w:rsidDel="00592A71">
              <w:rPr>
                <w:noProof/>
              </w:rPr>
              <w:delText>D_U.continue</w:delText>
            </w:r>
            <w:r w:rsidDel="00592A71">
              <w:rPr>
                <w:noProof/>
                <w:webHidden/>
              </w:rPr>
              <w:tab/>
            </w:r>
            <w:r w:rsidR="005B2E59" w:rsidDel="00592A71">
              <w:rPr>
                <w:noProof/>
                <w:webHidden/>
              </w:rPr>
              <w:delText>66</w:delText>
            </w:r>
          </w:del>
        </w:p>
        <w:p w:rsidR="0028723B" w:rsidDel="00592A71" w:rsidRDefault="0028723B">
          <w:pPr>
            <w:pStyle w:val="TOC2"/>
            <w:rPr>
              <w:del w:id="2697" w:author="Sammartano, Marc (BIC USA)" w:date="2014-10-10T17:43:00Z"/>
              <w:rFonts w:eastAsiaTheme="minorEastAsia"/>
              <w:noProof/>
            </w:rPr>
          </w:pPr>
          <w:del w:id="2698" w:author="Sammartano, Marc (BIC USA)" w:date="2014-10-10T17:43:00Z">
            <w:r w:rsidRPr="00592A71" w:rsidDel="00592A71">
              <w:rPr>
                <w:noProof/>
              </w:rPr>
              <w:delText>D_U.break</w:delText>
            </w:r>
            <w:r w:rsidDel="00592A71">
              <w:rPr>
                <w:noProof/>
                <w:webHidden/>
              </w:rPr>
              <w:tab/>
            </w:r>
            <w:r w:rsidR="005B2E59" w:rsidDel="00592A71">
              <w:rPr>
                <w:noProof/>
                <w:webHidden/>
              </w:rPr>
              <w:delText>66</w:delText>
            </w:r>
          </w:del>
        </w:p>
        <w:p w:rsidR="0028723B" w:rsidDel="00592A71" w:rsidRDefault="0028723B">
          <w:pPr>
            <w:pStyle w:val="TOC2"/>
            <w:rPr>
              <w:del w:id="2699" w:author="Sammartano, Marc (BIC USA)" w:date="2014-10-10T17:43:00Z"/>
              <w:rFonts w:eastAsiaTheme="minorEastAsia"/>
              <w:noProof/>
            </w:rPr>
          </w:pPr>
          <w:del w:id="2700" w:author="Sammartano, Marc (BIC USA)" w:date="2014-10-10T17:43:00Z">
            <w:r w:rsidRPr="00592A71" w:rsidDel="00592A71">
              <w:rPr>
                <w:noProof/>
              </w:rPr>
              <w:delText>Labels, GOTO, GOSUB, and RETURN: Traditional BASIC</w:delText>
            </w:r>
            <w:r w:rsidDel="00592A71">
              <w:rPr>
                <w:noProof/>
                <w:webHidden/>
              </w:rPr>
              <w:tab/>
            </w:r>
            <w:r w:rsidR="005B2E59" w:rsidDel="00592A71">
              <w:rPr>
                <w:noProof/>
                <w:webHidden/>
              </w:rPr>
              <w:delText>66</w:delText>
            </w:r>
          </w:del>
        </w:p>
        <w:p w:rsidR="0028723B" w:rsidDel="00592A71" w:rsidRDefault="0028723B">
          <w:pPr>
            <w:pStyle w:val="TOC3"/>
            <w:rPr>
              <w:del w:id="2701" w:author="Sammartano, Marc (BIC USA)" w:date="2014-10-10T17:43:00Z"/>
              <w:rFonts w:eastAsiaTheme="minorEastAsia"/>
              <w:noProof/>
            </w:rPr>
          </w:pPr>
          <w:del w:id="2702" w:author="Sammartano, Marc (BIC USA)" w:date="2014-10-10T17:43:00Z">
            <w:r w:rsidRPr="00592A71" w:rsidDel="00592A71">
              <w:rPr>
                <w:noProof/>
              </w:rPr>
              <w:delText>Label</w:delText>
            </w:r>
            <w:r w:rsidDel="00592A71">
              <w:rPr>
                <w:noProof/>
                <w:webHidden/>
              </w:rPr>
              <w:tab/>
            </w:r>
          </w:del>
          <w:del w:id="2703" w:author="Sammartano, Marc (BIC USA)" w:date="2014-10-10T11:41:00Z">
            <w:r w:rsidDel="005B2E59">
              <w:rPr>
                <w:noProof/>
                <w:webHidden/>
              </w:rPr>
              <w:delText>66</w:delText>
            </w:r>
          </w:del>
        </w:p>
        <w:p w:rsidR="0028723B" w:rsidDel="00592A71" w:rsidRDefault="0028723B">
          <w:pPr>
            <w:pStyle w:val="TOC3"/>
            <w:rPr>
              <w:del w:id="2704" w:author="Sammartano, Marc (BIC USA)" w:date="2014-10-10T17:43:00Z"/>
              <w:rFonts w:eastAsiaTheme="minorEastAsia"/>
              <w:noProof/>
            </w:rPr>
          </w:pPr>
          <w:del w:id="2705" w:author="Sammartano, Marc (BIC USA)" w:date="2014-10-10T17:43:00Z">
            <w:r w:rsidRPr="00592A71" w:rsidDel="00592A71">
              <w:rPr>
                <w:noProof/>
              </w:rPr>
              <w:delText>GoTo &lt;label&gt;</w:delText>
            </w:r>
            <w:r w:rsidDel="00592A71">
              <w:rPr>
                <w:noProof/>
                <w:webHidden/>
              </w:rPr>
              <w:tab/>
            </w:r>
            <w:r w:rsidR="005B2E59" w:rsidDel="00592A71">
              <w:rPr>
                <w:noProof/>
                <w:webHidden/>
              </w:rPr>
              <w:delText>67</w:delText>
            </w:r>
          </w:del>
        </w:p>
        <w:p w:rsidR="0028723B" w:rsidDel="00592A71" w:rsidRDefault="0028723B">
          <w:pPr>
            <w:pStyle w:val="TOC3"/>
            <w:rPr>
              <w:del w:id="2706" w:author="Sammartano, Marc (BIC USA)" w:date="2014-10-10T17:43:00Z"/>
              <w:rFonts w:eastAsiaTheme="minorEastAsia"/>
              <w:noProof/>
            </w:rPr>
          </w:pPr>
          <w:del w:id="2707" w:author="Sammartano, Marc (BIC USA)" w:date="2014-10-10T17:43:00Z">
            <w:r w:rsidRPr="00592A71" w:rsidDel="00592A71">
              <w:rPr>
                <w:noProof/>
              </w:rPr>
              <w:delText>GoTo &lt;index_nexp&gt;, &lt;label&gt;...</w:delText>
            </w:r>
            <w:r w:rsidDel="00592A71">
              <w:rPr>
                <w:noProof/>
                <w:webHidden/>
              </w:rPr>
              <w:tab/>
            </w:r>
            <w:r w:rsidR="005B2E59" w:rsidDel="00592A71">
              <w:rPr>
                <w:noProof/>
                <w:webHidden/>
              </w:rPr>
              <w:delText>67</w:delText>
            </w:r>
          </w:del>
        </w:p>
        <w:p w:rsidR="0028723B" w:rsidDel="00592A71" w:rsidRDefault="0028723B">
          <w:pPr>
            <w:pStyle w:val="TOC3"/>
            <w:rPr>
              <w:del w:id="2708" w:author="Sammartano, Marc (BIC USA)" w:date="2014-10-10T17:43:00Z"/>
              <w:rFonts w:eastAsiaTheme="minorEastAsia"/>
              <w:noProof/>
            </w:rPr>
          </w:pPr>
          <w:del w:id="2709" w:author="Sammartano, Marc (BIC USA)" w:date="2014-10-10T17:43:00Z">
            <w:r w:rsidRPr="00592A71" w:rsidDel="00592A71">
              <w:rPr>
                <w:noProof/>
              </w:rPr>
              <w:delText>GoSub &lt;label&gt; / Return</w:delText>
            </w:r>
            <w:r w:rsidDel="00592A71">
              <w:rPr>
                <w:noProof/>
                <w:webHidden/>
              </w:rPr>
              <w:tab/>
            </w:r>
            <w:r w:rsidR="005B2E59" w:rsidDel="00592A71">
              <w:rPr>
                <w:noProof/>
                <w:webHidden/>
              </w:rPr>
              <w:delText>67</w:delText>
            </w:r>
          </w:del>
        </w:p>
        <w:p w:rsidR="0028723B" w:rsidDel="00592A71" w:rsidRDefault="0028723B">
          <w:pPr>
            <w:pStyle w:val="TOC2"/>
            <w:rPr>
              <w:del w:id="2710" w:author="Sammartano, Marc (BIC USA)" w:date="2014-10-10T17:43:00Z"/>
              <w:rFonts w:eastAsiaTheme="minorEastAsia"/>
              <w:noProof/>
            </w:rPr>
          </w:pPr>
          <w:del w:id="2711" w:author="Sammartano, Marc (BIC USA)" w:date="2014-10-10T17:43:00Z">
            <w:r w:rsidRPr="00592A71" w:rsidDel="00592A71">
              <w:rPr>
                <w:noProof/>
              </w:rPr>
              <w:delText>GoSub &lt;index_nexp&gt;, &lt;label&gt;... / Return</w:delText>
            </w:r>
            <w:r w:rsidDel="00592A71">
              <w:rPr>
                <w:noProof/>
                <w:webHidden/>
              </w:rPr>
              <w:tab/>
            </w:r>
          </w:del>
          <w:del w:id="2712" w:author="Sammartano, Marc (BIC USA)" w:date="2014-10-10T11:41:00Z">
            <w:r w:rsidDel="005B2E59">
              <w:rPr>
                <w:noProof/>
                <w:webHidden/>
              </w:rPr>
              <w:delText>67</w:delText>
            </w:r>
          </w:del>
        </w:p>
        <w:p w:rsidR="0028723B" w:rsidDel="00592A71" w:rsidRDefault="0028723B">
          <w:pPr>
            <w:pStyle w:val="TOC2"/>
            <w:rPr>
              <w:del w:id="2713" w:author="Sammartano, Marc (BIC USA)" w:date="2014-10-10T17:43:00Z"/>
              <w:rFonts w:eastAsiaTheme="minorEastAsia"/>
              <w:noProof/>
            </w:rPr>
          </w:pPr>
          <w:del w:id="2714" w:author="Sammartano, Marc (BIC USA)" w:date="2014-10-10T17:43:00Z">
            <w:r w:rsidRPr="00592A71" w:rsidDel="00592A71">
              <w:rPr>
                <w:noProof/>
              </w:rPr>
              <w:delText>Run &lt;filename_sexp&gt; {, &lt;data_sexp&gt;}</w:delText>
            </w:r>
            <w:r w:rsidDel="00592A71">
              <w:rPr>
                <w:noProof/>
                <w:webHidden/>
              </w:rPr>
              <w:tab/>
            </w:r>
            <w:r w:rsidR="005B2E59" w:rsidDel="00592A71">
              <w:rPr>
                <w:noProof/>
                <w:webHidden/>
              </w:rPr>
              <w:delText>68</w:delText>
            </w:r>
          </w:del>
        </w:p>
        <w:p w:rsidR="0028723B" w:rsidDel="00592A71" w:rsidRDefault="0028723B">
          <w:pPr>
            <w:pStyle w:val="TOC2"/>
            <w:rPr>
              <w:del w:id="2715" w:author="Sammartano, Marc (BIC USA)" w:date="2014-10-10T17:43:00Z"/>
              <w:rFonts w:eastAsiaTheme="minorEastAsia"/>
              <w:noProof/>
            </w:rPr>
          </w:pPr>
          <w:del w:id="2716" w:author="Sammartano, Marc (BIC USA)" w:date="2014-10-10T17:43:00Z">
            <w:r w:rsidRPr="00592A71" w:rsidDel="00592A71">
              <w:rPr>
                <w:noProof/>
              </w:rPr>
              <w:delText>Switch Commands</w:delText>
            </w:r>
            <w:r w:rsidDel="00592A71">
              <w:rPr>
                <w:noProof/>
                <w:webHidden/>
              </w:rPr>
              <w:tab/>
            </w:r>
          </w:del>
          <w:del w:id="2717" w:author="Sammartano, Marc (BIC USA)" w:date="2014-10-10T11:41:00Z">
            <w:r w:rsidDel="005B2E59">
              <w:rPr>
                <w:noProof/>
                <w:webHidden/>
              </w:rPr>
              <w:delText>68</w:delText>
            </w:r>
          </w:del>
        </w:p>
        <w:p w:rsidR="0028723B" w:rsidDel="00592A71" w:rsidRDefault="0028723B">
          <w:pPr>
            <w:pStyle w:val="TOC3"/>
            <w:rPr>
              <w:del w:id="2718" w:author="Sammartano, Marc (BIC USA)" w:date="2014-10-10T17:43:00Z"/>
              <w:rFonts w:eastAsiaTheme="minorEastAsia"/>
              <w:noProof/>
            </w:rPr>
          </w:pPr>
          <w:del w:id="2719" w:author="Sammartano, Marc (BIC USA)" w:date="2014-10-10T17:43:00Z">
            <w:r w:rsidRPr="00592A71" w:rsidDel="00592A71">
              <w:rPr>
                <w:noProof/>
              </w:rPr>
              <w:delText>Nesting Switch Operations</w:delText>
            </w:r>
            <w:r w:rsidDel="00592A71">
              <w:rPr>
                <w:noProof/>
                <w:webHidden/>
              </w:rPr>
              <w:tab/>
            </w:r>
          </w:del>
          <w:del w:id="2720" w:author="Sammartano, Marc (BIC USA)" w:date="2014-10-10T11:41:00Z">
            <w:r w:rsidDel="005B2E59">
              <w:rPr>
                <w:noProof/>
                <w:webHidden/>
              </w:rPr>
              <w:delText>68</w:delText>
            </w:r>
          </w:del>
        </w:p>
        <w:p w:rsidR="0028723B" w:rsidDel="00592A71" w:rsidRDefault="0028723B">
          <w:pPr>
            <w:pStyle w:val="TOC3"/>
            <w:rPr>
              <w:del w:id="2721" w:author="Sammartano, Marc (BIC USA)" w:date="2014-10-10T17:43:00Z"/>
              <w:rFonts w:eastAsiaTheme="minorEastAsia"/>
              <w:noProof/>
            </w:rPr>
          </w:pPr>
          <w:del w:id="2722" w:author="Sammartano, Marc (BIC USA)" w:date="2014-10-10T17:43:00Z">
            <w:r w:rsidRPr="00592A71" w:rsidDel="00592A71">
              <w:rPr>
                <w:noProof/>
              </w:rPr>
              <w:delText>Sw.begin &lt;nexp&gt;|&lt;sexp&gt;</w:delText>
            </w:r>
            <w:r w:rsidDel="00592A71">
              <w:rPr>
                <w:noProof/>
                <w:webHidden/>
              </w:rPr>
              <w:tab/>
            </w:r>
            <w:r w:rsidR="005B2E59" w:rsidDel="00592A71">
              <w:rPr>
                <w:noProof/>
                <w:webHidden/>
              </w:rPr>
              <w:delText>69</w:delText>
            </w:r>
          </w:del>
        </w:p>
        <w:p w:rsidR="0028723B" w:rsidDel="00592A71" w:rsidRDefault="0028723B">
          <w:pPr>
            <w:pStyle w:val="TOC3"/>
            <w:rPr>
              <w:del w:id="2723" w:author="Sammartano, Marc (BIC USA)" w:date="2014-10-10T17:43:00Z"/>
              <w:rFonts w:eastAsiaTheme="minorEastAsia"/>
              <w:noProof/>
            </w:rPr>
          </w:pPr>
          <w:del w:id="2724" w:author="Sammartano, Marc (BIC USA)" w:date="2014-10-10T17:43:00Z">
            <w:r w:rsidRPr="00592A71" w:rsidDel="00592A71">
              <w:rPr>
                <w:noProof/>
              </w:rPr>
              <w:delText>Sw.case &lt;nexp&gt;|&lt;sexp&gt;</w:delText>
            </w:r>
            <w:r w:rsidDel="00592A71">
              <w:rPr>
                <w:noProof/>
                <w:webHidden/>
              </w:rPr>
              <w:tab/>
            </w:r>
            <w:r w:rsidR="005B2E59" w:rsidDel="00592A71">
              <w:rPr>
                <w:noProof/>
                <w:webHidden/>
              </w:rPr>
              <w:delText>69</w:delText>
            </w:r>
          </w:del>
        </w:p>
        <w:p w:rsidR="0028723B" w:rsidDel="00592A71" w:rsidRDefault="0028723B">
          <w:pPr>
            <w:pStyle w:val="TOC3"/>
            <w:rPr>
              <w:del w:id="2725" w:author="Sammartano, Marc (BIC USA)" w:date="2014-10-10T17:43:00Z"/>
              <w:rFonts w:eastAsiaTheme="minorEastAsia"/>
              <w:noProof/>
            </w:rPr>
          </w:pPr>
          <w:del w:id="2726" w:author="Sammartano, Marc (BIC USA)" w:date="2014-10-10T17:43:00Z">
            <w:r w:rsidRPr="00592A71" w:rsidDel="00592A71">
              <w:rPr>
                <w:noProof/>
              </w:rPr>
              <w:delText>Sw.break</w:delText>
            </w:r>
            <w:r w:rsidDel="00592A71">
              <w:rPr>
                <w:noProof/>
                <w:webHidden/>
              </w:rPr>
              <w:tab/>
            </w:r>
          </w:del>
          <w:del w:id="2727" w:author="Sammartano, Marc (BIC USA)" w:date="2014-10-10T11:41:00Z">
            <w:r w:rsidDel="005B2E59">
              <w:rPr>
                <w:noProof/>
                <w:webHidden/>
              </w:rPr>
              <w:delText>69</w:delText>
            </w:r>
          </w:del>
        </w:p>
        <w:p w:rsidR="0028723B" w:rsidDel="00592A71" w:rsidRDefault="0028723B">
          <w:pPr>
            <w:pStyle w:val="TOC3"/>
            <w:rPr>
              <w:del w:id="2728" w:author="Sammartano, Marc (BIC USA)" w:date="2014-10-10T17:43:00Z"/>
              <w:rFonts w:eastAsiaTheme="minorEastAsia"/>
              <w:noProof/>
            </w:rPr>
          </w:pPr>
          <w:del w:id="2729" w:author="Sammartano, Marc (BIC USA)" w:date="2014-10-10T17:43:00Z">
            <w:r w:rsidRPr="00592A71" w:rsidDel="00592A71">
              <w:rPr>
                <w:noProof/>
              </w:rPr>
              <w:delText>Sw.default</w:delText>
            </w:r>
            <w:r w:rsidDel="00592A71">
              <w:rPr>
                <w:noProof/>
                <w:webHidden/>
              </w:rPr>
              <w:tab/>
            </w:r>
          </w:del>
          <w:del w:id="2730" w:author="Sammartano, Marc (BIC USA)" w:date="2014-10-10T11:41:00Z">
            <w:r w:rsidDel="005B2E59">
              <w:rPr>
                <w:noProof/>
                <w:webHidden/>
              </w:rPr>
              <w:delText>69</w:delText>
            </w:r>
          </w:del>
        </w:p>
        <w:p w:rsidR="0028723B" w:rsidDel="00592A71" w:rsidRDefault="0028723B">
          <w:pPr>
            <w:pStyle w:val="TOC3"/>
            <w:rPr>
              <w:del w:id="2731" w:author="Sammartano, Marc (BIC USA)" w:date="2014-10-10T17:43:00Z"/>
              <w:rFonts w:eastAsiaTheme="minorEastAsia"/>
              <w:noProof/>
            </w:rPr>
          </w:pPr>
          <w:del w:id="2732" w:author="Sammartano, Marc (BIC USA)" w:date="2014-10-10T17:43:00Z">
            <w:r w:rsidRPr="00592A71" w:rsidDel="00592A71">
              <w:rPr>
                <w:noProof/>
              </w:rPr>
              <w:delText>Sw.end</w:delText>
            </w:r>
            <w:r w:rsidDel="00592A71">
              <w:rPr>
                <w:noProof/>
                <w:webHidden/>
              </w:rPr>
              <w:tab/>
            </w:r>
          </w:del>
          <w:del w:id="2733" w:author="Sammartano, Marc (BIC USA)" w:date="2014-10-10T11:41:00Z">
            <w:r w:rsidDel="005B2E59">
              <w:rPr>
                <w:noProof/>
                <w:webHidden/>
              </w:rPr>
              <w:delText>69</w:delText>
            </w:r>
          </w:del>
        </w:p>
        <w:p w:rsidR="0028723B" w:rsidDel="00592A71" w:rsidRDefault="0028723B">
          <w:pPr>
            <w:pStyle w:val="TOC2"/>
            <w:rPr>
              <w:del w:id="2734" w:author="Sammartano, Marc (BIC USA)" w:date="2014-10-10T17:43:00Z"/>
              <w:rFonts w:eastAsiaTheme="minorEastAsia"/>
              <w:noProof/>
            </w:rPr>
          </w:pPr>
          <w:del w:id="2735" w:author="Sammartano, Marc (BIC USA)" w:date="2014-10-10T17:43:00Z">
            <w:r w:rsidRPr="00592A71" w:rsidDel="00592A71">
              <w:rPr>
                <w:noProof/>
              </w:rPr>
              <w:delText>OnError:</w:delText>
            </w:r>
            <w:r w:rsidDel="00592A71">
              <w:rPr>
                <w:noProof/>
                <w:webHidden/>
              </w:rPr>
              <w:tab/>
            </w:r>
          </w:del>
          <w:del w:id="2736" w:author="Sammartano, Marc (BIC USA)" w:date="2014-10-10T11:41:00Z">
            <w:r w:rsidDel="005B2E59">
              <w:rPr>
                <w:noProof/>
                <w:webHidden/>
              </w:rPr>
              <w:delText>69</w:delText>
            </w:r>
          </w:del>
        </w:p>
        <w:p w:rsidR="0028723B" w:rsidDel="00592A71" w:rsidRDefault="0028723B">
          <w:pPr>
            <w:pStyle w:val="TOC2"/>
            <w:rPr>
              <w:del w:id="2737" w:author="Sammartano, Marc (BIC USA)" w:date="2014-10-10T17:43:00Z"/>
              <w:rFonts w:eastAsiaTheme="minorEastAsia"/>
              <w:noProof/>
            </w:rPr>
          </w:pPr>
          <w:del w:id="2738" w:author="Sammartano, Marc (BIC USA)" w:date="2014-10-10T17:43:00Z">
            <w:r w:rsidRPr="00592A71" w:rsidDel="00592A71">
              <w:rPr>
                <w:noProof/>
              </w:rPr>
              <w:delText>OnConsoleTouch:</w:delText>
            </w:r>
            <w:r w:rsidDel="00592A71">
              <w:rPr>
                <w:noProof/>
                <w:webHidden/>
              </w:rPr>
              <w:tab/>
            </w:r>
            <w:r w:rsidR="005B2E59" w:rsidDel="00592A71">
              <w:rPr>
                <w:noProof/>
                <w:webHidden/>
              </w:rPr>
              <w:delText>70</w:delText>
            </w:r>
          </w:del>
        </w:p>
        <w:p w:rsidR="0028723B" w:rsidDel="00592A71" w:rsidRDefault="0028723B">
          <w:pPr>
            <w:pStyle w:val="TOC3"/>
            <w:rPr>
              <w:del w:id="2739" w:author="Sammartano, Marc (BIC USA)" w:date="2014-10-10T17:43:00Z"/>
              <w:rFonts w:eastAsiaTheme="minorEastAsia"/>
              <w:noProof/>
            </w:rPr>
          </w:pPr>
          <w:del w:id="2740" w:author="Sammartano, Marc (BIC USA)" w:date="2014-10-10T17:43:00Z">
            <w:r w:rsidRPr="00592A71" w:rsidDel="00592A71">
              <w:rPr>
                <w:noProof/>
              </w:rPr>
              <w:delText>ConsoleTouch.Resume</w:delText>
            </w:r>
            <w:r w:rsidDel="00592A71">
              <w:rPr>
                <w:noProof/>
                <w:webHidden/>
              </w:rPr>
              <w:tab/>
            </w:r>
          </w:del>
          <w:del w:id="2741" w:author="Sammartano, Marc (BIC USA)" w:date="2014-10-10T11:41:00Z">
            <w:r w:rsidDel="005B2E59">
              <w:rPr>
                <w:noProof/>
                <w:webHidden/>
              </w:rPr>
              <w:delText>70</w:delText>
            </w:r>
          </w:del>
        </w:p>
        <w:p w:rsidR="0028723B" w:rsidDel="00592A71" w:rsidRDefault="0028723B">
          <w:pPr>
            <w:pStyle w:val="TOC2"/>
            <w:rPr>
              <w:del w:id="2742" w:author="Sammartano, Marc (BIC USA)" w:date="2014-10-10T17:43:00Z"/>
              <w:rFonts w:eastAsiaTheme="minorEastAsia"/>
              <w:noProof/>
            </w:rPr>
          </w:pPr>
          <w:del w:id="2743" w:author="Sammartano, Marc (BIC USA)" w:date="2014-10-10T17:43:00Z">
            <w:r w:rsidRPr="00592A71" w:rsidDel="00592A71">
              <w:rPr>
                <w:noProof/>
              </w:rPr>
              <w:delText>OnBackKey:</w:delText>
            </w:r>
            <w:r w:rsidDel="00592A71">
              <w:rPr>
                <w:noProof/>
                <w:webHidden/>
              </w:rPr>
              <w:tab/>
            </w:r>
          </w:del>
          <w:del w:id="2744" w:author="Sammartano, Marc (BIC USA)" w:date="2014-10-10T11:41:00Z">
            <w:r w:rsidDel="005B2E59">
              <w:rPr>
                <w:noProof/>
                <w:webHidden/>
              </w:rPr>
              <w:delText>70</w:delText>
            </w:r>
          </w:del>
        </w:p>
        <w:p w:rsidR="0028723B" w:rsidDel="00592A71" w:rsidRDefault="0028723B">
          <w:pPr>
            <w:pStyle w:val="TOC3"/>
            <w:rPr>
              <w:del w:id="2745" w:author="Sammartano, Marc (BIC USA)" w:date="2014-10-10T17:43:00Z"/>
              <w:rFonts w:eastAsiaTheme="minorEastAsia"/>
              <w:noProof/>
            </w:rPr>
          </w:pPr>
          <w:del w:id="2746" w:author="Sammartano, Marc (BIC USA)" w:date="2014-10-10T17:43:00Z">
            <w:r w:rsidRPr="00592A71" w:rsidDel="00592A71">
              <w:rPr>
                <w:noProof/>
              </w:rPr>
              <w:delText>Back.resume</w:delText>
            </w:r>
            <w:r w:rsidDel="00592A71">
              <w:rPr>
                <w:noProof/>
                <w:webHidden/>
              </w:rPr>
              <w:tab/>
            </w:r>
          </w:del>
          <w:del w:id="2747" w:author="Sammartano, Marc (BIC USA)" w:date="2014-10-10T11:41:00Z">
            <w:r w:rsidDel="005B2E59">
              <w:rPr>
                <w:noProof/>
                <w:webHidden/>
              </w:rPr>
              <w:delText>70</w:delText>
            </w:r>
          </w:del>
        </w:p>
        <w:p w:rsidR="0028723B" w:rsidDel="00592A71" w:rsidRDefault="0028723B">
          <w:pPr>
            <w:pStyle w:val="TOC2"/>
            <w:rPr>
              <w:del w:id="2748" w:author="Sammartano, Marc (BIC USA)" w:date="2014-10-10T17:43:00Z"/>
              <w:rFonts w:eastAsiaTheme="minorEastAsia"/>
              <w:noProof/>
            </w:rPr>
          </w:pPr>
          <w:del w:id="2749" w:author="Sammartano, Marc (BIC USA)" w:date="2014-10-10T17:43:00Z">
            <w:r w:rsidRPr="00592A71" w:rsidDel="00592A71">
              <w:rPr>
                <w:noProof/>
              </w:rPr>
              <w:delText>OnMenuKey:</w:delText>
            </w:r>
            <w:r w:rsidDel="00592A71">
              <w:rPr>
                <w:noProof/>
                <w:webHidden/>
              </w:rPr>
              <w:tab/>
            </w:r>
          </w:del>
          <w:del w:id="2750" w:author="Sammartano, Marc (BIC USA)" w:date="2014-10-10T11:41:00Z">
            <w:r w:rsidDel="005B2E59">
              <w:rPr>
                <w:noProof/>
                <w:webHidden/>
              </w:rPr>
              <w:delText>70</w:delText>
            </w:r>
          </w:del>
        </w:p>
        <w:p w:rsidR="0028723B" w:rsidDel="00592A71" w:rsidRDefault="0028723B">
          <w:pPr>
            <w:pStyle w:val="TOC3"/>
            <w:rPr>
              <w:del w:id="2751" w:author="Sammartano, Marc (BIC USA)" w:date="2014-10-10T17:43:00Z"/>
              <w:rFonts w:eastAsiaTheme="minorEastAsia"/>
              <w:noProof/>
            </w:rPr>
          </w:pPr>
          <w:del w:id="2752" w:author="Sammartano, Marc (BIC USA)" w:date="2014-10-10T17:43:00Z">
            <w:r w:rsidRPr="00592A71" w:rsidDel="00592A71">
              <w:rPr>
                <w:noProof/>
              </w:rPr>
              <w:delText>MenuKey.resume</w:delText>
            </w:r>
            <w:r w:rsidDel="00592A71">
              <w:rPr>
                <w:noProof/>
                <w:webHidden/>
              </w:rPr>
              <w:tab/>
            </w:r>
          </w:del>
          <w:del w:id="2753" w:author="Sammartano, Marc (BIC USA)" w:date="2014-10-10T11:41:00Z">
            <w:r w:rsidDel="005B2E59">
              <w:rPr>
                <w:noProof/>
                <w:webHidden/>
              </w:rPr>
              <w:delText>70</w:delText>
            </w:r>
          </w:del>
        </w:p>
        <w:p w:rsidR="0028723B" w:rsidDel="00592A71" w:rsidRDefault="0028723B">
          <w:pPr>
            <w:pStyle w:val="TOC2"/>
            <w:rPr>
              <w:del w:id="2754" w:author="Sammartano, Marc (BIC USA)" w:date="2014-10-10T17:43:00Z"/>
              <w:rFonts w:eastAsiaTheme="minorEastAsia"/>
              <w:noProof/>
            </w:rPr>
          </w:pPr>
          <w:del w:id="2755" w:author="Sammartano, Marc (BIC USA)" w:date="2014-10-10T17:43:00Z">
            <w:r w:rsidRPr="00592A71" w:rsidDel="00592A71">
              <w:rPr>
                <w:noProof/>
              </w:rPr>
              <w:delText>OnKeyPress:</w:delText>
            </w:r>
            <w:r w:rsidDel="00592A71">
              <w:rPr>
                <w:noProof/>
                <w:webHidden/>
              </w:rPr>
              <w:tab/>
            </w:r>
            <w:r w:rsidR="005B2E59" w:rsidDel="00592A71">
              <w:rPr>
                <w:noProof/>
                <w:webHidden/>
              </w:rPr>
              <w:delText>71</w:delText>
            </w:r>
          </w:del>
        </w:p>
        <w:p w:rsidR="0028723B" w:rsidDel="00592A71" w:rsidRDefault="0028723B">
          <w:pPr>
            <w:pStyle w:val="TOC3"/>
            <w:rPr>
              <w:del w:id="2756" w:author="Sammartano, Marc (BIC USA)" w:date="2014-10-10T17:43:00Z"/>
              <w:rFonts w:eastAsiaTheme="minorEastAsia"/>
              <w:noProof/>
            </w:rPr>
          </w:pPr>
          <w:del w:id="2757" w:author="Sammartano, Marc (BIC USA)" w:date="2014-10-10T17:43:00Z">
            <w:r w:rsidRPr="00592A71" w:rsidDel="00592A71">
              <w:rPr>
                <w:noProof/>
              </w:rPr>
              <w:delText>Key.Resume</w:delText>
            </w:r>
            <w:r w:rsidDel="00592A71">
              <w:rPr>
                <w:noProof/>
                <w:webHidden/>
              </w:rPr>
              <w:tab/>
            </w:r>
            <w:r w:rsidR="005B2E59" w:rsidDel="00592A71">
              <w:rPr>
                <w:noProof/>
                <w:webHidden/>
              </w:rPr>
              <w:delText>71</w:delText>
            </w:r>
          </w:del>
        </w:p>
        <w:p w:rsidR="0028723B" w:rsidDel="00592A71" w:rsidRDefault="0028723B">
          <w:pPr>
            <w:pStyle w:val="TOC2"/>
            <w:rPr>
              <w:del w:id="2758" w:author="Sammartano, Marc (BIC USA)" w:date="2014-10-10T17:43:00Z"/>
              <w:rFonts w:eastAsiaTheme="minorEastAsia"/>
              <w:noProof/>
            </w:rPr>
          </w:pPr>
          <w:del w:id="2759" w:author="Sammartano, Marc (BIC USA)" w:date="2014-10-10T17:43:00Z">
            <w:r w:rsidRPr="00592A71" w:rsidDel="00592A71">
              <w:rPr>
                <w:noProof/>
              </w:rPr>
              <w:delText>End{ &lt;msg_sexp&gt;}</w:delText>
            </w:r>
            <w:r w:rsidDel="00592A71">
              <w:rPr>
                <w:noProof/>
                <w:webHidden/>
              </w:rPr>
              <w:tab/>
            </w:r>
            <w:r w:rsidR="005B2E59" w:rsidDel="00592A71">
              <w:rPr>
                <w:noProof/>
                <w:webHidden/>
              </w:rPr>
              <w:delText>71</w:delText>
            </w:r>
          </w:del>
        </w:p>
        <w:p w:rsidR="0028723B" w:rsidDel="00592A71" w:rsidRDefault="0028723B">
          <w:pPr>
            <w:pStyle w:val="TOC2"/>
            <w:rPr>
              <w:del w:id="2760" w:author="Sammartano, Marc (BIC USA)" w:date="2014-10-10T17:43:00Z"/>
              <w:rFonts w:eastAsiaTheme="minorEastAsia"/>
              <w:noProof/>
            </w:rPr>
          </w:pPr>
          <w:del w:id="2761" w:author="Sammartano, Marc (BIC USA)" w:date="2014-10-10T17:43:00Z">
            <w:r w:rsidRPr="00592A71" w:rsidDel="00592A71">
              <w:rPr>
                <w:noProof/>
              </w:rPr>
              <w:delText>Exit</w:delText>
            </w:r>
            <w:r w:rsidDel="00592A71">
              <w:rPr>
                <w:noProof/>
                <w:webHidden/>
              </w:rPr>
              <w:tab/>
            </w:r>
          </w:del>
          <w:del w:id="2762" w:author="Sammartano, Marc (BIC USA)" w:date="2014-10-10T11:41:00Z">
            <w:r w:rsidDel="005B2E59">
              <w:rPr>
                <w:noProof/>
                <w:webHidden/>
              </w:rPr>
              <w:delText>71</w:delText>
            </w:r>
          </w:del>
        </w:p>
        <w:p w:rsidR="0028723B" w:rsidDel="00592A71" w:rsidRDefault="0028723B">
          <w:pPr>
            <w:pStyle w:val="TOC1"/>
            <w:tabs>
              <w:tab w:val="right" w:leader="dot" w:pos="9350"/>
            </w:tabs>
            <w:rPr>
              <w:del w:id="2763" w:author="Sammartano, Marc (BIC USA)" w:date="2014-10-10T17:43:00Z"/>
              <w:rFonts w:eastAsiaTheme="minorEastAsia"/>
              <w:noProof/>
            </w:rPr>
          </w:pPr>
          <w:del w:id="2764" w:author="Sammartano, Marc (BIC USA)" w:date="2014-10-10T17:43:00Z">
            <w:r w:rsidRPr="00592A71" w:rsidDel="00592A71">
              <w:rPr>
                <w:noProof/>
              </w:rPr>
              <w:delText>READ – DATA – RESTORE Commands</w:delText>
            </w:r>
            <w:r w:rsidDel="00592A71">
              <w:rPr>
                <w:noProof/>
                <w:webHidden/>
              </w:rPr>
              <w:tab/>
            </w:r>
          </w:del>
          <w:del w:id="2765" w:author="Sammartano, Marc (BIC USA)" w:date="2014-10-10T11:41:00Z">
            <w:r w:rsidDel="005B2E59">
              <w:rPr>
                <w:noProof/>
                <w:webHidden/>
              </w:rPr>
              <w:delText>71</w:delText>
            </w:r>
          </w:del>
        </w:p>
        <w:p w:rsidR="0028723B" w:rsidDel="00592A71" w:rsidRDefault="0028723B">
          <w:pPr>
            <w:pStyle w:val="TOC2"/>
            <w:rPr>
              <w:del w:id="2766" w:author="Sammartano, Marc (BIC USA)" w:date="2014-10-10T17:43:00Z"/>
              <w:rFonts w:eastAsiaTheme="minorEastAsia"/>
              <w:noProof/>
            </w:rPr>
          </w:pPr>
          <w:del w:id="2767" w:author="Sammartano, Marc (BIC USA)" w:date="2014-10-10T17:43:00Z">
            <w:r w:rsidRPr="00592A71" w:rsidDel="00592A71">
              <w:rPr>
                <w:noProof/>
              </w:rPr>
              <w:delText>Read.data &lt;number&gt;|&lt;string&gt;{,&lt;number&gt;|&lt;string&gt;...,&lt;number&gt;|&lt;string&gt;}</w:delText>
            </w:r>
            <w:r w:rsidDel="00592A71">
              <w:rPr>
                <w:noProof/>
                <w:webHidden/>
              </w:rPr>
              <w:tab/>
            </w:r>
          </w:del>
          <w:del w:id="2768" w:author="Sammartano, Marc (BIC USA)" w:date="2014-10-10T11:41:00Z">
            <w:r w:rsidDel="005B2E59">
              <w:rPr>
                <w:noProof/>
                <w:webHidden/>
              </w:rPr>
              <w:delText>71</w:delText>
            </w:r>
          </w:del>
        </w:p>
        <w:p w:rsidR="0028723B" w:rsidDel="00592A71" w:rsidRDefault="0028723B">
          <w:pPr>
            <w:pStyle w:val="TOC2"/>
            <w:rPr>
              <w:del w:id="2769" w:author="Sammartano, Marc (BIC USA)" w:date="2014-10-10T17:43:00Z"/>
              <w:rFonts w:eastAsiaTheme="minorEastAsia"/>
              <w:noProof/>
            </w:rPr>
          </w:pPr>
          <w:del w:id="2770" w:author="Sammartano, Marc (BIC USA)" w:date="2014-10-10T17:43:00Z">
            <w:r w:rsidRPr="00592A71" w:rsidDel="00592A71">
              <w:rPr>
                <w:noProof/>
              </w:rPr>
              <w:delText>Read.next &lt;var&gt;, ...</w:delText>
            </w:r>
            <w:r w:rsidDel="00592A71">
              <w:rPr>
                <w:noProof/>
                <w:webHidden/>
              </w:rPr>
              <w:tab/>
            </w:r>
          </w:del>
          <w:del w:id="2771" w:author="Sammartano, Marc (BIC USA)" w:date="2014-10-10T11:41:00Z">
            <w:r w:rsidDel="005B2E59">
              <w:rPr>
                <w:noProof/>
                <w:webHidden/>
              </w:rPr>
              <w:delText>71</w:delText>
            </w:r>
          </w:del>
        </w:p>
        <w:p w:rsidR="0028723B" w:rsidDel="00592A71" w:rsidRDefault="0028723B">
          <w:pPr>
            <w:pStyle w:val="TOC2"/>
            <w:rPr>
              <w:del w:id="2772" w:author="Sammartano, Marc (BIC USA)" w:date="2014-10-10T17:43:00Z"/>
              <w:rFonts w:eastAsiaTheme="minorEastAsia"/>
              <w:noProof/>
            </w:rPr>
          </w:pPr>
          <w:del w:id="2773" w:author="Sammartano, Marc (BIC USA)" w:date="2014-10-10T17:43:00Z">
            <w:r w:rsidRPr="00592A71" w:rsidDel="00592A71">
              <w:rPr>
                <w:noProof/>
              </w:rPr>
              <w:delText>Read.from &lt;nexp&gt;</w:delText>
            </w:r>
            <w:r w:rsidDel="00592A71">
              <w:rPr>
                <w:noProof/>
                <w:webHidden/>
              </w:rPr>
              <w:tab/>
            </w:r>
            <w:r w:rsidR="005B2E59" w:rsidDel="00592A71">
              <w:rPr>
                <w:noProof/>
                <w:webHidden/>
              </w:rPr>
              <w:delText>72</w:delText>
            </w:r>
          </w:del>
        </w:p>
        <w:p w:rsidR="0028723B" w:rsidDel="00592A71" w:rsidRDefault="0028723B">
          <w:pPr>
            <w:pStyle w:val="TOC1"/>
            <w:tabs>
              <w:tab w:val="right" w:leader="dot" w:pos="9350"/>
            </w:tabs>
            <w:rPr>
              <w:del w:id="2774" w:author="Sammartano, Marc (BIC USA)" w:date="2014-10-10T17:43:00Z"/>
              <w:rFonts w:eastAsiaTheme="minorEastAsia"/>
              <w:noProof/>
            </w:rPr>
          </w:pPr>
          <w:del w:id="2775" w:author="Sammartano, Marc (BIC USA)" w:date="2014-10-10T17:43:00Z">
            <w:r w:rsidRPr="00592A71" w:rsidDel="00592A71">
              <w:rPr>
                <w:noProof/>
              </w:rPr>
              <w:delText>Debug Commands</w:delText>
            </w:r>
            <w:r w:rsidDel="00592A71">
              <w:rPr>
                <w:noProof/>
                <w:webHidden/>
              </w:rPr>
              <w:tab/>
            </w:r>
            <w:r w:rsidR="005B2E59" w:rsidDel="00592A71">
              <w:rPr>
                <w:noProof/>
                <w:webHidden/>
              </w:rPr>
              <w:delText>72</w:delText>
            </w:r>
          </w:del>
        </w:p>
        <w:p w:rsidR="0028723B" w:rsidDel="00592A71" w:rsidRDefault="0028723B">
          <w:pPr>
            <w:pStyle w:val="TOC2"/>
            <w:rPr>
              <w:del w:id="2776" w:author="Sammartano, Marc (BIC USA)" w:date="2014-10-10T17:43:00Z"/>
              <w:rFonts w:eastAsiaTheme="minorEastAsia"/>
              <w:noProof/>
            </w:rPr>
          </w:pPr>
          <w:del w:id="2777" w:author="Sammartano, Marc (BIC USA)" w:date="2014-10-10T17:43:00Z">
            <w:r w:rsidRPr="00592A71" w:rsidDel="00592A71">
              <w:rPr>
                <w:noProof/>
              </w:rPr>
              <w:delText>Debug.on</w:delText>
            </w:r>
            <w:r w:rsidDel="00592A71">
              <w:rPr>
                <w:noProof/>
                <w:webHidden/>
              </w:rPr>
              <w:tab/>
            </w:r>
          </w:del>
          <w:del w:id="2778" w:author="Sammartano, Marc (BIC USA)" w:date="2014-10-10T11:41:00Z">
            <w:r w:rsidDel="005B2E59">
              <w:rPr>
                <w:noProof/>
                <w:webHidden/>
              </w:rPr>
              <w:delText>72</w:delText>
            </w:r>
          </w:del>
        </w:p>
        <w:p w:rsidR="0028723B" w:rsidDel="00592A71" w:rsidRDefault="0028723B">
          <w:pPr>
            <w:pStyle w:val="TOC2"/>
            <w:rPr>
              <w:del w:id="2779" w:author="Sammartano, Marc (BIC USA)" w:date="2014-10-10T17:43:00Z"/>
              <w:rFonts w:eastAsiaTheme="minorEastAsia"/>
              <w:noProof/>
            </w:rPr>
          </w:pPr>
          <w:del w:id="2780" w:author="Sammartano, Marc (BIC USA)" w:date="2014-10-10T17:43:00Z">
            <w:r w:rsidRPr="00592A71" w:rsidDel="00592A71">
              <w:rPr>
                <w:noProof/>
              </w:rPr>
              <w:delText>Debug.off</w:delText>
            </w:r>
            <w:r w:rsidDel="00592A71">
              <w:rPr>
                <w:noProof/>
                <w:webHidden/>
              </w:rPr>
              <w:tab/>
            </w:r>
          </w:del>
          <w:del w:id="2781" w:author="Sammartano, Marc (BIC USA)" w:date="2014-10-10T11:41:00Z">
            <w:r w:rsidDel="005B2E59">
              <w:rPr>
                <w:noProof/>
                <w:webHidden/>
              </w:rPr>
              <w:delText>72</w:delText>
            </w:r>
          </w:del>
        </w:p>
        <w:p w:rsidR="0028723B" w:rsidDel="00592A71" w:rsidRDefault="0028723B">
          <w:pPr>
            <w:pStyle w:val="TOC2"/>
            <w:rPr>
              <w:del w:id="2782" w:author="Sammartano, Marc (BIC USA)" w:date="2014-10-10T17:43:00Z"/>
              <w:rFonts w:eastAsiaTheme="minorEastAsia"/>
              <w:noProof/>
            </w:rPr>
          </w:pPr>
          <w:del w:id="2783" w:author="Sammartano, Marc (BIC USA)" w:date="2014-10-10T17:43:00Z">
            <w:r w:rsidRPr="00592A71" w:rsidDel="00592A71">
              <w:rPr>
                <w:noProof/>
              </w:rPr>
              <w:delText>Debug.echo.on</w:delText>
            </w:r>
            <w:r w:rsidDel="00592A71">
              <w:rPr>
                <w:noProof/>
                <w:webHidden/>
              </w:rPr>
              <w:tab/>
            </w:r>
          </w:del>
          <w:del w:id="2784" w:author="Sammartano, Marc (BIC USA)" w:date="2014-10-10T11:41:00Z">
            <w:r w:rsidDel="005B2E59">
              <w:rPr>
                <w:noProof/>
                <w:webHidden/>
              </w:rPr>
              <w:delText>72</w:delText>
            </w:r>
          </w:del>
        </w:p>
        <w:p w:rsidR="0028723B" w:rsidDel="00592A71" w:rsidRDefault="0028723B">
          <w:pPr>
            <w:pStyle w:val="TOC2"/>
            <w:rPr>
              <w:del w:id="2785" w:author="Sammartano, Marc (BIC USA)" w:date="2014-10-10T17:43:00Z"/>
              <w:rFonts w:eastAsiaTheme="minorEastAsia"/>
              <w:noProof/>
            </w:rPr>
          </w:pPr>
          <w:del w:id="2786" w:author="Sammartano, Marc (BIC USA)" w:date="2014-10-10T17:43:00Z">
            <w:r w:rsidRPr="00592A71" w:rsidDel="00592A71">
              <w:rPr>
                <w:noProof/>
              </w:rPr>
              <w:delText>Debug.echo.off</w:delText>
            </w:r>
            <w:r w:rsidDel="00592A71">
              <w:rPr>
                <w:noProof/>
                <w:webHidden/>
              </w:rPr>
              <w:tab/>
            </w:r>
          </w:del>
          <w:del w:id="2787" w:author="Sammartano, Marc (BIC USA)" w:date="2014-10-10T11:41:00Z">
            <w:r w:rsidDel="005B2E59">
              <w:rPr>
                <w:noProof/>
                <w:webHidden/>
              </w:rPr>
              <w:delText>72</w:delText>
            </w:r>
          </w:del>
        </w:p>
        <w:p w:rsidR="0028723B" w:rsidDel="00592A71" w:rsidRDefault="0028723B">
          <w:pPr>
            <w:pStyle w:val="TOC2"/>
            <w:rPr>
              <w:del w:id="2788" w:author="Sammartano, Marc (BIC USA)" w:date="2014-10-10T17:43:00Z"/>
              <w:rFonts w:eastAsiaTheme="minorEastAsia"/>
              <w:noProof/>
            </w:rPr>
          </w:pPr>
          <w:del w:id="2789" w:author="Sammartano, Marc (BIC USA)" w:date="2014-10-10T17:43:00Z">
            <w:r w:rsidRPr="00592A71" w:rsidDel="00592A71">
              <w:rPr>
                <w:noProof/>
              </w:rPr>
              <w:delText>Debug.print</w:delText>
            </w:r>
            <w:r w:rsidDel="00592A71">
              <w:rPr>
                <w:noProof/>
                <w:webHidden/>
              </w:rPr>
              <w:tab/>
            </w:r>
          </w:del>
          <w:del w:id="2790" w:author="Sammartano, Marc (BIC USA)" w:date="2014-10-10T11:41:00Z">
            <w:r w:rsidDel="005B2E59">
              <w:rPr>
                <w:noProof/>
                <w:webHidden/>
              </w:rPr>
              <w:delText>72</w:delText>
            </w:r>
          </w:del>
        </w:p>
        <w:p w:rsidR="0028723B" w:rsidDel="00592A71" w:rsidRDefault="0028723B">
          <w:pPr>
            <w:pStyle w:val="TOC2"/>
            <w:rPr>
              <w:del w:id="2791" w:author="Sammartano, Marc (BIC USA)" w:date="2014-10-10T17:43:00Z"/>
              <w:rFonts w:eastAsiaTheme="minorEastAsia"/>
              <w:noProof/>
            </w:rPr>
          </w:pPr>
          <w:del w:id="2792" w:author="Sammartano, Marc (BIC USA)" w:date="2014-10-10T17:43:00Z">
            <w:r w:rsidRPr="00592A71" w:rsidDel="00592A71">
              <w:rPr>
                <w:noProof/>
              </w:rPr>
              <w:delText>Debug.dump.scalars</w:delText>
            </w:r>
            <w:r w:rsidDel="00592A71">
              <w:rPr>
                <w:noProof/>
                <w:webHidden/>
              </w:rPr>
              <w:tab/>
            </w:r>
          </w:del>
          <w:del w:id="2793" w:author="Sammartano, Marc (BIC USA)" w:date="2014-10-10T11:41:00Z">
            <w:r w:rsidDel="005B2E59">
              <w:rPr>
                <w:noProof/>
                <w:webHidden/>
              </w:rPr>
              <w:delText>72</w:delText>
            </w:r>
          </w:del>
        </w:p>
        <w:p w:rsidR="0028723B" w:rsidDel="00592A71" w:rsidRDefault="0028723B">
          <w:pPr>
            <w:pStyle w:val="TOC2"/>
            <w:rPr>
              <w:del w:id="2794" w:author="Sammartano, Marc (BIC USA)" w:date="2014-10-10T17:43:00Z"/>
              <w:rFonts w:eastAsiaTheme="minorEastAsia"/>
              <w:noProof/>
            </w:rPr>
          </w:pPr>
          <w:del w:id="2795" w:author="Sammartano, Marc (BIC USA)" w:date="2014-10-10T17:43:00Z">
            <w:r w:rsidRPr="00592A71" w:rsidDel="00592A71">
              <w:rPr>
                <w:noProof/>
              </w:rPr>
              <w:delText>Debug.dump.array Array[]</w:delText>
            </w:r>
            <w:r w:rsidDel="00592A71">
              <w:rPr>
                <w:noProof/>
                <w:webHidden/>
              </w:rPr>
              <w:tab/>
            </w:r>
            <w:r w:rsidR="005B2E59" w:rsidDel="00592A71">
              <w:rPr>
                <w:noProof/>
                <w:webHidden/>
              </w:rPr>
              <w:delText>73</w:delText>
            </w:r>
          </w:del>
        </w:p>
        <w:p w:rsidR="0028723B" w:rsidDel="00592A71" w:rsidRDefault="0028723B">
          <w:pPr>
            <w:pStyle w:val="TOC2"/>
            <w:rPr>
              <w:del w:id="2796" w:author="Sammartano, Marc (BIC USA)" w:date="2014-10-10T17:43:00Z"/>
              <w:rFonts w:eastAsiaTheme="minorEastAsia"/>
              <w:noProof/>
            </w:rPr>
          </w:pPr>
          <w:del w:id="2797" w:author="Sammartano, Marc (BIC USA)" w:date="2014-10-10T17:43:00Z">
            <w:r w:rsidRPr="00592A71" w:rsidDel="00592A71">
              <w:rPr>
                <w:noProof/>
              </w:rPr>
              <w:delText>Debug.dump.bundle  &lt;bundlePtr_nexp&gt;</w:delText>
            </w:r>
            <w:r w:rsidDel="00592A71">
              <w:rPr>
                <w:noProof/>
                <w:webHidden/>
              </w:rPr>
              <w:tab/>
            </w:r>
            <w:r w:rsidR="005B2E59" w:rsidDel="00592A71">
              <w:rPr>
                <w:noProof/>
                <w:webHidden/>
              </w:rPr>
              <w:delText>73</w:delText>
            </w:r>
          </w:del>
        </w:p>
        <w:p w:rsidR="0028723B" w:rsidDel="00592A71" w:rsidRDefault="0028723B">
          <w:pPr>
            <w:pStyle w:val="TOC2"/>
            <w:rPr>
              <w:del w:id="2798" w:author="Sammartano, Marc (BIC USA)" w:date="2014-10-10T17:43:00Z"/>
              <w:rFonts w:eastAsiaTheme="minorEastAsia"/>
              <w:noProof/>
            </w:rPr>
          </w:pPr>
          <w:del w:id="2799" w:author="Sammartano, Marc (BIC USA)" w:date="2014-10-10T17:43:00Z">
            <w:r w:rsidRPr="00592A71" w:rsidDel="00592A71">
              <w:rPr>
                <w:noProof/>
              </w:rPr>
              <w:delText>Debug.dump.list  &lt;listPtr_nexp&gt;</w:delText>
            </w:r>
            <w:r w:rsidDel="00592A71">
              <w:rPr>
                <w:noProof/>
                <w:webHidden/>
              </w:rPr>
              <w:tab/>
            </w:r>
            <w:r w:rsidR="005B2E59" w:rsidDel="00592A71">
              <w:rPr>
                <w:noProof/>
                <w:webHidden/>
              </w:rPr>
              <w:delText>73</w:delText>
            </w:r>
          </w:del>
        </w:p>
        <w:p w:rsidR="0028723B" w:rsidDel="00592A71" w:rsidRDefault="0028723B">
          <w:pPr>
            <w:pStyle w:val="TOC2"/>
            <w:rPr>
              <w:del w:id="2800" w:author="Sammartano, Marc (BIC USA)" w:date="2014-10-10T17:43:00Z"/>
              <w:rFonts w:eastAsiaTheme="minorEastAsia"/>
              <w:noProof/>
            </w:rPr>
          </w:pPr>
          <w:del w:id="2801" w:author="Sammartano, Marc (BIC USA)" w:date="2014-10-10T17:43:00Z">
            <w:r w:rsidRPr="00592A71" w:rsidDel="00592A71">
              <w:rPr>
                <w:noProof/>
              </w:rPr>
              <w:delText>Debug.dump.stack  &lt;stackPtr_nexp&gt;</w:delText>
            </w:r>
            <w:r w:rsidDel="00592A71">
              <w:rPr>
                <w:noProof/>
                <w:webHidden/>
              </w:rPr>
              <w:tab/>
            </w:r>
            <w:r w:rsidR="005B2E59" w:rsidDel="00592A71">
              <w:rPr>
                <w:noProof/>
                <w:webHidden/>
              </w:rPr>
              <w:delText>73</w:delText>
            </w:r>
          </w:del>
        </w:p>
        <w:p w:rsidR="0028723B" w:rsidDel="00592A71" w:rsidRDefault="0028723B">
          <w:pPr>
            <w:pStyle w:val="TOC2"/>
            <w:rPr>
              <w:del w:id="2802" w:author="Sammartano, Marc (BIC USA)" w:date="2014-10-10T17:43:00Z"/>
              <w:rFonts w:eastAsiaTheme="minorEastAsia"/>
              <w:noProof/>
            </w:rPr>
          </w:pPr>
          <w:del w:id="2803" w:author="Sammartano, Marc (BIC USA)" w:date="2014-10-10T17:43:00Z">
            <w:r w:rsidRPr="00592A71" w:rsidDel="00592A71">
              <w:rPr>
                <w:noProof/>
              </w:rPr>
              <w:delText>Debug.show.scalars</w:delText>
            </w:r>
            <w:r w:rsidDel="00592A71">
              <w:rPr>
                <w:noProof/>
                <w:webHidden/>
              </w:rPr>
              <w:tab/>
            </w:r>
            <w:r w:rsidR="005B2E59" w:rsidDel="00592A71">
              <w:rPr>
                <w:noProof/>
                <w:webHidden/>
              </w:rPr>
              <w:delText>73</w:delText>
            </w:r>
          </w:del>
        </w:p>
        <w:p w:rsidR="0028723B" w:rsidDel="00592A71" w:rsidRDefault="0028723B">
          <w:pPr>
            <w:pStyle w:val="TOC2"/>
            <w:rPr>
              <w:del w:id="2804" w:author="Sammartano, Marc (BIC USA)" w:date="2014-10-10T17:43:00Z"/>
              <w:rFonts w:eastAsiaTheme="minorEastAsia"/>
              <w:noProof/>
            </w:rPr>
          </w:pPr>
          <w:del w:id="2805" w:author="Sammartano, Marc (BIC USA)" w:date="2014-10-10T17:43:00Z">
            <w:r w:rsidRPr="00592A71" w:rsidDel="00592A71">
              <w:rPr>
                <w:noProof/>
              </w:rPr>
              <w:delText>Debug.show.array Array[]</w:delText>
            </w:r>
            <w:r w:rsidDel="00592A71">
              <w:rPr>
                <w:noProof/>
                <w:webHidden/>
              </w:rPr>
              <w:tab/>
            </w:r>
          </w:del>
          <w:del w:id="2806" w:author="Sammartano, Marc (BIC USA)" w:date="2014-10-10T11:41:00Z">
            <w:r w:rsidDel="005B2E59">
              <w:rPr>
                <w:noProof/>
                <w:webHidden/>
              </w:rPr>
              <w:delText>73</w:delText>
            </w:r>
          </w:del>
        </w:p>
        <w:p w:rsidR="0028723B" w:rsidDel="00592A71" w:rsidRDefault="0028723B">
          <w:pPr>
            <w:pStyle w:val="TOC2"/>
            <w:rPr>
              <w:del w:id="2807" w:author="Sammartano, Marc (BIC USA)" w:date="2014-10-10T17:43:00Z"/>
              <w:rFonts w:eastAsiaTheme="minorEastAsia"/>
              <w:noProof/>
            </w:rPr>
          </w:pPr>
          <w:del w:id="2808" w:author="Sammartano, Marc (BIC USA)" w:date="2014-10-10T17:43:00Z">
            <w:r w:rsidRPr="00592A71" w:rsidDel="00592A71">
              <w:rPr>
                <w:noProof/>
              </w:rPr>
              <w:delText>Debug.show.bundle &lt;bundlePtr_nexp&gt;</w:delText>
            </w:r>
            <w:r w:rsidDel="00592A71">
              <w:rPr>
                <w:noProof/>
                <w:webHidden/>
              </w:rPr>
              <w:tab/>
            </w:r>
          </w:del>
          <w:del w:id="2809" w:author="Sammartano, Marc (BIC USA)" w:date="2014-10-10T11:41:00Z">
            <w:r w:rsidDel="005B2E59">
              <w:rPr>
                <w:noProof/>
                <w:webHidden/>
              </w:rPr>
              <w:delText>73</w:delText>
            </w:r>
          </w:del>
        </w:p>
        <w:p w:rsidR="0028723B" w:rsidDel="00592A71" w:rsidRDefault="0028723B">
          <w:pPr>
            <w:pStyle w:val="TOC2"/>
            <w:rPr>
              <w:del w:id="2810" w:author="Sammartano, Marc (BIC USA)" w:date="2014-10-10T17:43:00Z"/>
              <w:rFonts w:eastAsiaTheme="minorEastAsia"/>
              <w:noProof/>
            </w:rPr>
          </w:pPr>
          <w:del w:id="2811" w:author="Sammartano, Marc (BIC USA)" w:date="2014-10-10T17:43:00Z">
            <w:r w:rsidRPr="00592A71" w:rsidDel="00592A71">
              <w:rPr>
                <w:noProof/>
              </w:rPr>
              <w:delText>Debug.show.list &lt;listPtr_nexp&gt;</w:delText>
            </w:r>
            <w:r w:rsidDel="00592A71">
              <w:rPr>
                <w:noProof/>
                <w:webHidden/>
              </w:rPr>
              <w:tab/>
            </w:r>
            <w:r w:rsidR="005B2E59" w:rsidDel="00592A71">
              <w:rPr>
                <w:noProof/>
                <w:webHidden/>
              </w:rPr>
              <w:delText>74</w:delText>
            </w:r>
          </w:del>
        </w:p>
        <w:p w:rsidR="0028723B" w:rsidDel="00592A71" w:rsidRDefault="0028723B">
          <w:pPr>
            <w:pStyle w:val="TOC2"/>
            <w:rPr>
              <w:del w:id="2812" w:author="Sammartano, Marc (BIC USA)" w:date="2014-10-10T17:43:00Z"/>
              <w:rFonts w:eastAsiaTheme="minorEastAsia"/>
              <w:noProof/>
            </w:rPr>
          </w:pPr>
          <w:del w:id="2813" w:author="Sammartano, Marc (BIC USA)" w:date="2014-10-10T17:43:00Z">
            <w:r w:rsidRPr="00592A71" w:rsidDel="00592A71">
              <w:rPr>
                <w:noProof/>
              </w:rPr>
              <w:delText>Debug.show.stack &lt;stackPtr_nexp&gt;</w:delText>
            </w:r>
            <w:r w:rsidDel="00592A71">
              <w:rPr>
                <w:noProof/>
                <w:webHidden/>
              </w:rPr>
              <w:tab/>
            </w:r>
          </w:del>
          <w:del w:id="2814" w:author="Sammartano, Marc (BIC USA)" w:date="2014-10-10T11:41:00Z">
            <w:r w:rsidDel="005B2E59">
              <w:rPr>
                <w:noProof/>
                <w:webHidden/>
              </w:rPr>
              <w:delText>74</w:delText>
            </w:r>
          </w:del>
        </w:p>
        <w:p w:rsidR="0028723B" w:rsidDel="00592A71" w:rsidRDefault="0028723B">
          <w:pPr>
            <w:pStyle w:val="TOC2"/>
            <w:rPr>
              <w:del w:id="2815" w:author="Sammartano, Marc (BIC USA)" w:date="2014-10-10T17:43:00Z"/>
              <w:rFonts w:eastAsiaTheme="minorEastAsia"/>
              <w:noProof/>
            </w:rPr>
          </w:pPr>
          <w:del w:id="2816" w:author="Sammartano, Marc (BIC USA)" w:date="2014-10-10T17:43:00Z">
            <w:r w:rsidRPr="00592A71" w:rsidDel="00592A71">
              <w:rPr>
                <w:noProof/>
              </w:rPr>
              <w:delText>Debug.watch var, ...</w:delText>
            </w:r>
            <w:r w:rsidDel="00592A71">
              <w:rPr>
                <w:noProof/>
                <w:webHidden/>
              </w:rPr>
              <w:tab/>
            </w:r>
          </w:del>
          <w:del w:id="2817" w:author="Sammartano, Marc (BIC USA)" w:date="2014-10-10T11:41:00Z">
            <w:r w:rsidDel="005B2E59">
              <w:rPr>
                <w:noProof/>
                <w:webHidden/>
              </w:rPr>
              <w:delText>74</w:delText>
            </w:r>
          </w:del>
        </w:p>
        <w:p w:rsidR="0028723B" w:rsidDel="00592A71" w:rsidRDefault="0028723B">
          <w:pPr>
            <w:pStyle w:val="TOC2"/>
            <w:rPr>
              <w:del w:id="2818" w:author="Sammartano, Marc (BIC USA)" w:date="2014-10-10T17:43:00Z"/>
              <w:rFonts w:eastAsiaTheme="minorEastAsia"/>
              <w:noProof/>
            </w:rPr>
          </w:pPr>
          <w:del w:id="2819" w:author="Sammartano, Marc (BIC USA)" w:date="2014-10-10T17:43:00Z">
            <w:r w:rsidRPr="00592A71" w:rsidDel="00592A71">
              <w:rPr>
                <w:noProof/>
              </w:rPr>
              <w:delText>Debug.show.watch</w:delText>
            </w:r>
            <w:r w:rsidDel="00592A71">
              <w:rPr>
                <w:noProof/>
                <w:webHidden/>
              </w:rPr>
              <w:tab/>
            </w:r>
          </w:del>
          <w:del w:id="2820" w:author="Sammartano, Marc (BIC USA)" w:date="2014-10-10T11:41:00Z">
            <w:r w:rsidDel="005B2E59">
              <w:rPr>
                <w:noProof/>
                <w:webHidden/>
              </w:rPr>
              <w:delText>74</w:delText>
            </w:r>
          </w:del>
        </w:p>
        <w:p w:rsidR="0028723B" w:rsidDel="00592A71" w:rsidRDefault="0028723B">
          <w:pPr>
            <w:pStyle w:val="TOC2"/>
            <w:rPr>
              <w:del w:id="2821" w:author="Sammartano, Marc (BIC USA)" w:date="2014-10-10T17:43:00Z"/>
              <w:rFonts w:eastAsiaTheme="minorEastAsia"/>
              <w:noProof/>
            </w:rPr>
          </w:pPr>
          <w:del w:id="2822" w:author="Sammartano, Marc (BIC USA)" w:date="2014-10-10T17:43:00Z">
            <w:r w:rsidRPr="00592A71" w:rsidDel="00592A71">
              <w:rPr>
                <w:noProof/>
              </w:rPr>
              <w:delText>Debug.show.program</w:delText>
            </w:r>
            <w:r w:rsidDel="00592A71">
              <w:rPr>
                <w:noProof/>
                <w:webHidden/>
              </w:rPr>
              <w:tab/>
            </w:r>
          </w:del>
          <w:del w:id="2823" w:author="Sammartano, Marc (BIC USA)" w:date="2014-10-10T11:41:00Z">
            <w:r w:rsidDel="005B2E59">
              <w:rPr>
                <w:noProof/>
                <w:webHidden/>
              </w:rPr>
              <w:delText>74</w:delText>
            </w:r>
          </w:del>
        </w:p>
        <w:p w:rsidR="0028723B" w:rsidDel="00592A71" w:rsidRDefault="0028723B">
          <w:pPr>
            <w:pStyle w:val="TOC2"/>
            <w:rPr>
              <w:del w:id="2824" w:author="Sammartano, Marc (BIC USA)" w:date="2014-10-10T17:43:00Z"/>
              <w:rFonts w:eastAsiaTheme="minorEastAsia"/>
              <w:noProof/>
            </w:rPr>
          </w:pPr>
          <w:del w:id="2825" w:author="Sammartano, Marc (BIC USA)" w:date="2014-10-10T17:43:00Z">
            <w:r w:rsidRPr="00592A71" w:rsidDel="00592A71">
              <w:rPr>
                <w:noProof/>
              </w:rPr>
              <w:delText>Debug.show</w:delText>
            </w:r>
            <w:r w:rsidDel="00592A71">
              <w:rPr>
                <w:noProof/>
                <w:webHidden/>
              </w:rPr>
              <w:tab/>
            </w:r>
            <w:r w:rsidR="005B2E59" w:rsidDel="00592A71">
              <w:rPr>
                <w:noProof/>
                <w:webHidden/>
              </w:rPr>
              <w:delText>75</w:delText>
            </w:r>
          </w:del>
        </w:p>
        <w:p w:rsidR="0028723B" w:rsidDel="00592A71" w:rsidRDefault="0028723B">
          <w:pPr>
            <w:pStyle w:val="TOC1"/>
            <w:tabs>
              <w:tab w:val="right" w:leader="dot" w:pos="9350"/>
            </w:tabs>
            <w:rPr>
              <w:del w:id="2826" w:author="Sammartano, Marc (BIC USA)" w:date="2014-10-10T17:43:00Z"/>
              <w:rFonts w:eastAsiaTheme="minorEastAsia"/>
              <w:noProof/>
            </w:rPr>
          </w:pPr>
          <w:del w:id="2827" w:author="Sammartano, Marc (BIC USA)" w:date="2014-10-10T17:43:00Z">
            <w:r w:rsidRPr="00592A71" w:rsidDel="00592A71">
              <w:rPr>
                <w:noProof/>
              </w:rPr>
              <w:delText>Console I/O</w:delText>
            </w:r>
            <w:r w:rsidDel="00592A71">
              <w:rPr>
                <w:noProof/>
                <w:webHidden/>
              </w:rPr>
              <w:tab/>
            </w:r>
          </w:del>
          <w:del w:id="2828" w:author="Sammartano, Marc (BIC USA)" w:date="2014-10-10T11:41:00Z">
            <w:r w:rsidDel="005B2E59">
              <w:rPr>
                <w:noProof/>
                <w:webHidden/>
              </w:rPr>
              <w:delText>75</w:delText>
            </w:r>
          </w:del>
        </w:p>
        <w:p w:rsidR="0028723B" w:rsidDel="00592A71" w:rsidRDefault="0028723B">
          <w:pPr>
            <w:pStyle w:val="TOC2"/>
            <w:rPr>
              <w:del w:id="2829" w:author="Sammartano, Marc (BIC USA)" w:date="2014-10-10T17:43:00Z"/>
              <w:rFonts w:eastAsiaTheme="minorEastAsia"/>
              <w:noProof/>
            </w:rPr>
          </w:pPr>
          <w:del w:id="2830" w:author="Sammartano, Marc (BIC USA)" w:date="2014-10-10T17:43:00Z">
            <w:r w:rsidRPr="00592A71" w:rsidDel="00592A71">
              <w:rPr>
                <w:noProof/>
              </w:rPr>
              <w:delText>Output Console</w:delText>
            </w:r>
            <w:r w:rsidDel="00592A71">
              <w:rPr>
                <w:noProof/>
                <w:webHidden/>
              </w:rPr>
              <w:tab/>
            </w:r>
          </w:del>
          <w:del w:id="2831" w:author="Sammartano, Marc (BIC USA)" w:date="2014-10-10T11:41:00Z">
            <w:r w:rsidDel="005B2E59">
              <w:rPr>
                <w:noProof/>
                <w:webHidden/>
              </w:rPr>
              <w:delText>75</w:delText>
            </w:r>
          </w:del>
        </w:p>
        <w:p w:rsidR="0028723B" w:rsidDel="00592A71" w:rsidRDefault="0028723B">
          <w:pPr>
            <w:pStyle w:val="TOC3"/>
            <w:rPr>
              <w:del w:id="2832" w:author="Sammartano, Marc (BIC USA)" w:date="2014-10-10T17:43:00Z"/>
              <w:rFonts w:eastAsiaTheme="minorEastAsia"/>
              <w:noProof/>
            </w:rPr>
          </w:pPr>
          <w:del w:id="2833" w:author="Sammartano, Marc (BIC USA)" w:date="2014-10-10T17:43:00Z">
            <w:r w:rsidRPr="00592A71" w:rsidDel="00592A71">
              <w:rPr>
                <w:noProof/>
              </w:rPr>
              <w:delText>Console.Title { &lt;title_sexp&gt;}</w:delText>
            </w:r>
            <w:r w:rsidDel="00592A71">
              <w:rPr>
                <w:noProof/>
                <w:webHidden/>
              </w:rPr>
              <w:tab/>
            </w:r>
          </w:del>
          <w:del w:id="2834" w:author="Sammartano, Marc (BIC USA)" w:date="2014-10-10T11:41:00Z">
            <w:r w:rsidDel="005B2E59">
              <w:rPr>
                <w:noProof/>
                <w:webHidden/>
              </w:rPr>
              <w:delText>75</w:delText>
            </w:r>
          </w:del>
        </w:p>
        <w:p w:rsidR="0028723B" w:rsidDel="00592A71" w:rsidRDefault="0028723B">
          <w:pPr>
            <w:pStyle w:val="TOC3"/>
            <w:rPr>
              <w:del w:id="2835" w:author="Sammartano, Marc (BIC USA)" w:date="2014-10-10T17:43:00Z"/>
              <w:rFonts w:eastAsiaTheme="minorEastAsia"/>
              <w:noProof/>
            </w:rPr>
          </w:pPr>
          <w:del w:id="2836" w:author="Sammartano, Marc (BIC USA)" w:date="2014-10-10T17:43:00Z">
            <w:r w:rsidRPr="00592A71" w:rsidDel="00592A71">
              <w:rPr>
                <w:noProof/>
              </w:rPr>
              <w:delText>CLS</w:delText>
            </w:r>
            <w:r w:rsidDel="00592A71">
              <w:rPr>
                <w:noProof/>
                <w:webHidden/>
              </w:rPr>
              <w:tab/>
            </w:r>
          </w:del>
          <w:del w:id="2837" w:author="Sammartano, Marc (BIC USA)" w:date="2014-10-10T11:41:00Z">
            <w:r w:rsidDel="005B2E59">
              <w:rPr>
                <w:noProof/>
                <w:webHidden/>
              </w:rPr>
              <w:delText>75</w:delText>
            </w:r>
          </w:del>
        </w:p>
        <w:p w:rsidR="0028723B" w:rsidDel="00592A71" w:rsidRDefault="0028723B">
          <w:pPr>
            <w:pStyle w:val="TOC3"/>
            <w:rPr>
              <w:del w:id="2838" w:author="Sammartano, Marc (BIC USA)" w:date="2014-10-10T17:43:00Z"/>
              <w:rFonts w:eastAsiaTheme="minorEastAsia"/>
              <w:noProof/>
            </w:rPr>
          </w:pPr>
          <w:del w:id="2839" w:author="Sammartano, Marc (BIC USA)" w:date="2014-10-10T17:43:00Z">
            <w:r w:rsidRPr="00592A71" w:rsidDel="00592A71">
              <w:rPr>
                <w:noProof/>
              </w:rPr>
              <w:delText>Print {&lt;exp&gt; {,|;}} ...</w:delText>
            </w:r>
            <w:r w:rsidDel="00592A71">
              <w:rPr>
                <w:noProof/>
                <w:webHidden/>
              </w:rPr>
              <w:tab/>
            </w:r>
          </w:del>
          <w:del w:id="2840" w:author="Sammartano, Marc (BIC USA)" w:date="2014-10-10T11:41:00Z">
            <w:r w:rsidDel="005B2E59">
              <w:rPr>
                <w:noProof/>
                <w:webHidden/>
              </w:rPr>
              <w:delText>75</w:delText>
            </w:r>
          </w:del>
        </w:p>
        <w:p w:rsidR="0028723B" w:rsidDel="00592A71" w:rsidRDefault="0028723B">
          <w:pPr>
            <w:pStyle w:val="TOC3"/>
            <w:rPr>
              <w:del w:id="2841" w:author="Sammartano, Marc (BIC USA)" w:date="2014-10-10T17:43:00Z"/>
              <w:rFonts w:eastAsiaTheme="minorEastAsia"/>
              <w:noProof/>
            </w:rPr>
          </w:pPr>
          <w:del w:id="2842" w:author="Sammartano, Marc (BIC USA)" w:date="2014-10-10T17:43:00Z">
            <w:r w:rsidRPr="00592A71" w:rsidDel="00592A71">
              <w:rPr>
                <w:noProof/>
              </w:rPr>
              <w:delText>Print with User-Defined Functions</w:delText>
            </w:r>
            <w:r w:rsidDel="00592A71">
              <w:rPr>
                <w:noProof/>
                <w:webHidden/>
              </w:rPr>
              <w:tab/>
            </w:r>
          </w:del>
          <w:del w:id="2843" w:author="Sammartano, Marc (BIC USA)" w:date="2014-10-10T11:41:00Z">
            <w:r w:rsidDel="005B2E59">
              <w:rPr>
                <w:noProof/>
                <w:webHidden/>
              </w:rPr>
              <w:delText>76</w:delText>
            </w:r>
          </w:del>
        </w:p>
        <w:p w:rsidR="0028723B" w:rsidDel="00592A71" w:rsidRDefault="0028723B">
          <w:pPr>
            <w:pStyle w:val="TOC3"/>
            <w:rPr>
              <w:del w:id="2844" w:author="Sammartano, Marc (BIC USA)" w:date="2014-10-10T17:43:00Z"/>
              <w:rFonts w:eastAsiaTheme="minorEastAsia"/>
              <w:noProof/>
            </w:rPr>
          </w:pPr>
          <w:del w:id="2845" w:author="Sammartano, Marc (BIC USA)" w:date="2014-10-10T17:43:00Z">
            <w:r w:rsidRPr="00592A71" w:rsidDel="00592A71">
              <w:rPr>
                <w:noProof/>
              </w:rPr>
              <w:delText>Console.line.text &lt;line_nexp&gt;, &lt;text_svar&gt;</w:delText>
            </w:r>
            <w:r w:rsidDel="00592A71">
              <w:rPr>
                <w:noProof/>
                <w:webHidden/>
              </w:rPr>
              <w:tab/>
            </w:r>
          </w:del>
          <w:del w:id="2846" w:author="Sammartano, Marc (BIC USA)" w:date="2014-10-10T11:41:00Z">
            <w:r w:rsidDel="005B2E59">
              <w:rPr>
                <w:noProof/>
                <w:webHidden/>
              </w:rPr>
              <w:delText>76</w:delText>
            </w:r>
          </w:del>
        </w:p>
        <w:p w:rsidR="0028723B" w:rsidDel="00592A71" w:rsidRDefault="0028723B">
          <w:pPr>
            <w:pStyle w:val="TOC3"/>
            <w:rPr>
              <w:del w:id="2847" w:author="Sammartano, Marc (BIC USA)" w:date="2014-10-10T17:43:00Z"/>
              <w:rFonts w:eastAsiaTheme="minorEastAsia"/>
              <w:noProof/>
            </w:rPr>
          </w:pPr>
          <w:del w:id="2848" w:author="Sammartano, Marc (BIC USA)" w:date="2014-10-10T17:43:00Z">
            <w:r w:rsidRPr="00592A71" w:rsidDel="00592A71">
              <w:rPr>
                <w:noProof/>
              </w:rPr>
              <w:delText>Console.line.touched &lt;line_nvar&gt; {, &lt;press_lvar&gt;}</w:delText>
            </w:r>
            <w:r w:rsidDel="00592A71">
              <w:rPr>
                <w:noProof/>
                <w:webHidden/>
              </w:rPr>
              <w:tab/>
            </w:r>
          </w:del>
          <w:del w:id="2849" w:author="Sammartano, Marc (BIC USA)" w:date="2014-10-10T11:41:00Z">
            <w:r w:rsidDel="005B2E59">
              <w:rPr>
                <w:noProof/>
                <w:webHidden/>
              </w:rPr>
              <w:delText>76</w:delText>
            </w:r>
          </w:del>
        </w:p>
        <w:p w:rsidR="0028723B" w:rsidDel="00592A71" w:rsidRDefault="0028723B">
          <w:pPr>
            <w:pStyle w:val="TOC3"/>
            <w:rPr>
              <w:del w:id="2850" w:author="Sammartano, Marc (BIC USA)" w:date="2014-10-10T17:43:00Z"/>
              <w:rFonts w:eastAsiaTheme="minorEastAsia"/>
              <w:noProof/>
            </w:rPr>
          </w:pPr>
          <w:del w:id="2851" w:author="Sammartano, Marc (BIC USA)" w:date="2014-10-10T17:43:00Z">
            <w:r w:rsidRPr="00592A71" w:rsidDel="00592A71">
              <w:rPr>
                <w:noProof/>
              </w:rPr>
              <w:delText>Console.save &lt;filename_sexp&gt;</w:delText>
            </w:r>
            <w:r w:rsidDel="00592A71">
              <w:rPr>
                <w:noProof/>
                <w:webHidden/>
              </w:rPr>
              <w:tab/>
            </w:r>
          </w:del>
          <w:del w:id="2852" w:author="Sammartano, Marc (BIC USA)" w:date="2014-10-10T11:41:00Z">
            <w:r w:rsidDel="005B2E59">
              <w:rPr>
                <w:noProof/>
                <w:webHidden/>
              </w:rPr>
              <w:delText>77</w:delText>
            </w:r>
          </w:del>
        </w:p>
        <w:p w:rsidR="0028723B" w:rsidDel="00592A71" w:rsidRDefault="0028723B">
          <w:pPr>
            <w:pStyle w:val="TOC2"/>
            <w:rPr>
              <w:del w:id="2853" w:author="Sammartano, Marc (BIC USA)" w:date="2014-10-10T17:43:00Z"/>
              <w:rFonts w:eastAsiaTheme="minorEastAsia"/>
              <w:noProof/>
            </w:rPr>
          </w:pPr>
          <w:del w:id="2854" w:author="Sammartano, Marc (BIC USA)" w:date="2014-10-10T17:43:00Z">
            <w:r w:rsidRPr="00592A71" w:rsidDel="00592A71">
              <w:rPr>
                <w:noProof/>
              </w:rPr>
              <w:delText>User Input</w:delText>
            </w:r>
            <w:r w:rsidDel="00592A71">
              <w:rPr>
                <w:noProof/>
                <w:webHidden/>
              </w:rPr>
              <w:tab/>
            </w:r>
          </w:del>
          <w:del w:id="2855" w:author="Sammartano, Marc (BIC USA)" w:date="2014-10-10T11:41:00Z">
            <w:r w:rsidDel="005B2E59">
              <w:rPr>
                <w:noProof/>
                <w:webHidden/>
              </w:rPr>
              <w:delText>77</w:delText>
            </w:r>
          </w:del>
        </w:p>
        <w:p w:rsidR="0028723B" w:rsidDel="00592A71" w:rsidRDefault="0028723B">
          <w:pPr>
            <w:pStyle w:val="TOC3"/>
            <w:rPr>
              <w:del w:id="2856" w:author="Sammartano, Marc (BIC USA)" w:date="2014-10-10T17:43:00Z"/>
              <w:rFonts w:eastAsiaTheme="minorEastAsia"/>
              <w:noProof/>
            </w:rPr>
          </w:pPr>
          <w:del w:id="2857" w:author="Sammartano, Marc (BIC USA)" w:date="2014-10-10T17:43:00Z">
            <w:r w:rsidRPr="00592A71" w:rsidDel="00592A71">
              <w:rPr>
                <w:noProof/>
              </w:rPr>
              <w:delText>Input {&lt;prompt_sexp&gt;}, &lt;var&gt;{, &lt;default_exp&gt;}</w:delText>
            </w:r>
            <w:r w:rsidDel="00592A71">
              <w:rPr>
                <w:noProof/>
                <w:webHidden/>
              </w:rPr>
              <w:tab/>
            </w:r>
          </w:del>
          <w:del w:id="2858" w:author="Sammartano, Marc (BIC USA)" w:date="2014-10-10T11:41:00Z">
            <w:r w:rsidDel="005B2E59">
              <w:rPr>
                <w:noProof/>
                <w:webHidden/>
              </w:rPr>
              <w:delText>77</w:delText>
            </w:r>
          </w:del>
        </w:p>
        <w:p w:rsidR="0028723B" w:rsidDel="00592A71" w:rsidRDefault="0028723B">
          <w:pPr>
            <w:pStyle w:val="TOC3"/>
            <w:rPr>
              <w:del w:id="2859" w:author="Sammartano, Marc (BIC USA)" w:date="2014-10-10T17:43:00Z"/>
              <w:rFonts w:eastAsiaTheme="minorEastAsia"/>
              <w:noProof/>
            </w:rPr>
          </w:pPr>
          <w:del w:id="2860" w:author="Sammartano, Marc (BIC USA)" w:date="2014-10-10T17:43:00Z">
            <w:r w:rsidRPr="00592A71" w:rsidDel="00592A71">
              <w:rPr>
                <w:noProof/>
              </w:rPr>
              <w:delText>Inkey$ &lt;svar&gt;</w:delText>
            </w:r>
            <w:r w:rsidDel="00592A71">
              <w:rPr>
                <w:noProof/>
                <w:webHidden/>
              </w:rPr>
              <w:tab/>
            </w:r>
          </w:del>
          <w:del w:id="2861" w:author="Sammartano, Marc (BIC USA)" w:date="2014-10-10T11:41:00Z">
            <w:r w:rsidDel="005B2E59">
              <w:rPr>
                <w:noProof/>
                <w:webHidden/>
              </w:rPr>
              <w:delText>77</w:delText>
            </w:r>
          </w:del>
        </w:p>
        <w:p w:rsidR="0028723B" w:rsidDel="00592A71" w:rsidRDefault="0028723B">
          <w:pPr>
            <w:pStyle w:val="TOC3"/>
            <w:rPr>
              <w:del w:id="2862" w:author="Sammartano, Marc (BIC USA)" w:date="2014-10-10T17:43:00Z"/>
              <w:rFonts w:eastAsiaTheme="minorEastAsia"/>
              <w:noProof/>
            </w:rPr>
          </w:pPr>
          <w:del w:id="2863" w:author="Sammartano, Marc (BIC USA)" w:date="2014-10-10T17:43:00Z">
            <w:r w:rsidRPr="00592A71" w:rsidDel="00592A71">
              <w:rPr>
                <w:rFonts w:eastAsia="Times New Roman"/>
                <w:noProof/>
              </w:rPr>
              <w:delText>Text.input &lt;svar&gt;{, { &lt;text_sexp&gt;} , &lt;title_sexp&gt; }</w:delText>
            </w:r>
            <w:r w:rsidDel="00592A71">
              <w:rPr>
                <w:noProof/>
                <w:webHidden/>
              </w:rPr>
              <w:tab/>
            </w:r>
          </w:del>
          <w:del w:id="2864" w:author="Sammartano, Marc (BIC USA)" w:date="2014-10-10T11:41:00Z">
            <w:r w:rsidDel="005B2E59">
              <w:rPr>
                <w:noProof/>
                <w:webHidden/>
              </w:rPr>
              <w:delText>77</w:delText>
            </w:r>
          </w:del>
        </w:p>
        <w:p w:rsidR="0028723B" w:rsidDel="00592A71" w:rsidRDefault="0028723B">
          <w:pPr>
            <w:pStyle w:val="TOC3"/>
            <w:rPr>
              <w:del w:id="2865" w:author="Sammartano, Marc (BIC USA)" w:date="2014-10-10T17:43:00Z"/>
              <w:rFonts w:eastAsiaTheme="minorEastAsia"/>
              <w:noProof/>
            </w:rPr>
          </w:pPr>
          <w:del w:id="2866" w:author="Sammartano, Marc (BIC USA)" w:date="2014-10-10T17:43:00Z">
            <w:r w:rsidRPr="00592A71" w:rsidDel="00592A71">
              <w:rPr>
                <w:noProof/>
              </w:rPr>
              <w:delText>TGet &lt;result_svar&gt;, &lt;prompt_sexp&gt; {, &lt;title_sexp&gt;}</w:delText>
            </w:r>
            <w:r w:rsidDel="00592A71">
              <w:rPr>
                <w:noProof/>
                <w:webHidden/>
              </w:rPr>
              <w:tab/>
            </w:r>
          </w:del>
          <w:del w:id="2867" w:author="Sammartano, Marc (BIC USA)" w:date="2014-10-10T11:41:00Z">
            <w:r w:rsidDel="005B2E59">
              <w:rPr>
                <w:noProof/>
                <w:webHidden/>
              </w:rPr>
              <w:delText>78</w:delText>
            </w:r>
          </w:del>
        </w:p>
        <w:p w:rsidR="0028723B" w:rsidDel="00592A71" w:rsidRDefault="0028723B">
          <w:pPr>
            <w:pStyle w:val="TOC2"/>
            <w:rPr>
              <w:del w:id="2868" w:author="Sammartano, Marc (BIC USA)" w:date="2014-10-10T17:43:00Z"/>
              <w:rFonts w:eastAsiaTheme="minorEastAsia"/>
              <w:noProof/>
            </w:rPr>
          </w:pPr>
          <w:del w:id="2869" w:author="Sammartano, Marc (BIC USA)" w:date="2014-10-10T17:43:00Z">
            <w:r w:rsidRPr="00592A71" w:rsidDel="00592A71">
              <w:rPr>
                <w:noProof/>
              </w:rPr>
              <w:delText>Kb.toggle</w:delText>
            </w:r>
            <w:r w:rsidDel="00592A71">
              <w:rPr>
                <w:noProof/>
                <w:webHidden/>
              </w:rPr>
              <w:tab/>
            </w:r>
          </w:del>
          <w:del w:id="2870" w:author="Sammartano, Marc (BIC USA)" w:date="2014-10-10T11:41:00Z">
            <w:r w:rsidDel="005B2E59">
              <w:rPr>
                <w:noProof/>
                <w:webHidden/>
              </w:rPr>
              <w:delText>78</w:delText>
            </w:r>
          </w:del>
        </w:p>
        <w:p w:rsidR="0028723B" w:rsidDel="00592A71" w:rsidRDefault="0028723B">
          <w:pPr>
            <w:pStyle w:val="TOC2"/>
            <w:rPr>
              <w:del w:id="2871" w:author="Sammartano, Marc (BIC USA)" w:date="2014-10-10T17:43:00Z"/>
              <w:rFonts w:eastAsiaTheme="minorEastAsia"/>
              <w:noProof/>
            </w:rPr>
          </w:pPr>
          <w:del w:id="2872" w:author="Sammartano, Marc (BIC USA)" w:date="2014-10-10T17:43:00Z">
            <w:r w:rsidRPr="00592A71" w:rsidDel="00592A71">
              <w:rPr>
                <w:noProof/>
              </w:rPr>
              <w:delText>Kb.hide</w:delText>
            </w:r>
            <w:r w:rsidDel="00592A71">
              <w:rPr>
                <w:noProof/>
                <w:webHidden/>
              </w:rPr>
              <w:tab/>
            </w:r>
          </w:del>
          <w:del w:id="2873" w:author="Sammartano, Marc (BIC USA)" w:date="2014-10-10T11:41:00Z">
            <w:r w:rsidDel="005B2E59">
              <w:rPr>
                <w:noProof/>
                <w:webHidden/>
              </w:rPr>
              <w:delText>78</w:delText>
            </w:r>
          </w:del>
        </w:p>
        <w:p w:rsidR="0028723B" w:rsidDel="00592A71" w:rsidRDefault="0028723B">
          <w:pPr>
            <w:pStyle w:val="TOC1"/>
            <w:tabs>
              <w:tab w:val="right" w:leader="dot" w:pos="9350"/>
            </w:tabs>
            <w:rPr>
              <w:del w:id="2874" w:author="Sammartano, Marc (BIC USA)" w:date="2014-10-10T17:43:00Z"/>
              <w:rFonts w:eastAsiaTheme="minorEastAsia"/>
              <w:noProof/>
            </w:rPr>
          </w:pPr>
          <w:del w:id="2875" w:author="Sammartano, Marc (BIC USA)" w:date="2014-10-10T17:43:00Z">
            <w:r w:rsidRPr="00592A71" w:rsidDel="00592A71">
              <w:rPr>
                <w:noProof/>
              </w:rPr>
              <w:delText>Working with Files</w:delText>
            </w:r>
            <w:r w:rsidDel="00592A71">
              <w:rPr>
                <w:noProof/>
                <w:webHidden/>
              </w:rPr>
              <w:tab/>
            </w:r>
          </w:del>
          <w:del w:id="2876" w:author="Sammartano, Marc (BIC USA)" w:date="2014-10-10T11:41:00Z">
            <w:r w:rsidDel="005B2E59">
              <w:rPr>
                <w:noProof/>
                <w:webHidden/>
              </w:rPr>
              <w:delText>79</w:delText>
            </w:r>
          </w:del>
        </w:p>
        <w:p w:rsidR="0028723B" w:rsidDel="00592A71" w:rsidRDefault="0028723B">
          <w:pPr>
            <w:pStyle w:val="TOC2"/>
            <w:rPr>
              <w:del w:id="2877" w:author="Sammartano, Marc (BIC USA)" w:date="2014-10-10T17:43:00Z"/>
              <w:rFonts w:eastAsiaTheme="minorEastAsia"/>
              <w:noProof/>
            </w:rPr>
          </w:pPr>
          <w:del w:id="2878" w:author="Sammartano, Marc (BIC USA)" w:date="2014-10-10T17:43:00Z">
            <w:r w:rsidRPr="00592A71" w:rsidDel="00592A71">
              <w:rPr>
                <w:noProof/>
              </w:rPr>
              <w:delText>Paths Explained</w:delText>
            </w:r>
            <w:r w:rsidDel="00592A71">
              <w:rPr>
                <w:noProof/>
                <w:webHidden/>
              </w:rPr>
              <w:tab/>
            </w:r>
          </w:del>
          <w:del w:id="2879" w:author="Sammartano, Marc (BIC USA)" w:date="2014-10-10T11:41:00Z">
            <w:r w:rsidDel="005B2E59">
              <w:rPr>
                <w:noProof/>
                <w:webHidden/>
              </w:rPr>
              <w:delText>79</w:delText>
            </w:r>
          </w:del>
        </w:p>
        <w:p w:rsidR="0028723B" w:rsidDel="00592A71" w:rsidRDefault="0028723B">
          <w:pPr>
            <w:pStyle w:val="TOC2"/>
            <w:rPr>
              <w:del w:id="2880" w:author="Sammartano, Marc (BIC USA)" w:date="2014-10-10T17:43:00Z"/>
              <w:rFonts w:eastAsiaTheme="minorEastAsia"/>
              <w:noProof/>
            </w:rPr>
          </w:pPr>
          <w:del w:id="2881" w:author="Sammartano, Marc (BIC USA)" w:date="2014-10-10T17:43:00Z">
            <w:r w:rsidRPr="00592A71" w:rsidDel="00592A71">
              <w:rPr>
                <w:noProof/>
              </w:rPr>
              <w:delText>Paths and Case-sensitivity</w:delText>
            </w:r>
            <w:r w:rsidDel="00592A71">
              <w:rPr>
                <w:noProof/>
                <w:webHidden/>
              </w:rPr>
              <w:tab/>
            </w:r>
          </w:del>
          <w:del w:id="2882" w:author="Sammartano, Marc (BIC USA)" w:date="2014-10-10T11:41:00Z">
            <w:r w:rsidDel="005B2E59">
              <w:rPr>
                <w:noProof/>
                <w:webHidden/>
              </w:rPr>
              <w:delText>80</w:delText>
            </w:r>
          </w:del>
        </w:p>
        <w:p w:rsidR="0028723B" w:rsidDel="00592A71" w:rsidRDefault="0028723B">
          <w:pPr>
            <w:pStyle w:val="TOC2"/>
            <w:rPr>
              <w:del w:id="2883" w:author="Sammartano, Marc (BIC USA)" w:date="2014-10-10T17:43:00Z"/>
              <w:rFonts w:eastAsiaTheme="minorEastAsia"/>
              <w:noProof/>
            </w:rPr>
          </w:pPr>
          <w:del w:id="2884" w:author="Sammartano, Marc (BIC USA)" w:date="2014-10-10T17:43:00Z">
            <w:r w:rsidRPr="00592A71" w:rsidDel="00592A71">
              <w:rPr>
                <w:noProof/>
              </w:rPr>
              <w:delText>File.delete &lt;lvar&gt;, &lt;path_sexp&gt;</w:delText>
            </w:r>
            <w:r w:rsidDel="00592A71">
              <w:rPr>
                <w:noProof/>
                <w:webHidden/>
              </w:rPr>
              <w:tab/>
            </w:r>
          </w:del>
          <w:del w:id="2885" w:author="Sammartano, Marc (BIC USA)" w:date="2014-10-10T11:41:00Z">
            <w:r w:rsidDel="005B2E59">
              <w:rPr>
                <w:noProof/>
                <w:webHidden/>
              </w:rPr>
              <w:delText>80</w:delText>
            </w:r>
          </w:del>
        </w:p>
        <w:p w:rsidR="0028723B" w:rsidDel="00592A71" w:rsidRDefault="0028723B">
          <w:pPr>
            <w:pStyle w:val="TOC2"/>
            <w:rPr>
              <w:del w:id="2886" w:author="Sammartano, Marc (BIC USA)" w:date="2014-10-10T17:43:00Z"/>
              <w:rFonts w:eastAsiaTheme="minorEastAsia"/>
              <w:noProof/>
            </w:rPr>
          </w:pPr>
          <w:del w:id="2887" w:author="Sammartano, Marc (BIC USA)" w:date="2014-10-10T17:43:00Z">
            <w:r w:rsidRPr="00592A71" w:rsidDel="00592A71">
              <w:rPr>
                <w:noProof/>
              </w:rPr>
              <w:delText>File.dir &lt;path_sexp&gt;, Array$[]</w:delText>
            </w:r>
            <w:r w:rsidDel="00592A71">
              <w:rPr>
                <w:noProof/>
                <w:webHidden/>
              </w:rPr>
              <w:tab/>
            </w:r>
          </w:del>
          <w:del w:id="2888" w:author="Sammartano, Marc (BIC USA)" w:date="2014-10-10T11:41:00Z">
            <w:r w:rsidDel="005B2E59">
              <w:rPr>
                <w:noProof/>
                <w:webHidden/>
              </w:rPr>
              <w:delText>80</w:delText>
            </w:r>
          </w:del>
        </w:p>
        <w:p w:rsidR="0028723B" w:rsidDel="00592A71" w:rsidRDefault="0028723B">
          <w:pPr>
            <w:pStyle w:val="TOC2"/>
            <w:rPr>
              <w:del w:id="2889" w:author="Sammartano, Marc (BIC USA)" w:date="2014-10-10T17:43:00Z"/>
              <w:rFonts w:eastAsiaTheme="minorEastAsia"/>
              <w:noProof/>
            </w:rPr>
          </w:pPr>
          <w:del w:id="2890" w:author="Sammartano, Marc (BIC USA)" w:date="2014-10-10T17:43:00Z">
            <w:r w:rsidRPr="00592A71" w:rsidDel="00592A71">
              <w:rPr>
                <w:noProof/>
              </w:rPr>
              <w:delText>File.exists &lt;lvar&gt;, &lt;path_sexp&gt;</w:delText>
            </w:r>
            <w:r w:rsidDel="00592A71">
              <w:rPr>
                <w:noProof/>
                <w:webHidden/>
              </w:rPr>
              <w:tab/>
            </w:r>
          </w:del>
          <w:del w:id="2891" w:author="Sammartano, Marc (BIC USA)" w:date="2014-10-10T11:41:00Z">
            <w:r w:rsidDel="005B2E59">
              <w:rPr>
                <w:noProof/>
                <w:webHidden/>
              </w:rPr>
              <w:delText>80</w:delText>
            </w:r>
          </w:del>
        </w:p>
        <w:p w:rsidR="0028723B" w:rsidDel="00592A71" w:rsidRDefault="0028723B">
          <w:pPr>
            <w:pStyle w:val="TOC2"/>
            <w:rPr>
              <w:del w:id="2892" w:author="Sammartano, Marc (BIC USA)" w:date="2014-10-10T17:43:00Z"/>
              <w:rFonts w:eastAsiaTheme="minorEastAsia"/>
              <w:noProof/>
            </w:rPr>
          </w:pPr>
          <w:del w:id="2893" w:author="Sammartano, Marc (BIC USA)" w:date="2014-10-10T17:43:00Z">
            <w:r w:rsidRPr="00592A71" w:rsidDel="00592A71">
              <w:rPr>
                <w:noProof/>
              </w:rPr>
              <w:delText>File.mkdir &lt;path_sexp&gt;</w:delText>
            </w:r>
            <w:r w:rsidDel="00592A71">
              <w:rPr>
                <w:noProof/>
                <w:webHidden/>
              </w:rPr>
              <w:tab/>
            </w:r>
          </w:del>
          <w:del w:id="2894" w:author="Sammartano, Marc (BIC USA)" w:date="2014-10-10T11:41:00Z">
            <w:r w:rsidDel="005B2E59">
              <w:rPr>
                <w:noProof/>
                <w:webHidden/>
              </w:rPr>
              <w:delText>81</w:delText>
            </w:r>
          </w:del>
        </w:p>
        <w:p w:rsidR="0028723B" w:rsidDel="00592A71" w:rsidRDefault="0028723B">
          <w:pPr>
            <w:pStyle w:val="TOC2"/>
            <w:rPr>
              <w:del w:id="2895" w:author="Sammartano, Marc (BIC USA)" w:date="2014-10-10T17:43:00Z"/>
              <w:rFonts w:eastAsiaTheme="minorEastAsia"/>
              <w:noProof/>
            </w:rPr>
          </w:pPr>
          <w:del w:id="2896" w:author="Sammartano, Marc (BIC USA)" w:date="2014-10-10T17:43:00Z">
            <w:r w:rsidRPr="00592A71" w:rsidDel="00592A71">
              <w:rPr>
                <w:noProof/>
              </w:rPr>
              <w:delText>File.rename &lt;Old_Path_sexp&gt;, &lt;New_Path_sexp&gt;</w:delText>
            </w:r>
            <w:r w:rsidDel="00592A71">
              <w:rPr>
                <w:noProof/>
                <w:webHidden/>
              </w:rPr>
              <w:tab/>
            </w:r>
          </w:del>
          <w:del w:id="2897" w:author="Sammartano, Marc (BIC USA)" w:date="2014-10-10T11:41:00Z">
            <w:r w:rsidDel="005B2E59">
              <w:rPr>
                <w:noProof/>
                <w:webHidden/>
              </w:rPr>
              <w:delText>81</w:delText>
            </w:r>
          </w:del>
        </w:p>
        <w:p w:rsidR="0028723B" w:rsidDel="00592A71" w:rsidRDefault="0028723B">
          <w:pPr>
            <w:pStyle w:val="TOC2"/>
            <w:rPr>
              <w:del w:id="2898" w:author="Sammartano, Marc (BIC USA)" w:date="2014-10-10T17:43:00Z"/>
              <w:rFonts w:eastAsiaTheme="minorEastAsia"/>
              <w:noProof/>
            </w:rPr>
          </w:pPr>
          <w:del w:id="2899" w:author="Sammartano, Marc (BIC USA)" w:date="2014-10-10T17:43:00Z">
            <w:r w:rsidRPr="00592A71" w:rsidDel="00592A71">
              <w:rPr>
                <w:noProof/>
              </w:rPr>
              <w:delText>File.root &lt;svar&gt;</w:delText>
            </w:r>
            <w:r w:rsidDel="00592A71">
              <w:rPr>
                <w:noProof/>
                <w:webHidden/>
              </w:rPr>
              <w:tab/>
            </w:r>
          </w:del>
          <w:del w:id="2900" w:author="Sammartano, Marc (BIC USA)" w:date="2014-10-10T11:41:00Z">
            <w:r w:rsidDel="005B2E59">
              <w:rPr>
                <w:noProof/>
                <w:webHidden/>
              </w:rPr>
              <w:delText>81</w:delText>
            </w:r>
          </w:del>
        </w:p>
        <w:p w:rsidR="0028723B" w:rsidDel="00592A71" w:rsidRDefault="0028723B">
          <w:pPr>
            <w:pStyle w:val="TOC2"/>
            <w:rPr>
              <w:del w:id="2901" w:author="Sammartano, Marc (BIC USA)" w:date="2014-10-10T17:43:00Z"/>
              <w:rFonts w:eastAsiaTheme="minorEastAsia"/>
              <w:noProof/>
            </w:rPr>
          </w:pPr>
          <w:del w:id="2902" w:author="Sammartano, Marc (BIC USA)" w:date="2014-10-10T17:43:00Z">
            <w:r w:rsidRPr="00592A71" w:rsidDel="00592A71">
              <w:rPr>
                <w:noProof/>
              </w:rPr>
              <w:delText>File.size &lt;size_nvar&gt;, &lt;path_sexp&gt;</w:delText>
            </w:r>
            <w:r w:rsidDel="00592A71">
              <w:rPr>
                <w:noProof/>
                <w:webHidden/>
              </w:rPr>
              <w:tab/>
            </w:r>
          </w:del>
          <w:del w:id="2903" w:author="Sammartano, Marc (BIC USA)" w:date="2014-10-10T11:41:00Z">
            <w:r w:rsidDel="005B2E59">
              <w:rPr>
                <w:noProof/>
                <w:webHidden/>
              </w:rPr>
              <w:delText>81</w:delText>
            </w:r>
          </w:del>
        </w:p>
        <w:p w:rsidR="0028723B" w:rsidDel="00592A71" w:rsidRDefault="0028723B">
          <w:pPr>
            <w:pStyle w:val="TOC2"/>
            <w:rPr>
              <w:del w:id="2904" w:author="Sammartano, Marc (BIC USA)" w:date="2014-10-10T17:43:00Z"/>
              <w:rFonts w:eastAsiaTheme="minorEastAsia"/>
              <w:noProof/>
            </w:rPr>
          </w:pPr>
          <w:del w:id="2905" w:author="Sammartano, Marc (BIC USA)" w:date="2014-10-10T17:43:00Z">
            <w:r w:rsidRPr="00592A71" w:rsidDel="00592A71">
              <w:rPr>
                <w:noProof/>
              </w:rPr>
              <w:delText>File.type &lt;type_nvar&gt;, &lt;path_sexp&gt;</w:delText>
            </w:r>
            <w:r w:rsidDel="00592A71">
              <w:rPr>
                <w:noProof/>
                <w:webHidden/>
              </w:rPr>
              <w:tab/>
            </w:r>
          </w:del>
          <w:del w:id="2906" w:author="Sammartano, Marc (BIC USA)" w:date="2014-10-10T11:41:00Z">
            <w:r w:rsidDel="005B2E59">
              <w:rPr>
                <w:noProof/>
                <w:webHidden/>
              </w:rPr>
              <w:delText>81</w:delText>
            </w:r>
          </w:del>
        </w:p>
        <w:p w:rsidR="0028723B" w:rsidDel="00592A71" w:rsidRDefault="0028723B">
          <w:pPr>
            <w:pStyle w:val="TOC1"/>
            <w:tabs>
              <w:tab w:val="right" w:leader="dot" w:pos="9350"/>
            </w:tabs>
            <w:rPr>
              <w:del w:id="2907" w:author="Sammartano, Marc (BIC USA)" w:date="2014-10-10T17:43:00Z"/>
              <w:rFonts w:eastAsiaTheme="minorEastAsia"/>
              <w:noProof/>
            </w:rPr>
          </w:pPr>
          <w:del w:id="2908" w:author="Sammartano, Marc (BIC USA)" w:date="2014-10-10T17:43:00Z">
            <w:r w:rsidRPr="00592A71" w:rsidDel="00592A71">
              <w:rPr>
                <w:noProof/>
              </w:rPr>
              <w:delText>Text File I/O</w:delText>
            </w:r>
            <w:r w:rsidDel="00592A71">
              <w:rPr>
                <w:noProof/>
                <w:webHidden/>
              </w:rPr>
              <w:tab/>
            </w:r>
          </w:del>
          <w:del w:id="2909" w:author="Sammartano, Marc (BIC USA)" w:date="2014-10-10T11:41:00Z">
            <w:r w:rsidDel="005B2E59">
              <w:rPr>
                <w:noProof/>
                <w:webHidden/>
              </w:rPr>
              <w:delText>82</w:delText>
            </w:r>
          </w:del>
        </w:p>
        <w:p w:rsidR="0028723B" w:rsidDel="00592A71" w:rsidRDefault="0028723B">
          <w:pPr>
            <w:pStyle w:val="TOC2"/>
            <w:rPr>
              <w:del w:id="2910" w:author="Sammartano, Marc (BIC USA)" w:date="2014-10-10T17:43:00Z"/>
              <w:rFonts w:eastAsiaTheme="minorEastAsia"/>
              <w:noProof/>
            </w:rPr>
          </w:pPr>
          <w:del w:id="2911" w:author="Sammartano, Marc (BIC USA)" w:date="2014-10-10T17:43:00Z">
            <w:r w:rsidRPr="00592A71" w:rsidDel="00592A71">
              <w:rPr>
                <w:noProof/>
              </w:rPr>
              <w:delText>Text.open {r|w|a}, &lt;file_table_nvar&gt;, &lt;path_sexp&gt;</w:delText>
            </w:r>
            <w:r w:rsidDel="00592A71">
              <w:rPr>
                <w:noProof/>
                <w:webHidden/>
              </w:rPr>
              <w:tab/>
            </w:r>
          </w:del>
          <w:del w:id="2912" w:author="Sammartano, Marc (BIC USA)" w:date="2014-10-10T11:41:00Z">
            <w:r w:rsidDel="005B2E59">
              <w:rPr>
                <w:noProof/>
                <w:webHidden/>
              </w:rPr>
              <w:delText>82</w:delText>
            </w:r>
          </w:del>
        </w:p>
        <w:p w:rsidR="0028723B" w:rsidDel="00592A71" w:rsidRDefault="0028723B">
          <w:pPr>
            <w:pStyle w:val="TOC2"/>
            <w:rPr>
              <w:del w:id="2913" w:author="Sammartano, Marc (BIC USA)" w:date="2014-10-10T17:43:00Z"/>
              <w:rFonts w:eastAsiaTheme="minorEastAsia"/>
              <w:noProof/>
            </w:rPr>
          </w:pPr>
          <w:del w:id="2914" w:author="Sammartano, Marc (BIC USA)" w:date="2014-10-10T17:43:00Z">
            <w:r w:rsidRPr="00592A71" w:rsidDel="00592A71">
              <w:rPr>
                <w:noProof/>
              </w:rPr>
              <w:delText>Text.close &lt;file_table_nvar&gt;</w:delText>
            </w:r>
            <w:r w:rsidDel="00592A71">
              <w:rPr>
                <w:noProof/>
                <w:webHidden/>
              </w:rPr>
              <w:tab/>
            </w:r>
          </w:del>
          <w:del w:id="2915" w:author="Sammartano, Marc (BIC USA)" w:date="2014-10-10T11:41:00Z">
            <w:r w:rsidDel="005B2E59">
              <w:rPr>
                <w:noProof/>
                <w:webHidden/>
              </w:rPr>
              <w:delText>82</w:delText>
            </w:r>
          </w:del>
        </w:p>
        <w:p w:rsidR="0028723B" w:rsidDel="00592A71" w:rsidRDefault="0028723B">
          <w:pPr>
            <w:pStyle w:val="TOC2"/>
            <w:rPr>
              <w:del w:id="2916" w:author="Sammartano, Marc (BIC USA)" w:date="2014-10-10T17:43:00Z"/>
              <w:rFonts w:eastAsiaTheme="minorEastAsia"/>
              <w:noProof/>
            </w:rPr>
          </w:pPr>
          <w:del w:id="2917" w:author="Sammartano, Marc (BIC USA)" w:date="2014-10-10T17:43:00Z">
            <w:r w:rsidRPr="00592A71" w:rsidDel="00592A71">
              <w:rPr>
                <w:noProof/>
              </w:rPr>
              <w:delText>Text.readln &lt;file_table_nvar&gt;, &lt;line_svar&gt;</w:delText>
            </w:r>
            <w:r w:rsidDel="00592A71">
              <w:rPr>
                <w:noProof/>
                <w:webHidden/>
              </w:rPr>
              <w:tab/>
            </w:r>
          </w:del>
          <w:del w:id="2918" w:author="Sammartano, Marc (BIC USA)" w:date="2014-10-10T11:41:00Z">
            <w:r w:rsidDel="005B2E59">
              <w:rPr>
                <w:noProof/>
                <w:webHidden/>
              </w:rPr>
              <w:delText>82</w:delText>
            </w:r>
          </w:del>
        </w:p>
        <w:p w:rsidR="0028723B" w:rsidDel="00592A71" w:rsidRDefault="0028723B">
          <w:pPr>
            <w:pStyle w:val="TOC2"/>
            <w:rPr>
              <w:del w:id="2919" w:author="Sammartano, Marc (BIC USA)" w:date="2014-10-10T17:43:00Z"/>
              <w:rFonts w:eastAsiaTheme="minorEastAsia"/>
              <w:noProof/>
            </w:rPr>
          </w:pPr>
          <w:del w:id="2920" w:author="Sammartano, Marc (BIC USA)" w:date="2014-10-10T17:43:00Z">
            <w:r w:rsidRPr="00592A71" w:rsidDel="00592A71">
              <w:rPr>
                <w:noProof/>
              </w:rPr>
              <w:delText>Text.writeln &lt;file_table_nexp&gt;, &lt;parms same as print&gt;</w:delText>
            </w:r>
            <w:r w:rsidDel="00592A71">
              <w:rPr>
                <w:noProof/>
                <w:webHidden/>
              </w:rPr>
              <w:tab/>
            </w:r>
          </w:del>
          <w:del w:id="2921" w:author="Sammartano, Marc (BIC USA)" w:date="2014-10-10T11:41:00Z">
            <w:r w:rsidDel="005B2E59">
              <w:rPr>
                <w:noProof/>
                <w:webHidden/>
              </w:rPr>
              <w:delText>83</w:delText>
            </w:r>
          </w:del>
        </w:p>
        <w:p w:rsidR="0028723B" w:rsidDel="00592A71" w:rsidRDefault="0028723B">
          <w:pPr>
            <w:pStyle w:val="TOC2"/>
            <w:rPr>
              <w:del w:id="2922" w:author="Sammartano, Marc (BIC USA)" w:date="2014-10-10T17:43:00Z"/>
              <w:rFonts w:eastAsiaTheme="minorEastAsia"/>
              <w:noProof/>
            </w:rPr>
          </w:pPr>
          <w:del w:id="2923" w:author="Sammartano, Marc (BIC USA)" w:date="2014-10-10T17:43:00Z">
            <w:r w:rsidRPr="00592A71" w:rsidDel="00592A71">
              <w:rPr>
                <w:noProof/>
              </w:rPr>
              <w:delText>Text.position.get  &lt;file_table_nvar&gt;, &lt;position_nvar&gt;</w:delText>
            </w:r>
            <w:r w:rsidDel="00592A71">
              <w:rPr>
                <w:noProof/>
                <w:webHidden/>
              </w:rPr>
              <w:tab/>
            </w:r>
          </w:del>
          <w:del w:id="2924" w:author="Sammartano, Marc (BIC USA)" w:date="2014-10-10T11:41:00Z">
            <w:r w:rsidDel="005B2E59">
              <w:rPr>
                <w:noProof/>
                <w:webHidden/>
              </w:rPr>
              <w:delText>83</w:delText>
            </w:r>
          </w:del>
        </w:p>
        <w:p w:rsidR="0028723B" w:rsidDel="00592A71" w:rsidRDefault="0028723B">
          <w:pPr>
            <w:pStyle w:val="TOC2"/>
            <w:rPr>
              <w:del w:id="2925" w:author="Sammartano, Marc (BIC USA)" w:date="2014-10-10T17:43:00Z"/>
              <w:rFonts w:eastAsiaTheme="minorEastAsia"/>
              <w:noProof/>
            </w:rPr>
          </w:pPr>
          <w:del w:id="2926" w:author="Sammartano, Marc (BIC USA)" w:date="2014-10-10T17:43:00Z">
            <w:r w:rsidRPr="00592A71" w:rsidDel="00592A71">
              <w:rPr>
                <w:noProof/>
              </w:rPr>
              <w:delText>Text.position.set &lt;file_table_nvar&gt;, &lt;position_nexp&gt;</w:delText>
            </w:r>
            <w:r w:rsidDel="00592A71">
              <w:rPr>
                <w:noProof/>
                <w:webHidden/>
              </w:rPr>
              <w:tab/>
            </w:r>
          </w:del>
          <w:del w:id="2927" w:author="Sammartano, Marc (BIC USA)" w:date="2014-10-10T11:41:00Z">
            <w:r w:rsidDel="005B2E59">
              <w:rPr>
                <w:noProof/>
                <w:webHidden/>
              </w:rPr>
              <w:delText>83</w:delText>
            </w:r>
          </w:del>
        </w:p>
        <w:p w:rsidR="0028723B" w:rsidDel="00592A71" w:rsidRDefault="0028723B">
          <w:pPr>
            <w:pStyle w:val="TOC2"/>
            <w:rPr>
              <w:del w:id="2928" w:author="Sammartano, Marc (BIC USA)" w:date="2014-10-10T17:43:00Z"/>
              <w:rFonts w:eastAsiaTheme="minorEastAsia"/>
              <w:noProof/>
            </w:rPr>
          </w:pPr>
          <w:del w:id="2929" w:author="Sammartano, Marc (BIC USA)" w:date="2014-10-10T17:43:00Z">
            <w:r w:rsidRPr="00592A71" w:rsidDel="00592A71">
              <w:rPr>
                <w:noProof/>
              </w:rPr>
              <w:delText>GrabURL &lt;result_svar&gt;, &lt;url_sexp&gt;{, &lt;timeout_nexp&gt;}</w:delText>
            </w:r>
            <w:r w:rsidDel="00592A71">
              <w:rPr>
                <w:noProof/>
                <w:webHidden/>
              </w:rPr>
              <w:tab/>
            </w:r>
          </w:del>
          <w:del w:id="2930" w:author="Sammartano, Marc (BIC USA)" w:date="2014-10-10T11:41:00Z">
            <w:r w:rsidDel="005B2E59">
              <w:rPr>
                <w:noProof/>
                <w:webHidden/>
              </w:rPr>
              <w:delText>83</w:delText>
            </w:r>
          </w:del>
        </w:p>
        <w:p w:rsidR="0028723B" w:rsidDel="00592A71" w:rsidRDefault="0028723B">
          <w:pPr>
            <w:pStyle w:val="TOC2"/>
            <w:rPr>
              <w:del w:id="2931" w:author="Sammartano, Marc (BIC USA)" w:date="2014-10-10T17:43:00Z"/>
              <w:rFonts w:eastAsiaTheme="minorEastAsia"/>
              <w:noProof/>
            </w:rPr>
          </w:pPr>
          <w:del w:id="2932" w:author="Sammartano, Marc (BIC USA)" w:date="2014-10-10T17:43:00Z">
            <w:r w:rsidRPr="00592A71" w:rsidDel="00592A71">
              <w:rPr>
                <w:noProof/>
              </w:rPr>
              <w:delText>GrabFile &lt;result_svar&gt;, &lt;path_sexp&gt;{, &lt;unicode_flag_lexp&gt;}</w:delText>
            </w:r>
            <w:r w:rsidDel="00592A71">
              <w:rPr>
                <w:noProof/>
                <w:webHidden/>
              </w:rPr>
              <w:tab/>
            </w:r>
          </w:del>
          <w:del w:id="2933" w:author="Sammartano, Marc (BIC USA)" w:date="2014-10-10T11:41:00Z">
            <w:r w:rsidDel="005B2E59">
              <w:rPr>
                <w:noProof/>
                <w:webHidden/>
              </w:rPr>
              <w:delText>84</w:delText>
            </w:r>
          </w:del>
        </w:p>
        <w:p w:rsidR="0028723B" w:rsidDel="00592A71" w:rsidRDefault="0028723B">
          <w:pPr>
            <w:pStyle w:val="TOC1"/>
            <w:tabs>
              <w:tab w:val="right" w:leader="dot" w:pos="9350"/>
            </w:tabs>
            <w:rPr>
              <w:del w:id="2934" w:author="Sammartano, Marc (BIC USA)" w:date="2014-10-10T17:43:00Z"/>
              <w:rFonts w:eastAsiaTheme="minorEastAsia"/>
              <w:noProof/>
            </w:rPr>
          </w:pPr>
          <w:del w:id="2935" w:author="Sammartano, Marc (BIC USA)" w:date="2014-10-10T17:43:00Z">
            <w:r w:rsidRPr="00592A71" w:rsidDel="00592A71">
              <w:rPr>
                <w:noProof/>
              </w:rPr>
              <w:delText>Byte File I/O</w:delText>
            </w:r>
            <w:r w:rsidDel="00592A71">
              <w:rPr>
                <w:noProof/>
                <w:webHidden/>
              </w:rPr>
              <w:tab/>
            </w:r>
          </w:del>
          <w:del w:id="2936" w:author="Sammartano, Marc (BIC USA)" w:date="2014-10-10T11:41:00Z">
            <w:r w:rsidDel="005B2E59">
              <w:rPr>
                <w:noProof/>
                <w:webHidden/>
              </w:rPr>
              <w:delText>84</w:delText>
            </w:r>
          </w:del>
        </w:p>
        <w:p w:rsidR="0028723B" w:rsidDel="00592A71" w:rsidRDefault="0028723B">
          <w:pPr>
            <w:pStyle w:val="TOC2"/>
            <w:rPr>
              <w:del w:id="2937" w:author="Sammartano, Marc (BIC USA)" w:date="2014-10-10T17:43:00Z"/>
              <w:rFonts w:eastAsiaTheme="minorEastAsia"/>
              <w:noProof/>
            </w:rPr>
          </w:pPr>
          <w:del w:id="2938" w:author="Sammartano, Marc (BIC USA)" w:date="2014-10-10T17:43:00Z">
            <w:r w:rsidRPr="00592A71" w:rsidDel="00592A71">
              <w:rPr>
                <w:noProof/>
              </w:rPr>
              <w:delText>Byte.open {r|w|a}, &lt;file_table_nvar&gt;, &lt;path_sexp&gt;</w:delText>
            </w:r>
            <w:r w:rsidDel="00592A71">
              <w:rPr>
                <w:noProof/>
                <w:webHidden/>
              </w:rPr>
              <w:tab/>
            </w:r>
          </w:del>
          <w:del w:id="2939" w:author="Sammartano, Marc (BIC USA)" w:date="2014-10-10T11:41:00Z">
            <w:r w:rsidDel="005B2E59">
              <w:rPr>
                <w:noProof/>
                <w:webHidden/>
              </w:rPr>
              <w:delText>84</w:delText>
            </w:r>
          </w:del>
        </w:p>
        <w:p w:rsidR="0028723B" w:rsidDel="00592A71" w:rsidRDefault="0028723B">
          <w:pPr>
            <w:pStyle w:val="TOC2"/>
            <w:rPr>
              <w:del w:id="2940" w:author="Sammartano, Marc (BIC USA)" w:date="2014-10-10T17:43:00Z"/>
              <w:rFonts w:eastAsiaTheme="minorEastAsia"/>
              <w:noProof/>
            </w:rPr>
          </w:pPr>
          <w:del w:id="2941" w:author="Sammartano, Marc (BIC USA)" w:date="2014-10-10T17:43:00Z">
            <w:r w:rsidRPr="00592A71" w:rsidDel="00592A71">
              <w:rPr>
                <w:noProof/>
              </w:rPr>
              <w:delText>Byte.close &lt;file_table_nvar&gt;</w:delText>
            </w:r>
            <w:r w:rsidDel="00592A71">
              <w:rPr>
                <w:noProof/>
                <w:webHidden/>
              </w:rPr>
              <w:tab/>
            </w:r>
          </w:del>
          <w:del w:id="2942" w:author="Sammartano, Marc (BIC USA)" w:date="2014-10-10T11:41:00Z">
            <w:r w:rsidDel="005B2E59">
              <w:rPr>
                <w:noProof/>
                <w:webHidden/>
              </w:rPr>
              <w:delText>84</w:delText>
            </w:r>
          </w:del>
        </w:p>
        <w:p w:rsidR="0028723B" w:rsidDel="00592A71" w:rsidRDefault="0028723B">
          <w:pPr>
            <w:pStyle w:val="TOC2"/>
            <w:rPr>
              <w:del w:id="2943" w:author="Sammartano, Marc (BIC USA)" w:date="2014-10-10T17:43:00Z"/>
              <w:rFonts w:eastAsiaTheme="minorEastAsia"/>
              <w:noProof/>
            </w:rPr>
          </w:pPr>
          <w:del w:id="2944" w:author="Sammartano, Marc (BIC USA)" w:date="2014-10-10T17:43:00Z">
            <w:r w:rsidRPr="00592A71" w:rsidDel="00592A71">
              <w:rPr>
                <w:noProof/>
              </w:rPr>
              <w:delText>Byte.read.byte &lt;file_table_nvar&gt;, &lt;byte_nvar&gt;</w:delText>
            </w:r>
            <w:r w:rsidDel="00592A71">
              <w:rPr>
                <w:noProof/>
                <w:webHidden/>
              </w:rPr>
              <w:tab/>
            </w:r>
          </w:del>
          <w:del w:id="2945" w:author="Sammartano, Marc (BIC USA)" w:date="2014-10-10T11:41:00Z">
            <w:r w:rsidDel="005B2E59">
              <w:rPr>
                <w:noProof/>
                <w:webHidden/>
              </w:rPr>
              <w:delText>84</w:delText>
            </w:r>
          </w:del>
        </w:p>
        <w:p w:rsidR="0028723B" w:rsidDel="00592A71" w:rsidRDefault="0028723B">
          <w:pPr>
            <w:pStyle w:val="TOC2"/>
            <w:rPr>
              <w:del w:id="2946" w:author="Sammartano, Marc (BIC USA)" w:date="2014-10-10T17:43:00Z"/>
              <w:rFonts w:eastAsiaTheme="minorEastAsia"/>
              <w:noProof/>
            </w:rPr>
          </w:pPr>
          <w:del w:id="2947" w:author="Sammartano, Marc (BIC USA)" w:date="2014-10-10T17:43:00Z">
            <w:r w:rsidRPr="00592A71" w:rsidDel="00592A71">
              <w:rPr>
                <w:noProof/>
              </w:rPr>
              <w:delText>Byte.write.byte &lt;file_table_nvar&gt;, &lt;byte_nexp&gt;|&lt;sexp&gt;</w:delText>
            </w:r>
            <w:r w:rsidDel="00592A71">
              <w:rPr>
                <w:noProof/>
                <w:webHidden/>
              </w:rPr>
              <w:tab/>
            </w:r>
          </w:del>
          <w:del w:id="2948" w:author="Sammartano, Marc (BIC USA)" w:date="2014-10-10T11:41:00Z">
            <w:r w:rsidDel="005B2E59">
              <w:rPr>
                <w:noProof/>
                <w:webHidden/>
              </w:rPr>
              <w:delText>85</w:delText>
            </w:r>
          </w:del>
        </w:p>
        <w:p w:rsidR="0028723B" w:rsidDel="00592A71" w:rsidRDefault="0028723B">
          <w:pPr>
            <w:pStyle w:val="TOC2"/>
            <w:rPr>
              <w:del w:id="2949" w:author="Sammartano, Marc (BIC USA)" w:date="2014-10-10T17:43:00Z"/>
              <w:rFonts w:eastAsiaTheme="minorEastAsia"/>
              <w:noProof/>
            </w:rPr>
          </w:pPr>
          <w:del w:id="2950" w:author="Sammartano, Marc (BIC USA)" w:date="2014-10-10T17:43:00Z">
            <w:r w:rsidRPr="00592A71" w:rsidDel="00592A71">
              <w:rPr>
                <w:noProof/>
              </w:rPr>
              <w:delText>Byte.read.buffer &lt;file_table_nvar&gt;, &lt;count_nexp&gt;, &lt;buffer_svar&gt;</w:delText>
            </w:r>
            <w:r w:rsidDel="00592A71">
              <w:rPr>
                <w:noProof/>
                <w:webHidden/>
              </w:rPr>
              <w:tab/>
            </w:r>
          </w:del>
          <w:del w:id="2951" w:author="Sammartano, Marc (BIC USA)" w:date="2014-10-10T11:41:00Z">
            <w:r w:rsidDel="005B2E59">
              <w:rPr>
                <w:noProof/>
                <w:webHidden/>
              </w:rPr>
              <w:delText>85</w:delText>
            </w:r>
          </w:del>
        </w:p>
        <w:p w:rsidR="0028723B" w:rsidDel="00592A71" w:rsidRDefault="0028723B">
          <w:pPr>
            <w:pStyle w:val="TOC2"/>
            <w:rPr>
              <w:del w:id="2952" w:author="Sammartano, Marc (BIC USA)" w:date="2014-10-10T17:43:00Z"/>
              <w:rFonts w:eastAsiaTheme="minorEastAsia"/>
              <w:noProof/>
            </w:rPr>
          </w:pPr>
          <w:del w:id="2953" w:author="Sammartano, Marc (BIC USA)" w:date="2014-10-10T17:43:00Z">
            <w:r w:rsidRPr="00592A71" w:rsidDel="00592A71">
              <w:rPr>
                <w:noProof/>
              </w:rPr>
              <w:delText>Byte.write.buffer &lt;file_table_nvar&gt;, &lt;sexp&gt;</w:delText>
            </w:r>
            <w:r w:rsidDel="00592A71">
              <w:rPr>
                <w:noProof/>
                <w:webHidden/>
              </w:rPr>
              <w:tab/>
            </w:r>
          </w:del>
          <w:del w:id="2954" w:author="Sammartano, Marc (BIC USA)" w:date="2014-10-10T11:41:00Z">
            <w:r w:rsidDel="005B2E59">
              <w:rPr>
                <w:noProof/>
                <w:webHidden/>
              </w:rPr>
              <w:delText>85</w:delText>
            </w:r>
          </w:del>
        </w:p>
        <w:p w:rsidR="0028723B" w:rsidDel="00592A71" w:rsidRDefault="0028723B">
          <w:pPr>
            <w:pStyle w:val="TOC2"/>
            <w:rPr>
              <w:del w:id="2955" w:author="Sammartano, Marc (BIC USA)" w:date="2014-10-10T17:43:00Z"/>
              <w:rFonts w:eastAsiaTheme="minorEastAsia"/>
              <w:noProof/>
            </w:rPr>
          </w:pPr>
          <w:del w:id="2956" w:author="Sammartano, Marc (BIC USA)" w:date="2014-10-10T17:43:00Z">
            <w:r w:rsidRPr="00592A71" w:rsidDel="00592A71">
              <w:rPr>
                <w:noProof/>
              </w:rPr>
              <w:delText>Byte.position.get  &lt;file_table_nvar&gt;, &lt;position_nvar&gt;</w:delText>
            </w:r>
            <w:r w:rsidDel="00592A71">
              <w:rPr>
                <w:noProof/>
                <w:webHidden/>
              </w:rPr>
              <w:tab/>
            </w:r>
          </w:del>
          <w:del w:id="2957" w:author="Sammartano, Marc (BIC USA)" w:date="2014-10-10T11:41:00Z">
            <w:r w:rsidDel="005B2E59">
              <w:rPr>
                <w:noProof/>
                <w:webHidden/>
              </w:rPr>
              <w:delText>85</w:delText>
            </w:r>
          </w:del>
        </w:p>
        <w:p w:rsidR="0028723B" w:rsidDel="00592A71" w:rsidRDefault="0028723B">
          <w:pPr>
            <w:pStyle w:val="TOC2"/>
            <w:rPr>
              <w:del w:id="2958" w:author="Sammartano, Marc (BIC USA)" w:date="2014-10-10T17:43:00Z"/>
              <w:rFonts w:eastAsiaTheme="minorEastAsia"/>
              <w:noProof/>
            </w:rPr>
          </w:pPr>
          <w:del w:id="2959" w:author="Sammartano, Marc (BIC USA)" w:date="2014-10-10T17:43:00Z">
            <w:r w:rsidRPr="00592A71" w:rsidDel="00592A71">
              <w:rPr>
                <w:noProof/>
              </w:rPr>
              <w:delText>Byte.position.set &lt;file_table_nvar&gt;, &lt;position_nexp&gt;</w:delText>
            </w:r>
            <w:r w:rsidDel="00592A71">
              <w:rPr>
                <w:noProof/>
                <w:webHidden/>
              </w:rPr>
              <w:tab/>
            </w:r>
          </w:del>
          <w:del w:id="2960" w:author="Sammartano, Marc (BIC USA)" w:date="2014-10-10T11:41:00Z">
            <w:r w:rsidDel="005B2E59">
              <w:rPr>
                <w:noProof/>
                <w:webHidden/>
              </w:rPr>
              <w:delText>85</w:delText>
            </w:r>
          </w:del>
        </w:p>
        <w:p w:rsidR="0028723B" w:rsidDel="00592A71" w:rsidRDefault="0028723B">
          <w:pPr>
            <w:pStyle w:val="TOC2"/>
            <w:rPr>
              <w:del w:id="2961" w:author="Sammartano, Marc (BIC USA)" w:date="2014-10-10T17:43:00Z"/>
              <w:rFonts w:eastAsiaTheme="minorEastAsia"/>
              <w:noProof/>
            </w:rPr>
          </w:pPr>
          <w:del w:id="2962" w:author="Sammartano, Marc (BIC USA)" w:date="2014-10-10T17:43:00Z">
            <w:r w:rsidRPr="00592A71" w:rsidDel="00592A71">
              <w:rPr>
                <w:noProof/>
              </w:rPr>
              <w:delText>Byte.copy &lt;file_table_nvar&gt;,&lt;output_file_svar&gt;</w:delText>
            </w:r>
            <w:r w:rsidDel="00592A71">
              <w:rPr>
                <w:noProof/>
                <w:webHidden/>
              </w:rPr>
              <w:tab/>
            </w:r>
          </w:del>
          <w:del w:id="2963" w:author="Sammartano, Marc (BIC USA)" w:date="2014-10-10T11:41:00Z">
            <w:r w:rsidDel="005B2E59">
              <w:rPr>
                <w:noProof/>
                <w:webHidden/>
              </w:rPr>
              <w:delText>85</w:delText>
            </w:r>
          </w:del>
        </w:p>
        <w:p w:rsidR="0028723B" w:rsidDel="00592A71" w:rsidRDefault="0028723B">
          <w:pPr>
            <w:pStyle w:val="TOC1"/>
            <w:tabs>
              <w:tab w:val="right" w:leader="dot" w:pos="9350"/>
            </w:tabs>
            <w:rPr>
              <w:del w:id="2964" w:author="Sammartano, Marc (BIC USA)" w:date="2014-10-10T17:43:00Z"/>
              <w:rFonts w:eastAsiaTheme="minorEastAsia"/>
              <w:noProof/>
            </w:rPr>
          </w:pPr>
          <w:del w:id="2965" w:author="Sammartano, Marc (BIC USA)" w:date="2014-10-10T17:43:00Z">
            <w:r w:rsidRPr="00592A71" w:rsidDel="00592A71">
              <w:rPr>
                <w:noProof/>
              </w:rPr>
              <w:delText>HTML</w:delText>
            </w:r>
            <w:r w:rsidDel="00592A71">
              <w:rPr>
                <w:noProof/>
                <w:webHidden/>
              </w:rPr>
              <w:tab/>
            </w:r>
          </w:del>
          <w:del w:id="2966" w:author="Sammartano, Marc (BIC USA)" w:date="2014-10-10T11:41:00Z">
            <w:r w:rsidDel="005B2E59">
              <w:rPr>
                <w:noProof/>
                <w:webHidden/>
              </w:rPr>
              <w:delText>86</w:delText>
            </w:r>
          </w:del>
        </w:p>
        <w:p w:rsidR="0028723B" w:rsidDel="00592A71" w:rsidRDefault="0028723B">
          <w:pPr>
            <w:pStyle w:val="TOC2"/>
            <w:rPr>
              <w:del w:id="2967" w:author="Sammartano, Marc (BIC USA)" w:date="2014-10-10T17:43:00Z"/>
              <w:rFonts w:eastAsiaTheme="minorEastAsia"/>
              <w:noProof/>
            </w:rPr>
          </w:pPr>
          <w:del w:id="2968" w:author="Sammartano, Marc (BIC USA)" w:date="2014-10-10T17:43:00Z">
            <w:r w:rsidRPr="00592A71" w:rsidDel="00592A71">
              <w:rPr>
                <w:noProof/>
              </w:rPr>
              <w:delText>Introduction</w:delText>
            </w:r>
            <w:r w:rsidDel="00592A71">
              <w:rPr>
                <w:noProof/>
                <w:webHidden/>
              </w:rPr>
              <w:tab/>
            </w:r>
          </w:del>
          <w:del w:id="2969" w:author="Sammartano, Marc (BIC USA)" w:date="2014-10-10T11:41:00Z">
            <w:r w:rsidDel="005B2E59">
              <w:rPr>
                <w:noProof/>
                <w:webHidden/>
              </w:rPr>
              <w:delText>86</w:delText>
            </w:r>
          </w:del>
        </w:p>
        <w:p w:rsidR="0028723B" w:rsidDel="00592A71" w:rsidRDefault="0028723B">
          <w:pPr>
            <w:pStyle w:val="TOC2"/>
            <w:rPr>
              <w:del w:id="2970" w:author="Sammartano, Marc (BIC USA)" w:date="2014-10-10T17:43:00Z"/>
              <w:rFonts w:eastAsiaTheme="minorEastAsia"/>
              <w:noProof/>
            </w:rPr>
          </w:pPr>
          <w:del w:id="2971" w:author="Sammartano, Marc (BIC USA)" w:date="2014-10-10T17:43:00Z">
            <w:r w:rsidRPr="00592A71" w:rsidDel="00592A71">
              <w:rPr>
                <w:noProof/>
              </w:rPr>
              <w:delText>Commands</w:delText>
            </w:r>
            <w:r w:rsidDel="00592A71">
              <w:rPr>
                <w:noProof/>
                <w:webHidden/>
              </w:rPr>
              <w:tab/>
            </w:r>
          </w:del>
          <w:del w:id="2972" w:author="Sammartano, Marc (BIC USA)" w:date="2014-10-10T11:41:00Z">
            <w:r w:rsidDel="005B2E59">
              <w:rPr>
                <w:noProof/>
                <w:webHidden/>
              </w:rPr>
              <w:delText>86</w:delText>
            </w:r>
          </w:del>
        </w:p>
        <w:p w:rsidR="0028723B" w:rsidDel="00592A71" w:rsidRDefault="0028723B">
          <w:pPr>
            <w:pStyle w:val="TOC3"/>
            <w:rPr>
              <w:del w:id="2973" w:author="Sammartano, Marc (BIC USA)" w:date="2014-10-10T17:43:00Z"/>
              <w:rFonts w:eastAsiaTheme="minorEastAsia"/>
              <w:noProof/>
            </w:rPr>
          </w:pPr>
          <w:del w:id="2974" w:author="Sammartano, Marc (BIC USA)" w:date="2014-10-10T17:43:00Z">
            <w:r w:rsidRPr="00592A71" w:rsidDel="00592A71">
              <w:rPr>
                <w:noProof/>
              </w:rPr>
              <w:delText>Html.open {&lt;ShowStatusBar_lexp&gt; {, &lt;Orientation_nexp&gt;}}</w:delText>
            </w:r>
            <w:r w:rsidDel="00592A71">
              <w:rPr>
                <w:noProof/>
                <w:webHidden/>
              </w:rPr>
              <w:tab/>
            </w:r>
          </w:del>
          <w:del w:id="2975" w:author="Sammartano, Marc (BIC USA)" w:date="2014-10-10T11:41:00Z">
            <w:r w:rsidDel="005B2E59">
              <w:rPr>
                <w:noProof/>
                <w:webHidden/>
              </w:rPr>
              <w:delText>86</w:delText>
            </w:r>
          </w:del>
        </w:p>
        <w:p w:rsidR="0028723B" w:rsidDel="00592A71" w:rsidRDefault="0028723B">
          <w:pPr>
            <w:pStyle w:val="TOC3"/>
            <w:rPr>
              <w:del w:id="2976" w:author="Sammartano, Marc (BIC USA)" w:date="2014-10-10T17:43:00Z"/>
              <w:rFonts w:eastAsiaTheme="minorEastAsia"/>
              <w:noProof/>
            </w:rPr>
          </w:pPr>
          <w:del w:id="2977" w:author="Sammartano, Marc (BIC USA)" w:date="2014-10-10T17:43:00Z">
            <w:r w:rsidRPr="00592A71" w:rsidDel="00592A71">
              <w:rPr>
                <w:noProof/>
              </w:rPr>
              <w:delText>Html.orientation &lt;nexp&gt;</w:delText>
            </w:r>
            <w:r w:rsidDel="00592A71">
              <w:rPr>
                <w:noProof/>
                <w:webHidden/>
              </w:rPr>
              <w:tab/>
            </w:r>
          </w:del>
          <w:del w:id="2978" w:author="Sammartano, Marc (BIC USA)" w:date="2014-10-10T11:41:00Z">
            <w:r w:rsidDel="005B2E59">
              <w:rPr>
                <w:noProof/>
                <w:webHidden/>
              </w:rPr>
              <w:delText>86</w:delText>
            </w:r>
          </w:del>
        </w:p>
        <w:p w:rsidR="0028723B" w:rsidDel="00592A71" w:rsidRDefault="0028723B">
          <w:pPr>
            <w:pStyle w:val="TOC3"/>
            <w:rPr>
              <w:del w:id="2979" w:author="Sammartano, Marc (BIC USA)" w:date="2014-10-10T17:43:00Z"/>
              <w:rFonts w:eastAsiaTheme="minorEastAsia"/>
              <w:noProof/>
            </w:rPr>
          </w:pPr>
          <w:del w:id="2980" w:author="Sammartano, Marc (BIC USA)" w:date="2014-10-10T17:43:00Z">
            <w:r w:rsidRPr="00592A71" w:rsidDel="00592A71">
              <w:rPr>
                <w:noProof/>
              </w:rPr>
              <w:delText>Html.load.url &lt;file_sexp&gt;</w:delText>
            </w:r>
            <w:r w:rsidDel="00592A71">
              <w:rPr>
                <w:noProof/>
                <w:webHidden/>
              </w:rPr>
              <w:tab/>
            </w:r>
          </w:del>
          <w:del w:id="2981" w:author="Sammartano, Marc (BIC USA)" w:date="2014-10-10T11:41:00Z">
            <w:r w:rsidDel="005B2E59">
              <w:rPr>
                <w:noProof/>
                <w:webHidden/>
              </w:rPr>
              <w:delText>87</w:delText>
            </w:r>
          </w:del>
        </w:p>
        <w:p w:rsidR="0028723B" w:rsidDel="00592A71" w:rsidRDefault="0028723B">
          <w:pPr>
            <w:pStyle w:val="TOC3"/>
            <w:rPr>
              <w:del w:id="2982" w:author="Sammartano, Marc (BIC USA)" w:date="2014-10-10T17:43:00Z"/>
              <w:rFonts w:eastAsiaTheme="minorEastAsia"/>
              <w:noProof/>
            </w:rPr>
          </w:pPr>
          <w:del w:id="2983" w:author="Sammartano, Marc (BIC USA)" w:date="2014-10-10T17:43:00Z">
            <w:r w:rsidRPr="00592A71" w:rsidDel="00592A71">
              <w:rPr>
                <w:noProof/>
              </w:rPr>
              <w:delText>Html.load.string &lt;html_sexp&gt;</w:delText>
            </w:r>
            <w:r w:rsidDel="00592A71">
              <w:rPr>
                <w:noProof/>
                <w:webHidden/>
              </w:rPr>
              <w:tab/>
            </w:r>
          </w:del>
          <w:del w:id="2984" w:author="Sammartano, Marc (BIC USA)" w:date="2014-10-10T11:41:00Z">
            <w:r w:rsidDel="005B2E59">
              <w:rPr>
                <w:noProof/>
                <w:webHidden/>
              </w:rPr>
              <w:delText>87</w:delText>
            </w:r>
          </w:del>
        </w:p>
        <w:p w:rsidR="0028723B" w:rsidDel="00592A71" w:rsidRDefault="0028723B">
          <w:pPr>
            <w:pStyle w:val="TOC3"/>
            <w:rPr>
              <w:del w:id="2985" w:author="Sammartano, Marc (BIC USA)" w:date="2014-10-10T17:43:00Z"/>
              <w:rFonts w:eastAsiaTheme="minorEastAsia"/>
              <w:noProof/>
            </w:rPr>
          </w:pPr>
          <w:del w:id="2986" w:author="Sammartano, Marc (BIC USA)" w:date="2014-10-10T17:43:00Z">
            <w:r w:rsidRPr="00592A71" w:rsidDel="00592A71">
              <w:rPr>
                <w:noProof/>
              </w:rPr>
              <w:delText>Html.post &lt;url_sexp&gt;, &lt;list_nexp&gt;</w:delText>
            </w:r>
            <w:r w:rsidDel="00592A71">
              <w:rPr>
                <w:noProof/>
                <w:webHidden/>
              </w:rPr>
              <w:tab/>
            </w:r>
          </w:del>
          <w:del w:id="2987" w:author="Sammartano, Marc (BIC USA)" w:date="2014-10-10T11:41:00Z">
            <w:r w:rsidDel="005B2E59">
              <w:rPr>
                <w:noProof/>
                <w:webHidden/>
              </w:rPr>
              <w:delText>87</w:delText>
            </w:r>
          </w:del>
        </w:p>
        <w:p w:rsidR="0028723B" w:rsidDel="00592A71" w:rsidRDefault="0028723B">
          <w:pPr>
            <w:pStyle w:val="TOC3"/>
            <w:rPr>
              <w:del w:id="2988" w:author="Sammartano, Marc (BIC USA)" w:date="2014-10-10T17:43:00Z"/>
              <w:rFonts w:eastAsiaTheme="minorEastAsia"/>
              <w:noProof/>
            </w:rPr>
          </w:pPr>
          <w:del w:id="2989" w:author="Sammartano, Marc (BIC USA)" w:date="2014-10-10T17:43:00Z">
            <w:r w:rsidRPr="00592A71" w:rsidDel="00592A71">
              <w:rPr>
                <w:noProof/>
              </w:rPr>
              <w:delText>Html.get.datalink &lt;data_svar&gt;</w:delText>
            </w:r>
            <w:r w:rsidDel="00592A71">
              <w:rPr>
                <w:noProof/>
                <w:webHidden/>
              </w:rPr>
              <w:tab/>
            </w:r>
          </w:del>
          <w:del w:id="2990" w:author="Sammartano, Marc (BIC USA)" w:date="2014-10-10T11:41:00Z">
            <w:r w:rsidDel="005B2E59">
              <w:rPr>
                <w:noProof/>
                <w:webHidden/>
              </w:rPr>
              <w:delText>87</w:delText>
            </w:r>
          </w:del>
        </w:p>
        <w:p w:rsidR="0028723B" w:rsidDel="00592A71" w:rsidRDefault="0028723B">
          <w:pPr>
            <w:pStyle w:val="TOC3"/>
            <w:rPr>
              <w:del w:id="2991" w:author="Sammartano, Marc (BIC USA)" w:date="2014-10-10T17:43:00Z"/>
              <w:rFonts w:eastAsiaTheme="minorEastAsia"/>
              <w:noProof/>
            </w:rPr>
          </w:pPr>
          <w:del w:id="2992" w:author="Sammartano, Marc (BIC USA)" w:date="2014-10-10T17:43:00Z">
            <w:r w:rsidRPr="00592A71" w:rsidDel="00592A71">
              <w:rPr>
                <w:noProof/>
              </w:rPr>
              <w:delText>Html.go.back</w:delText>
            </w:r>
            <w:r w:rsidDel="00592A71">
              <w:rPr>
                <w:noProof/>
                <w:webHidden/>
              </w:rPr>
              <w:tab/>
            </w:r>
          </w:del>
          <w:del w:id="2993" w:author="Sammartano, Marc (BIC USA)" w:date="2014-10-10T11:41:00Z">
            <w:r w:rsidDel="005B2E59">
              <w:rPr>
                <w:noProof/>
                <w:webHidden/>
              </w:rPr>
              <w:delText>88</w:delText>
            </w:r>
          </w:del>
        </w:p>
        <w:p w:rsidR="0028723B" w:rsidDel="00592A71" w:rsidRDefault="0028723B">
          <w:pPr>
            <w:pStyle w:val="TOC3"/>
            <w:rPr>
              <w:del w:id="2994" w:author="Sammartano, Marc (BIC USA)" w:date="2014-10-10T17:43:00Z"/>
              <w:rFonts w:eastAsiaTheme="minorEastAsia"/>
              <w:noProof/>
            </w:rPr>
          </w:pPr>
          <w:del w:id="2995" w:author="Sammartano, Marc (BIC USA)" w:date="2014-10-10T17:43:00Z">
            <w:r w:rsidRPr="00592A71" w:rsidDel="00592A71">
              <w:rPr>
                <w:noProof/>
              </w:rPr>
              <w:delText>Html.go.forward</w:delText>
            </w:r>
            <w:r w:rsidDel="00592A71">
              <w:rPr>
                <w:noProof/>
                <w:webHidden/>
              </w:rPr>
              <w:tab/>
            </w:r>
          </w:del>
          <w:del w:id="2996" w:author="Sammartano, Marc (BIC USA)" w:date="2014-10-10T11:41:00Z">
            <w:r w:rsidDel="005B2E59">
              <w:rPr>
                <w:noProof/>
                <w:webHidden/>
              </w:rPr>
              <w:delText>88</w:delText>
            </w:r>
          </w:del>
        </w:p>
        <w:p w:rsidR="0028723B" w:rsidDel="00592A71" w:rsidRDefault="0028723B">
          <w:pPr>
            <w:pStyle w:val="TOC3"/>
            <w:rPr>
              <w:del w:id="2997" w:author="Sammartano, Marc (BIC USA)" w:date="2014-10-10T17:43:00Z"/>
              <w:rFonts w:eastAsiaTheme="minorEastAsia"/>
              <w:noProof/>
            </w:rPr>
          </w:pPr>
          <w:del w:id="2998" w:author="Sammartano, Marc (BIC USA)" w:date="2014-10-10T17:43:00Z">
            <w:r w:rsidRPr="00592A71" w:rsidDel="00592A71">
              <w:rPr>
                <w:noProof/>
              </w:rPr>
              <w:delText>Html.close</w:delText>
            </w:r>
            <w:r w:rsidDel="00592A71">
              <w:rPr>
                <w:noProof/>
                <w:webHidden/>
              </w:rPr>
              <w:tab/>
            </w:r>
          </w:del>
          <w:del w:id="2999" w:author="Sammartano, Marc (BIC USA)" w:date="2014-10-10T11:41:00Z">
            <w:r w:rsidDel="005B2E59">
              <w:rPr>
                <w:noProof/>
                <w:webHidden/>
              </w:rPr>
              <w:delText>89</w:delText>
            </w:r>
          </w:del>
        </w:p>
        <w:p w:rsidR="0028723B" w:rsidDel="00592A71" w:rsidRDefault="0028723B">
          <w:pPr>
            <w:pStyle w:val="TOC3"/>
            <w:rPr>
              <w:del w:id="3000" w:author="Sammartano, Marc (BIC USA)" w:date="2014-10-10T17:43:00Z"/>
              <w:rFonts w:eastAsiaTheme="minorEastAsia"/>
              <w:noProof/>
            </w:rPr>
          </w:pPr>
          <w:del w:id="3001" w:author="Sammartano, Marc (BIC USA)" w:date="2014-10-10T17:43:00Z">
            <w:r w:rsidRPr="00592A71" w:rsidDel="00592A71">
              <w:rPr>
                <w:noProof/>
              </w:rPr>
              <w:delText>Html.clear.cache</w:delText>
            </w:r>
            <w:r w:rsidDel="00592A71">
              <w:rPr>
                <w:noProof/>
                <w:webHidden/>
              </w:rPr>
              <w:tab/>
            </w:r>
          </w:del>
          <w:del w:id="3002" w:author="Sammartano, Marc (BIC USA)" w:date="2014-10-10T11:41:00Z">
            <w:r w:rsidDel="005B2E59">
              <w:rPr>
                <w:noProof/>
                <w:webHidden/>
              </w:rPr>
              <w:delText>89</w:delText>
            </w:r>
          </w:del>
        </w:p>
        <w:p w:rsidR="0028723B" w:rsidDel="00592A71" w:rsidRDefault="0028723B">
          <w:pPr>
            <w:pStyle w:val="TOC3"/>
            <w:rPr>
              <w:del w:id="3003" w:author="Sammartano, Marc (BIC USA)" w:date="2014-10-10T17:43:00Z"/>
              <w:rFonts w:eastAsiaTheme="minorEastAsia"/>
              <w:noProof/>
            </w:rPr>
          </w:pPr>
          <w:del w:id="3004" w:author="Sammartano, Marc (BIC USA)" w:date="2014-10-10T17:43:00Z">
            <w:r w:rsidRPr="00592A71" w:rsidDel="00592A71">
              <w:rPr>
                <w:noProof/>
              </w:rPr>
              <w:delText>Html.clear.history</w:delText>
            </w:r>
            <w:r w:rsidDel="00592A71">
              <w:rPr>
                <w:noProof/>
                <w:webHidden/>
              </w:rPr>
              <w:tab/>
            </w:r>
          </w:del>
          <w:del w:id="3005" w:author="Sammartano, Marc (BIC USA)" w:date="2014-10-10T11:41:00Z">
            <w:r w:rsidDel="005B2E59">
              <w:rPr>
                <w:noProof/>
                <w:webHidden/>
              </w:rPr>
              <w:delText>89</w:delText>
            </w:r>
          </w:del>
        </w:p>
        <w:p w:rsidR="0028723B" w:rsidDel="00592A71" w:rsidRDefault="0028723B">
          <w:pPr>
            <w:pStyle w:val="TOC1"/>
            <w:tabs>
              <w:tab w:val="right" w:leader="dot" w:pos="9350"/>
            </w:tabs>
            <w:rPr>
              <w:del w:id="3006" w:author="Sammartano, Marc (BIC USA)" w:date="2014-10-10T17:43:00Z"/>
              <w:rFonts w:eastAsiaTheme="minorEastAsia"/>
              <w:noProof/>
            </w:rPr>
          </w:pPr>
          <w:del w:id="3007" w:author="Sammartano, Marc (BIC USA)" w:date="2014-10-10T17:43:00Z">
            <w:r w:rsidRPr="00592A71" w:rsidDel="00592A71">
              <w:rPr>
                <w:noProof/>
              </w:rPr>
              <w:delText>TCP/IP Sockets</w:delText>
            </w:r>
            <w:r w:rsidDel="00592A71">
              <w:rPr>
                <w:noProof/>
                <w:webHidden/>
              </w:rPr>
              <w:tab/>
            </w:r>
          </w:del>
          <w:del w:id="3008" w:author="Sammartano, Marc (BIC USA)" w:date="2014-10-10T11:41:00Z">
            <w:r w:rsidDel="005B2E59">
              <w:rPr>
                <w:noProof/>
                <w:webHidden/>
              </w:rPr>
              <w:delText>89</w:delText>
            </w:r>
          </w:del>
        </w:p>
        <w:p w:rsidR="0028723B" w:rsidDel="00592A71" w:rsidRDefault="0028723B">
          <w:pPr>
            <w:pStyle w:val="TOC2"/>
            <w:rPr>
              <w:del w:id="3009" w:author="Sammartano, Marc (BIC USA)" w:date="2014-10-10T17:43:00Z"/>
              <w:rFonts w:eastAsiaTheme="minorEastAsia"/>
              <w:noProof/>
            </w:rPr>
          </w:pPr>
          <w:del w:id="3010" w:author="Sammartano, Marc (BIC USA)" w:date="2014-10-10T17:43:00Z">
            <w:r w:rsidRPr="00592A71" w:rsidDel="00592A71">
              <w:rPr>
                <w:noProof/>
              </w:rPr>
              <w:delText>TCP/IP Client Socket Commands</w:delText>
            </w:r>
            <w:r w:rsidDel="00592A71">
              <w:rPr>
                <w:noProof/>
                <w:webHidden/>
              </w:rPr>
              <w:tab/>
            </w:r>
          </w:del>
          <w:del w:id="3011" w:author="Sammartano, Marc (BIC USA)" w:date="2014-10-10T11:41:00Z">
            <w:r w:rsidDel="005B2E59">
              <w:rPr>
                <w:noProof/>
                <w:webHidden/>
              </w:rPr>
              <w:delText>90</w:delText>
            </w:r>
          </w:del>
        </w:p>
        <w:p w:rsidR="0028723B" w:rsidDel="00592A71" w:rsidRDefault="0028723B">
          <w:pPr>
            <w:pStyle w:val="TOC3"/>
            <w:rPr>
              <w:del w:id="3012" w:author="Sammartano, Marc (BIC USA)" w:date="2014-10-10T17:43:00Z"/>
              <w:rFonts w:eastAsiaTheme="minorEastAsia"/>
              <w:noProof/>
            </w:rPr>
          </w:pPr>
          <w:del w:id="3013" w:author="Sammartano, Marc (BIC USA)" w:date="2014-10-10T17:43:00Z">
            <w:r w:rsidRPr="00592A71" w:rsidDel="00592A71">
              <w:rPr>
                <w:noProof/>
              </w:rPr>
              <w:delText>Socket.client.connect &lt;server_sexp&gt;, &lt;port_nexp&gt; { , &lt;wait_lexp&gt; }</w:delText>
            </w:r>
            <w:r w:rsidDel="00592A71">
              <w:rPr>
                <w:noProof/>
                <w:webHidden/>
              </w:rPr>
              <w:tab/>
            </w:r>
          </w:del>
          <w:del w:id="3014" w:author="Sammartano, Marc (BIC USA)" w:date="2014-10-10T11:41:00Z">
            <w:r w:rsidDel="005B2E59">
              <w:rPr>
                <w:noProof/>
                <w:webHidden/>
              </w:rPr>
              <w:delText>90</w:delText>
            </w:r>
          </w:del>
        </w:p>
        <w:p w:rsidR="0028723B" w:rsidDel="00592A71" w:rsidRDefault="0028723B">
          <w:pPr>
            <w:pStyle w:val="TOC3"/>
            <w:rPr>
              <w:del w:id="3015" w:author="Sammartano, Marc (BIC USA)" w:date="2014-10-10T17:43:00Z"/>
              <w:rFonts w:eastAsiaTheme="minorEastAsia"/>
              <w:noProof/>
            </w:rPr>
          </w:pPr>
          <w:del w:id="3016" w:author="Sammartano, Marc (BIC USA)" w:date="2014-10-10T17:43:00Z">
            <w:r w:rsidRPr="00592A71" w:rsidDel="00592A71">
              <w:rPr>
                <w:noProof/>
              </w:rPr>
              <w:delText>Socket.client.status &lt;status_nvar&gt;</w:delText>
            </w:r>
            <w:r w:rsidDel="00592A71">
              <w:rPr>
                <w:noProof/>
                <w:webHidden/>
              </w:rPr>
              <w:tab/>
            </w:r>
          </w:del>
          <w:del w:id="3017" w:author="Sammartano, Marc (BIC USA)" w:date="2014-10-10T11:41:00Z">
            <w:r w:rsidDel="005B2E59">
              <w:rPr>
                <w:noProof/>
                <w:webHidden/>
              </w:rPr>
              <w:delText>90</w:delText>
            </w:r>
          </w:del>
        </w:p>
        <w:p w:rsidR="0028723B" w:rsidDel="00592A71" w:rsidRDefault="0028723B">
          <w:pPr>
            <w:pStyle w:val="TOC3"/>
            <w:rPr>
              <w:del w:id="3018" w:author="Sammartano, Marc (BIC USA)" w:date="2014-10-10T17:43:00Z"/>
              <w:rFonts w:eastAsiaTheme="minorEastAsia"/>
              <w:noProof/>
            </w:rPr>
          </w:pPr>
          <w:del w:id="3019" w:author="Sammartano, Marc (BIC USA)" w:date="2014-10-10T17:43:00Z">
            <w:r w:rsidRPr="00592A71" w:rsidDel="00592A71">
              <w:rPr>
                <w:noProof/>
              </w:rPr>
              <w:delText>Socket.client.server.ip &lt;svar&gt;</w:delText>
            </w:r>
            <w:r w:rsidDel="00592A71">
              <w:rPr>
                <w:noProof/>
                <w:webHidden/>
              </w:rPr>
              <w:tab/>
            </w:r>
          </w:del>
          <w:del w:id="3020" w:author="Sammartano, Marc (BIC USA)" w:date="2014-10-10T11:41:00Z">
            <w:r w:rsidDel="005B2E59">
              <w:rPr>
                <w:noProof/>
                <w:webHidden/>
              </w:rPr>
              <w:delText>90</w:delText>
            </w:r>
          </w:del>
        </w:p>
        <w:p w:rsidR="0028723B" w:rsidDel="00592A71" w:rsidRDefault="0028723B">
          <w:pPr>
            <w:pStyle w:val="TOC3"/>
            <w:rPr>
              <w:del w:id="3021" w:author="Sammartano, Marc (BIC USA)" w:date="2014-10-10T17:43:00Z"/>
              <w:rFonts w:eastAsiaTheme="minorEastAsia"/>
              <w:noProof/>
            </w:rPr>
          </w:pPr>
          <w:del w:id="3022" w:author="Sammartano, Marc (BIC USA)" w:date="2014-10-10T17:43:00Z">
            <w:r w:rsidRPr="00592A71" w:rsidDel="00592A71">
              <w:rPr>
                <w:noProof/>
              </w:rPr>
              <w:delText>Socket.client.read.line &lt;line_svar&gt;</w:delText>
            </w:r>
            <w:r w:rsidDel="00592A71">
              <w:rPr>
                <w:noProof/>
                <w:webHidden/>
              </w:rPr>
              <w:tab/>
            </w:r>
          </w:del>
          <w:del w:id="3023" w:author="Sammartano, Marc (BIC USA)" w:date="2014-10-10T11:41:00Z">
            <w:r w:rsidDel="005B2E59">
              <w:rPr>
                <w:noProof/>
                <w:webHidden/>
              </w:rPr>
              <w:delText>90</w:delText>
            </w:r>
          </w:del>
        </w:p>
        <w:p w:rsidR="0028723B" w:rsidDel="00592A71" w:rsidRDefault="0028723B">
          <w:pPr>
            <w:pStyle w:val="TOC3"/>
            <w:rPr>
              <w:del w:id="3024" w:author="Sammartano, Marc (BIC USA)" w:date="2014-10-10T17:43:00Z"/>
              <w:rFonts w:eastAsiaTheme="minorEastAsia"/>
              <w:noProof/>
            </w:rPr>
          </w:pPr>
          <w:del w:id="3025" w:author="Sammartano, Marc (BIC USA)" w:date="2014-10-10T17:43:00Z">
            <w:r w:rsidRPr="00592A71" w:rsidDel="00592A71">
              <w:rPr>
                <w:noProof/>
              </w:rPr>
              <w:delText>Socket.client.read.ready &lt;nvar&gt;</w:delText>
            </w:r>
            <w:r w:rsidDel="00592A71">
              <w:rPr>
                <w:noProof/>
                <w:webHidden/>
              </w:rPr>
              <w:tab/>
            </w:r>
          </w:del>
          <w:del w:id="3026" w:author="Sammartano, Marc (BIC USA)" w:date="2014-10-10T11:41:00Z">
            <w:r w:rsidDel="005B2E59">
              <w:rPr>
                <w:noProof/>
                <w:webHidden/>
              </w:rPr>
              <w:delText>90</w:delText>
            </w:r>
          </w:del>
        </w:p>
        <w:p w:rsidR="0028723B" w:rsidDel="00592A71" w:rsidRDefault="0028723B">
          <w:pPr>
            <w:pStyle w:val="TOC3"/>
            <w:rPr>
              <w:del w:id="3027" w:author="Sammartano, Marc (BIC USA)" w:date="2014-10-10T17:43:00Z"/>
              <w:rFonts w:eastAsiaTheme="minorEastAsia"/>
              <w:noProof/>
            </w:rPr>
          </w:pPr>
          <w:del w:id="3028" w:author="Sammartano, Marc (BIC USA)" w:date="2014-10-10T17:43:00Z">
            <w:r w:rsidRPr="00592A71" w:rsidDel="00592A71">
              <w:rPr>
                <w:noProof/>
              </w:rPr>
              <w:delText>Socket.client.read.file  &lt;fw_nexp&gt;</w:delText>
            </w:r>
            <w:r w:rsidDel="00592A71">
              <w:rPr>
                <w:noProof/>
                <w:webHidden/>
              </w:rPr>
              <w:tab/>
            </w:r>
          </w:del>
          <w:del w:id="3029" w:author="Sammartano, Marc (BIC USA)" w:date="2014-10-10T11:41:00Z">
            <w:r w:rsidDel="005B2E59">
              <w:rPr>
                <w:noProof/>
                <w:webHidden/>
              </w:rPr>
              <w:delText>90</w:delText>
            </w:r>
          </w:del>
        </w:p>
        <w:p w:rsidR="0028723B" w:rsidDel="00592A71" w:rsidRDefault="0028723B">
          <w:pPr>
            <w:pStyle w:val="TOC3"/>
            <w:rPr>
              <w:del w:id="3030" w:author="Sammartano, Marc (BIC USA)" w:date="2014-10-10T17:43:00Z"/>
              <w:rFonts w:eastAsiaTheme="minorEastAsia"/>
              <w:noProof/>
            </w:rPr>
          </w:pPr>
          <w:del w:id="3031" w:author="Sammartano, Marc (BIC USA)" w:date="2014-10-10T17:43:00Z">
            <w:r w:rsidRPr="00592A71" w:rsidDel="00592A71">
              <w:rPr>
                <w:noProof/>
              </w:rPr>
              <w:delText>Socket.client.write.line &lt;line_sexp&gt;</w:delText>
            </w:r>
            <w:r w:rsidDel="00592A71">
              <w:rPr>
                <w:noProof/>
                <w:webHidden/>
              </w:rPr>
              <w:tab/>
            </w:r>
          </w:del>
          <w:del w:id="3032" w:author="Sammartano, Marc (BIC USA)" w:date="2014-10-10T11:41:00Z">
            <w:r w:rsidDel="005B2E59">
              <w:rPr>
                <w:noProof/>
                <w:webHidden/>
              </w:rPr>
              <w:delText>91</w:delText>
            </w:r>
          </w:del>
        </w:p>
        <w:p w:rsidR="0028723B" w:rsidDel="00592A71" w:rsidRDefault="0028723B">
          <w:pPr>
            <w:pStyle w:val="TOC3"/>
            <w:rPr>
              <w:del w:id="3033" w:author="Sammartano, Marc (BIC USA)" w:date="2014-10-10T17:43:00Z"/>
              <w:rFonts w:eastAsiaTheme="minorEastAsia"/>
              <w:noProof/>
            </w:rPr>
          </w:pPr>
          <w:del w:id="3034" w:author="Sammartano, Marc (BIC USA)" w:date="2014-10-10T17:43:00Z">
            <w:r w:rsidRPr="00592A71" w:rsidDel="00592A71">
              <w:rPr>
                <w:noProof/>
              </w:rPr>
              <w:delText>Socket.client.write.bytes &lt;sexp&gt;</w:delText>
            </w:r>
            <w:r w:rsidDel="00592A71">
              <w:rPr>
                <w:noProof/>
                <w:webHidden/>
              </w:rPr>
              <w:tab/>
            </w:r>
          </w:del>
          <w:del w:id="3035" w:author="Sammartano, Marc (BIC USA)" w:date="2014-10-10T11:41:00Z">
            <w:r w:rsidDel="005B2E59">
              <w:rPr>
                <w:noProof/>
                <w:webHidden/>
              </w:rPr>
              <w:delText>91</w:delText>
            </w:r>
          </w:del>
        </w:p>
        <w:p w:rsidR="0028723B" w:rsidDel="00592A71" w:rsidRDefault="0028723B">
          <w:pPr>
            <w:pStyle w:val="TOC3"/>
            <w:rPr>
              <w:del w:id="3036" w:author="Sammartano, Marc (BIC USA)" w:date="2014-10-10T17:43:00Z"/>
              <w:rFonts w:eastAsiaTheme="minorEastAsia"/>
              <w:noProof/>
            </w:rPr>
          </w:pPr>
          <w:del w:id="3037" w:author="Sammartano, Marc (BIC USA)" w:date="2014-10-10T17:43:00Z">
            <w:r w:rsidRPr="00592A71" w:rsidDel="00592A71">
              <w:rPr>
                <w:noProof/>
              </w:rPr>
              <w:delText>Socket.client.write.file &lt;fr_nexp&gt;</w:delText>
            </w:r>
            <w:r w:rsidDel="00592A71">
              <w:rPr>
                <w:noProof/>
                <w:webHidden/>
              </w:rPr>
              <w:tab/>
            </w:r>
          </w:del>
          <w:del w:id="3038" w:author="Sammartano, Marc (BIC USA)" w:date="2014-10-10T11:41:00Z">
            <w:r w:rsidDel="005B2E59">
              <w:rPr>
                <w:noProof/>
                <w:webHidden/>
              </w:rPr>
              <w:delText>91</w:delText>
            </w:r>
          </w:del>
        </w:p>
        <w:p w:rsidR="0028723B" w:rsidDel="00592A71" w:rsidRDefault="0028723B">
          <w:pPr>
            <w:pStyle w:val="TOC3"/>
            <w:rPr>
              <w:del w:id="3039" w:author="Sammartano, Marc (BIC USA)" w:date="2014-10-10T17:43:00Z"/>
              <w:rFonts w:eastAsiaTheme="minorEastAsia"/>
              <w:noProof/>
            </w:rPr>
          </w:pPr>
          <w:del w:id="3040" w:author="Sammartano, Marc (BIC USA)" w:date="2014-10-10T17:43:00Z">
            <w:r w:rsidRPr="00592A71" w:rsidDel="00592A71">
              <w:rPr>
                <w:noProof/>
              </w:rPr>
              <w:delText>Socket.client.close</w:delText>
            </w:r>
            <w:r w:rsidDel="00592A71">
              <w:rPr>
                <w:noProof/>
                <w:webHidden/>
              </w:rPr>
              <w:tab/>
            </w:r>
          </w:del>
          <w:del w:id="3041" w:author="Sammartano, Marc (BIC USA)" w:date="2014-10-10T11:41:00Z">
            <w:r w:rsidDel="005B2E59">
              <w:rPr>
                <w:noProof/>
                <w:webHidden/>
              </w:rPr>
              <w:delText>91</w:delText>
            </w:r>
          </w:del>
        </w:p>
        <w:p w:rsidR="0028723B" w:rsidDel="00592A71" w:rsidRDefault="0028723B">
          <w:pPr>
            <w:pStyle w:val="TOC2"/>
            <w:rPr>
              <w:del w:id="3042" w:author="Sammartano, Marc (BIC USA)" w:date="2014-10-10T17:43:00Z"/>
              <w:rFonts w:eastAsiaTheme="minorEastAsia"/>
              <w:noProof/>
            </w:rPr>
          </w:pPr>
          <w:del w:id="3043" w:author="Sammartano, Marc (BIC USA)" w:date="2014-10-10T17:43:00Z">
            <w:r w:rsidRPr="00592A71" w:rsidDel="00592A71">
              <w:rPr>
                <w:noProof/>
              </w:rPr>
              <w:delText>TCP/IP Server Socket Commands</w:delText>
            </w:r>
            <w:r w:rsidDel="00592A71">
              <w:rPr>
                <w:noProof/>
                <w:webHidden/>
              </w:rPr>
              <w:tab/>
            </w:r>
          </w:del>
          <w:del w:id="3044" w:author="Sammartano, Marc (BIC USA)" w:date="2014-10-10T11:41:00Z">
            <w:r w:rsidDel="005B2E59">
              <w:rPr>
                <w:noProof/>
                <w:webHidden/>
              </w:rPr>
              <w:delText>91</w:delText>
            </w:r>
          </w:del>
        </w:p>
        <w:p w:rsidR="0028723B" w:rsidDel="00592A71" w:rsidRDefault="0028723B">
          <w:pPr>
            <w:pStyle w:val="TOC3"/>
            <w:rPr>
              <w:del w:id="3045" w:author="Sammartano, Marc (BIC USA)" w:date="2014-10-10T17:43:00Z"/>
              <w:rFonts w:eastAsiaTheme="minorEastAsia"/>
              <w:noProof/>
            </w:rPr>
          </w:pPr>
          <w:del w:id="3046" w:author="Sammartano, Marc (BIC USA)" w:date="2014-10-10T17:43:00Z">
            <w:r w:rsidRPr="00592A71" w:rsidDel="00592A71">
              <w:rPr>
                <w:noProof/>
              </w:rPr>
              <w:delText>Socket.myip &lt;svar&gt;</w:delText>
            </w:r>
            <w:r w:rsidDel="00592A71">
              <w:rPr>
                <w:noProof/>
                <w:webHidden/>
              </w:rPr>
              <w:tab/>
            </w:r>
          </w:del>
          <w:del w:id="3047" w:author="Sammartano, Marc (BIC USA)" w:date="2014-10-10T11:41:00Z">
            <w:r w:rsidDel="005B2E59">
              <w:rPr>
                <w:noProof/>
                <w:webHidden/>
              </w:rPr>
              <w:delText>91</w:delText>
            </w:r>
          </w:del>
        </w:p>
        <w:p w:rsidR="0028723B" w:rsidDel="00592A71" w:rsidRDefault="0028723B">
          <w:pPr>
            <w:pStyle w:val="TOC3"/>
            <w:rPr>
              <w:del w:id="3048" w:author="Sammartano, Marc (BIC USA)" w:date="2014-10-10T17:43:00Z"/>
              <w:rFonts w:eastAsiaTheme="minorEastAsia"/>
              <w:noProof/>
            </w:rPr>
          </w:pPr>
          <w:del w:id="3049" w:author="Sammartano, Marc (BIC USA)" w:date="2014-10-10T17:43:00Z">
            <w:r w:rsidRPr="00592A71" w:rsidDel="00592A71">
              <w:rPr>
                <w:noProof/>
              </w:rPr>
              <w:delText>Socket.server.create &lt;port_nexp&gt;</w:delText>
            </w:r>
            <w:r w:rsidDel="00592A71">
              <w:rPr>
                <w:noProof/>
                <w:webHidden/>
              </w:rPr>
              <w:tab/>
            </w:r>
          </w:del>
          <w:del w:id="3050" w:author="Sammartano, Marc (BIC USA)" w:date="2014-10-10T11:41:00Z">
            <w:r w:rsidDel="005B2E59">
              <w:rPr>
                <w:noProof/>
                <w:webHidden/>
              </w:rPr>
              <w:delText>91</w:delText>
            </w:r>
          </w:del>
        </w:p>
        <w:p w:rsidR="0028723B" w:rsidDel="00592A71" w:rsidRDefault="0028723B">
          <w:pPr>
            <w:pStyle w:val="TOC3"/>
            <w:rPr>
              <w:del w:id="3051" w:author="Sammartano, Marc (BIC USA)" w:date="2014-10-10T17:43:00Z"/>
              <w:rFonts w:eastAsiaTheme="minorEastAsia"/>
              <w:noProof/>
            </w:rPr>
          </w:pPr>
          <w:del w:id="3052" w:author="Sammartano, Marc (BIC USA)" w:date="2014-10-10T17:43:00Z">
            <w:r w:rsidRPr="00592A71" w:rsidDel="00592A71">
              <w:rPr>
                <w:noProof/>
              </w:rPr>
              <w:delText>Socket.server.connect {&lt;wait_lexp&gt;}</w:delText>
            </w:r>
            <w:r w:rsidDel="00592A71">
              <w:rPr>
                <w:noProof/>
                <w:webHidden/>
              </w:rPr>
              <w:tab/>
            </w:r>
          </w:del>
          <w:del w:id="3053" w:author="Sammartano, Marc (BIC USA)" w:date="2014-10-10T11:41:00Z">
            <w:r w:rsidDel="005B2E59">
              <w:rPr>
                <w:noProof/>
                <w:webHidden/>
              </w:rPr>
              <w:delText>91</w:delText>
            </w:r>
          </w:del>
        </w:p>
        <w:p w:rsidR="0028723B" w:rsidDel="00592A71" w:rsidRDefault="0028723B">
          <w:pPr>
            <w:pStyle w:val="TOC3"/>
            <w:rPr>
              <w:del w:id="3054" w:author="Sammartano, Marc (BIC USA)" w:date="2014-10-10T17:43:00Z"/>
              <w:rFonts w:eastAsiaTheme="minorEastAsia"/>
              <w:noProof/>
            </w:rPr>
          </w:pPr>
          <w:del w:id="3055" w:author="Sammartano, Marc (BIC USA)" w:date="2014-10-10T17:43:00Z">
            <w:r w:rsidRPr="00592A71" w:rsidDel="00592A71">
              <w:rPr>
                <w:noProof/>
              </w:rPr>
              <w:delText>Socket.server.status &lt;status_nvar&gt;</w:delText>
            </w:r>
            <w:r w:rsidDel="00592A71">
              <w:rPr>
                <w:noProof/>
                <w:webHidden/>
              </w:rPr>
              <w:tab/>
            </w:r>
          </w:del>
          <w:del w:id="3056" w:author="Sammartano, Marc (BIC USA)" w:date="2014-10-10T11:41:00Z">
            <w:r w:rsidDel="005B2E59">
              <w:rPr>
                <w:noProof/>
                <w:webHidden/>
              </w:rPr>
              <w:delText>92</w:delText>
            </w:r>
          </w:del>
        </w:p>
        <w:p w:rsidR="0028723B" w:rsidDel="00592A71" w:rsidRDefault="0028723B">
          <w:pPr>
            <w:pStyle w:val="TOC3"/>
            <w:rPr>
              <w:del w:id="3057" w:author="Sammartano, Marc (BIC USA)" w:date="2014-10-10T17:43:00Z"/>
              <w:rFonts w:eastAsiaTheme="minorEastAsia"/>
              <w:noProof/>
            </w:rPr>
          </w:pPr>
          <w:del w:id="3058" w:author="Sammartano, Marc (BIC USA)" w:date="2014-10-10T17:43:00Z">
            <w:r w:rsidRPr="00592A71" w:rsidDel="00592A71">
              <w:rPr>
                <w:noProof/>
              </w:rPr>
              <w:delText>Socket.server.read.line &lt;svar&gt;</w:delText>
            </w:r>
            <w:r w:rsidDel="00592A71">
              <w:rPr>
                <w:noProof/>
                <w:webHidden/>
              </w:rPr>
              <w:tab/>
            </w:r>
          </w:del>
          <w:del w:id="3059" w:author="Sammartano, Marc (BIC USA)" w:date="2014-10-10T11:41:00Z">
            <w:r w:rsidDel="005B2E59">
              <w:rPr>
                <w:noProof/>
                <w:webHidden/>
              </w:rPr>
              <w:delText>92</w:delText>
            </w:r>
          </w:del>
        </w:p>
        <w:p w:rsidR="0028723B" w:rsidDel="00592A71" w:rsidRDefault="0028723B">
          <w:pPr>
            <w:pStyle w:val="TOC3"/>
            <w:rPr>
              <w:del w:id="3060" w:author="Sammartano, Marc (BIC USA)" w:date="2014-10-10T17:43:00Z"/>
              <w:rFonts w:eastAsiaTheme="minorEastAsia"/>
              <w:noProof/>
            </w:rPr>
          </w:pPr>
          <w:del w:id="3061" w:author="Sammartano, Marc (BIC USA)" w:date="2014-10-10T17:43:00Z">
            <w:r w:rsidRPr="00592A71" w:rsidDel="00592A71">
              <w:rPr>
                <w:noProof/>
              </w:rPr>
              <w:delText>Socket.server.read.ready &lt;nvar&gt;</w:delText>
            </w:r>
            <w:r w:rsidDel="00592A71">
              <w:rPr>
                <w:noProof/>
                <w:webHidden/>
              </w:rPr>
              <w:tab/>
            </w:r>
          </w:del>
          <w:del w:id="3062" w:author="Sammartano, Marc (BIC USA)" w:date="2014-10-10T11:41:00Z">
            <w:r w:rsidDel="005B2E59">
              <w:rPr>
                <w:noProof/>
                <w:webHidden/>
              </w:rPr>
              <w:delText>92</w:delText>
            </w:r>
          </w:del>
        </w:p>
        <w:p w:rsidR="0028723B" w:rsidDel="00592A71" w:rsidRDefault="0028723B">
          <w:pPr>
            <w:pStyle w:val="TOC3"/>
            <w:rPr>
              <w:del w:id="3063" w:author="Sammartano, Marc (BIC USA)" w:date="2014-10-10T17:43:00Z"/>
              <w:rFonts w:eastAsiaTheme="minorEastAsia"/>
              <w:noProof/>
            </w:rPr>
          </w:pPr>
          <w:del w:id="3064" w:author="Sammartano, Marc (BIC USA)" w:date="2014-10-10T17:43:00Z">
            <w:r w:rsidRPr="00592A71" w:rsidDel="00592A71">
              <w:rPr>
                <w:noProof/>
              </w:rPr>
              <w:delText>Socket.server.write.line &lt;sexp&gt;</w:delText>
            </w:r>
            <w:r w:rsidDel="00592A71">
              <w:rPr>
                <w:noProof/>
                <w:webHidden/>
              </w:rPr>
              <w:tab/>
            </w:r>
          </w:del>
          <w:del w:id="3065" w:author="Sammartano, Marc (BIC USA)" w:date="2014-10-10T11:41:00Z">
            <w:r w:rsidDel="005B2E59">
              <w:rPr>
                <w:noProof/>
                <w:webHidden/>
              </w:rPr>
              <w:delText>92</w:delText>
            </w:r>
          </w:del>
        </w:p>
        <w:p w:rsidR="0028723B" w:rsidDel="00592A71" w:rsidRDefault="0028723B">
          <w:pPr>
            <w:pStyle w:val="TOC3"/>
            <w:rPr>
              <w:del w:id="3066" w:author="Sammartano, Marc (BIC USA)" w:date="2014-10-10T17:43:00Z"/>
              <w:rFonts w:eastAsiaTheme="minorEastAsia"/>
              <w:noProof/>
            </w:rPr>
          </w:pPr>
          <w:del w:id="3067" w:author="Sammartano, Marc (BIC USA)" w:date="2014-10-10T17:43:00Z">
            <w:r w:rsidRPr="00592A71" w:rsidDel="00592A71">
              <w:rPr>
                <w:noProof/>
              </w:rPr>
              <w:delText>Socket.server.write.bytes &lt;sexp&gt;</w:delText>
            </w:r>
            <w:r w:rsidDel="00592A71">
              <w:rPr>
                <w:noProof/>
                <w:webHidden/>
              </w:rPr>
              <w:tab/>
            </w:r>
          </w:del>
          <w:del w:id="3068" w:author="Sammartano, Marc (BIC USA)" w:date="2014-10-10T11:41:00Z">
            <w:r w:rsidDel="005B2E59">
              <w:rPr>
                <w:noProof/>
                <w:webHidden/>
              </w:rPr>
              <w:delText>92</w:delText>
            </w:r>
          </w:del>
        </w:p>
        <w:p w:rsidR="0028723B" w:rsidDel="00592A71" w:rsidRDefault="0028723B">
          <w:pPr>
            <w:pStyle w:val="TOC3"/>
            <w:rPr>
              <w:del w:id="3069" w:author="Sammartano, Marc (BIC USA)" w:date="2014-10-10T17:43:00Z"/>
              <w:rFonts w:eastAsiaTheme="minorEastAsia"/>
              <w:noProof/>
            </w:rPr>
          </w:pPr>
          <w:del w:id="3070" w:author="Sammartano, Marc (BIC USA)" w:date="2014-10-10T17:43:00Z">
            <w:r w:rsidRPr="00592A71" w:rsidDel="00592A71">
              <w:rPr>
                <w:noProof/>
              </w:rPr>
              <w:delText>Socket.server.write.file  &lt;fr_nexp&gt;</w:delText>
            </w:r>
            <w:r w:rsidDel="00592A71">
              <w:rPr>
                <w:noProof/>
                <w:webHidden/>
              </w:rPr>
              <w:tab/>
            </w:r>
          </w:del>
          <w:del w:id="3071" w:author="Sammartano, Marc (BIC USA)" w:date="2014-10-10T11:41:00Z">
            <w:r w:rsidDel="005B2E59">
              <w:rPr>
                <w:noProof/>
                <w:webHidden/>
              </w:rPr>
              <w:delText>92</w:delText>
            </w:r>
          </w:del>
        </w:p>
        <w:p w:rsidR="0028723B" w:rsidDel="00592A71" w:rsidRDefault="0028723B">
          <w:pPr>
            <w:pStyle w:val="TOC3"/>
            <w:rPr>
              <w:del w:id="3072" w:author="Sammartano, Marc (BIC USA)" w:date="2014-10-10T17:43:00Z"/>
              <w:rFonts w:eastAsiaTheme="minorEastAsia"/>
              <w:noProof/>
            </w:rPr>
          </w:pPr>
          <w:del w:id="3073" w:author="Sammartano, Marc (BIC USA)" w:date="2014-10-10T17:43:00Z">
            <w:r w:rsidRPr="00592A71" w:rsidDel="00592A71">
              <w:rPr>
                <w:noProof/>
              </w:rPr>
              <w:delText>Socket.server.read.file &lt;fw_nexp&gt;</w:delText>
            </w:r>
            <w:r w:rsidDel="00592A71">
              <w:rPr>
                <w:noProof/>
                <w:webHidden/>
              </w:rPr>
              <w:tab/>
            </w:r>
          </w:del>
          <w:del w:id="3074" w:author="Sammartano, Marc (BIC USA)" w:date="2014-10-10T11:41:00Z">
            <w:r w:rsidDel="005B2E59">
              <w:rPr>
                <w:noProof/>
                <w:webHidden/>
              </w:rPr>
              <w:delText>93</w:delText>
            </w:r>
          </w:del>
        </w:p>
        <w:p w:rsidR="0028723B" w:rsidDel="00592A71" w:rsidRDefault="0028723B">
          <w:pPr>
            <w:pStyle w:val="TOC3"/>
            <w:rPr>
              <w:del w:id="3075" w:author="Sammartano, Marc (BIC USA)" w:date="2014-10-10T17:43:00Z"/>
              <w:rFonts w:eastAsiaTheme="minorEastAsia"/>
              <w:noProof/>
            </w:rPr>
          </w:pPr>
          <w:del w:id="3076" w:author="Sammartano, Marc (BIC USA)" w:date="2014-10-10T17:43:00Z">
            <w:r w:rsidRPr="00592A71" w:rsidDel="00592A71">
              <w:rPr>
                <w:noProof/>
              </w:rPr>
              <w:delText>Socket.server.disconnect</w:delText>
            </w:r>
            <w:r w:rsidDel="00592A71">
              <w:rPr>
                <w:noProof/>
                <w:webHidden/>
              </w:rPr>
              <w:tab/>
            </w:r>
          </w:del>
          <w:del w:id="3077" w:author="Sammartano, Marc (BIC USA)" w:date="2014-10-10T11:41:00Z">
            <w:r w:rsidDel="005B2E59">
              <w:rPr>
                <w:noProof/>
                <w:webHidden/>
              </w:rPr>
              <w:delText>93</w:delText>
            </w:r>
          </w:del>
        </w:p>
        <w:p w:rsidR="0028723B" w:rsidDel="00592A71" w:rsidRDefault="0028723B">
          <w:pPr>
            <w:pStyle w:val="TOC3"/>
            <w:rPr>
              <w:del w:id="3078" w:author="Sammartano, Marc (BIC USA)" w:date="2014-10-10T17:43:00Z"/>
              <w:rFonts w:eastAsiaTheme="minorEastAsia"/>
              <w:noProof/>
            </w:rPr>
          </w:pPr>
          <w:del w:id="3079" w:author="Sammartano, Marc (BIC USA)" w:date="2014-10-10T17:43:00Z">
            <w:r w:rsidRPr="00592A71" w:rsidDel="00592A71">
              <w:rPr>
                <w:noProof/>
              </w:rPr>
              <w:delText>Socket.server.close</w:delText>
            </w:r>
            <w:r w:rsidDel="00592A71">
              <w:rPr>
                <w:noProof/>
                <w:webHidden/>
              </w:rPr>
              <w:tab/>
            </w:r>
          </w:del>
          <w:del w:id="3080" w:author="Sammartano, Marc (BIC USA)" w:date="2014-10-10T11:41:00Z">
            <w:r w:rsidDel="005B2E59">
              <w:rPr>
                <w:noProof/>
                <w:webHidden/>
              </w:rPr>
              <w:delText>93</w:delText>
            </w:r>
          </w:del>
        </w:p>
        <w:p w:rsidR="0028723B" w:rsidDel="00592A71" w:rsidRDefault="0028723B">
          <w:pPr>
            <w:pStyle w:val="TOC3"/>
            <w:rPr>
              <w:del w:id="3081" w:author="Sammartano, Marc (BIC USA)" w:date="2014-10-10T17:43:00Z"/>
              <w:rFonts w:eastAsiaTheme="minorEastAsia"/>
              <w:noProof/>
            </w:rPr>
          </w:pPr>
          <w:del w:id="3082" w:author="Sammartano, Marc (BIC USA)" w:date="2014-10-10T17:43:00Z">
            <w:r w:rsidRPr="00592A71" w:rsidDel="00592A71">
              <w:rPr>
                <w:noProof/>
              </w:rPr>
              <w:delText>Socket.server.client.ip &lt;nvar&gt;</w:delText>
            </w:r>
            <w:r w:rsidDel="00592A71">
              <w:rPr>
                <w:noProof/>
                <w:webHidden/>
              </w:rPr>
              <w:tab/>
            </w:r>
          </w:del>
          <w:del w:id="3083" w:author="Sammartano, Marc (BIC USA)" w:date="2014-10-10T11:41:00Z">
            <w:r w:rsidDel="005B2E59">
              <w:rPr>
                <w:noProof/>
                <w:webHidden/>
              </w:rPr>
              <w:delText>93</w:delText>
            </w:r>
          </w:del>
        </w:p>
        <w:p w:rsidR="0028723B" w:rsidDel="00592A71" w:rsidRDefault="0028723B">
          <w:pPr>
            <w:pStyle w:val="TOC1"/>
            <w:tabs>
              <w:tab w:val="right" w:leader="dot" w:pos="9350"/>
            </w:tabs>
            <w:rPr>
              <w:del w:id="3084" w:author="Sammartano, Marc (BIC USA)" w:date="2014-10-10T17:43:00Z"/>
              <w:rFonts w:eastAsiaTheme="minorEastAsia"/>
              <w:noProof/>
            </w:rPr>
          </w:pPr>
          <w:del w:id="3085" w:author="Sammartano, Marc (BIC USA)" w:date="2014-10-10T17:43:00Z">
            <w:r w:rsidRPr="00592A71" w:rsidDel="00592A71">
              <w:rPr>
                <w:noProof/>
              </w:rPr>
              <w:delText>FTP Client</w:delText>
            </w:r>
            <w:r w:rsidDel="00592A71">
              <w:rPr>
                <w:noProof/>
                <w:webHidden/>
              </w:rPr>
              <w:tab/>
            </w:r>
          </w:del>
          <w:del w:id="3086" w:author="Sammartano, Marc (BIC USA)" w:date="2014-10-10T11:41:00Z">
            <w:r w:rsidDel="005B2E59">
              <w:rPr>
                <w:noProof/>
                <w:webHidden/>
              </w:rPr>
              <w:delText>93</w:delText>
            </w:r>
          </w:del>
        </w:p>
        <w:p w:rsidR="0028723B" w:rsidDel="00592A71" w:rsidRDefault="0028723B">
          <w:pPr>
            <w:pStyle w:val="TOC2"/>
            <w:rPr>
              <w:del w:id="3087" w:author="Sammartano, Marc (BIC USA)" w:date="2014-10-10T17:43:00Z"/>
              <w:rFonts w:eastAsiaTheme="minorEastAsia"/>
              <w:noProof/>
            </w:rPr>
          </w:pPr>
          <w:del w:id="3088" w:author="Sammartano, Marc (BIC USA)" w:date="2014-10-10T17:43:00Z">
            <w:r w:rsidRPr="00592A71" w:rsidDel="00592A71">
              <w:rPr>
                <w:noProof/>
              </w:rPr>
              <w:delText>Ftp.open &lt;url_sexp&gt;, &lt;port_nexp&gt;, &lt;user_sexp&gt;, &lt;pw_sexp&gt;</w:delText>
            </w:r>
            <w:r w:rsidDel="00592A71">
              <w:rPr>
                <w:noProof/>
                <w:webHidden/>
              </w:rPr>
              <w:tab/>
            </w:r>
          </w:del>
          <w:del w:id="3089" w:author="Sammartano, Marc (BIC USA)" w:date="2014-10-10T11:41:00Z">
            <w:r w:rsidDel="005B2E59">
              <w:rPr>
                <w:noProof/>
                <w:webHidden/>
              </w:rPr>
              <w:delText>93</w:delText>
            </w:r>
          </w:del>
        </w:p>
        <w:p w:rsidR="0028723B" w:rsidDel="00592A71" w:rsidRDefault="0028723B">
          <w:pPr>
            <w:pStyle w:val="TOC2"/>
            <w:rPr>
              <w:del w:id="3090" w:author="Sammartano, Marc (BIC USA)" w:date="2014-10-10T17:43:00Z"/>
              <w:rFonts w:eastAsiaTheme="minorEastAsia"/>
              <w:noProof/>
            </w:rPr>
          </w:pPr>
          <w:del w:id="3091" w:author="Sammartano, Marc (BIC USA)" w:date="2014-10-10T17:43:00Z">
            <w:r w:rsidRPr="00592A71" w:rsidDel="00592A71">
              <w:rPr>
                <w:noProof/>
              </w:rPr>
              <w:delText>Ftp.close</w:delText>
            </w:r>
            <w:r w:rsidDel="00592A71">
              <w:rPr>
                <w:noProof/>
                <w:webHidden/>
              </w:rPr>
              <w:tab/>
            </w:r>
          </w:del>
          <w:del w:id="3092" w:author="Sammartano, Marc (BIC USA)" w:date="2014-10-10T11:41:00Z">
            <w:r w:rsidDel="005B2E59">
              <w:rPr>
                <w:noProof/>
                <w:webHidden/>
              </w:rPr>
              <w:delText>93</w:delText>
            </w:r>
          </w:del>
        </w:p>
        <w:p w:rsidR="0028723B" w:rsidDel="00592A71" w:rsidRDefault="0028723B">
          <w:pPr>
            <w:pStyle w:val="TOC2"/>
            <w:rPr>
              <w:del w:id="3093" w:author="Sammartano, Marc (BIC USA)" w:date="2014-10-10T17:43:00Z"/>
              <w:rFonts w:eastAsiaTheme="minorEastAsia"/>
              <w:noProof/>
            </w:rPr>
          </w:pPr>
          <w:del w:id="3094" w:author="Sammartano, Marc (BIC USA)" w:date="2014-10-10T17:43:00Z">
            <w:r w:rsidRPr="00592A71" w:rsidDel="00592A71">
              <w:rPr>
                <w:noProof/>
              </w:rPr>
              <w:delText>Ftp.put &lt;source_sexp&gt;, &lt;destination_sexp&gt;</w:delText>
            </w:r>
            <w:r w:rsidDel="00592A71">
              <w:rPr>
                <w:noProof/>
                <w:webHidden/>
              </w:rPr>
              <w:tab/>
            </w:r>
          </w:del>
          <w:del w:id="3095" w:author="Sammartano, Marc (BIC USA)" w:date="2014-10-10T11:41:00Z">
            <w:r w:rsidDel="005B2E59">
              <w:rPr>
                <w:noProof/>
                <w:webHidden/>
              </w:rPr>
              <w:delText>93</w:delText>
            </w:r>
          </w:del>
        </w:p>
        <w:p w:rsidR="0028723B" w:rsidDel="00592A71" w:rsidRDefault="0028723B">
          <w:pPr>
            <w:pStyle w:val="TOC2"/>
            <w:rPr>
              <w:del w:id="3096" w:author="Sammartano, Marc (BIC USA)" w:date="2014-10-10T17:43:00Z"/>
              <w:rFonts w:eastAsiaTheme="minorEastAsia"/>
              <w:noProof/>
            </w:rPr>
          </w:pPr>
          <w:del w:id="3097" w:author="Sammartano, Marc (BIC USA)" w:date="2014-10-10T17:43:00Z">
            <w:r w:rsidRPr="00592A71" w:rsidDel="00592A71">
              <w:rPr>
                <w:noProof/>
              </w:rPr>
              <w:delText>Ftp.get &lt;source_sexp&gt;, &lt;destination_sexp&gt;</w:delText>
            </w:r>
            <w:r w:rsidDel="00592A71">
              <w:rPr>
                <w:noProof/>
                <w:webHidden/>
              </w:rPr>
              <w:tab/>
            </w:r>
          </w:del>
          <w:del w:id="3098" w:author="Sammartano, Marc (BIC USA)" w:date="2014-10-10T11:41:00Z">
            <w:r w:rsidDel="005B2E59">
              <w:rPr>
                <w:noProof/>
                <w:webHidden/>
              </w:rPr>
              <w:delText>93</w:delText>
            </w:r>
          </w:del>
        </w:p>
        <w:p w:rsidR="0028723B" w:rsidDel="00592A71" w:rsidRDefault="0028723B">
          <w:pPr>
            <w:pStyle w:val="TOC2"/>
            <w:rPr>
              <w:del w:id="3099" w:author="Sammartano, Marc (BIC USA)" w:date="2014-10-10T17:43:00Z"/>
              <w:rFonts w:eastAsiaTheme="minorEastAsia"/>
              <w:noProof/>
            </w:rPr>
          </w:pPr>
          <w:del w:id="3100" w:author="Sammartano, Marc (BIC USA)" w:date="2014-10-10T17:43:00Z">
            <w:r w:rsidRPr="00592A71" w:rsidDel="00592A71">
              <w:rPr>
                <w:noProof/>
              </w:rPr>
              <w:delText>Ftp.dir &lt;list_nvar&gt;</w:delText>
            </w:r>
            <w:r w:rsidDel="00592A71">
              <w:rPr>
                <w:noProof/>
                <w:webHidden/>
              </w:rPr>
              <w:tab/>
            </w:r>
          </w:del>
          <w:del w:id="3101" w:author="Sammartano, Marc (BIC USA)" w:date="2014-10-10T11:41:00Z">
            <w:r w:rsidDel="005B2E59">
              <w:rPr>
                <w:noProof/>
                <w:webHidden/>
              </w:rPr>
              <w:delText>94</w:delText>
            </w:r>
          </w:del>
        </w:p>
        <w:p w:rsidR="0028723B" w:rsidDel="00592A71" w:rsidRDefault="0028723B">
          <w:pPr>
            <w:pStyle w:val="TOC2"/>
            <w:rPr>
              <w:del w:id="3102" w:author="Sammartano, Marc (BIC USA)" w:date="2014-10-10T17:43:00Z"/>
              <w:rFonts w:eastAsiaTheme="minorEastAsia"/>
              <w:noProof/>
            </w:rPr>
          </w:pPr>
          <w:del w:id="3103" w:author="Sammartano, Marc (BIC USA)" w:date="2014-10-10T17:43:00Z">
            <w:r w:rsidRPr="00592A71" w:rsidDel="00592A71">
              <w:rPr>
                <w:noProof/>
              </w:rPr>
              <w:delText>Ftp.cd &lt;new_directory_sexp&gt;</w:delText>
            </w:r>
            <w:r w:rsidDel="00592A71">
              <w:rPr>
                <w:noProof/>
                <w:webHidden/>
              </w:rPr>
              <w:tab/>
            </w:r>
          </w:del>
          <w:del w:id="3104" w:author="Sammartano, Marc (BIC USA)" w:date="2014-10-10T11:41:00Z">
            <w:r w:rsidDel="005B2E59">
              <w:rPr>
                <w:noProof/>
                <w:webHidden/>
              </w:rPr>
              <w:delText>94</w:delText>
            </w:r>
          </w:del>
        </w:p>
        <w:p w:rsidR="0028723B" w:rsidDel="00592A71" w:rsidRDefault="0028723B">
          <w:pPr>
            <w:pStyle w:val="TOC2"/>
            <w:rPr>
              <w:del w:id="3105" w:author="Sammartano, Marc (BIC USA)" w:date="2014-10-10T17:43:00Z"/>
              <w:rFonts w:eastAsiaTheme="minorEastAsia"/>
              <w:noProof/>
            </w:rPr>
          </w:pPr>
          <w:del w:id="3106" w:author="Sammartano, Marc (BIC USA)" w:date="2014-10-10T17:43:00Z">
            <w:r w:rsidRPr="00592A71" w:rsidDel="00592A71">
              <w:rPr>
                <w:noProof/>
              </w:rPr>
              <w:delText>Ftp.rename &lt;old_filename_sexp&gt;, &lt;new_filename_sexp&gt;</w:delText>
            </w:r>
            <w:r w:rsidDel="00592A71">
              <w:rPr>
                <w:noProof/>
                <w:webHidden/>
              </w:rPr>
              <w:tab/>
            </w:r>
          </w:del>
          <w:del w:id="3107" w:author="Sammartano, Marc (BIC USA)" w:date="2014-10-10T11:41:00Z">
            <w:r w:rsidDel="005B2E59">
              <w:rPr>
                <w:noProof/>
                <w:webHidden/>
              </w:rPr>
              <w:delText>94</w:delText>
            </w:r>
          </w:del>
        </w:p>
        <w:p w:rsidR="0028723B" w:rsidDel="00592A71" w:rsidRDefault="0028723B">
          <w:pPr>
            <w:pStyle w:val="TOC2"/>
            <w:rPr>
              <w:del w:id="3108" w:author="Sammartano, Marc (BIC USA)" w:date="2014-10-10T17:43:00Z"/>
              <w:rFonts w:eastAsiaTheme="minorEastAsia"/>
              <w:noProof/>
            </w:rPr>
          </w:pPr>
          <w:del w:id="3109" w:author="Sammartano, Marc (BIC USA)" w:date="2014-10-10T17:43:00Z">
            <w:r w:rsidRPr="00592A71" w:rsidDel="00592A71">
              <w:rPr>
                <w:noProof/>
              </w:rPr>
              <w:delText>Ftp.delete &lt;filename_sexp&gt;</w:delText>
            </w:r>
            <w:r w:rsidDel="00592A71">
              <w:rPr>
                <w:noProof/>
                <w:webHidden/>
              </w:rPr>
              <w:tab/>
            </w:r>
          </w:del>
          <w:del w:id="3110" w:author="Sammartano, Marc (BIC USA)" w:date="2014-10-10T11:41:00Z">
            <w:r w:rsidDel="005B2E59">
              <w:rPr>
                <w:noProof/>
                <w:webHidden/>
              </w:rPr>
              <w:delText>94</w:delText>
            </w:r>
          </w:del>
        </w:p>
        <w:p w:rsidR="0028723B" w:rsidDel="00592A71" w:rsidRDefault="0028723B">
          <w:pPr>
            <w:pStyle w:val="TOC2"/>
            <w:rPr>
              <w:del w:id="3111" w:author="Sammartano, Marc (BIC USA)" w:date="2014-10-10T17:43:00Z"/>
              <w:rFonts w:eastAsiaTheme="minorEastAsia"/>
              <w:noProof/>
            </w:rPr>
          </w:pPr>
          <w:del w:id="3112" w:author="Sammartano, Marc (BIC USA)" w:date="2014-10-10T17:43:00Z">
            <w:r w:rsidRPr="00592A71" w:rsidDel="00592A71">
              <w:rPr>
                <w:noProof/>
              </w:rPr>
              <w:delText>Ftp.rmdir &lt;directory_sexp&gt;</w:delText>
            </w:r>
            <w:r w:rsidDel="00592A71">
              <w:rPr>
                <w:noProof/>
                <w:webHidden/>
              </w:rPr>
              <w:tab/>
            </w:r>
          </w:del>
          <w:del w:id="3113" w:author="Sammartano, Marc (BIC USA)" w:date="2014-10-10T11:41:00Z">
            <w:r w:rsidDel="005B2E59">
              <w:rPr>
                <w:noProof/>
                <w:webHidden/>
              </w:rPr>
              <w:delText>94</w:delText>
            </w:r>
          </w:del>
        </w:p>
        <w:p w:rsidR="0028723B" w:rsidDel="00592A71" w:rsidRDefault="0028723B">
          <w:pPr>
            <w:pStyle w:val="TOC2"/>
            <w:rPr>
              <w:del w:id="3114" w:author="Sammartano, Marc (BIC USA)" w:date="2014-10-10T17:43:00Z"/>
              <w:rFonts w:eastAsiaTheme="minorEastAsia"/>
              <w:noProof/>
            </w:rPr>
          </w:pPr>
          <w:del w:id="3115" w:author="Sammartano, Marc (BIC USA)" w:date="2014-10-10T17:43:00Z">
            <w:r w:rsidRPr="00592A71" w:rsidDel="00592A71">
              <w:rPr>
                <w:noProof/>
              </w:rPr>
              <w:delText>Ftp.mkdir &lt;directory_sexp&gt;</w:delText>
            </w:r>
            <w:r w:rsidDel="00592A71">
              <w:rPr>
                <w:noProof/>
                <w:webHidden/>
              </w:rPr>
              <w:tab/>
            </w:r>
          </w:del>
          <w:del w:id="3116" w:author="Sammartano, Marc (BIC USA)" w:date="2014-10-10T11:41:00Z">
            <w:r w:rsidDel="005B2E59">
              <w:rPr>
                <w:noProof/>
                <w:webHidden/>
              </w:rPr>
              <w:delText>94</w:delText>
            </w:r>
          </w:del>
        </w:p>
        <w:p w:rsidR="0028723B" w:rsidDel="00592A71" w:rsidRDefault="0028723B">
          <w:pPr>
            <w:pStyle w:val="TOC1"/>
            <w:tabs>
              <w:tab w:val="right" w:leader="dot" w:pos="9350"/>
            </w:tabs>
            <w:rPr>
              <w:del w:id="3117" w:author="Sammartano, Marc (BIC USA)" w:date="2014-10-10T17:43:00Z"/>
              <w:rFonts w:eastAsiaTheme="minorEastAsia"/>
              <w:noProof/>
            </w:rPr>
          </w:pPr>
          <w:del w:id="3118" w:author="Sammartano, Marc (BIC USA)" w:date="2014-10-10T17:43:00Z">
            <w:r w:rsidRPr="00592A71" w:rsidDel="00592A71">
              <w:rPr>
                <w:noProof/>
              </w:rPr>
              <w:delText>Bluetooth</w:delText>
            </w:r>
            <w:r w:rsidDel="00592A71">
              <w:rPr>
                <w:noProof/>
                <w:webHidden/>
              </w:rPr>
              <w:tab/>
            </w:r>
          </w:del>
          <w:del w:id="3119" w:author="Sammartano, Marc (BIC USA)" w:date="2014-10-10T11:41:00Z">
            <w:r w:rsidDel="005B2E59">
              <w:rPr>
                <w:noProof/>
                <w:webHidden/>
              </w:rPr>
              <w:delText>94</w:delText>
            </w:r>
          </w:del>
        </w:p>
        <w:p w:rsidR="0028723B" w:rsidDel="00592A71" w:rsidRDefault="0028723B">
          <w:pPr>
            <w:pStyle w:val="TOC2"/>
            <w:rPr>
              <w:del w:id="3120" w:author="Sammartano, Marc (BIC USA)" w:date="2014-10-10T17:43:00Z"/>
              <w:rFonts w:eastAsiaTheme="minorEastAsia"/>
              <w:noProof/>
            </w:rPr>
          </w:pPr>
          <w:del w:id="3121" w:author="Sammartano, Marc (BIC USA)" w:date="2014-10-10T17:43:00Z">
            <w:r w:rsidRPr="00592A71" w:rsidDel="00592A71">
              <w:rPr>
                <w:noProof/>
              </w:rPr>
              <w:delText>Bt.open {0|1}</w:delText>
            </w:r>
            <w:r w:rsidDel="00592A71">
              <w:rPr>
                <w:noProof/>
                <w:webHidden/>
              </w:rPr>
              <w:tab/>
            </w:r>
          </w:del>
          <w:del w:id="3122" w:author="Sammartano, Marc (BIC USA)" w:date="2014-10-10T11:41:00Z">
            <w:r w:rsidDel="005B2E59">
              <w:rPr>
                <w:noProof/>
                <w:webHidden/>
              </w:rPr>
              <w:delText>95</w:delText>
            </w:r>
          </w:del>
        </w:p>
        <w:p w:rsidR="0028723B" w:rsidDel="00592A71" w:rsidRDefault="0028723B">
          <w:pPr>
            <w:pStyle w:val="TOC2"/>
            <w:rPr>
              <w:del w:id="3123" w:author="Sammartano, Marc (BIC USA)" w:date="2014-10-10T17:43:00Z"/>
              <w:rFonts w:eastAsiaTheme="minorEastAsia"/>
              <w:noProof/>
            </w:rPr>
          </w:pPr>
          <w:del w:id="3124" w:author="Sammartano, Marc (BIC USA)" w:date="2014-10-10T17:43:00Z">
            <w:r w:rsidRPr="00592A71" w:rsidDel="00592A71">
              <w:rPr>
                <w:noProof/>
              </w:rPr>
              <w:delText>Bt.close</w:delText>
            </w:r>
            <w:r w:rsidDel="00592A71">
              <w:rPr>
                <w:noProof/>
                <w:webHidden/>
              </w:rPr>
              <w:tab/>
            </w:r>
          </w:del>
          <w:del w:id="3125" w:author="Sammartano, Marc (BIC USA)" w:date="2014-10-10T11:41:00Z">
            <w:r w:rsidDel="005B2E59">
              <w:rPr>
                <w:noProof/>
                <w:webHidden/>
              </w:rPr>
              <w:delText>95</w:delText>
            </w:r>
          </w:del>
        </w:p>
        <w:p w:rsidR="0028723B" w:rsidDel="00592A71" w:rsidRDefault="0028723B">
          <w:pPr>
            <w:pStyle w:val="TOC2"/>
            <w:rPr>
              <w:del w:id="3126" w:author="Sammartano, Marc (BIC USA)" w:date="2014-10-10T17:43:00Z"/>
              <w:rFonts w:eastAsiaTheme="minorEastAsia"/>
              <w:noProof/>
            </w:rPr>
          </w:pPr>
          <w:del w:id="3127" w:author="Sammartano, Marc (BIC USA)" w:date="2014-10-10T17:43:00Z">
            <w:r w:rsidRPr="00592A71" w:rsidDel="00592A71">
              <w:rPr>
                <w:noProof/>
              </w:rPr>
              <w:delText>Bt.connect {0|1}</w:delText>
            </w:r>
            <w:r w:rsidDel="00592A71">
              <w:rPr>
                <w:noProof/>
                <w:webHidden/>
              </w:rPr>
              <w:tab/>
            </w:r>
          </w:del>
          <w:del w:id="3128" w:author="Sammartano, Marc (BIC USA)" w:date="2014-10-10T11:41:00Z">
            <w:r w:rsidDel="005B2E59">
              <w:rPr>
                <w:noProof/>
                <w:webHidden/>
              </w:rPr>
              <w:delText>96</w:delText>
            </w:r>
          </w:del>
        </w:p>
        <w:p w:rsidR="0028723B" w:rsidDel="00592A71" w:rsidRDefault="0028723B">
          <w:pPr>
            <w:pStyle w:val="TOC2"/>
            <w:rPr>
              <w:del w:id="3129" w:author="Sammartano, Marc (BIC USA)" w:date="2014-10-10T17:43:00Z"/>
              <w:rFonts w:eastAsiaTheme="minorEastAsia"/>
              <w:noProof/>
            </w:rPr>
          </w:pPr>
          <w:del w:id="3130" w:author="Sammartano, Marc (BIC USA)" w:date="2014-10-10T17:43:00Z">
            <w:r w:rsidRPr="00592A71" w:rsidDel="00592A71">
              <w:rPr>
                <w:noProof/>
              </w:rPr>
              <w:delText>Bt.disconnect</w:delText>
            </w:r>
            <w:r w:rsidDel="00592A71">
              <w:rPr>
                <w:noProof/>
                <w:webHidden/>
              </w:rPr>
              <w:tab/>
            </w:r>
          </w:del>
          <w:del w:id="3131" w:author="Sammartano, Marc (BIC USA)" w:date="2014-10-10T11:41:00Z">
            <w:r w:rsidDel="005B2E59">
              <w:rPr>
                <w:noProof/>
                <w:webHidden/>
              </w:rPr>
              <w:delText>96</w:delText>
            </w:r>
          </w:del>
        </w:p>
        <w:p w:rsidR="0028723B" w:rsidDel="00592A71" w:rsidRDefault="0028723B">
          <w:pPr>
            <w:pStyle w:val="TOC2"/>
            <w:rPr>
              <w:del w:id="3132" w:author="Sammartano, Marc (BIC USA)" w:date="2014-10-10T17:43:00Z"/>
              <w:rFonts w:eastAsiaTheme="minorEastAsia"/>
              <w:noProof/>
            </w:rPr>
          </w:pPr>
          <w:del w:id="3133" w:author="Sammartano, Marc (BIC USA)" w:date="2014-10-10T17:43:00Z">
            <w:r w:rsidRPr="00592A71" w:rsidDel="00592A71">
              <w:rPr>
                <w:noProof/>
              </w:rPr>
              <w:delText>Bt.reconnect</w:delText>
            </w:r>
            <w:r w:rsidDel="00592A71">
              <w:rPr>
                <w:noProof/>
                <w:webHidden/>
              </w:rPr>
              <w:tab/>
            </w:r>
          </w:del>
          <w:del w:id="3134" w:author="Sammartano, Marc (BIC USA)" w:date="2014-10-10T11:41:00Z">
            <w:r w:rsidDel="005B2E59">
              <w:rPr>
                <w:noProof/>
                <w:webHidden/>
              </w:rPr>
              <w:delText>96</w:delText>
            </w:r>
          </w:del>
        </w:p>
        <w:p w:rsidR="0028723B" w:rsidDel="00592A71" w:rsidRDefault="0028723B">
          <w:pPr>
            <w:pStyle w:val="TOC2"/>
            <w:rPr>
              <w:del w:id="3135" w:author="Sammartano, Marc (BIC USA)" w:date="2014-10-10T17:43:00Z"/>
              <w:rFonts w:eastAsiaTheme="minorEastAsia"/>
              <w:noProof/>
            </w:rPr>
          </w:pPr>
          <w:del w:id="3136" w:author="Sammartano, Marc (BIC USA)" w:date="2014-10-10T17:43:00Z">
            <w:r w:rsidRPr="00592A71" w:rsidDel="00592A71">
              <w:rPr>
                <w:noProof/>
              </w:rPr>
              <w:delText>Bt.status &lt;nvar&gt;</w:delText>
            </w:r>
            <w:r w:rsidDel="00592A71">
              <w:rPr>
                <w:noProof/>
                <w:webHidden/>
              </w:rPr>
              <w:tab/>
            </w:r>
          </w:del>
          <w:del w:id="3137" w:author="Sammartano, Marc (BIC USA)" w:date="2014-10-10T11:41:00Z">
            <w:r w:rsidDel="005B2E59">
              <w:rPr>
                <w:noProof/>
                <w:webHidden/>
              </w:rPr>
              <w:delText>96</w:delText>
            </w:r>
          </w:del>
        </w:p>
        <w:p w:rsidR="0028723B" w:rsidDel="00592A71" w:rsidRDefault="0028723B">
          <w:pPr>
            <w:pStyle w:val="TOC2"/>
            <w:rPr>
              <w:del w:id="3138" w:author="Sammartano, Marc (BIC USA)" w:date="2014-10-10T17:43:00Z"/>
              <w:rFonts w:eastAsiaTheme="minorEastAsia"/>
              <w:noProof/>
            </w:rPr>
          </w:pPr>
          <w:del w:id="3139" w:author="Sammartano, Marc (BIC USA)" w:date="2014-10-10T17:43:00Z">
            <w:r w:rsidRPr="00592A71" w:rsidDel="00592A71">
              <w:rPr>
                <w:noProof/>
              </w:rPr>
              <w:delText>Bt.write {&lt;exp&gt; {,|;}} ...</w:delText>
            </w:r>
            <w:r w:rsidDel="00592A71">
              <w:rPr>
                <w:noProof/>
                <w:webHidden/>
              </w:rPr>
              <w:tab/>
            </w:r>
          </w:del>
          <w:del w:id="3140" w:author="Sammartano, Marc (BIC USA)" w:date="2014-10-10T11:41:00Z">
            <w:r w:rsidDel="005B2E59">
              <w:rPr>
                <w:noProof/>
                <w:webHidden/>
              </w:rPr>
              <w:delText>96</w:delText>
            </w:r>
          </w:del>
        </w:p>
        <w:p w:rsidR="0028723B" w:rsidDel="00592A71" w:rsidRDefault="0028723B">
          <w:pPr>
            <w:pStyle w:val="TOC2"/>
            <w:rPr>
              <w:del w:id="3141" w:author="Sammartano, Marc (BIC USA)" w:date="2014-10-10T17:43:00Z"/>
              <w:rFonts w:eastAsiaTheme="minorEastAsia"/>
              <w:noProof/>
            </w:rPr>
          </w:pPr>
          <w:del w:id="3142" w:author="Sammartano, Marc (BIC USA)" w:date="2014-10-10T17:43:00Z">
            <w:r w:rsidRPr="00592A71" w:rsidDel="00592A71">
              <w:rPr>
                <w:noProof/>
              </w:rPr>
              <w:delText>Bt.read.ready &lt;nvar&gt;</w:delText>
            </w:r>
            <w:r w:rsidDel="00592A71">
              <w:rPr>
                <w:noProof/>
                <w:webHidden/>
              </w:rPr>
              <w:tab/>
            </w:r>
          </w:del>
          <w:del w:id="3143" w:author="Sammartano, Marc (BIC USA)" w:date="2014-10-10T11:41:00Z">
            <w:r w:rsidDel="005B2E59">
              <w:rPr>
                <w:noProof/>
                <w:webHidden/>
              </w:rPr>
              <w:delText>97</w:delText>
            </w:r>
          </w:del>
        </w:p>
        <w:p w:rsidR="0028723B" w:rsidDel="00592A71" w:rsidRDefault="0028723B">
          <w:pPr>
            <w:pStyle w:val="TOC2"/>
            <w:rPr>
              <w:del w:id="3144" w:author="Sammartano, Marc (BIC USA)" w:date="2014-10-10T17:43:00Z"/>
              <w:rFonts w:eastAsiaTheme="minorEastAsia"/>
              <w:noProof/>
            </w:rPr>
          </w:pPr>
          <w:del w:id="3145" w:author="Sammartano, Marc (BIC USA)" w:date="2014-10-10T17:43:00Z">
            <w:r w:rsidRPr="00592A71" w:rsidDel="00592A71">
              <w:rPr>
                <w:noProof/>
              </w:rPr>
              <w:delText>OnBtReadReady:</w:delText>
            </w:r>
            <w:r w:rsidDel="00592A71">
              <w:rPr>
                <w:noProof/>
                <w:webHidden/>
              </w:rPr>
              <w:tab/>
            </w:r>
          </w:del>
          <w:del w:id="3146" w:author="Sammartano, Marc (BIC USA)" w:date="2014-10-10T11:41:00Z">
            <w:r w:rsidDel="005B2E59">
              <w:rPr>
                <w:noProof/>
                <w:webHidden/>
              </w:rPr>
              <w:delText>97</w:delText>
            </w:r>
          </w:del>
        </w:p>
        <w:p w:rsidR="0028723B" w:rsidDel="00592A71" w:rsidRDefault="0028723B">
          <w:pPr>
            <w:pStyle w:val="TOC3"/>
            <w:rPr>
              <w:del w:id="3147" w:author="Sammartano, Marc (BIC USA)" w:date="2014-10-10T17:43:00Z"/>
              <w:rFonts w:eastAsiaTheme="minorEastAsia"/>
              <w:noProof/>
            </w:rPr>
          </w:pPr>
          <w:del w:id="3148" w:author="Sammartano, Marc (BIC USA)" w:date="2014-10-10T17:43:00Z">
            <w:r w:rsidRPr="00592A71" w:rsidDel="00592A71">
              <w:rPr>
                <w:noProof/>
              </w:rPr>
              <w:delText>Bt.onReadReady.Resume</w:delText>
            </w:r>
            <w:r w:rsidDel="00592A71">
              <w:rPr>
                <w:noProof/>
                <w:webHidden/>
              </w:rPr>
              <w:tab/>
            </w:r>
          </w:del>
          <w:del w:id="3149" w:author="Sammartano, Marc (BIC USA)" w:date="2014-10-10T11:41:00Z">
            <w:r w:rsidDel="005B2E59">
              <w:rPr>
                <w:noProof/>
                <w:webHidden/>
              </w:rPr>
              <w:delText>97</w:delText>
            </w:r>
          </w:del>
        </w:p>
        <w:p w:rsidR="0028723B" w:rsidDel="00592A71" w:rsidRDefault="0028723B">
          <w:pPr>
            <w:pStyle w:val="TOC2"/>
            <w:rPr>
              <w:del w:id="3150" w:author="Sammartano, Marc (BIC USA)" w:date="2014-10-10T17:43:00Z"/>
              <w:rFonts w:eastAsiaTheme="minorEastAsia"/>
              <w:noProof/>
            </w:rPr>
          </w:pPr>
          <w:del w:id="3151" w:author="Sammartano, Marc (BIC USA)" w:date="2014-10-10T17:43:00Z">
            <w:r w:rsidRPr="00592A71" w:rsidDel="00592A71">
              <w:rPr>
                <w:noProof/>
              </w:rPr>
              <w:delText>Bt.read.bytes &lt;svar&gt;</w:delText>
            </w:r>
            <w:r w:rsidDel="00592A71">
              <w:rPr>
                <w:noProof/>
                <w:webHidden/>
              </w:rPr>
              <w:tab/>
            </w:r>
          </w:del>
          <w:del w:id="3152" w:author="Sammartano, Marc (BIC USA)" w:date="2014-10-10T11:41:00Z">
            <w:r w:rsidDel="005B2E59">
              <w:rPr>
                <w:noProof/>
                <w:webHidden/>
              </w:rPr>
              <w:delText>97</w:delText>
            </w:r>
          </w:del>
        </w:p>
        <w:p w:rsidR="0028723B" w:rsidDel="00592A71" w:rsidRDefault="0028723B">
          <w:pPr>
            <w:pStyle w:val="TOC2"/>
            <w:rPr>
              <w:del w:id="3153" w:author="Sammartano, Marc (BIC USA)" w:date="2014-10-10T17:43:00Z"/>
              <w:rFonts w:eastAsiaTheme="minorEastAsia"/>
              <w:noProof/>
            </w:rPr>
          </w:pPr>
          <w:del w:id="3154" w:author="Sammartano, Marc (BIC USA)" w:date="2014-10-10T17:43:00Z">
            <w:r w:rsidRPr="00592A71" w:rsidDel="00592A71">
              <w:rPr>
                <w:noProof/>
              </w:rPr>
              <w:delText>Bt.device.name &lt;svar&gt;</w:delText>
            </w:r>
            <w:r w:rsidDel="00592A71">
              <w:rPr>
                <w:noProof/>
                <w:webHidden/>
              </w:rPr>
              <w:tab/>
            </w:r>
          </w:del>
          <w:del w:id="3155" w:author="Sammartano, Marc (BIC USA)" w:date="2014-10-10T11:41:00Z">
            <w:r w:rsidDel="005B2E59">
              <w:rPr>
                <w:noProof/>
                <w:webHidden/>
              </w:rPr>
              <w:delText>97</w:delText>
            </w:r>
          </w:del>
        </w:p>
        <w:p w:rsidR="0028723B" w:rsidDel="00592A71" w:rsidRDefault="0028723B">
          <w:pPr>
            <w:pStyle w:val="TOC2"/>
            <w:rPr>
              <w:del w:id="3156" w:author="Sammartano, Marc (BIC USA)" w:date="2014-10-10T17:43:00Z"/>
              <w:rFonts w:eastAsiaTheme="minorEastAsia"/>
              <w:noProof/>
            </w:rPr>
          </w:pPr>
          <w:del w:id="3157" w:author="Sammartano, Marc (BIC USA)" w:date="2014-10-10T17:43:00Z">
            <w:r w:rsidRPr="00592A71" w:rsidDel="00592A71">
              <w:rPr>
                <w:noProof/>
              </w:rPr>
              <w:delText>Bt.set.uuid &lt;sexp&gt;</w:delText>
            </w:r>
            <w:r w:rsidDel="00592A71">
              <w:rPr>
                <w:noProof/>
                <w:webHidden/>
              </w:rPr>
              <w:tab/>
            </w:r>
          </w:del>
          <w:del w:id="3158" w:author="Sammartano, Marc (BIC USA)" w:date="2014-10-10T11:41:00Z">
            <w:r w:rsidDel="005B2E59">
              <w:rPr>
                <w:noProof/>
                <w:webHidden/>
              </w:rPr>
              <w:delText>97</w:delText>
            </w:r>
          </w:del>
        </w:p>
        <w:p w:rsidR="0028723B" w:rsidDel="00592A71" w:rsidRDefault="0028723B">
          <w:pPr>
            <w:pStyle w:val="TOC1"/>
            <w:tabs>
              <w:tab w:val="right" w:leader="dot" w:pos="9350"/>
            </w:tabs>
            <w:rPr>
              <w:del w:id="3159" w:author="Sammartano, Marc (BIC USA)" w:date="2014-10-10T17:43:00Z"/>
              <w:rFonts w:eastAsiaTheme="minorEastAsia"/>
              <w:noProof/>
            </w:rPr>
          </w:pPr>
          <w:del w:id="3160" w:author="Sammartano, Marc (BIC USA)" w:date="2014-10-10T17:43:00Z">
            <w:r w:rsidRPr="00592A71" w:rsidDel="00592A71">
              <w:rPr>
                <w:noProof/>
              </w:rPr>
              <w:delText>Miscellaneous Commands</w:delText>
            </w:r>
            <w:r w:rsidDel="00592A71">
              <w:rPr>
                <w:noProof/>
                <w:webHidden/>
              </w:rPr>
              <w:tab/>
            </w:r>
          </w:del>
          <w:del w:id="3161" w:author="Sammartano, Marc (BIC USA)" w:date="2014-10-10T11:41:00Z">
            <w:r w:rsidDel="005B2E59">
              <w:rPr>
                <w:noProof/>
                <w:webHidden/>
              </w:rPr>
              <w:delText>98</w:delText>
            </w:r>
          </w:del>
        </w:p>
        <w:p w:rsidR="0028723B" w:rsidDel="00592A71" w:rsidRDefault="0028723B">
          <w:pPr>
            <w:pStyle w:val="TOC2"/>
            <w:rPr>
              <w:del w:id="3162" w:author="Sammartano, Marc (BIC USA)" w:date="2014-10-10T17:43:00Z"/>
              <w:rFonts w:eastAsiaTheme="minorEastAsia"/>
              <w:noProof/>
            </w:rPr>
          </w:pPr>
          <w:del w:id="3163" w:author="Sammartano, Marc (BIC USA)" w:date="2014-10-10T17:43:00Z">
            <w:r w:rsidRPr="00592A71" w:rsidDel="00592A71">
              <w:rPr>
                <w:noProof/>
              </w:rPr>
              <w:delText>Browse &lt;url_sexp&gt;</w:delText>
            </w:r>
            <w:r w:rsidDel="00592A71">
              <w:rPr>
                <w:noProof/>
                <w:webHidden/>
              </w:rPr>
              <w:tab/>
            </w:r>
          </w:del>
          <w:del w:id="3164" w:author="Sammartano, Marc (BIC USA)" w:date="2014-10-10T11:41:00Z">
            <w:r w:rsidDel="005B2E59">
              <w:rPr>
                <w:noProof/>
                <w:webHidden/>
              </w:rPr>
              <w:delText>98</w:delText>
            </w:r>
          </w:del>
        </w:p>
        <w:p w:rsidR="0028723B" w:rsidDel="00592A71" w:rsidRDefault="0028723B">
          <w:pPr>
            <w:pStyle w:val="TOC2"/>
            <w:rPr>
              <w:del w:id="3165" w:author="Sammartano, Marc (BIC USA)" w:date="2014-10-10T17:43:00Z"/>
              <w:rFonts w:eastAsiaTheme="minorEastAsia"/>
              <w:noProof/>
            </w:rPr>
          </w:pPr>
          <w:del w:id="3166" w:author="Sammartano, Marc (BIC USA)" w:date="2014-10-10T17:43:00Z">
            <w:r w:rsidRPr="00592A71" w:rsidDel="00592A71">
              <w:rPr>
                <w:noProof/>
              </w:rPr>
              <w:delText>Swap &lt;nvar_a&gt;|&lt;svar_a&gt;, &lt;nvar_b&gt;|&lt;svar_b&gt;</w:delText>
            </w:r>
            <w:r w:rsidDel="00592A71">
              <w:rPr>
                <w:noProof/>
                <w:webHidden/>
              </w:rPr>
              <w:tab/>
            </w:r>
          </w:del>
          <w:del w:id="3167" w:author="Sammartano, Marc (BIC USA)" w:date="2014-10-10T11:41:00Z">
            <w:r w:rsidDel="005B2E59">
              <w:rPr>
                <w:noProof/>
                <w:webHidden/>
              </w:rPr>
              <w:delText>98</w:delText>
            </w:r>
          </w:del>
        </w:p>
        <w:p w:rsidR="0028723B" w:rsidDel="00592A71" w:rsidRDefault="0028723B">
          <w:pPr>
            <w:pStyle w:val="TOC2"/>
            <w:rPr>
              <w:del w:id="3168" w:author="Sammartano, Marc (BIC USA)" w:date="2014-10-10T17:43:00Z"/>
              <w:rFonts w:eastAsiaTheme="minorEastAsia"/>
              <w:noProof/>
            </w:rPr>
          </w:pPr>
          <w:del w:id="3169" w:author="Sammartano, Marc (BIC USA)" w:date="2014-10-10T17:43:00Z">
            <w:r w:rsidRPr="00592A71" w:rsidDel="00592A71">
              <w:rPr>
                <w:noProof/>
              </w:rPr>
              <w:delText>Clipboard</w:delText>
            </w:r>
            <w:r w:rsidDel="00592A71">
              <w:rPr>
                <w:noProof/>
                <w:webHidden/>
              </w:rPr>
              <w:tab/>
            </w:r>
          </w:del>
          <w:del w:id="3170" w:author="Sammartano, Marc (BIC USA)" w:date="2014-10-10T11:41:00Z">
            <w:r w:rsidDel="005B2E59">
              <w:rPr>
                <w:noProof/>
                <w:webHidden/>
              </w:rPr>
              <w:delText>98</w:delText>
            </w:r>
          </w:del>
        </w:p>
        <w:p w:rsidR="0028723B" w:rsidDel="00592A71" w:rsidRDefault="0028723B">
          <w:pPr>
            <w:pStyle w:val="TOC3"/>
            <w:rPr>
              <w:del w:id="3171" w:author="Sammartano, Marc (BIC USA)" w:date="2014-10-10T17:43:00Z"/>
              <w:rFonts w:eastAsiaTheme="minorEastAsia"/>
              <w:noProof/>
            </w:rPr>
          </w:pPr>
          <w:del w:id="3172" w:author="Sammartano, Marc (BIC USA)" w:date="2014-10-10T17:43:00Z">
            <w:r w:rsidRPr="00592A71" w:rsidDel="00592A71">
              <w:rPr>
                <w:noProof/>
              </w:rPr>
              <w:delText>Clipboard.get &lt;svar&gt;</w:delText>
            </w:r>
            <w:r w:rsidDel="00592A71">
              <w:rPr>
                <w:noProof/>
                <w:webHidden/>
              </w:rPr>
              <w:tab/>
            </w:r>
          </w:del>
          <w:del w:id="3173" w:author="Sammartano, Marc (BIC USA)" w:date="2014-10-10T11:41:00Z">
            <w:r w:rsidDel="005B2E59">
              <w:rPr>
                <w:noProof/>
                <w:webHidden/>
              </w:rPr>
              <w:delText>98</w:delText>
            </w:r>
          </w:del>
        </w:p>
        <w:p w:rsidR="0028723B" w:rsidDel="00592A71" w:rsidRDefault="0028723B">
          <w:pPr>
            <w:pStyle w:val="TOC3"/>
            <w:rPr>
              <w:del w:id="3174" w:author="Sammartano, Marc (BIC USA)" w:date="2014-10-10T17:43:00Z"/>
              <w:rFonts w:eastAsiaTheme="minorEastAsia"/>
              <w:noProof/>
            </w:rPr>
          </w:pPr>
          <w:del w:id="3175" w:author="Sammartano, Marc (BIC USA)" w:date="2014-10-10T17:43:00Z">
            <w:r w:rsidRPr="00592A71" w:rsidDel="00592A71">
              <w:rPr>
                <w:noProof/>
              </w:rPr>
              <w:delText>Clipboard.put &lt;sexp&gt;</w:delText>
            </w:r>
            <w:r w:rsidDel="00592A71">
              <w:rPr>
                <w:noProof/>
                <w:webHidden/>
              </w:rPr>
              <w:tab/>
            </w:r>
          </w:del>
          <w:del w:id="3176" w:author="Sammartano, Marc (BIC USA)" w:date="2014-10-10T11:41:00Z">
            <w:r w:rsidDel="005B2E59">
              <w:rPr>
                <w:noProof/>
                <w:webHidden/>
              </w:rPr>
              <w:delText>98</w:delText>
            </w:r>
          </w:del>
        </w:p>
        <w:p w:rsidR="0028723B" w:rsidDel="00592A71" w:rsidRDefault="0028723B">
          <w:pPr>
            <w:pStyle w:val="TOC2"/>
            <w:rPr>
              <w:del w:id="3177" w:author="Sammartano, Marc (BIC USA)" w:date="2014-10-10T17:43:00Z"/>
              <w:rFonts w:eastAsiaTheme="minorEastAsia"/>
              <w:noProof/>
            </w:rPr>
          </w:pPr>
          <w:del w:id="3178" w:author="Sammartano, Marc (BIC USA)" w:date="2014-10-10T17:43:00Z">
            <w:r w:rsidRPr="00592A71" w:rsidDel="00592A71">
              <w:rPr>
                <w:noProof/>
              </w:rPr>
              <w:delText>Echo.on</w:delText>
            </w:r>
            <w:r w:rsidDel="00592A71">
              <w:rPr>
                <w:noProof/>
                <w:webHidden/>
              </w:rPr>
              <w:tab/>
            </w:r>
          </w:del>
          <w:del w:id="3179" w:author="Sammartano, Marc (BIC USA)" w:date="2014-10-10T11:41:00Z">
            <w:r w:rsidDel="005B2E59">
              <w:rPr>
                <w:noProof/>
                <w:webHidden/>
              </w:rPr>
              <w:delText>98</w:delText>
            </w:r>
          </w:del>
        </w:p>
        <w:p w:rsidR="0028723B" w:rsidDel="00592A71" w:rsidRDefault="0028723B">
          <w:pPr>
            <w:pStyle w:val="TOC2"/>
            <w:rPr>
              <w:del w:id="3180" w:author="Sammartano, Marc (BIC USA)" w:date="2014-10-10T17:43:00Z"/>
              <w:rFonts w:eastAsiaTheme="minorEastAsia"/>
              <w:noProof/>
            </w:rPr>
          </w:pPr>
          <w:del w:id="3181" w:author="Sammartano, Marc (BIC USA)" w:date="2014-10-10T17:43:00Z">
            <w:r w:rsidRPr="00592A71" w:rsidDel="00592A71">
              <w:rPr>
                <w:noProof/>
              </w:rPr>
              <w:delText>Echo.off</w:delText>
            </w:r>
            <w:r w:rsidDel="00592A71">
              <w:rPr>
                <w:noProof/>
                <w:webHidden/>
              </w:rPr>
              <w:tab/>
            </w:r>
          </w:del>
          <w:del w:id="3182" w:author="Sammartano, Marc (BIC USA)" w:date="2014-10-10T11:41:00Z">
            <w:r w:rsidDel="005B2E59">
              <w:rPr>
                <w:noProof/>
                <w:webHidden/>
              </w:rPr>
              <w:delText>98</w:delText>
            </w:r>
          </w:del>
        </w:p>
        <w:p w:rsidR="0028723B" w:rsidDel="00592A71" w:rsidRDefault="0028723B">
          <w:pPr>
            <w:pStyle w:val="TOC2"/>
            <w:rPr>
              <w:del w:id="3183" w:author="Sammartano, Marc (BIC USA)" w:date="2014-10-10T17:43:00Z"/>
              <w:rFonts w:eastAsiaTheme="minorEastAsia"/>
              <w:noProof/>
            </w:rPr>
          </w:pPr>
          <w:del w:id="3184" w:author="Sammartano, Marc (BIC USA)" w:date="2014-10-10T17:43:00Z">
            <w:r w:rsidRPr="00592A71" w:rsidDel="00592A71">
              <w:rPr>
                <w:noProof/>
              </w:rPr>
              <w:delText>Encryption</w:delText>
            </w:r>
            <w:r w:rsidDel="00592A71">
              <w:rPr>
                <w:noProof/>
                <w:webHidden/>
              </w:rPr>
              <w:tab/>
            </w:r>
          </w:del>
          <w:del w:id="3185" w:author="Sammartano, Marc (BIC USA)" w:date="2014-10-10T11:41:00Z">
            <w:r w:rsidDel="005B2E59">
              <w:rPr>
                <w:noProof/>
                <w:webHidden/>
              </w:rPr>
              <w:delText>98</w:delText>
            </w:r>
          </w:del>
        </w:p>
        <w:p w:rsidR="0028723B" w:rsidDel="00592A71" w:rsidRDefault="0028723B">
          <w:pPr>
            <w:pStyle w:val="TOC3"/>
            <w:rPr>
              <w:del w:id="3186" w:author="Sammartano, Marc (BIC USA)" w:date="2014-10-10T17:43:00Z"/>
              <w:rFonts w:eastAsiaTheme="minorEastAsia"/>
              <w:noProof/>
            </w:rPr>
          </w:pPr>
          <w:del w:id="3187" w:author="Sammartano, Marc (BIC USA)" w:date="2014-10-10T17:43:00Z">
            <w:r w:rsidRPr="00592A71" w:rsidDel="00592A71">
              <w:rPr>
                <w:noProof/>
              </w:rPr>
              <w:delText>Encrypt &lt;pw_sexp&gt;, &lt;source_sexp&gt;, &lt;encrypted_svar&gt;</w:delText>
            </w:r>
            <w:r w:rsidDel="00592A71">
              <w:rPr>
                <w:noProof/>
                <w:webHidden/>
              </w:rPr>
              <w:tab/>
            </w:r>
          </w:del>
          <w:del w:id="3188" w:author="Sammartano, Marc (BIC USA)" w:date="2014-10-10T11:41:00Z">
            <w:r w:rsidDel="005B2E59">
              <w:rPr>
                <w:noProof/>
                <w:webHidden/>
              </w:rPr>
              <w:delText>98</w:delText>
            </w:r>
          </w:del>
        </w:p>
        <w:p w:rsidR="0028723B" w:rsidDel="00592A71" w:rsidRDefault="0028723B">
          <w:pPr>
            <w:pStyle w:val="TOC3"/>
            <w:rPr>
              <w:del w:id="3189" w:author="Sammartano, Marc (BIC USA)" w:date="2014-10-10T17:43:00Z"/>
              <w:rFonts w:eastAsiaTheme="minorEastAsia"/>
              <w:noProof/>
            </w:rPr>
          </w:pPr>
          <w:del w:id="3190" w:author="Sammartano, Marc (BIC USA)" w:date="2014-10-10T17:43:00Z">
            <w:r w:rsidRPr="00592A71" w:rsidDel="00592A71">
              <w:rPr>
                <w:noProof/>
              </w:rPr>
              <w:delText>Decrypt  &lt;pw_sexp&gt;, &lt;encrypted_svar&gt;, &lt;decrypted_svar&gt;</w:delText>
            </w:r>
            <w:r w:rsidDel="00592A71">
              <w:rPr>
                <w:noProof/>
                <w:webHidden/>
              </w:rPr>
              <w:tab/>
            </w:r>
          </w:del>
          <w:del w:id="3191" w:author="Sammartano, Marc (BIC USA)" w:date="2014-10-10T11:41:00Z">
            <w:r w:rsidDel="005B2E59">
              <w:rPr>
                <w:noProof/>
                <w:webHidden/>
              </w:rPr>
              <w:delText>99</w:delText>
            </w:r>
          </w:del>
        </w:p>
        <w:p w:rsidR="0028723B" w:rsidDel="00592A71" w:rsidRDefault="0028723B">
          <w:pPr>
            <w:pStyle w:val="TOC2"/>
            <w:rPr>
              <w:del w:id="3192" w:author="Sammartano, Marc (BIC USA)" w:date="2014-10-10T17:43:00Z"/>
              <w:rFonts w:eastAsiaTheme="minorEastAsia"/>
              <w:noProof/>
            </w:rPr>
          </w:pPr>
          <w:del w:id="3193" w:author="Sammartano, Marc (BIC USA)" w:date="2014-10-10T17:43:00Z">
            <w:r w:rsidRPr="00592A71" w:rsidDel="00592A71">
              <w:rPr>
                <w:noProof/>
              </w:rPr>
              <w:delText>Ringer</w:delText>
            </w:r>
            <w:r w:rsidDel="00592A71">
              <w:rPr>
                <w:noProof/>
                <w:webHidden/>
              </w:rPr>
              <w:tab/>
            </w:r>
          </w:del>
          <w:del w:id="3194" w:author="Sammartano, Marc (BIC USA)" w:date="2014-10-10T11:41:00Z">
            <w:r w:rsidDel="005B2E59">
              <w:rPr>
                <w:noProof/>
                <w:webHidden/>
              </w:rPr>
              <w:delText>99</w:delText>
            </w:r>
          </w:del>
        </w:p>
        <w:p w:rsidR="0028723B" w:rsidDel="00592A71" w:rsidRDefault="0028723B">
          <w:pPr>
            <w:pStyle w:val="TOC3"/>
            <w:rPr>
              <w:del w:id="3195" w:author="Sammartano, Marc (BIC USA)" w:date="2014-10-10T17:43:00Z"/>
              <w:rFonts w:eastAsiaTheme="minorEastAsia"/>
              <w:noProof/>
            </w:rPr>
          </w:pPr>
          <w:del w:id="3196" w:author="Sammartano, Marc (BIC USA)" w:date="2014-10-10T17:43:00Z">
            <w:r w:rsidRPr="00592A71" w:rsidDel="00592A71">
              <w:rPr>
                <w:noProof/>
              </w:rPr>
              <w:delText>Ringer.get.mode &lt;nvar&gt;</w:delText>
            </w:r>
            <w:r w:rsidDel="00592A71">
              <w:rPr>
                <w:noProof/>
                <w:webHidden/>
              </w:rPr>
              <w:tab/>
            </w:r>
          </w:del>
          <w:del w:id="3197" w:author="Sammartano, Marc (BIC USA)" w:date="2014-10-10T11:41:00Z">
            <w:r w:rsidDel="005B2E59">
              <w:rPr>
                <w:noProof/>
                <w:webHidden/>
              </w:rPr>
              <w:delText>99</w:delText>
            </w:r>
          </w:del>
        </w:p>
        <w:p w:rsidR="0028723B" w:rsidDel="00592A71" w:rsidRDefault="0028723B">
          <w:pPr>
            <w:pStyle w:val="TOC3"/>
            <w:rPr>
              <w:del w:id="3198" w:author="Sammartano, Marc (BIC USA)" w:date="2014-10-10T17:43:00Z"/>
              <w:rFonts w:eastAsiaTheme="minorEastAsia"/>
              <w:noProof/>
            </w:rPr>
          </w:pPr>
          <w:del w:id="3199" w:author="Sammartano, Marc (BIC USA)" w:date="2014-10-10T17:43:00Z">
            <w:r w:rsidRPr="00592A71" w:rsidDel="00592A71">
              <w:rPr>
                <w:noProof/>
              </w:rPr>
              <w:delText>Ringer.set.mode &lt;nexp&gt;</w:delText>
            </w:r>
            <w:r w:rsidDel="00592A71">
              <w:rPr>
                <w:noProof/>
                <w:webHidden/>
              </w:rPr>
              <w:tab/>
            </w:r>
          </w:del>
          <w:del w:id="3200" w:author="Sammartano, Marc (BIC USA)" w:date="2014-10-10T11:41:00Z">
            <w:r w:rsidDel="005B2E59">
              <w:rPr>
                <w:noProof/>
                <w:webHidden/>
              </w:rPr>
              <w:delText>99</w:delText>
            </w:r>
          </w:del>
        </w:p>
        <w:p w:rsidR="0028723B" w:rsidDel="00592A71" w:rsidRDefault="0028723B">
          <w:pPr>
            <w:pStyle w:val="TOC3"/>
            <w:rPr>
              <w:del w:id="3201" w:author="Sammartano, Marc (BIC USA)" w:date="2014-10-10T17:43:00Z"/>
              <w:rFonts w:eastAsiaTheme="minorEastAsia"/>
              <w:noProof/>
            </w:rPr>
          </w:pPr>
          <w:del w:id="3202" w:author="Sammartano, Marc (BIC USA)" w:date="2014-10-10T17:43:00Z">
            <w:r w:rsidRPr="00592A71" w:rsidDel="00592A71">
              <w:rPr>
                <w:noProof/>
              </w:rPr>
              <w:delText>Ringer.get.volume &lt;vol_nvar&gt; { , &lt;max_nvar&gt; }</w:delText>
            </w:r>
            <w:r w:rsidDel="00592A71">
              <w:rPr>
                <w:noProof/>
                <w:webHidden/>
              </w:rPr>
              <w:tab/>
            </w:r>
          </w:del>
          <w:del w:id="3203" w:author="Sammartano, Marc (BIC USA)" w:date="2014-10-10T11:41:00Z">
            <w:r w:rsidDel="005B2E59">
              <w:rPr>
                <w:noProof/>
                <w:webHidden/>
              </w:rPr>
              <w:delText>99</w:delText>
            </w:r>
          </w:del>
        </w:p>
        <w:p w:rsidR="0028723B" w:rsidDel="00592A71" w:rsidRDefault="0028723B">
          <w:pPr>
            <w:pStyle w:val="TOC3"/>
            <w:rPr>
              <w:del w:id="3204" w:author="Sammartano, Marc (BIC USA)" w:date="2014-10-10T17:43:00Z"/>
              <w:rFonts w:eastAsiaTheme="minorEastAsia"/>
              <w:noProof/>
            </w:rPr>
          </w:pPr>
          <w:del w:id="3205" w:author="Sammartano, Marc (BIC USA)" w:date="2014-10-10T17:43:00Z">
            <w:r w:rsidRPr="00592A71" w:rsidDel="00592A71">
              <w:rPr>
                <w:noProof/>
              </w:rPr>
              <w:delText>Ringer.set.volume &lt;nvar&gt;</w:delText>
            </w:r>
            <w:r w:rsidDel="00592A71">
              <w:rPr>
                <w:noProof/>
                <w:webHidden/>
              </w:rPr>
              <w:tab/>
            </w:r>
          </w:del>
          <w:del w:id="3206" w:author="Sammartano, Marc (BIC USA)" w:date="2014-10-10T11:41:00Z">
            <w:r w:rsidDel="005B2E59">
              <w:rPr>
                <w:noProof/>
                <w:webHidden/>
              </w:rPr>
              <w:delText>99</w:delText>
            </w:r>
          </w:del>
        </w:p>
        <w:p w:rsidR="0028723B" w:rsidDel="00592A71" w:rsidRDefault="0028723B">
          <w:pPr>
            <w:pStyle w:val="TOC2"/>
            <w:rPr>
              <w:del w:id="3207" w:author="Sammartano, Marc (BIC USA)" w:date="2014-10-10T17:43:00Z"/>
              <w:rFonts w:eastAsiaTheme="minorEastAsia"/>
              <w:noProof/>
            </w:rPr>
          </w:pPr>
          <w:del w:id="3208" w:author="Sammartano, Marc (BIC USA)" w:date="2014-10-10T17:43:00Z">
            <w:r w:rsidRPr="00592A71" w:rsidDel="00592A71">
              <w:rPr>
                <w:noProof/>
              </w:rPr>
              <w:delText>Text To Speech</w:delText>
            </w:r>
            <w:r w:rsidDel="00592A71">
              <w:rPr>
                <w:noProof/>
                <w:webHidden/>
              </w:rPr>
              <w:tab/>
            </w:r>
          </w:del>
          <w:del w:id="3209" w:author="Sammartano, Marc (BIC USA)" w:date="2014-10-10T11:41:00Z">
            <w:r w:rsidDel="005B2E59">
              <w:rPr>
                <w:noProof/>
                <w:webHidden/>
              </w:rPr>
              <w:delText>99</w:delText>
            </w:r>
          </w:del>
        </w:p>
        <w:p w:rsidR="0028723B" w:rsidDel="00592A71" w:rsidRDefault="0028723B">
          <w:pPr>
            <w:pStyle w:val="TOC3"/>
            <w:rPr>
              <w:del w:id="3210" w:author="Sammartano, Marc (BIC USA)" w:date="2014-10-10T17:43:00Z"/>
              <w:rFonts w:eastAsiaTheme="minorEastAsia"/>
              <w:noProof/>
            </w:rPr>
          </w:pPr>
          <w:del w:id="3211" w:author="Sammartano, Marc (BIC USA)" w:date="2014-10-10T17:43:00Z">
            <w:r w:rsidRPr="00592A71" w:rsidDel="00592A71">
              <w:rPr>
                <w:noProof/>
              </w:rPr>
              <w:delText>Tts.init</w:delText>
            </w:r>
            <w:r w:rsidDel="00592A71">
              <w:rPr>
                <w:noProof/>
                <w:webHidden/>
              </w:rPr>
              <w:tab/>
            </w:r>
          </w:del>
          <w:del w:id="3212" w:author="Sammartano, Marc (BIC USA)" w:date="2014-10-10T11:41:00Z">
            <w:r w:rsidDel="005B2E59">
              <w:rPr>
                <w:noProof/>
                <w:webHidden/>
              </w:rPr>
              <w:delText>100</w:delText>
            </w:r>
          </w:del>
        </w:p>
        <w:p w:rsidR="0028723B" w:rsidDel="00592A71" w:rsidRDefault="0028723B">
          <w:pPr>
            <w:pStyle w:val="TOC3"/>
            <w:rPr>
              <w:del w:id="3213" w:author="Sammartano, Marc (BIC USA)" w:date="2014-10-10T17:43:00Z"/>
              <w:rFonts w:eastAsiaTheme="minorEastAsia"/>
              <w:noProof/>
            </w:rPr>
          </w:pPr>
          <w:del w:id="3214" w:author="Sammartano, Marc (BIC USA)" w:date="2014-10-10T17:43:00Z">
            <w:r w:rsidRPr="00592A71" w:rsidDel="00592A71">
              <w:rPr>
                <w:noProof/>
              </w:rPr>
              <w:delText>Tts.speak  &lt;sexp&gt; {, &lt;wait_lexp&gt;}</w:delText>
            </w:r>
            <w:r w:rsidDel="00592A71">
              <w:rPr>
                <w:noProof/>
                <w:webHidden/>
              </w:rPr>
              <w:tab/>
            </w:r>
          </w:del>
          <w:del w:id="3215" w:author="Sammartano, Marc (BIC USA)" w:date="2014-10-10T11:41:00Z">
            <w:r w:rsidDel="005B2E59">
              <w:rPr>
                <w:noProof/>
                <w:webHidden/>
              </w:rPr>
              <w:delText>100</w:delText>
            </w:r>
          </w:del>
        </w:p>
        <w:p w:rsidR="0028723B" w:rsidDel="00592A71" w:rsidRDefault="0028723B">
          <w:pPr>
            <w:pStyle w:val="TOC3"/>
            <w:rPr>
              <w:del w:id="3216" w:author="Sammartano, Marc (BIC USA)" w:date="2014-10-10T17:43:00Z"/>
              <w:rFonts w:eastAsiaTheme="minorEastAsia"/>
              <w:noProof/>
            </w:rPr>
          </w:pPr>
          <w:del w:id="3217" w:author="Sammartano, Marc (BIC USA)" w:date="2014-10-10T17:43:00Z">
            <w:r w:rsidRPr="00592A71" w:rsidDel="00592A71">
              <w:rPr>
                <w:noProof/>
              </w:rPr>
              <w:delText>Tts.speak.toFile &lt;sexp&gt; {, &lt;path_sexp&gt;}</w:delText>
            </w:r>
            <w:r w:rsidDel="00592A71">
              <w:rPr>
                <w:noProof/>
                <w:webHidden/>
              </w:rPr>
              <w:tab/>
            </w:r>
          </w:del>
          <w:del w:id="3218" w:author="Sammartano, Marc (BIC USA)" w:date="2014-10-10T11:41:00Z">
            <w:r w:rsidDel="005B2E59">
              <w:rPr>
                <w:noProof/>
                <w:webHidden/>
              </w:rPr>
              <w:delText>100</w:delText>
            </w:r>
          </w:del>
        </w:p>
        <w:p w:rsidR="0028723B" w:rsidDel="00592A71" w:rsidRDefault="0028723B">
          <w:pPr>
            <w:pStyle w:val="TOC3"/>
            <w:rPr>
              <w:del w:id="3219" w:author="Sammartano, Marc (BIC USA)" w:date="2014-10-10T17:43:00Z"/>
              <w:rFonts w:eastAsiaTheme="minorEastAsia"/>
              <w:noProof/>
            </w:rPr>
          </w:pPr>
          <w:del w:id="3220" w:author="Sammartano, Marc (BIC USA)" w:date="2014-10-10T17:43:00Z">
            <w:r w:rsidRPr="00592A71" w:rsidDel="00592A71">
              <w:rPr>
                <w:noProof/>
              </w:rPr>
              <w:delText>Tts.stop</w:delText>
            </w:r>
            <w:r w:rsidDel="00592A71">
              <w:rPr>
                <w:noProof/>
                <w:webHidden/>
              </w:rPr>
              <w:tab/>
            </w:r>
          </w:del>
          <w:del w:id="3221" w:author="Sammartano, Marc (BIC USA)" w:date="2014-10-10T11:41:00Z">
            <w:r w:rsidDel="005B2E59">
              <w:rPr>
                <w:noProof/>
                <w:webHidden/>
              </w:rPr>
              <w:delText>100</w:delText>
            </w:r>
          </w:del>
        </w:p>
        <w:p w:rsidR="0028723B" w:rsidDel="00592A71" w:rsidRDefault="0028723B">
          <w:pPr>
            <w:pStyle w:val="TOC2"/>
            <w:rPr>
              <w:del w:id="3222" w:author="Sammartano, Marc (BIC USA)" w:date="2014-10-10T17:43:00Z"/>
              <w:rFonts w:eastAsiaTheme="minorEastAsia"/>
              <w:noProof/>
            </w:rPr>
          </w:pPr>
          <w:del w:id="3223" w:author="Sammartano, Marc (BIC USA)" w:date="2014-10-10T17:43:00Z">
            <w:r w:rsidRPr="00592A71" w:rsidDel="00592A71">
              <w:rPr>
                <w:noProof/>
              </w:rPr>
              <w:delText>Speech To Text (Voice Recognition)</w:delText>
            </w:r>
            <w:r w:rsidDel="00592A71">
              <w:rPr>
                <w:noProof/>
                <w:webHidden/>
              </w:rPr>
              <w:tab/>
            </w:r>
          </w:del>
          <w:del w:id="3224" w:author="Sammartano, Marc (BIC USA)" w:date="2014-10-10T11:41:00Z">
            <w:r w:rsidDel="005B2E59">
              <w:rPr>
                <w:noProof/>
                <w:webHidden/>
              </w:rPr>
              <w:delText>100</w:delText>
            </w:r>
          </w:del>
        </w:p>
        <w:p w:rsidR="0028723B" w:rsidDel="00592A71" w:rsidRDefault="0028723B">
          <w:pPr>
            <w:pStyle w:val="TOC3"/>
            <w:rPr>
              <w:del w:id="3225" w:author="Sammartano, Marc (BIC USA)" w:date="2014-10-10T17:43:00Z"/>
              <w:rFonts w:eastAsiaTheme="minorEastAsia"/>
              <w:noProof/>
            </w:rPr>
          </w:pPr>
          <w:del w:id="3226" w:author="Sammartano, Marc (BIC USA)" w:date="2014-10-10T17:43:00Z">
            <w:r w:rsidRPr="00592A71" w:rsidDel="00592A71">
              <w:rPr>
                <w:noProof/>
              </w:rPr>
              <w:delText>Stt.listen</w:delText>
            </w:r>
            <w:r w:rsidDel="00592A71">
              <w:rPr>
                <w:noProof/>
                <w:webHidden/>
              </w:rPr>
              <w:tab/>
            </w:r>
          </w:del>
          <w:del w:id="3227" w:author="Sammartano, Marc (BIC USA)" w:date="2014-10-10T11:41:00Z">
            <w:r w:rsidDel="005B2E59">
              <w:rPr>
                <w:noProof/>
                <w:webHidden/>
              </w:rPr>
              <w:delText>100</w:delText>
            </w:r>
          </w:del>
        </w:p>
        <w:p w:rsidR="0028723B" w:rsidDel="00592A71" w:rsidRDefault="0028723B">
          <w:pPr>
            <w:pStyle w:val="TOC3"/>
            <w:rPr>
              <w:del w:id="3228" w:author="Sammartano, Marc (BIC USA)" w:date="2014-10-10T17:43:00Z"/>
              <w:rFonts w:eastAsiaTheme="minorEastAsia"/>
              <w:noProof/>
            </w:rPr>
          </w:pPr>
          <w:del w:id="3229" w:author="Sammartano, Marc (BIC USA)" w:date="2014-10-10T17:43:00Z">
            <w:r w:rsidRPr="00592A71" w:rsidDel="00592A71">
              <w:rPr>
                <w:noProof/>
              </w:rPr>
              <w:delText>Stt.results &lt;string_list_ptr_nvar&gt;</w:delText>
            </w:r>
            <w:r w:rsidDel="00592A71">
              <w:rPr>
                <w:noProof/>
                <w:webHidden/>
              </w:rPr>
              <w:tab/>
            </w:r>
          </w:del>
          <w:del w:id="3230" w:author="Sammartano, Marc (BIC USA)" w:date="2014-10-10T11:41:00Z">
            <w:r w:rsidDel="005B2E59">
              <w:rPr>
                <w:noProof/>
                <w:webHidden/>
              </w:rPr>
              <w:delText>100</w:delText>
            </w:r>
          </w:del>
        </w:p>
        <w:p w:rsidR="0028723B" w:rsidDel="00592A71" w:rsidRDefault="0028723B">
          <w:pPr>
            <w:pStyle w:val="TOC2"/>
            <w:rPr>
              <w:del w:id="3231" w:author="Sammartano, Marc (BIC USA)" w:date="2014-10-10T17:43:00Z"/>
              <w:rFonts w:eastAsiaTheme="minorEastAsia"/>
              <w:noProof/>
            </w:rPr>
          </w:pPr>
          <w:del w:id="3232" w:author="Sammartano, Marc (BIC USA)" w:date="2014-10-10T17:43:00Z">
            <w:r w:rsidRPr="00592A71" w:rsidDel="00592A71">
              <w:rPr>
                <w:noProof/>
              </w:rPr>
              <w:delText>Timer Interrupts and Commands</w:delText>
            </w:r>
            <w:r w:rsidDel="00592A71">
              <w:rPr>
                <w:noProof/>
                <w:webHidden/>
              </w:rPr>
              <w:tab/>
            </w:r>
          </w:del>
          <w:del w:id="3233" w:author="Sammartano, Marc (BIC USA)" w:date="2014-10-10T11:41:00Z">
            <w:r w:rsidDel="005B2E59">
              <w:rPr>
                <w:noProof/>
                <w:webHidden/>
              </w:rPr>
              <w:delText>102</w:delText>
            </w:r>
          </w:del>
        </w:p>
        <w:p w:rsidR="0028723B" w:rsidDel="00592A71" w:rsidRDefault="0028723B">
          <w:pPr>
            <w:pStyle w:val="TOC3"/>
            <w:rPr>
              <w:del w:id="3234" w:author="Sammartano, Marc (BIC USA)" w:date="2014-10-10T17:43:00Z"/>
              <w:rFonts w:eastAsiaTheme="minorEastAsia"/>
              <w:noProof/>
            </w:rPr>
          </w:pPr>
          <w:del w:id="3235" w:author="Sammartano, Marc (BIC USA)" w:date="2014-10-10T17:43:00Z">
            <w:r w:rsidRPr="00592A71" w:rsidDel="00592A71">
              <w:rPr>
                <w:noProof/>
              </w:rPr>
              <w:delText>Timer.set &lt;interval_nexp&gt;</w:delText>
            </w:r>
            <w:r w:rsidDel="00592A71">
              <w:rPr>
                <w:noProof/>
                <w:webHidden/>
              </w:rPr>
              <w:tab/>
            </w:r>
          </w:del>
          <w:del w:id="3236" w:author="Sammartano, Marc (BIC USA)" w:date="2014-10-10T11:41:00Z">
            <w:r w:rsidDel="005B2E59">
              <w:rPr>
                <w:noProof/>
                <w:webHidden/>
              </w:rPr>
              <w:delText>102</w:delText>
            </w:r>
          </w:del>
        </w:p>
        <w:p w:rsidR="0028723B" w:rsidDel="00592A71" w:rsidRDefault="0028723B">
          <w:pPr>
            <w:pStyle w:val="TOC3"/>
            <w:rPr>
              <w:del w:id="3237" w:author="Sammartano, Marc (BIC USA)" w:date="2014-10-10T17:43:00Z"/>
              <w:rFonts w:eastAsiaTheme="minorEastAsia"/>
              <w:noProof/>
            </w:rPr>
          </w:pPr>
          <w:del w:id="3238" w:author="Sammartano, Marc (BIC USA)" w:date="2014-10-10T17:43:00Z">
            <w:r w:rsidRPr="00592A71" w:rsidDel="00592A71">
              <w:rPr>
                <w:noProof/>
              </w:rPr>
              <w:delText>OnTimer:</w:delText>
            </w:r>
            <w:r w:rsidDel="00592A71">
              <w:rPr>
                <w:noProof/>
                <w:webHidden/>
              </w:rPr>
              <w:tab/>
            </w:r>
          </w:del>
          <w:del w:id="3239" w:author="Sammartano, Marc (BIC USA)" w:date="2014-10-10T11:41:00Z">
            <w:r w:rsidDel="005B2E59">
              <w:rPr>
                <w:noProof/>
                <w:webHidden/>
              </w:rPr>
              <w:delText>102</w:delText>
            </w:r>
          </w:del>
        </w:p>
        <w:p w:rsidR="0028723B" w:rsidDel="00592A71" w:rsidRDefault="0028723B">
          <w:pPr>
            <w:pStyle w:val="TOC3"/>
            <w:rPr>
              <w:del w:id="3240" w:author="Sammartano, Marc (BIC USA)" w:date="2014-10-10T17:43:00Z"/>
              <w:rFonts w:eastAsiaTheme="minorEastAsia"/>
              <w:noProof/>
            </w:rPr>
          </w:pPr>
          <w:del w:id="3241" w:author="Sammartano, Marc (BIC USA)" w:date="2014-10-10T17:43:00Z">
            <w:r w:rsidRPr="00592A71" w:rsidDel="00592A71">
              <w:rPr>
                <w:noProof/>
              </w:rPr>
              <w:delText>Timer.Resume</w:delText>
            </w:r>
            <w:r w:rsidDel="00592A71">
              <w:rPr>
                <w:noProof/>
                <w:webHidden/>
              </w:rPr>
              <w:tab/>
            </w:r>
          </w:del>
          <w:del w:id="3242" w:author="Sammartano, Marc (BIC USA)" w:date="2014-10-10T11:41:00Z">
            <w:r w:rsidDel="005B2E59">
              <w:rPr>
                <w:noProof/>
                <w:webHidden/>
              </w:rPr>
              <w:delText>102</w:delText>
            </w:r>
          </w:del>
        </w:p>
        <w:p w:rsidR="0028723B" w:rsidDel="00592A71" w:rsidRDefault="0028723B">
          <w:pPr>
            <w:pStyle w:val="TOC3"/>
            <w:rPr>
              <w:del w:id="3243" w:author="Sammartano, Marc (BIC USA)" w:date="2014-10-10T17:43:00Z"/>
              <w:rFonts w:eastAsiaTheme="minorEastAsia"/>
              <w:noProof/>
            </w:rPr>
          </w:pPr>
          <w:del w:id="3244" w:author="Sammartano, Marc (BIC USA)" w:date="2014-10-10T17:43:00Z">
            <w:r w:rsidRPr="00592A71" w:rsidDel="00592A71">
              <w:rPr>
                <w:noProof/>
              </w:rPr>
              <w:delText>Timer.Clear</w:delText>
            </w:r>
            <w:r w:rsidDel="00592A71">
              <w:rPr>
                <w:noProof/>
                <w:webHidden/>
              </w:rPr>
              <w:tab/>
            </w:r>
          </w:del>
          <w:del w:id="3245" w:author="Sammartano, Marc (BIC USA)" w:date="2014-10-10T11:41:00Z">
            <w:r w:rsidDel="005B2E59">
              <w:rPr>
                <w:noProof/>
                <w:webHidden/>
              </w:rPr>
              <w:delText>102</w:delText>
            </w:r>
          </w:del>
        </w:p>
        <w:p w:rsidR="0028723B" w:rsidDel="00592A71" w:rsidRDefault="0028723B">
          <w:pPr>
            <w:pStyle w:val="TOC3"/>
            <w:rPr>
              <w:del w:id="3246" w:author="Sammartano, Marc (BIC USA)" w:date="2014-10-10T17:43:00Z"/>
              <w:rFonts w:eastAsiaTheme="minorEastAsia"/>
              <w:noProof/>
            </w:rPr>
          </w:pPr>
          <w:del w:id="3247" w:author="Sammartano, Marc (BIC USA)" w:date="2014-10-10T17:43:00Z">
            <w:r w:rsidRPr="00592A71" w:rsidDel="00592A71">
              <w:rPr>
                <w:noProof/>
              </w:rPr>
              <w:delText>Sample Code</w:delText>
            </w:r>
            <w:r w:rsidDel="00592A71">
              <w:rPr>
                <w:noProof/>
                <w:webHidden/>
              </w:rPr>
              <w:tab/>
            </w:r>
          </w:del>
          <w:del w:id="3248" w:author="Sammartano, Marc (BIC USA)" w:date="2014-10-10T11:41:00Z">
            <w:r w:rsidDel="005B2E59">
              <w:rPr>
                <w:noProof/>
                <w:webHidden/>
              </w:rPr>
              <w:delText>102</w:delText>
            </w:r>
          </w:del>
        </w:p>
        <w:p w:rsidR="0028723B" w:rsidDel="00592A71" w:rsidRDefault="0028723B">
          <w:pPr>
            <w:pStyle w:val="TOC2"/>
            <w:rPr>
              <w:del w:id="3249" w:author="Sammartano, Marc (BIC USA)" w:date="2014-10-10T17:43:00Z"/>
              <w:rFonts w:eastAsiaTheme="minorEastAsia"/>
              <w:noProof/>
            </w:rPr>
          </w:pPr>
          <w:del w:id="3250" w:author="Sammartano, Marc (BIC USA)" w:date="2014-10-10T17:43:00Z">
            <w:r w:rsidRPr="00592A71" w:rsidDel="00592A71">
              <w:rPr>
                <w:noProof/>
              </w:rPr>
              <w:delText>Device &lt;svar&gt;</w:delText>
            </w:r>
            <w:r w:rsidDel="00592A71">
              <w:rPr>
                <w:noProof/>
                <w:webHidden/>
              </w:rPr>
              <w:tab/>
            </w:r>
          </w:del>
          <w:del w:id="3251" w:author="Sammartano, Marc (BIC USA)" w:date="2014-10-10T11:41:00Z">
            <w:r w:rsidDel="005B2E59">
              <w:rPr>
                <w:noProof/>
                <w:webHidden/>
              </w:rPr>
              <w:delText>103</w:delText>
            </w:r>
          </w:del>
        </w:p>
        <w:p w:rsidR="0028723B" w:rsidDel="00592A71" w:rsidRDefault="0028723B">
          <w:pPr>
            <w:pStyle w:val="TOC2"/>
            <w:rPr>
              <w:del w:id="3252" w:author="Sammartano, Marc (BIC USA)" w:date="2014-10-10T17:43:00Z"/>
              <w:rFonts w:eastAsiaTheme="minorEastAsia"/>
              <w:noProof/>
            </w:rPr>
          </w:pPr>
          <w:del w:id="3253" w:author="Sammartano, Marc (BIC USA)" w:date="2014-10-10T17:43:00Z">
            <w:r w:rsidRPr="00592A71" w:rsidDel="00592A71">
              <w:rPr>
                <w:noProof/>
              </w:rPr>
              <w:delText>Device &lt;nvar&gt;</w:delText>
            </w:r>
            <w:r w:rsidDel="00592A71">
              <w:rPr>
                <w:noProof/>
                <w:webHidden/>
              </w:rPr>
              <w:tab/>
            </w:r>
          </w:del>
          <w:del w:id="3254" w:author="Sammartano, Marc (BIC USA)" w:date="2014-10-10T11:41:00Z">
            <w:r w:rsidDel="005B2E59">
              <w:rPr>
                <w:noProof/>
                <w:webHidden/>
              </w:rPr>
              <w:delText>103</w:delText>
            </w:r>
          </w:del>
        </w:p>
        <w:p w:rsidR="0028723B" w:rsidDel="00592A71" w:rsidRDefault="0028723B">
          <w:pPr>
            <w:pStyle w:val="TOC2"/>
            <w:rPr>
              <w:del w:id="3255" w:author="Sammartano, Marc (BIC USA)" w:date="2014-10-10T17:43:00Z"/>
              <w:rFonts w:eastAsiaTheme="minorEastAsia"/>
              <w:noProof/>
            </w:rPr>
          </w:pPr>
          <w:del w:id="3256" w:author="Sammartano, Marc (BIC USA)" w:date="2014-10-10T17:43:00Z">
            <w:r w:rsidRPr="00592A71" w:rsidDel="00592A71">
              <w:rPr>
                <w:noProof/>
              </w:rPr>
              <w:delText>Phone.info &lt;nvar&gt;</w:delText>
            </w:r>
            <w:r w:rsidDel="00592A71">
              <w:rPr>
                <w:noProof/>
                <w:webHidden/>
              </w:rPr>
              <w:tab/>
            </w:r>
          </w:del>
          <w:del w:id="3257" w:author="Sammartano, Marc (BIC USA)" w:date="2014-10-10T11:41:00Z">
            <w:r w:rsidDel="005B2E59">
              <w:rPr>
                <w:noProof/>
                <w:webHidden/>
              </w:rPr>
              <w:delText>104</w:delText>
            </w:r>
          </w:del>
        </w:p>
        <w:p w:rsidR="0028723B" w:rsidDel="00592A71" w:rsidRDefault="0028723B">
          <w:pPr>
            <w:pStyle w:val="TOC2"/>
            <w:rPr>
              <w:del w:id="3258" w:author="Sammartano, Marc (BIC USA)" w:date="2014-10-10T17:43:00Z"/>
              <w:rFonts w:eastAsiaTheme="minorEastAsia"/>
              <w:noProof/>
            </w:rPr>
          </w:pPr>
          <w:del w:id="3259" w:author="Sammartano, Marc (BIC USA)" w:date="2014-10-10T17:43:00Z">
            <w:r w:rsidRPr="00592A71" w:rsidDel="00592A71">
              <w:rPr>
                <w:noProof/>
              </w:rPr>
              <w:delText>Include FileNamePath</w:delText>
            </w:r>
            <w:r w:rsidDel="00592A71">
              <w:rPr>
                <w:noProof/>
                <w:webHidden/>
              </w:rPr>
              <w:tab/>
            </w:r>
          </w:del>
          <w:del w:id="3260" w:author="Sammartano, Marc (BIC USA)" w:date="2014-10-10T11:41:00Z">
            <w:r w:rsidDel="005B2E59">
              <w:rPr>
                <w:noProof/>
                <w:webHidden/>
              </w:rPr>
              <w:delText>104</w:delText>
            </w:r>
          </w:del>
        </w:p>
        <w:p w:rsidR="0028723B" w:rsidDel="00592A71" w:rsidRDefault="0028723B">
          <w:pPr>
            <w:pStyle w:val="TOC2"/>
            <w:rPr>
              <w:del w:id="3261" w:author="Sammartano, Marc (BIC USA)" w:date="2014-10-10T17:43:00Z"/>
              <w:rFonts w:eastAsiaTheme="minorEastAsia"/>
              <w:noProof/>
            </w:rPr>
          </w:pPr>
          <w:del w:id="3262" w:author="Sammartano, Marc (BIC USA)" w:date="2014-10-10T17:43:00Z">
            <w:r w:rsidRPr="00592A71" w:rsidDel="00592A71">
              <w:rPr>
                <w:noProof/>
              </w:rPr>
              <w:delText>Pause &lt;ticks_nexp&gt;</w:delText>
            </w:r>
            <w:r w:rsidDel="00592A71">
              <w:rPr>
                <w:noProof/>
                <w:webHidden/>
              </w:rPr>
              <w:tab/>
            </w:r>
          </w:del>
          <w:del w:id="3263" w:author="Sammartano, Marc (BIC USA)" w:date="2014-10-10T11:41:00Z">
            <w:r w:rsidDel="005B2E59">
              <w:rPr>
                <w:noProof/>
                <w:webHidden/>
              </w:rPr>
              <w:delText>105</w:delText>
            </w:r>
          </w:del>
        </w:p>
        <w:p w:rsidR="0028723B" w:rsidDel="00592A71" w:rsidRDefault="0028723B">
          <w:pPr>
            <w:pStyle w:val="TOC2"/>
            <w:rPr>
              <w:del w:id="3264" w:author="Sammartano, Marc (BIC USA)" w:date="2014-10-10T17:43:00Z"/>
              <w:rFonts w:eastAsiaTheme="minorEastAsia"/>
              <w:noProof/>
            </w:rPr>
          </w:pPr>
          <w:del w:id="3265" w:author="Sammartano, Marc (BIC USA)" w:date="2014-10-10T17:43:00Z">
            <w:r w:rsidRPr="00592A71" w:rsidDel="00592A71">
              <w:rPr>
                <w:noProof/>
              </w:rPr>
              <w:delText>Popup &lt;message_sexp&gt;, &lt;x_nexp&gt;, &lt;y_nexp&gt;, &lt;duration_nexp&gt;</w:delText>
            </w:r>
            <w:r w:rsidDel="00592A71">
              <w:rPr>
                <w:noProof/>
                <w:webHidden/>
              </w:rPr>
              <w:tab/>
            </w:r>
          </w:del>
          <w:del w:id="3266" w:author="Sammartano, Marc (BIC USA)" w:date="2014-10-10T11:41:00Z">
            <w:r w:rsidDel="005B2E59">
              <w:rPr>
                <w:noProof/>
                <w:webHidden/>
              </w:rPr>
              <w:delText>105</w:delText>
            </w:r>
          </w:del>
        </w:p>
        <w:p w:rsidR="0028723B" w:rsidDel="00592A71" w:rsidRDefault="0028723B">
          <w:pPr>
            <w:pStyle w:val="TOC2"/>
            <w:rPr>
              <w:del w:id="3267" w:author="Sammartano, Marc (BIC USA)" w:date="2014-10-10T17:43:00Z"/>
              <w:rFonts w:eastAsiaTheme="minorEastAsia"/>
              <w:noProof/>
            </w:rPr>
          </w:pPr>
          <w:del w:id="3268" w:author="Sammartano, Marc (BIC USA)" w:date="2014-10-10T17:43:00Z">
            <w:r w:rsidRPr="00592A71" w:rsidDel="00592A71">
              <w:rPr>
                <w:noProof/>
              </w:rPr>
              <w:delText>Select &lt;selection_nvar&gt;, &lt;Array$[]&gt;|&lt;list_nexp&gt; {,&lt;title_sexp&gt; {, &lt;message_sexp&gt; } } {,&lt;press_lvar&gt; }</w:delText>
            </w:r>
            <w:r w:rsidDel="00592A71">
              <w:rPr>
                <w:noProof/>
                <w:webHidden/>
              </w:rPr>
              <w:tab/>
            </w:r>
          </w:del>
          <w:del w:id="3269" w:author="Sammartano, Marc (BIC USA)" w:date="2014-10-10T11:41:00Z">
            <w:r w:rsidDel="005B2E59">
              <w:rPr>
                <w:noProof/>
                <w:webHidden/>
              </w:rPr>
              <w:delText>105</w:delText>
            </w:r>
          </w:del>
        </w:p>
        <w:p w:rsidR="0028723B" w:rsidDel="00592A71" w:rsidRDefault="0028723B">
          <w:pPr>
            <w:pStyle w:val="TOC2"/>
            <w:rPr>
              <w:del w:id="3270" w:author="Sammartano, Marc (BIC USA)" w:date="2014-10-10T17:43:00Z"/>
              <w:rFonts w:eastAsiaTheme="minorEastAsia"/>
              <w:noProof/>
            </w:rPr>
          </w:pPr>
          <w:del w:id="3271" w:author="Sammartano, Marc (BIC USA)" w:date="2014-10-10T17:43:00Z">
            <w:r w:rsidRPr="00592A71" w:rsidDel="00592A71">
              <w:rPr>
                <w:noProof/>
              </w:rPr>
              <w:delText>Split &lt;result_array$[]&gt;, &lt;source_sexp&gt; {, &lt;test_sexp&gt;}</w:delText>
            </w:r>
            <w:r w:rsidDel="00592A71">
              <w:rPr>
                <w:noProof/>
                <w:webHidden/>
              </w:rPr>
              <w:tab/>
            </w:r>
          </w:del>
          <w:del w:id="3272" w:author="Sammartano, Marc (BIC USA)" w:date="2014-10-10T11:41:00Z">
            <w:r w:rsidDel="005B2E59">
              <w:rPr>
                <w:noProof/>
                <w:webHidden/>
              </w:rPr>
              <w:delText>106</w:delText>
            </w:r>
          </w:del>
        </w:p>
        <w:p w:rsidR="0028723B" w:rsidDel="00592A71" w:rsidRDefault="0028723B">
          <w:pPr>
            <w:pStyle w:val="TOC2"/>
            <w:rPr>
              <w:del w:id="3273" w:author="Sammartano, Marc (BIC USA)" w:date="2014-10-10T17:43:00Z"/>
              <w:rFonts w:eastAsiaTheme="minorEastAsia"/>
              <w:noProof/>
            </w:rPr>
          </w:pPr>
          <w:del w:id="3274" w:author="Sammartano, Marc (BIC USA)" w:date="2014-10-10T17:43:00Z">
            <w:r w:rsidRPr="00592A71" w:rsidDel="00592A71">
              <w:rPr>
                <w:noProof/>
              </w:rPr>
              <w:delText>Split.all &lt;result_array$[]&gt;, &lt;source_sexp&gt; {, &lt;test_sexp&gt;}</w:delText>
            </w:r>
            <w:r w:rsidDel="00592A71">
              <w:rPr>
                <w:noProof/>
                <w:webHidden/>
              </w:rPr>
              <w:tab/>
            </w:r>
          </w:del>
          <w:del w:id="3275" w:author="Sammartano, Marc (BIC USA)" w:date="2014-10-10T11:41:00Z">
            <w:r w:rsidDel="005B2E59">
              <w:rPr>
                <w:noProof/>
                <w:webHidden/>
              </w:rPr>
              <w:delText>106</w:delText>
            </w:r>
          </w:del>
        </w:p>
        <w:p w:rsidR="0028723B" w:rsidDel="00592A71" w:rsidRDefault="0028723B">
          <w:pPr>
            <w:pStyle w:val="TOC2"/>
            <w:rPr>
              <w:del w:id="3276" w:author="Sammartano, Marc (BIC USA)" w:date="2014-10-10T17:43:00Z"/>
              <w:rFonts w:eastAsiaTheme="minorEastAsia"/>
              <w:noProof/>
            </w:rPr>
          </w:pPr>
          <w:del w:id="3277" w:author="Sammartano, Marc (BIC USA)" w:date="2014-10-10T17:43:00Z">
            <w:r w:rsidRPr="00592A71" w:rsidDel="00592A71">
              <w:rPr>
                <w:noProof/>
              </w:rPr>
              <w:delText>Time {&lt;time_nexp&gt;,} Year$, Month$, Day$, Hour$, Minute$, Second$, WeekDay, isDST</w:delText>
            </w:r>
            <w:r w:rsidDel="00592A71">
              <w:rPr>
                <w:noProof/>
                <w:webHidden/>
              </w:rPr>
              <w:tab/>
            </w:r>
          </w:del>
          <w:del w:id="3278" w:author="Sammartano, Marc (BIC USA)" w:date="2014-10-10T11:41:00Z">
            <w:r w:rsidDel="005B2E59">
              <w:rPr>
                <w:noProof/>
                <w:webHidden/>
              </w:rPr>
              <w:delText>106</w:delText>
            </w:r>
          </w:del>
        </w:p>
        <w:p w:rsidR="0028723B" w:rsidDel="00592A71" w:rsidRDefault="0028723B">
          <w:pPr>
            <w:pStyle w:val="TOC2"/>
            <w:rPr>
              <w:del w:id="3279" w:author="Sammartano, Marc (BIC USA)" w:date="2014-10-10T17:43:00Z"/>
              <w:rFonts w:eastAsiaTheme="minorEastAsia"/>
              <w:noProof/>
            </w:rPr>
          </w:pPr>
          <w:del w:id="3280" w:author="Sammartano, Marc (BIC USA)" w:date="2014-10-10T17:43:00Z">
            <w:r w:rsidRPr="00592A71" w:rsidDel="00592A71">
              <w:rPr>
                <w:noProof/>
              </w:rPr>
              <w:delText>TimeZone Commands</w:delText>
            </w:r>
            <w:r w:rsidDel="00592A71">
              <w:rPr>
                <w:noProof/>
                <w:webHidden/>
              </w:rPr>
              <w:tab/>
            </w:r>
          </w:del>
          <w:del w:id="3281" w:author="Sammartano, Marc (BIC USA)" w:date="2014-10-10T11:41:00Z">
            <w:r w:rsidDel="005B2E59">
              <w:rPr>
                <w:noProof/>
                <w:webHidden/>
              </w:rPr>
              <w:delText>107</w:delText>
            </w:r>
          </w:del>
        </w:p>
        <w:p w:rsidR="0028723B" w:rsidDel="00592A71" w:rsidRDefault="0028723B">
          <w:pPr>
            <w:pStyle w:val="TOC2"/>
            <w:rPr>
              <w:del w:id="3282" w:author="Sammartano, Marc (BIC USA)" w:date="2014-10-10T17:43:00Z"/>
              <w:rFonts w:eastAsiaTheme="minorEastAsia"/>
              <w:noProof/>
            </w:rPr>
          </w:pPr>
          <w:del w:id="3283" w:author="Sammartano, Marc (BIC USA)" w:date="2014-10-10T17:43:00Z">
            <w:r w:rsidRPr="00592A71" w:rsidDel="00592A71">
              <w:rPr>
                <w:noProof/>
              </w:rPr>
              <w:delText>TimeZone.set { &lt;tz_sexp&gt; }</w:delText>
            </w:r>
            <w:r w:rsidDel="00592A71">
              <w:rPr>
                <w:noProof/>
                <w:webHidden/>
              </w:rPr>
              <w:tab/>
            </w:r>
          </w:del>
          <w:del w:id="3284" w:author="Sammartano, Marc (BIC USA)" w:date="2014-10-10T11:41:00Z">
            <w:r w:rsidDel="005B2E59">
              <w:rPr>
                <w:noProof/>
                <w:webHidden/>
              </w:rPr>
              <w:delText>107</w:delText>
            </w:r>
          </w:del>
        </w:p>
        <w:p w:rsidR="0028723B" w:rsidDel="00592A71" w:rsidRDefault="0028723B">
          <w:pPr>
            <w:pStyle w:val="TOC2"/>
            <w:rPr>
              <w:del w:id="3285" w:author="Sammartano, Marc (BIC USA)" w:date="2014-10-10T17:43:00Z"/>
              <w:rFonts w:eastAsiaTheme="minorEastAsia"/>
              <w:noProof/>
            </w:rPr>
          </w:pPr>
          <w:del w:id="3286" w:author="Sammartano, Marc (BIC USA)" w:date="2014-10-10T17:43:00Z">
            <w:r w:rsidRPr="00592A71" w:rsidDel="00592A71">
              <w:rPr>
                <w:noProof/>
              </w:rPr>
              <w:delText>TimeZone.get &lt;tz_svar&gt;</w:delText>
            </w:r>
            <w:r w:rsidDel="00592A71">
              <w:rPr>
                <w:noProof/>
                <w:webHidden/>
              </w:rPr>
              <w:tab/>
            </w:r>
          </w:del>
          <w:del w:id="3287" w:author="Sammartano, Marc (BIC USA)" w:date="2014-10-10T11:41:00Z">
            <w:r w:rsidDel="005B2E59">
              <w:rPr>
                <w:noProof/>
                <w:webHidden/>
              </w:rPr>
              <w:delText>107</w:delText>
            </w:r>
          </w:del>
        </w:p>
        <w:p w:rsidR="0028723B" w:rsidDel="00592A71" w:rsidRDefault="0028723B">
          <w:pPr>
            <w:pStyle w:val="TOC2"/>
            <w:rPr>
              <w:del w:id="3288" w:author="Sammartano, Marc (BIC USA)" w:date="2014-10-10T17:43:00Z"/>
              <w:rFonts w:eastAsiaTheme="minorEastAsia"/>
              <w:noProof/>
            </w:rPr>
          </w:pPr>
          <w:del w:id="3289" w:author="Sammartano, Marc (BIC USA)" w:date="2014-10-10T17:43:00Z">
            <w:r w:rsidRPr="00592A71" w:rsidDel="00592A71">
              <w:rPr>
                <w:noProof/>
              </w:rPr>
              <w:delText>TimeZone.list &lt;tz_list_pointer_nvar&gt;</w:delText>
            </w:r>
            <w:r w:rsidDel="00592A71">
              <w:rPr>
                <w:noProof/>
                <w:webHidden/>
              </w:rPr>
              <w:tab/>
            </w:r>
          </w:del>
          <w:del w:id="3290" w:author="Sammartano, Marc (BIC USA)" w:date="2014-10-10T11:41:00Z">
            <w:r w:rsidDel="005B2E59">
              <w:rPr>
                <w:noProof/>
                <w:webHidden/>
              </w:rPr>
              <w:delText>108</w:delText>
            </w:r>
          </w:del>
        </w:p>
        <w:p w:rsidR="0028723B" w:rsidDel="00592A71" w:rsidRDefault="0028723B">
          <w:pPr>
            <w:pStyle w:val="TOC2"/>
            <w:rPr>
              <w:del w:id="3291" w:author="Sammartano, Marc (BIC USA)" w:date="2014-10-10T17:43:00Z"/>
              <w:rFonts w:eastAsiaTheme="minorEastAsia"/>
              <w:noProof/>
            </w:rPr>
          </w:pPr>
          <w:del w:id="3292" w:author="Sammartano, Marc (BIC USA)" w:date="2014-10-10T17:43:00Z">
            <w:r w:rsidRPr="00592A71" w:rsidDel="00592A71">
              <w:rPr>
                <w:noProof/>
              </w:rPr>
              <w:delText>Tone &lt;frequency_nexp&gt;, &lt;duration_nexp&gt;</w:delText>
            </w:r>
            <w:r w:rsidDel="00592A71">
              <w:rPr>
                <w:noProof/>
                <w:webHidden/>
              </w:rPr>
              <w:tab/>
            </w:r>
          </w:del>
          <w:del w:id="3293" w:author="Sammartano, Marc (BIC USA)" w:date="2014-10-10T11:41:00Z">
            <w:r w:rsidDel="005B2E59">
              <w:rPr>
                <w:noProof/>
                <w:webHidden/>
              </w:rPr>
              <w:delText>108</w:delText>
            </w:r>
          </w:del>
        </w:p>
        <w:p w:rsidR="0028723B" w:rsidDel="00592A71" w:rsidRDefault="0028723B">
          <w:pPr>
            <w:pStyle w:val="TOC2"/>
            <w:rPr>
              <w:del w:id="3294" w:author="Sammartano, Marc (BIC USA)" w:date="2014-10-10T17:43:00Z"/>
              <w:rFonts w:eastAsiaTheme="minorEastAsia"/>
              <w:noProof/>
            </w:rPr>
          </w:pPr>
          <w:del w:id="3295" w:author="Sammartano, Marc (BIC USA)" w:date="2014-10-10T17:43:00Z">
            <w:r w:rsidRPr="00592A71" w:rsidDel="00592A71">
              <w:rPr>
                <w:noProof/>
              </w:rPr>
              <w:delText>Vibrate &lt;pattern_array[{&lt;start&gt;,&lt;length&gt;}]&gt;,&lt;nexp&gt;</w:delText>
            </w:r>
            <w:r w:rsidDel="00592A71">
              <w:rPr>
                <w:noProof/>
                <w:webHidden/>
              </w:rPr>
              <w:tab/>
            </w:r>
          </w:del>
          <w:del w:id="3296" w:author="Sammartano, Marc (BIC USA)" w:date="2014-10-10T11:41:00Z">
            <w:r w:rsidDel="005B2E59">
              <w:rPr>
                <w:noProof/>
                <w:webHidden/>
              </w:rPr>
              <w:delText>108</w:delText>
            </w:r>
          </w:del>
        </w:p>
        <w:p w:rsidR="0028723B" w:rsidDel="00592A71" w:rsidRDefault="0028723B">
          <w:pPr>
            <w:pStyle w:val="TOC2"/>
            <w:rPr>
              <w:del w:id="3297" w:author="Sammartano, Marc (BIC USA)" w:date="2014-10-10T17:43:00Z"/>
              <w:rFonts w:eastAsiaTheme="minorEastAsia"/>
              <w:noProof/>
            </w:rPr>
          </w:pPr>
          <w:del w:id="3298" w:author="Sammartano, Marc (BIC USA)" w:date="2014-10-10T17:43:00Z">
            <w:r w:rsidRPr="00592A71" w:rsidDel="00592A71">
              <w:rPr>
                <w:noProof/>
              </w:rPr>
              <w:delText>WakeLock &lt;code_nexp&gt;</w:delText>
            </w:r>
            <w:r w:rsidDel="00592A71">
              <w:rPr>
                <w:noProof/>
                <w:webHidden/>
              </w:rPr>
              <w:tab/>
            </w:r>
          </w:del>
          <w:del w:id="3299" w:author="Sammartano, Marc (BIC USA)" w:date="2014-10-10T11:41:00Z">
            <w:r w:rsidDel="005B2E59">
              <w:rPr>
                <w:noProof/>
                <w:webHidden/>
              </w:rPr>
              <w:delText>108</w:delText>
            </w:r>
          </w:del>
        </w:p>
        <w:p w:rsidR="0028723B" w:rsidDel="00592A71" w:rsidRDefault="0028723B">
          <w:pPr>
            <w:pStyle w:val="TOC2"/>
            <w:rPr>
              <w:del w:id="3300" w:author="Sammartano, Marc (BIC USA)" w:date="2014-10-10T17:43:00Z"/>
              <w:rFonts w:eastAsiaTheme="minorEastAsia"/>
              <w:noProof/>
            </w:rPr>
          </w:pPr>
          <w:del w:id="3301" w:author="Sammartano, Marc (BIC USA)" w:date="2014-10-10T17:43:00Z">
            <w:r w:rsidRPr="00592A71" w:rsidDel="00592A71">
              <w:rPr>
                <w:noProof/>
              </w:rPr>
              <w:delText>WifiLock &lt;code_nexp&gt;</w:delText>
            </w:r>
            <w:r w:rsidDel="00592A71">
              <w:rPr>
                <w:noProof/>
                <w:webHidden/>
              </w:rPr>
              <w:tab/>
            </w:r>
          </w:del>
          <w:del w:id="3302" w:author="Sammartano, Marc (BIC USA)" w:date="2014-10-10T11:41:00Z">
            <w:r w:rsidDel="005B2E59">
              <w:rPr>
                <w:noProof/>
                <w:webHidden/>
              </w:rPr>
              <w:delText>109</w:delText>
            </w:r>
          </w:del>
        </w:p>
        <w:p w:rsidR="0028723B" w:rsidDel="00592A71" w:rsidRDefault="0028723B">
          <w:pPr>
            <w:pStyle w:val="TOC2"/>
            <w:rPr>
              <w:del w:id="3303" w:author="Sammartano, Marc (BIC USA)" w:date="2014-10-10T17:43:00Z"/>
              <w:rFonts w:eastAsiaTheme="minorEastAsia"/>
              <w:noProof/>
            </w:rPr>
          </w:pPr>
          <w:del w:id="3304" w:author="Sammartano, Marc (BIC USA)" w:date="2014-10-10T17:43:00Z">
            <w:r w:rsidRPr="00592A71" w:rsidDel="00592A71">
              <w:rPr>
                <w:noProof/>
              </w:rPr>
              <w:delText>Http.post &lt;url_sexp&gt;, &lt;list_nexp&gt;, &lt;result_svar&gt;</w:delText>
            </w:r>
            <w:r w:rsidDel="00592A71">
              <w:rPr>
                <w:noProof/>
                <w:webHidden/>
              </w:rPr>
              <w:tab/>
            </w:r>
          </w:del>
          <w:del w:id="3305" w:author="Sammartano, Marc (BIC USA)" w:date="2014-10-10T11:41:00Z">
            <w:r w:rsidDel="005B2E59">
              <w:rPr>
                <w:noProof/>
                <w:webHidden/>
              </w:rPr>
              <w:delText>109</w:delText>
            </w:r>
          </w:del>
        </w:p>
        <w:p w:rsidR="0028723B" w:rsidDel="00592A71" w:rsidRDefault="0028723B">
          <w:pPr>
            <w:pStyle w:val="TOC2"/>
            <w:rPr>
              <w:del w:id="3306" w:author="Sammartano, Marc (BIC USA)" w:date="2014-10-10T17:43:00Z"/>
              <w:rFonts w:eastAsiaTheme="minorEastAsia"/>
              <w:noProof/>
            </w:rPr>
          </w:pPr>
          <w:del w:id="3307" w:author="Sammartano, Marc (BIC USA)" w:date="2014-10-10T17:43:00Z">
            <w:r w:rsidRPr="00592A71" w:rsidDel="00592A71">
              <w:rPr>
                <w:noProof/>
              </w:rPr>
              <w:delText>MyPhoneNumber &lt;svar&gt;</w:delText>
            </w:r>
            <w:r w:rsidDel="00592A71">
              <w:rPr>
                <w:noProof/>
                <w:webHidden/>
              </w:rPr>
              <w:tab/>
            </w:r>
          </w:del>
          <w:del w:id="3308" w:author="Sammartano, Marc (BIC USA)" w:date="2014-10-10T11:41:00Z">
            <w:r w:rsidDel="005B2E59">
              <w:rPr>
                <w:noProof/>
                <w:webHidden/>
              </w:rPr>
              <w:delText>110</w:delText>
            </w:r>
          </w:del>
        </w:p>
        <w:p w:rsidR="0028723B" w:rsidDel="00592A71" w:rsidRDefault="0028723B">
          <w:pPr>
            <w:pStyle w:val="TOC2"/>
            <w:rPr>
              <w:del w:id="3309" w:author="Sammartano, Marc (BIC USA)" w:date="2014-10-10T17:43:00Z"/>
              <w:rFonts w:eastAsiaTheme="minorEastAsia"/>
              <w:noProof/>
            </w:rPr>
          </w:pPr>
          <w:del w:id="3310" w:author="Sammartano, Marc (BIC USA)" w:date="2014-10-10T17:43:00Z">
            <w:r w:rsidRPr="00592A71" w:rsidDel="00592A71">
              <w:rPr>
                <w:noProof/>
              </w:rPr>
              <w:delText>Phone.call &lt;sexp&gt;</w:delText>
            </w:r>
            <w:r w:rsidDel="00592A71">
              <w:rPr>
                <w:noProof/>
                <w:webHidden/>
              </w:rPr>
              <w:tab/>
            </w:r>
          </w:del>
          <w:del w:id="3311" w:author="Sammartano, Marc (BIC USA)" w:date="2014-10-10T11:41:00Z">
            <w:r w:rsidDel="005B2E59">
              <w:rPr>
                <w:noProof/>
                <w:webHidden/>
              </w:rPr>
              <w:delText>110</w:delText>
            </w:r>
          </w:del>
        </w:p>
        <w:p w:rsidR="0028723B" w:rsidDel="00592A71" w:rsidRDefault="0028723B">
          <w:pPr>
            <w:pStyle w:val="TOC2"/>
            <w:rPr>
              <w:del w:id="3312" w:author="Sammartano, Marc (BIC USA)" w:date="2014-10-10T17:43:00Z"/>
              <w:rFonts w:eastAsiaTheme="minorEastAsia"/>
              <w:noProof/>
            </w:rPr>
          </w:pPr>
          <w:del w:id="3313" w:author="Sammartano, Marc (BIC USA)" w:date="2014-10-10T17:43:00Z">
            <w:r w:rsidRPr="00592A71" w:rsidDel="00592A71">
              <w:rPr>
                <w:noProof/>
              </w:rPr>
              <w:delText>Phone.rcv.init</w:delText>
            </w:r>
            <w:r w:rsidDel="00592A71">
              <w:rPr>
                <w:noProof/>
                <w:webHidden/>
              </w:rPr>
              <w:tab/>
            </w:r>
          </w:del>
          <w:del w:id="3314" w:author="Sammartano, Marc (BIC USA)" w:date="2014-10-10T11:41:00Z">
            <w:r w:rsidDel="005B2E59">
              <w:rPr>
                <w:noProof/>
                <w:webHidden/>
              </w:rPr>
              <w:delText>110</w:delText>
            </w:r>
          </w:del>
        </w:p>
        <w:p w:rsidR="0028723B" w:rsidDel="00592A71" w:rsidRDefault="0028723B">
          <w:pPr>
            <w:pStyle w:val="TOC2"/>
            <w:rPr>
              <w:del w:id="3315" w:author="Sammartano, Marc (BIC USA)" w:date="2014-10-10T17:43:00Z"/>
              <w:rFonts w:eastAsiaTheme="minorEastAsia"/>
              <w:noProof/>
            </w:rPr>
          </w:pPr>
          <w:del w:id="3316" w:author="Sammartano, Marc (BIC USA)" w:date="2014-10-10T17:43:00Z">
            <w:r w:rsidRPr="00592A71" w:rsidDel="00592A71">
              <w:rPr>
                <w:noProof/>
              </w:rPr>
              <w:delText>Phone.rcv.next  &lt;state_nvar&gt;, &lt;number_svar&gt;</w:delText>
            </w:r>
            <w:r w:rsidDel="00592A71">
              <w:rPr>
                <w:noProof/>
                <w:webHidden/>
              </w:rPr>
              <w:tab/>
            </w:r>
          </w:del>
          <w:del w:id="3317" w:author="Sammartano, Marc (BIC USA)" w:date="2014-10-10T11:41:00Z">
            <w:r w:rsidDel="005B2E59">
              <w:rPr>
                <w:noProof/>
                <w:webHidden/>
              </w:rPr>
              <w:delText>110</w:delText>
            </w:r>
          </w:del>
        </w:p>
        <w:p w:rsidR="0028723B" w:rsidDel="00592A71" w:rsidRDefault="0028723B">
          <w:pPr>
            <w:pStyle w:val="TOC2"/>
            <w:rPr>
              <w:del w:id="3318" w:author="Sammartano, Marc (BIC USA)" w:date="2014-10-10T17:43:00Z"/>
              <w:rFonts w:eastAsiaTheme="minorEastAsia"/>
              <w:noProof/>
            </w:rPr>
          </w:pPr>
          <w:del w:id="3319" w:author="Sammartano, Marc (BIC USA)" w:date="2014-10-10T17:43:00Z">
            <w:r w:rsidRPr="00592A71" w:rsidDel="00592A71">
              <w:rPr>
                <w:noProof/>
              </w:rPr>
              <w:delText>Sms.send &lt;number_sexp&gt;, &lt;message_sexp&gt;</w:delText>
            </w:r>
            <w:r w:rsidDel="00592A71">
              <w:rPr>
                <w:noProof/>
                <w:webHidden/>
              </w:rPr>
              <w:tab/>
            </w:r>
          </w:del>
          <w:del w:id="3320" w:author="Sammartano, Marc (BIC USA)" w:date="2014-10-10T11:41:00Z">
            <w:r w:rsidDel="005B2E59">
              <w:rPr>
                <w:noProof/>
                <w:webHidden/>
              </w:rPr>
              <w:delText>110</w:delText>
            </w:r>
          </w:del>
        </w:p>
        <w:p w:rsidR="0028723B" w:rsidDel="00592A71" w:rsidRDefault="0028723B">
          <w:pPr>
            <w:pStyle w:val="TOC2"/>
            <w:rPr>
              <w:del w:id="3321" w:author="Sammartano, Marc (BIC USA)" w:date="2014-10-10T17:43:00Z"/>
              <w:rFonts w:eastAsiaTheme="minorEastAsia"/>
              <w:noProof/>
            </w:rPr>
          </w:pPr>
          <w:del w:id="3322" w:author="Sammartano, Marc (BIC USA)" w:date="2014-10-10T17:43:00Z">
            <w:r w:rsidRPr="00592A71" w:rsidDel="00592A71">
              <w:rPr>
                <w:noProof/>
              </w:rPr>
              <w:delText>Sms.rcv.init</w:delText>
            </w:r>
            <w:r w:rsidDel="00592A71">
              <w:rPr>
                <w:noProof/>
                <w:webHidden/>
              </w:rPr>
              <w:tab/>
            </w:r>
          </w:del>
          <w:del w:id="3323" w:author="Sammartano, Marc (BIC USA)" w:date="2014-10-10T11:41:00Z">
            <w:r w:rsidDel="005B2E59">
              <w:rPr>
                <w:noProof/>
                <w:webHidden/>
              </w:rPr>
              <w:delText>110</w:delText>
            </w:r>
          </w:del>
        </w:p>
        <w:p w:rsidR="0028723B" w:rsidDel="00592A71" w:rsidRDefault="0028723B">
          <w:pPr>
            <w:pStyle w:val="TOC2"/>
            <w:rPr>
              <w:del w:id="3324" w:author="Sammartano, Marc (BIC USA)" w:date="2014-10-10T17:43:00Z"/>
              <w:rFonts w:eastAsiaTheme="minorEastAsia"/>
              <w:noProof/>
            </w:rPr>
          </w:pPr>
          <w:del w:id="3325" w:author="Sammartano, Marc (BIC USA)" w:date="2014-10-10T17:43:00Z">
            <w:r w:rsidRPr="00592A71" w:rsidDel="00592A71">
              <w:rPr>
                <w:noProof/>
              </w:rPr>
              <w:delText>Sms.rcv.next &lt;svar&gt;</w:delText>
            </w:r>
            <w:r w:rsidDel="00592A71">
              <w:rPr>
                <w:noProof/>
                <w:webHidden/>
              </w:rPr>
              <w:tab/>
            </w:r>
          </w:del>
          <w:del w:id="3326" w:author="Sammartano, Marc (BIC USA)" w:date="2014-10-10T11:41:00Z">
            <w:r w:rsidDel="005B2E59">
              <w:rPr>
                <w:noProof/>
                <w:webHidden/>
              </w:rPr>
              <w:delText>110</w:delText>
            </w:r>
          </w:del>
        </w:p>
        <w:p w:rsidR="0028723B" w:rsidDel="00592A71" w:rsidRDefault="0028723B">
          <w:pPr>
            <w:pStyle w:val="TOC2"/>
            <w:rPr>
              <w:del w:id="3327" w:author="Sammartano, Marc (BIC USA)" w:date="2014-10-10T17:43:00Z"/>
              <w:rFonts w:eastAsiaTheme="minorEastAsia"/>
              <w:noProof/>
            </w:rPr>
          </w:pPr>
          <w:del w:id="3328" w:author="Sammartano, Marc (BIC USA)" w:date="2014-10-10T17:43:00Z">
            <w:r w:rsidRPr="00592A71" w:rsidDel="00592A71">
              <w:rPr>
                <w:noProof/>
              </w:rPr>
              <w:delText>Email.send &lt;recipient_sexp&gt;, &lt;subject_sexp&gt;, &lt;body_sexp&gt;</w:delText>
            </w:r>
            <w:r w:rsidDel="00592A71">
              <w:rPr>
                <w:noProof/>
                <w:webHidden/>
              </w:rPr>
              <w:tab/>
            </w:r>
          </w:del>
          <w:del w:id="3329" w:author="Sammartano, Marc (BIC USA)" w:date="2014-10-10T11:41:00Z">
            <w:r w:rsidDel="005B2E59">
              <w:rPr>
                <w:noProof/>
                <w:webHidden/>
              </w:rPr>
              <w:delText>111</w:delText>
            </w:r>
          </w:del>
        </w:p>
        <w:p w:rsidR="0028723B" w:rsidDel="00592A71" w:rsidRDefault="0028723B">
          <w:pPr>
            <w:pStyle w:val="TOC2"/>
            <w:rPr>
              <w:del w:id="3330" w:author="Sammartano, Marc (BIC USA)" w:date="2014-10-10T17:43:00Z"/>
              <w:rFonts w:eastAsiaTheme="minorEastAsia"/>
              <w:noProof/>
            </w:rPr>
          </w:pPr>
          <w:del w:id="3331" w:author="Sammartano, Marc (BIC USA)" w:date="2014-10-10T17:43:00Z">
            <w:r w:rsidRPr="00592A71" w:rsidDel="00592A71">
              <w:rPr>
                <w:noProof/>
              </w:rPr>
              <w:delText>Headset &lt;state_nvar&gt;, &lt;type_svar&gt;, &lt;mic_nvar&gt;</w:delText>
            </w:r>
            <w:r w:rsidDel="00592A71">
              <w:rPr>
                <w:noProof/>
                <w:webHidden/>
              </w:rPr>
              <w:tab/>
            </w:r>
          </w:del>
          <w:del w:id="3332" w:author="Sammartano, Marc (BIC USA)" w:date="2014-10-10T11:41:00Z">
            <w:r w:rsidDel="005B2E59">
              <w:rPr>
                <w:noProof/>
                <w:webHidden/>
              </w:rPr>
              <w:delText>111</w:delText>
            </w:r>
          </w:del>
        </w:p>
        <w:p w:rsidR="0028723B" w:rsidDel="00592A71" w:rsidRDefault="0028723B">
          <w:pPr>
            <w:pStyle w:val="TOC2"/>
            <w:rPr>
              <w:del w:id="3333" w:author="Sammartano, Marc (BIC USA)" w:date="2014-10-10T17:43:00Z"/>
              <w:rFonts w:eastAsiaTheme="minorEastAsia"/>
              <w:noProof/>
            </w:rPr>
          </w:pPr>
          <w:del w:id="3334" w:author="Sammartano, Marc (BIC USA)" w:date="2014-10-10T17:43:00Z">
            <w:r w:rsidRPr="00592A71" w:rsidDel="00592A71">
              <w:rPr>
                <w:noProof/>
              </w:rPr>
              <w:delText>Notify &lt;title_sexp&gt;, &lt;subtitle_sexp&gt;, &lt;alert_sexp&gt;, &lt;wait_lexp&gt;</w:delText>
            </w:r>
            <w:r w:rsidDel="00592A71">
              <w:rPr>
                <w:noProof/>
                <w:webHidden/>
              </w:rPr>
              <w:tab/>
            </w:r>
          </w:del>
          <w:del w:id="3335" w:author="Sammartano, Marc (BIC USA)" w:date="2014-10-10T11:41:00Z">
            <w:r w:rsidDel="005B2E59">
              <w:rPr>
                <w:noProof/>
                <w:webHidden/>
              </w:rPr>
              <w:delText>111</w:delText>
            </w:r>
          </w:del>
        </w:p>
        <w:p w:rsidR="0028723B" w:rsidDel="00592A71" w:rsidRDefault="0028723B">
          <w:pPr>
            <w:pStyle w:val="TOC2"/>
            <w:rPr>
              <w:del w:id="3336" w:author="Sammartano, Marc (BIC USA)" w:date="2014-10-10T17:43:00Z"/>
              <w:rFonts w:eastAsiaTheme="minorEastAsia"/>
              <w:noProof/>
            </w:rPr>
          </w:pPr>
          <w:del w:id="3337" w:author="Sammartano, Marc (BIC USA)" w:date="2014-10-10T17:43:00Z">
            <w:r w:rsidRPr="00592A71" w:rsidDel="00592A71">
              <w:rPr>
                <w:noProof/>
              </w:rPr>
              <w:delText>Home</w:delText>
            </w:r>
            <w:r w:rsidDel="00592A71">
              <w:rPr>
                <w:noProof/>
                <w:webHidden/>
              </w:rPr>
              <w:tab/>
            </w:r>
          </w:del>
          <w:del w:id="3338" w:author="Sammartano, Marc (BIC USA)" w:date="2014-10-10T11:41:00Z">
            <w:r w:rsidDel="005B2E59">
              <w:rPr>
                <w:noProof/>
                <w:webHidden/>
              </w:rPr>
              <w:delText>112</w:delText>
            </w:r>
          </w:del>
        </w:p>
        <w:p w:rsidR="0028723B" w:rsidDel="00592A71" w:rsidRDefault="0028723B">
          <w:pPr>
            <w:pStyle w:val="TOC2"/>
            <w:rPr>
              <w:del w:id="3339" w:author="Sammartano, Marc (BIC USA)" w:date="2014-10-10T17:43:00Z"/>
              <w:rFonts w:eastAsiaTheme="minorEastAsia"/>
              <w:noProof/>
            </w:rPr>
          </w:pPr>
          <w:del w:id="3340" w:author="Sammartano, Marc (BIC USA)" w:date="2014-10-10T17:43:00Z">
            <w:r w:rsidRPr="00592A71" w:rsidDel="00592A71">
              <w:rPr>
                <w:noProof/>
              </w:rPr>
              <w:delText>OnBackGround:</w:delText>
            </w:r>
            <w:r w:rsidDel="00592A71">
              <w:rPr>
                <w:noProof/>
                <w:webHidden/>
              </w:rPr>
              <w:tab/>
            </w:r>
          </w:del>
          <w:del w:id="3341" w:author="Sammartano, Marc (BIC USA)" w:date="2014-10-10T11:41:00Z">
            <w:r w:rsidDel="005B2E59">
              <w:rPr>
                <w:noProof/>
                <w:webHidden/>
              </w:rPr>
              <w:delText>112</w:delText>
            </w:r>
          </w:del>
        </w:p>
        <w:p w:rsidR="0028723B" w:rsidDel="00592A71" w:rsidRDefault="0028723B">
          <w:pPr>
            <w:pStyle w:val="TOC2"/>
            <w:rPr>
              <w:del w:id="3342" w:author="Sammartano, Marc (BIC USA)" w:date="2014-10-10T17:43:00Z"/>
              <w:rFonts w:eastAsiaTheme="minorEastAsia"/>
              <w:noProof/>
            </w:rPr>
          </w:pPr>
          <w:del w:id="3343" w:author="Sammartano, Marc (BIC USA)" w:date="2014-10-10T17:43:00Z">
            <w:r w:rsidRPr="00592A71" w:rsidDel="00592A71">
              <w:rPr>
                <w:noProof/>
              </w:rPr>
              <w:delText>Background.Resume</w:delText>
            </w:r>
            <w:r w:rsidDel="00592A71">
              <w:rPr>
                <w:noProof/>
                <w:webHidden/>
              </w:rPr>
              <w:tab/>
            </w:r>
          </w:del>
          <w:del w:id="3344" w:author="Sammartano, Marc (BIC USA)" w:date="2014-10-10T11:41:00Z">
            <w:r w:rsidDel="005B2E59">
              <w:rPr>
                <w:noProof/>
                <w:webHidden/>
              </w:rPr>
              <w:delText>112</w:delText>
            </w:r>
          </w:del>
        </w:p>
        <w:p w:rsidR="0028723B" w:rsidDel="00592A71" w:rsidRDefault="0028723B">
          <w:pPr>
            <w:pStyle w:val="TOC1"/>
            <w:tabs>
              <w:tab w:val="right" w:leader="dot" w:pos="9350"/>
            </w:tabs>
            <w:rPr>
              <w:del w:id="3345" w:author="Sammartano, Marc (BIC USA)" w:date="2014-10-10T17:43:00Z"/>
              <w:rFonts w:eastAsiaTheme="minorEastAsia"/>
              <w:noProof/>
            </w:rPr>
          </w:pPr>
          <w:del w:id="3346" w:author="Sammartano, Marc (BIC USA)" w:date="2014-10-10T17:43:00Z">
            <w:r w:rsidRPr="00592A71" w:rsidDel="00592A71">
              <w:rPr>
                <w:noProof/>
              </w:rPr>
              <w:delText>SQLITE</w:delText>
            </w:r>
            <w:r w:rsidDel="00592A71">
              <w:rPr>
                <w:noProof/>
                <w:webHidden/>
              </w:rPr>
              <w:tab/>
            </w:r>
          </w:del>
          <w:del w:id="3347" w:author="Sammartano, Marc (BIC USA)" w:date="2014-10-10T11:41:00Z">
            <w:r w:rsidDel="005B2E59">
              <w:rPr>
                <w:noProof/>
                <w:webHidden/>
              </w:rPr>
              <w:delText>112</w:delText>
            </w:r>
          </w:del>
        </w:p>
        <w:p w:rsidR="0028723B" w:rsidDel="00592A71" w:rsidRDefault="0028723B">
          <w:pPr>
            <w:pStyle w:val="TOC2"/>
            <w:rPr>
              <w:del w:id="3348" w:author="Sammartano, Marc (BIC USA)" w:date="2014-10-10T17:43:00Z"/>
              <w:rFonts w:eastAsiaTheme="minorEastAsia"/>
              <w:noProof/>
            </w:rPr>
          </w:pPr>
          <w:del w:id="3349" w:author="Sammartano, Marc (BIC USA)" w:date="2014-10-10T17:43:00Z">
            <w:r w:rsidRPr="00592A71" w:rsidDel="00592A71">
              <w:rPr>
                <w:noProof/>
              </w:rPr>
              <w:delText>Overview</w:delText>
            </w:r>
            <w:r w:rsidDel="00592A71">
              <w:rPr>
                <w:noProof/>
                <w:webHidden/>
              </w:rPr>
              <w:tab/>
            </w:r>
          </w:del>
          <w:del w:id="3350" w:author="Sammartano, Marc (BIC USA)" w:date="2014-10-10T11:41:00Z">
            <w:r w:rsidDel="005B2E59">
              <w:rPr>
                <w:noProof/>
                <w:webHidden/>
              </w:rPr>
              <w:delText>112</w:delText>
            </w:r>
          </w:del>
        </w:p>
        <w:p w:rsidR="0028723B" w:rsidDel="00592A71" w:rsidRDefault="0028723B">
          <w:pPr>
            <w:pStyle w:val="TOC2"/>
            <w:rPr>
              <w:del w:id="3351" w:author="Sammartano, Marc (BIC USA)" w:date="2014-10-10T17:43:00Z"/>
              <w:rFonts w:eastAsiaTheme="minorEastAsia"/>
              <w:noProof/>
            </w:rPr>
          </w:pPr>
          <w:del w:id="3352" w:author="Sammartano, Marc (BIC USA)" w:date="2014-10-10T17:43:00Z">
            <w:r w:rsidRPr="00592A71" w:rsidDel="00592A71">
              <w:rPr>
                <w:noProof/>
              </w:rPr>
              <w:delText>SQLITE Commands</w:delText>
            </w:r>
            <w:r w:rsidDel="00592A71">
              <w:rPr>
                <w:noProof/>
                <w:webHidden/>
              </w:rPr>
              <w:tab/>
            </w:r>
          </w:del>
          <w:del w:id="3353" w:author="Sammartano, Marc (BIC USA)" w:date="2014-10-10T11:41:00Z">
            <w:r w:rsidDel="005B2E59">
              <w:rPr>
                <w:noProof/>
                <w:webHidden/>
              </w:rPr>
              <w:delText>112</w:delText>
            </w:r>
          </w:del>
        </w:p>
        <w:p w:rsidR="0028723B" w:rsidDel="00592A71" w:rsidRDefault="0028723B">
          <w:pPr>
            <w:pStyle w:val="TOC3"/>
            <w:rPr>
              <w:del w:id="3354" w:author="Sammartano, Marc (BIC USA)" w:date="2014-10-10T17:43:00Z"/>
              <w:rFonts w:eastAsiaTheme="minorEastAsia"/>
              <w:noProof/>
            </w:rPr>
          </w:pPr>
          <w:del w:id="3355" w:author="Sammartano, Marc (BIC USA)" w:date="2014-10-10T17:43:00Z">
            <w:r w:rsidRPr="00592A71" w:rsidDel="00592A71">
              <w:rPr>
                <w:noProof/>
              </w:rPr>
              <w:delText>Sql.open &lt;DB_pointer_nvar&gt;, &lt;DB_name_sexp&gt;</w:delText>
            </w:r>
            <w:r w:rsidDel="00592A71">
              <w:rPr>
                <w:noProof/>
                <w:webHidden/>
              </w:rPr>
              <w:tab/>
            </w:r>
          </w:del>
          <w:del w:id="3356" w:author="Sammartano, Marc (BIC USA)" w:date="2014-10-10T11:41:00Z">
            <w:r w:rsidDel="005B2E59">
              <w:rPr>
                <w:noProof/>
                <w:webHidden/>
              </w:rPr>
              <w:delText>112</w:delText>
            </w:r>
          </w:del>
        </w:p>
        <w:p w:rsidR="0028723B" w:rsidDel="00592A71" w:rsidRDefault="0028723B">
          <w:pPr>
            <w:pStyle w:val="TOC3"/>
            <w:rPr>
              <w:del w:id="3357" w:author="Sammartano, Marc (BIC USA)" w:date="2014-10-10T17:43:00Z"/>
              <w:rFonts w:eastAsiaTheme="minorEastAsia"/>
              <w:noProof/>
            </w:rPr>
          </w:pPr>
          <w:del w:id="3358" w:author="Sammartano, Marc (BIC USA)" w:date="2014-10-10T17:43:00Z">
            <w:r w:rsidRPr="00592A71" w:rsidDel="00592A71">
              <w:rPr>
                <w:noProof/>
              </w:rPr>
              <w:delText>Sql.close &lt;DB_pointer_nvar&gt;</w:delText>
            </w:r>
            <w:r w:rsidDel="00592A71">
              <w:rPr>
                <w:noProof/>
                <w:webHidden/>
              </w:rPr>
              <w:tab/>
            </w:r>
          </w:del>
          <w:del w:id="3359" w:author="Sammartano, Marc (BIC USA)" w:date="2014-10-10T11:41:00Z">
            <w:r w:rsidDel="005B2E59">
              <w:rPr>
                <w:noProof/>
                <w:webHidden/>
              </w:rPr>
              <w:delText>113</w:delText>
            </w:r>
          </w:del>
        </w:p>
        <w:p w:rsidR="0028723B" w:rsidDel="00592A71" w:rsidRDefault="0028723B">
          <w:pPr>
            <w:pStyle w:val="TOC3"/>
            <w:rPr>
              <w:del w:id="3360" w:author="Sammartano, Marc (BIC USA)" w:date="2014-10-10T17:43:00Z"/>
              <w:rFonts w:eastAsiaTheme="minorEastAsia"/>
              <w:noProof/>
            </w:rPr>
          </w:pPr>
          <w:del w:id="3361" w:author="Sammartano, Marc (BIC USA)" w:date="2014-10-10T17:43:00Z">
            <w:r w:rsidRPr="00592A71" w:rsidDel="00592A71">
              <w:rPr>
                <w:noProof/>
              </w:rPr>
              <w:delText>Sql.new_table &lt;DB_pointer_nvar&gt;, &lt;table_name_sexp&gt;, C1$, C2$, ...,CN$</w:delText>
            </w:r>
            <w:r w:rsidDel="00592A71">
              <w:rPr>
                <w:noProof/>
                <w:webHidden/>
              </w:rPr>
              <w:tab/>
            </w:r>
          </w:del>
          <w:del w:id="3362" w:author="Sammartano, Marc (BIC USA)" w:date="2014-10-10T11:41:00Z">
            <w:r w:rsidDel="005B2E59">
              <w:rPr>
                <w:noProof/>
                <w:webHidden/>
              </w:rPr>
              <w:delText>113</w:delText>
            </w:r>
          </w:del>
        </w:p>
        <w:p w:rsidR="0028723B" w:rsidDel="00592A71" w:rsidRDefault="0028723B">
          <w:pPr>
            <w:pStyle w:val="TOC3"/>
            <w:rPr>
              <w:del w:id="3363" w:author="Sammartano, Marc (BIC USA)" w:date="2014-10-10T17:43:00Z"/>
              <w:rFonts w:eastAsiaTheme="minorEastAsia"/>
              <w:noProof/>
            </w:rPr>
          </w:pPr>
          <w:del w:id="3364" w:author="Sammartano, Marc (BIC USA)" w:date="2014-10-10T17:43:00Z">
            <w:r w:rsidRPr="00592A71" w:rsidDel="00592A71">
              <w:rPr>
                <w:noProof/>
              </w:rPr>
              <w:delText>Sql.drop_table &lt;DB_pointer_nvar&gt;, &lt;table_name_sexp&gt;</w:delText>
            </w:r>
            <w:r w:rsidDel="00592A71">
              <w:rPr>
                <w:noProof/>
                <w:webHidden/>
              </w:rPr>
              <w:tab/>
            </w:r>
          </w:del>
          <w:del w:id="3365" w:author="Sammartano, Marc (BIC USA)" w:date="2014-10-10T11:41:00Z">
            <w:r w:rsidDel="005B2E59">
              <w:rPr>
                <w:noProof/>
                <w:webHidden/>
              </w:rPr>
              <w:delText>113</w:delText>
            </w:r>
          </w:del>
        </w:p>
        <w:p w:rsidR="0028723B" w:rsidDel="00592A71" w:rsidRDefault="0028723B">
          <w:pPr>
            <w:pStyle w:val="TOC3"/>
            <w:rPr>
              <w:del w:id="3366" w:author="Sammartano, Marc (BIC USA)" w:date="2014-10-10T17:43:00Z"/>
              <w:rFonts w:eastAsiaTheme="minorEastAsia"/>
              <w:noProof/>
            </w:rPr>
          </w:pPr>
          <w:del w:id="3367" w:author="Sammartano, Marc (BIC USA)" w:date="2014-10-10T17:43:00Z">
            <w:r w:rsidRPr="00592A71" w:rsidDel="00592A71">
              <w:rPr>
                <w:noProof/>
              </w:rPr>
              <w:delText>Sql.insert &lt;DB_pointer_nvar&gt;, &lt;table_name_sexp&gt;, C1$, V1$, C2$, V2$, ..., CN$, VN$</w:delText>
            </w:r>
            <w:r w:rsidDel="00592A71">
              <w:rPr>
                <w:noProof/>
                <w:webHidden/>
              </w:rPr>
              <w:tab/>
            </w:r>
          </w:del>
          <w:del w:id="3368" w:author="Sammartano, Marc (BIC USA)" w:date="2014-10-10T11:41:00Z">
            <w:r w:rsidDel="005B2E59">
              <w:rPr>
                <w:noProof/>
                <w:webHidden/>
              </w:rPr>
              <w:delText>113</w:delText>
            </w:r>
          </w:del>
        </w:p>
        <w:p w:rsidR="0028723B" w:rsidDel="00592A71" w:rsidRDefault="0028723B">
          <w:pPr>
            <w:pStyle w:val="TOC3"/>
            <w:rPr>
              <w:del w:id="3369" w:author="Sammartano, Marc (BIC USA)" w:date="2014-10-10T17:43:00Z"/>
              <w:rFonts w:eastAsiaTheme="minorEastAsia"/>
              <w:noProof/>
            </w:rPr>
          </w:pPr>
          <w:del w:id="3370" w:author="Sammartano, Marc (BIC USA)" w:date="2014-10-10T17:43:00Z">
            <w:r w:rsidRPr="00592A71" w:rsidDel="00592A71">
              <w:rPr>
                <w:noProof/>
              </w:rPr>
              <w:delText>Sql.query &lt;cursor_nvar&gt;, &lt;DB_pointer_nvar&gt;, &lt;table_name_sexp&gt;, &lt;columns_sexp&gt; {, &lt;where_sexp&gt; {, &lt;order_sexp&gt;} }</w:delText>
            </w:r>
            <w:r w:rsidDel="00592A71">
              <w:rPr>
                <w:noProof/>
                <w:webHidden/>
              </w:rPr>
              <w:tab/>
            </w:r>
          </w:del>
          <w:del w:id="3371" w:author="Sammartano, Marc (BIC USA)" w:date="2014-10-10T11:41:00Z">
            <w:r w:rsidDel="005B2E59">
              <w:rPr>
                <w:noProof/>
                <w:webHidden/>
              </w:rPr>
              <w:delText>114</w:delText>
            </w:r>
          </w:del>
        </w:p>
        <w:p w:rsidR="0028723B" w:rsidDel="00592A71" w:rsidRDefault="0028723B">
          <w:pPr>
            <w:pStyle w:val="TOC3"/>
            <w:rPr>
              <w:del w:id="3372" w:author="Sammartano, Marc (BIC USA)" w:date="2014-10-10T17:43:00Z"/>
              <w:rFonts w:eastAsiaTheme="minorEastAsia"/>
              <w:noProof/>
            </w:rPr>
          </w:pPr>
          <w:del w:id="3373" w:author="Sammartano, Marc (BIC USA)" w:date="2014-10-10T17:43:00Z">
            <w:r w:rsidRPr="00592A71" w:rsidDel="00592A71">
              <w:rPr>
                <w:noProof/>
              </w:rPr>
              <w:delText>Sql.query.length &lt;length_nvar&gt;, &lt;cursor_nvar&gt;</w:delText>
            </w:r>
            <w:r w:rsidDel="00592A71">
              <w:rPr>
                <w:noProof/>
                <w:webHidden/>
              </w:rPr>
              <w:tab/>
            </w:r>
          </w:del>
          <w:del w:id="3374" w:author="Sammartano, Marc (BIC USA)" w:date="2014-10-10T11:41:00Z">
            <w:r w:rsidDel="005B2E59">
              <w:rPr>
                <w:noProof/>
                <w:webHidden/>
              </w:rPr>
              <w:delText>114</w:delText>
            </w:r>
          </w:del>
        </w:p>
        <w:p w:rsidR="0028723B" w:rsidDel="00592A71" w:rsidRDefault="0028723B">
          <w:pPr>
            <w:pStyle w:val="TOC3"/>
            <w:rPr>
              <w:del w:id="3375" w:author="Sammartano, Marc (BIC USA)" w:date="2014-10-10T17:43:00Z"/>
              <w:rFonts w:eastAsiaTheme="minorEastAsia"/>
              <w:noProof/>
            </w:rPr>
          </w:pPr>
          <w:del w:id="3376" w:author="Sammartano, Marc (BIC USA)" w:date="2014-10-10T17:43:00Z">
            <w:r w:rsidRPr="00592A71" w:rsidDel="00592A71">
              <w:rPr>
                <w:noProof/>
              </w:rPr>
              <w:delText>Sql.query.position &lt;position_nvar&gt;, &lt;cursor_nvar&gt;</w:delText>
            </w:r>
            <w:r w:rsidDel="00592A71">
              <w:rPr>
                <w:noProof/>
                <w:webHidden/>
              </w:rPr>
              <w:tab/>
            </w:r>
          </w:del>
          <w:del w:id="3377" w:author="Sammartano, Marc (BIC USA)" w:date="2014-10-10T11:41:00Z">
            <w:r w:rsidDel="005B2E59">
              <w:rPr>
                <w:noProof/>
                <w:webHidden/>
              </w:rPr>
              <w:delText>114</w:delText>
            </w:r>
          </w:del>
        </w:p>
        <w:p w:rsidR="0028723B" w:rsidDel="00592A71" w:rsidRDefault="0028723B">
          <w:pPr>
            <w:pStyle w:val="TOC3"/>
            <w:rPr>
              <w:del w:id="3378" w:author="Sammartano, Marc (BIC USA)" w:date="2014-10-10T17:43:00Z"/>
              <w:rFonts w:eastAsiaTheme="minorEastAsia"/>
              <w:noProof/>
            </w:rPr>
          </w:pPr>
          <w:del w:id="3379" w:author="Sammartano, Marc (BIC USA)" w:date="2014-10-10T17:43:00Z">
            <w:r w:rsidRPr="00592A71" w:rsidDel="00592A71">
              <w:rPr>
                <w:noProof/>
              </w:rPr>
              <w:delText>Sql.next &lt;done_lvar&gt;, &lt;cursor_nvar&gt;, C1V$, C2V$, ..., CNV$</w:delText>
            </w:r>
            <w:r w:rsidDel="00592A71">
              <w:rPr>
                <w:noProof/>
                <w:webHidden/>
              </w:rPr>
              <w:tab/>
            </w:r>
          </w:del>
          <w:del w:id="3380" w:author="Sammartano, Marc (BIC USA)" w:date="2014-10-10T11:41:00Z">
            <w:r w:rsidDel="005B2E59">
              <w:rPr>
                <w:noProof/>
                <w:webHidden/>
              </w:rPr>
              <w:delText>114</w:delText>
            </w:r>
          </w:del>
        </w:p>
        <w:p w:rsidR="0028723B" w:rsidDel="00592A71" w:rsidRDefault="0028723B">
          <w:pPr>
            <w:pStyle w:val="TOC3"/>
            <w:rPr>
              <w:del w:id="3381" w:author="Sammartano, Marc (BIC USA)" w:date="2014-10-10T17:43:00Z"/>
              <w:rFonts w:eastAsiaTheme="minorEastAsia"/>
              <w:noProof/>
            </w:rPr>
          </w:pPr>
          <w:del w:id="3382" w:author="Sammartano, Marc (BIC USA)" w:date="2014-10-10T17:43:00Z">
            <w:r w:rsidRPr="00592A71" w:rsidDel="00592A71">
              <w:rPr>
                <w:noProof/>
              </w:rPr>
              <w:delText>Sql.delete &lt;DB_pointer_nvar&gt;, &lt;table_name_sexp&gt;{,&lt;where_sexp&gt;{,&lt;count_nvar&gt;} }</w:delText>
            </w:r>
            <w:r w:rsidDel="00592A71">
              <w:rPr>
                <w:noProof/>
                <w:webHidden/>
              </w:rPr>
              <w:tab/>
            </w:r>
          </w:del>
          <w:del w:id="3383" w:author="Sammartano, Marc (BIC USA)" w:date="2014-10-10T11:41:00Z">
            <w:r w:rsidDel="005B2E59">
              <w:rPr>
                <w:noProof/>
                <w:webHidden/>
              </w:rPr>
              <w:delText>115</w:delText>
            </w:r>
          </w:del>
        </w:p>
        <w:p w:rsidR="0028723B" w:rsidDel="00592A71" w:rsidRDefault="0028723B">
          <w:pPr>
            <w:pStyle w:val="TOC3"/>
            <w:rPr>
              <w:del w:id="3384" w:author="Sammartano, Marc (BIC USA)" w:date="2014-10-10T17:43:00Z"/>
              <w:rFonts w:eastAsiaTheme="minorEastAsia"/>
              <w:noProof/>
            </w:rPr>
          </w:pPr>
          <w:del w:id="3385" w:author="Sammartano, Marc (BIC USA)" w:date="2014-10-10T17:43:00Z">
            <w:r w:rsidRPr="00592A71" w:rsidDel="00592A71">
              <w:rPr>
                <w:noProof/>
              </w:rPr>
              <w:delText>Sql.update &lt;DB_pointer_nvar&gt;, &lt;table_name_sexp&gt;, C1$, V1$, C2$, V2$,...,CN$, VN$: &lt;where_sexp&gt;</w:delText>
            </w:r>
            <w:r w:rsidDel="00592A71">
              <w:rPr>
                <w:noProof/>
                <w:webHidden/>
              </w:rPr>
              <w:tab/>
            </w:r>
          </w:del>
          <w:del w:id="3386" w:author="Sammartano, Marc (BIC USA)" w:date="2014-10-10T11:41:00Z">
            <w:r w:rsidDel="005B2E59">
              <w:rPr>
                <w:noProof/>
                <w:webHidden/>
              </w:rPr>
              <w:delText>115</w:delText>
            </w:r>
          </w:del>
        </w:p>
        <w:p w:rsidR="0028723B" w:rsidDel="00592A71" w:rsidRDefault="0028723B">
          <w:pPr>
            <w:pStyle w:val="TOC3"/>
            <w:rPr>
              <w:del w:id="3387" w:author="Sammartano, Marc (BIC USA)" w:date="2014-10-10T17:43:00Z"/>
              <w:rFonts w:eastAsiaTheme="minorEastAsia"/>
              <w:noProof/>
            </w:rPr>
          </w:pPr>
          <w:del w:id="3388" w:author="Sammartano, Marc (BIC USA)" w:date="2014-10-10T17:43:00Z">
            <w:r w:rsidRPr="00592A71" w:rsidDel="00592A71">
              <w:rPr>
                <w:noProof/>
              </w:rPr>
              <w:delText>Sql.exec &lt;DB_pointer_nvar&gt;, &lt;command_sexp&gt;</w:delText>
            </w:r>
            <w:r w:rsidDel="00592A71">
              <w:rPr>
                <w:noProof/>
                <w:webHidden/>
              </w:rPr>
              <w:tab/>
            </w:r>
          </w:del>
          <w:del w:id="3389" w:author="Sammartano, Marc (BIC USA)" w:date="2014-10-10T11:41:00Z">
            <w:r w:rsidDel="005B2E59">
              <w:rPr>
                <w:noProof/>
                <w:webHidden/>
              </w:rPr>
              <w:delText>115</w:delText>
            </w:r>
          </w:del>
        </w:p>
        <w:p w:rsidR="0028723B" w:rsidDel="00592A71" w:rsidRDefault="0028723B">
          <w:pPr>
            <w:pStyle w:val="TOC3"/>
            <w:rPr>
              <w:del w:id="3390" w:author="Sammartano, Marc (BIC USA)" w:date="2014-10-10T17:43:00Z"/>
              <w:rFonts w:eastAsiaTheme="minorEastAsia"/>
              <w:noProof/>
            </w:rPr>
          </w:pPr>
          <w:del w:id="3391" w:author="Sammartano, Marc (BIC USA)" w:date="2014-10-10T17:43:00Z">
            <w:r w:rsidRPr="00592A71" w:rsidDel="00592A71">
              <w:rPr>
                <w:noProof/>
              </w:rPr>
              <w:delText>Sql.raw_query &lt;cursor_nvar&gt;, &lt;DB_pointer_nvar&gt;, &lt;query_sexp&gt;</w:delText>
            </w:r>
            <w:r w:rsidDel="00592A71">
              <w:rPr>
                <w:noProof/>
                <w:webHidden/>
              </w:rPr>
              <w:tab/>
            </w:r>
          </w:del>
          <w:del w:id="3392" w:author="Sammartano, Marc (BIC USA)" w:date="2014-10-10T11:41:00Z">
            <w:r w:rsidDel="005B2E59">
              <w:rPr>
                <w:noProof/>
                <w:webHidden/>
              </w:rPr>
              <w:delText>115</w:delText>
            </w:r>
          </w:del>
        </w:p>
        <w:p w:rsidR="0028723B" w:rsidDel="00592A71" w:rsidRDefault="0028723B">
          <w:pPr>
            <w:pStyle w:val="TOC1"/>
            <w:tabs>
              <w:tab w:val="right" w:leader="dot" w:pos="9350"/>
            </w:tabs>
            <w:rPr>
              <w:del w:id="3393" w:author="Sammartano, Marc (BIC USA)" w:date="2014-10-10T17:43:00Z"/>
              <w:rFonts w:eastAsiaTheme="minorEastAsia"/>
              <w:noProof/>
            </w:rPr>
          </w:pPr>
          <w:del w:id="3394" w:author="Sammartano, Marc (BIC USA)" w:date="2014-10-10T17:43:00Z">
            <w:r w:rsidRPr="00592A71" w:rsidDel="00592A71">
              <w:rPr>
                <w:noProof/>
              </w:rPr>
              <w:delText>Graphics</w:delText>
            </w:r>
            <w:r w:rsidDel="00592A71">
              <w:rPr>
                <w:noProof/>
                <w:webHidden/>
              </w:rPr>
              <w:tab/>
            </w:r>
          </w:del>
          <w:del w:id="3395" w:author="Sammartano, Marc (BIC USA)" w:date="2014-10-10T11:41:00Z">
            <w:r w:rsidDel="005B2E59">
              <w:rPr>
                <w:noProof/>
                <w:webHidden/>
              </w:rPr>
              <w:delText>115</w:delText>
            </w:r>
          </w:del>
        </w:p>
        <w:p w:rsidR="0028723B" w:rsidDel="00592A71" w:rsidRDefault="0028723B">
          <w:pPr>
            <w:pStyle w:val="TOC2"/>
            <w:rPr>
              <w:del w:id="3396" w:author="Sammartano, Marc (BIC USA)" w:date="2014-10-10T17:43:00Z"/>
              <w:rFonts w:eastAsiaTheme="minorEastAsia"/>
              <w:noProof/>
            </w:rPr>
          </w:pPr>
          <w:del w:id="3397" w:author="Sammartano, Marc (BIC USA)" w:date="2014-10-10T17:43:00Z">
            <w:r w:rsidRPr="00592A71" w:rsidDel="00592A71">
              <w:rPr>
                <w:noProof/>
              </w:rPr>
              <w:delText>Introduction</w:delText>
            </w:r>
            <w:r w:rsidDel="00592A71">
              <w:rPr>
                <w:noProof/>
                <w:webHidden/>
              </w:rPr>
              <w:tab/>
            </w:r>
          </w:del>
          <w:del w:id="3398" w:author="Sammartano, Marc (BIC USA)" w:date="2014-10-10T11:41:00Z">
            <w:r w:rsidDel="005B2E59">
              <w:rPr>
                <w:noProof/>
                <w:webHidden/>
              </w:rPr>
              <w:delText>115</w:delText>
            </w:r>
          </w:del>
        </w:p>
        <w:p w:rsidR="0028723B" w:rsidDel="00592A71" w:rsidRDefault="0028723B">
          <w:pPr>
            <w:pStyle w:val="TOC3"/>
            <w:rPr>
              <w:del w:id="3399" w:author="Sammartano, Marc (BIC USA)" w:date="2014-10-10T17:43:00Z"/>
              <w:rFonts w:eastAsiaTheme="minorEastAsia"/>
              <w:noProof/>
            </w:rPr>
          </w:pPr>
          <w:del w:id="3400" w:author="Sammartano, Marc (BIC USA)" w:date="2014-10-10T17:43:00Z">
            <w:r w:rsidRPr="00592A71" w:rsidDel="00592A71">
              <w:rPr>
                <w:noProof/>
              </w:rPr>
              <w:delText>The Graphics Screen and Graphics Mode</w:delText>
            </w:r>
            <w:r w:rsidDel="00592A71">
              <w:rPr>
                <w:noProof/>
                <w:webHidden/>
              </w:rPr>
              <w:tab/>
            </w:r>
          </w:del>
          <w:del w:id="3401" w:author="Sammartano, Marc (BIC USA)" w:date="2014-10-10T11:41:00Z">
            <w:r w:rsidDel="005B2E59">
              <w:rPr>
                <w:noProof/>
                <w:webHidden/>
              </w:rPr>
              <w:delText>115</w:delText>
            </w:r>
          </w:del>
        </w:p>
        <w:p w:rsidR="0028723B" w:rsidDel="00592A71" w:rsidRDefault="0028723B">
          <w:pPr>
            <w:pStyle w:val="TOC3"/>
            <w:rPr>
              <w:del w:id="3402" w:author="Sammartano, Marc (BIC USA)" w:date="2014-10-10T17:43:00Z"/>
              <w:rFonts w:eastAsiaTheme="minorEastAsia"/>
              <w:noProof/>
            </w:rPr>
          </w:pPr>
          <w:del w:id="3403" w:author="Sammartano, Marc (BIC USA)" w:date="2014-10-10T17:43:00Z">
            <w:r w:rsidRPr="00592A71" w:rsidDel="00592A71">
              <w:rPr>
                <w:noProof/>
              </w:rPr>
              <w:delText>Display Lists</w:delText>
            </w:r>
            <w:r w:rsidDel="00592A71">
              <w:rPr>
                <w:noProof/>
                <w:webHidden/>
              </w:rPr>
              <w:tab/>
            </w:r>
          </w:del>
          <w:del w:id="3404" w:author="Sammartano, Marc (BIC USA)" w:date="2014-10-10T11:41:00Z">
            <w:r w:rsidDel="005B2E59">
              <w:rPr>
                <w:noProof/>
                <w:webHidden/>
              </w:rPr>
              <w:delText>116</w:delText>
            </w:r>
          </w:del>
        </w:p>
        <w:p w:rsidR="0028723B" w:rsidDel="00592A71" w:rsidRDefault="0028723B">
          <w:pPr>
            <w:pStyle w:val="TOC3"/>
            <w:rPr>
              <w:del w:id="3405" w:author="Sammartano, Marc (BIC USA)" w:date="2014-10-10T17:43:00Z"/>
              <w:rFonts w:eastAsiaTheme="minorEastAsia"/>
              <w:noProof/>
            </w:rPr>
          </w:pPr>
          <w:del w:id="3406" w:author="Sammartano, Marc (BIC USA)" w:date="2014-10-10T17:43:00Z">
            <w:r w:rsidRPr="00592A71" w:rsidDel="00592A71">
              <w:rPr>
                <w:noProof/>
              </w:rPr>
              <w:delText>Drawing into Bitmaps</w:delText>
            </w:r>
            <w:r w:rsidDel="00592A71">
              <w:rPr>
                <w:noProof/>
                <w:webHidden/>
              </w:rPr>
              <w:tab/>
            </w:r>
          </w:del>
          <w:del w:id="3407" w:author="Sammartano, Marc (BIC USA)" w:date="2014-10-10T11:41:00Z">
            <w:r w:rsidDel="005B2E59">
              <w:rPr>
                <w:noProof/>
                <w:webHidden/>
              </w:rPr>
              <w:delText>116</w:delText>
            </w:r>
          </w:del>
        </w:p>
        <w:p w:rsidR="0028723B" w:rsidDel="00592A71" w:rsidRDefault="0028723B">
          <w:pPr>
            <w:pStyle w:val="TOC3"/>
            <w:rPr>
              <w:del w:id="3408" w:author="Sammartano, Marc (BIC USA)" w:date="2014-10-10T17:43:00Z"/>
              <w:rFonts w:eastAsiaTheme="minorEastAsia"/>
              <w:noProof/>
            </w:rPr>
          </w:pPr>
          <w:del w:id="3409" w:author="Sammartano, Marc (BIC USA)" w:date="2014-10-10T17:43:00Z">
            <w:r w:rsidRPr="00592A71" w:rsidDel="00592A71">
              <w:rPr>
                <w:noProof/>
              </w:rPr>
              <w:delText>Colors</w:delText>
            </w:r>
            <w:r w:rsidDel="00592A71">
              <w:rPr>
                <w:noProof/>
                <w:webHidden/>
              </w:rPr>
              <w:tab/>
            </w:r>
          </w:del>
          <w:del w:id="3410" w:author="Sammartano, Marc (BIC USA)" w:date="2014-10-10T11:41:00Z">
            <w:r w:rsidDel="005B2E59">
              <w:rPr>
                <w:noProof/>
                <w:webHidden/>
              </w:rPr>
              <w:delText>117</w:delText>
            </w:r>
          </w:del>
        </w:p>
        <w:p w:rsidR="0028723B" w:rsidDel="00592A71" w:rsidRDefault="0028723B">
          <w:pPr>
            <w:pStyle w:val="TOC2"/>
            <w:rPr>
              <w:del w:id="3411" w:author="Sammartano, Marc (BIC USA)" w:date="2014-10-10T17:43:00Z"/>
              <w:rFonts w:eastAsiaTheme="minorEastAsia"/>
              <w:noProof/>
            </w:rPr>
          </w:pPr>
          <w:del w:id="3412" w:author="Sammartano, Marc (BIC USA)" w:date="2014-10-10T17:43:00Z">
            <w:r w:rsidRPr="00592A71" w:rsidDel="00592A71">
              <w:rPr>
                <w:noProof/>
              </w:rPr>
              <w:delText>Graphics Setup Commands</w:delText>
            </w:r>
            <w:r w:rsidDel="00592A71">
              <w:rPr>
                <w:noProof/>
                <w:webHidden/>
              </w:rPr>
              <w:tab/>
            </w:r>
          </w:del>
          <w:del w:id="3413" w:author="Sammartano, Marc (BIC USA)" w:date="2014-10-10T11:41:00Z">
            <w:r w:rsidDel="005B2E59">
              <w:rPr>
                <w:noProof/>
                <w:webHidden/>
              </w:rPr>
              <w:delText>117</w:delText>
            </w:r>
          </w:del>
        </w:p>
        <w:p w:rsidR="0028723B" w:rsidDel="00592A71" w:rsidRDefault="0028723B">
          <w:pPr>
            <w:pStyle w:val="TOC3"/>
            <w:rPr>
              <w:del w:id="3414" w:author="Sammartano, Marc (BIC USA)" w:date="2014-10-10T17:43:00Z"/>
              <w:rFonts w:eastAsiaTheme="minorEastAsia"/>
              <w:noProof/>
            </w:rPr>
          </w:pPr>
          <w:del w:id="3415" w:author="Sammartano, Marc (BIC USA)" w:date="2014-10-10T17:43:00Z">
            <w:r w:rsidRPr="00592A71" w:rsidDel="00592A71">
              <w:rPr>
                <w:noProof/>
              </w:rPr>
              <w:delText>Gr.open alpha, red, green, blue {, &lt;ShowStatusBar_lexp&gt; {, &lt;Orientation_nexp&gt;}}</w:delText>
            </w:r>
            <w:r w:rsidDel="00592A71">
              <w:rPr>
                <w:noProof/>
                <w:webHidden/>
              </w:rPr>
              <w:tab/>
            </w:r>
          </w:del>
          <w:del w:id="3416" w:author="Sammartano, Marc (BIC USA)" w:date="2014-10-10T11:41:00Z">
            <w:r w:rsidDel="005B2E59">
              <w:rPr>
                <w:noProof/>
                <w:webHidden/>
              </w:rPr>
              <w:delText>117</w:delText>
            </w:r>
          </w:del>
        </w:p>
        <w:p w:rsidR="0028723B" w:rsidDel="00592A71" w:rsidRDefault="0028723B">
          <w:pPr>
            <w:pStyle w:val="TOC3"/>
            <w:rPr>
              <w:del w:id="3417" w:author="Sammartano, Marc (BIC USA)" w:date="2014-10-10T17:43:00Z"/>
              <w:rFonts w:eastAsiaTheme="minorEastAsia"/>
              <w:noProof/>
            </w:rPr>
          </w:pPr>
          <w:del w:id="3418" w:author="Sammartano, Marc (BIC USA)" w:date="2014-10-10T17:43:00Z">
            <w:r w:rsidRPr="00592A71" w:rsidDel="00592A71">
              <w:rPr>
                <w:noProof/>
              </w:rPr>
              <w:delText>Gr.color alpha, red, green, blue, &lt;style_nexp&gt;</w:delText>
            </w:r>
            <w:r w:rsidDel="00592A71">
              <w:rPr>
                <w:noProof/>
                <w:webHidden/>
              </w:rPr>
              <w:tab/>
            </w:r>
          </w:del>
          <w:del w:id="3419" w:author="Sammartano, Marc (BIC USA)" w:date="2014-10-10T11:41:00Z">
            <w:r w:rsidDel="005B2E59">
              <w:rPr>
                <w:noProof/>
                <w:webHidden/>
              </w:rPr>
              <w:delText>117</w:delText>
            </w:r>
          </w:del>
        </w:p>
        <w:p w:rsidR="0028723B" w:rsidDel="00592A71" w:rsidRDefault="0028723B">
          <w:pPr>
            <w:pStyle w:val="TOC3"/>
            <w:rPr>
              <w:del w:id="3420" w:author="Sammartano, Marc (BIC USA)" w:date="2014-10-10T17:43:00Z"/>
              <w:rFonts w:eastAsiaTheme="minorEastAsia"/>
              <w:noProof/>
            </w:rPr>
          </w:pPr>
          <w:del w:id="3421" w:author="Sammartano, Marc (BIC USA)" w:date="2014-10-10T17:43:00Z">
            <w:r w:rsidRPr="00592A71" w:rsidDel="00592A71">
              <w:rPr>
                <w:noProof/>
              </w:rPr>
              <w:delText>Gr.set.AntiAlias &lt;lexp&gt;</w:delText>
            </w:r>
            <w:r w:rsidDel="00592A71">
              <w:rPr>
                <w:noProof/>
                <w:webHidden/>
              </w:rPr>
              <w:tab/>
            </w:r>
          </w:del>
          <w:del w:id="3422" w:author="Sammartano, Marc (BIC USA)" w:date="2014-10-10T11:41:00Z">
            <w:r w:rsidDel="005B2E59">
              <w:rPr>
                <w:noProof/>
                <w:webHidden/>
              </w:rPr>
              <w:delText>118</w:delText>
            </w:r>
          </w:del>
        </w:p>
        <w:p w:rsidR="0028723B" w:rsidDel="00592A71" w:rsidRDefault="0028723B">
          <w:pPr>
            <w:pStyle w:val="TOC3"/>
            <w:rPr>
              <w:del w:id="3423" w:author="Sammartano, Marc (BIC USA)" w:date="2014-10-10T17:43:00Z"/>
              <w:rFonts w:eastAsiaTheme="minorEastAsia"/>
              <w:noProof/>
            </w:rPr>
          </w:pPr>
          <w:del w:id="3424" w:author="Sammartano, Marc (BIC USA)" w:date="2014-10-10T17:43:00Z">
            <w:r w:rsidRPr="00592A71" w:rsidDel="00592A71">
              <w:rPr>
                <w:noProof/>
              </w:rPr>
              <w:delText>Gr.set.stroke &lt;nexp&gt;</w:delText>
            </w:r>
            <w:r w:rsidDel="00592A71">
              <w:rPr>
                <w:noProof/>
                <w:webHidden/>
              </w:rPr>
              <w:tab/>
            </w:r>
          </w:del>
          <w:del w:id="3425" w:author="Sammartano, Marc (BIC USA)" w:date="2014-10-10T11:41:00Z">
            <w:r w:rsidDel="005B2E59">
              <w:rPr>
                <w:noProof/>
                <w:webHidden/>
              </w:rPr>
              <w:delText>118</w:delText>
            </w:r>
          </w:del>
        </w:p>
        <w:p w:rsidR="0028723B" w:rsidDel="00592A71" w:rsidRDefault="0028723B">
          <w:pPr>
            <w:pStyle w:val="TOC3"/>
            <w:rPr>
              <w:del w:id="3426" w:author="Sammartano, Marc (BIC USA)" w:date="2014-10-10T17:43:00Z"/>
              <w:rFonts w:eastAsiaTheme="minorEastAsia"/>
              <w:noProof/>
            </w:rPr>
          </w:pPr>
          <w:del w:id="3427" w:author="Sammartano, Marc (BIC USA)" w:date="2014-10-10T17:43:00Z">
            <w:r w:rsidRPr="00592A71" w:rsidDel="00592A71">
              <w:rPr>
                <w:noProof/>
              </w:rPr>
              <w:delText>Gr.orientation &lt;nexp&gt;</w:delText>
            </w:r>
            <w:r w:rsidDel="00592A71">
              <w:rPr>
                <w:noProof/>
                <w:webHidden/>
              </w:rPr>
              <w:tab/>
            </w:r>
          </w:del>
          <w:del w:id="3428" w:author="Sammartano, Marc (BIC USA)" w:date="2014-10-10T11:41:00Z">
            <w:r w:rsidDel="005B2E59">
              <w:rPr>
                <w:noProof/>
                <w:webHidden/>
              </w:rPr>
              <w:delText>118</w:delText>
            </w:r>
          </w:del>
        </w:p>
        <w:p w:rsidR="0028723B" w:rsidDel="00592A71" w:rsidRDefault="0028723B">
          <w:pPr>
            <w:pStyle w:val="TOC3"/>
            <w:rPr>
              <w:del w:id="3429" w:author="Sammartano, Marc (BIC USA)" w:date="2014-10-10T17:43:00Z"/>
              <w:rFonts w:eastAsiaTheme="minorEastAsia"/>
              <w:noProof/>
            </w:rPr>
          </w:pPr>
          <w:del w:id="3430" w:author="Sammartano, Marc (BIC USA)" w:date="2014-10-10T17:43:00Z">
            <w:r w:rsidRPr="00592A71" w:rsidDel="00592A71">
              <w:rPr>
                <w:noProof/>
              </w:rPr>
              <w:delText>Gr.StatusBar.Show  &lt;nexp&gt;</w:delText>
            </w:r>
            <w:r w:rsidDel="00592A71">
              <w:rPr>
                <w:noProof/>
                <w:webHidden/>
              </w:rPr>
              <w:tab/>
            </w:r>
          </w:del>
          <w:del w:id="3431" w:author="Sammartano, Marc (BIC USA)" w:date="2014-10-10T11:41:00Z">
            <w:r w:rsidDel="005B2E59">
              <w:rPr>
                <w:noProof/>
                <w:webHidden/>
              </w:rPr>
              <w:delText>118</w:delText>
            </w:r>
          </w:del>
        </w:p>
        <w:p w:rsidR="0028723B" w:rsidDel="00592A71" w:rsidRDefault="0028723B">
          <w:pPr>
            <w:pStyle w:val="TOC3"/>
            <w:rPr>
              <w:del w:id="3432" w:author="Sammartano, Marc (BIC USA)" w:date="2014-10-10T17:43:00Z"/>
              <w:rFonts w:eastAsiaTheme="minorEastAsia"/>
              <w:noProof/>
            </w:rPr>
          </w:pPr>
          <w:del w:id="3433" w:author="Sammartano, Marc (BIC USA)" w:date="2014-10-10T17:43:00Z">
            <w:r w:rsidRPr="00592A71" w:rsidDel="00592A71">
              <w:rPr>
                <w:noProof/>
              </w:rPr>
              <w:delText>Gr.render</w:delText>
            </w:r>
            <w:r w:rsidDel="00592A71">
              <w:rPr>
                <w:noProof/>
                <w:webHidden/>
              </w:rPr>
              <w:tab/>
            </w:r>
          </w:del>
          <w:del w:id="3434" w:author="Sammartano, Marc (BIC USA)" w:date="2014-10-10T11:41:00Z">
            <w:r w:rsidDel="005B2E59">
              <w:rPr>
                <w:noProof/>
                <w:webHidden/>
              </w:rPr>
              <w:delText>118</w:delText>
            </w:r>
          </w:del>
        </w:p>
        <w:p w:rsidR="0028723B" w:rsidDel="00592A71" w:rsidRDefault="0028723B">
          <w:pPr>
            <w:pStyle w:val="TOC3"/>
            <w:rPr>
              <w:del w:id="3435" w:author="Sammartano, Marc (BIC USA)" w:date="2014-10-10T17:43:00Z"/>
              <w:rFonts w:eastAsiaTheme="minorEastAsia"/>
              <w:noProof/>
            </w:rPr>
          </w:pPr>
          <w:del w:id="3436" w:author="Sammartano, Marc (BIC USA)" w:date="2014-10-10T17:43:00Z">
            <w:r w:rsidRPr="00592A71" w:rsidDel="00592A71">
              <w:rPr>
                <w:noProof/>
              </w:rPr>
              <w:delText>Gr.screen width, height{, density }</w:delText>
            </w:r>
            <w:r w:rsidDel="00592A71">
              <w:rPr>
                <w:noProof/>
                <w:webHidden/>
              </w:rPr>
              <w:tab/>
            </w:r>
          </w:del>
          <w:del w:id="3437" w:author="Sammartano, Marc (BIC USA)" w:date="2014-10-10T11:41:00Z">
            <w:r w:rsidDel="005B2E59">
              <w:rPr>
                <w:noProof/>
                <w:webHidden/>
              </w:rPr>
              <w:delText>118</w:delText>
            </w:r>
          </w:del>
        </w:p>
        <w:p w:rsidR="0028723B" w:rsidDel="00592A71" w:rsidRDefault="0028723B">
          <w:pPr>
            <w:pStyle w:val="TOC3"/>
            <w:rPr>
              <w:del w:id="3438" w:author="Sammartano, Marc (BIC USA)" w:date="2014-10-10T17:43:00Z"/>
              <w:rFonts w:eastAsiaTheme="minorEastAsia"/>
              <w:noProof/>
            </w:rPr>
          </w:pPr>
          <w:del w:id="3439" w:author="Sammartano, Marc (BIC USA)" w:date="2014-10-10T17:43:00Z">
            <w:r w:rsidRPr="00592A71" w:rsidDel="00592A71">
              <w:rPr>
                <w:noProof/>
              </w:rPr>
              <w:delText>Gr.scale x_factor, y_factor</w:delText>
            </w:r>
            <w:r w:rsidDel="00592A71">
              <w:rPr>
                <w:noProof/>
                <w:webHidden/>
              </w:rPr>
              <w:tab/>
            </w:r>
          </w:del>
          <w:del w:id="3440" w:author="Sammartano, Marc (BIC USA)" w:date="2014-10-10T11:41:00Z">
            <w:r w:rsidDel="005B2E59">
              <w:rPr>
                <w:noProof/>
                <w:webHidden/>
              </w:rPr>
              <w:delText>119</w:delText>
            </w:r>
          </w:del>
        </w:p>
        <w:p w:rsidR="0028723B" w:rsidDel="00592A71" w:rsidRDefault="0028723B">
          <w:pPr>
            <w:pStyle w:val="TOC3"/>
            <w:rPr>
              <w:del w:id="3441" w:author="Sammartano, Marc (BIC USA)" w:date="2014-10-10T17:43:00Z"/>
              <w:rFonts w:eastAsiaTheme="minorEastAsia"/>
              <w:noProof/>
            </w:rPr>
          </w:pPr>
          <w:del w:id="3442" w:author="Sammartano, Marc (BIC USA)" w:date="2014-10-10T17:43:00Z">
            <w:r w:rsidRPr="00592A71" w:rsidDel="00592A71">
              <w:rPr>
                <w:noProof/>
              </w:rPr>
              <w:delText>Gr.cls</w:delText>
            </w:r>
            <w:r w:rsidDel="00592A71">
              <w:rPr>
                <w:noProof/>
                <w:webHidden/>
              </w:rPr>
              <w:tab/>
            </w:r>
          </w:del>
          <w:del w:id="3443" w:author="Sammartano, Marc (BIC USA)" w:date="2014-10-10T11:41:00Z">
            <w:r w:rsidDel="005B2E59">
              <w:rPr>
                <w:noProof/>
                <w:webHidden/>
              </w:rPr>
              <w:delText>119</w:delText>
            </w:r>
          </w:del>
        </w:p>
        <w:p w:rsidR="0028723B" w:rsidDel="00592A71" w:rsidRDefault="0028723B">
          <w:pPr>
            <w:pStyle w:val="TOC3"/>
            <w:rPr>
              <w:del w:id="3444" w:author="Sammartano, Marc (BIC USA)" w:date="2014-10-10T17:43:00Z"/>
              <w:rFonts w:eastAsiaTheme="minorEastAsia"/>
              <w:noProof/>
            </w:rPr>
          </w:pPr>
          <w:del w:id="3445" w:author="Sammartano, Marc (BIC USA)" w:date="2014-10-10T17:43:00Z">
            <w:r w:rsidRPr="00592A71" w:rsidDel="00592A71">
              <w:rPr>
                <w:noProof/>
              </w:rPr>
              <w:delText>Gr.close</w:delText>
            </w:r>
            <w:r w:rsidDel="00592A71">
              <w:rPr>
                <w:noProof/>
                <w:webHidden/>
              </w:rPr>
              <w:tab/>
            </w:r>
          </w:del>
          <w:del w:id="3446" w:author="Sammartano, Marc (BIC USA)" w:date="2014-10-10T11:41:00Z">
            <w:r w:rsidDel="005B2E59">
              <w:rPr>
                <w:noProof/>
                <w:webHidden/>
              </w:rPr>
              <w:delText>119</w:delText>
            </w:r>
          </w:del>
        </w:p>
        <w:p w:rsidR="0028723B" w:rsidDel="00592A71" w:rsidRDefault="0028723B">
          <w:pPr>
            <w:pStyle w:val="TOC3"/>
            <w:rPr>
              <w:del w:id="3447" w:author="Sammartano, Marc (BIC USA)" w:date="2014-10-10T17:43:00Z"/>
              <w:rFonts w:eastAsiaTheme="minorEastAsia"/>
              <w:noProof/>
            </w:rPr>
          </w:pPr>
          <w:del w:id="3448" w:author="Sammartano, Marc (BIC USA)" w:date="2014-10-10T17:43:00Z">
            <w:r w:rsidRPr="00592A71" w:rsidDel="00592A71">
              <w:rPr>
                <w:noProof/>
              </w:rPr>
              <w:delText>Gr.front  flag</w:delText>
            </w:r>
            <w:r w:rsidDel="00592A71">
              <w:rPr>
                <w:noProof/>
                <w:webHidden/>
              </w:rPr>
              <w:tab/>
            </w:r>
          </w:del>
          <w:del w:id="3449" w:author="Sammartano, Marc (BIC USA)" w:date="2014-10-10T11:41:00Z">
            <w:r w:rsidDel="005B2E59">
              <w:rPr>
                <w:noProof/>
                <w:webHidden/>
              </w:rPr>
              <w:delText>119</w:delText>
            </w:r>
          </w:del>
        </w:p>
        <w:p w:rsidR="0028723B" w:rsidDel="00592A71" w:rsidRDefault="0028723B">
          <w:pPr>
            <w:pStyle w:val="TOC3"/>
            <w:rPr>
              <w:del w:id="3450" w:author="Sammartano, Marc (BIC USA)" w:date="2014-10-10T17:43:00Z"/>
              <w:rFonts w:eastAsiaTheme="minorEastAsia"/>
              <w:noProof/>
            </w:rPr>
          </w:pPr>
          <w:del w:id="3451" w:author="Sammartano, Marc (BIC USA)" w:date="2014-10-10T17:43:00Z">
            <w:r w:rsidRPr="00592A71" w:rsidDel="00592A71">
              <w:rPr>
                <w:noProof/>
              </w:rPr>
              <w:delText>Gr.brightness &lt;nexp&gt;</w:delText>
            </w:r>
            <w:r w:rsidDel="00592A71">
              <w:rPr>
                <w:noProof/>
                <w:webHidden/>
              </w:rPr>
              <w:tab/>
            </w:r>
          </w:del>
          <w:del w:id="3452" w:author="Sammartano, Marc (BIC USA)" w:date="2014-10-10T11:41:00Z">
            <w:r w:rsidDel="005B2E59">
              <w:rPr>
                <w:noProof/>
                <w:webHidden/>
              </w:rPr>
              <w:delText>120</w:delText>
            </w:r>
          </w:del>
        </w:p>
        <w:p w:rsidR="0028723B" w:rsidDel="00592A71" w:rsidRDefault="0028723B">
          <w:pPr>
            <w:pStyle w:val="TOC2"/>
            <w:rPr>
              <w:del w:id="3453" w:author="Sammartano, Marc (BIC USA)" w:date="2014-10-10T17:43:00Z"/>
              <w:rFonts w:eastAsiaTheme="minorEastAsia"/>
              <w:noProof/>
            </w:rPr>
          </w:pPr>
          <w:del w:id="3454" w:author="Sammartano, Marc (BIC USA)" w:date="2014-10-10T17:43:00Z">
            <w:r w:rsidRPr="00592A71" w:rsidDel="00592A71">
              <w:rPr>
                <w:noProof/>
              </w:rPr>
              <w:delText>Graphical Object Creation Commands</w:delText>
            </w:r>
            <w:r w:rsidDel="00592A71">
              <w:rPr>
                <w:noProof/>
                <w:webHidden/>
              </w:rPr>
              <w:tab/>
            </w:r>
          </w:del>
          <w:del w:id="3455" w:author="Sammartano, Marc (BIC USA)" w:date="2014-10-10T11:41:00Z">
            <w:r w:rsidDel="005B2E59">
              <w:rPr>
                <w:noProof/>
                <w:webHidden/>
              </w:rPr>
              <w:delText>120</w:delText>
            </w:r>
          </w:del>
        </w:p>
        <w:p w:rsidR="0028723B" w:rsidDel="00592A71" w:rsidRDefault="0028723B">
          <w:pPr>
            <w:pStyle w:val="TOC3"/>
            <w:rPr>
              <w:del w:id="3456" w:author="Sammartano, Marc (BIC USA)" w:date="2014-10-10T17:43:00Z"/>
              <w:rFonts w:eastAsiaTheme="minorEastAsia"/>
              <w:noProof/>
            </w:rPr>
          </w:pPr>
          <w:del w:id="3457" w:author="Sammartano, Marc (BIC USA)" w:date="2014-10-10T17:43:00Z">
            <w:r w:rsidRPr="00592A71" w:rsidDel="00592A71">
              <w:rPr>
                <w:noProof/>
              </w:rPr>
              <w:delText>Gr.point &lt;object_number_nvar&gt;, x, y</w:delText>
            </w:r>
            <w:r w:rsidDel="00592A71">
              <w:rPr>
                <w:noProof/>
                <w:webHidden/>
              </w:rPr>
              <w:tab/>
            </w:r>
          </w:del>
          <w:del w:id="3458" w:author="Sammartano, Marc (BIC USA)" w:date="2014-10-10T11:41:00Z">
            <w:r w:rsidDel="005B2E59">
              <w:rPr>
                <w:noProof/>
                <w:webHidden/>
              </w:rPr>
              <w:delText>120</w:delText>
            </w:r>
          </w:del>
        </w:p>
        <w:p w:rsidR="0028723B" w:rsidDel="00592A71" w:rsidRDefault="0028723B">
          <w:pPr>
            <w:pStyle w:val="TOC3"/>
            <w:rPr>
              <w:del w:id="3459" w:author="Sammartano, Marc (BIC USA)" w:date="2014-10-10T17:43:00Z"/>
              <w:rFonts w:eastAsiaTheme="minorEastAsia"/>
              <w:noProof/>
            </w:rPr>
          </w:pPr>
          <w:del w:id="3460" w:author="Sammartano, Marc (BIC USA)" w:date="2014-10-10T17:43:00Z">
            <w:r w:rsidRPr="00592A71" w:rsidDel="00592A71">
              <w:rPr>
                <w:noProof/>
              </w:rPr>
              <w:delText>Gr.line &lt;object_number_nvar&gt;, x1, y1, x2, y2</w:delText>
            </w:r>
            <w:r w:rsidDel="00592A71">
              <w:rPr>
                <w:noProof/>
                <w:webHidden/>
              </w:rPr>
              <w:tab/>
            </w:r>
          </w:del>
          <w:del w:id="3461" w:author="Sammartano, Marc (BIC USA)" w:date="2014-10-10T11:41:00Z">
            <w:r w:rsidDel="005B2E59">
              <w:rPr>
                <w:noProof/>
                <w:webHidden/>
              </w:rPr>
              <w:delText>120</w:delText>
            </w:r>
          </w:del>
        </w:p>
        <w:p w:rsidR="0028723B" w:rsidDel="00592A71" w:rsidRDefault="0028723B">
          <w:pPr>
            <w:pStyle w:val="TOC3"/>
            <w:rPr>
              <w:del w:id="3462" w:author="Sammartano, Marc (BIC USA)" w:date="2014-10-10T17:43:00Z"/>
              <w:rFonts w:eastAsiaTheme="minorEastAsia"/>
              <w:noProof/>
            </w:rPr>
          </w:pPr>
          <w:del w:id="3463" w:author="Sammartano, Marc (BIC USA)" w:date="2014-10-10T17:43:00Z">
            <w:r w:rsidRPr="00592A71" w:rsidDel="00592A71">
              <w:rPr>
                <w:noProof/>
              </w:rPr>
              <w:delText>Gr.rect &lt;object_number_nvar&gt;, left, top, right, bottom</w:delText>
            </w:r>
            <w:r w:rsidDel="00592A71">
              <w:rPr>
                <w:noProof/>
                <w:webHidden/>
              </w:rPr>
              <w:tab/>
            </w:r>
          </w:del>
          <w:del w:id="3464" w:author="Sammartano, Marc (BIC USA)" w:date="2014-10-10T11:41:00Z">
            <w:r w:rsidDel="005B2E59">
              <w:rPr>
                <w:noProof/>
                <w:webHidden/>
              </w:rPr>
              <w:delText>120</w:delText>
            </w:r>
          </w:del>
        </w:p>
        <w:p w:rsidR="0028723B" w:rsidDel="00592A71" w:rsidRDefault="0028723B">
          <w:pPr>
            <w:pStyle w:val="TOC3"/>
            <w:rPr>
              <w:del w:id="3465" w:author="Sammartano, Marc (BIC USA)" w:date="2014-10-10T17:43:00Z"/>
              <w:rFonts w:eastAsiaTheme="minorEastAsia"/>
              <w:noProof/>
            </w:rPr>
          </w:pPr>
          <w:del w:id="3466" w:author="Sammartano, Marc (BIC USA)" w:date="2014-10-10T17:43:00Z">
            <w:r w:rsidRPr="00592A71" w:rsidDel="00592A71">
              <w:rPr>
                <w:noProof/>
              </w:rPr>
              <w:delText>Gr.oval &lt;object_number_nvar&gt;, left, top, right, bottom</w:delText>
            </w:r>
            <w:r w:rsidDel="00592A71">
              <w:rPr>
                <w:noProof/>
                <w:webHidden/>
              </w:rPr>
              <w:tab/>
            </w:r>
          </w:del>
          <w:del w:id="3467" w:author="Sammartano, Marc (BIC USA)" w:date="2014-10-10T11:41:00Z">
            <w:r w:rsidDel="005B2E59">
              <w:rPr>
                <w:noProof/>
                <w:webHidden/>
              </w:rPr>
              <w:delText>121</w:delText>
            </w:r>
          </w:del>
        </w:p>
        <w:p w:rsidR="0028723B" w:rsidDel="00592A71" w:rsidRDefault="0028723B">
          <w:pPr>
            <w:pStyle w:val="TOC3"/>
            <w:rPr>
              <w:del w:id="3468" w:author="Sammartano, Marc (BIC USA)" w:date="2014-10-10T17:43:00Z"/>
              <w:rFonts w:eastAsiaTheme="minorEastAsia"/>
              <w:noProof/>
            </w:rPr>
          </w:pPr>
          <w:del w:id="3469" w:author="Sammartano, Marc (BIC USA)" w:date="2014-10-10T17:43:00Z">
            <w:r w:rsidRPr="00592A71" w:rsidDel="00592A71">
              <w:rPr>
                <w:noProof/>
              </w:rPr>
              <w:delText>Gr.arc &lt;object_number_nvar&gt;, left, top, right, bottom, start_angle, sweep_angle, fill_mode</w:delText>
            </w:r>
            <w:r w:rsidDel="00592A71">
              <w:rPr>
                <w:noProof/>
                <w:webHidden/>
              </w:rPr>
              <w:tab/>
            </w:r>
          </w:del>
          <w:del w:id="3470" w:author="Sammartano, Marc (BIC USA)" w:date="2014-10-10T11:41:00Z">
            <w:r w:rsidDel="005B2E59">
              <w:rPr>
                <w:noProof/>
                <w:webHidden/>
              </w:rPr>
              <w:delText>121</w:delText>
            </w:r>
          </w:del>
        </w:p>
        <w:p w:rsidR="0028723B" w:rsidDel="00592A71" w:rsidRDefault="0028723B">
          <w:pPr>
            <w:pStyle w:val="TOC3"/>
            <w:rPr>
              <w:del w:id="3471" w:author="Sammartano, Marc (BIC USA)" w:date="2014-10-10T17:43:00Z"/>
              <w:rFonts w:eastAsiaTheme="minorEastAsia"/>
              <w:noProof/>
            </w:rPr>
          </w:pPr>
          <w:del w:id="3472" w:author="Sammartano, Marc (BIC USA)" w:date="2014-10-10T17:43:00Z">
            <w:r w:rsidRPr="00592A71" w:rsidDel="00592A71">
              <w:rPr>
                <w:noProof/>
              </w:rPr>
              <w:delText>Gr.circle &lt;object_number_nvar&gt;, x, y, radius</w:delText>
            </w:r>
            <w:r w:rsidDel="00592A71">
              <w:rPr>
                <w:noProof/>
                <w:webHidden/>
              </w:rPr>
              <w:tab/>
            </w:r>
          </w:del>
          <w:del w:id="3473" w:author="Sammartano, Marc (BIC USA)" w:date="2014-10-10T11:41:00Z">
            <w:r w:rsidDel="005B2E59">
              <w:rPr>
                <w:noProof/>
                <w:webHidden/>
              </w:rPr>
              <w:delText>121</w:delText>
            </w:r>
          </w:del>
        </w:p>
        <w:p w:rsidR="0028723B" w:rsidDel="00592A71" w:rsidRDefault="0028723B">
          <w:pPr>
            <w:pStyle w:val="TOC3"/>
            <w:rPr>
              <w:del w:id="3474" w:author="Sammartano, Marc (BIC USA)" w:date="2014-10-10T17:43:00Z"/>
              <w:rFonts w:eastAsiaTheme="minorEastAsia"/>
              <w:noProof/>
            </w:rPr>
          </w:pPr>
          <w:del w:id="3475" w:author="Sammartano, Marc (BIC USA)" w:date="2014-10-10T17:43:00Z">
            <w:r w:rsidRPr="00592A71" w:rsidDel="00592A71">
              <w:rPr>
                <w:noProof/>
              </w:rPr>
              <w:delText>Gr.set.pixels &lt;object_number_nvar&gt;, pixels[{&lt;start&gt;,&lt;length&gt;}] {,x,y}</w:delText>
            </w:r>
            <w:r w:rsidDel="00592A71">
              <w:rPr>
                <w:noProof/>
                <w:webHidden/>
              </w:rPr>
              <w:tab/>
            </w:r>
          </w:del>
          <w:del w:id="3476" w:author="Sammartano, Marc (BIC USA)" w:date="2014-10-10T11:41:00Z">
            <w:r w:rsidDel="005B2E59">
              <w:rPr>
                <w:noProof/>
                <w:webHidden/>
              </w:rPr>
              <w:delText>121</w:delText>
            </w:r>
          </w:del>
        </w:p>
        <w:p w:rsidR="0028723B" w:rsidDel="00592A71" w:rsidRDefault="0028723B">
          <w:pPr>
            <w:pStyle w:val="TOC3"/>
            <w:rPr>
              <w:del w:id="3477" w:author="Sammartano, Marc (BIC USA)" w:date="2014-10-10T17:43:00Z"/>
              <w:rFonts w:eastAsiaTheme="minorEastAsia"/>
              <w:noProof/>
            </w:rPr>
          </w:pPr>
          <w:del w:id="3478" w:author="Sammartano, Marc (BIC USA)" w:date="2014-10-10T17:43:00Z">
            <w:r w:rsidRPr="00592A71" w:rsidDel="00592A71">
              <w:rPr>
                <w:noProof/>
              </w:rPr>
              <w:delText>Gr.poly &lt;object_number_nvar&gt;, list_pointer {,x, y}</w:delText>
            </w:r>
            <w:r w:rsidDel="00592A71">
              <w:rPr>
                <w:noProof/>
                <w:webHidden/>
              </w:rPr>
              <w:tab/>
            </w:r>
          </w:del>
          <w:del w:id="3479" w:author="Sammartano, Marc (BIC USA)" w:date="2014-10-10T11:41:00Z">
            <w:r w:rsidDel="005B2E59">
              <w:rPr>
                <w:noProof/>
                <w:webHidden/>
              </w:rPr>
              <w:delText>122</w:delText>
            </w:r>
          </w:del>
        </w:p>
        <w:p w:rsidR="0028723B" w:rsidDel="00592A71" w:rsidRDefault="0028723B">
          <w:pPr>
            <w:pStyle w:val="TOC2"/>
            <w:rPr>
              <w:del w:id="3480" w:author="Sammartano, Marc (BIC USA)" w:date="2014-10-10T17:43:00Z"/>
              <w:rFonts w:eastAsiaTheme="minorEastAsia"/>
              <w:noProof/>
            </w:rPr>
          </w:pPr>
          <w:del w:id="3481" w:author="Sammartano, Marc (BIC USA)" w:date="2014-10-10T17:43:00Z">
            <w:r w:rsidRPr="00592A71" w:rsidDel="00592A71">
              <w:rPr>
                <w:noProof/>
              </w:rPr>
              <w:delText>Hide and Show Commands</w:delText>
            </w:r>
            <w:r w:rsidDel="00592A71">
              <w:rPr>
                <w:noProof/>
                <w:webHidden/>
              </w:rPr>
              <w:tab/>
            </w:r>
          </w:del>
          <w:del w:id="3482" w:author="Sammartano, Marc (BIC USA)" w:date="2014-10-10T11:41:00Z">
            <w:r w:rsidDel="005B2E59">
              <w:rPr>
                <w:noProof/>
                <w:webHidden/>
              </w:rPr>
              <w:delText>122</w:delText>
            </w:r>
          </w:del>
        </w:p>
        <w:p w:rsidR="0028723B" w:rsidDel="00592A71" w:rsidRDefault="0028723B">
          <w:pPr>
            <w:pStyle w:val="TOC3"/>
            <w:rPr>
              <w:del w:id="3483" w:author="Sammartano, Marc (BIC USA)" w:date="2014-10-10T17:43:00Z"/>
              <w:rFonts w:eastAsiaTheme="minorEastAsia"/>
              <w:noProof/>
            </w:rPr>
          </w:pPr>
          <w:del w:id="3484" w:author="Sammartano, Marc (BIC USA)" w:date="2014-10-10T17:43:00Z">
            <w:r w:rsidRPr="00592A71" w:rsidDel="00592A71">
              <w:rPr>
                <w:noProof/>
              </w:rPr>
              <w:delText>Gr.hide &lt;object_number_nvar&gt;</w:delText>
            </w:r>
            <w:r w:rsidDel="00592A71">
              <w:rPr>
                <w:noProof/>
                <w:webHidden/>
              </w:rPr>
              <w:tab/>
            </w:r>
          </w:del>
          <w:del w:id="3485" w:author="Sammartano, Marc (BIC USA)" w:date="2014-10-10T11:41:00Z">
            <w:r w:rsidDel="005B2E59">
              <w:rPr>
                <w:noProof/>
                <w:webHidden/>
              </w:rPr>
              <w:delText>122</w:delText>
            </w:r>
          </w:del>
        </w:p>
        <w:p w:rsidR="0028723B" w:rsidDel="00592A71" w:rsidRDefault="0028723B">
          <w:pPr>
            <w:pStyle w:val="TOC3"/>
            <w:rPr>
              <w:del w:id="3486" w:author="Sammartano, Marc (BIC USA)" w:date="2014-10-10T17:43:00Z"/>
              <w:rFonts w:eastAsiaTheme="minorEastAsia"/>
              <w:noProof/>
            </w:rPr>
          </w:pPr>
          <w:del w:id="3487" w:author="Sammartano, Marc (BIC USA)" w:date="2014-10-10T17:43:00Z">
            <w:r w:rsidRPr="00592A71" w:rsidDel="00592A71">
              <w:rPr>
                <w:noProof/>
              </w:rPr>
              <w:delText>Gr.show &lt;object_number_nvar&gt;</w:delText>
            </w:r>
            <w:r w:rsidDel="00592A71">
              <w:rPr>
                <w:noProof/>
                <w:webHidden/>
              </w:rPr>
              <w:tab/>
            </w:r>
          </w:del>
          <w:del w:id="3488" w:author="Sammartano, Marc (BIC USA)" w:date="2014-10-10T11:41:00Z">
            <w:r w:rsidDel="005B2E59">
              <w:rPr>
                <w:noProof/>
                <w:webHidden/>
              </w:rPr>
              <w:delText>122</w:delText>
            </w:r>
          </w:del>
        </w:p>
        <w:p w:rsidR="0028723B" w:rsidDel="00592A71" w:rsidRDefault="0028723B">
          <w:pPr>
            <w:pStyle w:val="TOC2"/>
            <w:rPr>
              <w:del w:id="3489" w:author="Sammartano, Marc (BIC USA)" w:date="2014-10-10T17:43:00Z"/>
              <w:rFonts w:eastAsiaTheme="minorEastAsia"/>
              <w:noProof/>
            </w:rPr>
          </w:pPr>
          <w:del w:id="3490" w:author="Sammartano, Marc (BIC USA)" w:date="2014-10-10T17:43:00Z">
            <w:r w:rsidRPr="00592A71" w:rsidDel="00592A71">
              <w:rPr>
                <w:noProof/>
              </w:rPr>
              <w:delText>Touch Query Commands</w:delText>
            </w:r>
            <w:r w:rsidDel="00592A71">
              <w:rPr>
                <w:noProof/>
                <w:webHidden/>
              </w:rPr>
              <w:tab/>
            </w:r>
          </w:del>
          <w:del w:id="3491" w:author="Sammartano, Marc (BIC USA)" w:date="2014-10-10T11:41:00Z">
            <w:r w:rsidDel="005B2E59">
              <w:rPr>
                <w:noProof/>
                <w:webHidden/>
              </w:rPr>
              <w:delText>122</w:delText>
            </w:r>
          </w:del>
        </w:p>
        <w:p w:rsidR="0028723B" w:rsidDel="00592A71" w:rsidRDefault="0028723B">
          <w:pPr>
            <w:pStyle w:val="TOC3"/>
            <w:rPr>
              <w:del w:id="3492" w:author="Sammartano, Marc (BIC USA)" w:date="2014-10-10T17:43:00Z"/>
              <w:rFonts w:eastAsiaTheme="minorEastAsia"/>
              <w:noProof/>
            </w:rPr>
          </w:pPr>
          <w:del w:id="3493" w:author="Sammartano, Marc (BIC USA)" w:date="2014-10-10T17:43:00Z">
            <w:r w:rsidRPr="00592A71" w:rsidDel="00592A71">
              <w:rPr>
                <w:noProof/>
              </w:rPr>
              <w:delText>Gr.touch touched, x, y</w:delText>
            </w:r>
            <w:r w:rsidDel="00592A71">
              <w:rPr>
                <w:noProof/>
                <w:webHidden/>
              </w:rPr>
              <w:tab/>
            </w:r>
          </w:del>
          <w:del w:id="3494" w:author="Sammartano, Marc (BIC USA)" w:date="2014-10-10T11:41:00Z">
            <w:r w:rsidDel="005B2E59">
              <w:rPr>
                <w:noProof/>
                <w:webHidden/>
              </w:rPr>
              <w:delText>123</w:delText>
            </w:r>
          </w:del>
        </w:p>
        <w:p w:rsidR="0028723B" w:rsidDel="00592A71" w:rsidRDefault="0028723B">
          <w:pPr>
            <w:pStyle w:val="TOC3"/>
            <w:rPr>
              <w:del w:id="3495" w:author="Sammartano, Marc (BIC USA)" w:date="2014-10-10T17:43:00Z"/>
              <w:rFonts w:eastAsiaTheme="minorEastAsia"/>
              <w:noProof/>
            </w:rPr>
          </w:pPr>
          <w:del w:id="3496" w:author="Sammartano, Marc (BIC USA)" w:date="2014-10-10T17:43:00Z">
            <w:r w:rsidRPr="00592A71" w:rsidDel="00592A71">
              <w:rPr>
                <w:noProof/>
              </w:rPr>
              <w:delText>Gr.bounded.touch touched, left, top, right, bottom</w:delText>
            </w:r>
            <w:r w:rsidDel="00592A71">
              <w:rPr>
                <w:noProof/>
                <w:webHidden/>
              </w:rPr>
              <w:tab/>
            </w:r>
          </w:del>
          <w:del w:id="3497" w:author="Sammartano, Marc (BIC USA)" w:date="2014-10-10T11:41:00Z">
            <w:r w:rsidDel="005B2E59">
              <w:rPr>
                <w:noProof/>
                <w:webHidden/>
              </w:rPr>
              <w:delText>123</w:delText>
            </w:r>
          </w:del>
        </w:p>
        <w:p w:rsidR="0028723B" w:rsidDel="00592A71" w:rsidRDefault="0028723B">
          <w:pPr>
            <w:pStyle w:val="TOC3"/>
            <w:rPr>
              <w:del w:id="3498" w:author="Sammartano, Marc (BIC USA)" w:date="2014-10-10T17:43:00Z"/>
              <w:rFonts w:eastAsiaTheme="minorEastAsia"/>
              <w:noProof/>
            </w:rPr>
          </w:pPr>
          <w:del w:id="3499" w:author="Sammartano, Marc (BIC USA)" w:date="2014-10-10T17:43:00Z">
            <w:r w:rsidRPr="00592A71" w:rsidDel="00592A71">
              <w:rPr>
                <w:noProof/>
              </w:rPr>
              <w:delText>Gr.touch2 touched, x, y</w:delText>
            </w:r>
            <w:r w:rsidDel="00592A71">
              <w:rPr>
                <w:noProof/>
                <w:webHidden/>
              </w:rPr>
              <w:tab/>
            </w:r>
          </w:del>
          <w:del w:id="3500" w:author="Sammartano, Marc (BIC USA)" w:date="2014-10-10T11:41:00Z">
            <w:r w:rsidDel="005B2E59">
              <w:rPr>
                <w:noProof/>
                <w:webHidden/>
              </w:rPr>
              <w:delText>124</w:delText>
            </w:r>
          </w:del>
        </w:p>
        <w:p w:rsidR="0028723B" w:rsidDel="00592A71" w:rsidRDefault="0028723B">
          <w:pPr>
            <w:pStyle w:val="TOC3"/>
            <w:rPr>
              <w:del w:id="3501" w:author="Sammartano, Marc (BIC USA)" w:date="2014-10-10T17:43:00Z"/>
              <w:rFonts w:eastAsiaTheme="minorEastAsia"/>
              <w:noProof/>
            </w:rPr>
          </w:pPr>
          <w:del w:id="3502" w:author="Sammartano, Marc (BIC USA)" w:date="2014-10-10T17:43:00Z">
            <w:r w:rsidRPr="00592A71" w:rsidDel="00592A71">
              <w:rPr>
                <w:noProof/>
              </w:rPr>
              <w:delText>Gr.bounded.touch2 touched, left, top, right, bottom</w:delText>
            </w:r>
            <w:r w:rsidDel="00592A71">
              <w:rPr>
                <w:noProof/>
                <w:webHidden/>
              </w:rPr>
              <w:tab/>
            </w:r>
          </w:del>
          <w:del w:id="3503" w:author="Sammartano, Marc (BIC USA)" w:date="2014-10-10T11:41:00Z">
            <w:r w:rsidDel="005B2E59">
              <w:rPr>
                <w:noProof/>
                <w:webHidden/>
              </w:rPr>
              <w:delText>124</w:delText>
            </w:r>
          </w:del>
        </w:p>
        <w:p w:rsidR="0028723B" w:rsidDel="00592A71" w:rsidRDefault="0028723B">
          <w:pPr>
            <w:pStyle w:val="TOC3"/>
            <w:rPr>
              <w:del w:id="3504" w:author="Sammartano, Marc (BIC USA)" w:date="2014-10-10T17:43:00Z"/>
              <w:rFonts w:eastAsiaTheme="minorEastAsia"/>
              <w:noProof/>
            </w:rPr>
          </w:pPr>
          <w:del w:id="3505" w:author="Sammartano, Marc (BIC USA)" w:date="2014-10-10T17:43:00Z">
            <w:r w:rsidRPr="00592A71" w:rsidDel="00592A71">
              <w:rPr>
                <w:noProof/>
              </w:rPr>
              <w:delText>OnGRTouch:</w:delText>
            </w:r>
            <w:r w:rsidDel="00592A71">
              <w:rPr>
                <w:noProof/>
                <w:webHidden/>
              </w:rPr>
              <w:tab/>
            </w:r>
          </w:del>
          <w:del w:id="3506" w:author="Sammartano, Marc (BIC USA)" w:date="2014-10-10T11:41:00Z">
            <w:r w:rsidDel="005B2E59">
              <w:rPr>
                <w:noProof/>
                <w:webHidden/>
              </w:rPr>
              <w:delText>124</w:delText>
            </w:r>
          </w:del>
        </w:p>
        <w:p w:rsidR="0028723B" w:rsidDel="00592A71" w:rsidRDefault="0028723B">
          <w:pPr>
            <w:pStyle w:val="TOC3"/>
            <w:rPr>
              <w:del w:id="3507" w:author="Sammartano, Marc (BIC USA)" w:date="2014-10-10T17:43:00Z"/>
              <w:rFonts w:eastAsiaTheme="minorEastAsia"/>
              <w:noProof/>
            </w:rPr>
          </w:pPr>
          <w:del w:id="3508" w:author="Sammartano, Marc (BIC USA)" w:date="2014-10-10T17:43:00Z">
            <w:r w:rsidRPr="00592A71" w:rsidDel="00592A71">
              <w:rPr>
                <w:noProof/>
              </w:rPr>
              <w:delText>Gr.onGRTouch.resume</w:delText>
            </w:r>
            <w:r w:rsidDel="00592A71">
              <w:rPr>
                <w:noProof/>
                <w:webHidden/>
              </w:rPr>
              <w:tab/>
            </w:r>
          </w:del>
          <w:del w:id="3509" w:author="Sammartano, Marc (BIC USA)" w:date="2014-10-10T11:41:00Z">
            <w:r w:rsidDel="005B2E59">
              <w:rPr>
                <w:noProof/>
                <w:webHidden/>
              </w:rPr>
              <w:delText>124</w:delText>
            </w:r>
          </w:del>
        </w:p>
        <w:p w:rsidR="0028723B" w:rsidDel="00592A71" w:rsidRDefault="0028723B">
          <w:pPr>
            <w:pStyle w:val="TOC2"/>
            <w:rPr>
              <w:del w:id="3510" w:author="Sammartano, Marc (BIC USA)" w:date="2014-10-10T17:43:00Z"/>
              <w:rFonts w:eastAsiaTheme="minorEastAsia"/>
              <w:noProof/>
            </w:rPr>
          </w:pPr>
          <w:del w:id="3511" w:author="Sammartano, Marc (BIC USA)" w:date="2014-10-10T17:43:00Z">
            <w:r w:rsidRPr="00592A71" w:rsidDel="00592A71">
              <w:rPr>
                <w:noProof/>
              </w:rPr>
              <w:delText>Text Commands</w:delText>
            </w:r>
            <w:r w:rsidDel="00592A71">
              <w:rPr>
                <w:noProof/>
                <w:webHidden/>
              </w:rPr>
              <w:tab/>
            </w:r>
          </w:del>
          <w:del w:id="3512" w:author="Sammartano, Marc (BIC USA)" w:date="2014-10-10T11:41:00Z">
            <w:r w:rsidDel="005B2E59">
              <w:rPr>
                <w:noProof/>
                <w:webHidden/>
              </w:rPr>
              <w:delText>124</w:delText>
            </w:r>
          </w:del>
        </w:p>
        <w:p w:rsidR="0028723B" w:rsidDel="00592A71" w:rsidRDefault="0028723B">
          <w:pPr>
            <w:pStyle w:val="TOC3"/>
            <w:rPr>
              <w:del w:id="3513" w:author="Sammartano, Marc (BIC USA)" w:date="2014-10-10T17:43:00Z"/>
              <w:rFonts w:eastAsiaTheme="minorEastAsia"/>
              <w:noProof/>
            </w:rPr>
          </w:pPr>
          <w:del w:id="3514" w:author="Sammartano, Marc (BIC USA)" w:date="2014-10-10T17:43:00Z">
            <w:r w:rsidRPr="00592A71" w:rsidDel="00592A71">
              <w:rPr>
                <w:noProof/>
              </w:rPr>
              <w:delText>Gr.text.align type</w:delText>
            </w:r>
            <w:r w:rsidDel="00592A71">
              <w:rPr>
                <w:noProof/>
                <w:webHidden/>
              </w:rPr>
              <w:tab/>
            </w:r>
          </w:del>
          <w:del w:id="3515" w:author="Sammartano, Marc (BIC USA)" w:date="2014-10-10T11:41:00Z">
            <w:r w:rsidDel="005B2E59">
              <w:rPr>
                <w:noProof/>
                <w:webHidden/>
              </w:rPr>
              <w:delText>124</w:delText>
            </w:r>
          </w:del>
        </w:p>
        <w:p w:rsidR="0028723B" w:rsidDel="00592A71" w:rsidRDefault="0028723B">
          <w:pPr>
            <w:pStyle w:val="TOC3"/>
            <w:rPr>
              <w:del w:id="3516" w:author="Sammartano, Marc (BIC USA)" w:date="2014-10-10T17:43:00Z"/>
              <w:rFonts w:eastAsiaTheme="minorEastAsia"/>
              <w:noProof/>
            </w:rPr>
          </w:pPr>
          <w:del w:id="3517" w:author="Sammartano, Marc (BIC USA)" w:date="2014-10-10T17:43:00Z">
            <w:r w:rsidRPr="00592A71" w:rsidDel="00592A71">
              <w:rPr>
                <w:noProof/>
              </w:rPr>
              <w:delText>Gr.text.size &lt;nexp&gt;</w:delText>
            </w:r>
            <w:r w:rsidDel="00592A71">
              <w:rPr>
                <w:noProof/>
                <w:webHidden/>
              </w:rPr>
              <w:tab/>
            </w:r>
          </w:del>
          <w:del w:id="3518" w:author="Sammartano, Marc (BIC USA)" w:date="2014-10-10T11:41:00Z">
            <w:r w:rsidDel="005B2E59">
              <w:rPr>
                <w:noProof/>
                <w:webHidden/>
              </w:rPr>
              <w:delText>124</w:delText>
            </w:r>
          </w:del>
        </w:p>
        <w:p w:rsidR="0028723B" w:rsidDel="00592A71" w:rsidRDefault="0028723B">
          <w:pPr>
            <w:pStyle w:val="TOC3"/>
            <w:rPr>
              <w:del w:id="3519" w:author="Sammartano, Marc (BIC USA)" w:date="2014-10-10T17:43:00Z"/>
              <w:rFonts w:eastAsiaTheme="minorEastAsia"/>
              <w:noProof/>
            </w:rPr>
          </w:pPr>
          <w:del w:id="3520" w:author="Sammartano, Marc (BIC USA)" w:date="2014-10-10T17:43:00Z">
            <w:r w:rsidRPr="00592A71" w:rsidDel="00592A71">
              <w:rPr>
                <w:noProof/>
              </w:rPr>
              <w:delText>Gr.text.width &lt;nvar&gt;, &lt;sexp&gt;</w:delText>
            </w:r>
            <w:r w:rsidDel="00592A71">
              <w:rPr>
                <w:noProof/>
                <w:webHidden/>
              </w:rPr>
              <w:tab/>
            </w:r>
          </w:del>
          <w:del w:id="3521" w:author="Sammartano, Marc (BIC USA)" w:date="2014-10-10T11:41:00Z">
            <w:r w:rsidDel="005B2E59">
              <w:rPr>
                <w:noProof/>
                <w:webHidden/>
              </w:rPr>
              <w:delText>124</w:delText>
            </w:r>
          </w:del>
        </w:p>
        <w:p w:rsidR="0028723B" w:rsidDel="00592A71" w:rsidRDefault="0028723B">
          <w:pPr>
            <w:pStyle w:val="TOC3"/>
            <w:rPr>
              <w:del w:id="3522" w:author="Sammartano, Marc (BIC USA)" w:date="2014-10-10T17:43:00Z"/>
              <w:rFonts w:eastAsiaTheme="minorEastAsia"/>
              <w:noProof/>
            </w:rPr>
          </w:pPr>
          <w:del w:id="3523" w:author="Sammartano, Marc (BIC USA)" w:date="2014-10-10T17:43:00Z">
            <w:r w:rsidRPr="00592A71" w:rsidDel="00592A71">
              <w:rPr>
                <w:noProof/>
              </w:rPr>
              <w:delText>Gr.get.textbounds &lt;sexp&gt;, left, top, right, bottom</w:delText>
            </w:r>
            <w:r w:rsidDel="00592A71">
              <w:rPr>
                <w:noProof/>
                <w:webHidden/>
              </w:rPr>
              <w:tab/>
            </w:r>
          </w:del>
          <w:del w:id="3524" w:author="Sammartano, Marc (BIC USA)" w:date="2014-10-10T11:41:00Z">
            <w:r w:rsidDel="005B2E59">
              <w:rPr>
                <w:noProof/>
                <w:webHidden/>
              </w:rPr>
              <w:delText>124</w:delText>
            </w:r>
          </w:del>
        </w:p>
        <w:p w:rsidR="0028723B" w:rsidDel="00592A71" w:rsidRDefault="0028723B">
          <w:pPr>
            <w:pStyle w:val="TOC3"/>
            <w:rPr>
              <w:del w:id="3525" w:author="Sammartano, Marc (BIC USA)" w:date="2014-10-10T17:43:00Z"/>
              <w:rFonts w:eastAsiaTheme="minorEastAsia"/>
              <w:noProof/>
            </w:rPr>
          </w:pPr>
          <w:del w:id="3526" w:author="Sammartano, Marc (BIC USA)" w:date="2014-10-10T17:43:00Z">
            <w:r w:rsidRPr="00592A71" w:rsidDel="00592A71">
              <w:rPr>
                <w:noProof/>
              </w:rPr>
              <w:delText>Gr.text.typeface &lt;nexp&gt;</w:delText>
            </w:r>
            <w:r w:rsidDel="00592A71">
              <w:rPr>
                <w:noProof/>
                <w:webHidden/>
              </w:rPr>
              <w:tab/>
            </w:r>
          </w:del>
          <w:del w:id="3527" w:author="Sammartano, Marc (BIC USA)" w:date="2014-10-10T11:41:00Z">
            <w:r w:rsidDel="005B2E59">
              <w:rPr>
                <w:noProof/>
                <w:webHidden/>
              </w:rPr>
              <w:delText>125</w:delText>
            </w:r>
          </w:del>
        </w:p>
        <w:p w:rsidR="0028723B" w:rsidDel="00592A71" w:rsidRDefault="0028723B">
          <w:pPr>
            <w:pStyle w:val="TOC3"/>
            <w:rPr>
              <w:del w:id="3528" w:author="Sammartano, Marc (BIC USA)" w:date="2014-10-10T17:43:00Z"/>
              <w:rFonts w:eastAsiaTheme="minorEastAsia"/>
              <w:noProof/>
            </w:rPr>
          </w:pPr>
          <w:del w:id="3529" w:author="Sammartano, Marc (BIC USA)" w:date="2014-10-10T17:43:00Z">
            <w:r w:rsidRPr="00592A71" w:rsidDel="00592A71">
              <w:rPr>
                <w:noProof/>
              </w:rPr>
              <w:delText>Gr.text.bold &lt;lexp&gt;</w:delText>
            </w:r>
            <w:r w:rsidDel="00592A71">
              <w:rPr>
                <w:noProof/>
                <w:webHidden/>
              </w:rPr>
              <w:tab/>
            </w:r>
          </w:del>
          <w:del w:id="3530" w:author="Sammartano, Marc (BIC USA)" w:date="2014-10-10T11:41:00Z">
            <w:r w:rsidDel="005B2E59">
              <w:rPr>
                <w:noProof/>
                <w:webHidden/>
              </w:rPr>
              <w:delText>125</w:delText>
            </w:r>
          </w:del>
        </w:p>
        <w:p w:rsidR="0028723B" w:rsidDel="00592A71" w:rsidRDefault="0028723B">
          <w:pPr>
            <w:pStyle w:val="TOC3"/>
            <w:rPr>
              <w:del w:id="3531" w:author="Sammartano, Marc (BIC USA)" w:date="2014-10-10T17:43:00Z"/>
              <w:rFonts w:eastAsiaTheme="minorEastAsia"/>
              <w:noProof/>
            </w:rPr>
          </w:pPr>
          <w:del w:id="3532" w:author="Sammartano, Marc (BIC USA)" w:date="2014-10-10T17:43:00Z">
            <w:r w:rsidRPr="00592A71" w:rsidDel="00592A71">
              <w:rPr>
                <w:noProof/>
              </w:rPr>
              <w:delText>Gr.text.skew &lt;nexp&gt;</w:delText>
            </w:r>
            <w:r w:rsidDel="00592A71">
              <w:rPr>
                <w:noProof/>
                <w:webHidden/>
              </w:rPr>
              <w:tab/>
            </w:r>
          </w:del>
          <w:del w:id="3533" w:author="Sammartano, Marc (BIC USA)" w:date="2014-10-10T11:41:00Z">
            <w:r w:rsidDel="005B2E59">
              <w:rPr>
                <w:noProof/>
                <w:webHidden/>
              </w:rPr>
              <w:delText>125</w:delText>
            </w:r>
          </w:del>
        </w:p>
        <w:p w:rsidR="0028723B" w:rsidDel="00592A71" w:rsidRDefault="0028723B">
          <w:pPr>
            <w:pStyle w:val="TOC3"/>
            <w:rPr>
              <w:del w:id="3534" w:author="Sammartano, Marc (BIC USA)" w:date="2014-10-10T17:43:00Z"/>
              <w:rFonts w:eastAsiaTheme="minorEastAsia"/>
              <w:noProof/>
            </w:rPr>
          </w:pPr>
          <w:del w:id="3535" w:author="Sammartano, Marc (BIC USA)" w:date="2014-10-10T17:43:00Z">
            <w:r w:rsidRPr="00592A71" w:rsidDel="00592A71">
              <w:rPr>
                <w:noProof/>
              </w:rPr>
              <w:delText>Gr.text.underline &lt;lexp&gt;</w:delText>
            </w:r>
            <w:r w:rsidDel="00592A71">
              <w:rPr>
                <w:noProof/>
                <w:webHidden/>
              </w:rPr>
              <w:tab/>
            </w:r>
          </w:del>
          <w:del w:id="3536" w:author="Sammartano, Marc (BIC USA)" w:date="2014-10-10T11:41:00Z">
            <w:r w:rsidDel="005B2E59">
              <w:rPr>
                <w:noProof/>
                <w:webHidden/>
              </w:rPr>
              <w:delText>125</w:delText>
            </w:r>
          </w:del>
        </w:p>
        <w:p w:rsidR="0028723B" w:rsidDel="00592A71" w:rsidRDefault="0028723B">
          <w:pPr>
            <w:pStyle w:val="TOC3"/>
            <w:rPr>
              <w:del w:id="3537" w:author="Sammartano, Marc (BIC USA)" w:date="2014-10-10T17:43:00Z"/>
              <w:rFonts w:eastAsiaTheme="minorEastAsia"/>
              <w:noProof/>
            </w:rPr>
          </w:pPr>
          <w:del w:id="3538" w:author="Sammartano, Marc (BIC USA)" w:date="2014-10-10T17:43:00Z">
            <w:r w:rsidRPr="00592A71" w:rsidDel="00592A71">
              <w:rPr>
                <w:noProof/>
              </w:rPr>
              <w:delText>Gr.text.strike &lt;lexp&gt;</w:delText>
            </w:r>
            <w:r w:rsidDel="00592A71">
              <w:rPr>
                <w:noProof/>
                <w:webHidden/>
              </w:rPr>
              <w:tab/>
            </w:r>
          </w:del>
          <w:del w:id="3539" w:author="Sammartano, Marc (BIC USA)" w:date="2014-10-10T11:41:00Z">
            <w:r w:rsidDel="005B2E59">
              <w:rPr>
                <w:noProof/>
                <w:webHidden/>
              </w:rPr>
              <w:delText>125</w:delText>
            </w:r>
          </w:del>
        </w:p>
        <w:p w:rsidR="0028723B" w:rsidDel="00592A71" w:rsidRDefault="0028723B">
          <w:pPr>
            <w:pStyle w:val="TOC3"/>
            <w:rPr>
              <w:del w:id="3540" w:author="Sammartano, Marc (BIC USA)" w:date="2014-10-10T17:43:00Z"/>
              <w:rFonts w:eastAsiaTheme="minorEastAsia"/>
              <w:noProof/>
            </w:rPr>
          </w:pPr>
          <w:del w:id="3541" w:author="Sammartano, Marc (BIC USA)" w:date="2014-10-10T17:43:00Z">
            <w:r w:rsidRPr="00592A71" w:rsidDel="00592A71">
              <w:rPr>
                <w:noProof/>
              </w:rPr>
              <w:delText>Gr.text.draw &lt;object_number_nvar&gt;, &lt;x_nexp&gt;, &lt;y_nexp&gt;, &lt;text_object_sexp&gt;</w:delText>
            </w:r>
            <w:r w:rsidDel="00592A71">
              <w:rPr>
                <w:noProof/>
                <w:webHidden/>
              </w:rPr>
              <w:tab/>
            </w:r>
          </w:del>
          <w:del w:id="3542" w:author="Sammartano, Marc (BIC USA)" w:date="2014-10-10T11:41:00Z">
            <w:r w:rsidDel="005B2E59">
              <w:rPr>
                <w:noProof/>
                <w:webHidden/>
              </w:rPr>
              <w:delText>125</w:delText>
            </w:r>
          </w:del>
        </w:p>
        <w:p w:rsidR="0028723B" w:rsidDel="00592A71" w:rsidRDefault="0028723B">
          <w:pPr>
            <w:pStyle w:val="TOC2"/>
            <w:rPr>
              <w:del w:id="3543" w:author="Sammartano, Marc (BIC USA)" w:date="2014-10-10T17:43:00Z"/>
              <w:rFonts w:eastAsiaTheme="minorEastAsia"/>
              <w:noProof/>
            </w:rPr>
          </w:pPr>
          <w:del w:id="3544" w:author="Sammartano, Marc (BIC USA)" w:date="2014-10-10T17:43:00Z">
            <w:r w:rsidRPr="00592A71" w:rsidDel="00592A71">
              <w:rPr>
                <w:noProof/>
              </w:rPr>
              <w:delText>Bitmap Commands</w:delText>
            </w:r>
            <w:r w:rsidDel="00592A71">
              <w:rPr>
                <w:noProof/>
                <w:webHidden/>
              </w:rPr>
              <w:tab/>
            </w:r>
          </w:del>
          <w:del w:id="3545" w:author="Sammartano, Marc (BIC USA)" w:date="2014-10-10T11:41:00Z">
            <w:r w:rsidDel="005B2E59">
              <w:rPr>
                <w:noProof/>
                <w:webHidden/>
              </w:rPr>
              <w:delText>125</w:delText>
            </w:r>
          </w:del>
        </w:p>
        <w:p w:rsidR="0028723B" w:rsidDel="00592A71" w:rsidRDefault="0028723B">
          <w:pPr>
            <w:pStyle w:val="TOC3"/>
            <w:rPr>
              <w:del w:id="3546" w:author="Sammartano, Marc (BIC USA)" w:date="2014-10-10T17:43:00Z"/>
              <w:rFonts w:eastAsiaTheme="minorEastAsia"/>
              <w:noProof/>
            </w:rPr>
          </w:pPr>
          <w:del w:id="3547" w:author="Sammartano, Marc (BIC USA)" w:date="2014-10-10T17:43:00Z">
            <w:r w:rsidRPr="00592A71" w:rsidDel="00592A71">
              <w:rPr>
                <w:noProof/>
              </w:rPr>
              <w:delText>Gr.bitmap.create &lt;bitmap_ptr_nvar&gt;, width, height</w:delText>
            </w:r>
            <w:r w:rsidDel="00592A71">
              <w:rPr>
                <w:noProof/>
                <w:webHidden/>
              </w:rPr>
              <w:tab/>
            </w:r>
          </w:del>
          <w:del w:id="3548" w:author="Sammartano, Marc (BIC USA)" w:date="2014-10-10T11:41:00Z">
            <w:r w:rsidDel="005B2E59">
              <w:rPr>
                <w:noProof/>
                <w:webHidden/>
              </w:rPr>
              <w:delText>126</w:delText>
            </w:r>
          </w:del>
        </w:p>
        <w:p w:rsidR="0028723B" w:rsidDel="00592A71" w:rsidRDefault="0028723B">
          <w:pPr>
            <w:pStyle w:val="TOC3"/>
            <w:rPr>
              <w:del w:id="3549" w:author="Sammartano, Marc (BIC USA)" w:date="2014-10-10T17:43:00Z"/>
              <w:rFonts w:eastAsiaTheme="minorEastAsia"/>
              <w:noProof/>
            </w:rPr>
          </w:pPr>
          <w:del w:id="3550" w:author="Sammartano, Marc (BIC USA)" w:date="2014-10-10T17:43:00Z">
            <w:r w:rsidRPr="00592A71" w:rsidDel="00592A71">
              <w:rPr>
                <w:noProof/>
              </w:rPr>
              <w:delText>Gr.bitmap.load &lt;bitmap_ptr_nvar&gt;, File_name$</w:delText>
            </w:r>
            <w:r w:rsidDel="00592A71">
              <w:rPr>
                <w:noProof/>
                <w:webHidden/>
              </w:rPr>
              <w:tab/>
            </w:r>
          </w:del>
          <w:del w:id="3551" w:author="Sammartano, Marc (BIC USA)" w:date="2014-10-10T11:41:00Z">
            <w:r w:rsidDel="005B2E59">
              <w:rPr>
                <w:noProof/>
                <w:webHidden/>
              </w:rPr>
              <w:delText>126</w:delText>
            </w:r>
          </w:del>
        </w:p>
        <w:p w:rsidR="0028723B" w:rsidDel="00592A71" w:rsidRDefault="0028723B">
          <w:pPr>
            <w:pStyle w:val="TOC3"/>
            <w:rPr>
              <w:del w:id="3552" w:author="Sammartano, Marc (BIC USA)" w:date="2014-10-10T17:43:00Z"/>
              <w:rFonts w:eastAsiaTheme="minorEastAsia"/>
              <w:noProof/>
            </w:rPr>
          </w:pPr>
          <w:del w:id="3553" w:author="Sammartano, Marc (BIC USA)" w:date="2014-10-10T17:43:00Z">
            <w:r w:rsidRPr="00592A71" w:rsidDel="00592A71">
              <w:rPr>
                <w:noProof/>
              </w:rPr>
              <w:delText>Gr.bitmap.size &lt;bitmap_ptr_nvar&gt;, width, height</w:delText>
            </w:r>
            <w:r w:rsidDel="00592A71">
              <w:rPr>
                <w:noProof/>
                <w:webHidden/>
              </w:rPr>
              <w:tab/>
            </w:r>
          </w:del>
          <w:del w:id="3554" w:author="Sammartano, Marc (BIC USA)" w:date="2014-10-10T11:41:00Z">
            <w:r w:rsidDel="005B2E59">
              <w:rPr>
                <w:noProof/>
                <w:webHidden/>
              </w:rPr>
              <w:delText>126</w:delText>
            </w:r>
          </w:del>
        </w:p>
        <w:p w:rsidR="0028723B" w:rsidDel="00592A71" w:rsidRDefault="0028723B">
          <w:pPr>
            <w:pStyle w:val="TOC3"/>
            <w:rPr>
              <w:del w:id="3555" w:author="Sammartano, Marc (BIC USA)" w:date="2014-10-10T17:43:00Z"/>
              <w:rFonts w:eastAsiaTheme="minorEastAsia"/>
              <w:noProof/>
            </w:rPr>
          </w:pPr>
          <w:del w:id="3556" w:author="Sammartano, Marc (BIC USA)" w:date="2014-10-10T17:43:00Z">
            <w:r w:rsidRPr="00592A71" w:rsidDel="00592A71">
              <w:rPr>
                <w:noProof/>
              </w:rPr>
              <w:delText>Gr.bitmap.scale &lt;new_bitmap_ptr_nvar&gt;, &lt;bitmap_ptr_nvar&gt;, width, height {, &lt;smoothing_lvar&gt;}</w:delText>
            </w:r>
            <w:r w:rsidDel="00592A71">
              <w:rPr>
                <w:noProof/>
                <w:webHidden/>
              </w:rPr>
              <w:tab/>
            </w:r>
          </w:del>
          <w:del w:id="3557" w:author="Sammartano, Marc (BIC USA)" w:date="2014-10-10T11:41:00Z">
            <w:r w:rsidDel="005B2E59">
              <w:rPr>
                <w:noProof/>
                <w:webHidden/>
              </w:rPr>
              <w:delText>126</w:delText>
            </w:r>
          </w:del>
        </w:p>
        <w:p w:rsidR="0028723B" w:rsidDel="00592A71" w:rsidRDefault="0028723B">
          <w:pPr>
            <w:pStyle w:val="TOC3"/>
            <w:rPr>
              <w:del w:id="3558" w:author="Sammartano, Marc (BIC USA)" w:date="2014-10-10T17:43:00Z"/>
              <w:rFonts w:eastAsiaTheme="minorEastAsia"/>
              <w:noProof/>
            </w:rPr>
          </w:pPr>
          <w:del w:id="3559" w:author="Sammartano, Marc (BIC USA)" w:date="2014-10-10T17:43:00Z">
            <w:r w:rsidRPr="00592A71" w:rsidDel="00592A71">
              <w:rPr>
                <w:noProof/>
              </w:rPr>
              <w:delText>Gr.bitmap.delete &lt;bitmap_ptr_nvar&gt;</w:delText>
            </w:r>
            <w:r w:rsidDel="00592A71">
              <w:rPr>
                <w:noProof/>
                <w:webHidden/>
              </w:rPr>
              <w:tab/>
            </w:r>
          </w:del>
          <w:del w:id="3560" w:author="Sammartano, Marc (BIC USA)" w:date="2014-10-10T11:41:00Z">
            <w:r w:rsidDel="005B2E59">
              <w:rPr>
                <w:noProof/>
                <w:webHidden/>
              </w:rPr>
              <w:delText>126</w:delText>
            </w:r>
          </w:del>
        </w:p>
        <w:p w:rsidR="0028723B" w:rsidDel="00592A71" w:rsidRDefault="0028723B">
          <w:pPr>
            <w:pStyle w:val="TOC3"/>
            <w:rPr>
              <w:del w:id="3561" w:author="Sammartano, Marc (BIC USA)" w:date="2014-10-10T17:43:00Z"/>
              <w:rFonts w:eastAsiaTheme="minorEastAsia"/>
              <w:noProof/>
            </w:rPr>
          </w:pPr>
          <w:del w:id="3562" w:author="Sammartano, Marc (BIC USA)" w:date="2014-10-10T17:43:00Z">
            <w:r w:rsidRPr="00592A71" w:rsidDel="00592A71">
              <w:rPr>
                <w:noProof/>
              </w:rPr>
              <w:delText>Gr.bitmap.crop &lt;new_bitmap_object_nvar&gt;, &lt;source_bitmap_object_nexp&gt;, &lt;x_nexp&gt;, &lt;y_nexp&gt;, &lt;width_nexp&gt;, &lt;height_nexp&gt;</w:delText>
            </w:r>
            <w:r w:rsidDel="00592A71">
              <w:rPr>
                <w:noProof/>
                <w:webHidden/>
              </w:rPr>
              <w:tab/>
            </w:r>
          </w:del>
          <w:del w:id="3563" w:author="Sammartano, Marc (BIC USA)" w:date="2014-10-10T11:41:00Z">
            <w:r w:rsidDel="005B2E59">
              <w:rPr>
                <w:noProof/>
                <w:webHidden/>
              </w:rPr>
              <w:delText>127</w:delText>
            </w:r>
          </w:del>
        </w:p>
        <w:p w:rsidR="0028723B" w:rsidDel="00592A71" w:rsidRDefault="0028723B">
          <w:pPr>
            <w:pStyle w:val="TOC3"/>
            <w:rPr>
              <w:del w:id="3564" w:author="Sammartano, Marc (BIC USA)" w:date="2014-10-10T17:43:00Z"/>
              <w:rFonts w:eastAsiaTheme="minorEastAsia"/>
              <w:noProof/>
            </w:rPr>
          </w:pPr>
          <w:del w:id="3565" w:author="Sammartano, Marc (BIC USA)" w:date="2014-10-10T17:43:00Z">
            <w:r w:rsidRPr="00592A71" w:rsidDel="00592A71">
              <w:rPr>
                <w:noProof/>
              </w:rPr>
              <w:delText>Gr.bitmap.save &lt;bitmap_ptr_nvar&gt;, &lt;filename_sexp&gt;{, &lt;quality_nexp&gt;}</w:delText>
            </w:r>
            <w:r w:rsidDel="00592A71">
              <w:rPr>
                <w:noProof/>
                <w:webHidden/>
              </w:rPr>
              <w:tab/>
            </w:r>
          </w:del>
          <w:del w:id="3566" w:author="Sammartano, Marc (BIC USA)" w:date="2014-10-10T11:41:00Z">
            <w:r w:rsidDel="005B2E59">
              <w:rPr>
                <w:noProof/>
                <w:webHidden/>
              </w:rPr>
              <w:delText>127</w:delText>
            </w:r>
          </w:del>
        </w:p>
        <w:p w:rsidR="0028723B" w:rsidDel="00592A71" w:rsidRDefault="0028723B">
          <w:pPr>
            <w:pStyle w:val="TOC3"/>
            <w:rPr>
              <w:del w:id="3567" w:author="Sammartano, Marc (BIC USA)" w:date="2014-10-10T17:43:00Z"/>
              <w:rFonts w:eastAsiaTheme="minorEastAsia"/>
              <w:noProof/>
            </w:rPr>
          </w:pPr>
          <w:del w:id="3568" w:author="Sammartano, Marc (BIC USA)" w:date="2014-10-10T17:43:00Z">
            <w:r w:rsidRPr="00592A71" w:rsidDel="00592A71">
              <w:rPr>
                <w:noProof/>
              </w:rPr>
              <w:delText>Gr.bitmap.draw &lt;object_ptr_nvar&gt;, &lt;bitmap_ptr_nvar&gt;, x , y</w:delText>
            </w:r>
            <w:r w:rsidDel="00592A71">
              <w:rPr>
                <w:noProof/>
                <w:webHidden/>
              </w:rPr>
              <w:tab/>
            </w:r>
          </w:del>
          <w:del w:id="3569" w:author="Sammartano, Marc (BIC USA)" w:date="2014-10-10T11:41:00Z">
            <w:r w:rsidDel="005B2E59">
              <w:rPr>
                <w:noProof/>
                <w:webHidden/>
              </w:rPr>
              <w:delText>127</w:delText>
            </w:r>
          </w:del>
        </w:p>
        <w:p w:rsidR="0028723B" w:rsidDel="00592A71" w:rsidRDefault="0028723B">
          <w:pPr>
            <w:pStyle w:val="TOC3"/>
            <w:rPr>
              <w:del w:id="3570" w:author="Sammartano, Marc (BIC USA)" w:date="2014-10-10T17:43:00Z"/>
              <w:rFonts w:eastAsiaTheme="minorEastAsia"/>
              <w:noProof/>
            </w:rPr>
          </w:pPr>
          <w:del w:id="3571" w:author="Sammartano, Marc (BIC USA)" w:date="2014-10-10T17:43:00Z">
            <w:r w:rsidRPr="00592A71" w:rsidDel="00592A71">
              <w:rPr>
                <w:noProof/>
              </w:rPr>
              <w:delText>Gr.get.bmpixel &lt;bitmap_ptr_nvar&gt;, x, y, alpha, red, green, blue</w:delText>
            </w:r>
            <w:r w:rsidDel="00592A71">
              <w:rPr>
                <w:noProof/>
                <w:webHidden/>
              </w:rPr>
              <w:tab/>
            </w:r>
          </w:del>
          <w:del w:id="3572" w:author="Sammartano, Marc (BIC USA)" w:date="2014-10-10T11:41:00Z">
            <w:r w:rsidDel="005B2E59">
              <w:rPr>
                <w:noProof/>
                <w:webHidden/>
              </w:rPr>
              <w:delText>127</w:delText>
            </w:r>
          </w:del>
        </w:p>
        <w:p w:rsidR="0028723B" w:rsidDel="00592A71" w:rsidRDefault="0028723B">
          <w:pPr>
            <w:pStyle w:val="TOC3"/>
            <w:rPr>
              <w:del w:id="3573" w:author="Sammartano, Marc (BIC USA)" w:date="2014-10-10T17:43:00Z"/>
              <w:rFonts w:eastAsiaTheme="minorEastAsia"/>
              <w:noProof/>
            </w:rPr>
          </w:pPr>
          <w:del w:id="3574" w:author="Sammartano, Marc (BIC USA)" w:date="2014-10-10T17:43:00Z">
            <w:r w:rsidRPr="00592A71" w:rsidDel="00592A71">
              <w:rPr>
                <w:noProof/>
              </w:rPr>
              <w:delText>Gr.bitmap.drawinto.start &lt;bitmap_ptr_nvar&gt;</w:delText>
            </w:r>
            <w:r w:rsidDel="00592A71">
              <w:rPr>
                <w:noProof/>
                <w:webHidden/>
              </w:rPr>
              <w:tab/>
            </w:r>
          </w:del>
          <w:del w:id="3575" w:author="Sammartano, Marc (BIC USA)" w:date="2014-10-10T11:41:00Z">
            <w:r w:rsidDel="005B2E59">
              <w:rPr>
                <w:noProof/>
                <w:webHidden/>
              </w:rPr>
              <w:delText>127</w:delText>
            </w:r>
          </w:del>
        </w:p>
        <w:p w:rsidR="0028723B" w:rsidDel="00592A71" w:rsidRDefault="0028723B">
          <w:pPr>
            <w:pStyle w:val="TOC3"/>
            <w:rPr>
              <w:del w:id="3576" w:author="Sammartano, Marc (BIC USA)" w:date="2014-10-10T17:43:00Z"/>
              <w:rFonts w:eastAsiaTheme="minorEastAsia"/>
              <w:noProof/>
            </w:rPr>
          </w:pPr>
          <w:del w:id="3577" w:author="Sammartano, Marc (BIC USA)" w:date="2014-10-10T17:43:00Z">
            <w:r w:rsidRPr="00592A71" w:rsidDel="00592A71">
              <w:rPr>
                <w:noProof/>
              </w:rPr>
              <w:delText>Gr.bitmap.drawinto.end</w:delText>
            </w:r>
            <w:r w:rsidDel="00592A71">
              <w:rPr>
                <w:noProof/>
                <w:webHidden/>
              </w:rPr>
              <w:tab/>
            </w:r>
          </w:del>
          <w:del w:id="3578" w:author="Sammartano, Marc (BIC USA)" w:date="2014-10-10T11:41:00Z">
            <w:r w:rsidDel="005B2E59">
              <w:rPr>
                <w:noProof/>
                <w:webHidden/>
              </w:rPr>
              <w:delText>128</w:delText>
            </w:r>
          </w:del>
        </w:p>
        <w:p w:rsidR="0028723B" w:rsidDel="00592A71" w:rsidRDefault="0028723B">
          <w:pPr>
            <w:pStyle w:val="TOC2"/>
            <w:rPr>
              <w:del w:id="3579" w:author="Sammartano, Marc (BIC USA)" w:date="2014-10-10T17:43:00Z"/>
              <w:rFonts w:eastAsiaTheme="minorEastAsia"/>
              <w:noProof/>
            </w:rPr>
          </w:pPr>
          <w:del w:id="3580" w:author="Sammartano, Marc (BIC USA)" w:date="2014-10-10T17:43:00Z">
            <w:r w:rsidRPr="00592A71" w:rsidDel="00592A71">
              <w:rPr>
                <w:noProof/>
              </w:rPr>
              <w:delText>Rotate Commands</w:delText>
            </w:r>
            <w:r w:rsidDel="00592A71">
              <w:rPr>
                <w:noProof/>
                <w:webHidden/>
              </w:rPr>
              <w:tab/>
            </w:r>
          </w:del>
          <w:del w:id="3581" w:author="Sammartano, Marc (BIC USA)" w:date="2014-10-10T11:41:00Z">
            <w:r w:rsidDel="005B2E59">
              <w:rPr>
                <w:noProof/>
                <w:webHidden/>
              </w:rPr>
              <w:delText>128</w:delText>
            </w:r>
          </w:del>
        </w:p>
        <w:p w:rsidR="0028723B" w:rsidDel="00592A71" w:rsidRDefault="0028723B">
          <w:pPr>
            <w:pStyle w:val="TOC3"/>
            <w:rPr>
              <w:del w:id="3582" w:author="Sammartano, Marc (BIC USA)" w:date="2014-10-10T17:43:00Z"/>
              <w:rFonts w:eastAsiaTheme="minorEastAsia"/>
              <w:noProof/>
            </w:rPr>
          </w:pPr>
          <w:del w:id="3583" w:author="Sammartano, Marc (BIC USA)" w:date="2014-10-10T17:43:00Z">
            <w:r w:rsidRPr="00592A71" w:rsidDel="00592A71">
              <w:rPr>
                <w:noProof/>
              </w:rPr>
              <w:delText>Gr.rotate.start angle, x, y{,&lt;obj_nvar&gt;}</w:delText>
            </w:r>
            <w:r w:rsidDel="00592A71">
              <w:rPr>
                <w:noProof/>
                <w:webHidden/>
              </w:rPr>
              <w:tab/>
            </w:r>
          </w:del>
          <w:del w:id="3584" w:author="Sammartano, Marc (BIC USA)" w:date="2014-10-10T11:41:00Z">
            <w:r w:rsidDel="005B2E59">
              <w:rPr>
                <w:noProof/>
                <w:webHidden/>
              </w:rPr>
              <w:delText>128</w:delText>
            </w:r>
          </w:del>
        </w:p>
        <w:p w:rsidR="0028723B" w:rsidDel="00592A71" w:rsidRDefault="0028723B">
          <w:pPr>
            <w:pStyle w:val="TOC3"/>
            <w:rPr>
              <w:del w:id="3585" w:author="Sammartano, Marc (BIC USA)" w:date="2014-10-10T17:43:00Z"/>
              <w:rFonts w:eastAsiaTheme="minorEastAsia"/>
              <w:noProof/>
            </w:rPr>
          </w:pPr>
          <w:del w:id="3586" w:author="Sammartano, Marc (BIC USA)" w:date="2014-10-10T17:43:00Z">
            <w:r w:rsidRPr="00592A71" w:rsidDel="00592A71">
              <w:rPr>
                <w:noProof/>
              </w:rPr>
              <w:delText>Gr.rotate.end {&lt;obj_nvar&gt;}</w:delText>
            </w:r>
            <w:r w:rsidDel="00592A71">
              <w:rPr>
                <w:noProof/>
                <w:webHidden/>
              </w:rPr>
              <w:tab/>
            </w:r>
          </w:del>
          <w:del w:id="3587" w:author="Sammartano, Marc (BIC USA)" w:date="2014-10-10T11:41:00Z">
            <w:r w:rsidDel="005B2E59">
              <w:rPr>
                <w:noProof/>
                <w:webHidden/>
              </w:rPr>
              <w:delText>128</w:delText>
            </w:r>
          </w:del>
        </w:p>
        <w:p w:rsidR="0028723B" w:rsidDel="00592A71" w:rsidRDefault="0028723B">
          <w:pPr>
            <w:pStyle w:val="TOC2"/>
            <w:rPr>
              <w:del w:id="3588" w:author="Sammartano, Marc (BIC USA)" w:date="2014-10-10T17:43:00Z"/>
              <w:rFonts w:eastAsiaTheme="minorEastAsia"/>
              <w:noProof/>
            </w:rPr>
          </w:pPr>
          <w:del w:id="3589" w:author="Sammartano, Marc (BIC USA)" w:date="2014-10-10T17:43:00Z">
            <w:r w:rsidRPr="00592A71" w:rsidDel="00592A71">
              <w:rPr>
                <w:noProof/>
              </w:rPr>
              <w:delText>Camera Commands</w:delText>
            </w:r>
            <w:r w:rsidDel="00592A71">
              <w:rPr>
                <w:noProof/>
                <w:webHidden/>
              </w:rPr>
              <w:tab/>
            </w:r>
          </w:del>
          <w:del w:id="3590" w:author="Sammartano, Marc (BIC USA)" w:date="2014-10-10T11:41:00Z">
            <w:r w:rsidDel="005B2E59">
              <w:rPr>
                <w:noProof/>
                <w:webHidden/>
              </w:rPr>
              <w:delText>128</w:delText>
            </w:r>
          </w:del>
        </w:p>
        <w:p w:rsidR="0028723B" w:rsidDel="00592A71" w:rsidRDefault="0028723B">
          <w:pPr>
            <w:pStyle w:val="TOC3"/>
            <w:rPr>
              <w:del w:id="3591" w:author="Sammartano, Marc (BIC USA)" w:date="2014-10-10T17:43:00Z"/>
              <w:rFonts w:eastAsiaTheme="minorEastAsia"/>
              <w:noProof/>
            </w:rPr>
          </w:pPr>
          <w:del w:id="3592" w:author="Sammartano, Marc (BIC USA)" w:date="2014-10-10T17:43:00Z">
            <w:r w:rsidRPr="00592A71" w:rsidDel="00592A71">
              <w:rPr>
                <w:noProof/>
              </w:rPr>
              <w:delText>Gr.camera.select 1|2</w:delText>
            </w:r>
            <w:r w:rsidDel="00592A71">
              <w:rPr>
                <w:noProof/>
                <w:webHidden/>
              </w:rPr>
              <w:tab/>
            </w:r>
          </w:del>
          <w:del w:id="3593" w:author="Sammartano, Marc (BIC USA)" w:date="2014-10-10T11:41:00Z">
            <w:r w:rsidDel="005B2E59">
              <w:rPr>
                <w:noProof/>
                <w:webHidden/>
              </w:rPr>
              <w:delText>129</w:delText>
            </w:r>
          </w:del>
        </w:p>
        <w:p w:rsidR="0028723B" w:rsidDel="00592A71" w:rsidRDefault="0028723B">
          <w:pPr>
            <w:pStyle w:val="TOC3"/>
            <w:rPr>
              <w:del w:id="3594" w:author="Sammartano, Marc (BIC USA)" w:date="2014-10-10T17:43:00Z"/>
              <w:rFonts w:eastAsiaTheme="minorEastAsia"/>
              <w:noProof/>
            </w:rPr>
          </w:pPr>
          <w:del w:id="3595" w:author="Sammartano, Marc (BIC USA)" w:date="2014-10-10T17:43:00Z">
            <w:r w:rsidRPr="00592A71" w:rsidDel="00592A71">
              <w:rPr>
                <w:noProof/>
              </w:rPr>
              <w:delText>Gr.camera.shoot &lt;bm_ptr_nvar&gt;</w:delText>
            </w:r>
            <w:r w:rsidDel="00592A71">
              <w:rPr>
                <w:noProof/>
                <w:webHidden/>
              </w:rPr>
              <w:tab/>
            </w:r>
          </w:del>
          <w:del w:id="3596" w:author="Sammartano, Marc (BIC USA)" w:date="2014-10-10T11:41:00Z">
            <w:r w:rsidDel="005B2E59">
              <w:rPr>
                <w:noProof/>
                <w:webHidden/>
              </w:rPr>
              <w:delText>129</w:delText>
            </w:r>
          </w:del>
        </w:p>
        <w:p w:rsidR="0028723B" w:rsidDel="00592A71" w:rsidRDefault="0028723B">
          <w:pPr>
            <w:pStyle w:val="TOC3"/>
            <w:rPr>
              <w:del w:id="3597" w:author="Sammartano, Marc (BIC USA)" w:date="2014-10-10T17:43:00Z"/>
              <w:rFonts w:eastAsiaTheme="minorEastAsia"/>
              <w:noProof/>
            </w:rPr>
          </w:pPr>
          <w:del w:id="3598" w:author="Sammartano, Marc (BIC USA)" w:date="2014-10-10T17:43:00Z">
            <w:r w:rsidRPr="00592A71" w:rsidDel="00592A71">
              <w:rPr>
                <w:noProof/>
              </w:rPr>
              <w:delText>Gr.camera.autoshoot &lt;bm_ptr_nvar&gt;{, &lt;flash_ mode_nexp&gt; {, focus_mode_nexp} }</w:delText>
            </w:r>
            <w:r w:rsidDel="00592A71">
              <w:rPr>
                <w:noProof/>
                <w:webHidden/>
              </w:rPr>
              <w:tab/>
            </w:r>
          </w:del>
          <w:del w:id="3599" w:author="Sammartano, Marc (BIC USA)" w:date="2014-10-10T11:41:00Z">
            <w:r w:rsidDel="005B2E59">
              <w:rPr>
                <w:noProof/>
                <w:webHidden/>
              </w:rPr>
              <w:delText>130</w:delText>
            </w:r>
          </w:del>
        </w:p>
        <w:p w:rsidR="0028723B" w:rsidDel="00592A71" w:rsidRDefault="0028723B">
          <w:pPr>
            <w:pStyle w:val="TOC3"/>
            <w:rPr>
              <w:del w:id="3600" w:author="Sammartano, Marc (BIC USA)" w:date="2014-10-10T17:43:00Z"/>
              <w:rFonts w:eastAsiaTheme="minorEastAsia"/>
              <w:noProof/>
            </w:rPr>
          </w:pPr>
          <w:del w:id="3601" w:author="Sammartano, Marc (BIC USA)" w:date="2014-10-10T17:43:00Z">
            <w:r w:rsidRPr="00592A71" w:rsidDel="00592A71">
              <w:rPr>
                <w:noProof/>
              </w:rPr>
              <w:delText>Gr.camera.manualShoot &lt;bm_ptr_nvar&gt;{, &lt;flash_ mode_nexp&gt; {, focus_mode_nexp} }</w:delText>
            </w:r>
            <w:r w:rsidDel="00592A71">
              <w:rPr>
                <w:noProof/>
                <w:webHidden/>
              </w:rPr>
              <w:tab/>
            </w:r>
          </w:del>
          <w:del w:id="3602" w:author="Sammartano, Marc (BIC USA)" w:date="2014-10-10T11:41:00Z">
            <w:r w:rsidDel="005B2E59">
              <w:rPr>
                <w:noProof/>
                <w:webHidden/>
              </w:rPr>
              <w:delText>130</w:delText>
            </w:r>
          </w:del>
        </w:p>
        <w:p w:rsidR="0028723B" w:rsidDel="00592A71" w:rsidRDefault="0028723B">
          <w:pPr>
            <w:pStyle w:val="TOC2"/>
            <w:rPr>
              <w:del w:id="3603" w:author="Sammartano, Marc (BIC USA)" w:date="2014-10-10T17:43:00Z"/>
              <w:rFonts w:eastAsiaTheme="minorEastAsia"/>
              <w:noProof/>
            </w:rPr>
          </w:pPr>
          <w:del w:id="3604" w:author="Sammartano, Marc (BIC USA)" w:date="2014-10-10T17:43:00Z">
            <w:r w:rsidRPr="00592A71" w:rsidDel="00592A71">
              <w:rPr>
                <w:noProof/>
              </w:rPr>
              <w:delText>Other Graphics Commands</w:delText>
            </w:r>
            <w:r w:rsidDel="00592A71">
              <w:rPr>
                <w:noProof/>
                <w:webHidden/>
              </w:rPr>
              <w:tab/>
            </w:r>
          </w:del>
          <w:del w:id="3605" w:author="Sammartano, Marc (BIC USA)" w:date="2014-10-10T11:41:00Z">
            <w:r w:rsidDel="005B2E59">
              <w:rPr>
                <w:noProof/>
                <w:webHidden/>
              </w:rPr>
              <w:delText>130</w:delText>
            </w:r>
          </w:del>
        </w:p>
        <w:p w:rsidR="0028723B" w:rsidDel="00592A71" w:rsidRDefault="0028723B">
          <w:pPr>
            <w:pStyle w:val="TOC3"/>
            <w:rPr>
              <w:del w:id="3606" w:author="Sammartano, Marc (BIC USA)" w:date="2014-10-10T17:43:00Z"/>
              <w:rFonts w:eastAsiaTheme="minorEastAsia"/>
              <w:noProof/>
            </w:rPr>
          </w:pPr>
          <w:del w:id="3607" w:author="Sammartano, Marc (BIC USA)" w:date="2014-10-10T17:43:00Z">
            <w:r w:rsidRPr="00592A71" w:rsidDel="00592A71">
              <w:rPr>
                <w:noProof/>
              </w:rPr>
              <w:delText>Gr.screen.to_bitmap &lt;bm_ptr_nvar&gt;</w:delText>
            </w:r>
            <w:r w:rsidDel="00592A71">
              <w:rPr>
                <w:noProof/>
                <w:webHidden/>
              </w:rPr>
              <w:tab/>
            </w:r>
          </w:del>
          <w:del w:id="3608" w:author="Sammartano, Marc (BIC USA)" w:date="2014-10-10T11:41:00Z">
            <w:r w:rsidDel="005B2E59">
              <w:rPr>
                <w:noProof/>
                <w:webHidden/>
              </w:rPr>
              <w:delText>130</w:delText>
            </w:r>
          </w:del>
        </w:p>
        <w:p w:rsidR="0028723B" w:rsidDel="00592A71" w:rsidRDefault="0028723B">
          <w:pPr>
            <w:pStyle w:val="TOC3"/>
            <w:rPr>
              <w:del w:id="3609" w:author="Sammartano, Marc (BIC USA)" w:date="2014-10-10T17:43:00Z"/>
              <w:rFonts w:eastAsiaTheme="minorEastAsia"/>
              <w:noProof/>
            </w:rPr>
          </w:pPr>
          <w:del w:id="3610" w:author="Sammartano, Marc (BIC USA)" w:date="2014-10-10T17:43:00Z">
            <w:r w:rsidRPr="00592A71" w:rsidDel="00592A71">
              <w:rPr>
                <w:noProof/>
              </w:rPr>
              <w:delText>Gr.get.pixel x, y, alpha, red, green, blue</w:delText>
            </w:r>
            <w:r w:rsidDel="00592A71">
              <w:rPr>
                <w:noProof/>
                <w:webHidden/>
              </w:rPr>
              <w:tab/>
            </w:r>
          </w:del>
          <w:del w:id="3611" w:author="Sammartano, Marc (BIC USA)" w:date="2014-10-10T11:41:00Z">
            <w:r w:rsidDel="005B2E59">
              <w:rPr>
                <w:noProof/>
                <w:webHidden/>
              </w:rPr>
              <w:delText>130</w:delText>
            </w:r>
          </w:del>
        </w:p>
        <w:p w:rsidR="0028723B" w:rsidDel="00592A71" w:rsidRDefault="0028723B">
          <w:pPr>
            <w:pStyle w:val="TOC3"/>
            <w:rPr>
              <w:del w:id="3612" w:author="Sammartano, Marc (BIC USA)" w:date="2014-10-10T17:43:00Z"/>
              <w:rFonts w:eastAsiaTheme="minorEastAsia"/>
              <w:noProof/>
            </w:rPr>
          </w:pPr>
          <w:del w:id="3613" w:author="Sammartano, Marc (BIC USA)" w:date="2014-10-10T17:43:00Z">
            <w:r w:rsidRPr="00592A71" w:rsidDel="00592A71">
              <w:rPr>
                <w:noProof/>
              </w:rPr>
              <w:delText>Gr.save &lt;filename_sexp&gt; {,&lt;quality_nexp&gt;}</w:delText>
            </w:r>
            <w:r w:rsidDel="00592A71">
              <w:rPr>
                <w:noProof/>
                <w:webHidden/>
              </w:rPr>
              <w:tab/>
            </w:r>
          </w:del>
          <w:del w:id="3614" w:author="Sammartano, Marc (BIC USA)" w:date="2014-10-10T11:41:00Z">
            <w:r w:rsidDel="005B2E59">
              <w:rPr>
                <w:noProof/>
                <w:webHidden/>
              </w:rPr>
              <w:delText>130</w:delText>
            </w:r>
          </w:del>
        </w:p>
        <w:p w:rsidR="0028723B" w:rsidDel="00592A71" w:rsidRDefault="0028723B">
          <w:pPr>
            <w:pStyle w:val="TOC3"/>
            <w:rPr>
              <w:del w:id="3615" w:author="Sammartano, Marc (BIC USA)" w:date="2014-10-10T17:43:00Z"/>
              <w:rFonts w:eastAsiaTheme="minorEastAsia"/>
              <w:noProof/>
            </w:rPr>
          </w:pPr>
          <w:del w:id="3616" w:author="Sammartano, Marc (BIC USA)" w:date="2014-10-10T17:43:00Z">
            <w:r w:rsidRPr="00592A71" w:rsidDel="00592A71">
              <w:rPr>
                <w:noProof/>
              </w:rPr>
              <w:delText>Gr.get.type &lt;object_ptr_nvar&gt;, &lt;type_svar&gt;</w:delText>
            </w:r>
            <w:r w:rsidDel="00592A71">
              <w:rPr>
                <w:noProof/>
                <w:webHidden/>
              </w:rPr>
              <w:tab/>
            </w:r>
          </w:del>
          <w:del w:id="3617" w:author="Sammartano, Marc (BIC USA)" w:date="2014-10-10T11:41:00Z">
            <w:r w:rsidDel="005B2E59">
              <w:rPr>
                <w:noProof/>
                <w:webHidden/>
              </w:rPr>
              <w:delText>131</w:delText>
            </w:r>
          </w:del>
        </w:p>
        <w:p w:rsidR="0028723B" w:rsidDel="00592A71" w:rsidRDefault="0028723B">
          <w:pPr>
            <w:pStyle w:val="TOC3"/>
            <w:rPr>
              <w:del w:id="3618" w:author="Sammartano, Marc (BIC USA)" w:date="2014-10-10T17:43:00Z"/>
              <w:rFonts w:eastAsiaTheme="minorEastAsia"/>
              <w:noProof/>
            </w:rPr>
          </w:pPr>
          <w:del w:id="3619" w:author="Sammartano, Marc (BIC USA)" w:date="2014-10-10T17:43:00Z">
            <w:r w:rsidRPr="00592A71" w:rsidDel="00592A71">
              <w:rPr>
                <w:noProof/>
              </w:rPr>
              <w:delText>Gr.get.params &lt;object_ptr_nvar&gt;, &lt;param_array$[]&gt;</w:delText>
            </w:r>
            <w:r w:rsidDel="00592A71">
              <w:rPr>
                <w:noProof/>
                <w:webHidden/>
              </w:rPr>
              <w:tab/>
            </w:r>
          </w:del>
          <w:del w:id="3620" w:author="Sammartano, Marc (BIC USA)" w:date="2014-10-10T11:41:00Z">
            <w:r w:rsidDel="005B2E59">
              <w:rPr>
                <w:noProof/>
                <w:webHidden/>
              </w:rPr>
              <w:delText>131</w:delText>
            </w:r>
          </w:del>
        </w:p>
        <w:p w:rsidR="0028723B" w:rsidDel="00592A71" w:rsidRDefault="0028723B">
          <w:pPr>
            <w:pStyle w:val="TOC3"/>
            <w:rPr>
              <w:del w:id="3621" w:author="Sammartano, Marc (BIC USA)" w:date="2014-10-10T17:43:00Z"/>
              <w:rFonts w:eastAsiaTheme="minorEastAsia"/>
              <w:noProof/>
            </w:rPr>
          </w:pPr>
          <w:del w:id="3622" w:author="Sammartano, Marc (BIC USA)" w:date="2014-10-10T17:43:00Z">
            <w:r w:rsidRPr="00592A71" w:rsidDel="00592A71">
              <w:rPr>
                <w:noProof/>
              </w:rPr>
              <w:delText>Gr.get.position &lt;object_ptr_nvar&gt;,  x, y</w:delText>
            </w:r>
            <w:r w:rsidDel="00592A71">
              <w:rPr>
                <w:noProof/>
                <w:webHidden/>
              </w:rPr>
              <w:tab/>
            </w:r>
          </w:del>
          <w:del w:id="3623" w:author="Sammartano, Marc (BIC USA)" w:date="2014-10-10T11:41:00Z">
            <w:r w:rsidDel="005B2E59">
              <w:rPr>
                <w:noProof/>
                <w:webHidden/>
              </w:rPr>
              <w:delText>131</w:delText>
            </w:r>
          </w:del>
        </w:p>
        <w:p w:rsidR="0028723B" w:rsidDel="00592A71" w:rsidRDefault="0028723B">
          <w:pPr>
            <w:pStyle w:val="TOC3"/>
            <w:rPr>
              <w:del w:id="3624" w:author="Sammartano, Marc (BIC USA)" w:date="2014-10-10T17:43:00Z"/>
              <w:rFonts w:eastAsiaTheme="minorEastAsia"/>
              <w:noProof/>
            </w:rPr>
          </w:pPr>
          <w:del w:id="3625" w:author="Sammartano, Marc (BIC USA)" w:date="2014-10-10T17:43:00Z">
            <w:r w:rsidRPr="00592A71" w:rsidDel="00592A71">
              <w:rPr>
                <w:noProof/>
              </w:rPr>
              <w:delText>Gr.get.value &lt;object_ptr_nvar&gt;, &lt;tag_sexp&gt;, {&lt;value_nvar | value_svar&gt;}</w:delText>
            </w:r>
            <w:r w:rsidDel="00592A71">
              <w:rPr>
                <w:noProof/>
                <w:webHidden/>
              </w:rPr>
              <w:tab/>
            </w:r>
          </w:del>
          <w:del w:id="3626" w:author="Sammartano, Marc (BIC USA)" w:date="2014-10-10T11:41:00Z">
            <w:r w:rsidDel="005B2E59">
              <w:rPr>
                <w:noProof/>
                <w:webHidden/>
              </w:rPr>
              <w:delText>131</w:delText>
            </w:r>
          </w:del>
        </w:p>
        <w:p w:rsidR="0028723B" w:rsidDel="00592A71" w:rsidRDefault="0028723B">
          <w:pPr>
            <w:pStyle w:val="TOC3"/>
            <w:rPr>
              <w:del w:id="3627" w:author="Sammartano, Marc (BIC USA)" w:date="2014-10-10T17:43:00Z"/>
              <w:rFonts w:eastAsiaTheme="minorEastAsia"/>
              <w:noProof/>
            </w:rPr>
          </w:pPr>
          <w:del w:id="3628" w:author="Sammartano, Marc (BIC USA)" w:date="2014-10-10T17:43:00Z">
            <w:r w:rsidRPr="00592A71" w:rsidDel="00592A71">
              <w:rPr>
                <w:noProof/>
              </w:rPr>
              <w:delText>Gr.modify &lt;object_ptr_nvar&gt;, {&lt;tag_sexp&gt;, &lt;value_nvar | value_svar&gt;}, ...</w:delText>
            </w:r>
            <w:r w:rsidDel="00592A71">
              <w:rPr>
                <w:noProof/>
                <w:webHidden/>
              </w:rPr>
              <w:tab/>
            </w:r>
          </w:del>
          <w:del w:id="3629" w:author="Sammartano, Marc (BIC USA)" w:date="2014-10-10T11:41:00Z">
            <w:r w:rsidDel="005B2E59">
              <w:rPr>
                <w:noProof/>
                <w:webHidden/>
              </w:rPr>
              <w:delText>131</w:delText>
            </w:r>
          </w:del>
        </w:p>
        <w:p w:rsidR="0028723B" w:rsidDel="00592A71" w:rsidRDefault="0028723B">
          <w:pPr>
            <w:pStyle w:val="TOC3"/>
            <w:rPr>
              <w:del w:id="3630" w:author="Sammartano, Marc (BIC USA)" w:date="2014-10-10T17:43:00Z"/>
              <w:rFonts w:eastAsiaTheme="minorEastAsia"/>
              <w:noProof/>
            </w:rPr>
          </w:pPr>
          <w:del w:id="3631" w:author="Sammartano, Marc (BIC USA)" w:date="2014-10-10T17:43:00Z">
            <w:r w:rsidRPr="00592A71" w:rsidDel="00592A71">
              <w:rPr>
                <w:noProof/>
              </w:rPr>
              <w:delText>Gr.paint.get &lt;object_ptr_nvar&gt;</w:delText>
            </w:r>
            <w:r w:rsidDel="00592A71">
              <w:rPr>
                <w:noProof/>
                <w:webHidden/>
              </w:rPr>
              <w:tab/>
            </w:r>
          </w:del>
          <w:del w:id="3632" w:author="Sammartano, Marc (BIC USA)" w:date="2014-10-10T11:41:00Z">
            <w:r w:rsidDel="005B2E59">
              <w:rPr>
                <w:noProof/>
                <w:webHidden/>
              </w:rPr>
              <w:delText>132</w:delText>
            </w:r>
          </w:del>
        </w:p>
        <w:p w:rsidR="0028723B" w:rsidDel="00592A71" w:rsidRDefault="0028723B">
          <w:pPr>
            <w:pStyle w:val="TOC3"/>
            <w:rPr>
              <w:del w:id="3633" w:author="Sammartano, Marc (BIC USA)" w:date="2014-10-10T17:43:00Z"/>
              <w:rFonts w:eastAsiaTheme="minorEastAsia"/>
              <w:noProof/>
            </w:rPr>
          </w:pPr>
          <w:del w:id="3634" w:author="Sammartano, Marc (BIC USA)" w:date="2014-10-10T17:43:00Z">
            <w:r w:rsidRPr="00592A71" w:rsidDel="00592A71">
              <w:rPr>
                <w:noProof/>
              </w:rPr>
              <w:delText>Gr_collision ( &lt;object_1_nvar&gt;, &lt;object_2_nvar&gt;)</w:delText>
            </w:r>
            <w:r w:rsidDel="00592A71">
              <w:rPr>
                <w:noProof/>
                <w:webHidden/>
              </w:rPr>
              <w:tab/>
            </w:r>
          </w:del>
          <w:del w:id="3635" w:author="Sammartano, Marc (BIC USA)" w:date="2014-10-10T11:41:00Z">
            <w:r w:rsidDel="005B2E59">
              <w:rPr>
                <w:noProof/>
                <w:webHidden/>
              </w:rPr>
              <w:delText>133</w:delText>
            </w:r>
          </w:del>
        </w:p>
        <w:p w:rsidR="0028723B" w:rsidDel="00592A71" w:rsidRDefault="0028723B">
          <w:pPr>
            <w:pStyle w:val="TOC3"/>
            <w:rPr>
              <w:del w:id="3636" w:author="Sammartano, Marc (BIC USA)" w:date="2014-10-10T17:43:00Z"/>
              <w:rFonts w:eastAsiaTheme="minorEastAsia"/>
              <w:noProof/>
            </w:rPr>
          </w:pPr>
          <w:del w:id="3637" w:author="Sammartano, Marc (BIC USA)" w:date="2014-10-10T17:43:00Z">
            <w:r w:rsidRPr="00592A71" w:rsidDel="00592A71">
              <w:rPr>
                <w:noProof/>
              </w:rPr>
              <w:delText>Gr.clip &lt;object_ptr_nvar&gt;,  &lt;left_nexp&gt;, &lt;top_nexp&gt;, &lt;right_nexp&gt;, &lt;bottom_nexp&gt;{, &lt;RO_nexp&gt;}</w:delText>
            </w:r>
            <w:r w:rsidDel="00592A71">
              <w:rPr>
                <w:noProof/>
                <w:webHidden/>
              </w:rPr>
              <w:tab/>
            </w:r>
          </w:del>
          <w:del w:id="3638" w:author="Sammartano, Marc (BIC USA)" w:date="2014-10-10T11:41:00Z">
            <w:r w:rsidDel="005B2E59">
              <w:rPr>
                <w:noProof/>
                <w:webHidden/>
              </w:rPr>
              <w:delText>133</w:delText>
            </w:r>
          </w:del>
        </w:p>
        <w:p w:rsidR="0028723B" w:rsidDel="00592A71" w:rsidRDefault="0028723B">
          <w:pPr>
            <w:pStyle w:val="TOC3"/>
            <w:rPr>
              <w:del w:id="3639" w:author="Sammartano, Marc (BIC USA)" w:date="2014-10-10T17:43:00Z"/>
              <w:rFonts w:eastAsiaTheme="minorEastAsia"/>
              <w:noProof/>
            </w:rPr>
          </w:pPr>
          <w:del w:id="3640" w:author="Sammartano, Marc (BIC USA)" w:date="2014-10-10T17:43:00Z">
            <w:r w:rsidRPr="00592A71" w:rsidDel="00592A71">
              <w:rPr>
                <w:noProof/>
              </w:rPr>
              <w:delText>Gr.NewDL &lt;dl_array[{&lt;start&gt;,&lt;length&gt;}]&gt;</w:delText>
            </w:r>
            <w:r w:rsidDel="00592A71">
              <w:rPr>
                <w:noProof/>
                <w:webHidden/>
              </w:rPr>
              <w:tab/>
            </w:r>
          </w:del>
          <w:del w:id="3641" w:author="Sammartano, Marc (BIC USA)" w:date="2014-10-10T11:41:00Z">
            <w:r w:rsidDel="005B2E59">
              <w:rPr>
                <w:noProof/>
                <w:webHidden/>
              </w:rPr>
              <w:delText>134</w:delText>
            </w:r>
          </w:del>
        </w:p>
        <w:p w:rsidR="0028723B" w:rsidDel="00592A71" w:rsidRDefault="0028723B">
          <w:pPr>
            <w:pStyle w:val="TOC3"/>
            <w:rPr>
              <w:del w:id="3642" w:author="Sammartano, Marc (BIC USA)" w:date="2014-10-10T17:43:00Z"/>
              <w:rFonts w:eastAsiaTheme="minorEastAsia"/>
              <w:noProof/>
            </w:rPr>
          </w:pPr>
          <w:del w:id="3643" w:author="Sammartano, Marc (BIC USA)" w:date="2014-10-10T17:43:00Z">
            <w:r w:rsidRPr="00592A71" w:rsidDel="00592A71">
              <w:rPr>
                <w:noProof/>
              </w:rPr>
              <w:delText>Gr.GetDL &lt;dl_array[]&gt; {, &lt;keep_all_objects_lexp&gt; }</w:delText>
            </w:r>
            <w:r w:rsidDel="00592A71">
              <w:rPr>
                <w:noProof/>
                <w:webHidden/>
              </w:rPr>
              <w:tab/>
            </w:r>
          </w:del>
          <w:del w:id="3644" w:author="Sammartano, Marc (BIC USA)" w:date="2014-10-10T11:41:00Z">
            <w:r w:rsidDel="005B2E59">
              <w:rPr>
                <w:noProof/>
                <w:webHidden/>
              </w:rPr>
              <w:delText>134</w:delText>
            </w:r>
          </w:del>
        </w:p>
        <w:p w:rsidR="0028723B" w:rsidDel="00592A71" w:rsidRDefault="0028723B">
          <w:pPr>
            <w:pStyle w:val="TOC1"/>
            <w:tabs>
              <w:tab w:val="right" w:leader="dot" w:pos="9350"/>
            </w:tabs>
            <w:rPr>
              <w:del w:id="3645" w:author="Sammartano, Marc (BIC USA)" w:date="2014-10-10T17:43:00Z"/>
              <w:rFonts w:eastAsiaTheme="minorEastAsia"/>
              <w:noProof/>
            </w:rPr>
          </w:pPr>
          <w:del w:id="3646" w:author="Sammartano, Marc (BIC USA)" w:date="2014-10-10T17:43:00Z">
            <w:r w:rsidRPr="00592A71" w:rsidDel="00592A71">
              <w:rPr>
                <w:noProof/>
              </w:rPr>
              <w:delText>Audio Interface</w:delText>
            </w:r>
            <w:r w:rsidDel="00592A71">
              <w:rPr>
                <w:noProof/>
                <w:webHidden/>
              </w:rPr>
              <w:tab/>
            </w:r>
          </w:del>
          <w:del w:id="3647" w:author="Sammartano, Marc (BIC USA)" w:date="2014-10-10T11:41:00Z">
            <w:r w:rsidDel="005B2E59">
              <w:rPr>
                <w:noProof/>
                <w:webHidden/>
              </w:rPr>
              <w:delText>134</w:delText>
            </w:r>
          </w:del>
        </w:p>
        <w:p w:rsidR="0028723B" w:rsidDel="00592A71" w:rsidRDefault="0028723B">
          <w:pPr>
            <w:pStyle w:val="TOC2"/>
            <w:rPr>
              <w:del w:id="3648" w:author="Sammartano, Marc (BIC USA)" w:date="2014-10-10T17:43:00Z"/>
              <w:rFonts w:eastAsiaTheme="minorEastAsia"/>
              <w:noProof/>
            </w:rPr>
          </w:pPr>
          <w:del w:id="3649" w:author="Sammartano, Marc (BIC USA)" w:date="2014-10-10T17:43:00Z">
            <w:r w:rsidRPr="00592A71" w:rsidDel="00592A71">
              <w:rPr>
                <w:noProof/>
              </w:rPr>
              <w:delText>Introduction</w:delText>
            </w:r>
            <w:r w:rsidDel="00592A71">
              <w:rPr>
                <w:noProof/>
                <w:webHidden/>
              </w:rPr>
              <w:tab/>
            </w:r>
          </w:del>
          <w:del w:id="3650" w:author="Sammartano, Marc (BIC USA)" w:date="2014-10-10T11:41:00Z">
            <w:r w:rsidDel="005B2E59">
              <w:rPr>
                <w:noProof/>
                <w:webHidden/>
              </w:rPr>
              <w:delText>134</w:delText>
            </w:r>
          </w:del>
        </w:p>
        <w:p w:rsidR="0028723B" w:rsidDel="00592A71" w:rsidRDefault="0028723B">
          <w:pPr>
            <w:pStyle w:val="TOC3"/>
            <w:rPr>
              <w:del w:id="3651" w:author="Sammartano, Marc (BIC USA)" w:date="2014-10-10T17:43:00Z"/>
              <w:rFonts w:eastAsiaTheme="minorEastAsia"/>
              <w:noProof/>
            </w:rPr>
          </w:pPr>
          <w:del w:id="3652" w:author="Sammartano, Marc (BIC USA)" w:date="2014-10-10T17:43:00Z">
            <w:r w:rsidRPr="00592A71" w:rsidDel="00592A71">
              <w:rPr>
                <w:noProof/>
              </w:rPr>
              <w:delText>The Audio Interface</w:delText>
            </w:r>
            <w:r w:rsidDel="00592A71">
              <w:rPr>
                <w:noProof/>
                <w:webHidden/>
              </w:rPr>
              <w:tab/>
            </w:r>
          </w:del>
          <w:del w:id="3653" w:author="Sammartano, Marc (BIC USA)" w:date="2014-10-10T11:41:00Z">
            <w:r w:rsidDel="005B2E59">
              <w:rPr>
                <w:noProof/>
                <w:webHidden/>
              </w:rPr>
              <w:delText>134</w:delText>
            </w:r>
          </w:del>
        </w:p>
        <w:p w:rsidR="0028723B" w:rsidDel="00592A71" w:rsidRDefault="0028723B">
          <w:pPr>
            <w:pStyle w:val="TOC3"/>
            <w:rPr>
              <w:del w:id="3654" w:author="Sammartano, Marc (BIC USA)" w:date="2014-10-10T17:43:00Z"/>
              <w:rFonts w:eastAsiaTheme="minorEastAsia"/>
              <w:noProof/>
            </w:rPr>
          </w:pPr>
          <w:del w:id="3655" w:author="Sammartano, Marc (BIC USA)" w:date="2014-10-10T17:43:00Z">
            <w:r w:rsidRPr="00592A71" w:rsidDel="00592A71">
              <w:rPr>
                <w:noProof/>
              </w:rPr>
              <w:delText>Audio File Types</w:delText>
            </w:r>
            <w:r w:rsidDel="00592A71">
              <w:rPr>
                <w:noProof/>
                <w:webHidden/>
              </w:rPr>
              <w:tab/>
            </w:r>
          </w:del>
          <w:del w:id="3656" w:author="Sammartano, Marc (BIC USA)" w:date="2014-10-10T11:41:00Z">
            <w:r w:rsidDel="005B2E59">
              <w:rPr>
                <w:noProof/>
                <w:webHidden/>
              </w:rPr>
              <w:delText>135</w:delText>
            </w:r>
          </w:del>
        </w:p>
        <w:p w:rsidR="0028723B" w:rsidDel="00592A71" w:rsidRDefault="0028723B">
          <w:pPr>
            <w:pStyle w:val="TOC2"/>
            <w:rPr>
              <w:del w:id="3657" w:author="Sammartano, Marc (BIC USA)" w:date="2014-10-10T17:43:00Z"/>
              <w:rFonts w:eastAsiaTheme="minorEastAsia"/>
              <w:noProof/>
            </w:rPr>
          </w:pPr>
          <w:del w:id="3658" w:author="Sammartano, Marc (BIC USA)" w:date="2014-10-10T17:43:00Z">
            <w:r w:rsidRPr="00592A71" w:rsidDel="00592A71">
              <w:rPr>
                <w:noProof/>
              </w:rPr>
              <w:delText>Commands</w:delText>
            </w:r>
            <w:r w:rsidDel="00592A71">
              <w:rPr>
                <w:noProof/>
                <w:webHidden/>
              </w:rPr>
              <w:tab/>
            </w:r>
          </w:del>
          <w:del w:id="3659" w:author="Sammartano, Marc (BIC USA)" w:date="2014-10-10T11:41:00Z">
            <w:r w:rsidDel="005B2E59">
              <w:rPr>
                <w:noProof/>
                <w:webHidden/>
              </w:rPr>
              <w:delText>135</w:delText>
            </w:r>
          </w:del>
        </w:p>
        <w:p w:rsidR="0028723B" w:rsidDel="00592A71" w:rsidRDefault="0028723B">
          <w:pPr>
            <w:pStyle w:val="TOC3"/>
            <w:rPr>
              <w:del w:id="3660" w:author="Sammartano, Marc (BIC USA)" w:date="2014-10-10T17:43:00Z"/>
              <w:rFonts w:eastAsiaTheme="minorEastAsia"/>
              <w:noProof/>
            </w:rPr>
          </w:pPr>
          <w:del w:id="3661" w:author="Sammartano, Marc (BIC USA)" w:date="2014-10-10T17:43:00Z">
            <w:r w:rsidRPr="00592A71" w:rsidDel="00592A71">
              <w:rPr>
                <w:noProof/>
              </w:rPr>
              <w:delText>Audio.load  &lt;aft_nvar&gt;, &lt;filename_sexp&gt;</w:delText>
            </w:r>
            <w:r w:rsidDel="00592A71">
              <w:rPr>
                <w:noProof/>
                <w:webHidden/>
              </w:rPr>
              <w:tab/>
            </w:r>
          </w:del>
          <w:del w:id="3662" w:author="Sammartano, Marc (BIC USA)" w:date="2014-10-10T11:41:00Z">
            <w:r w:rsidDel="005B2E59">
              <w:rPr>
                <w:noProof/>
                <w:webHidden/>
              </w:rPr>
              <w:delText>135</w:delText>
            </w:r>
          </w:del>
        </w:p>
        <w:p w:rsidR="0028723B" w:rsidDel="00592A71" w:rsidRDefault="0028723B">
          <w:pPr>
            <w:pStyle w:val="TOC3"/>
            <w:rPr>
              <w:del w:id="3663" w:author="Sammartano, Marc (BIC USA)" w:date="2014-10-10T17:43:00Z"/>
              <w:rFonts w:eastAsiaTheme="minorEastAsia"/>
              <w:noProof/>
            </w:rPr>
          </w:pPr>
          <w:del w:id="3664" w:author="Sammartano, Marc (BIC USA)" w:date="2014-10-10T17:43:00Z">
            <w:r w:rsidRPr="00592A71" w:rsidDel="00592A71">
              <w:rPr>
                <w:noProof/>
              </w:rPr>
              <w:delText>Audio.play &lt;aft_nexp&gt;</w:delText>
            </w:r>
            <w:r w:rsidDel="00592A71">
              <w:rPr>
                <w:noProof/>
                <w:webHidden/>
              </w:rPr>
              <w:tab/>
            </w:r>
          </w:del>
          <w:del w:id="3665" w:author="Sammartano, Marc (BIC USA)" w:date="2014-10-10T11:41:00Z">
            <w:r w:rsidDel="005B2E59">
              <w:rPr>
                <w:noProof/>
                <w:webHidden/>
              </w:rPr>
              <w:delText>135</w:delText>
            </w:r>
          </w:del>
        </w:p>
        <w:p w:rsidR="0028723B" w:rsidDel="00592A71" w:rsidRDefault="0028723B">
          <w:pPr>
            <w:pStyle w:val="TOC3"/>
            <w:rPr>
              <w:del w:id="3666" w:author="Sammartano, Marc (BIC USA)" w:date="2014-10-10T17:43:00Z"/>
              <w:rFonts w:eastAsiaTheme="minorEastAsia"/>
              <w:noProof/>
            </w:rPr>
          </w:pPr>
          <w:del w:id="3667" w:author="Sammartano, Marc (BIC USA)" w:date="2014-10-10T17:43:00Z">
            <w:r w:rsidRPr="00592A71" w:rsidDel="00592A71">
              <w:rPr>
                <w:noProof/>
              </w:rPr>
              <w:delText>Audio.stop</w:delText>
            </w:r>
            <w:r w:rsidDel="00592A71">
              <w:rPr>
                <w:noProof/>
                <w:webHidden/>
              </w:rPr>
              <w:tab/>
            </w:r>
          </w:del>
          <w:del w:id="3668" w:author="Sammartano, Marc (BIC USA)" w:date="2014-10-10T11:41:00Z">
            <w:r w:rsidDel="005B2E59">
              <w:rPr>
                <w:noProof/>
                <w:webHidden/>
              </w:rPr>
              <w:delText>135</w:delText>
            </w:r>
          </w:del>
        </w:p>
        <w:p w:rsidR="0028723B" w:rsidDel="00592A71" w:rsidRDefault="0028723B">
          <w:pPr>
            <w:pStyle w:val="TOC3"/>
            <w:rPr>
              <w:del w:id="3669" w:author="Sammartano, Marc (BIC USA)" w:date="2014-10-10T17:43:00Z"/>
              <w:rFonts w:eastAsiaTheme="minorEastAsia"/>
              <w:noProof/>
            </w:rPr>
          </w:pPr>
          <w:del w:id="3670" w:author="Sammartano, Marc (BIC USA)" w:date="2014-10-10T17:43:00Z">
            <w:r w:rsidRPr="00592A71" w:rsidDel="00592A71">
              <w:rPr>
                <w:noProof/>
              </w:rPr>
              <w:delText>Audio.pause</w:delText>
            </w:r>
            <w:r w:rsidDel="00592A71">
              <w:rPr>
                <w:noProof/>
                <w:webHidden/>
              </w:rPr>
              <w:tab/>
            </w:r>
          </w:del>
          <w:del w:id="3671" w:author="Sammartano, Marc (BIC USA)" w:date="2014-10-10T11:41:00Z">
            <w:r w:rsidDel="005B2E59">
              <w:rPr>
                <w:noProof/>
                <w:webHidden/>
              </w:rPr>
              <w:delText>135</w:delText>
            </w:r>
          </w:del>
        </w:p>
        <w:p w:rsidR="0028723B" w:rsidDel="00592A71" w:rsidRDefault="0028723B">
          <w:pPr>
            <w:pStyle w:val="TOC3"/>
            <w:rPr>
              <w:del w:id="3672" w:author="Sammartano, Marc (BIC USA)" w:date="2014-10-10T17:43:00Z"/>
              <w:rFonts w:eastAsiaTheme="minorEastAsia"/>
              <w:noProof/>
            </w:rPr>
          </w:pPr>
          <w:del w:id="3673" w:author="Sammartano, Marc (BIC USA)" w:date="2014-10-10T17:43:00Z">
            <w:r w:rsidRPr="00592A71" w:rsidDel="00592A71">
              <w:rPr>
                <w:noProof/>
              </w:rPr>
              <w:delText>Audio.loop</w:delText>
            </w:r>
            <w:r w:rsidDel="00592A71">
              <w:rPr>
                <w:noProof/>
                <w:webHidden/>
              </w:rPr>
              <w:tab/>
            </w:r>
          </w:del>
          <w:del w:id="3674" w:author="Sammartano, Marc (BIC USA)" w:date="2014-10-10T11:41:00Z">
            <w:r w:rsidDel="005B2E59">
              <w:rPr>
                <w:noProof/>
                <w:webHidden/>
              </w:rPr>
              <w:delText>135</w:delText>
            </w:r>
          </w:del>
        </w:p>
        <w:p w:rsidR="0028723B" w:rsidDel="00592A71" w:rsidRDefault="0028723B">
          <w:pPr>
            <w:pStyle w:val="TOC3"/>
            <w:rPr>
              <w:del w:id="3675" w:author="Sammartano, Marc (BIC USA)" w:date="2014-10-10T17:43:00Z"/>
              <w:rFonts w:eastAsiaTheme="minorEastAsia"/>
              <w:noProof/>
            </w:rPr>
          </w:pPr>
          <w:del w:id="3676" w:author="Sammartano, Marc (BIC USA)" w:date="2014-10-10T17:43:00Z">
            <w:r w:rsidRPr="00592A71" w:rsidDel="00592A71">
              <w:rPr>
                <w:noProof/>
              </w:rPr>
              <w:delText>Audio.volume &lt;left_nexp&gt;, &lt;right_nexp&gt;</w:delText>
            </w:r>
            <w:r w:rsidDel="00592A71">
              <w:rPr>
                <w:noProof/>
                <w:webHidden/>
              </w:rPr>
              <w:tab/>
            </w:r>
          </w:del>
          <w:del w:id="3677" w:author="Sammartano, Marc (BIC USA)" w:date="2014-10-10T11:41:00Z">
            <w:r w:rsidDel="005B2E59">
              <w:rPr>
                <w:noProof/>
                <w:webHidden/>
              </w:rPr>
              <w:delText>135</w:delText>
            </w:r>
          </w:del>
        </w:p>
        <w:p w:rsidR="0028723B" w:rsidDel="00592A71" w:rsidRDefault="0028723B">
          <w:pPr>
            <w:pStyle w:val="TOC3"/>
            <w:rPr>
              <w:del w:id="3678" w:author="Sammartano, Marc (BIC USA)" w:date="2014-10-10T17:43:00Z"/>
              <w:rFonts w:eastAsiaTheme="minorEastAsia"/>
              <w:noProof/>
            </w:rPr>
          </w:pPr>
          <w:del w:id="3679" w:author="Sammartano, Marc (BIC USA)" w:date="2014-10-10T17:43:00Z">
            <w:r w:rsidRPr="00592A71" w:rsidDel="00592A71">
              <w:rPr>
                <w:noProof/>
              </w:rPr>
              <w:delText>Audio.position.current  &lt;nvar&gt;</w:delText>
            </w:r>
            <w:r w:rsidDel="00592A71">
              <w:rPr>
                <w:noProof/>
                <w:webHidden/>
              </w:rPr>
              <w:tab/>
            </w:r>
          </w:del>
          <w:del w:id="3680" w:author="Sammartano, Marc (BIC USA)" w:date="2014-10-10T11:41:00Z">
            <w:r w:rsidDel="005B2E59">
              <w:rPr>
                <w:noProof/>
                <w:webHidden/>
              </w:rPr>
              <w:delText>136</w:delText>
            </w:r>
          </w:del>
        </w:p>
        <w:p w:rsidR="0028723B" w:rsidDel="00592A71" w:rsidRDefault="0028723B">
          <w:pPr>
            <w:pStyle w:val="TOC3"/>
            <w:rPr>
              <w:del w:id="3681" w:author="Sammartano, Marc (BIC USA)" w:date="2014-10-10T17:43:00Z"/>
              <w:rFonts w:eastAsiaTheme="minorEastAsia"/>
              <w:noProof/>
            </w:rPr>
          </w:pPr>
          <w:del w:id="3682" w:author="Sammartano, Marc (BIC USA)" w:date="2014-10-10T17:43:00Z">
            <w:r w:rsidRPr="00592A71" w:rsidDel="00592A71">
              <w:rPr>
                <w:noProof/>
              </w:rPr>
              <w:delText>Audio.position.seek &lt;nexp&gt;</w:delText>
            </w:r>
            <w:r w:rsidDel="00592A71">
              <w:rPr>
                <w:noProof/>
                <w:webHidden/>
              </w:rPr>
              <w:tab/>
            </w:r>
          </w:del>
          <w:del w:id="3683" w:author="Sammartano, Marc (BIC USA)" w:date="2014-10-10T11:41:00Z">
            <w:r w:rsidDel="005B2E59">
              <w:rPr>
                <w:noProof/>
                <w:webHidden/>
              </w:rPr>
              <w:delText>136</w:delText>
            </w:r>
          </w:del>
        </w:p>
        <w:p w:rsidR="0028723B" w:rsidDel="00592A71" w:rsidRDefault="0028723B">
          <w:pPr>
            <w:pStyle w:val="TOC3"/>
            <w:rPr>
              <w:del w:id="3684" w:author="Sammartano, Marc (BIC USA)" w:date="2014-10-10T17:43:00Z"/>
              <w:rFonts w:eastAsiaTheme="minorEastAsia"/>
              <w:noProof/>
            </w:rPr>
          </w:pPr>
          <w:del w:id="3685" w:author="Sammartano, Marc (BIC USA)" w:date="2014-10-10T17:43:00Z">
            <w:r w:rsidRPr="00592A71" w:rsidDel="00592A71">
              <w:rPr>
                <w:noProof/>
              </w:rPr>
              <w:delText>Audio.length &lt;length_nvar&gt;, &lt;aft_nexp&gt;</w:delText>
            </w:r>
            <w:r w:rsidDel="00592A71">
              <w:rPr>
                <w:noProof/>
                <w:webHidden/>
              </w:rPr>
              <w:tab/>
            </w:r>
          </w:del>
          <w:del w:id="3686" w:author="Sammartano, Marc (BIC USA)" w:date="2014-10-10T11:41:00Z">
            <w:r w:rsidDel="005B2E59">
              <w:rPr>
                <w:noProof/>
                <w:webHidden/>
              </w:rPr>
              <w:delText>136</w:delText>
            </w:r>
          </w:del>
        </w:p>
        <w:p w:rsidR="0028723B" w:rsidDel="00592A71" w:rsidRDefault="0028723B">
          <w:pPr>
            <w:pStyle w:val="TOC3"/>
            <w:rPr>
              <w:del w:id="3687" w:author="Sammartano, Marc (BIC USA)" w:date="2014-10-10T17:43:00Z"/>
              <w:rFonts w:eastAsiaTheme="minorEastAsia"/>
              <w:noProof/>
            </w:rPr>
          </w:pPr>
          <w:del w:id="3688" w:author="Sammartano, Marc (BIC USA)" w:date="2014-10-10T17:43:00Z">
            <w:r w:rsidRPr="00592A71" w:rsidDel="00592A71">
              <w:rPr>
                <w:noProof/>
              </w:rPr>
              <w:delText>Audio.release &lt;aft_nexp&gt;</w:delText>
            </w:r>
            <w:r w:rsidDel="00592A71">
              <w:rPr>
                <w:noProof/>
                <w:webHidden/>
              </w:rPr>
              <w:tab/>
            </w:r>
          </w:del>
          <w:del w:id="3689" w:author="Sammartano, Marc (BIC USA)" w:date="2014-10-10T11:41:00Z">
            <w:r w:rsidDel="005B2E59">
              <w:rPr>
                <w:noProof/>
                <w:webHidden/>
              </w:rPr>
              <w:delText>136</w:delText>
            </w:r>
          </w:del>
        </w:p>
        <w:p w:rsidR="0028723B" w:rsidDel="00592A71" w:rsidRDefault="0028723B">
          <w:pPr>
            <w:pStyle w:val="TOC3"/>
            <w:rPr>
              <w:del w:id="3690" w:author="Sammartano, Marc (BIC USA)" w:date="2014-10-10T17:43:00Z"/>
              <w:rFonts w:eastAsiaTheme="minorEastAsia"/>
              <w:noProof/>
            </w:rPr>
          </w:pPr>
          <w:del w:id="3691" w:author="Sammartano, Marc (BIC USA)" w:date="2014-10-10T17:43:00Z">
            <w:r w:rsidRPr="00592A71" w:rsidDel="00592A71">
              <w:rPr>
                <w:noProof/>
              </w:rPr>
              <w:delText>Audio.isdone &lt;lvar&gt;</w:delText>
            </w:r>
            <w:r w:rsidDel="00592A71">
              <w:rPr>
                <w:noProof/>
                <w:webHidden/>
              </w:rPr>
              <w:tab/>
            </w:r>
          </w:del>
          <w:del w:id="3692" w:author="Sammartano, Marc (BIC USA)" w:date="2014-10-10T11:41:00Z">
            <w:r w:rsidDel="005B2E59">
              <w:rPr>
                <w:noProof/>
                <w:webHidden/>
              </w:rPr>
              <w:delText>136</w:delText>
            </w:r>
          </w:del>
        </w:p>
        <w:p w:rsidR="0028723B" w:rsidDel="00592A71" w:rsidRDefault="0028723B">
          <w:pPr>
            <w:pStyle w:val="TOC3"/>
            <w:rPr>
              <w:del w:id="3693" w:author="Sammartano, Marc (BIC USA)" w:date="2014-10-10T17:43:00Z"/>
              <w:rFonts w:eastAsiaTheme="minorEastAsia"/>
              <w:noProof/>
            </w:rPr>
          </w:pPr>
          <w:del w:id="3694" w:author="Sammartano, Marc (BIC USA)" w:date="2014-10-10T17:43:00Z">
            <w:r w:rsidRPr="00592A71" w:rsidDel="00592A71">
              <w:rPr>
                <w:noProof/>
              </w:rPr>
              <w:delText>Audio.record.start &lt;fn_svar&gt;</w:delText>
            </w:r>
            <w:r w:rsidDel="00592A71">
              <w:rPr>
                <w:noProof/>
                <w:webHidden/>
              </w:rPr>
              <w:tab/>
            </w:r>
          </w:del>
          <w:del w:id="3695" w:author="Sammartano, Marc (BIC USA)" w:date="2014-10-10T11:41:00Z">
            <w:r w:rsidDel="005B2E59">
              <w:rPr>
                <w:noProof/>
                <w:webHidden/>
              </w:rPr>
              <w:delText>136</w:delText>
            </w:r>
          </w:del>
        </w:p>
        <w:p w:rsidR="0028723B" w:rsidDel="00592A71" w:rsidRDefault="0028723B">
          <w:pPr>
            <w:pStyle w:val="TOC3"/>
            <w:rPr>
              <w:del w:id="3696" w:author="Sammartano, Marc (BIC USA)" w:date="2014-10-10T17:43:00Z"/>
              <w:rFonts w:eastAsiaTheme="minorEastAsia"/>
              <w:noProof/>
            </w:rPr>
          </w:pPr>
          <w:del w:id="3697" w:author="Sammartano, Marc (BIC USA)" w:date="2014-10-10T17:43:00Z">
            <w:r w:rsidRPr="00592A71" w:rsidDel="00592A71">
              <w:rPr>
                <w:noProof/>
              </w:rPr>
              <w:delText>Audio.record.stop</w:delText>
            </w:r>
            <w:r w:rsidDel="00592A71">
              <w:rPr>
                <w:noProof/>
                <w:webHidden/>
              </w:rPr>
              <w:tab/>
            </w:r>
          </w:del>
          <w:del w:id="3698" w:author="Sammartano, Marc (BIC USA)" w:date="2014-10-10T11:41:00Z">
            <w:r w:rsidDel="005B2E59">
              <w:rPr>
                <w:noProof/>
                <w:webHidden/>
              </w:rPr>
              <w:delText>137</w:delText>
            </w:r>
          </w:del>
        </w:p>
        <w:p w:rsidR="0028723B" w:rsidDel="00592A71" w:rsidRDefault="0028723B">
          <w:pPr>
            <w:pStyle w:val="TOC1"/>
            <w:tabs>
              <w:tab w:val="right" w:leader="dot" w:pos="9350"/>
            </w:tabs>
            <w:rPr>
              <w:del w:id="3699" w:author="Sammartano, Marc (BIC USA)" w:date="2014-10-10T17:43:00Z"/>
              <w:rFonts w:eastAsiaTheme="minorEastAsia"/>
              <w:noProof/>
            </w:rPr>
          </w:pPr>
          <w:del w:id="3700" w:author="Sammartano, Marc (BIC USA)" w:date="2014-10-10T17:43:00Z">
            <w:r w:rsidRPr="00592A71" w:rsidDel="00592A71">
              <w:rPr>
                <w:noProof/>
              </w:rPr>
              <w:delText>SoundPool</w:delText>
            </w:r>
            <w:r w:rsidDel="00592A71">
              <w:rPr>
                <w:noProof/>
                <w:webHidden/>
              </w:rPr>
              <w:tab/>
            </w:r>
          </w:del>
          <w:del w:id="3701" w:author="Sammartano, Marc (BIC USA)" w:date="2014-10-10T11:41:00Z">
            <w:r w:rsidDel="005B2E59">
              <w:rPr>
                <w:noProof/>
                <w:webHidden/>
              </w:rPr>
              <w:delText>137</w:delText>
            </w:r>
          </w:del>
        </w:p>
        <w:p w:rsidR="0028723B" w:rsidDel="00592A71" w:rsidRDefault="0028723B">
          <w:pPr>
            <w:pStyle w:val="TOC2"/>
            <w:rPr>
              <w:del w:id="3702" w:author="Sammartano, Marc (BIC USA)" w:date="2014-10-10T17:43:00Z"/>
              <w:rFonts w:eastAsiaTheme="minorEastAsia"/>
              <w:noProof/>
            </w:rPr>
          </w:pPr>
          <w:del w:id="3703" w:author="Sammartano, Marc (BIC USA)" w:date="2014-10-10T17:43:00Z">
            <w:r w:rsidRPr="00592A71" w:rsidDel="00592A71">
              <w:rPr>
                <w:noProof/>
              </w:rPr>
              <w:delText>Introduction</w:delText>
            </w:r>
            <w:r w:rsidDel="00592A71">
              <w:rPr>
                <w:noProof/>
                <w:webHidden/>
              </w:rPr>
              <w:tab/>
            </w:r>
          </w:del>
          <w:del w:id="3704" w:author="Sammartano, Marc (BIC USA)" w:date="2014-10-10T11:41:00Z">
            <w:r w:rsidDel="005B2E59">
              <w:rPr>
                <w:noProof/>
                <w:webHidden/>
              </w:rPr>
              <w:delText>137</w:delText>
            </w:r>
          </w:del>
        </w:p>
        <w:p w:rsidR="0028723B" w:rsidDel="00592A71" w:rsidRDefault="0028723B">
          <w:pPr>
            <w:pStyle w:val="TOC2"/>
            <w:rPr>
              <w:del w:id="3705" w:author="Sammartano, Marc (BIC USA)" w:date="2014-10-10T17:43:00Z"/>
              <w:rFonts w:eastAsiaTheme="minorEastAsia"/>
              <w:noProof/>
            </w:rPr>
          </w:pPr>
          <w:del w:id="3706" w:author="Sammartano, Marc (BIC USA)" w:date="2014-10-10T17:43:00Z">
            <w:r w:rsidRPr="00592A71" w:rsidDel="00592A71">
              <w:rPr>
                <w:noProof/>
              </w:rPr>
              <w:delText>Commands</w:delText>
            </w:r>
            <w:r w:rsidDel="00592A71">
              <w:rPr>
                <w:noProof/>
                <w:webHidden/>
              </w:rPr>
              <w:tab/>
            </w:r>
          </w:del>
          <w:del w:id="3707" w:author="Sammartano, Marc (BIC USA)" w:date="2014-10-10T11:41:00Z">
            <w:r w:rsidDel="005B2E59">
              <w:rPr>
                <w:noProof/>
                <w:webHidden/>
              </w:rPr>
              <w:delText>137</w:delText>
            </w:r>
          </w:del>
        </w:p>
        <w:p w:rsidR="0028723B" w:rsidDel="00592A71" w:rsidRDefault="0028723B">
          <w:pPr>
            <w:pStyle w:val="TOC3"/>
            <w:rPr>
              <w:del w:id="3708" w:author="Sammartano, Marc (BIC USA)" w:date="2014-10-10T17:43:00Z"/>
              <w:rFonts w:eastAsiaTheme="minorEastAsia"/>
              <w:noProof/>
            </w:rPr>
          </w:pPr>
          <w:del w:id="3709" w:author="Sammartano, Marc (BIC USA)" w:date="2014-10-10T17:43:00Z">
            <w:r w:rsidRPr="00592A71" w:rsidDel="00592A71">
              <w:rPr>
                <w:noProof/>
              </w:rPr>
              <w:delText>Soundpool.open &lt;MaxStreams_nexp&gt;</w:delText>
            </w:r>
            <w:r w:rsidDel="00592A71">
              <w:rPr>
                <w:noProof/>
                <w:webHidden/>
              </w:rPr>
              <w:tab/>
            </w:r>
          </w:del>
          <w:del w:id="3710" w:author="Sammartano, Marc (BIC USA)" w:date="2014-10-10T11:41:00Z">
            <w:r w:rsidDel="005B2E59">
              <w:rPr>
                <w:noProof/>
                <w:webHidden/>
              </w:rPr>
              <w:delText>137</w:delText>
            </w:r>
          </w:del>
        </w:p>
        <w:p w:rsidR="0028723B" w:rsidDel="00592A71" w:rsidRDefault="0028723B">
          <w:pPr>
            <w:pStyle w:val="TOC3"/>
            <w:rPr>
              <w:del w:id="3711" w:author="Sammartano, Marc (BIC USA)" w:date="2014-10-10T17:43:00Z"/>
              <w:rFonts w:eastAsiaTheme="minorEastAsia"/>
              <w:noProof/>
            </w:rPr>
          </w:pPr>
          <w:del w:id="3712" w:author="Sammartano, Marc (BIC USA)" w:date="2014-10-10T17:43:00Z">
            <w:r w:rsidRPr="00592A71" w:rsidDel="00592A71">
              <w:rPr>
                <w:noProof/>
              </w:rPr>
              <w:delText>Soundpool.load &lt;soundID_nvar&gt;, &lt;file_path_sexp&gt;</w:delText>
            </w:r>
            <w:r w:rsidDel="00592A71">
              <w:rPr>
                <w:noProof/>
                <w:webHidden/>
              </w:rPr>
              <w:tab/>
            </w:r>
          </w:del>
          <w:del w:id="3713" w:author="Sammartano, Marc (BIC USA)" w:date="2014-10-10T11:41:00Z">
            <w:r w:rsidDel="005B2E59">
              <w:rPr>
                <w:noProof/>
                <w:webHidden/>
              </w:rPr>
              <w:delText>137</w:delText>
            </w:r>
          </w:del>
        </w:p>
        <w:p w:rsidR="0028723B" w:rsidDel="00592A71" w:rsidRDefault="0028723B">
          <w:pPr>
            <w:pStyle w:val="TOC3"/>
            <w:rPr>
              <w:del w:id="3714" w:author="Sammartano, Marc (BIC USA)" w:date="2014-10-10T17:43:00Z"/>
              <w:rFonts w:eastAsiaTheme="minorEastAsia"/>
              <w:noProof/>
            </w:rPr>
          </w:pPr>
          <w:del w:id="3715" w:author="Sammartano, Marc (BIC USA)" w:date="2014-10-10T17:43:00Z">
            <w:r w:rsidRPr="00592A71" w:rsidDel="00592A71">
              <w:rPr>
                <w:noProof/>
              </w:rPr>
              <w:delText>Soundpool.unload &lt;soundID_nexp&gt;</w:delText>
            </w:r>
            <w:r w:rsidDel="00592A71">
              <w:rPr>
                <w:noProof/>
                <w:webHidden/>
              </w:rPr>
              <w:tab/>
            </w:r>
          </w:del>
          <w:del w:id="3716" w:author="Sammartano, Marc (BIC USA)" w:date="2014-10-10T11:41:00Z">
            <w:r w:rsidDel="005B2E59">
              <w:rPr>
                <w:noProof/>
                <w:webHidden/>
              </w:rPr>
              <w:delText>137</w:delText>
            </w:r>
          </w:del>
        </w:p>
        <w:p w:rsidR="0028723B" w:rsidDel="00592A71" w:rsidRDefault="0028723B">
          <w:pPr>
            <w:pStyle w:val="TOC3"/>
            <w:rPr>
              <w:del w:id="3717" w:author="Sammartano, Marc (BIC USA)" w:date="2014-10-10T17:43:00Z"/>
              <w:rFonts w:eastAsiaTheme="minorEastAsia"/>
              <w:noProof/>
            </w:rPr>
          </w:pPr>
          <w:del w:id="3718" w:author="Sammartano, Marc (BIC USA)" w:date="2014-10-10T17:43:00Z">
            <w:r w:rsidRPr="00592A71" w:rsidDel="00592A71">
              <w:rPr>
                <w:noProof/>
              </w:rPr>
              <w:delText>Soundpool.play &lt;streamID_nvar&gt;, &lt;soundID_nexp&gt;, &lt;rightVolume_nexp&gt;, &lt;leftVolume_nexp&gt;, &lt;priority_nexp&gt;, &lt;loop_nexp&gt;, &lt;rate_nexp&gt;</w:delText>
            </w:r>
            <w:r w:rsidDel="00592A71">
              <w:rPr>
                <w:noProof/>
                <w:webHidden/>
              </w:rPr>
              <w:tab/>
            </w:r>
          </w:del>
          <w:del w:id="3719" w:author="Sammartano, Marc (BIC USA)" w:date="2014-10-10T11:41:00Z">
            <w:r w:rsidDel="005B2E59">
              <w:rPr>
                <w:noProof/>
                <w:webHidden/>
              </w:rPr>
              <w:delText>138</w:delText>
            </w:r>
          </w:del>
        </w:p>
        <w:p w:rsidR="0028723B" w:rsidDel="00592A71" w:rsidRDefault="0028723B">
          <w:pPr>
            <w:pStyle w:val="TOC3"/>
            <w:rPr>
              <w:del w:id="3720" w:author="Sammartano, Marc (BIC USA)" w:date="2014-10-10T17:43:00Z"/>
              <w:rFonts w:eastAsiaTheme="minorEastAsia"/>
              <w:noProof/>
            </w:rPr>
          </w:pPr>
          <w:del w:id="3721" w:author="Sammartano, Marc (BIC USA)" w:date="2014-10-10T17:43:00Z">
            <w:r w:rsidRPr="00592A71" w:rsidDel="00592A71">
              <w:rPr>
                <w:noProof/>
              </w:rPr>
              <w:delText>Soundpool.setvolume &lt;streamID_nexp&gt;, &lt;leftVolume_nexp&gt;, &lt;rightVolume_nexp&gt;</w:delText>
            </w:r>
            <w:r w:rsidDel="00592A71">
              <w:rPr>
                <w:noProof/>
                <w:webHidden/>
              </w:rPr>
              <w:tab/>
            </w:r>
          </w:del>
          <w:del w:id="3722" w:author="Sammartano, Marc (BIC USA)" w:date="2014-10-10T11:41:00Z">
            <w:r w:rsidDel="005B2E59">
              <w:rPr>
                <w:noProof/>
                <w:webHidden/>
              </w:rPr>
              <w:delText>138</w:delText>
            </w:r>
          </w:del>
        </w:p>
        <w:p w:rsidR="0028723B" w:rsidDel="00592A71" w:rsidRDefault="0028723B">
          <w:pPr>
            <w:pStyle w:val="TOC3"/>
            <w:rPr>
              <w:del w:id="3723" w:author="Sammartano, Marc (BIC USA)" w:date="2014-10-10T17:43:00Z"/>
              <w:rFonts w:eastAsiaTheme="minorEastAsia"/>
              <w:noProof/>
            </w:rPr>
          </w:pPr>
          <w:del w:id="3724" w:author="Sammartano, Marc (BIC USA)" w:date="2014-10-10T17:43:00Z">
            <w:r w:rsidRPr="00592A71" w:rsidDel="00592A71">
              <w:rPr>
                <w:noProof/>
              </w:rPr>
              <w:delText>Soundpool.setrate &lt;streamID_nexp&gt;, &lt;rate_nexp&gt;</w:delText>
            </w:r>
            <w:r w:rsidDel="00592A71">
              <w:rPr>
                <w:noProof/>
                <w:webHidden/>
              </w:rPr>
              <w:tab/>
            </w:r>
          </w:del>
          <w:del w:id="3725" w:author="Sammartano, Marc (BIC USA)" w:date="2014-10-10T11:41:00Z">
            <w:r w:rsidDel="005B2E59">
              <w:rPr>
                <w:noProof/>
                <w:webHidden/>
              </w:rPr>
              <w:delText>138</w:delText>
            </w:r>
          </w:del>
        </w:p>
        <w:p w:rsidR="0028723B" w:rsidDel="00592A71" w:rsidRDefault="0028723B">
          <w:pPr>
            <w:pStyle w:val="TOC3"/>
            <w:rPr>
              <w:del w:id="3726" w:author="Sammartano, Marc (BIC USA)" w:date="2014-10-10T17:43:00Z"/>
              <w:rFonts w:eastAsiaTheme="minorEastAsia"/>
              <w:noProof/>
            </w:rPr>
          </w:pPr>
          <w:del w:id="3727" w:author="Sammartano, Marc (BIC USA)" w:date="2014-10-10T17:43:00Z">
            <w:r w:rsidRPr="00592A71" w:rsidDel="00592A71">
              <w:rPr>
                <w:noProof/>
              </w:rPr>
              <w:delText>Soundpool.setpriority &lt;streamID_nexp&gt;, &lt;priority_nexp&gt;</w:delText>
            </w:r>
            <w:r w:rsidDel="00592A71">
              <w:rPr>
                <w:noProof/>
                <w:webHidden/>
              </w:rPr>
              <w:tab/>
            </w:r>
          </w:del>
          <w:del w:id="3728" w:author="Sammartano, Marc (BIC USA)" w:date="2014-10-10T11:41:00Z">
            <w:r w:rsidDel="005B2E59">
              <w:rPr>
                <w:noProof/>
                <w:webHidden/>
              </w:rPr>
              <w:delText>138</w:delText>
            </w:r>
          </w:del>
        </w:p>
        <w:p w:rsidR="0028723B" w:rsidDel="00592A71" w:rsidRDefault="0028723B">
          <w:pPr>
            <w:pStyle w:val="TOC3"/>
            <w:rPr>
              <w:del w:id="3729" w:author="Sammartano, Marc (BIC USA)" w:date="2014-10-10T17:43:00Z"/>
              <w:rFonts w:eastAsiaTheme="minorEastAsia"/>
              <w:noProof/>
            </w:rPr>
          </w:pPr>
          <w:del w:id="3730" w:author="Sammartano, Marc (BIC USA)" w:date="2014-10-10T17:43:00Z">
            <w:r w:rsidRPr="00592A71" w:rsidDel="00592A71">
              <w:rPr>
                <w:noProof/>
              </w:rPr>
              <w:delText>Soundpool.pause &lt;streamID_nexp&gt;</w:delText>
            </w:r>
            <w:r w:rsidDel="00592A71">
              <w:rPr>
                <w:noProof/>
                <w:webHidden/>
              </w:rPr>
              <w:tab/>
            </w:r>
          </w:del>
          <w:del w:id="3731" w:author="Sammartano, Marc (BIC USA)" w:date="2014-10-10T11:41:00Z">
            <w:r w:rsidDel="005B2E59">
              <w:rPr>
                <w:noProof/>
                <w:webHidden/>
              </w:rPr>
              <w:delText>138</w:delText>
            </w:r>
          </w:del>
        </w:p>
        <w:p w:rsidR="0028723B" w:rsidDel="00592A71" w:rsidRDefault="0028723B">
          <w:pPr>
            <w:pStyle w:val="TOC3"/>
            <w:rPr>
              <w:del w:id="3732" w:author="Sammartano, Marc (BIC USA)" w:date="2014-10-10T17:43:00Z"/>
              <w:rFonts w:eastAsiaTheme="minorEastAsia"/>
              <w:noProof/>
            </w:rPr>
          </w:pPr>
          <w:del w:id="3733" w:author="Sammartano, Marc (BIC USA)" w:date="2014-10-10T17:43:00Z">
            <w:r w:rsidRPr="00592A71" w:rsidDel="00592A71">
              <w:rPr>
                <w:noProof/>
              </w:rPr>
              <w:delText>Soundpool.resume &lt;streamID_nexp&gt;</w:delText>
            </w:r>
            <w:r w:rsidDel="00592A71">
              <w:rPr>
                <w:noProof/>
                <w:webHidden/>
              </w:rPr>
              <w:tab/>
            </w:r>
          </w:del>
          <w:del w:id="3734" w:author="Sammartano, Marc (BIC USA)" w:date="2014-10-10T11:41:00Z">
            <w:r w:rsidDel="005B2E59">
              <w:rPr>
                <w:noProof/>
                <w:webHidden/>
              </w:rPr>
              <w:delText>138</w:delText>
            </w:r>
          </w:del>
        </w:p>
        <w:p w:rsidR="0028723B" w:rsidDel="00592A71" w:rsidRDefault="0028723B">
          <w:pPr>
            <w:pStyle w:val="TOC3"/>
            <w:rPr>
              <w:del w:id="3735" w:author="Sammartano, Marc (BIC USA)" w:date="2014-10-10T17:43:00Z"/>
              <w:rFonts w:eastAsiaTheme="minorEastAsia"/>
              <w:noProof/>
            </w:rPr>
          </w:pPr>
          <w:del w:id="3736" w:author="Sammartano, Marc (BIC USA)" w:date="2014-10-10T17:43:00Z">
            <w:r w:rsidRPr="00592A71" w:rsidDel="00592A71">
              <w:rPr>
                <w:noProof/>
              </w:rPr>
              <w:delText>Soundpool.stop &lt;streamID_nexp&gt;</w:delText>
            </w:r>
            <w:r w:rsidDel="00592A71">
              <w:rPr>
                <w:noProof/>
                <w:webHidden/>
              </w:rPr>
              <w:tab/>
            </w:r>
          </w:del>
          <w:del w:id="3737" w:author="Sammartano, Marc (BIC USA)" w:date="2014-10-10T11:41:00Z">
            <w:r w:rsidDel="005B2E59">
              <w:rPr>
                <w:noProof/>
                <w:webHidden/>
              </w:rPr>
              <w:delText>138</w:delText>
            </w:r>
          </w:del>
        </w:p>
        <w:p w:rsidR="0028723B" w:rsidDel="00592A71" w:rsidRDefault="0028723B">
          <w:pPr>
            <w:pStyle w:val="TOC3"/>
            <w:rPr>
              <w:del w:id="3738" w:author="Sammartano, Marc (BIC USA)" w:date="2014-10-10T17:43:00Z"/>
              <w:rFonts w:eastAsiaTheme="minorEastAsia"/>
              <w:noProof/>
            </w:rPr>
          </w:pPr>
          <w:del w:id="3739" w:author="Sammartano, Marc (BIC USA)" w:date="2014-10-10T17:43:00Z">
            <w:r w:rsidRPr="00592A71" w:rsidDel="00592A71">
              <w:rPr>
                <w:noProof/>
              </w:rPr>
              <w:delText>Soundpool.release</w:delText>
            </w:r>
            <w:r w:rsidDel="00592A71">
              <w:rPr>
                <w:noProof/>
                <w:webHidden/>
              </w:rPr>
              <w:tab/>
            </w:r>
          </w:del>
          <w:del w:id="3740" w:author="Sammartano, Marc (BIC USA)" w:date="2014-10-10T11:41:00Z">
            <w:r w:rsidDel="005B2E59">
              <w:rPr>
                <w:noProof/>
                <w:webHidden/>
              </w:rPr>
              <w:delText>138</w:delText>
            </w:r>
          </w:del>
        </w:p>
        <w:p w:rsidR="0028723B" w:rsidDel="00592A71" w:rsidRDefault="0028723B">
          <w:pPr>
            <w:pStyle w:val="TOC1"/>
            <w:tabs>
              <w:tab w:val="right" w:leader="dot" w:pos="9350"/>
            </w:tabs>
            <w:rPr>
              <w:del w:id="3741" w:author="Sammartano, Marc (BIC USA)" w:date="2014-10-10T17:43:00Z"/>
              <w:rFonts w:eastAsiaTheme="minorEastAsia"/>
              <w:noProof/>
            </w:rPr>
          </w:pPr>
          <w:del w:id="3742" w:author="Sammartano, Marc (BIC USA)" w:date="2014-10-10T17:43:00Z">
            <w:r w:rsidRPr="00592A71" w:rsidDel="00592A71">
              <w:rPr>
                <w:noProof/>
              </w:rPr>
              <w:delText>GPS</w:delText>
            </w:r>
            <w:r w:rsidDel="00592A71">
              <w:rPr>
                <w:noProof/>
                <w:webHidden/>
              </w:rPr>
              <w:tab/>
            </w:r>
          </w:del>
          <w:del w:id="3743" w:author="Sammartano, Marc (BIC USA)" w:date="2014-10-10T11:41:00Z">
            <w:r w:rsidDel="005B2E59">
              <w:rPr>
                <w:noProof/>
                <w:webHidden/>
              </w:rPr>
              <w:delText>139</w:delText>
            </w:r>
          </w:del>
        </w:p>
        <w:p w:rsidR="0028723B" w:rsidDel="00592A71" w:rsidRDefault="0028723B">
          <w:pPr>
            <w:pStyle w:val="TOC2"/>
            <w:rPr>
              <w:del w:id="3744" w:author="Sammartano, Marc (BIC USA)" w:date="2014-10-10T17:43:00Z"/>
              <w:rFonts w:eastAsiaTheme="minorEastAsia"/>
              <w:noProof/>
            </w:rPr>
          </w:pPr>
          <w:del w:id="3745" w:author="Sammartano, Marc (BIC USA)" w:date="2014-10-10T17:43:00Z">
            <w:r w:rsidRPr="00592A71" w:rsidDel="00592A71">
              <w:rPr>
                <w:noProof/>
              </w:rPr>
              <w:delText>Commands</w:delText>
            </w:r>
            <w:r w:rsidDel="00592A71">
              <w:rPr>
                <w:noProof/>
                <w:webHidden/>
              </w:rPr>
              <w:tab/>
            </w:r>
          </w:del>
          <w:del w:id="3746" w:author="Sammartano, Marc (BIC USA)" w:date="2014-10-10T11:41:00Z">
            <w:r w:rsidDel="005B2E59">
              <w:rPr>
                <w:noProof/>
                <w:webHidden/>
              </w:rPr>
              <w:delText>139</w:delText>
            </w:r>
          </w:del>
        </w:p>
        <w:p w:rsidR="0028723B" w:rsidDel="00592A71" w:rsidRDefault="0028723B">
          <w:pPr>
            <w:pStyle w:val="TOC3"/>
            <w:rPr>
              <w:del w:id="3747" w:author="Sammartano, Marc (BIC USA)" w:date="2014-10-10T17:43:00Z"/>
              <w:rFonts w:eastAsiaTheme="minorEastAsia"/>
              <w:noProof/>
            </w:rPr>
          </w:pPr>
          <w:del w:id="3748" w:author="Sammartano, Marc (BIC USA)" w:date="2014-10-10T17:43:00Z">
            <w:r w:rsidRPr="00592A71" w:rsidDel="00592A71">
              <w:rPr>
                <w:noProof/>
              </w:rPr>
              <w:delText>Gps.open</w:delText>
            </w:r>
            <w:r w:rsidDel="00592A71">
              <w:rPr>
                <w:noProof/>
                <w:webHidden/>
              </w:rPr>
              <w:tab/>
            </w:r>
          </w:del>
          <w:del w:id="3749" w:author="Sammartano, Marc (BIC USA)" w:date="2014-10-10T11:41:00Z">
            <w:r w:rsidDel="005B2E59">
              <w:rPr>
                <w:noProof/>
                <w:webHidden/>
              </w:rPr>
              <w:delText>139</w:delText>
            </w:r>
          </w:del>
        </w:p>
        <w:p w:rsidR="0028723B" w:rsidDel="00592A71" w:rsidRDefault="0028723B">
          <w:pPr>
            <w:pStyle w:val="TOC3"/>
            <w:rPr>
              <w:del w:id="3750" w:author="Sammartano, Marc (BIC USA)" w:date="2014-10-10T17:43:00Z"/>
              <w:rFonts w:eastAsiaTheme="minorEastAsia"/>
              <w:noProof/>
            </w:rPr>
          </w:pPr>
          <w:del w:id="3751" w:author="Sammartano, Marc (BIC USA)" w:date="2014-10-10T17:43:00Z">
            <w:r w:rsidRPr="00592A71" w:rsidDel="00592A71">
              <w:rPr>
                <w:noProof/>
              </w:rPr>
              <w:delText>Gps.close</w:delText>
            </w:r>
            <w:r w:rsidDel="00592A71">
              <w:rPr>
                <w:noProof/>
                <w:webHidden/>
              </w:rPr>
              <w:tab/>
            </w:r>
          </w:del>
          <w:del w:id="3752" w:author="Sammartano, Marc (BIC USA)" w:date="2014-10-10T11:41:00Z">
            <w:r w:rsidDel="005B2E59">
              <w:rPr>
                <w:noProof/>
                <w:webHidden/>
              </w:rPr>
              <w:delText>139</w:delText>
            </w:r>
          </w:del>
        </w:p>
        <w:p w:rsidR="0028723B" w:rsidDel="00592A71" w:rsidRDefault="0028723B">
          <w:pPr>
            <w:pStyle w:val="TOC3"/>
            <w:rPr>
              <w:del w:id="3753" w:author="Sammartano, Marc (BIC USA)" w:date="2014-10-10T17:43:00Z"/>
              <w:rFonts w:eastAsiaTheme="minorEastAsia"/>
              <w:noProof/>
            </w:rPr>
          </w:pPr>
          <w:del w:id="3754" w:author="Sammartano, Marc (BIC USA)" w:date="2014-10-10T17:43:00Z">
            <w:r w:rsidRPr="00592A71" w:rsidDel="00592A71">
              <w:rPr>
                <w:noProof/>
              </w:rPr>
              <w:delText>Gps.provider &lt;svar&gt;</w:delText>
            </w:r>
            <w:r w:rsidDel="00592A71">
              <w:rPr>
                <w:noProof/>
                <w:webHidden/>
              </w:rPr>
              <w:tab/>
            </w:r>
          </w:del>
          <w:del w:id="3755" w:author="Sammartano, Marc (BIC USA)" w:date="2014-10-10T11:41:00Z">
            <w:r w:rsidDel="005B2E59">
              <w:rPr>
                <w:noProof/>
                <w:webHidden/>
              </w:rPr>
              <w:delText>139</w:delText>
            </w:r>
          </w:del>
        </w:p>
        <w:p w:rsidR="0028723B" w:rsidDel="00592A71" w:rsidRDefault="0028723B">
          <w:pPr>
            <w:pStyle w:val="TOC3"/>
            <w:rPr>
              <w:del w:id="3756" w:author="Sammartano, Marc (BIC USA)" w:date="2014-10-10T17:43:00Z"/>
              <w:rFonts w:eastAsiaTheme="minorEastAsia"/>
              <w:noProof/>
            </w:rPr>
          </w:pPr>
          <w:del w:id="3757" w:author="Sammartano, Marc (BIC USA)" w:date="2014-10-10T17:43:00Z">
            <w:r w:rsidRPr="00592A71" w:rsidDel="00592A71">
              <w:rPr>
                <w:noProof/>
              </w:rPr>
              <w:delText>Gps.accuracy &lt;nvar&gt;</w:delText>
            </w:r>
            <w:r w:rsidDel="00592A71">
              <w:rPr>
                <w:noProof/>
                <w:webHidden/>
              </w:rPr>
              <w:tab/>
            </w:r>
          </w:del>
          <w:del w:id="3758" w:author="Sammartano, Marc (BIC USA)" w:date="2014-10-10T11:41:00Z">
            <w:r w:rsidDel="005B2E59">
              <w:rPr>
                <w:noProof/>
                <w:webHidden/>
              </w:rPr>
              <w:delText>139</w:delText>
            </w:r>
          </w:del>
        </w:p>
        <w:p w:rsidR="0028723B" w:rsidDel="00592A71" w:rsidRDefault="0028723B">
          <w:pPr>
            <w:pStyle w:val="TOC3"/>
            <w:rPr>
              <w:del w:id="3759" w:author="Sammartano, Marc (BIC USA)" w:date="2014-10-10T17:43:00Z"/>
              <w:rFonts w:eastAsiaTheme="minorEastAsia"/>
              <w:noProof/>
            </w:rPr>
          </w:pPr>
          <w:del w:id="3760" w:author="Sammartano, Marc (BIC USA)" w:date="2014-10-10T17:43:00Z">
            <w:r w:rsidRPr="00592A71" w:rsidDel="00592A71">
              <w:rPr>
                <w:noProof/>
              </w:rPr>
              <w:delText>Gps.latitude &lt;nvar&gt;</w:delText>
            </w:r>
            <w:r w:rsidDel="00592A71">
              <w:rPr>
                <w:noProof/>
                <w:webHidden/>
              </w:rPr>
              <w:tab/>
            </w:r>
          </w:del>
          <w:del w:id="3761" w:author="Sammartano, Marc (BIC USA)" w:date="2014-10-10T11:41:00Z">
            <w:r w:rsidDel="005B2E59">
              <w:rPr>
                <w:noProof/>
                <w:webHidden/>
              </w:rPr>
              <w:delText>139</w:delText>
            </w:r>
          </w:del>
        </w:p>
        <w:p w:rsidR="0028723B" w:rsidDel="00592A71" w:rsidRDefault="0028723B">
          <w:pPr>
            <w:pStyle w:val="TOC3"/>
            <w:rPr>
              <w:del w:id="3762" w:author="Sammartano, Marc (BIC USA)" w:date="2014-10-10T17:43:00Z"/>
              <w:rFonts w:eastAsiaTheme="minorEastAsia"/>
              <w:noProof/>
            </w:rPr>
          </w:pPr>
          <w:del w:id="3763" w:author="Sammartano, Marc (BIC USA)" w:date="2014-10-10T17:43:00Z">
            <w:r w:rsidRPr="00592A71" w:rsidDel="00592A71">
              <w:rPr>
                <w:noProof/>
              </w:rPr>
              <w:delText>Gps.longitude &lt;nvar&gt;</w:delText>
            </w:r>
            <w:r w:rsidDel="00592A71">
              <w:rPr>
                <w:noProof/>
                <w:webHidden/>
              </w:rPr>
              <w:tab/>
            </w:r>
          </w:del>
          <w:del w:id="3764" w:author="Sammartano, Marc (BIC USA)" w:date="2014-10-10T11:41:00Z">
            <w:r w:rsidDel="005B2E59">
              <w:rPr>
                <w:noProof/>
                <w:webHidden/>
              </w:rPr>
              <w:delText>139</w:delText>
            </w:r>
          </w:del>
        </w:p>
        <w:p w:rsidR="0028723B" w:rsidDel="00592A71" w:rsidRDefault="0028723B">
          <w:pPr>
            <w:pStyle w:val="TOC3"/>
            <w:rPr>
              <w:del w:id="3765" w:author="Sammartano, Marc (BIC USA)" w:date="2014-10-10T17:43:00Z"/>
              <w:rFonts w:eastAsiaTheme="minorEastAsia"/>
              <w:noProof/>
            </w:rPr>
          </w:pPr>
          <w:del w:id="3766" w:author="Sammartano, Marc (BIC USA)" w:date="2014-10-10T17:43:00Z">
            <w:r w:rsidRPr="00592A71" w:rsidDel="00592A71">
              <w:rPr>
                <w:noProof/>
              </w:rPr>
              <w:delText>Gps.altitude &lt;nvar&gt;</w:delText>
            </w:r>
            <w:r w:rsidDel="00592A71">
              <w:rPr>
                <w:noProof/>
                <w:webHidden/>
              </w:rPr>
              <w:tab/>
            </w:r>
          </w:del>
          <w:del w:id="3767" w:author="Sammartano, Marc (BIC USA)" w:date="2014-10-10T11:41:00Z">
            <w:r w:rsidDel="005B2E59">
              <w:rPr>
                <w:noProof/>
                <w:webHidden/>
              </w:rPr>
              <w:delText>139</w:delText>
            </w:r>
          </w:del>
        </w:p>
        <w:p w:rsidR="0028723B" w:rsidDel="00592A71" w:rsidRDefault="0028723B">
          <w:pPr>
            <w:pStyle w:val="TOC3"/>
            <w:rPr>
              <w:del w:id="3768" w:author="Sammartano, Marc (BIC USA)" w:date="2014-10-10T17:43:00Z"/>
              <w:rFonts w:eastAsiaTheme="minorEastAsia"/>
              <w:noProof/>
            </w:rPr>
          </w:pPr>
          <w:del w:id="3769" w:author="Sammartano, Marc (BIC USA)" w:date="2014-10-10T17:43:00Z">
            <w:r w:rsidRPr="00592A71" w:rsidDel="00592A71">
              <w:rPr>
                <w:noProof/>
              </w:rPr>
              <w:delText>Gps.bearing &lt;nvar&gt;</w:delText>
            </w:r>
            <w:r w:rsidDel="00592A71">
              <w:rPr>
                <w:noProof/>
                <w:webHidden/>
              </w:rPr>
              <w:tab/>
            </w:r>
          </w:del>
          <w:del w:id="3770" w:author="Sammartano, Marc (BIC USA)" w:date="2014-10-10T11:41:00Z">
            <w:r w:rsidDel="005B2E59">
              <w:rPr>
                <w:noProof/>
                <w:webHidden/>
              </w:rPr>
              <w:delText>139</w:delText>
            </w:r>
          </w:del>
        </w:p>
        <w:p w:rsidR="0028723B" w:rsidDel="00592A71" w:rsidRDefault="0028723B">
          <w:pPr>
            <w:pStyle w:val="TOC3"/>
            <w:rPr>
              <w:del w:id="3771" w:author="Sammartano, Marc (BIC USA)" w:date="2014-10-10T17:43:00Z"/>
              <w:rFonts w:eastAsiaTheme="minorEastAsia"/>
              <w:noProof/>
            </w:rPr>
          </w:pPr>
          <w:del w:id="3772" w:author="Sammartano, Marc (BIC USA)" w:date="2014-10-10T17:43:00Z">
            <w:r w:rsidRPr="00592A71" w:rsidDel="00592A71">
              <w:rPr>
                <w:noProof/>
              </w:rPr>
              <w:delText>Gps.speed &lt;nvar&gt;</w:delText>
            </w:r>
            <w:r w:rsidDel="00592A71">
              <w:rPr>
                <w:noProof/>
                <w:webHidden/>
              </w:rPr>
              <w:tab/>
            </w:r>
          </w:del>
          <w:del w:id="3773" w:author="Sammartano, Marc (BIC USA)" w:date="2014-10-10T11:41:00Z">
            <w:r w:rsidDel="005B2E59">
              <w:rPr>
                <w:noProof/>
                <w:webHidden/>
              </w:rPr>
              <w:delText>139</w:delText>
            </w:r>
          </w:del>
        </w:p>
        <w:p w:rsidR="0028723B" w:rsidDel="00592A71" w:rsidRDefault="0028723B">
          <w:pPr>
            <w:pStyle w:val="TOC3"/>
            <w:rPr>
              <w:del w:id="3774" w:author="Sammartano, Marc (BIC USA)" w:date="2014-10-10T17:43:00Z"/>
              <w:rFonts w:eastAsiaTheme="minorEastAsia"/>
              <w:noProof/>
            </w:rPr>
          </w:pPr>
          <w:del w:id="3775" w:author="Sammartano, Marc (BIC USA)" w:date="2014-10-10T17:43:00Z">
            <w:r w:rsidRPr="00592A71" w:rsidDel="00592A71">
              <w:rPr>
                <w:noProof/>
              </w:rPr>
              <w:delText>Gps.time &lt;nvar&gt;</w:delText>
            </w:r>
            <w:r w:rsidDel="00592A71">
              <w:rPr>
                <w:noProof/>
                <w:webHidden/>
              </w:rPr>
              <w:tab/>
            </w:r>
          </w:del>
          <w:del w:id="3776" w:author="Sammartano, Marc (BIC USA)" w:date="2014-10-10T11:41:00Z">
            <w:r w:rsidDel="005B2E59">
              <w:rPr>
                <w:noProof/>
                <w:webHidden/>
              </w:rPr>
              <w:delText>139</w:delText>
            </w:r>
          </w:del>
        </w:p>
        <w:p w:rsidR="0028723B" w:rsidDel="00592A71" w:rsidRDefault="0028723B">
          <w:pPr>
            <w:pStyle w:val="TOC1"/>
            <w:tabs>
              <w:tab w:val="right" w:leader="dot" w:pos="9350"/>
            </w:tabs>
            <w:rPr>
              <w:del w:id="3777" w:author="Sammartano, Marc (BIC USA)" w:date="2014-10-10T17:43:00Z"/>
              <w:rFonts w:eastAsiaTheme="minorEastAsia"/>
              <w:noProof/>
            </w:rPr>
          </w:pPr>
          <w:del w:id="3778" w:author="Sammartano, Marc (BIC USA)" w:date="2014-10-10T17:43:00Z">
            <w:r w:rsidRPr="00592A71" w:rsidDel="00592A71">
              <w:rPr>
                <w:noProof/>
              </w:rPr>
              <w:delText>Sensors</w:delText>
            </w:r>
            <w:r w:rsidDel="00592A71">
              <w:rPr>
                <w:noProof/>
                <w:webHidden/>
              </w:rPr>
              <w:tab/>
            </w:r>
          </w:del>
          <w:del w:id="3779" w:author="Sammartano, Marc (BIC USA)" w:date="2014-10-10T11:41:00Z">
            <w:r w:rsidDel="005B2E59">
              <w:rPr>
                <w:noProof/>
                <w:webHidden/>
              </w:rPr>
              <w:delText>140</w:delText>
            </w:r>
          </w:del>
        </w:p>
        <w:p w:rsidR="0028723B" w:rsidDel="00592A71" w:rsidRDefault="0028723B">
          <w:pPr>
            <w:pStyle w:val="TOC2"/>
            <w:rPr>
              <w:del w:id="3780" w:author="Sammartano, Marc (BIC USA)" w:date="2014-10-10T17:43:00Z"/>
              <w:rFonts w:eastAsiaTheme="minorEastAsia"/>
              <w:noProof/>
            </w:rPr>
          </w:pPr>
          <w:del w:id="3781" w:author="Sammartano, Marc (BIC USA)" w:date="2014-10-10T17:43:00Z">
            <w:r w:rsidRPr="00592A71" w:rsidDel="00592A71">
              <w:rPr>
                <w:noProof/>
              </w:rPr>
              <w:delText>Introduction</w:delText>
            </w:r>
            <w:r w:rsidDel="00592A71">
              <w:rPr>
                <w:noProof/>
                <w:webHidden/>
              </w:rPr>
              <w:tab/>
            </w:r>
          </w:del>
          <w:del w:id="3782" w:author="Sammartano, Marc (BIC USA)" w:date="2014-10-10T11:41:00Z">
            <w:r w:rsidDel="005B2E59">
              <w:rPr>
                <w:noProof/>
                <w:webHidden/>
              </w:rPr>
              <w:delText>140</w:delText>
            </w:r>
          </w:del>
        </w:p>
        <w:p w:rsidR="0028723B" w:rsidDel="00592A71" w:rsidRDefault="0028723B">
          <w:pPr>
            <w:pStyle w:val="TOC2"/>
            <w:rPr>
              <w:del w:id="3783" w:author="Sammartano, Marc (BIC USA)" w:date="2014-10-10T17:43:00Z"/>
              <w:rFonts w:eastAsiaTheme="minorEastAsia"/>
              <w:noProof/>
            </w:rPr>
          </w:pPr>
          <w:del w:id="3784" w:author="Sammartano, Marc (BIC USA)" w:date="2014-10-10T17:43:00Z">
            <w:r w:rsidRPr="00592A71" w:rsidDel="00592A71">
              <w:rPr>
                <w:noProof/>
              </w:rPr>
              <w:delText>Sensor Commands</w:delText>
            </w:r>
            <w:r w:rsidDel="00592A71">
              <w:rPr>
                <w:noProof/>
                <w:webHidden/>
              </w:rPr>
              <w:tab/>
            </w:r>
          </w:del>
          <w:del w:id="3785" w:author="Sammartano, Marc (BIC USA)" w:date="2014-10-10T11:41:00Z">
            <w:r w:rsidDel="005B2E59">
              <w:rPr>
                <w:noProof/>
                <w:webHidden/>
              </w:rPr>
              <w:delText>140</w:delText>
            </w:r>
          </w:del>
        </w:p>
        <w:p w:rsidR="0028723B" w:rsidDel="00592A71" w:rsidRDefault="0028723B">
          <w:pPr>
            <w:pStyle w:val="TOC3"/>
            <w:rPr>
              <w:del w:id="3786" w:author="Sammartano, Marc (BIC USA)" w:date="2014-10-10T17:43:00Z"/>
              <w:rFonts w:eastAsiaTheme="minorEastAsia"/>
              <w:noProof/>
            </w:rPr>
          </w:pPr>
          <w:del w:id="3787" w:author="Sammartano, Marc (BIC USA)" w:date="2014-10-10T17:43:00Z">
            <w:r w:rsidRPr="00592A71" w:rsidDel="00592A71">
              <w:rPr>
                <w:noProof/>
              </w:rPr>
              <w:delText>Sensors.list &lt;sensor_array$[]&gt;</w:delText>
            </w:r>
            <w:r w:rsidDel="00592A71">
              <w:rPr>
                <w:noProof/>
                <w:webHidden/>
              </w:rPr>
              <w:tab/>
            </w:r>
          </w:del>
          <w:del w:id="3788" w:author="Sammartano, Marc (BIC USA)" w:date="2014-10-10T11:41:00Z">
            <w:r w:rsidDel="005B2E59">
              <w:rPr>
                <w:noProof/>
                <w:webHidden/>
              </w:rPr>
              <w:delText>140</w:delText>
            </w:r>
          </w:del>
        </w:p>
        <w:p w:rsidR="0028723B" w:rsidDel="00592A71" w:rsidRDefault="0028723B">
          <w:pPr>
            <w:pStyle w:val="TOC3"/>
            <w:rPr>
              <w:del w:id="3789" w:author="Sammartano, Marc (BIC USA)" w:date="2014-10-10T17:43:00Z"/>
              <w:rFonts w:eastAsiaTheme="minorEastAsia"/>
              <w:noProof/>
            </w:rPr>
          </w:pPr>
          <w:del w:id="3790" w:author="Sammartano, Marc (BIC USA)" w:date="2014-10-10T17:43:00Z">
            <w:r w:rsidRPr="00592A71" w:rsidDel="00592A71">
              <w:rPr>
                <w:noProof/>
              </w:rPr>
              <w:delText>Sensors.open &lt;type_nexp&gt;{:&lt;delay_nexp&gt;}{, &lt;type_nexp&gt;{:&lt;delay_nexp&gt;}, ...}</w:delText>
            </w:r>
            <w:r w:rsidDel="00592A71">
              <w:rPr>
                <w:noProof/>
                <w:webHidden/>
              </w:rPr>
              <w:tab/>
            </w:r>
          </w:del>
          <w:del w:id="3791" w:author="Sammartano, Marc (BIC USA)" w:date="2014-10-10T11:41:00Z">
            <w:r w:rsidDel="005B2E59">
              <w:rPr>
                <w:noProof/>
                <w:webHidden/>
              </w:rPr>
              <w:delText>141</w:delText>
            </w:r>
          </w:del>
        </w:p>
        <w:p w:rsidR="0028723B" w:rsidDel="00592A71" w:rsidRDefault="0028723B">
          <w:pPr>
            <w:pStyle w:val="TOC3"/>
            <w:rPr>
              <w:del w:id="3792" w:author="Sammartano, Marc (BIC USA)" w:date="2014-10-10T17:43:00Z"/>
              <w:rFonts w:eastAsiaTheme="minorEastAsia"/>
              <w:noProof/>
            </w:rPr>
          </w:pPr>
          <w:del w:id="3793" w:author="Sammartano, Marc (BIC USA)" w:date="2014-10-10T17:43:00Z">
            <w:r w:rsidRPr="00592A71" w:rsidDel="00592A71">
              <w:rPr>
                <w:noProof/>
              </w:rPr>
              <w:delText>Sensors.read sensor_type_nexp, p1_nvar, p2_nvar, p3_nvar</w:delText>
            </w:r>
            <w:r w:rsidDel="00592A71">
              <w:rPr>
                <w:noProof/>
                <w:webHidden/>
              </w:rPr>
              <w:tab/>
            </w:r>
          </w:del>
          <w:del w:id="3794" w:author="Sammartano, Marc (BIC USA)" w:date="2014-10-10T11:41:00Z">
            <w:r w:rsidDel="005B2E59">
              <w:rPr>
                <w:noProof/>
                <w:webHidden/>
              </w:rPr>
              <w:delText>141</w:delText>
            </w:r>
          </w:del>
        </w:p>
        <w:p w:rsidR="0028723B" w:rsidDel="00592A71" w:rsidRDefault="0028723B">
          <w:pPr>
            <w:pStyle w:val="TOC3"/>
            <w:rPr>
              <w:del w:id="3795" w:author="Sammartano, Marc (BIC USA)" w:date="2014-10-10T17:43:00Z"/>
              <w:rFonts w:eastAsiaTheme="minorEastAsia"/>
              <w:noProof/>
            </w:rPr>
          </w:pPr>
          <w:del w:id="3796" w:author="Sammartano, Marc (BIC USA)" w:date="2014-10-10T17:43:00Z">
            <w:r w:rsidRPr="00592A71" w:rsidDel="00592A71">
              <w:rPr>
                <w:noProof/>
              </w:rPr>
              <w:delText>Sensors.close</w:delText>
            </w:r>
            <w:r w:rsidDel="00592A71">
              <w:rPr>
                <w:noProof/>
                <w:webHidden/>
              </w:rPr>
              <w:tab/>
            </w:r>
          </w:del>
          <w:del w:id="3797" w:author="Sammartano, Marc (BIC USA)" w:date="2014-10-10T11:41:00Z">
            <w:r w:rsidDel="005B2E59">
              <w:rPr>
                <w:noProof/>
                <w:webHidden/>
              </w:rPr>
              <w:delText>141</w:delText>
            </w:r>
          </w:del>
        </w:p>
        <w:p w:rsidR="0028723B" w:rsidDel="00592A71" w:rsidRDefault="0028723B">
          <w:pPr>
            <w:pStyle w:val="TOC1"/>
            <w:tabs>
              <w:tab w:val="right" w:leader="dot" w:pos="9350"/>
            </w:tabs>
            <w:rPr>
              <w:del w:id="3798" w:author="Sammartano, Marc (BIC USA)" w:date="2014-10-10T17:43:00Z"/>
              <w:rFonts w:eastAsiaTheme="minorEastAsia"/>
              <w:noProof/>
            </w:rPr>
          </w:pPr>
          <w:del w:id="3799" w:author="Sammartano, Marc (BIC USA)" w:date="2014-10-10T17:43:00Z">
            <w:r w:rsidRPr="00592A71" w:rsidDel="00592A71">
              <w:rPr>
                <w:noProof/>
              </w:rPr>
              <w:delText>System</w:delText>
            </w:r>
            <w:r w:rsidDel="00592A71">
              <w:rPr>
                <w:noProof/>
                <w:webHidden/>
              </w:rPr>
              <w:tab/>
            </w:r>
          </w:del>
          <w:del w:id="3800" w:author="Sammartano, Marc (BIC USA)" w:date="2014-10-10T11:41:00Z">
            <w:r w:rsidDel="005B2E59">
              <w:rPr>
                <w:noProof/>
                <w:webHidden/>
              </w:rPr>
              <w:delText>141</w:delText>
            </w:r>
          </w:del>
        </w:p>
        <w:p w:rsidR="0028723B" w:rsidDel="00592A71" w:rsidRDefault="0028723B">
          <w:pPr>
            <w:pStyle w:val="TOC2"/>
            <w:rPr>
              <w:del w:id="3801" w:author="Sammartano, Marc (BIC USA)" w:date="2014-10-10T17:43:00Z"/>
              <w:rFonts w:eastAsiaTheme="minorEastAsia"/>
              <w:noProof/>
            </w:rPr>
          </w:pPr>
          <w:del w:id="3802" w:author="Sammartano, Marc (BIC USA)" w:date="2014-10-10T17:43:00Z">
            <w:r w:rsidRPr="00592A71" w:rsidDel="00592A71">
              <w:rPr>
                <w:noProof/>
              </w:rPr>
              <w:delText>Commands</w:delText>
            </w:r>
            <w:r w:rsidDel="00592A71">
              <w:rPr>
                <w:noProof/>
                <w:webHidden/>
              </w:rPr>
              <w:tab/>
            </w:r>
          </w:del>
          <w:del w:id="3803" w:author="Sammartano, Marc (BIC USA)" w:date="2014-10-10T11:41:00Z">
            <w:r w:rsidDel="005B2E59">
              <w:rPr>
                <w:noProof/>
                <w:webHidden/>
              </w:rPr>
              <w:delText>141</w:delText>
            </w:r>
          </w:del>
        </w:p>
        <w:p w:rsidR="0028723B" w:rsidDel="00592A71" w:rsidRDefault="0028723B">
          <w:pPr>
            <w:pStyle w:val="TOC3"/>
            <w:rPr>
              <w:del w:id="3804" w:author="Sammartano, Marc (BIC USA)" w:date="2014-10-10T17:43:00Z"/>
              <w:rFonts w:eastAsiaTheme="minorEastAsia"/>
              <w:noProof/>
            </w:rPr>
          </w:pPr>
          <w:del w:id="3805" w:author="Sammartano, Marc (BIC USA)" w:date="2014-10-10T17:43:00Z">
            <w:r w:rsidRPr="00592A71" w:rsidDel="00592A71">
              <w:rPr>
                <w:noProof/>
              </w:rPr>
              <w:delText>System.open</w:delText>
            </w:r>
            <w:r w:rsidDel="00592A71">
              <w:rPr>
                <w:noProof/>
                <w:webHidden/>
              </w:rPr>
              <w:tab/>
            </w:r>
          </w:del>
          <w:del w:id="3806" w:author="Sammartano, Marc (BIC USA)" w:date="2014-10-10T11:41:00Z">
            <w:r w:rsidDel="005B2E59">
              <w:rPr>
                <w:noProof/>
                <w:webHidden/>
              </w:rPr>
              <w:delText>141</w:delText>
            </w:r>
          </w:del>
        </w:p>
        <w:p w:rsidR="0028723B" w:rsidDel="00592A71" w:rsidRDefault="0028723B">
          <w:pPr>
            <w:pStyle w:val="TOC3"/>
            <w:rPr>
              <w:del w:id="3807" w:author="Sammartano, Marc (BIC USA)" w:date="2014-10-10T17:43:00Z"/>
              <w:rFonts w:eastAsiaTheme="minorEastAsia"/>
              <w:noProof/>
            </w:rPr>
          </w:pPr>
          <w:del w:id="3808" w:author="Sammartano, Marc (BIC USA)" w:date="2014-10-10T17:43:00Z">
            <w:r w:rsidRPr="00592A71" w:rsidDel="00592A71">
              <w:rPr>
                <w:noProof/>
              </w:rPr>
              <w:delText>System.write &lt;sexp&gt;</w:delText>
            </w:r>
            <w:r w:rsidDel="00592A71">
              <w:rPr>
                <w:noProof/>
                <w:webHidden/>
              </w:rPr>
              <w:tab/>
            </w:r>
          </w:del>
          <w:del w:id="3809" w:author="Sammartano, Marc (BIC USA)" w:date="2014-10-10T11:41:00Z">
            <w:r w:rsidDel="005B2E59">
              <w:rPr>
                <w:noProof/>
                <w:webHidden/>
              </w:rPr>
              <w:delText>141</w:delText>
            </w:r>
          </w:del>
        </w:p>
        <w:p w:rsidR="0028723B" w:rsidDel="00592A71" w:rsidRDefault="0028723B">
          <w:pPr>
            <w:pStyle w:val="TOC3"/>
            <w:rPr>
              <w:del w:id="3810" w:author="Sammartano, Marc (BIC USA)" w:date="2014-10-10T17:43:00Z"/>
              <w:rFonts w:eastAsiaTheme="minorEastAsia"/>
              <w:noProof/>
            </w:rPr>
          </w:pPr>
          <w:del w:id="3811" w:author="Sammartano, Marc (BIC USA)" w:date="2014-10-10T17:43:00Z">
            <w:r w:rsidRPr="00592A71" w:rsidDel="00592A71">
              <w:rPr>
                <w:noProof/>
              </w:rPr>
              <w:delText>System.read.ready &lt;nvar&gt;</w:delText>
            </w:r>
            <w:r w:rsidDel="00592A71">
              <w:rPr>
                <w:noProof/>
                <w:webHidden/>
              </w:rPr>
              <w:tab/>
            </w:r>
          </w:del>
          <w:del w:id="3812" w:author="Sammartano, Marc (BIC USA)" w:date="2014-10-10T11:41:00Z">
            <w:r w:rsidDel="005B2E59">
              <w:rPr>
                <w:noProof/>
                <w:webHidden/>
              </w:rPr>
              <w:delText>141</w:delText>
            </w:r>
          </w:del>
        </w:p>
        <w:p w:rsidR="0028723B" w:rsidDel="00592A71" w:rsidRDefault="0028723B">
          <w:pPr>
            <w:pStyle w:val="TOC3"/>
            <w:rPr>
              <w:del w:id="3813" w:author="Sammartano, Marc (BIC USA)" w:date="2014-10-10T17:43:00Z"/>
              <w:rFonts w:eastAsiaTheme="minorEastAsia"/>
              <w:noProof/>
            </w:rPr>
          </w:pPr>
          <w:del w:id="3814" w:author="Sammartano, Marc (BIC USA)" w:date="2014-10-10T17:43:00Z">
            <w:r w:rsidRPr="00592A71" w:rsidDel="00592A71">
              <w:rPr>
                <w:noProof/>
              </w:rPr>
              <w:delText>System.read.line &lt;svar&gt;</w:delText>
            </w:r>
            <w:r w:rsidDel="00592A71">
              <w:rPr>
                <w:noProof/>
                <w:webHidden/>
              </w:rPr>
              <w:tab/>
            </w:r>
          </w:del>
          <w:del w:id="3815" w:author="Sammartano, Marc (BIC USA)" w:date="2014-10-10T11:41:00Z">
            <w:r w:rsidDel="005B2E59">
              <w:rPr>
                <w:noProof/>
                <w:webHidden/>
              </w:rPr>
              <w:delText>142</w:delText>
            </w:r>
          </w:del>
        </w:p>
        <w:p w:rsidR="0028723B" w:rsidDel="00592A71" w:rsidRDefault="0028723B">
          <w:pPr>
            <w:pStyle w:val="TOC3"/>
            <w:rPr>
              <w:del w:id="3816" w:author="Sammartano, Marc (BIC USA)" w:date="2014-10-10T17:43:00Z"/>
              <w:rFonts w:eastAsiaTheme="minorEastAsia"/>
              <w:noProof/>
            </w:rPr>
          </w:pPr>
          <w:del w:id="3817" w:author="Sammartano, Marc (BIC USA)" w:date="2014-10-10T17:43:00Z">
            <w:r w:rsidRPr="00592A71" w:rsidDel="00592A71">
              <w:rPr>
                <w:noProof/>
              </w:rPr>
              <w:delText>System.close</w:delText>
            </w:r>
            <w:r w:rsidDel="00592A71">
              <w:rPr>
                <w:noProof/>
                <w:webHidden/>
              </w:rPr>
              <w:tab/>
            </w:r>
          </w:del>
          <w:del w:id="3818" w:author="Sammartano, Marc (BIC USA)" w:date="2014-10-10T11:41:00Z">
            <w:r w:rsidDel="005B2E59">
              <w:rPr>
                <w:noProof/>
                <w:webHidden/>
              </w:rPr>
              <w:delText>142</w:delText>
            </w:r>
          </w:del>
        </w:p>
        <w:p w:rsidR="0028723B" w:rsidDel="00592A71" w:rsidRDefault="0028723B">
          <w:pPr>
            <w:pStyle w:val="TOC1"/>
            <w:tabs>
              <w:tab w:val="right" w:leader="dot" w:pos="9350"/>
            </w:tabs>
            <w:rPr>
              <w:del w:id="3819" w:author="Sammartano, Marc (BIC USA)" w:date="2014-10-10T17:43:00Z"/>
              <w:rFonts w:eastAsiaTheme="minorEastAsia"/>
              <w:noProof/>
            </w:rPr>
          </w:pPr>
          <w:del w:id="3820" w:author="Sammartano, Marc (BIC USA)" w:date="2014-10-10T17:43:00Z">
            <w:r w:rsidRPr="00592A71" w:rsidDel="00592A71">
              <w:rPr>
                <w:noProof/>
              </w:rPr>
              <w:delText>Superuser</w:delText>
            </w:r>
            <w:r w:rsidDel="00592A71">
              <w:rPr>
                <w:noProof/>
                <w:webHidden/>
              </w:rPr>
              <w:tab/>
            </w:r>
          </w:del>
          <w:del w:id="3821" w:author="Sammartano, Marc (BIC USA)" w:date="2014-10-10T11:41:00Z">
            <w:r w:rsidDel="005B2E59">
              <w:rPr>
                <w:noProof/>
                <w:webHidden/>
              </w:rPr>
              <w:delText>142</w:delText>
            </w:r>
          </w:del>
        </w:p>
        <w:p w:rsidR="0028723B" w:rsidDel="00592A71" w:rsidRDefault="0028723B">
          <w:pPr>
            <w:pStyle w:val="TOC2"/>
            <w:rPr>
              <w:del w:id="3822" w:author="Sammartano, Marc (BIC USA)" w:date="2014-10-10T17:43:00Z"/>
              <w:rFonts w:eastAsiaTheme="minorEastAsia"/>
              <w:noProof/>
            </w:rPr>
          </w:pPr>
          <w:del w:id="3823" w:author="Sammartano, Marc (BIC USA)" w:date="2014-10-10T17:43:00Z">
            <w:r w:rsidRPr="00592A71" w:rsidDel="00592A71">
              <w:rPr>
                <w:noProof/>
              </w:rPr>
              <w:delText>Commands</w:delText>
            </w:r>
            <w:r w:rsidDel="00592A71">
              <w:rPr>
                <w:noProof/>
                <w:webHidden/>
              </w:rPr>
              <w:tab/>
            </w:r>
          </w:del>
          <w:del w:id="3824" w:author="Sammartano, Marc (BIC USA)" w:date="2014-10-10T11:41:00Z">
            <w:r w:rsidDel="005B2E59">
              <w:rPr>
                <w:noProof/>
                <w:webHidden/>
              </w:rPr>
              <w:delText>142</w:delText>
            </w:r>
          </w:del>
        </w:p>
        <w:p w:rsidR="0028723B" w:rsidDel="00592A71" w:rsidRDefault="0028723B">
          <w:pPr>
            <w:pStyle w:val="TOC3"/>
            <w:rPr>
              <w:del w:id="3825" w:author="Sammartano, Marc (BIC USA)" w:date="2014-10-10T17:43:00Z"/>
              <w:rFonts w:eastAsiaTheme="minorEastAsia"/>
              <w:noProof/>
            </w:rPr>
          </w:pPr>
          <w:del w:id="3826" w:author="Sammartano, Marc (BIC USA)" w:date="2014-10-10T17:43:00Z">
            <w:r w:rsidRPr="00592A71" w:rsidDel="00592A71">
              <w:rPr>
                <w:noProof/>
              </w:rPr>
              <w:delText>Su.open</w:delText>
            </w:r>
            <w:r w:rsidDel="00592A71">
              <w:rPr>
                <w:noProof/>
                <w:webHidden/>
              </w:rPr>
              <w:tab/>
            </w:r>
          </w:del>
          <w:del w:id="3827" w:author="Sammartano, Marc (BIC USA)" w:date="2014-10-10T11:41:00Z">
            <w:r w:rsidDel="005B2E59">
              <w:rPr>
                <w:noProof/>
                <w:webHidden/>
              </w:rPr>
              <w:delText>142</w:delText>
            </w:r>
          </w:del>
        </w:p>
        <w:p w:rsidR="0028723B" w:rsidDel="00592A71" w:rsidRDefault="0028723B">
          <w:pPr>
            <w:pStyle w:val="TOC3"/>
            <w:rPr>
              <w:del w:id="3828" w:author="Sammartano, Marc (BIC USA)" w:date="2014-10-10T17:43:00Z"/>
              <w:rFonts w:eastAsiaTheme="minorEastAsia"/>
              <w:noProof/>
            </w:rPr>
          </w:pPr>
          <w:del w:id="3829" w:author="Sammartano, Marc (BIC USA)" w:date="2014-10-10T17:43:00Z">
            <w:r w:rsidRPr="00592A71" w:rsidDel="00592A71">
              <w:rPr>
                <w:noProof/>
              </w:rPr>
              <w:delText>Su.write &lt;sexp&gt;</w:delText>
            </w:r>
            <w:r w:rsidDel="00592A71">
              <w:rPr>
                <w:noProof/>
                <w:webHidden/>
              </w:rPr>
              <w:tab/>
            </w:r>
          </w:del>
          <w:del w:id="3830" w:author="Sammartano, Marc (BIC USA)" w:date="2014-10-10T11:41:00Z">
            <w:r w:rsidDel="005B2E59">
              <w:rPr>
                <w:noProof/>
                <w:webHidden/>
              </w:rPr>
              <w:delText>142</w:delText>
            </w:r>
          </w:del>
        </w:p>
        <w:p w:rsidR="0028723B" w:rsidDel="00592A71" w:rsidRDefault="0028723B">
          <w:pPr>
            <w:pStyle w:val="TOC3"/>
            <w:rPr>
              <w:del w:id="3831" w:author="Sammartano, Marc (BIC USA)" w:date="2014-10-10T17:43:00Z"/>
              <w:rFonts w:eastAsiaTheme="minorEastAsia"/>
              <w:noProof/>
            </w:rPr>
          </w:pPr>
          <w:del w:id="3832" w:author="Sammartano, Marc (BIC USA)" w:date="2014-10-10T17:43:00Z">
            <w:r w:rsidRPr="00592A71" w:rsidDel="00592A71">
              <w:rPr>
                <w:noProof/>
              </w:rPr>
              <w:delText>Su.read.ready &lt;nvar&gt;</w:delText>
            </w:r>
            <w:r w:rsidDel="00592A71">
              <w:rPr>
                <w:noProof/>
                <w:webHidden/>
              </w:rPr>
              <w:tab/>
            </w:r>
          </w:del>
          <w:del w:id="3833" w:author="Sammartano, Marc (BIC USA)" w:date="2014-10-10T11:41:00Z">
            <w:r w:rsidDel="005B2E59">
              <w:rPr>
                <w:noProof/>
                <w:webHidden/>
              </w:rPr>
              <w:delText>142</w:delText>
            </w:r>
          </w:del>
        </w:p>
        <w:p w:rsidR="0028723B" w:rsidDel="00592A71" w:rsidRDefault="0028723B">
          <w:pPr>
            <w:pStyle w:val="TOC3"/>
            <w:rPr>
              <w:del w:id="3834" w:author="Sammartano, Marc (BIC USA)" w:date="2014-10-10T17:43:00Z"/>
              <w:rFonts w:eastAsiaTheme="minorEastAsia"/>
              <w:noProof/>
            </w:rPr>
          </w:pPr>
          <w:del w:id="3835" w:author="Sammartano, Marc (BIC USA)" w:date="2014-10-10T17:43:00Z">
            <w:r w:rsidRPr="00592A71" w:rsidDel="00592A71">
              <w:rPr>
                <w:noProof/>
              </w:rPr>
              <w:delText>Su.read.line &lt;svar&gt;</w:delText>
            </w:r>
            <w:r w:rsidDel="00592A71">
              <w:rPr>
                <w:noProof/>
                <w:webHidden/>
              </w:rPr>
              <w:tab/>
            </w:r>
          </w:del>
          <w:del w:id="3836" w:author="Sammartano, Marc (BIC USA)" w:date="2014-10-10T11:41:00Z">
            <w:r w:rsidDel="005B2E59">
              <w:rPr>
                <w:noProof/>
                <w:webHidden/>
              </w:rPr>
              <w:delText>142</w:delText>
            </w:r>
          </w:del>
        </w:p>
        <w:p w:rsidR="0028723B" w:rsidDel="00592A71" w:rsidRDefault="0028723B">
          <w:pPr>
            <w:pStyle w:val="TOC3"/>
            <w:rPr>
              <w:del w:id="3837" w:author="Sammartano, Marc (BIC USA)" w:date="2014-10-10T17:43:00Z"/>
              <w:rFonts w:eastAsiaTheme="minorEastAsia"/>
              <w:noProof/>
            </w:rPr>
          </w:pPr>
          <w:del w:id="3838" w:author="Sammartano, Marc (BIC USA)" w:date="2014-10-10T17:43:00Z">
            <w:r w:rsidRPr="00592A71" w:rsidDel="00592A71">
              <w:rPr>
                <w:noProof/>
              </w:rPr>
              <w:delText>Su.close</w:delText>
            </w:r>
            <w:r w:rsidDel="00592A71">
              <w:rPr>
                <w:noProof/>
                <w:webHidden/>
              </w:rPr>
              <w:tab/>
            </w:r>
          </w:del>
          <w:del w:id="3839" w:author="Sammartano, Marc (BIC USA)" w:date="2014-10-10T11:41:00Z">
            <w:r w:rsidDel="005B2E59">
              <w:rPr>
                <w:noProof/>
                <w:webHidden/>
              </w:rPr>
              <w:delText>142</w:delText>
            </w:r>
          </w:del>
        </w:p>
        <w:p w:rsidR="0028723B" w:rsidDel="00592A71" w:rsidRDefault="0028723B">
          <w:pPr>
            <w:pStyle w:val="TOC1"/>
            <w:tabs>
              <w:tab w:val="right" w:leader="dot" w:pos="9350"/>
            </w:tabs>
            <w:rPr>
              <w:del w:id="3840" w:author="Sammartano, Marc (BIC USA)" w:date="2014-10-10T17:43:00Z"/>
              <w:rFonts w:eastAsiaTheme="minorEastAsia"/>
              <w:noProof/>
            </w:rPr>
          </w:pPr>
          <w:del w:id="3841" w:author="Sammartano, Marc (BIC USA)" w:date="2014-10-10T17:43:00Z">
            <w:r w:rsidRPr="00592A71" w:rsidDel="00592A71">
              <w:rPr>
                <w:noProof/>
              </w:rPr>
              <w:delText>Appendix A – Command List</w:delText>
            </w:r>
            <w:r w:rsidDel="00592A71">
              <w:rPr>
                <w:noProof/>
                <w:webHidden/>
              </w:rPr>
              <w:tab/>
            </w:r>
          </w:del>
          <w:del w:id="3842" w:author="Sammartano, Marc (BIC USA)" w:date="2014-10-10T11:41:00Z">
            <w:r w:rsidDel="005B2E59">
              <w:rPr>
                <w:noProof/>
                <w:webHidden/>
              </w:rPr>
              <w:delText>143</w:delText>
            </w:r>
          </w:del>
        </w:p>
        <w:p w:rsidR="0028723B" w:rsidDel="00592A71" w:rsidRDefault="0028723B">
          <w:pPr>
            <w:pStyle w:val="TOC1"/>
            <w:tabs>
              <w:tab w:val="right" w:leader="dot" w:pos="9350"/>
            </w:tabs>
            <w:rPr>
              <w:del w:id="3843" w:author="Sammartano, Marc (BIC USA)" w:date="2014-10-10T17:43:00Z"/>
              <w:rFonts w:eastAsiaTheme="minorEastAsia"/>
              <w:noProof/>
            </w:rPr>
          </w:pPr>
          <w:del w:id="3844" w:author="Sammartano, Marc (BIC USA)" w:date="2014-10-10T17:43:00Z">
            <w:r w:rsidRPr="00592A71" w:rsidDel="00592A71">
              <w:rPr>
                <w:noProof/>
              </w:rPr>
              <w:delText>Appendix B – Sample Programs</w:delText>
            </w:r>
            <w:r w:rsidDel="00592A71">
              <w:rPr>
                <w:noProof/>
                <w:webHidden/>
              </w:rPr>
              <w:tab/>
            </w:r>
          </w:del>
          <w:del w:id="3845" w:author="Sammartano, Marc (BIC USA)" w:date="2014-10-10T11:41:00Z">
            <w:r w:rsidDel="005B2E59">
              <w:rPr>
                <w:noProof/>
                <w:webHidden/>
              </w:rPr>
              <w:delText>153</w:delText>
            </w:r>
          </w:del>
        </w:p>
        <w:p w:rsidR="0028723B" w:rsidDel="00592A71" w:rsidRDefault="0028723B">
          <w:pPr>
            <w:pStyle w:val="TOC1"/>
            <w:tabs>
              <w:tab w:val="right" w:leader="dot" w:pos="9350"/>
            </w:tabs>
            <w:rPr>
              <w:del w:id="3846" w:author="Sammartano, Marc (BIC USA)" w:date="2014-10-10T17:43:00Z"/>
              <w:rFonts w:eastAsiaTheme="minorEastAsia"/>
              <w:noProof/>
            </w:rPr>
          </w:pPr>
          <w:del w:id="3847" w:author="Sammartano, Marc (BIC USA)" w:date="2014-10-10T17:43:00Z">
            <w:r w:rsidRPr="00592A71" w:rsidDel="00592A71">
              <w:rPr>
                <w:noProof/>
              </w:rPr>
              <w:delText>Appendix C – Launcher Shortcut Tutorial</w:delText>
            </w:r>
            <w:r w:rsidDel="00592A71">
              <w:rPr>
                <w:noProof/>
                <w:webHidden/>
              </w:rPr>
              <w:tab/>
            </w:r>
          </w:del>
          <w:del w:id="3848" w:author="Sammartano, Marc (BIC USA)" w:date="2014-10-10T11:41:00Z">
            <w:r w:rsidDel="005B2E59">
              <w:rPr>
                <w:noProof/>
                <w:webHidden/>
              </w:rPr>
              <w:delText>154</w:delText>
            </w:r>
          </w:del>
        </w:p>
        <w:p w:rsidR="0028723B" w:rsidDel="00592A71" w:rsidRDefault="0028723B">
          <w:pPr>
            <w:pStyle w:val="TOC2"/>
            <w:rPr>
              <w:del w:id="3849" w:author="Sammartano, Marc (BIC USA)" w:date="2014-10-10T17:43:00Z"/>
              <w:rFonts w:eastAsiaTheme="minorEastAsia"/>
              <w:noProof/>
            </w:rPr>
          </w:pPr>
          <w:del w:id="3850" w:author="Sammartano, Marc (BIC USA)" w:date="2014-10-10T17:43:00Z">
            <w:r w:rsidRPr="00592A71" w:rsidDel="00592A71">
              <w:rPr>
                <w:noProof/>
              </w:rPr>
              <w:delText>Introduction</w:delText>
            </w:r>
            <w:r w:rsidDel="00592A71">
              <w:rPr>
                <w:noProof/>
                <w:webHidden/>
              </w:rPr>
              <w:tab/>
            </w:r>
          </w:del>
          <w:del w:id="3851" w:author="Sammartano, Marc (BIC USA)" w:date="2014-10-10T11:41:00Z">
            <w:r w:rsidDel="005B2E59">
              <w:rPr>
                <w:noProof/>
                <w:webHidden/>
              </w:rPr>
              <w:delText>154</w:delText>
            </w:r>
          </w:del>
        </w:p>
        <w:p w:rsidR="0028723B" w:rsidDel="00592A71" w:rsidRDefault="0028723B">
          <w:pPr>
            <w:pStyle w:val="TOC2"/>
            <w:rPr>
              <w:del w:id="3852" w:author="Sammartano, Marc (BIC USA)" w:date="2014-10-10T17:43:00Z"/>
              <w:rFonts w:eastAsiaTheme="minorEastAsia"/>
              <w:noProof/>
            </w:rPr>
          </w:pPr>
          <w:del w:id="3853" w:author="Sammartano, Marc (BIC USA)" w:date="2014-10-10T17:43:00Z">
            <w:r w:rsidRPr="00592A71" w:rsidDel="00592A71">
              <w:rPr>
                <w:noProof/>
              </w:rPr>
              <w:delText>How to Make a Shortcut Application (older versions of Android—prior to Android 4.0)</w:delText>
            </w:r>
            <w:r w:rsidDel="00592A71">
              <w:rPr>
                <w:noProof/>
                <w:webHidden/>
              </w:rPr>
              <w:tab/>
            </w:r>
          </w:del>
          <w:del w:id="3854" w:author="Sammartano, Marc (BIC USA)" w:date="2014-10-10T11:41:00Z">
            <w:r w:rsidDel="005B2E59">
              <w:rPr>
                <w:noProof/>
                <w:webHidden/>
              </w:rPr>
              <w:delText>154</w:delText>
            </w:r>
          </w:del>
        </w:p>
        <w:p w:rsidR="0028723B" w:rsidDel="00592A71" w:rsidRDefault="0028723B">
          <w:pPr>
            <w:pStyle w:val="TOC2"/>
            <w:rPr>
              <w:del w:id="3855" w:author="Sammartano, Marc (BIC USA)" w:date="2014-10-10T17:43:00Z"/>
              <w:rFonts w:eastAsiaTheme="minorEastAsia"/>
              <w:noProof/>
            </w:rPr>
          </w:pPr>
          <w:del w:id="3856" w:author="Sammartano, Marc (BIC USA)" w:date="2014-10-10T17:43:00Z">
            <w:r w:rsidRPr="00592A71" w:rsidDel="00592A71">
              <w:rPr>
                <w:noProof/>
              </w:rPr>
              <w:delText>How to Make a Shortcut Application (newer versions of Android—Android 4.0 and later)</w:delText>
            </w:r>
            <w:r w:rsidDel="00592A71">
              <w:rPr>
                <w:noProof/>
                <w:webHidden/>
              </w:rPr>
              <w:tab/>
            </w:r>
          </w:del>
          <w:del w:id="3857" w:author="Sammartano, Marc (BIC USA)" w:date="2014-10-10T11:41:00Z">
            <w:r w:rsidDel="005B2E59">
              <w:rPr>
                <w:noProof/>
                <w:webHidden/>
              </w:rPr>
              <w:delText>155</w:delText>
            </w:r>
          </w:del>
        </w:p>
        <w:p w:rsidR="0028723B" w:rsidDel="00592A71" w:rsidRDefault="0028723B">
          <w:pPr>
            <w:pStyle w:val="TOC2"/>
            <w:rPr>
              <w:del w:id="3858" w:author="Sammartano, Marc (BIC USA)" w:date="2014-10-10T17:43:00Z"/>
              <w:rFonts w:eastAsiaTheme="minorEastAsia"/>
              <w:noProof/>
            </w:rPr>
          </w:pPr>
          <w:del w:id="3859" w:author="Sammartano, Marc (BIC USA)" w:date="2014-10-10T17:43:00Z">
            <w:r w:rsidRPr="00592A71" w:rsidDel="00592A71">
              <w:rPr>
                <w:noProof/>
              </w:rPr>
              <w:delText>What you need to know</w:delText>
            </w:r>
            <w:r w:rsidDel="00592A71">
              <w:rPr>
                <w:noProof/>
                <w:webHidden/>
              </w:rPr>
              <w:tab/>
            </w:r>
          </w:del>
          <w:del w:id="3860" w:author="Sammartano, Marc (BIC USA)" w:date="2014-10-10T11:41:00Z">
            <w:r w:rsidDel="005B2E59">
              <w:rPr>
                <w:noProof/>
                <w:webHidden/>
              </w:rPr>
              <w:delText>156</w:delText>
            </w:r>
          </w:del>
        </w:p>
        <w:p w:rsidR="0028723B" w:rsidDel="00592A71" w:rsidRDefault="0028723B">
          <w:pPr>
            <w:pStyle w:val="TOC1"/>
            <w:tabs>
              <w:tab w:val="right" w:leader="dot" w:pos="9350"/>
            </w:tabs>
            <w:rPr>
              <w:del w:id="3861" w:author="Sammartano, Marc (BIC USA)" w:date="2014-10-10T17:43:00Z"/>
              <w:rFonts w:eastAsiaTheme="minorEastAsia"/>
              <w:noProof/>
            </w:rPr>
          </w:pPr>
          <w:del w:id="3862" w:author="Sammartano, Marc (BIC USA)" w:date="2014-10-10T17:43:00Z">
            <w:r w:rsidRPr="00592A71" w:rsidDel="00592A71">
              <w:rPr>
                <w:noProof/>
              </w:rPr>
              <w:delText>Appendix D – Building a Standalone Application</w:delText>
            </w:r>
            <w:r w:rsidDel="00592A71">
              <w:rPr>
                <w:noProof/>
                <w:webHidden/>
              </w:rPr>
              <w:tab/>
            </w:r>
          </w:del>
          <w:del w:id="3863" w:author="Sammartano, Marc (BIC USA)" w:date="2014-10-10T11:41:00Z">
            <w:r w:rsidDel="005B2E59">
              <w:rPr>
                <w:noProof/>
                <w:webHidden/>
              </w:rPr>
              <w:delText>157</w:delText>
            </w:r>
          </w:del>
        </w:p>
        <w:p w:rsidR="0028723B" w:rsidDel="00592A71" w:rsidRDefault="0028723B">
          <w:pPr>
            <w:pStyle w:val="TOC2"/>
            <w:rPr>
              <w:del w:id="3864" w:author="Sammartano, Marc (BIC USA)" w:date="2014-10-10T17:43:00Z"/>
              <w:rFonts w:eastAsiaTheme="minorEastAsia"/>
              <w:noProof/>
            </w:rPr>
          </w:pPr>
          <w:del w:id="3865" w:author="Sammartano, Marc (BIC USA)" w:date="2014-10-10T17:43:00Z">
            <w:r w:rsidRPr="00592A71" w:rsidDel="00592A71">
              <w:rPr>
                <w:noProof/>
              </w:rPr>
              <w:delText>Introduction</w:delText>
            </w:r>
            <w:r w:rsidDel="00592A71">
              <w:rPr>
                <w:noProof/>
                <w:webHidden/>
              </w:rPr>
              <w:tab/>
            </w:r>
          </w:del>
          <w:del w:id="3866" w:author="Sammartano, Marc (BIC USA)" w:date="2014-10-10T11:41:00Z">
            <w:r w:rsidDel="005B2E59">
              <w:rPr>
                <w:noProof/>
                <w:webHidden/>
              </w:rPr>
              <w:delText>157</w:delText>
            </w:r>
          </w:del>
        </w:p>
        <w:p w:rsidR="0028723B" w:rsidDel="00592A71" w:rsidRDefault="0028723B">
          <w:pPr>
            <w:pStyle w:val="TOC2"/>
            <w:rPr>
              <w:del w:id="3867" w:author="Sammartano, Marc (BIC USA)" w:date="2014-10-10T17:43:00Z"/>
              <w:rFonts w:eastAsiaTheme="minorEastAsia"/>
              <w:noProof/>
            </w:rPr>
          </w:pPr>
          <w:del w:id="3868" w:author="Sammartano, Marc (BIC USA)" w:date="2014-10-10T17:43:00Z">
            <w:r w:rsidRPr="00592A71" w:rsidDel="00592A71">
              <w:rPr>
                <w:noProof/>
              </w:rPr>
              <w:delText>License Information</w:delText>
            </w:r>
            <w:r w:rsidDel="00592A71">
              <w:rPr>
                <w:noProof/>
                <w:webHidden/>
              </w:rPr>
              <w:tab/>
            </w:r>
          </w:del>
          <w:del w:id="3869" w:author="Sammartano, Marc (BIC USA)" w:date="2014-10-10T11:41:00Z">
            <w:r w:rsidDel="005B2E59">
              <w:rPr>
                <w:noProof/>
                <w:webHidden/>
              </w:rPr>
              <w:delText>157</w:delText>
            </w:r>
          </w:del>
        </w:p>
        <w:p w:rsidR="0028723B" w:rsidDel="00592A71" w:rsidRDefault="0028723B">
          <w:pPr>
            <w:pStyle w:val="TOC2"/>
            <w:rPr>
              <w:del w:id="3870" w:author="Sammartano, Marc (BIC USA)" w:date="2014-10-10T17:43:00Z"/>
              <w:rFonts w:eastAsiaTheme="minorEastAsia"/>
              <w:noProof/>
            </w:rPr>
          </w:pPr>
          <w:del w:id="3871" w:author="Sammartano, Marc (BIC USA)" w:date="2014-10-10T17:43:00Z">
            <w:r w:rsidRPr="00592A71" w:rsidDel="00592A71">
              <w:rPr>
                <w:noProof/>
              </w:rPr>
              <w:delText>Before You Start</w:delText>
            </w:r>
            <w:r w:rsidDel="00592A71">
              <w:rPr>
                <w:noProof/>
                <w:webHidden/>
              </w:rPr>
              <w:tab/>
            </w:r>
          </w:del>
          <w:del w:id="3872" w:author="Sammartano, Marc (BIC USA)" w:date="2014-10-10T11:41:00Z">
            <w:r w:rsidDel="005B2E59">
              <w:rPr>
                <w:noProof/>
                <w:webHidden/>
              </w:rPr>
              <w:delText>157</w:delText>
            </w:r>
          </w:del>
        </w:p>
        <w:p w:rsidR="0028723B" w:rsidDel="00592A71" w:rsidRDefault="0028723B">
          <w:pPr>
            <w:pStyle w:val="TOC2"/>
            <w:rPr>
              <w:del w:id="3873" w:author="Sammartano, Marc (BIC USA)" w:date="2014-10-10T17:43:00Z"/>
              <w:rFonts w:eastAsiaTheme="minorEastAsia"/>
              <w:noProof/>
            </w:rPr>
          </w:pPr>
          <w:del w:id="3874" w:author="Sammartano, Marc (BIC USA)" w:date="2014-10-10T17:43:00Z">
            <w:r w:rsidRPr="00592A71" w:rsidDel="00592A71">
              <w:rPr>
                <w:noProof/>
              </w:rPr>
              <w:delText>Setting Up the Development Environment</w:delText>
            </w:r>
            <w:r w:rsidDel="00592A71">
              <w:rPr>
                <w:noProof/>
                <w:webHidden/>
              </w:rPr>
              <w:tab/>
            </w:r>
          </w:del>
          <w:del w:id="3875" w:author="Sammartano, Marc (BIC USA)" w:date="2014-10-10T11:41:00Z">
            <w:r w:rsidDel="005B2E59">
              <w:rPr>
                <w:noProof/>
                <w:webHidden/>
              </w:rPr>
              <w:delText>157</w:delText>
            </w:r>
          </w:del>
        </w:p>
        <w:p w:rsidR="0028723B" w:rsidDel="00592A71" w:rsidRDefault="0028723B">
          <w:pPr>
            <w:pStyle w:val="TOC2"/>
            <w:rPr>
              <w:del w:id="3876" w:author="Sammartano, Marc (BIC USA)" w:date="2014-10-10T17:43:00Z"/>
              <w:rFonts w:eastAsiaTheme="minorEastAsia"/>
              <w:noProof/>
            </w:rPr>
          </w:pPr>
          <w:del w:id="3877" w:author="Sammartano, Marc (BIC USA)" w:date="2014-10-10T17:43:00Z">
            <w:r w:rsidRPr="00592A71" w:rsidDel="00592A71">
              <w:rPr>
                <w:noProof/>
              </w:rPr>
              <w:delText>Download the BASIC! Source Code from the GitHub Repository</w:delText>
            </w:r>
            <w:r w:rsidDel="00592A71">
              <w:rPr>
                <w:noProof/>
                <w:webHidden/>
              </w:rPr>
              <w:tab/>
            </w:r>
          </w:del>
          <w:del w:id="3878" w:author="Sammartano, Marc (BIC USA)" w:date="2014-10-10T11:41:00Z">
            <w:r w:rsidDel="005B2E59">
              <w:rPr>
                <w:noProof/>
                <w:webHidden/>
              </w:rPr>
              <w:delText>158</w:delText>
            </w:r>
          </w:del>
        </w:p>
        <w:p w:rsidR="0028723B" w:rsidDel="00592A71" w:rsidRDefault="0028723B">
          <w:pPr>
            <w:pStyle w:val="TOC2"/>
            <w:rPr>
              <w:del w:id="3879" w:author="Sammartano, Marc (BIC USA)" w:date="2014-10-10T17:43:00Z"/>
              <w:rFonts w:eastAsiaTheme="minorEastAsia"/>
              <w:noProof/>
            </w:rPr>
          </w:pPr>
          <w:del w:id="3880" w:author="Sammartano, Marc (BIC USA)" w:date="2014-10-10T17:43:00Z">
            <w:r w:rsidRPr="00592A71" w:rsidDel="00592A71">
              <w:rPr>
                <w:noProof/>
              </w:rPr>
              <w:delText>Download the BASIC! Source Code from the Legacy Archive</w:delText>
            </w:r>
            <w:r w:rsidDel="00592A71">
              <w:rPr>
                <w:noProof/>
                <w:webHidden/>
              </w:rPr>
              <w:tab/>
            </w:r>
          </w:del>
          <w:del w:id="3881" w:author="Sammartano, Marc (BIC USA)" w:date="2014-10-10T11:41:00Z">
            <w:r w:rsidDel="005B2E59">
              <w:rPr>
                <w:noProof/>
                <w:webHidden/>
              </w:rPr>
              <w:delText>158</w:delText>
            </w:r>
          </w:del>
        </w:p>
        <w:p w:rsidR="0028723B" w:rsidDel="00592A71" w:rsidRDefault="0028723B">
          <w:pPr>
            <w:pStyle w:val="TOC2"/>
            <w:rPr>
              <w:del w:id="3882" w:author="Sammartano, Marc (BIC USA)" w:date="2014-10-10T17:43:00Z"/>
              <w:rFonts w:eastAsiaTheme="minorEastAsia"/>
              <w:noProof/>
            </w:rPr>
          </w:pPr>
          <w:del w:id="3883" w:author="Sammartano, Marc (BIC USA)" w:date="2014-10-10T17:43:00Z">
            <w:r w:rsidRPr="00592A71" w:rsidDel="00592A71">
              <w:rPr>
                <w:noProof/>
              </w:rPr>
              <w:delText>Create a New Project in Eclipse</w:delText>
            </w:r>
            <w:r w:rsidDel="00592A71">
              <w:rPr>
                <w:noProof/>
                <w:webHidden/>
              </w:rPr>
              <w:tab/>
            </w:r>
          </w:del>
          <w:del w:id="3884" w:author="Sammartano, Marc (BIC USA)" w:date="2014-10-10T11:41:00Z">
            <w:r w:rsidDel="005B2E59">
              <w:rPr>
                <w:noProof/>
                <w:webHidden/>
              </w:rPr>
              <w:delText>159</w:delText>
            </w:r>
          </w:del>
        </w:p>
        <w:p w:rsidR="0028723B" w:rsidDel="00592A71" w:rsidRDefault="0028723B">
          <w:pPr>
            <w:pStyle w:val="TOC2"/>
            <w:rPr>
              <w:del w:id="3885" w:author="Sammartano, Marc (BIC USA)" w:date="2014-10-10T17:43:00Z"/>
              <w:rFonts w:eastAsiaTheme="minorEastAsia"/>
              <w:noProof/>
            </w:rPr>
          </w:pPr>
          <w:del w:id="3886" w:author="Sammartano, Marc (BIC USA)" w:date="2014-10-10T17:43:00Z">
            <w:r w:rsidRPr="00592A71" w:rsidDel="00592A71">
              <w:rPr>
                <w:noProof/>
              </w:rPr>
              <w:delText>Rename the Package</w:delText>
            </w:r>
            <w:r w:rsidDel="00592A71">
              <w:rPr>
                <w:noProof/>
                <w:webHidden/>
              </w:rPr>
              <w:tab/>
            </w:r>
          </w:del>
          <w:del w:id="3887" w:author="Sammartano, Marc (BIC USA)" w:date="2014-10-10T11:41:00Z">
            <w:r w:rsidDel="005B2E59">
              <w:rPr>
                <w:noProof/>
                <w:webHidden/>
              </w:rPr>
              <w:delText>160</w:delText>
            </w:r>
          </w:del>
        </w:p>
        <w:p w:rsidR="0028723B" w:rsidDel="00592A71" w:rsidRDefault="0028723B">
          <w:pPr>
            <w:pStyle w:val="TOC2"/>
            <w:rPr>
              <w:del w:id="3888" w:author="Sammartano, Marc (BIC USA)" w:date="2014-10-10T17:43:00Z"/>
              <w:rFonts w:eastAsiaTheme="minorEastAsia"/>
              <w:noProof/>
            </w:rPr>
          </w:pPr>
          <w:del w:id="3889" w:author="Sammartano, Marc (BIC USA)" w:date="2014-10-10T17:43:00Z">
            <w:r w:rsidRPr="00592A71" w:rsidDel="00592A71">
              <w:rPr>
                <w:noProof/>
              </w:rPr>
              <w:delText>Modifications to setup.xml</w:delText>
            </w:r>
            <w:r w:rsidDel="00592A71">
              <w:rPr>
                <w:noProof/>
                <w:webHidden/>
              </w:rPr>
              <w:tab/>
            </w:r>
          </w:del>
          <w:del w:id="3890" w:author="Sammartano, Marc (BIC USA)" w:date="2014-10-10T11:41:00Z">
            <w:r w:rsidDel="005B2E59">
              <w:rPr>
                <w:noProof/>
                <w:webHidden/>
              </w:rPr>
              <w:delText>161</w:delText>
            </w:r>
          </w:del>
        </w:p>
        <w:p w:rsidR="0028723B" w:rsidDel="00592A71" w:rsidRDefault="0028723B">
          <w:pPr>
            <w:pStyle w:val="TOC2"/>
            <w:rPr>
              <w:del w:id="3891" w:author="Sammartano, Marc (BIC USA)" w:date="2014-10-10T17:43:00Z"/>
              <w:rFonts w:eastAsiaTheme="minorEastAsia"/>
              <w:noProof/>
            </w:rPr>
          </w:pPr>
          <w:del w:id="3892" w:author="Sammartano, Marc (BIC USA)" w:date="2014-10-10T17:43:00Z">
            <w:r w:rsidRPr="00592A71" w:rsidDel="00592A71">
              <w:rPr>
                <w:noProof/>
              </w:rPr>
              <w:delText>Advanced Customization with setup.xml</w:delText>
            </w:r>
            <w:r w:rsidDel="00592A71">
              <w:rPr>
                <w:noProof/>
                <w:webHidden/>
              </w:rPr>
              <w:tab/>
            </w:r>
          </w:del>
          <w:del w:id="3893" w:author="Sammartano, Marc (BIC USA)" w:date="2014-10-10T11:41:00Z">
            <w:r w:rsidDel="005B2E59">
              <w:rPr>
                <w:noProof/>
                <w:webHidden/>
              </w:rPr>
              <w:delText>163</w:delText>
            </w:r>
          </w:del>
        </w:p>
        <w:p w:rsidR="0028723B" w:rsidDel="00592A71" w:rsidRDefault="0028723B">
          <w:pPr>
            <w:pStyle w:val="TOC2"/>
            <w:rPr>
              <w:del w:id="3894" w:author="Sammartano, Marc (BIC USA)" w:date="2014-10-10T17:43:00Z"/>
              <w:rFonts w:eastAsiaTheme="minorEastAsia"/>
              <w:noProof/>
            </w:rPr>
          </w:pPr>
          <w:del w:id="3895" w:author="Sammartano, Marc (BIC USA)" w:date="2014-10-10T17:43:00Z">
            <w:r w:rsidRPr="00592A71" w:rsidDel="00592A71">
              <w:rPr>
                <w:noProof/>
              </w:rPr>
              <w:delText>Files and Resources</w:delText>
            </w:r>
            <w:r w:rsidDel="00592A71">
              <w:rPr>
                <w:noProof/>
                <w:webHidden/>
              </w:rPr>
              <w:tab/>
            </w:r>
          </w:del>
          <w:del w:id="3896" w:author="Sammartano, Marc (BIC USA)" w:date="2014-10-10T11:41:00Z">
            <w:r w:rsidDel="005B2E59">
              <w:rPr>
                <w:noProof/>
                <w:webHidden/>
              </w:rPr>
              <w:delText>163</w:delText>
            </w:r>
          </w:del>
        </w:p>
        <w:p w:rsidR="0028723B" w:rsidDel="00592A71" w:rsidRDefault="0028723B">
          <w:pPr>
            <w:pStyle w:val="TOC2"/>
            <w:rPr>
              <w:del w:id="3897" w:author="Sammartano, Marc (BIC USA)" w:date="2014-10-10T17:43:00Z"/>
              <w:rFonts w:eastAsiaTheme="minorEastAsia"/>
              <w:noProof/>
            </w:rPr>
          </w:pPr>
          <w:del w:id="3898" w:author="Sammartano, Marc (BIC USA)" w:date="2014-10-10T17:43:00Z">
            <w:r w:rsidRPr="00592A71" w:rsidDel="00592A71">
              <w:rPr>
                <w:noProof/>
              </w:rPr>
              <w:delText>Testing the APK</w:delText>
            </w:r>
            <w:r w:rsidDel="00592A71">
              <w:rPr>
                <w:noProof/>
                <w:webHidden/>
              </w:rPr>
              <w:tab/>
            </w:r>
          </w:del>
          <w:del w:id="3899" w:author="Sammartano, Marc (BIC USA)" w:date="2014-10-10T11:41:00Z">
            <w:r w:rsidDel="005B2E59">
              <w:rPr>
                <w:noProof/>
                <w:webHidden/>
              </w:rPr>
              <w:delText>164</w:delText>
            </w:r>
          </w:del>
        </w:p>
        <w:p w:rsidR="0028723B" w:rsidDel="00592A71" w:rsidRDefault="0028723B">
          <w:pPr>
            <w:pStyle w:val="TOC2"/>
            <w:rPr>
              <w:del w:id="3900" w:author="Sammartano, Marc (BIC USA)" w:date="2014-10-10T17:43:00Z"/>
              <w:rFonts w:eastAsiaTheme="minorEastAsia"/>
              <w:noProof/>
            </w:rPr>
          </w:pPr>
          <w:del w:id="3901" w:author="Sammartano, Marc (BIC USA)" w:date="2014-10-10T17:43:00Z">
            <w:r w:rsidRPr="00592A71" w:rsidDel="00592A71">
              <w:rPr>
                <w:noProof/>
              </w:rPr>
              <w:delText>Installing a BASIC! Program into the Application</w:delText>
            </w:r>
            <w:r w:rsidDel="00592A71">
              <w:rPr>
                <w:noProof/>
                <w:webHidden/>
              </w:rPr>
              <w:tab/>
            </w:r>
          </w:del>
          <w:del w:id="3902" w:author="Sammartano, Marc (BIC USA)" w:date="2014-10-10T11:41:00Z">
            <w:r w:rsidDel="005B2E59">
              <w:rPr>
                <w:noProof/>
                <w:webHidden/>
              </w:rPr>
              <w:delText>165</w:delText>
            </w:r>
          </w:del>
        </w:p>
        <w:p w:rsidR="0028723B" w:rsidDel="00592A71" w:rsidRDefault="0028723B">
          <w:pPr>
            <w:pStyle w:val="TOC2"/>
            <w:rPr>
              <w:del w:id="3903" w:author="Sammartano, Marc (BIC USA)" w:date="2014-10-10T17:43:00Z"/>
              <w:rFonts w:eastAsiaTheme="minorEastAsia"/>
              <w:noProof/>
            </w:rPr>
          </w:pPr>
          <w:del w:id="3904" w:author="Sammartano, Marc (BIC USA)" w:date="2014-10-10T17:43:00Z">
            <w:r w:rsidRPr="00592A71" w:rsidDel="00592A71">
              <w:rPr>
                <w:noProof/>
              </w:rPr>
              <w:delText>Application Icons</w:delText>
            </w:r>
            <w:r w:rsidDel="00592A71">
              <w:rPr>
                <w:noProof/>
                <w:webHidden/>
              </w:rPr>
              <w:tab/>
            </w:r>
          </w:del>
          <w:del w:id="3905" w:author="Sammartano, Marc (BIC USA)" w:date="2014-10-10T11:41:00Z">
            <w:r w:rsidDel="005B2E59">
              <w:rPr>
                <w:noProof/>
                <w:webHidden/>
              </w:rPr>
              <w:delText>167</w:delText>
            </w:r>
          </w:del>
        </w:p>
        <w:p w:rsidR="0028723B" w:rsidDel="00592A71" w:rsidRDefault="0028723B">
          <w:pPr>
            <w:pStyle w:val="TOC2"/>
            <w:rPr>
              <w:del w:id="3906" w:author="Sammartano, Marc (BIC USA)" w:date="2014-10-10T17:43:00Z"/>
              <w:rFonts w:eastAsiaTheme="minorEastAsia"/>
              <w:noProof/>
            </w:rPr>
          </w:pPr>
          <w:del w:id="3907" w:author="Sammartano, Marc (BIC USA)" w:date="2014-10-10T17:43:00Z">
            <w:r w:rsidRPr="00592A71" w:rsidDel="00592A71">
              <w:rPr>
                <w:noProof/>
              </w:rPr>
              <w:delText>Modifications to the AndroidManifest.xml File</w:delText>
            </w:r>
            <w:r w:rsidDel="00592A71">
              <w:rPr>
                <w:noProof/>
                <w:webHidden/>
              </w:rPr>
              <w:tab/>
            </w:r>
          </w:del>
          <w:del w:id="3908" w:author="Sammartano, Marc (BIC USA)" w:date="2014-10-10T11:41:00Z">
            <w:r w:rsidDel="005B2E59">
              <w:rPr>
                <w:noProof/>
                <w:webHidden/>
              </w:rPr>
              <w:delText>168</w:delText>
            </w:r>
          </w:del>
        </w:p>
        <w:p w:rsidR="0028723B" w:rsidDel="00592A71" w:rsidRDefault="0028723B">
          <w:pPr>
            <w:pStyle w:val="TOC3"/>
            <w:rPr>
              <w:del w:id="3909" w:author="Sammartano, Marc (BIC USA)" w:date="2014-10-10T17:43:00Z"/>
              <w:rFonts w:eastAsiaTheme="minorEastAsia"/>
              <w:noProof/>
            </w:rPr>
          </w:pPr>
          <w:del w:id="3910" w:author="Sammartano, Marc (BIC USA)" w:date="2014-10-10T17:43:00Z">
            <w:r w:rsidRPr="00592A71" w:rsidDel="00592A71">
              <w:rPr>
                <w:noProof/>
              </w:rPr>
              <w:delText>Setting the Version Number and Version Name</w:delText>
            </w:r>
            <w:r w:rsidDel="00592A71">
              <w:rPr>
                <w:noProof/>
                <w:webHidden/>
              </w:rPr>
              <w:tab/>
            </w:r>
          </w:del>
          <w:del w:id="3911" w:author="Sammartano, Marc (BIC USA)" w:date="2014-10-10T11:41:00Z">
            <w:r w:rsidDel="005B2E59">
              <w:rPr>
                <w:noProof/>
                <w:webHidden/>
              </w:rPr>
              <w:delText>168</w:delText>
            </w:r>
          </w:del>
        </w:p>
        <w:p w:rsidR="0028723B" w:rsidDel="00592A71" w:rsidRDefault="0028723B">
          <w:pPr>
            <w:pStyle w:val="TOC3"/>
            <w:rPr>
              <w:del w:id="3912" w:author="Sammartano, Marc (BIC USA)" w:date="2014-10-10T17:43:00Z"/>
              <w:rFonts w:eastAsiaTheme="minorEastAsia"/>
              <w:noProof/>
            </w:rPr>
          </w:pPr>
          <w:del w:id="3913" w:author="Sammartano, Marc (BIC USA)" w:date="2014-10-10T17:43:00Z">
            <w:r w:rsidRPr="00592A71" w:rsidDel="00592A71">
              <w:rPr>
                <w:noProof/>
              </w:rPr>
              <w:delText>Permissions</w:delText>
            </w:r>
            <w:r w:rsidDel="00592A71">
              <w:rPr>
                <w:noProof/>
                <w:webHidden/>
              </w:rPr>
              <w:tab/>
            </w:r>
          </w:del>
          <w:del w:id="3914" w:author="Sammartano, Marc (BIC USA)" w:date="2014-10-10T11:41:00Z">
            <w:r w:rsidDel="005B2E59">
              <w:rPr>
                <w:noProof/>
                <w:webHidden/>
              </w:rPr>
              <w:delText>168</w:delText>
            </w:r>
          </w:del>
        </w:p>
        <w:p w:rsidR="0028723B" w:rsidDel="00592A71" w:rsidRDefault="0028723B">
          <w:pPr>
            <w:pStyle w:val="TOC3"/>
            <w:rPr>
              <w:del w:id="3915" w:author="Sammartano, Marc (BIC USA)" w:date="2014-10-10T17:43:00Z"/>
              <w:rFonts w:eastAsiaTheme="minorEastAsia"/>
              <w:noProof/>
            </w:rPr>
          </w:pPr>
          <w:del w:id="3916" w:author="Sammartano, Marc (BIC USA)" w:date="2014-10-10T17:43:00Z">
            <w:r w:rsidRPr="00592A71" w:rsidDel="00592A71">
              <w:rPr>
                <w:noProof/>
              </w:rPr>
              <w:delText>Disable the Shortcut Launcher</w:delText>
            </w:r>
            <w:r w:rsidDel="00592A71">
              <w:rPr>
                <w:noProof/>
                <w:webHidden/>
              </w:rPr>
              <w:tab/>
            </w:r>
          </w:del>
          <w:del w:id="3917" w:author="Sammartano, Marc (BIC USA)" w:date="2014-10-10T11:41:00Z">
            <w:r w:rsidDel="005B2E59">
              <w:rPr>
                <w:noProof/>
                <w:webHidden/>
              </w:rPr>
              <w:delText>169</w:delText>
            </w:r>
          </w:del>
        </w:p>
        <w:p w:rsidR="0028723B" w:rsidDel="00592A71" w:rsidRDefault="0028723B">
          <w:pPr>
            <w:pStyle w:val="TOC3"/>
            <w:rPr>
              <w:del w:id="3918" w:author="Sammartano, Marc (BIC USA)" w:date="2014-10-10T17:43:00Z"/>
              <w:rFonts w:eastAsiaTheme="minorEastAsia"/>
              <w:noProof/>
            </w:rPr>
          </w:pPr>
          <w:del w:id="3919" w:author="Sammartano, Marc (BIC USA)" w:date="2014-10-10T17:43:00Z">
            <w:r w:rsidRPr="00592A71" w:rsidDel="00592A71">
              <w:rPr>
                <w:noProof/>
              </w:rPr>
              <w:delText>Launch at device boot</w:delText>
            </w:r>
            <w:r w:rsidDel="00592A71">
              <w:rPr>
                <w:noProof/>
                <w:webHidden/>
              </w:rPr>
              <w:tab/>
            </w:r>
          </w:del>
          <w:del w:id="3920" w:author="Sammartano, Marc (BIC USA)" w:date="2014-10-10T11:41:00Z">
            <w:r w:rsidDel="005B2E59">
              <w:rPr>
                <w:noProof/>
                <w:webHidden/>
              </w:rPr>
              <w:delText>170</w:delText>
            </w:r>
          </w:del>
        </w:p>
        <w:p w:rsidR="0028723B" w:rsidDel="00592A71" w:rsidRDefault="0028723B">
          <w:pPr>
            <w:pStyle w:val="TOC2"/>
            <w:rPr>
              <w:del w:id="3921" w:author="Sammartano, Marc (BIC USA)" w:date="2014-10-10T17:43:00Z"/>
              <w:rFonts w:eastAsiaTheme="minorEastAsia"/>
              <w:noProof/>
            </w:rPr>
          </w:pPr>
          <w:del w:id="3922" w:author="Sammartano, Marc (BIC USA)" w:date="2014-10-10T17:43:00Z">
            <w:r w:rsidRPr="00592A71" w:rsidDel="00592A71">
              <w:rPr>
                <w:noProof/>
              </w:rPr>
              <w:delText>Preferences</w:delText>
            </w:r>
            <w:r w:rsidDel="00592A71">
              <w:rPr>
                <w:noProof/>
                <w:webHidden/>
              </w:rPr>
              <w:tab/>
            </w:r>
          </w:del>
          <w:del w:id="3923" w:author="Sammartano, Marc (BIC USA)" w:date="2014-10-10T11:41:00Z">
            <w:r w:rsidDel="005B2E59">
              <w:rPr>
                <w:noProof/>
                <w:webHidden/>
              </w:rPr>
              <w:delText>170</w:delText>
            </w:r>
          </w:del>
        </w:p>
        <w:p w:rsidR="0028723B" w:rsidDel="00592A71" w:rsidRDefault="0028723B">
          <w:pPr>
            <w:pStyle w:val="TOC2"/>
            <w:rPr>
              <w:del w:id="3924" w:author="Sammartano, Marc (BIC USA)" w:date="2014-10-10T17:43:00Z"/>
              <w:rFonts w:eastAsiaTheme="minorEastAsia"/>
              <w:noProof/>
            </w:rPr>
          </w:pPr>
          <w:del w:id="3925" w:author="Sammartano, Marc (BIC USA)" w:date="2014-10-10T17:43:00Z">
            <w:r w:rsidRPr="00592A71" w:rsidDel="00592A71">
              <w:rPr>
                <w:noProof/>
              </w:rPr>
              <w:delText>Finished</w:delText>
            </w:r>
            <w:r w:rsidDel="00592A71">
              <w:rPr>
                <w:noProof/>
                <w:webHidden/>
              </w:rPr>
              <w:tab/>
            </w:r>
          </w:del>
          <w:del w:id="3926" w:author="Sammartano, Marc (BIC USA)" w:date="2014-10-10T11:41:00Z">
            <w:r w:rsidDel="005B2E59">
              <w:rPr>
                <w:noProof/>
                <w:webHidden/>
              </w:rPr>
              <w:delText>172</w:delText>
            </w:r>
          </w:del>
        </w:p>
        <w:p w:rsidR="0028723B" w:rsidDel="00592A71" w:rsidRDefault="0028723B">
          <w:pPr>
            <w:pStyle w:val="TOC1"/>
            <w:tabs>
              <w:tab w:val="right" w:leader="dot" w:pos="9350"/>
            </w:tabs>
            <w:rPr>
              <w:del w:id="3927" w:author="Sammartano, Marc (BIC USA)" w:date="2014-10-10T17:43:00Z"/>
              <w:rFonts w:eastAsiaTheme="minorEastAsia"/>
              <w:noProof/>
            </w:rPr>
          </w:pPr>
          <w:del w:id="3928" w:author="Sammartano, Marc (BIC USA)" w:date="2014-10-10T17:43:00Z">
            <w:r w:rsidRPr="00592A71" w:rsidDel="00592A71">
              <w:rPr>
                <w:noProof/>
              </w:rPr>
              <w:delText>Appendix E – BASIC! Distribution License</w:delText>
            </w:r>
            <w:r w:rsidDel="00592A71">
              <w:rPr>
                <w:noProof/>
                <w:webHidden/>
              </w:rPr>
              <w:tab/>
            </w:r>
          </w:del>
          <w:del w:id="3929" w:author="Sammartano, Marc (BIC USA)" w:date="2014-10-10T11:41:00Z">
            <w:r w:rsidDel="005B2E59">
              <w:rPr>
                <w:noProof/>
                <w:webHidden/>
              </w:rPr>
              <w:delText>173</w:delText>
            </w:r>
          </w:del>
        </w:p>
        <w:p w:rsidR="0028723B" w:rsidDel="00592A71" w:rsidRDefault="0028723B">
          <w:pPr>
            <w:pStyle w:val="TOC2"/>
            <w:rPr>
              <w:del w:id="3930" w:author="Sammartano, Marc (BIC USA)" w:date="2014-10-10T17:43:00Z"/>
              <w:rFonts w:eastAsiaTheme="minorEastAsia"/>
              <w:noProof/>
            </w:rPr>
          </w:pPr>
          <w:del w:id="3931" w:author="Sammartano, Marc (BIC USA)" w:date="2014-10-10T17:43:00Z">
            <w:r w:rsidRPr="00592A71" w:rsidDel="00592A71">
              <w:rPr>
                <w:rFonts w:eastAsia="Times New Roman"/>
                <w:noProof/>
              </w:rPr>
              <w:delText>Apache Commons</w:delText>
            </w:r>
            <w:r w:rsidDel="00592A71">
              <w:rPr>
                <w:noProof/>
                <w:webHidden/>
              </w:rPr>
              <w:tab/>
            </w:r>
          </w:del>
          <w:del w:id="3932" w:author="Sammartano, Marc (BIC USA)" w:date="2014-10-10T11:41:00Z">
            <w:r w:rsidDel="005B2E59">
              <w:rPr>
                <w:noProof/>
                <w:webHidden/>
              </w:rPr>
              <w:delText>184</w:delText>
            </w:r>
          </w:del>
        </w:p>
        <w:p w:rsidR="00374B67" w:rsidDel="00592A71" w:rsidRDefault="00520661">
          <w:pPr>
            <w:rPr>
              <w:del w:id="3933" w:author="Sammartano, Marc (BIC USA)" w:date="2014-10-10T17:46:00Z"/>
              <w:b/>
              <w:bCs/>
              <w:noProof/>
            </w:rPr>
          </w:pPr>
          <w:r>
            <w:rPr>
              <w:b/>
              <w:bCs/>
              <w:noProof/>
            </w:rPr>
            <w:fldChar w:fldCharType="end"/>
          </w:r>
        </w:p>
        <w:p w:rsidR="00374B67" w:rsidDel="00592A71" w:rsidRDefault="00374B67">
          <w:pPr>
            <w:rPr>
              <w:del w:id="3934" w:author="Sammartano, Marc (BIC USA)" w:date="2014-10-10T17:46:00Z"/>
              <w:b/>
              <w:bCs/>
              <w:noProof/>
            </w:rPr>
          </w:pPr>
        </w:p>
        <w:p w:rsidR="00374B67" w:rsidDel="00592A71" w:rsidRDefault="00374B67">
          <w:pPr>
            <w:rPr>
              <w:del w:id="3935" w:author="Sammartano, Marc (BIC USA)" w:date="2014-10-10T17:46:00Z"/>
              <w:b/>
              <w:bCs/>
              <w:noProof/>
            </w:rPr>
          </w:pPr>
        </w:p>
        <w:p w:rsidR="00CD5746" w:rsidRDefault="006C69AF"/>
      </w:sdtContent>
    </w:sdt>
    <w:p w:rsidR="00592A71" w:rsidRDefault="00592A71" w:rsidP="00592A71">
      <w:pPr>
        <w:rPr>
          <w:ins w:id="3936" w:author="Sammartano, Marc (BIC USA)" w:date="2014-10-10T17:47:00Z"/>
        </w:rPr>
      </w:pPr>
      <w:bookmarkStart w:id="3937" w:name="_Toc400726362"/>
      <w:bookmarkStart w:id="3938" w:name="_GoBack"/>
      <w:bookmarkEnd w:id="3938"/>
    </w:p>
    <w:p w:rsidR="00592A71" w:rsidRDefault="00592A71" w:rsidP="00592A71">
      <w:pPr>
        <w:rPr>
          <w:ins w:id="3939" w:author="Sammartano, Marc (BIC USA)" w:date="2014-10-10T17:47:00Z"/>
        </w:rPr>
      </w:pPr>
    </w:p>
    <w:p w:rsidR="00592A71" w:rsidRDefault="00592A71" w:rsidP="00592A71">
      <w:pPr>
        <w:rPr>
          <w:ins w:id="3940" w:author="Sammartano, Marc (BIC USA)" w:date="2014-10-10T17:47:00Z"/>
        </w:rPr>
      </w:pPr>
    </w:p>
    <w:p w:rsidR="00592A71" w:rsidRDefault="00592A71" w:rsidP="00592A71">
      <w:pPr>
        <w:rPr>
          <w:ins w:id="3941" w:author="Sammartano, Marc (BIC USA)" w:date="2014-10-10T17:46:00Z"/>
        </w:rPr>
      </w:pPr>
    </w:p>
    <w:p w:rsidR="00ED0E8A" w:rsidRDefault="00ED0E8A" w:rsidP="00ED0E8A">
      <w:pPr>
        <w:pStyle w:val="Heading1"/>
      </w:pPr>
      <w:r>
        <w:lastRenderedPageBreak/>
        <w:t>Changes in this Version</w:t>
      </w:r>
      <w:bookmarkEnd w:id="3937"/>
    </w:p>
    <w:p w:rsidR="00FA3111" w:rsidRDefault="00374B67" w:rsidP="00106CC9">
      <w:pPr>
        <w:pStyle w:val="ListParagraph"/>
        <w:numPr>
          <w:ilvl w:val="0"/>
          <w:numId w:val="3"/>
        </w:numPr>
      </w:pPr>
      <w:del w:id="3942" w:author="Sammartano, Marc (BIC USA)" w:date="2014-10-10T17:44:00Z">
        <w:r w:rsidDel="00592A71">
          <w:delText>Added a "</w:delText>
        </w:r>
        <w:r w:rsidR="00E71007" w:rsidDel="00592A71">
          <w:delText>Hello, World!</w:delText>
        </w:r>
        <w:r w:rsidRPr="00374B67" w:rsidDel="00592A71">
          <w:delText xml:space="preserve"> </w:delText>
        </w:r>
        <w:r w:rsidDel="00592A71">
          <w:delText>"</w:delText>
        </w:r>
        <w:r w:rsidR="00E71007" w:rsidDel="00592A71">
          <w:delText xml:space="preserve"> first program to explain statement syntax</w:delText>
        </w:r>
        <w:r w:rsidR="00854349" w:rsidDel="00592A71">
          <w:delText>.</w:delText>
        </w:r>
      </w:del>
    </w:p>
    <w:p w:rsidR="00E71007" w:rsidRDefault="00E71007" w:rsidP="00E71007">
      <w:pPr>
        <w:pStyle w:val="ListParagraph"/>
        <w:numPr>
          <w:ilvl w:val="0"/>
          <w:numId w:val="3"/>
        </w:numPr>
      </w:pPr>
      <w:del w:id="3943" w:author="Sammartano, Marc (BIC USA)" w:date="2014-10-10T17:44:00Z">
        <w:r w:rsidDel="00592A71">
          <w:delText xml:space="preserve">Clarified </w:delText>
        </w:r>
        <w:r w:rsidR="00AD011C" w:rsidDel="00592A71">
          <w:delText>im</w:delText>
        </w:r>
        <w:r w:rsidR="009A792E" w:rsidDel="00592A71">
          <w:delText>plicit</w:delText>
        </w:r>
        <w:r w:rsidDel="00592A71">
          <w:delText xml:space="preserve"> </w:delText>
        </w:r>
        <w:r w:rsidRPr="00743FE0" w:rsidDel="00592A71">
          <w:rPr>
            <w:b/>
          </w:rPr>
          <w:delText>Let</w:delText>
        </w:r>
        <w:r w:rsidR="009A792E" w:rsidDel="00592A71">
          <w:delText xml:space="preserve"> command and added implicit </w:delText>
        </w:r>
        <w:r w:rsidR="009A792E" w:rsidDel="00592A71">
          <w:rPr>
            <w:b/>
          </w:rPr>
          <w:delText>CALL</w:delText>
        </w:r>
        <w:r w:rsidR="009A792E" w:rsidDel="00592A71">
          <w:delText>.</w:delText>
        </w:r>
      </w:del>
    </w:p>
    <w:p w:rsidR="009A792E" w:rsidRDefault="00E71007" w:rsidP="00E71007">
      <w:pPr>
        <w:pStyle w:val="ListParagraph"/>
        <w:numPr>
          <w:ilvl w:val="0"/>
          <w:numId w:val="3"/>
        </w:numPr>
      </w:pPr>
      <w:del w:id="3944" w:author="Sammartano, Marc (BIC USA)" w:date="2014-10-10T17:44:00Z">
        <w:r w:rsidDel="00592A71">
          <w:delText xml:space="preserve">Extended ASCII() and UCODE() functions to </w:delText>
        </w:r>
        <w:r w:rsidR="009A792E" w:rsidDel="00592A71">
          <w:delText>select a character within a string.</w:delText>
        </w:r>
      </w:del>
    </w:p>
    <w:p w:rsidR="00E71007" w:rsidRDefault="009A792E" w:rsidP="00E71007">
      <w:pPr>
        <w:pStyle w:val="ListParagraph"/>
        <w:numPr>
          <w:ilvl w:val="0"/>
          <w:numId w:val="3"/>
        </w:numPr>
      </w:pPr>
      <w:del w:id="3945" w:author="Sammartano, Marc (BIC USA)" w:date="2014-10-10T17:44:00Z">
        <w:r w:rsidDel="00592A71">
          <w:delText>Extended CHR$() function to create multicharacter strings.</w:delText>
        </w:r>
      </w:del>
    </w:p>
    <w:p w:rsidR="00AD011C" w:rsidDel="00592A71" w:rsidRDefault="00AD011C" w:rsidP="00106CC9">
      <w:pPr>
        <w:pStyle w:val="ListParagraph"/>
        <w:numPr>
          <w:ilvl w:val="0"/>
          <w:numId w:val="3"/>
        </w:numPr>
        <w:rPr>
          <w:del w:id="3946" w:author="Sammartano, Marc (BIC USA)" w:date="2014-10-10T17:44:00Z"/>
        </w:rPr>
      </w:pPr>
      <w:del w:id="3947" w:author="Sammartano, Marc (BIC USA)" w:date="2014-10-10T17:44:00Z">
        <w:r w:rsidDel="00592A71">
          <w:delText>Edited the descriptions of the IS_IN(), STARTS_WITH(), and ENDS_WITH() functions for clarity.</w:delText>
        </w:r>
      </w:del>
    </w:p>
    <w:p w:rsidR="00AD011C" w:rsidDel="00592A71" w:rsidRDefault="00AD011C" w:rsidP="00AD011C">
      <w:pPr>
        <w:pStyle w:val="ListParagraph"/>
        <w:numPr>
          <w:ilvl w:val="0"/>
          <w:numId w:val="3"/>
        </w:numPr>
        <w:rPr>
          <w:del w:id="3948" w:author="Sammartano, Marc (BIC USA)" w:date="2014-10-10T17:44:00Z"/>
        </w:rPr>
      </w:pPr>
      <w:del w:id="3949" w:author="Sammartano, Marc (BIC USA)" w:date="2014-10-10T17:44:00Z">
        <w:r w:rsidDel="00592A71">
          <w:delText>Corrected an error concerning timezones in the description of the TIME() functions.</w:delText>
        </w:r>
      </w:del>
    </w:p>
    <w:p w:rsidR="00AD011C" w:rsidDel="00592A71" w:rsidRDefault="00AD011C" w:rsidP="00106CC9">
      <w:pPr>
        <w:pStyle w:val="ListParagraph"/>
        <w:numPr>
          <w:ilvl w:val="0"/>
          <w:numId w:val="3"/>
        </w:numPr>
        <w:rPr>
          <w:del w:id="3950" w:author="Sammartano, Marc (BIC USA)" w:date="2014-10-10T17:44:00Z"/>
        </w:rPr>
      </w:pPr>
      <w:del w:id="3951" w:author="Sammartano, Marc (BIC USA)" w:date="2014-10-10T17:44:00Z">
        <w:r w:rsidDel="00592A71">
          <w:delText>Added details to the description of the INPUT command.</w:delText>
        </w:r>
      </w:del>
    </w:p>
    <w:p w:rsidR="00AD011C" w:rsidDel="00592A71" w:rsidRDefault="00AD011C" w:rsidP="00106CC9">
      <w:pPr>
        <w:pStyle w:val="ListParagraph"/>
        <w:numPr>
          <w:ilvl w:val="0"/>
          <w:numId w:val="3"/>
        </w:numPr>
        <w:rPr>
          <w:del w:id="3952" w:author="Sammartano, Marc (BIC USA)" w:date="2014-10-10T17:44:00Z"/>
        </w:rPr>
      </w:pPr>
      <w:del w:id="3953" w:author="Sammartano, Marc (BIC USA)" w:date="2014-10-10T17:44:00Z">
        <w:r w:rsidDel="00592A71">
          <w:delText>Corrected the URL for finding an external or WAN IP.</w:delText>
        </w:r>
      </w:del>
    </w:p>
    <w:p w:rsidR="00AD011C" w:rsidDel="00592A71" w:rsidRDefault="00AD011C" w:rsidP="00106CC9">
      <w:pPr>
        <w:pStyle w:val="ListParagraph"/>
        <w:numPr>
          <w:ilvl w:val="0"/>
          <w:numId w:val="3"/>
        </w:numPr>
        <w:rPr>
          <w:del w:id="3954" w:author="Sammartano, Marc (BIC USA)" w:date="2014-10-10T17:44:00Z"/>
        </w:rPr>
      </w:pPr>
      <w:del w:id="3955" w:author="Sammartano, Marc (BIC USA)" w:date="2014-10-10T17:44:00Z">
        <w:r w:rsidDel="00592A71">
          <w:delText>Added more data returned with the Device command and added the Phone.Info command.</w:delText>
        </w:r>
      </w:del>
    </w:p>
    <w:p w:rsidR="00AD011C" w:rsidDel="00592A71" w:rsidRDefault="00AD011C" w:rsidP="00106CC9">
      <w:pPr>
        <w:pStyle w:val="ListParagraph"/>
        <w:numPr>
          <w:ilvl w:val="0"/>
          <w:numId w:val="3"/>
        </w:numPr>
        <w:rPr>
          <w:del w:id="3956" w:author="Sammartano, Marc (BIC USA)" w:date="2014-10-10T17:44:00Z"/>
        </w:rPr>
      </w:pPr>
      <w:del w:id="3957" w:author="Sammartano, Marc (BIC USA)" w:date="2014-10-10T17:44:00Z">
        <w:r w:rsidDel="00592A71">
          <w:delText>Extended GR.Modify to accept more than one tag/value pair.</w:delText>
        </w:r>
      </w:del>
    </w:p>
    <w:p w:rsidR="00374B67" w:rsidRDefault="00374B67">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3958" w:name="_Toc400726363"/>
      <w:r>
        <w:lastRenderedPageBreak/>
        <w:t>About the Title, De Re BASIC!</w:t>
      </w:r>
      <w:bookmarkEnd w:id="3958"/>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3959" w:name="_Toc400726364"/>
      <w:r>
        <w:t>About the Cover Art</w:t>
      </w:r>
      <w:bookmarkEnd w:id="3959"/>
    </w:p>
    <w:p w:rsidR="00152B7B" w:rsidRPr="00152B7B" w:rsidRDefault="00152B7B" w:rsidP="00152B7B">
      <w:r>
        <w:t xml:space="preserve">Thanks to BASIC! user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3960" w:name="_Toc400726365"/>
      <w:r>
        <w:t>Technical Editor</w:t>
      </w:r>
      <w:bookmarkEnd w:id="3960"/>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3961" w:name="_Toc400726366"/>
      <w:r>
        <w:t>Getting BASIC!</w:t>
      </w:r>
      <w:bookmarkEnd w:id="3961"/>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2A558D" w:rsidRDefault="002A558D" w:rsidP="002A558D">
      <w:pPr>
        <w:pStyle w:val="Heading1"/>
      </w:pPr>
      <w:bookmarkStart w:id="3962" w:name="_Toc400726367"/>
      <w:r>
        <w:t>BASIC! Forum</w:t>
      </w:r>
      <w:bookmarkEnd w:id="3962"/>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3963" w:name="_Toc400726368"/>
      <w:r>
        <w:t>BASIC! Tutorial</w:t>
      </w:r>
      <w:bookmarkEnd w:id="396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3964" w:name="_Toc400726369"/>
      <w:r>
        <w:t>BASIC! Operation</w:t>
      </w:r>
      <w:bookmarkEnd w:id="3964"/>
    </w:p>
    <w:p w:rsidR="00A458DC" w:rsidRDefault="00A458DC" w:rsidP="00EB1F62">
      <w:pPr>
        <w:pStyle w:val="Heading2"/>
      </w:pPr>
      <w:bookmarkStart w:id="3965" w:name="_Toc400726370"/>
      <w:r>
        <w:t>Permissions</w:t>
      </w:r>
      <w:bookmarkEnd w:id="396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lastRenderedPageBreak/>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3966" w:name="_Toc400726371"/>
      <w:r>
        <w:t>Editor</w:t>
      </w:r>
      <w:bookmarkEnd w:id="3966"/>
    </w:p>
    <w:p w:rsidR="00A37BE6" w:rsidRPr="005F4916" w:rsidRDefault="00A37BE6" w:rsidP="005F4916">
      <w:pPr>
        <w:pStyle w:val="Heading3"/>
      </w:pPr>
      <w:bookmarkStart w:id="3967" w:name="_Toc400726372"/>
      <w:r w:rsidRPr="005F4916">
        <w:t>Editing the program</w:t>
      </w:r>
      <w:bookmarkEnd w:id="396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w:t>
      </w:r>
      <w:del w:id="3968" w:author="Sammartano, Marc (BIC USA)" w:date="2014-10-10T11:55:00Z">
        <w:r w:rsidDel="00074D68">
          <w:delText xml:space="preserve"> </w:delText>
        </w:r>
      </w:del>
      <w:r>
        <w:t xml:space="preserve">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3969" w:name="_Toc400726373"/>
      <w:r>
        <w:t>Line Continuation</w:t>
      </w:r>
      <w:bookmarkEnd w:id="396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del w:id="3970" w:author="Sammartano, Marc (BIC USA)" w:date="2014-10-10T11:55:00Z">
        <w:r w:rsidR="00432427" w:rsidDel="00074D68">
          <w:delText xml:space="preserve"> </w:delText>
        </w:r>
      </w:del>
      <w:r w:rsidR="00432427" w:rsidRPr="00432427">
        <w:t>This behavior is slightly different in the Array.load and List.add commands; see the descriptions of those commands for details.</w:t>
      </w:r>
    </w:p>
    <w:p w:rsidR="00DF1DC6" w:rsidRDefault="00DF1DC6" w:rsidP="00DF1DC6">
      <w:r>
        <w:lastRenderedPageBreak/>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3971" w:name="_Toc400726374"/>
      <w:r>
        <w:t># - Format Line</w:t>
      </w:r>
      <w:bookmarkEnd w:id="3971"/>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3972" w:name="_Toc400726375"/>
      <w:r w:rsidRPr="005F4916">
        <w:t>Menus</w:t>
      </w:r>
      <w:bookmarkEnd w:id="3972"/>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lastRenderedPageBreak/>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del w:id="3973" w:author="Sammartano, Marc (BIC USA)" w:date="2014-10-10T11:55:00Z">
        <w:r w:rsidDel="00074D68">
          <w:delText xml:space="preserve"> </w:delText>
        </w:r>
      </w:del>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 xml:space="preserve">Search for strings in the program being edited. </w:t>
      </w:r>
      <w:del w:id="3974" w:author="Sammartano, Marc (BIC USA)" w:date="2014-10-10T11:55:00Z">
        <w:r w:rsidDel="00074D68">
          <w:delText xml:space="preserve"> </w:delText>
        </w:r>
      </w:del>
      <w:r>
        <w:t>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lastRenderedPageBreak/>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del w:id="3975" w:author="Sammartano, Marc (BIC USA)" w:date="2014-10-10T11:55:00Z">
        <w:r w:rsidR="00035D7F" w:rsidDel="00074D68">
          <w:delText xml:space="preserve"> </w:delText>
        </w:r>
      </w:del>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lastRenderedPageBreak/>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lastRenderedPageBreak/>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3976" w:name="_Toc400726376"/>
      <w:r>
        <w:lastRenderedPageBreak/>
        <w:t>Run</w:t>
      </w:r>
      <w:bookmarkEnd w:id="3976"/>
    </w:p>
    <w:p w:rsidR="005D5CE9" w:rsidRPr="00A37BE6" w:rsidRDefault="00E462EF" w:rsidP="005D5CE9">
      <w:r>
        <w:t>Press</w:t>
      </w:r>
      <w:r w:rsidR="00935006">
        <w:t>ing</w:t>
      </w:r>
      <w:r>
        <w:t xml:space="preserve"> the Menu Run button starts</w:t>
      </w:r>
      <w:r w:rsidR="00611329">
        <w:t xml:space="preserve"> the program</w:t>
      </w:r>
      <w:r>
        <w:t xml:space="preserve"> running. </w:t>
      </w:r>
      <w:del w:id="3977" w:author="Sammartano, Marc (BIC USA)" w:date="2014-10-10T11:56:00Z">
        <w:r w:rsidR="005D5CE9" w:rsidDel="00074D68">
          <w:delText xml:space="preserve"> </w:delText>
        </w:r>
      </w:del>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del w:id="3978" w:author="Sammartano, Marc (BIC USA)" w:date="2014-10-10T11:56:00Z">
        <w:r w:rsidR="00611329" w:rsidDel="00074D68">
          <w:delText xml:space="preserve"> </w:delText>
        </w:r>
      </w:del>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3979" w:name="_Toc400726377"/>
      <w:r>
        <w:t>Menu</w:t>
      </w:r>
      <w:bookmarkEnd w:id="3979"/>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3980" w:name="_Toc400726378"/>
      <w:r>
        <w:t>Crashes</w:t>
      </w:r>
      <w:bookmarkEnd w:id="3980"/>
    </w:p>
    <w:p w:rsidR="00BF6569" w:rsidRPr="00BF6569" w:rsidRDefault="00BF6569" w:rsidP="006746E9">
      <w:r>
        <w:t xml:space="preserve">BASIC! is a very large and complex program that is constantly under development. From time to time, it will crash. </w:t>
      </w:r>
      <w:del w:id="3981" w:author="Sammartano, Marc (BIC USA)" w:date="2014-10-10T11:56:00Z">
        <w:r w:rsidDel="00074D68">
          <w:delText xml:space="preserve"> </w:delText>
        </w:r>
      </w:del>
      <w:r w:rsidR="006746E9">
        <w:t xml:space="preserve">Previous versions of BASIC! supported automatic crash reporting. This feature has been </w:t>
      </w:r>
      <w:r w:rsidR="006746E9">
        <w:lastRenderedPageBreak/>
        <w:t>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3982" w:name="_Toc400726379"/>
      <w:r>
        <w:t>A</w:t>
      </w:r>
      <w:r w:rsidR="00F95814">
        <w:t xml:space="preserve"> BASIC! Program</w:t>
      </w:r>
      <w:bookmarkEnd w:id="3982"/>
    </w:p>
    <w:p w:rsidR="0019086E" w:rsidRDefault="0019086E" w:rsidP="0019086E">
      <w:r>
        <w:t xml:space="preserve">A BASIC! program is made up of lines of text. With a few exceptions that will be explained later, each line of text is a single </w:t>
      </w:r>
      <w:r w:rsidRPr="00F95814">
        <w:rPr>
          <w:b/>
        </w:rPr>
        <w:t>statement</w:t>
      </w:r>
      <w:r>
        <w:t>.</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Default="0019086E" w:rsidP="0019086E">
      <w:pPr>
        <w:pStyle w:val="Codeexample"/>
      </w:pPr>
      <w: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press the </w:t>
      </w:r>
      <w:r w:rsidRPr="00CA5393">
        <w:rPr>
          <w:b/>
        </w:rPr>
        <w:t>MENU</w:t>
      </w:r>
      <w:r>
        <w:t xml:space="preserve"> key or icon and select </w:t>
      </w:r>
      <w:r w:rsidRPr="00CA5393">
        <w:rPr>
          <w:b/>
        </w:rPr>
        <w:t>Run</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3983" w:name="_Toc400726380"/>
      <w:r>
        <w:t>Command Description Syntax</w:t>
      </w:r>
      <w:bookmarkEnd w:id="3983"/>
    </w:p>
    <w:p w:rsidR="00641F8E" w:rsidRPr="00641F8E" w:rsidRDefault="00D12DC2" w:rsidP="00EB1F62">
      <w:pPr>
        <w:pStyle w:val="Heading2"/>
      </w:pPr>
      <w:bookmarkStart w:id="3984" w:name="_Toc400726381"/>
      <w:r>
        <w:t>Upper and Lower</w:t>
      </w:r>
      <w:r w:rsidR="00FB578F">
        <w:t xml:space="preserve"> </w:t>
      </w:r>
      <w:r w:rsidR="00641F8E">
        <w:t>Case</w:t>
      </w:r>
      <w:bookmarkEnd w:id="3984"/>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3985" w:name="_Toc400726382"/>
      <w:r>
        <w:t>&lt;</w:t>
      </w:r>
      <w:r w:rsidR="004053B7">
        <w:t>n</w:t>
      </w:r>
      <w:r>
        <w:t>exp&gt;</w:t>
      </w:r>
      <w:r w:rsidR="00792AD4">
        <w:t>,</w:t>
      </w:r>
      <w:r w:rsidR="004053B7">
        <w:t xml:space="preserve"> &lt;sexp&gt;</w:t>
      </w:r>
      <w:r w:rsidR="008259D5">
        <w:t xml:space="preserve"> and &lt;lexp</w:t>
      </w:r>
      <w:r w:rsidR="007F4DB0">
        <w:t>&gt;</w:t>
      </w:r>
      <w:bookmarkEnd w:id="3985"/>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3986" w:name="_Toc400726383"/>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3986"/>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3987" w:name="_Toc400726384"/>
      <w:r>
        <w:t>Array[] and Array$[]</w:t>
      </w:r>
      <w:bookmarkEnd w:id="3987"/>
    </w:p>
    <w:p w:rsidR="004053B7" w:rsidRDefault="004053B7" w:rsidP="004053B7">
      <w:r>
        <w:t>This notation implies that an array name without indices must be used.</w:t>
      </w:r>
    </w:p>
    <w:p w:rsidR="00914B76" w:rsidRDefault="00914B76" w:rsidP="00914B76">
      <w:pPr>
        <w:pStyle w:val="Heading2"/>
      </w:pPr>
      <w:bookmarkStart w:id="3988" w:name="_Toc400726385"/>
      <w:r>
        <w:lastRenderedPageBreak/>
        <w:t>Array[{</w:t>
      </w:r>
      <w:r w:rsidR="006F2915">
        <w:t>&lt;</w:t>
      </w:r>
      <w:r>
        <w:t>start</w:t>
      </w:r>
      <w:r w:rsidR="006F2915">
        <w:t>&gt;</w:t>
      </w:r>
      <w:r>
        <w:t>,</w:t>
      </w:r>
      <w:r w:rsidR="006F2915">
        <w:t>&lt;</w:t>
      </w:r>
      <w:r>
        <w:t>length</w:t>
      </w:r>
      <w:r w:rsidR="006F2915">
        <w:t>&gt;</w:t>
      </w:r>
      <w:r>
        <w:t>}] and Array$[</w:t>
      </w:r>
      <w:r w:rsidR="006F2915">
        <w:t>{&lt;start&gt;,&lt;length&gt;}</w:t>
      </w:r>
      <w:r>
        <w:t>]</w:t>
      </w:r>
      <w:bookmarkEnd w:id="3988"/>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3989" w:name="_Toc400726386"/>
      <w:r>
        <w:t>{something}</w:t>
      </w:r>
      <w:bookmarkEnd w:id="3989"/>
    </w:p>
    <w:p w:rsidR="0039686D" w:rsidRDefault="0039686D" w:rsidP="004053B7">
      <w:r>
        <w:t>Indicates something optional.</w:t>
      </w:r>
    </w:p>
    <w:p w:rsidR="00FB578F" w:rsidRDefault="00317ABB" w:rsidP="00EB1F62">
      <w:pPr>
        <w:pStyle w:val="Heading2"/>
      </w:pPr>
      <w:bookmarkStart w:id="3990" w:name="_Toc400726387"/>
      <w:r>
        <w:t>{ A | B |C }</w:t>
      </w:r>
      <w:bookmarkEnd w:id="3990"/>
      <w:r w:rsidR="00FB578F">
        <w:t xml:space="preserve"> </w:t>
      </w:r>
    </w:p>
    <w:p w:rsidR="00317ABB" w:rsidRDefault="00FB578F" w:rsidP="00394453">
      <w:r>
        <w:t xml:space="preserve">This notation suggests that a choice of either A, B, or C, must be made. </w:t>
      </w:r>
      <w:del w:id="3991" w:author="Sammartano, Marc (BIC USA)" w:date="2014-10-10T11:56:00Z">
        <w:r w:rsidDel="00074D68">
          <w:delText xml:space="preserve"> </w:delText>
        </w:r>
      </w:del>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r w:rsidR="003D23A1">
        <w:t>…</w:t>
      </w:r>
    </w:p>
    <w:p w:rsidR="00317ABB" w:rsidRPr="00FB578F" w:rsidRDefault="00317ABB" w:rsidP="00AF673E">
      <w:pPr>
        <w:spacing w:after="0"/>
        <w:ind w:left="720"/>
      </w:pPr>
      <w:r w:rsidRPr="00FB578F">
        <w:t>Text.open a, fn</w:t>
      </w:r>
      <w:r w:rsidR="003D23A1">
        <w:t>…</w:t>
      </w:r>
    </w:p>
    <w:p w:rsidR="00063781" w:rsidRDefault="00063781" w:rsidP="00EB1F62">
      <w:pPr>
        <w:pStyle w:val="Heading2"/>
      </w:pPr>
      <w:bookmarkStart w:id="3992" w:name="_Toc400726388"/>
      <w:r>
        <w:t>X</w:t>
      </w:r>
      <w:r w:rsidR="003D23A1">
        <w:t>,</w:t>
      </w:r>
      <w:r>
        <w:t xml:space="preserve"> </w:t>
      </w:r>
      <w:r w:rsidR="003D23A1">
        <w:t>...</w:t>
      </w:r>
      <w:bookmarkEnd w:id="399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3993" w:name="_Toc400726389"/>
      <w:r>
        <w:t>{</w:t>
      </w:r>
      <w:r w:rsidR="0039686D">
        <w:t>,</w:t>
      </w:r>
      <w:r>
        <w:t>n</w:t>
      </w:r>
      <w:r w:rsidR="003D23A1">
        <w:t>}</w:t>
      </w:r>
      <w:r>
        <w:t xml:space="preserve"> </w:t>
      </w:r>
      <w:r w:rsidR="003D23A1">
        <w:t>...</w:t>
      </w:r>
      <w:bookmarkEnd w:id="399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3994" w:name="_Toc400726390"/>
      <w:r>
        <w:t>&lt;statement&gt;</w:t>
      </w:r>
      <w:bookmarkEnd w:id="399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3995" w:name="_Toc400726391"/>
      <w:r>
        <w:t>Numbers</w:t>
      </w:r>
      <w:bookmarkEnd w:id="3995"/>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ins w:id="3996" w:author="Sammartano, Marc (BIC USA)" w:date="2014-10-08T16:11:00Z">
        <w:r w:rsidR="008705F6">
          <w:t>I</w:t>
        </w:r>
      </w:ins>
      <w:ins w:id="3997" w:author="Sammartano, Marc (BIC USA)" w:date="2014-10-08T16:12:00Z">
        <w:r w:rsidR="008705F6">
          <w:t>NT</w:t>
        </w:r>
      </w:ins>
      <w:ins w:id="3998" w:author="Sammartano, Marc (BIC USA)" w:date="2014-10-08T16:11:00Z">
        <w:r w:rsidR="008705F6">
          <w:t xml:space="preserve">$() or </w:t>
        </w:r>
      </w:ins>
      <w:r w:rsidR="00000EFF">
        <w:t>F</w:t>
      </w:r>
      <w:ins w:id="3999" w:author="Sammartano, Marc (BIC USA)" w:date="2014-10-08T16:12:00Z">
        <w:r w:rsidR="008705F6">
          <w:t>ORMAT</w:t>
        </w:r>
      </w:ins>
      <w:del w:id="4000" w:author="Sammartano, Marc (BIC USA)" w:date="2014-10-08T16:12:00Z">
        <w:r w:rsidR="00000EFF" w:rsidDel="008705F6">
          <w:delText>ormat</w:delText>
        </w:r>
      </w:del>
      <w:r w:rsidR="001F3979">
        <w:t>$()</w:t>
      </w:r>
      <w:r w:rsidR="00000EFF">
        <w:t xml:space="preserve"> </w:t>
      </w:r>
      <w:r w:rsidR="00C90B2A">
        <w:t>function</w:t>
      </w:r>
      <w:ins w:id="4001" w:author="Sammartano, Marc (BIC USA)" w:date="2014-10-08T16:11:00Z">
        <w:r w:rsidR="008705F6">
          <w:t>s</w:t>
        </w:r>
      </w:ins>
      <w:r w:rsidR="00000EFF">
        <w:t>.</w:t>
      </w:r>
      <w:r w:rsidR="00611329">
        <w:t xml:space="preserve"> For example</w:t>
      </w:r>
      <w:ins w:id="4002" w:author="Sammartano, Marc (BIC USA)" w:date="2014-10-08T16:11:00Z">
        <w:r w:rsidR="008705F6">
          <w:t>, either INT$(99) or</w:t>
        </w:r>
      </w:ins>
      <w:r w:rsidR="00611329">
        <w:t xml:space="preserv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ins w:id="4003" w:author="Sammartano, Marc (BIC USA)" w:date="2014-10-08T16:12:00Z">
        <w:r w:rsidR="008705F6">
          <w:t>ORMAT</w:t>
        </w:r>
      </w:ins>
      <w:del w:id="4004" w:author="Sammartano, Marc (BIC USA)" w:date="2014-10-08T16:12:00Z">
        <w:r w:rsidR="00000EFF" w:rsidDel="008705F6">
          <w:delText>ormat</w:delText>
        </w:r>
      </w:del>
      <w:r w:rsidR="001F3979">
        <w:t>$()</w:t>
      </w:r>
      <w:r w:rsidR="00000EFF">
        <w:t xml:space="preserve"> </w:t>
      </w:r>
      <w:r w:rsidR="00C90B2A">
        <w:t>function</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lastRenderedPageBreak/>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4005" w:name="_Toc400726392"/>
      <w:r>
        <w:t>Strings</w:t>
      </w:r>
      <w:bookmarkEnd w:id="4005"/>
    </w:p>
    <w:p w:rsidR="00EC2ED6" w:rsidRDefault="00EC2ED6" w:rsidP="00EC2ED6">
      <w:r>
        <w:t xml:space="preserve">Strings in BASIC! </w:t>
      </w:r>
      <w:del w:id="4006" w:author="Sammartano, Marc (BIC USA)" w:date="2014-09-19T16:45:00Z">
        <w:r w:rsidDel="00481431">
          <w:delText>begin and end with</w:delText>
        </w:r>
      </w:del>
      <w:ins w:id="4007" w:author="Sammartano, Marc (BIC USA)" w:date="2014-09-19T16:46:00Z">
        <w:r w:rsidR="00481431">
          <w:t>are enclosed in</w:t>
        </w:r>
      </w:ins>
      <w:r>
        <w:t xml:space="preserve"> quote (</w:t>
      </w:r>
      <w:r w:rsidR="00F5651B">
        <w:t>"</w:t>
      </w:r>
      <w:r>
        <w:t xml:space="preserve">) characters. </w:t>
      </w:r>
      <w:ins w:id="4008" w:author="Sammartano, Marc (BIC USA)" w:date="2014-09-19T16:46:00Z">
        <w:r w:rsidR="00481431">
          <w:t xml:space="preserve">The quote characters are not part of the string. </w:t>
        </w:r>
      </w:ins>
      <w:r>
        <w:t>For example</w:t>
      </w:r>
      <w:ins w:id="4009" w:author="Sammartano, Marc (BIC USA)" w:date="2014-09-19T16:10:00Z">
        <w:r w:rsidR="00BD2E33">
          <w:t>,</w:t>
        </w:r>
      </w:ins>
      <w:del w:id="4010" w:author="Sammartano, Marc (BIC USA)" w:date="2014-09-19T16:10:00Z">
        <w:r w:rsidDel="00BD2E33">
          <w:delText>:</w:delText>
        </w:r>
      </w:del>
      <w:r>
        <w:t xml:space="preserve"> </w:t>
      </w:r>
      <w:r w:rsidR="00F5651B" w:rsidRPr="00B52A44">
        <w:rPr>
          <w:b/>
        </w:rPr>
        <w:t>"</w:t>
      </w:r>
      <w:r w:rsidRPr="00B52A44">
        <w:rPr>
          <w:b/>
        </w:rPr>
        <w:t>This is a string</w:t>
      </w:r>
      <w:r w:rsidR="00F5651B" w:rsidRPr="00B52A44">
        <w:rPr>
          <w:b/>
        </w:rPr>
        <w:t>"</w:t>
      </w:r>
      <w:r>
        <w:t xml:space="preserve"> is a string</w:t>
      </w:r>
      <w:del w:id="4011" w:author="Sammartano, Marc (BIC USA)" w:date="2014-09-19T16:50:00Z">
        <w:r w:rsidDel="00481431">
          <w:delText>.</w:delText>
        </w:r>
      </w:del>
      <w:del w:id="4012" w:author="Sammartano, Marc (BIC USA)" w:date="2014-09-19T16:51:00Z">
        <w:r w:rsidDel="00481431">
          <w:delText xml:space="preserve"> </w:delText>
        </w:r>
      </w:del>
      <w:ins w:id="4013" w:author="Sammartano, Marc (BIC USA)" w:date="2014-09-19T16:51:00Z">
        <w:r w:rsidR="00481431">
          <w:t xml:space="preserve"> </w:t>
        </w:r>
      </w:ins>
      <w:ins w:id="4014" w:author="Sammartano, Marc (BIC USA)" w:date="2014-09-19T16:47:00Z">
        <w:r w:rsidR="00481431">
          <w:t>of</w:t>
        </w:r>
      </w:ins>
      <w:ins w:id="4015" w:author="Sammartano, Marc (BIC USA)" w:date="2014-09-19T16:46:00Z">
        <w:r w:rsidR="00481431">
          <w:t xml:space="preserve"> 16 characters.</w:t>
        </w:r>
      </w:ins>
    </w:p>
    <w:p w:rsidR="00EC2ED6" w:rsidRDefault="00EC2ED6" w:rsidP="00EC2ED6">
      <w:del w:id="4016" w:author="Sammartano, Marc (BIC USA)" w:date="2014-09-19T16:23:00Z">
        <w:r w:rsidDel="00B52A44">
          <w:delText>Strings can</w:delText>
        </w:r>
      </w:del>
      <w:ins w:id="4017" w:author="Sammartano, Marc (BIC USA)" w:date="2014-09-19T16:23:00Z">
        <w:r w:rsidR="00B52A44">
          <w:t>To</w:t>
        </w:r>
      </w:ins>
      <w:r>
        <w:t xml:space="preserve"> include the </w:t>
      </w:r>
      <w:r w:rsidR="00FB578F">
        <w:t>q</w:t>
      </w:r>
      <w:r>
        <w:t xml:space="preserve">uote character </w:t>
      </w:r>
      <w:del w:id="4018" w:author="Sammartano, Marc (BIC USA)" w:date="2014-09-19T16:23:00Z">
        <w:r w:rsidDel="00B52A44">
          <w:delText>by us</w:delText>
        </w:r>
      </w:del>
      <w:ins w:id="4019" w:author="Sammartano, Marc (BIC USA)" w:date="2014-09-19T16:23:00Z">
        <w:r w:rsidR="00B52A44">
          <w:t>in a str</w:t>
        </w:r>
      </w:ins>
      <w:r>
        <w:t>ing</w:t>
      </w:r>
      <w:ins w:id="4020" w:author="Sammartano, Marc (BIC USA)" w:date="2014-09-19T16:23:00Z">
        <w:r w:rsidR="00B52A44">
          <w:t xml:space="preserve">, </w:t>
        </w:r>
      </w:ins>
      <w:ins w:id="4021" w:author="Sammartano, Marc (BIC USA)" w:date="2014-09-19T16:30:00Z">
        <w:r w:rsidR="00B52A44">
          <w:t xml:space="preserve">you must </w:t>
        </w:r>
      </w:ins>
      <w:ins w:id="4022" w:author="Sammartano, Marc (BIC USA)" w:date="2014-09-19T16:23:00Z">
        <w:r w:rsidR="00B52A44">
          <w:t>escape it with a backslash</w:t>
        </w:r>
      </w:ins>
      <w:r>
        <w:t>:</w:t>
      </w:r>
      <w:r w:rsidR="00FB578F">
        <w:t xml:space="preserve"> </w:t>
      </w:r>
      <w:r w:rsidRPr="00B52A44">
        <w:rPr>
          <w:b/>
        </w:rPr>
        <w:t>\</w:t>
      </w:r>
      <w:r w:rsidR="00F5651B" w:rsidRPr="00B52A44">
        <w:rPr>
          <w:b/>
        </w:rPr>
        <w:t>"</w:t>
      </w:r>
      <w:ins w:id="4023" w:author="Sammartano, Marc (BIC USA)" w:date="2014-09-19T16:25:00Z">
        <w:r w:rsidR="00B52A44">
          <w:t>.</w:t>
        </w:r>
      </w:ins>
      <w:del w:id="4024" w:author="Sammartano, Marc (BIC USA)" w:date="2014-09-19T16:25:00Z">
        <w:r w:rsidR="00FB578F" w:rsidDel="00B52A44">
          <w:delText xml:space="preserve">  </w:delText>
        </w:r>
      </w:del>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del w:id="4025" w:author="Sammartano, Marc (BIC USA)" w:date="2014-09-19T16:25:00Z">
        <w:r w:rsidDel="00B52A44">
          <w:delText xml:space="preserve"> </w:delText>
        </w:r>
      </w:del>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w:t>
      </w:r>
      <w:del w:id="4026" w:author="Sammartano, Marc (BIC USA)" w:date="2014-09-19T16:37:00Z">
        <w:r w:rsidDel="0019140D">
          <w:delText xml:space="preserve"> </w:delText>
        </w:r>
      </w:del>
      <w:r>
        <w:t xml:space="preserve">line characters </w:t>
      </w:r>
      <w:ins w:id="4027" w:author="Sammartano, Marc (BIC USA)" w:date="2014-09-19T16:37:00Z">
        <w:r w:rsidR="0019140D">
          <w:t xml:space="preserve">(a </w:t>
        </w:r>
      </w:ins>
      <w:ins w:id="4028" w:author="Sammartano, Marc (BIC USA)" w:date="2014-09-19T16:38:00Z">
        <w:r w:rsidR="0019140D">
          <w:t xml:space="preserve">CR/LF, or </w:t>
        </w:r>
      </w:ins>
      <w:ins w:id="4029" w:author="Sammartano, Marc (BIC USA)" w:date="2014-09-19T16:37:00Z">
        <w:r w:rsidR="0019140D">
          <w:t>carriage return/line feed</w:t>
        </w:r>
      </w:ins>
      <w:ins w:id="4030" w:author="Sammartano, Marc (BIC USA)" w:date="2014-09-19T16:38:00Z">
        <w:r w:rsidR="0019140D">
          <w:t xml:space="preserve">, combination) </w:t>
        </w:r>
      </w:ins>
      <w:r>
        <w:t xml:space="preserve">may be inserted into a string </w:t>
      </w:r>
      <w:del w:id="4031" w:author="Sammartano, Marc (BIC USA)" w:date="2014-09-19T16:41:00Z">
        <w:r w:rsidDel="0019140D">
          <w:delText>using</w:delText>
        </w:r>
      </w:del>
      <w:ins w:id="4032" w:author="Sammartano, Marc (BIC USA)" w:date="2014-09-19T16:41:00Z">
        <w:r w:rsidR="0019140D">
          <w:t xml:space="preserve">with </w:t>
        </w:r>
      </w:ins>
      <w:ins w:id="4033" w:author="Sammartano, Marc (BIC USA)" w:date="2014-09-19T16:39:00Z">
        <w:r w:rsidR="0019140D">
          <w:t>the escape sequence</w:t>
        </w:r>
      </w:ins>
      <w:del w:id="4034" w:author="Sammartano, Marc (BIC USA)" w:date="2014-09-19T16:39:00Z">
        <w:r w:rsidDel="0019140D">
          <w:delText>:</w:delText>
        </w:r>
      </w:del>
      <w:r>
        <w:t xml:space="preserve"> </w:t>
      </w:r>
      <w:r w:rsidRPr="0019140D">
        <w:rPr>
          <w:b/>
        </w:rPr>
        <w:t>\n</w:t>
      </w:r>
      <w:ins w:id="4035" w:author="Sammartano, Marc (BIC USA)" w:date="2014-09-19T16:39:00Z">
        <w:r w:rsidR="0019140D">
          <w:t>:</w:t>
        </w:r>
      </w:ins>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7A6889" w:rsidP="00EC2ED6">
      <w:ins w:id="4036" w:author="Sammartano, Marc (BIC USA)" w:date="2014-09-19T16:44:00Z">
        <w:r>
          <w:t xml:space="preserve">You can </w:t>
        </w:r>
      </w:ins>
      <w:ins w:id="4037" w:author="Sammartano, Marc (BIC USA)" w:date="2014-09-19T16:43:00Z">
        <w:r>
          <w:t>use</w:t>
        </w:r>
      </w:ins>
      <w:ins w:id="4038" w:author="Sammartano, Marc (BIC USA)" w:date="2014-09-19T16:44:00Z">
        <w:r>
          <w:t xml:space="preserve"> another escape sequence,</w:t>
        </w:r>
      </w:ins>
      <w:ins w:id="4039" w:author="Sammartano, Marc (BIC USA)" w:date="2014-09-19T16:43:00Z">
        <w:r>
          <w:t xml:space="preserve"> </w:t>
        </w:r>
      </w:ins>
      <w:ins w:id="4040" w:author="Sammartano, Marc (BIC USA)" w:date="2014-09-19T16:40:00Z">
        <w:r w:rsidR="0019140D" w:rsidRPr="0019140D">
          <w:rPr>
            <w:b/>
          </w:rPr>
          <w:t>\t</w:t>
        </w:r>
      </w:ins>
      <w:ins w:id="4041" w:author="Sammartano, Marc (BIC USA)" w:date="2014-09-19T16:45:00Z">
        <w:r>
          <w:t xml:space="preserve">, </w:t>
        </w:r>
      </w:ins>
      <w:ins w:id="4042" w:author="Sammartano, Marc (BIC USA)" w:date="2014-09-19T16:44:00Z">
        <w:r>
          <w:t>to put a TAB character into a string.</w:t>
        </w:r>
      </w:ins>
      <w:ins w:id="4043" w:author="Sammartano, Marc (BIC USA)" w:date="2014-09-19T16:40:00Z">
        <w:r w:rsidR="0019140D">
          <w:t xml:space="preserve"> To </w:t>
        </w:r>
      </w:ins>
      <w:ins w:id="4044" w:author="Sammartano, Marc (BIC USA)" w:date="2014-09-19T16:49:00Z">
        <w:r w:rsidR="00481431">
          <w:t>embed</w:t>
        </w:r>
      </w:ins>
      <w:ins w:id="4045" w:author="Sammartano, Marc (BIC USA)" w:date="2014-09-19T16:40:00Z">
        <w:r w:rsidR="0019140D">
          <w:t xml:space="preserve"> a backslash</w:t>
        </w:r>
      </w:ins>
      <w:ins w:id="4046" w:author="Sammartano, Marc (BIC USA)" w:date="2014-09-19T16:42:00Z">
        <w:r>
          <w:t>,</w:t>
        </w:r>
      </w:ins>
      <w:ins w:id="4047" w:author="Sammartano, Marc (BIC USA)" w:date="2014-09-19T16:40:00Z">
        <w:r w:rsidR="0019140D">
          <w:t xml:space="preserve"> escape it with another backslash: </w:t>
        </w:r>
        <w:r w:rsidR="0019140D" w:rsidRPr="0019140D">
          <w:rPr>
            <w:b/>
          </w:rPr>
          <w:t>\\</w:t>
        </w:r>
        <w:r w:rsidR="0019140D">
          <w:t xml:space="preserve">. </w:t>
        </w:r>
      </w:ins>
      <w:r w:rsidR="00AF14EF">
        <w:t xml:space="preserve">Other special characters can be inserted </w:t>
      </w:r>
      <w:del w:id="4048" w:author="Sammartano, Marc (BIC USA)" w:date="2014-09-19T16:49:00Z">
        <w:r w:rsidR="00AF14EF" w:rsidDel="00481431">
          <w:delText xml:space="preserve">into a string </w:delText>
        </w:r>
      </w:del>
      <w:r w:rsidR="00AF14EF">
        <w:t xml:space="preserve">using the </w:t>
      </w:r>
      <w:r w:rsidR="00FB578F">
        <w:t>CHR</w:t>
      </w:r>
      <w:r w:rsidR="00AF14EF">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4049" w:name="_Toc400726393"/>
      <w:r>
        <w:lastRenderedPageBreak/>
        <w:t>Variables</w:t>
      </w:r>
      <w:bookmarkEnd w:id="4049"/>
    </w:p>
    <w:p w:rsidR="004C326E" w:rsidRPr="004C326E" w:rsidRDefault="004C326E" w:rsidP="00EB1F62">
      <w:pPr>
        <w:pStyle w:val="Heading2"/>
      </w:pPr>
      <w:bookmarkStart w:id="4050" w:name="_Toc400726394"/>
      <w:r>
        <w:t>Variable Names</w:t>
      </w:r>
      <w:bookmarkEnd w:id="4050"/>
    </w:p>
    <w:p w:rsidR="004C326E" w:rsidRDefault="007037E7" w:rsidP="007037E7">
      <w:r>
        <w:t xml:space="preserve">A BASIC! </w:t>
      </w:r>
      <w:del w:id="4051" w:author="Sammartano, Marc (BIC USA)" w:date="2014-09-19T16:51:00Z">
        <w:r w:rsidR="004C326E" w:rsidDel="00481431">
          <w:delText>V</w:delText>
        </w:r>
      </w:del>
      <w:ins w:id="4052" w:author="Sammartano, Marc (BIC USA)" w:date="2014-09-19T16:51:00Z">
        <w:r w:rsidR="00481431">
          <w:t>v</w:t>
        </w:r>
      </w:ins>
      <w:r w:rsidR="004C326E">
        <w:t>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ins w:id="4053" w:author="Sammartano, Marc (BIC USA)" w:date="2014-09-19T16:53:00Z">
        <w:r w:rsidR="00017862">
          <w:t>,</w:t>
        </w:r>
      </w:ins>
      <w:del w:id="4054" w:author="Sammartano, Marc (BIC USA)" w:date="2014-09-19T16:54:00Z">
        <w:r w:rsidR="00A416A8" w:rsidDel="00017862">
          <w:delText xml:space="preserve"> </w:delText>
        </w:r>
        <w:r w:rsidR="004C326E" w:rsidDel="00017862">
          <w:delText>or</w:delText>
        </w:r>
      </w:del>
      <w:r w:rsidR="004C326E">
        <w:t xml:space="preserve"> </w:t>
      </w:r>
      <w:r w:rsidR="00F5651B">
        <w:t>"</w:t>
      </w:r>
      <w:r w:rsidR="004C326E">
        <w:t>#</w:t>
      </w:r>
      <w:r w:rsidR="00F5651B">
        <w:t>"</w:t>
      </w:r>
      <w:ins w:id="4055" w:author="Sammartano, Marc (BIC USA)" w:date="2014-09-19T16:54:00Z">
        <w:r w:rsidR="00017862">
          <w:t>,</w:t>
        </w:r>
      </w:ins>
      <w:del w:id="4056" w:author="Sammartano, Marc (BIC USA)" w:date="2014-09-19T16:54:00Z">
        <w:r w:rsidR="004C326E" w:rsidDel="00017862">
          <w:delText xml:space="preserve"> or</w:delText>
        </w:r>
      </w:del>
      <w:r w:rsidR="004C326E">
        <w:t xml:space="preserve"> </w:t>
      </w:r>
      <w:r w:rsidR="00F5651B">
        <w:t>"</w:t>
      </w:r>
      <w:r w:rsidR="004C326E">
        <w:t>@</w:t>
      </w:r>
      <w:r w:rsidR="00F5651B">
        <w:t>"</w:t>
      </w:r>
      <w:ins w:id="4057" w:author="Sammartano, Marc (BIC USA)" w:date="2014-09-19T16:54:00Z">
        <w:r w:rsidR="00017862">
          <w:t>, or "_"</w:t>
        </w:r>
      </w:ins>
      <w:r w:rsidR="004C326E">
        <w:t xml:space="preserve">. The remaining characters in the variable name may </w:t>
      </w:r>
      <w:r w:rsidR="00DC1B10">
        <w:t xml:space="preserve">also </w:t>
      </w:r>
      <w:r w:rsidR="004C326E">
        <w:t>include the numbers 0 through 9</w:t>
      </w:r>
      <w:del w:id="4058" w:author="Sammartano, Marc (BIC USA)" w:date="2014-09-19T16:54:00Z">
        <w:r w:rsidR="00DC1B10" w:rsidDel="00017862">
          <w:delText xml:space="preserve"> and the underscore (</w:delText>
        </w:r>
        <w:r w:rsidR="008001F6" w:rsidDel="00017862">
          <w:delText>_</w:delText>
        </w:r>
        <w:r w:rsidR="00DC1B10" w:rsidDel="00017862">
          <w:delText>)</w:delText>
        </w:r>
      </w:del>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del w:id="4059" w:author="Sammartano, Marc (BIC USA)" w:date="2014-09-19T16:55:00Z">
        <w:r w:rsidR="007F4DB0" w:rsidDel="00017862">
          <w:delText>V</w:delText>
        </w:r>
      </w:del>
      <w:ins w:id="4060" w:author="Sammartano, Marc (BIC USA)" w:date="2014-09-19T16:55:00Z">
        <w:r w:rsidR="00017862">
          <w:t>v</w:t>
        </w:r>
      </w:ins>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 xml:space="preserve">BASIC! </w:t>
      </w:r>
      <w:ins w:id="4061" w:author="Sammartano, Marc (BIC USA)" w:date="2014-09-19T16:57:00Z">
        <w:r w:rsidR="00017862">
          <w:t xml:space="preserve">command </w:t>
        </w:r>
      </w:ins>
      <w:r>
        <w:t>key</w:t>
      </w:r>
      <w:del w:id="4062" w:author="Sammartano, Marc (BIC USA)" w:date="2014-09-19T16:55:00Z">
        <w:r w:rsidDel="00017862">
          <w:delText xml:space="preserve"> </w:delText>
        </w:r>
      </w:del>
      <w:r>
        <w:t>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4063" w:name="_Toc400726395"/>
      <w:r>
        <w:t>Variable Type</w:t>
      </w:r>
      <w:r w:rsidR="00C62F81">
        <w:t>s</w:t>
      </w:r>
      <w:bookmarkEnd w:id="4063"/>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pPr>
        <w:rPr>
          <w:ins w:id="4064" w:author="Sammartano, Marc (BIC USA)" w:date="2014-10-08T16:06:00Z"/>
        </w:rPr>
      </w:pPr>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8705F6" w:rsidRDefault="008705F6" w:rsidP="004C326E">
      <w:ins w:id="4065" w:author="Sammartano, Marc (BIC USA)" w:date="2014-10-08T16:06:00Z">
        <w:r>
          <w:t xml:space="preserve">If you use a numeric variable without </w:t>
        </w:r>
      </w:ins>
      <w:ins w:id="4066" w:author="Sammartano, Marc (BIC USA)" w:date="2014-10-08T16:07:00Z">
        <w:r>
          <w:t>assigning</w:t>
        </w:r>
      </w:ins>
      <w:ins w:id="4067" w:author="Sammartano, Marc (BIC USA)" w:date="2014-10-08T16:06:00Z">
        <w:r>
          <w:t xml:space="preserve"> it a value, it has the value 0</w:t>
        </w:r>
      </w:ins>
      <w:ins w:id="4068" w:author="Sammartano, Marc (BIC USA)" w:date="2014-10-08T16:08:00Z">
        <w:r>
          <w:t>.0</w:t>
        </w:r>
      </w:ins>
      <w:ins w:id="4069" w:author="Sammartano, Marc (BIC USA)" w:date="2014-10-08T16:06:00Z">
        <w:r>
          <w:t xml:space="preserve">. If you use a string variable without </w:t>
        </w:r>
      </w:ins>
      <w:ins w:id="4070" w:author="Sammartano, Marc (BIC USA)" w:date="2014-10-08T16:07:00Z">
        <w:r>
          <w:t xml:space="preserve">assigning </w:t>
        </w:r>
      </w:ins>
      <w:ins w:id="4071" w:author="Sammartano, Marc (BIC USA)" w:date="2014-10-08T16:06:00Z">
        <w:r>
          <w:t>it a value, it</w:t>
        </w:r>
      </w:ins>
      <w:ins w:id="4072" w:author="Sammartano, Marc (BIC USA)" w:date="2014-10-08T16:07:00Z">
        <w:r>
          <w:t>s value is the empty string, "".</w:t>
        </w:r>
      </w:ins>
    </w:p>
    <w:p w:rsidR="00C62F81" w:rsidRDefault="00C62F81" w:rsidP="00EB1F62">
      <w:pPr>
        <w:pStyle w:val="Heading2"/>
      </w:pPr>
      <w:bookmarkStart w:id="4073" w:name="_Toc400726396"/>
      <w:r>
        <w:t>Scalar and Array Variables</w:t>
      </w:r>
      <w:bookmarkEnd w:id="4073"/>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4074" w:name="_Toc400726397"/>
      <w:r>
        <w:t>Array</w:t>
      </w:r>
      <w:r w:rsidR="002752B8">
        <w:t>s</w:t>
      </w:r>
      <w:bookmarkEnd w:id="4074"/>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w:t>
      </w:r>
      <w:del w:id="4075" w:author="Sammartano, Marc (BIC USA)" w:date="2014-10-08T16:07:00Z">
        <w:r w:rsidR="00055A1F" w:rsidDel="008705F6">
          <w:delText xml:space="preserve"> </w:delText>
        </w:r>
      </w:del>
      <w:r w:rsidR="00055A1F">
        <w:t xml:space="preserve">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w:t>
      </w:r>
      <w:r w:rsidR="001E7DA4">
        <w:lastRenderedPageBreak/>
        <w:t xml:space="preserve">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4076" w:name="_Toc400726398"/>
      <w:r>
        <w:t>Array Segments</w:t>
      </w:r>
      <w:bookmarkEnd w:id="4076"/>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 xml:space="preserve">Both of the expressions in the "[start, length]" pair are optional. </w:t>
      </w:r>
      <w:del w:id="4077" w:author="Sammartano, Marc (BIC USA)" w:date="2014-10-10T11:56:00Z">
        <w:r w:rsidDel="00074D68">
          <w:delText xml:space="preserve"> </w:delText>
        </w:r>
      </w:del>
      <w:r>
        <w:t xml:space="preserve">If the "start" value is omitted, the default starting index is 1. </w:t>
      </w:r>
      <w:del w:id="4078" w:author="Sammartano, Marc (BIC USA)" w:date="2014-10-10T11:56:00Z">
        <w:r w:rsidDel="00074D68">
          <w:delText xml:space="preserve"> </w:delText>
        </w:r>
      </w:del>
      <w:r>
        <w:t xml:space="preserve">If the "length" value is omitted, the default is the length from the starting index to the end of the array. </w:t>
      </w:r>
      <w:del w:id="4079" w:author="Sammartano, Marc (BIC USA)" w:date="2014-10-10T11:57:00Z">
        <w:r w:rsidDel="00074D68">
          <w:delText xml:space="preserve"> </w:delText>
        </w:r>
      </w:del>
      <w:r>
        <w:t>If both are omitted, the default is to use the entire array.</w:t>
      </w:r>
    </w:p>
    <w:p w:rsidR="005F59F6" w:rsidRDefault="005F59F6" w:rsidP="005F4916">
      <w:pPr>
        <w:pStyle w:val="Heading3"/>
      </w:pPr>
      <w:bookmarkStart w:id="4080" w:name="_Toc400726399"/>
      <w:r>
        <w:t>Array Commands</w:t>
      </w:r>
      <w:bookmarkEnd w:id="4080"/>
    </w:p>
    <w:p w:rsidR="005F59F6" w:rsidRDefault="00D573D4" w:rsidP="004A2BB2">
      <w:r>
        <w:t>These</w:t>
      </w:r>
      <w:r w:rsidR="00E80BE0">
        <w:t xml:space="preserve"> commands all operate on Arrays. </w:t>
      </w:r>
      <w:del w:id="4081" w:author="Sammartano, Marc (BIC USA)" w:date="2014-10-10T11:57:00Z">
        <w:r w:rsidR="00E80BE0" w:rsidDel="00074D68">
          <w:delText xml:space="preserve"> </w:delText>
        </w:r>
      </w:del>
      <w:r w:rsidR="00E80BE0">
        <w:t>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lastRenderedPageBreak/>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 xml:space="preserve">If </w:t>
      </w:r>
      <w:del w:id="4082" w:author="Sammartano, Marc (BIC USA)" w:date="2014-10-10T11:57:00Z">
        <w:r w:rsidDel="00074D68">
          <w:delText xml:space="preserve"> </w:delText>
        </w:r>
      </w:del>
      <w:r>
        <w:t>&lt;start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 xml:space="preserve">If </w:t>
      </w:r>
      <w:del w:id="4083" w:author="Sammartano, Marc (BIC USA)" w:date="2014-10-10T11:57:00Z">
        <w:r w:rsidDel="00074D68">
          <w:delText xml:space="preserve"> </w:delText>
        </w:r>
      </w:del>
      <w:r>
        <w:t>&lt;length&gt;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lastRenderedPageBreak/>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 xml:space="preserve">Array.load </w:t>
      </w:r>
      <w:del w:id="4084" w:author="Sammartano, Marc (BIC USA)" w:date="2014-10-10T11:57:00Z">
        <w:r w:rsidRPr="007B2223" w:rsidDel="00074D68">
          <w:delText xml:space="preserve"> </w:delText>
        </w:r>
      </w:del>
      <w:r w:rsidRPr="007B2223">
        <w:t>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lastRenderedPageBreak/>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4085" w:name="_Toc400726400"/>
      <w:r>
        <w:t xml:space="preserve">Data Structures </w:t>
      </w:r>
      <w:r w:rsidR="00844D75">
        <w:t xml:space="preserve">and Pointers </w:t>
      </w:r>
      <w:r>
        <w:t>in BASIC!</w:t>
      </w:r>
      <w:bookmarkEnd w:id="4085"/>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del w:id="4086" w:author="Sammartano, Marc (BIC USA)" w:date="2014-09-14T12:05:00Z">
        <w:r w:rsidDel="003F5D44">
          <w:delText>a</w:delText>
        </w:r>
      </w:del>
      <w:ins w:id="4087" w:author="Sammartano, Marc (BIC USA)" w:date="2014-09-14T12:05:00Z">
        <w:r w:rsidR="003F5D44">
          <w:t>eme</w:t>
        </w:r>
      </w:ins>
      <w:r>
        <w:t xml:space="preserve">ntation of Lists, Bundles, Stacks and Queues. </w:t>
      </w:r>
    </w:p>
    <w:p w:rsidR="00EB1F62" w:rsidRPr="00EB1F62" w:rsidRDefault="00EB1F62" w:rsidP="00EB1F62">
      <w:pPr>
        <w:pStyle w:val="Heading2"/>
      </w:pPr>
      <w:bookmarkStart w:id="4088" w:name="_Toc400726401"/>
      <w:r w:rsidRPr="00EB1F62">
        <w:t>What is a Pointer</w:t>
      </w:r>
      <w:bookmarkEnd w:id="4088"/>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del w:id="4089" w:author="Sammartano, Marc (BIC USA)" w:date="2014-10-10T11:57:00Z">
        <w:r w:rsidDel="00074D68">
          <w:delText xml:space="preserve"> </w:delText>
        </w:r>
      </w:del>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w:t>
      </w:r>
      <w:r w:rsidR="00DA5C09">
        <w:lastRenderedPageBreak/>
        <w:t xml:space="preserve">(folder).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w:t>
      </w:r>
      <w:del w:id="4090" w:author="Sammartano, Marc (BIC USA)" w:date="2014-10-10T11:57:00Z">
        <w:r w:rsidR="00CB2049" w:rsidDel="00074D68">
          <w:delText xml:space="preserve"> </w:delText>
        </w:r>
      </w:del>
      <w:r w:rsidR="00CB2049">
        <w:t>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del w:id="4091" w:author="Sammartano, Marc (BIC USA)" w:date="2014-09-26T17:40:00Z">
        <w:r w:rsidDel="00DA45A0">
          <w:delText xml:space="preserve"> </w:delText>
        </w:r>
      </w:del>
    </w:p>
    <w:p w:rsidR="002D664A" w:rsidRDefault="002D664A" w:rsidP="00EB1F62">
      <w:pPr>
        <w:pStyle w:val="Heading2"/>
      </w:pPr>
      <w:bookmarkStart w:id="4092" w:name="_Toc400726402"/>
      <w:r>
        <w:t>Lists</w:t>
      </w:r>
      <w:bookmarkEnd w:id="4092"/>
    </w:p>
    <w:p w:rsidR="00B51D51" w:rsidRDefault="002D664A" w:rsidP="00084947">
      <w:pPr>
        <w:rPr>
          <w:ins w:id="4093" w:author="Sammartano, Marc (BIC USA)" w:date="2014-09-29T17:24:00Z"/>
        </w:rPr>
      </w:pPr>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084947" w:rsidRDefault="00B51D51" w:rsidP="00084947">
      <w:ins w:id="4094" w:author="Sammartano, Marc (BIC USA)" w:date="2014-09-29T17:24:00Z">
        <w:r>
          <w:t>There is no fixed limit on the size or number of lists. You are limited only by the memory of your device.</w:t>
        </w:r>
      </w:ins>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095" w:name="_Toc400726403"/>
      <w:r>
        <w:lastRenderedPageBreak/>
        <w:t>List Commands</w:t>
      </w:r>
      <w:bookmarkEnd w:id="4095"/>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del w:id="4096" w:author="Sammartano, Marc (BIC USA)" w:date="2014-10-10T11:57:00Z">
        <w:r w:rsidRPr="00674A65" w:rsidDel="00074D68">
          <w:delText xml:space="preserve"> </w:delText>
        </w:r>
      </w:del>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lastRenderedPageBreak/>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8209F2">
      <w:pPr>
        <w:pStyle w:val="Heading4"/>
      </w:pPr>
      <w:r>
        <w:t>List.</w:t>
      </w:r>
      <w:del w:id="4097" w:author="Sammartano, Marc (BIC USA)" w:date="2014-09-23T18:20:00Z">
        <w:r w:rsidDel="005E290C">
          <w:delText>T</w:delText>
        </w:r>
      </w:del>
      <w:ins w:id="4098" w:author="Sammartano, Marc (BIC USA)" w:date="2014-09-23T18:20:00Z">
        <w:r w:rsidR="005E290C">
          <w:t>t</w:t>
        </w:r>
      </w:ins>
      <w:r>
        <w:t>oArray &lt;pointer_nexp&gt;, Array$[] | Array[]</w:t>
      </w:r>
      <w:r w:rsidR="00520661">
        <w:fldChar w:fldCharType="begin"/>
      </w:r>
      <w:r w:rsidR="00BE1479">
        <w:instrText xml:space="preserve"> XE "</w:instrText>
      </w:r>
      <w:r w:rsidR="00BE1479" w:rsidRPr="008A1628">
        <w:instrText>List.</w:instrText>
      </w:r>
      <w:del w:id="4099" w:author="Sammartano, Marc (BIC USA)" w:date="2014-09-23T18:20:00Z">
        <w:r w:rsidR="00BE1479" w:rsidRPr="008A1628" w:rsidDel="005E290C">
          <w:delInstrText>T</w:delInstrText>
        </w:r>
      </w:del>
      <w:ins w:id="4100" w:author="Sammartano, Marc (BIC USA)" w:date="2014-09-23T18:20:00Z">
        <w:r w:rsidR="005E290C">
          <w:instrText>t</w:instrText>
        </w:r>
      </w:ins>
      <w:r w:rsidR="00BE1479" w:rsidRPr="008A1628">
        <w:instrTex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101" w:name="_Toc400726404"/>
      <w:r>
        <w:t>Bundles</w:t>
      </w:r>
      <w:bookmarkEnd w:id="4101"/>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t>B</w:t>
      </w:r>
      <w:r>
        <w:t>undle.create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pPr>
        <w:rPr>
          <w:ins w:id="4102" w:author="Sammartano, Marc (BIC USA)" w:date="2014-09-29T17:25:00Z"/>
        </w:rPr>
      </w:pPr>
      <w:r>
        <w:t>There are other bundle commands to facilitate the use of bundles.</w:t>
      </w:r>
    </w:p>
    <w:p w:rsidR="00B51D51" w:rsidRDefault="00B51D51" w:rsidP="00664160">
      <w:ins w:id="4103" w:author="Sammartano, Marc (BIC USA)" w:date="2014-09-29T17:25:00Z">
        <w:r>
          <w:t>There is no fixed limit on the size or number of bundles. You are limited only by the memory of your device.</w:t>
        </w:r>
      </w:ins>
    </w:p>
    <w:p w:rsidR="00CD538C" w:rsidRDefault="00CD538C" w:rsidP="005F4916">
      <w:pPr>
        <w:pStyle w:val="Heading3"/>
      </w:pPr>
      <w:bookmarkStart w:id="4104" w:name="_Toc400726405"/>
      <w:r>
        <w:t>Bundle Commands</w:t>
      </w:r>
      <w:bookmarkEnd w:id="4104"/>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ins w:id="4105" w:author="Sammartano, Marc (BIC USA)" w:date="2014-09-26T17:25:00Z">
        <w:r w:rsidR="00817488">
          <w:t xml:space="preserve"> If the bundle doe</w:t>
        </w:r>
        <w:r w:rsidR="00DA45A0">
          <w:t>s not exist, a new</w:t>
        </w:r>
      </w:ins>
      <w:ins w:id="4106" w:author="Sammartano, Marc (BIC USA)" w:date="2014-09-26T17:40:00Z">
        <w:r w:rsidR="00DA45A0">
          <w:t>,</w:t>
        </w:r>
      </w:ins>
      <w:ins w:id="4107" w:author="Sammartano, Marc (BIC USA)" w:date="2014-09-26T17:25:00Z">
        <w:r w:rsidR="00DA45A0">
          <w:t xml:space="preserve"> empty bundle</w:t>
        </w:r>
        <w:r w:rsidR="00817488">
          <w:t xml:space="preserve"> will be created.</w:t>
        </w:r>
      </w:ins>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lastRenderedPageBreak/>
        <w:t xml:space="preserve">Bundle.put bptr, </w:t>
      </w:r>
      <w:r w:rsidR="00F5651B">
        <w:t>"</w:t>
      </w:r>
      <w:r>
        <w:t>first_name</w:t>
      </w:r>
      <w:r w:rsidR="00F5651B">
        <w:t>"</w:t>
      </w:r>
      <w:r>
        <w:t xml:space="preserve">, </w:t>
      </w:r>
      <w:r w:rsidR="00F5651B">
        <w:t>"</w:t>
      </w:r>
      <w:r w:rsidR="00C4477E">
        <w:t>F</w:t>
      </w:r>
      <w:r>
        <w:t>rank</w:t>
      </w:r>
      <w:r w:rsidR="00F5651B">
        <w:t>"</w:t>
      </w:r>
    </w:p>
    <w:p w:rsidR="002019FC" w:rsidRDefault="002019FC" w:rsidP="007B2223">
      <w:pPr>
        <w:pStyle w:val="Codeexample"/>
      </w:pPr>
      <w:r>
        <w:t>Bundle.put bptr,</w:t>
      </w:r>
      <w:r w:rsidR="00F5651B">
        <w:t>"</w:t>
      </w:r>
      <w:r>
        <w:t>age</w:t>
      </w:r>
      <w:r w:rsidR="00F5651B">
        <w:t>"</w:t>
      </w:r>
      <w:r>
        <w:t>, 44</w:t>
      </w:r>
    </w:p>
    <w:p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bptr,</w:t>
      </w:r>
      <w:r w:rsidR="00F5651B">
        <w:t>"</w:t>
      </w:r>
      <w:r>
        <w:t>first_name</w:t>
      </w:r>
      <w:r w:rsidR="00F5651B">
        <w:t>"</w:t>
      </w:r>
      <w:r w:rsidR="000D27B4">
        <w:t>, first_name$</w:t>
      </w:r>
    </w:p>
    <w:p w:rsidR="002019FC" w:rsidRPr="002019FC" w:rsidRDefault="002019FC" w:rsidP="007B2223">
      <w:pPr>
        <w:pStyle w:val="Codeexample"/>
      </w:pPr>
      <w:r>
        <w:t>Bundle.get bptr,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52066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2066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ins w:id="4108" w:author="Sammartano, Marc (BIC USA)" w:date="2014-09-26T17:32:00Z">
        <w:r w:rsidR="00817488">
          <w:t xml:space="preserve"> If the bundle does not exist, a new one is created and the key list is empty.</w:t>
        </w:r>
      </w:ins>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bptr, list</w:t>
      </w:r>
    </w:p>
    <w:p w:rsidR="00C359F6" w:rsidRPr="0016650A" w:rsidRDefault="00C359F6" w:rsidP="007B2223">
      <w:pPr>
        <w:pStyle w:val="Codeexample"/>
      </w:pPr>
      <w:r w:rsidRPr="0016650A">
        <w:t>list.size list, size</w:t>
      </w:r>
    </w:p>
    <w:p w:rsidR="00C359F6" w:rsidRPr="0016650A" w:rsidRDefault="00AA02A7" w:rsidP="007B2223">
      <w:pPr>
        <w:pStyle w:val="Codeexample"/>
      </w:pPr>
      <w:del w:id="4109" w:author="Sammartano, Marc (BIC USA)" w:date="2014-09-26T17:37:00Z">
        <w:r w:rsidRPr="0016650A" w:rsidDel="00DA45A0">
          <w:delText xml:space="preserve">  </w:delText>
        </w:r>
      </w:del>
      <w:r w:rsidR="00C359F6" w:rsidRPr="0016650A">
        <w:t>for i = 1 to size</w:t>
      </w:r>
    </w:p>
    <w:p w:rsidR="00C359F6" w:rsidRPr="0016650A" w:rsidRDefault="00AA02A7" w:rsidP="007B2223">
      <w:pPr>
        <w:pStyle w:val="Codeexample"/>
      </w:pPr>
      <w:del w:id="4110" w:author="Sammartano, Marc (BIC USA)" w:date="2014-09-26T17:37:00Z">
        <w:r w:rsidRPr="0016650A" w:rsidDel="00DA45A0">
          <w:delText xml:space="preserve">    </w:delText>
        </w:r>
        <w:r w:rsidR="00C359F6" w:rsidRPr="0016650A" w:rsidDel="00DA45A0">
          <w:delText xml:space="preserve"> </w:delText>
        </w:r>
      </w:del>
      <w:ins w:id="4111" w:author="Sammartano, Marc (BIC USA)" w:date="2014-09-26T17:37:00Z">
        <w:r w:rsidR="00DA45A0">
          <w:tab/>
        </w:r>
      </w:ins>
      <w:r w:rsidR="00C359F6" w:rsidRPr="0016650A">
        <w:t>list.get list, i, key$</w:t>
      </w:r>
    </w:p>
    <w:p w:rsidR="00C359F6" w:rsidRPr="0016650A" w:rsidRDefault="00C359F6" w:rsidP="007B2223">
      <w:pPr>
        <w:pStyle w:val="Codeexample"/>
      </w:pPr>
      <w:del w:id="4112" w:author="Sammartano, Marc (BIC USA)" w:date="2014-09-26T17:37:00Z">
        <w:r w:rsidRPr="0016650A" w:rsidDel="00DA45A0">
          <w:delText xml:space="preserve"> </w:delText>
        </w:r>
        <w:r w:rsidR="00AA02A7" w:rsidRPr="0016650A" w:rsidDel="00DA45A0">
          <w:delText xml:space="preserve">    </w:delText>
        </w:r>
      </w:del>
      <w:ins w:id="4113" w:author="Sammartano, Marc (BIC USA)" w:date="2014-09-26T17:37:00Z">
        <w:r w:rsidR="00DA45A0">
          <w:tab/>
        </w:r>
      </w:ins>
      <w:r w:rsidRPr="0016650A">
        <w:t>bundle.type bptr, key$, type$</w:t>
      </w:r>
    </w:p>
    <w:p w:rsidR="00C359F6" w:rsidRPr="0016650A" w:rsidRDefault="00AA02A7" w:rsidP="007B2223">
      <w:pPr>
        <w:pStyle w:val="Codeexample"/>
      </w:pPr>
      <w:del w:id="4114" w:author="Sammartano, Marc (BIC USA)" w:date="2014-09-26T17:38:00Z">
        <w:r w:rsidRPr="0016650A" w:rsidDel="00DA45A0">
          <w:delText xml:space="preserve">    </w:delText>
        </w:r>
        <w:r w:rsidR="00C359F6" w:rsidRPr="0016650A" w:rsidDel="00DA45A0">
          <w:delText xml:space="preserve"> </w:delText>
        </w:r>
      </w:del>
      <w:ins w:id="4115" w:author="Sammartano, Marc (BIC USA)" w:date="2014-09-26T17:38:00Z">
        <w:r w:rsidR="00DA45A0">
          <w:tab/>
        </w:r>
      </w:ins>
      <w:r w:rsidR="00C359F6" w:rsidRPr="0016650A">
        <w:t>if type$ = "S"</w:t>
      </w:r>
    </w:p>
    <w:p w:rsidR="00C359F6" w:rsidRPr="0016650A" w:rsidRDefault="00C359F6" w:rsidP="007B2223">
      <w:pPr>
        <w:pStyle w:val="Codeexample"/>
      </w:pPr>
      <w:del w:id="4116" w:author="Sammartano, Marc (BIC USA)" w:date="2014-09-26T17:38:00Z">
        <w:r w:rsidRPr="0016650A" w:rsidDel="00DA45A0">
          <w:delText xml:space="preserve">  </w:delText>
        </w:r>
      </w:del>
      <w:r w:rsidR="00411B9F" w:rsidRPr="0016650A">
        <w:tab/>
      </w:r>
      <w:r w:rsidR="00411B9F" w:rsidRPr="0016650A">
        <w:tab/>
      </w:r>
      <w:r w:rsidRPr="0016650A">
        <w:t>bundle.get bptr, key$, value$</w:t>
      </w:r>
    </w:p>
    <w:p w:rsidR="00C359F6" w:rsidRPr="0016650A" w:rsidRDefault="00C359F6" w:rsidP="007B2223">
      <w:pPr>
        <w:pStyle w:val="Codeexample"/>
      </w:pPr>
      <w:del w:id="4117" w:author="Sammartano, Marc (BIC USA)" w:date="2014-09-26T17:38:00Z">
        <w:r w:rsidRPr="0016650A" w:rsidDel="00DA45A0">
          <w:delText xml:space="preserve">  </w:delText>
        </w:r>
      </w:del>
      <w:r w:rsidR="00411B9F" w:rsidRPr="0016650A">
        <w:tab/>
      </w:r>
      <w:r w:rsidR="00411B9F" w:rsidRPr="0016650A">
        <w:tab/>
      </w:r>
      <w:r w:rsidRPr="0016650A">
        <w:t>print key$, value$</w:t>
      </w:r>
    </w:p>
    <w:p w:rsidR="00C359F6" w:rsidRPr="0016650A" w:rsidRDefault="00C359F6" w:rsidP="007B2223">
      <w:pPr>
        <w:pStyle w:val="Codeexample"/>
      </w:pPr>
      <w:del w:id="4118" w:author="Sammartano, Marc (BIC USA)" w:date="2014-09-26T17:38:00Z">
        <w:r w:rsidRPr="0016650A" w:rsidDel="00DA45A0">
          <w:delText xml:space="preserve"> </w:delText>
        </w:r>
      </w:del>
      <w:r w:rsidR="00411B9F" w:rsidRPr="0016650A">
        <w:tab/>
      </w:r>
      <w:del w:id="4119" w:author="Sammartano, Marc (BIC USA)" w:date="2014-09-26T17:38:00Z">
        <w:r w:rsidR="00411B9F" w:rsidRPr="0016650A" w:rsidDel="00DA45A0">
          <w:delText xml:space="preserve"> </w:delText>
        </w:r>
      </w:del>
      <w:r w:rsidRPr="0016650A">
        <w:t>else</w:t>
      </w:r>
    </w:p>
    <w:p w:rsidR="00C359F6" w:rsidRPr="0016650A" w:rsidRDefault="00C359F6" w:rsidP="007B2223">
      <w:pPr>
        <w:pStyle w:val="Codeexample"/>
      </w:pPr>
      <w:del w:id="4120" w:author="Sammartano, Marc (BIC USA)" w:date="2014-09-26T17:38:00Z">
        <w:r w:rsidRPr="0016650A" w:rsidDel="00DA45A0">
          <w:delText xml:space="preserve">  </w:delText>
        </w:r>
      </w:del>
      <w:r w:rsidR="00411B9F" w:rsidRPr="0016650A">
        <w:tab/>
      </w:r>
      <w:r w:rsidR="00411B9F" w:rsidRPr="0016650A">
        <w:tab/>
      </w:r>
      <w:r w:rsidRPr="0016650A">
        <w:t>bundle.get bptr, key$, value</w:t>
      </w:r>
    </w:p>
    <w:p w:rsidR="00C359F6" w:rsidRPr="0016650A" w:rsidRDefault="00C359F6" w:rsidP="007B2223">
      <w:pPr>
        <w:pStyle w:val="Codeexample"/>
      </w:pPr>
      <w:del w:id="4121" w:author="Sammartano, Marc (BIC USA)" w:date="2014-09-26T17:38:00Z">
        <w:r w:rsidRPr="0016650A" w:rsidDel="00DA45A0">
          <w:delText xml:space="preserve">  </w:delText>
        </w:r>
      </w:del>
      <w:r w:rsidR="00411B9F" w:rsidRPr="0016650A">
        <w:tab/>
      </w:r>
      <w:r w:rsidR="00411B9F" w:rsidRPr="0016650A">
        <w:tab/>
      </w:r>
      <w:r w:rsidRPr="0016650A">
        <w:t>print key$, value</w:t>
      </w:r>
    </w:p>
    <w:p w:rsidR="00C359F6" w:rsidRPr="0016650A" w:rsidRDefault="00C359F6" w:rsidP="007B2223">
      <w:pPr>
        <w:pStyle w:val="Codeexample"/>
      </w:pPr>
      <w:del w:id="4122" w:author="Sammartano, Marc (BIC USA)" w:date="2014-09-26T17:38:00Z">
        <w:r w:rsidRPr="0016650A" w:rsidDel="00DA45A0">
          <w:delText xml:space="preserve"> </w:delText>
        </w:r>
      </w:del>
      <w:r w:rsidR="00411B9F" w:rsidRPr="0016650A">
        <w:tab/>
      </w:r>
      <w:del w:id="4123" w:author="Sammartano, Marc (BIC USA)" w:date="2014-09-26T17:38:00Z">
        <w:r w:rsidR="00411B9F" w:rsidRPr="0016650A" w:rsidDel="00DA45A0">
          <w:tab/>
        </w:r>
      </w:del>
      <w:r w:rsidRPr="0016650A">
        <w:t>endif</w:t>
      </w:r>
    </w:p>
    <w:p w:rsidR="002019FC" w:rsidRPr="0016650A" w:rsidRDefault="00AA02A7" w:rsidP="007B2223">
      <w:pPr>
        <w:pStyle w:val="Codeexample"/>
      </w:pPr>
      <w:del w:id="4124" w:author="Sammartano, Marc (BIC USA)" w:date="2014-09-26T17:38:00Z">
        <w:r w:rsidRPr="0016650A" w:rsidDel="00DA45A0">
          <w:delText xml:space="preserve">  </w:delText>
        </w:r>
      </w:del>
      <w:r w:rsidR="00C359F6" w:rsidRPr="0016650A">
        <w:t>next i</w:t>
      </w:r>
    </w:p>
    <w:p w:rsidR="00BC0606" w:rsidRDefault="00BC0606" w:rsidP="008209F2">
      <w:pPr>
        <w:pStyle w:val="Heading4"/>
      </w:pPr>
      <w:r>
        <w:t xml:space="preserve">Bundle.contain </w:t>
      </w:r>
      <w:del w:id="4125" w:author="Sammartano, Marc (BIC USA)" w:date="2014-09-26T17:32:00Z">
        <w:r w:rsidDel="00817488">
          <w:delText xml:space="preserve"> </w:delText>
        </w:r>
      </w:del>
      <w:r>
        <w:t>&lt;pointer_nexp&gt;, &lt;key_sexp&gt; , &lt;contains_nvar&gt;</w:t>
      </w:r>
      <w:r w:rsidR="00520661">
        <w:fldChar w:fldCharType="begin"/>
      </w:r>
      <w:r>
        <w:instrText xml:space="preserve"> XE "</w:instrText>
      </w:r>
      <w:r w:rsidRPr="002F440F">
        <w:instrText xml:space="preserve">Bundle.contain </w:instrText>
      </w:r>
      <w:del w:id="4126" w:author="Sammartano, Marc (BIC USA)" w:date="2014-09-26T17:33:00Z">
        <w:r w:rsidRPr="002F440F" w:rsidDel="00817488">
          <w:delInstrText xml:space="preserve"> </w:delInstrText>
        </w:r>
      </w:del>
      <w:r w:rsidRPr="002F440F">
        <w:instrText>&lt;pointer_nexp&gt;,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w:t>
      </w:r>
      <w:del w:id="4127" w:author="Sammartano, Marc (BIC USA)" w:date="2014-09-26T17:33:00Z">
        <w:r w:rsidR="00411B9F" w:rsidDel="00817488">
          <w:delText xml:space="preserve"> </w:delText>
        </w:r>
      </w:del>
      <w:r w:rsidR="00411B9F">
        <w:t>The &lt;</w:t>
      </w:r>
      <w:r w:rsidR="00473FA4">
        <w:t>type_svar</w:t>
      </w:r>
      <w:r w:rsidR="00411B9F">
        <w:t xml:space="preserve">&gt; will contain an uppercase </w:t>
      </w:r>
      <w:r w:rsidR="00F5651B">
        <w:t>"</w:t>
      </w:r>
      <w:r w:rsidR="00411B9F">
        <w:t>S</w:t>
      </w:r>
      <w:r w:rsidR="00F5651B">
        <w:t>"</w:t>
      </w:r>
      <w:r w:rsidR="00411B9F">
        <w:t xml:space="preserve"> if the type is a string.</w:t>
      </w:r>
      <w:del w:id="4128" w:author="Sammartano, Marc (BIC USA)" w:date="2014-09-26T17:35:00Z">
        <w:r w:rsidR="00411B9F" w:rsidDel="00DA45A0">
          <w:delText xml:space="preserve"> </w:delText>
        </w:r>
      </w:del>
    </w:p>
    <w:p w:rsidR="00411B9F" w:rsidRDefault="00411B9F" w:rsidP="00411B9F">
      <w:r>
        <w:t>Example:</w:t>
      </w:r>
    </w:p>
    <w:p w:rsidR="00411B9F" w:rsidRDefault="00411B9F" w:rsidP="007B2223">
      <w:pPr>
        <w:pStyle w:val="Codeexample"/>
      </w:pPr>
      <w:r>
        <w:t xml:space="preserve">Bundle.type bptr,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lastRenderedPageBreak/>
        <w:t>Bundle.clear &lt;pointer_nvar&gt;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&lt;pointer_nvar&gt; will be cleared</w:t>
      </w:r>
      <w:r w:rsidR="00BB3C12">
        <w:t xml:space="preserve"> of all tags. It will become an</w:t>
      </w:r>
      <w:r>
        <w:t xml:space="preserve"> empty bundle.</w:t>
      </w:r>
      <w:ins w:id="4129" w:author="Sammartano, Marc (BIC USA)" w:date="2014-09-26T17:36:00Z">
        <w:r w:rsidR="00DA45A0">
          <w:t xml:space="preserve"> If the bundle does not exist, a new</w:t>
        </w:r>
      </w:ins>
      <w:ins w:id="4130" w:author="Sammartano, Marc (BIC USA)" w:date="2014-09-26T17:41:00Z">
        <w:r w:rsidR="00DA45A0">
          <w:t>,</w:t>
        </w:r>
      </w:ins>
      <w:ins w:id="4131" w:author="Sammartano, Marc (BIC USA)" w:date="2014-09-26T17:36:00Z">
        <w:r w:rsidR="00DA45A0">
          <w:t xml:space="preserve"> empty bundle is created.</w:t>
        </w:r>
      </w:ins>
    </w:p>
    <w:p w:rsidR="00A32397" w:rsidRDefault="00A32397" w:rsidP="00EB1F62">
      <w:pPr>
        <w:pStyle w:val="Heading2"/>
      </w:pPr>
      <w:bookmarkStart w:id="4132" w:name="_Toc400726406"/>
      <w:r>
        <w:t>Stacks</w:t>
      </w:r>
      <w:bookmarkEnd w:id="4132"/>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771C3524" wp14:editId="102F9367">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pPr>
        <w:rPr>
          <w:ins w:id="4133" w:author="Sammartano, Marc (BIC USA)" w:date="2014-09-29T17:26:00Z"/>
        </w:rPr>
      </w:pPr>
      <w:r>
        <w:t>A running example of Stacks ca</w:t>
      </w:r>
      <w:r w:rsidR="00FF2079">
        <w:t xml:space="preserve">n be found in the </w:t>
      </w:r>
      <w:r w:rsidR="004A1077">
        <w:t>Sample Program</w:t>
      </w:r>
      <w:r w:rsidR="00FF2079">
        <w:t xml:space="preserve"> file, f29</w:t>
      </w:r>
      <w:r>
        <w:t>_stack.bas.</w:t>
      </w:r>
    </w:p>
    <w:p w:rsidR="00B51D51" w:rsidRDefault="00B51D51" w:rsidP="00A32397">
      <w:ins w:id="4134" w:author="Sammartano, Marc (BIC USA)" w:date="2014-09-29T17:26:00Z">
        <w:r>
          <w:t>There is no fixed limit on the size or number of stacks. You are limited only by the memory of your device.</w:t>
        </w:r>
      </w:ins>
    </w:p>
    <w:p w:rsidR="00DC3FCA" w:rsidRDefault="00DC3FCA" w:rsidP="005F4916">
      <w:pPr>
        <w:pStyle w:val="Heading3"/>
      </w:pPr>
      <w:bookmarkStart w:id="4135" w:name="_Toc400726407"/>
      <w:r>
        <w:t>Stack Commands</w:t>
      </w:r>
      <w:bookmarkEnd w:id="4135"/>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lastRenderedPageBreak/>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t>Stack.</w:t>
      </w:r>
      <w:del w:id="4136" w:author="Sammartano, Marc (BIC USA)" w:date="2014-09-23T18:22:00Z">
        <w:r w:rsidDel="005E290C">
          <w:delText>I</w:delText>
        </w:r>
      </w:del>
      <w:ins w:id="4137" w:author="Sammartano, Marc (BIC USA)" w:date="2014-09-23T18:22:00Z">
        <w:r w:rsidR="005E290C">
          <w:t>i</w:t>
        </w:r>
      </w:ins>
      <w:r>
        <w:t>sEmpty</w:t>
      </w:r>
      <w:r w:rsidR="005D2191">
        <w:t xml:space="preserve"> &lt;ptr_nexp&gt;, &lt;nvar&gt;</w:t>
      </w:r>
      <w:r w:rsidR="00520661">
        <w:fldChar w:fldCharType="begin"/>
      </w:r>
      <w:r w:rsidR="00965677">
        <w:instrText xml:space="preserve"> XE "</w:instrText>
      </w:r>
      <w:r w:rsidR="00965677" w:rsidRPr="00553C84">
        <w:instrText>Stack.</w:instrText>
      </w:r>
      <w:del w:id="4138" w:author="Sammartano, Marc (BIC USA)" w:date="2014-09-23T18:22:00Z">
        <w:r w:rsidR="00965677" w:rsidRPr="00553C84" w:rsidDel="005E290C">
          <w:delInstrText>I</w:delInstrText>
        </w:r>
      </w:del>
      <w:ins w:id="4139" w:author="Sammartano, Marc (BIC USA)" w:date="2014-09-23T18:22:00Z">
        <w:r w:rsidR="005E290C">
          <w:instrText>i</w:instrText>
        </w:r>
      </w:ins>
      <w:r w:rsidR="00965677" w:rsidRPr="00553C84">
        <w:instrText>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140" w:name="_Toc400726408"/>
      <w:r>
        <w:t>Queues</w:t>
      </w:r>
      <w:bookmarkEnd w:id="4140"/>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t>L</w:t>
      </w:r>
      <w:r>
        <w:t>ist.add to add new elements to the end of the queue.</w:t>
      </w:r>
    </w:p>
    <w:p w:rsidR="00DC3FCA" w:rsidRPr="00DC3FCA" w:rsidRDefault="00CE1878" w:rsidP="00CE1878">
      <w:r>
        <w:t xml:space="preserve">Use </w:t>
      </w:r>
      <w:r w:rsidR="00C4477E">
        <w:t>L</w:t>
      </w:r>
      <w:r>
        <w:t xml:space="preserve">ist.get to get the element at the top of the queue and use </w:t>
      </w:r>
      <w:r w:rsidR="00C4477E">
        <w:t>L</w:t>
      </w:r>
      <w:r>
        <w:t xml:space="preserve">ist.remove to remove that top of queue element. </w:t>
      </w:r>
      <w:r w:rsidR="001B3321">
        <w:t xml:space="preserve">You should, of course, use </w:t>
      </w:r>
      <w:r w:rsidR="00C4477E">
        <w:t>L</w:t>
      </w:r>
      <w:r w:rsidR="001B3321">
        <w:t xml:space="preserve">ist.size before using </w:t>
      </w:r>
      <w:r w:rsidR="00C4477E">
        <w:t>L</w:t>
      </w:r>
      <w:r w:rsidR="001B3321">
        <w:t>is</w:t>
      </w:r>
      <w:r w:rsidR="00965677">
        <w:t xml:space="preserve">t.get to </w:t>
      </w:r>
      <w:del w:id="4141" w:author="Sammartano, Marc (BIC USA)" w:date="2014-09-14T12:07:00Z">
        <w:r w:rsidR="00965677" w:rsidDel="003F5D44">
          <w:delText>i</w:delText>
        </w:r>
      </w:del>
      <w:ins w:id="4142" w:author="Sammartano, Marc (BIC USA)" w:date="2014-09-14T12:07:00Z">
        <w:r w:rsidR="003F5D44">
          <w:t>e</w:t>
        </w:r>
      </w:ins>
      <w:r w:rsidR="00965677">
        <w:t>nsure that there is a</w:t>
      </w:r>
      <w:r w:rsidR="001B3321">
        <w:t xml:space="preserve"> queued element remaining</w:t>
      </w:r>
    </w:p>
    <w:p w:rsidR="005866FB" w:rsidRDefault="005866FB" w:rsidP="00E33967">
      <w:pPr>
        <w:pStyle w:val="Heading1"/>
      </w:pPr>
      <w:bookmarkStart w:id="4143" w:name="_Toc400726409"/>
      <w:r>
        <w:t>Comments</w:t>
      </w:r>
      <w:bookmarkEnd w:id="4143"/>
    </w:p>
    <w:p w:rsidR="00EA7A8B" w:rsidRDefault="00184DA5" w:rsidP="00EB1F62">
      <w:pPr>
        <w:pStyle w:val="Heading2"/>
      </w:pPr>
      <w:bookmarkStart w:id="4144" w:name="_Toc400726410"/>
      <w:r>
        <w:t>! -</w:t>
      </w:r>
      <w:r w:rsidR="00EA7A8B">
        <w:t xml:space="preserve"> Single Line Comment</w:t>
      </w:r>
      <w:bookmarkEnd w:id="4144"/>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4145" w:name="_Toc400726411"/>
      <w:r>
        <w:lastRenderedPageBreak/>
        <w:t>R</w:t>
      </w:r>
      <w:ins w:id="4146" w:author="Sammartano, Marc (BIC USA)" w:date="2014-09-29T17:18:00Z">
        <w:r w:rsidR="00953C37">
          <w:t>em</w:t>
        </w:r>
      </w:ins>
      <w:del w:id="4147" w:author="Sammartano, Marc (BIC USA)" w:date="2014-09-29T17:18:00Z">
        <w:r w:rsidDel="00953C37">
          <w:delText>EM</w:delText>
        </w:r>
      </w:del>
      <w:r>
        <w:t xml:space="preserve"> - Single Line Comment (legacy)</w:t>
      </w:r>
      <w:bookmarkEnd w:id="4145"/>
      <w:r w:rsidR="00520661">
        <w:fldChar w:fldCharType="begin"/>
      </w:r>
      <w:r>
        <w:instrText xml:space="preserve"> XE "R</w:instrText>
      </w:r>
      <w:ins w:id="4148" w:author="Sammartano, Marc (BIC USA)" w:date="2014-09-29T17:18:00Z">
        <w:r w:rsidR="00953C37">
          <w:instrText>em</w:instrText>
        </w:r>
      </w:ins>
      <w:del w:id="4149" w:author="Sammartano, Marc (BIC USA)" w:date="2014-09-29T17:18:00Z">
        <w:r w:rsidDel="00953C37">
          <w:delInstrText>EM</w:delInstrText>
        </w:r>
      </w:del>
      <w:r>
        <w:instrText xml:space="preserve">" </w:instrText>
      </w:r>
      <w:r w:rsidR="00520661">
        <w:fldChar w:fldCharType="end"/>
      </w:r>
    </w:p>
    <w:p w:rsidR="00E93A29" w:rsidRDefault="00E93A29" w:rsidP="00EA7A8B">
      <w:r>
        <w:t xml:space="preserve">If the first three characters in a line are </w:t>
      </w:r>
      <w:ins w:id="4150" w:author="Sammartano, Marc (BIC USA)" w:date="2014-09-29T17:18:00Z">
        <w:r w:rsidR="00953C37">
          <w:t xml:space="preserve">"Rem", </w:t>
        </w:r>
      </w:ins>
      <w:r>
        <w:t>"REM"</w:t>
      </w:r>
      <w:ins w:id="4151" w:author="Sammartano, Marc (BIC USA)" w:date="2014-09-29T17:19:00Z">
        <w:r w:rsidR="00953C37">
          <w:t>,</w:t>
        </w:r>
      </w:ins>
      <w:r>
        <w:t xml:space="preserve"> or even "r</w:t>
      </w:r>
      <w:del w:id="4152" w:author="Sammartano, Marc (BIC USA)" w:date="2014-09-29T17:19:00Z">
        <w:r w:rsidDel="00953C37">
          <w:delText>e</w:delText>
        </w:r>
      </w:del>
      <w:ins w:id="4153" w:author="Sammartano, Marc (BIC USA)" w:date="2014-09-29T17:19:00Z">
        <w:r w:rsidR="00953C37">
          <w:t>E</w:t>
        </w:r>
      </w:ins>
      <w:r>
        <w:t>m", BASIC! considers the entire line a comment and ignores it. If "R</w:t>
      </w:r>
      <w:ins w:id="4154" w:author="Sammartano, Marc (BIC USA)" w:date="2014-09-29T17:19:00Z">
        <w:r w:rsidR="00953C37">
          <w:t>em</w:t>
        </w:r>
      </w:ins>
      <w:del w:id="4155" w:author="Sammartano, Marc (BIC USA)" w:date="2014-09-29T17:19:00Z">
        <w:r w:rsidDel="00953C37">
          <w:delText>EM</w:delText>
        </w:r>
      </w:del>
      <w:r>
        <w:t>" appears elsewhere in the line it does not indicate a comment.</w:t>
      </w:r>
    </w:p>
    <w:p w:rsidR="00EA7A8B" w:rsidRDefault="00EA7A8B" w:rsidP="00EB1F62">
      <w:pPr>
        <w:pStyle w:val="Heading2"/>
      </w:pPr>
      <w:bookmarkStart w:id="4156" w:name="_Toc400726412"/>
      <w:r>
        <w:t>!! - Block Comment</w:t>
      </w:r>
      <w:bookmarkEnd w:id="4156"/>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157" w:name="_Toc400726413"/>
      <w:r>
        <w:t>% - Middle of Line Comment</w:t>
      </w:r>
      <w:bookmarkEnd w:id="4157"/>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158" w:name="_Toc400726414"/>
      <w:r>
        <w:t>Expressions</w:t>
      </w:r>
      <w:bookmarkEnd w:id="4158"/>
    </w:p>
    <w:p w:rsidR="00934C10" w:rsidRDefault="005866FB" w:rsidP="00EB1F62">
      <w:pPr>
        <w:pStyle w:val="Heading2"/>
      </w:pPr>
      <w:bookmarkStart w:id="4159" w:name="_Toc400726415"/>
      <w:r>
        <w:t>Numeric</w:t>
      </w:r>
      <w:r w:rsidR="00EC5719">
        <w:t xml:space="preserve"> </w:t>
      </w:r>
      <w:r w:rsidR="00934C10">
        <w:t>&lt;nexp&gt; := {&lt;numeric variable&gt;</w:t>
      </w:r>
      <w:r w:rsidR="00526E57">
        <w:t>|</w:t>
      </w:r>
      <w:r w:rsidR="00934C10">
        <w:t>&lt;numeric constant} {&lt;n</w:t>
      </w:r>
      <w:r w:rsidR="00526E57">
        <w:t>operator&gt; &lt;nexp&gt;|&lt;end of line&gt;}</w:t>
      </w:r>
      <w:bookmarkEnd w:id="4159"/>
    </w:p>
    <w:p w:rsidR="00FF5588" w:rsidRDefault="00934C10" w:rsidP="005F4916">
      <w:pPr>
        <w:pStyle w:val="Heading3"/>
      </w:pPr>
      <w:bookmarkStart w:id="4160" w:name="_Toc400726416"/>
      <w:r>
        <w:t>Numeric Operators &lt;noperator&gt;</w:t>
      </w:r>
      <w:bookmarkEnd w:id="4160"/>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del w:id="4161" w:author="Sammartano, Marc (BIC USA)" w:date="2014-09-14T12:05:00Z">
        <w:r w:rsidDel="003F5D44">
          <w:delText>i</w:delText>
        </w:r>
      </w:del>
      <w:ins w:id="4162" w:author="Sammartano, Marc (BIC USA)" w:date="2014-09-14T12:05:00Z">
        <w:r w:rsidR="003F5D44">
          <w:t>e</w:t>
        </w:r>
      </w:ins>
      <w:r>
        <w:t>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4163" w:name="_Toc400726417"/>
      <w:r>
        <w:t>Numeric Expression Examples</w:t>
      </w:r>
      <w:bookmarkEnd w:id="4163"/>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4164" w:name="_Toc400726418"/>
      <w:r>
        <w:t>Pre</w:t>
      </w:r>
      <w:r w:rsidR="003A11BB">
        <w:t>-</w:t>
      </w:r>
      <w:r>
        <w:t xml:space="preserve"> and Post</w:t>
      </w:r>
      <w:r w:rsidR="003A11BB">
        <w:t>-</w:t>
      </w:r>
      <w:r>
        <w:t>Increment Operators</w:t>
      </w:r>
      <w:bookmarkEnd w:id="4164"/>
    </w:p>
    <w:p w:rsidR="006B0595" w:rsidRDefault="006B0595" w:rsidP="006B5451">
      <w:pPr>
        <w:spacing w:after="0"/>
      </w:pPr>
      <w:r>
        <w:tab/>
        <w:t>++x</w:t>
      </w:r>
      <w:r w:rsidR="006B5451">
        <w:tab/>
      </w:r>
      <w:r>
        <w:t xml:space="preserve">Increments </w:t>
      </w:r>
      <w:del w:id="4165" w:author="Sammartano, Marc (BIC USA)" w:date="2014-10-10T11:58:00Z">
        <w:r w:rsidDel="00074D68">
          <w:delText xml:space="preserve"> </w:delText>
        </w:r>
      </w:del>
      <w:r>
        <w:t>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FA3111">
        <w:t xml:space="preserve"> from what you typed</w:t>
      </w:r>
      <w:r w:rsidR="00A416A8">
        <w:t>.</w:t>
      </w:r>
      <w:r w:rsidR="003A11BB">
        <w:t xml:space="preserve"> </w:t>
      </w:r>
      <w:r w:rsidR="003A11BB" w:rsidRPr="003A11BB">
        <w:t>You cannot combine any of these operators with each other or with any assignment operator (=, +=, etc.).</w:t>
      </w:r>
    </w:p>
    <w:p w:rsidR="00526E57" w:rsidRDefault="005866FB" w:rsidP="00EB1F62">
      <w:pPr>
        <w:pStyle w:val="Heading2"/>
      </w:pPr>
      <w:bookmarkStart w:id="4166" w:name="_Toc400726419"/>
      <w:r>
        <w:lastRenderedPageBreak/>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166"/>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4167" w:name="_Toc400726420"/>
      <w:r>
        <w:t>Logical</w:t>
      </w:r>
      <w:r w:rsidR="00DC525C">
        <w:t xml:space="preserve"> &lt;lexp&gt;</w:t>
      </w:r>
      <w:bookmarkEnd w:id="4167"/>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4168" w:name="_Toc400726421"/>
      <w:r>
        <w:t>Logical Operators</w:t>
      </w:r>
      <w:bookmarkEnd w:id="4168"/>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106CC9">
      <w:pPr>
        <w:pStyle w:val="ListParagraph"/>
        <w:numPr>
          <w:ilvl w:val="0"/>
          <w:numId w:val="5"/>
        </w:numPr>
      </w:pPr>
      <w:r w:rsidRPr="00674A65">
        <w:t>Unary Not !</w:t>
      </w:r>
    </w:p>
    <w:p w:rsidR="00FF5588" w:rsidRPr="00674A65" w:rsidRDefault="00FF5588" w:rsidP="00106CC9">
      <w:pPr>
        <w:pStyle w:val="ListParagraph"/>
        <w:numPr>
          <w:ilvl w:val="0"/>
          <w:numId w:val="5"/>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106CC9">
      <w:pPr>
        <w:pStyle w:val="ListParagraph"/>
        <w:numPr>
          <w:ilvl w:val="0"/>
          <w:numId w:val="5"/>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106CC9">
      <w:pPr>
        <w:pStyle w:val="ListParagraph"/>
        <w:numPr>
          <w:ilvl w:val="0"/>
          <w:numId w:val="5"/>
        </w:numPr>
      </w:pPr>
      <w:r w:rsidRPr="00674A65">
        <w:t>And</w:t>
      </w:r>
      <w:r w:rsidR="006B5451">
        <w:t xml:space="preserve"> </w:t>
      </w:r>
      <w:r w:rsidRPr="00674A65">
        <w:t xml:space="preserve">"&amp;", </w:t>
      </w:r>
      <w:del w:id="4169" w:author="Sammartano, Marc (BIC USA)" w:date="2014-10-10T11:59:00Z">
        <w:r w:rsidRPr="00674A65" w:rsidDel="00074D68">
          <w:delText xml:space="preserve"> </w:delText>
        </w:r>
      </w:del>
      <w:r w:rsidRPr="00674A65">
        <w:t>Or</w:t>
      </w:r>
      <w:r w:rsidR="006B5451">
        <w:t xml:space="preserve"> </w:t>
      </w:r>
      <w:r w:rsidRPr="00674A65">
        <w:t>"|"</w:t>
      </w:r>
    </w:p>
    <w:p w:rsidR="00FF5588" w:rsidRDefault="00FF5588" w:rsidP="005F4916">
      <w:pPr>
        <w:pStyle w:val="Heading3"/>
      </w:pPr>
      <w:bookmarkStart w:id="4170" w:name="_Toc400726422"/>
      <w:r>
        <w:t>Examples of Logical Expressions</w:t>
      </w:r>
      <w:bookmarkEnd w:id="4170"/>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4171" w:name="_Toc400726423"/>
      <w:r w:rsidRPr="00E33967">
        <w:t>Assignment Operations</w:t>
      </w:r>
      <w:bookmarkEnd w:id="4171"/>
    </w:p>
    <w:p w:rsidR="00485F39" w:rsidRDefault="00485F39" w:rsidP="00485F39">
      <w:r>
        <w:t>Variables get their values by me</w:t>
      </w:r>
      <w:r w:rsidR="00FA3111">
        <w:t xml:space="preserve">ans of assignment statements. </w:t>
      </w:r>
      <w:del w:id="4172" w:author="Sammartano, Marc (BIC USA)" w:date="2014-10-10T11:59:00Z">
        <w:r w:rsidR="00FA3111" w:rsidDel="00074D68">
          <w:delText xml:space="preserve"> </w:delText>
        </w:r>
      </w:del>
      <w:r w:rsidR="00FA3111">
        <w:t>Simple a</w:t>
      </w:r>
      <w:r>
        <w:t>ssignment statements are of the form:</w:t>
      </w:r>
    </w:p>
    <w:p w:rsidR="00485F39" w:rsidRDefault="00485F39" w:rsidP="00FC622D">
      <w:pPr>
        <w:pStyle w:val="Codeexample"/>
      </w:pPr>
      <w:r>
        <w:t>&lt;nvar&gt; = &lt;nexp&gt;</w:t>
      </w:r>
    </w:p>
    <w:p w:rsidR="00485F39" w:rsidRDefault="00485F39" w:rsidP="00FC622D">
      <w:pPr>
        <w:pStyle w:val="Codeexample"/>
      </w:pPr>
      <w:r>
        <w:t>&lt;svar&gt; = &lt;sexp&gt;</w:t>
      </w:r>
    </w:p>
    <w:p w:rsidR="00A379E3" w:rsidRDefault="00A379E3" w:rsidP="00A379E3">
      <w:pPr>
        <w:spacing w:after="0"/>
      </w:pPr>
      <w:r>
        <w:lastRenderedPageBreak/>
        <w:t>Every BASIC! statement consists of a command and, usually, one or more parameters.</w:t>
      </w:r>
      <w:r w:rsidR="007B3937">
        <w:t xml:space="preserve"> In an assignment statement as shown here, all you see is the parameter. The special form of the statement, using an equals sign after a variable, allows BASIC! to infer the command. The implied command is </w:t>
      </w:r>
      <w:r w:rsidR="007B3937" w:rsidRPr="007B3937">
        <w:rPr>
          <w:b/>
        </w:rPr>
        <w:t>LET</w:t>
      </w:r>
      <w:r w:rsidR="007B3937">
        <w:t xml:space="preserve">. </w:t>
      </w:r>
    </w:p>
    <w:p w:rsidR="00E33967" w:rsidRDefault="00E33967" w:rsidP="00E33967">
      <w:pPr>
        <w:pStyle w:val="Heading2"/>
      </w:pPr>
      <w:bookmarkStart w:id="4173" w:name="_Toc400726424"/>
      <w:r>
        <w:t>L</w:t>
      </w:r>
      <w:ins w:id="4174" w:author="Sammartano, Marc (BIC USA)" w:date="2014-09-23T18:19:00Z">
        <w:r w:rsidR="005E290C">
          <w:t>et</w:t>
        </w:r>
      </w:ins>
      <w:bookmarkEnd w:id="4173"/>
      <w:del w:id="4175" w:author="Sammartano, Marc (BIC USA)" w:date="2014-09-23T18:19:00Z">
        <w:r w:rsidDel="005E290C">
          <w:delText>ET</w:delText>
        </w:r>
      </w:del>
      <w:r w:rsidR="00520661">
        <w:fldChar w:fldCharType="begin"/>
      </w:r>
      <w:r w:rsidR="001E31F1">
        <w:instrText xml:space="preserve"> XE "</w:instrText>
      </w:r>
      <w:r w:rsidR="001E31F1" w:rsidRPr="0090335B">
        <w:instrText>L</w:instrText>
      </w:r>
      <w:ins w:id="4176" w:author="Sammartano, Marc (BIC USA)" w:date="2014-09-23T18:19:00Z">
        <w:r w:rsidR="005E290C">
          <w:instrText>et</w:instrText>
        </w:r>
      </w:ins>
      <w:del w:id="4177" w:author="Sammartano, Marc (BIC USA)" w:date="2014-09-23T18:19:00Z">
        <w:r w:rsidR="001E31F1" w:rsidRPr="0090335B" w:rsidDel="005E290C">
          <w:delInstrText>ET</w:delInstrText>
        </w:r>
      </w:del>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Default="00485F39" w:rsidP="00FC622D">
      <w:pPr>
        <w:pStyle w:val="Codeexample"/>
      </w:pPr>
      <w:r>
        <w:t>LET &lt;nvar&gt; = &lt;nexp&gt;</w:t>
      </w:r>
    </w:p>
    <w:p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485F39" w:rsidRDefault="007A6E09" w:rsidP="00FC622D">
      <w:pPr>
        <w:pStyle w:val="Codeexample"/>
      </w:pPr>
      <w:r>
        <w:t>Letter</w:t>
      </w:r>
      <w:r w:rsidR="00485F39">
        <w:t xml:space="preserve">$ = </w:t>
      </w:r>
      <w:r w:rsidR="00F5651B">
        <w:t>"</w:t>
      </w:r>
      <w:r w:rsidR="00485F39">
        <w:t>B</w:t>
      </w:r>
      <w:r w:rsidR="00F5651B">
        <w:t>"</w:t>
      </w:r>
      <w:r w:rsidR="00485F39">
        <w:t xml:space="preserve"> will be seen by BASIC! as</w:t>
      </w:r>
    </w:p>
    <w:p w:rsidR="00485F39" w:rsidRDefault="007A6E09" w:rsidP="00FC622D">
      <w:pPr>
        <w:pStyle w:val="Codeexample"/>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Default="00094816" w:rsidP="00FC622D">
      <w:pPr>
        <w:pStyle w:val="Codeexample"/>
      </w:pPr>
      <w:r>
        <w:t>LET Letter$=</w:t>
      </w:r>
      <w:r w:rsidR="00F5651B">
        <w:t>"</w:t>
      </w:r>
      <w:r>
        <w:t>B</w:t>
      </w:r>
      <w:r w:rsidR="00F5651B">
        <w:t>"</w:t>
      </w:r>
    </w:p>
    <w:p w:rsidR="00094816" w:rsidRDefault="00094816" w:rsidP="00485F39">
      <w:r>
        <w:t xml:space="preserve">If you do the assignment in an </w:t>
      </w:r>
      <w:r w:rsidRPr="00FC622D">
        <w:rPr>
          <w:b/>
        </w:rPr>
        <w:t>IF</w:t>
      </w:r>
      <w:r>
        <w:t xml:space="preserve"> statement, you </w:t>
      </w:r>
      <w:r w:rsidR="00FC622D">
        <w:t>must</w:t>
      </w:r>
      <w:r>
        <w:t xml:space="preserve"> also use the </w:t>
      </w:r>
      <w:r w:rsidRPr="00FC622D">
        <w:rPr>
          <w:b/>
        </w:rPr>
        <w:t>LET</w:t>
      </w:r>
      <w:r>
        <w:t xml:space="preserve"> command:</w:t>
      </w:r>
    </w:p>
    <w:p w:rsidR="00094816" w:rsidRDefault="00094816" w:rsidP="00FC622D">
      <w:pPr>
        <w:pStyle w:val="Codeexample"/>
      </w:pPr>
      <w:r>
        <w:t>I</w:t>
      </w:r>
      <w:r w:rsidR="00FC622D">
        <w:t>F</w:t>
      </w:r>
      <w:r>
        <w:t xml:space="preserve"> 1 &lt; 2 </w:t>
      </w:r>
      <w:r w:rsidR="00FC622D">
        <w:t>THEN</w:t>
      </w:r>
      <w:r>
        <w:t xml:space="preserve"> LET letter$=</w:t>
      </w:r>
      <w:r w:rsidR="00F5651B">
        <w:t>"</w:t>
      </w:r>
      <w:r>
        <w:t>B</w:t>
      </w:r>
      <w:r w:rsidR="00F5651B">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E75EEE" w:rsidRDefault="00E75EEE" w:rsidP="00E33967">
      <w:pPr>
        <w:pStyle w:val="Heading2"/>
      </w:pPr>
      <w:bookmarkStart w:id="4178" w:name="_Toc400726425"/>
      <w:r>
        <w:t>OpEqual Assignment Operations</w:t>
      </w:r>
      <w:bookmarkEnd w:id="417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w:t>
      </w:r>
      <w:r w:rsidR="00FA3111">
        <w:t xml:space="preserve"> </w:t>
      </w:r>
      <w:r>
        <w:t>(5</w:t>
      </w:r>
      <w:r w:rsidR="00FA3111">
        <w:t xml:space="preserve"> </w:t>
      </w:r>
      <w:r>
        <w:t>+</w:t>
      </w:r>
      <w:r w:rsidR="00FA3111">
        <w:t xml:space="preserve"> </w:t>
      </w:r>
      <w:r>
        <w:t>3)</w:t>
      </w:r>
    </w:p>
    <w:p w:rsidR="00E75EEE" w:rsidRDefault="00E75EEE" w:rsidP="00E33967">
      <w:pPr>
        <w:spacing w:after="0"/>
      </w:pPr>
      <w:r>
        <w:tab/>
        <w:t>-=</w:t>
      </w:r>
      <w:r>
        <w:tab/>
      </w:r>
      <w:r w:rsidR="004A7082">
        <w:t xml:space="preserve">c -= d is the same as c = c </w:t>
      </w:r>
      <w:r w:rsidR="00FA3111">
        <w:t>-</w:t>
      </w:r>
      <w:r w:rsidR="004A7082">
        <w:t xml:space="preserve"> </w:t>
      </w:r>
      <w:r>
        <w:t>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r w:rsidR="00FA3111">
        <w:t xml:space="preserve"> from what you typed. </w:t>
      </w:r>
      <w:r w:rsidR="00FA3111" w:rsidRPr="003A11BB">
        <w:t>If you use one of these operators, you can not use any of the Pre- and Post-Incre</w:t>
      </w:r>
      <w:r w:rsidR="00FA3111">
        <w:t>ment Operators on the same line</w:t>
      </w:r>
      <w:r>
        <w:t>.</w:t>
      </w:r>
    </w:p>
    <w:p w:rsidR="00EF672D" w:rsidRDefault="00EF672D" w:rsidP="00E33967">
      <w:pPr>
        <w:pStyle w:val="Heading1"/>
      </w:pPr>
      <w:bookmarkStart w:id="4179" w:name="_Toc400726426"/>
      <w:r>
        <w:t>Math Function</w:t>
      </w:r>
      <w:r w:rsidR="007202D6">
        <w:t>s</w:t>
      </w:r>
      <w:bookmarkEnd w:id="4179"/>
    </w:p>
    <w:p w:rsidR="007202D6" w:rsidRDefault="007202D6" w:rsidP="007202D6">
      <w:r>
        <w:t>Math functions act like numeric variables in a &lt;nexp&gt; (or &lt;lexp&gt;)</w:t>
      </w:r>
      <w:r w:rsidR="001E7F77">
        <w:t>.</w:t>
      </w:r>
    </w:p>
    <w:p w:rsidR="001E7F77" w:rsidRDefault="001E7F77" w:rsidP="00EB1F62">
      <w:pPr>
        <w:pStyle w:val="Heading2"/>
      </w:pPr>
      <w:bookmarkStart w:id="4180" w:name="_Toc400726427"/>
      <w:r>
        <w:t>BOR(&lt;nexp1&gt;, &lt;nexp2&gt;)</w:t>
      </w:r>
      <w:bookmarkEnd w:id="4180"/>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1E7F77" w:rsidP="001E7F77">
      <w:del w:id="4181" w:author="Sammartano, Marc (BIC USA)" w:date="2014-10-08T15:35:00Z">
        <w:r w:rsidDel="005A349C">
          <w:delText>T</w:delText>
        </w:r>
      </w:del>
      <w:ins w:id="4182" w:author="Sammartano, Marc (BIC USA)" w:date="2014-10-08T15:35:00Z">
        <w:r w:rsidR="005A349C">
          <w:t>Returns t</w:t>
        </w:r>
      </w:ins>
      <w:r>
        <w:t>he logical bitwise value of &lt;nexp1&gt; OR &lt;nexp2&gt;</w:t>
      </w:r>
      <w:del w:id="4183" w:author="Sammartano, Marc (BIC USA)" w:date="2014-10-08T15:35:00Z">
        <w:r w:rsidDel="005A349C">
          <w:delText xml:space="preserve"> will be returned</w:delText>
        </w:r>
      </w:del>
      <w:r>
        <w:t>.</w:t>
      </w:r>
      <w:r w:rsidR="00D23CFF">
        <w:t xml:space="preserve"> </w:t>
      </w:r>
      <w:ins w:id="4184" w:author="Sammartano, Marc (BIC USA)" w:date="2014-10-08T15:17:00Z">
        <w:r w:rsidR="000B6F40">
          <w:t xml:space="preserve">The double-precision </w:t>
        </w:r>
      </w:ins>
      <w:del w:id="4185" w:author="Sammartano, Marc (BIC USA)" w:date="2014-10-08T15:17:00Z">
        <w:r w:rsidR="003A49EF" w:rsidDel="000B6F40">
          <w:delText>F</w:delText>
        </w:r>
      </w:del>
      <w:ins w:id="4186" w:author="Sammartano, Marc (BIC USA)" w:date="2014-10-08T15:17:00Z">
        <w:r w:rsidR="000B6F40">
          <w:t>f</w:t>
        </w:r>
      </w:ins>
      <w:r w:rsidR="003A49EF">
        <w:t>loating</w:t>
      </w:r>
      <w:del w:id="4187" w:author="Sammartano, Marc (BIC USA)" w:date="2014-10-08T15:20:00Z">
        <w:r w:rsidR="003A49EF" w:rsidDel="000B6F40">
          <w:delText xml:space="preserve"> </w:delText>
        </w:r>
      </w:del>
      <w:ins w:id="4188" w:author="Sammartano, Marc (BIC USA)" w:date="2014-10-08T15:20:00Z">
        <w:r w:rsidR="000B6F40">
          <w:t>-</w:t>
        </w:r>
      </w:ins>
      <w:r w:rsidR="003A49EF">
        <w:t xml:space="preserve">point </w:t>
      </w:r>
      <w:del w:id="4189" w:author="Sammartano, Marc (BIC USA)" w:date="2014-10-08T15:17:00Z">
        <w:r w:rsidR="003A49EF" w:rsidDel="000B6F40">
          <w:delText xml:space="preserve">double precision </w:delText>
        </w:r>
      </w:del>
      <w:r w:rsidR="003A49EF">
        <w:t>values</w:t>
      </w:r>
      <w:r w:rsidR="00D23CFF">
        <w:t xml:space="preserve"> </w:t>
      </w:r>
      <w:del w:id="4190" w:author="Sammartano, Marc (BIC USA)" w:date="2014-10-08T15:35:00Z">
        <w:r w:rsidR="00D23CFF" w:rsidDel="005A349C">
          <w:delText>will be</w:delText>
        </w:r>
      </w:del>
      <w:ins w:id="4191" w:author="Sammartano, Marc (BIC USA)" w:date="2014-10-08T15:35:00Z">
        <w:r w:rsidR="005A349C">
          <w:t>are</w:t>
        </w:r>
      </w:ins>
      <w:r w:rsidR="00D23CFF">
        <w:t xml:space="preserve"> converted to </w:t>
      </w:r>
      <w:ins w:id="4192" w:author="Sammartano, Marc (BIC USA)" w:date="2014-10-08T15:33:00Z">
        <w:r w:rsidR="00932469">
          <w:t xml:space="preserve">64-bit </w:t>
        </w:r>
      </w:ins>
      <w:r w:rsidR="00D23CFF">
        <w:t>integers before the operation.</w:t>
      </w:r>
    </w:p>
    <w:p w:rsidR="001E7F77" w:rsidRPr="001E7F77" w:rsidRDefault="001E7F77" w:rsidP="001E7F77">
      <w:r>
        <w:lastRenderedPageBreak/>
        <w:tab/>
        <w:t xml:space="preserve">BOR(1,2) </w:t>
      </w:r>
      <w:r w:rsidR="00F33C59">
        <w:t>is</w:t>
      </w:r>
      <w:r>
        <w:t xml:space="preserve"> 3</w:t>
      </w:r>
    </w:p>
    <w:p w:rsidR="001E7F77" w:rsidRDefault="001E7F77" w:rsidP="00EB1F62">
      <w:pPr>
        <w:pStyle w:val="Heading2"/>
      </w:pPr>
      <w:bookmarkStart w:id="4193" w:name="_Toc400726428"/>
      <w:r>
        <w:t>BAND(&lt;nexp1&gt;, &lt;nexp2&gt;)</w:t>
      </w:r>
      <w:bookmarkEnd w:id="4193"/>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1E7F77" w:rsidP="001E7F77">
      <w:del w:id="4194" w:author="Sammartano, Marc (BIC USA)" w:date="2014-10-08T15:35:00Z">
        <w:r w:rsidDel="005A349C">
          <w:delText>T</w:delText>
        </w:r>
      </w:del>
      <w:ins w:id="4195" w:author="Sammartano, Marc (BIC USA)" w:date="2014-10-08T15:35:00Z">
        <w:r w:rsidR="005A349C">
          <w:t>Returns t</w:t>
        </w:r>
      </w:ins>
      <w:r>
        <w:t xml:space="preserve">he logical bitwise value of &lt;nexp1&gt; </w:t>
      </w:r>
      <w:del w:id="4196" w:author="Sammartano, Marc (BIC USA)" w:date="2014-10-08T15:17:00Z">
        <w:r w:rsidDel="000B6F40">
          <w:delText xml:space="preserve"> </w:delText>
        </w:r>
      </w:del>
      <w:r>
        <w:t>AND &lt;nexp2&gt;</w:t>
      </w:r>
      <w:del w:id="4197" w:author="Sammartano, Marc (BIC USA)" w:date="2014-10-08T15:36:00Z">
        <w:r w:rsidDel="005A349C">
          <w:delText xml:space="preserve"> will be returned</w:delText>
        </w:r>
      </w:del>
      <w:r>
        <w:t>.</w:t>
      </w:r>
      <w:r w:rsidR="00D23CFF">
        <w:t xml:space="preserve"> </w:t>
      </w:r>
      <w:ins w:id="4198" w:author="Sammartano, Marc (BIC USA)" w:date="2014-10-08T15:18:00Z">
        <w:r w:rsidR="000B6F40">
          <w:t xml:space="preserve">The double-precision </w:t>
        </w:r>
      </w:ins>
      <w:del w:id="4199" w:author="Sammartano, Marc (BIC USA)" w:date="2014-10-08T15:18:00Z">
        <w:r w:rsidR="003A49EF" w:rsidDel="000B6F40">
          <w:delText>F</w:delText>
        </w:r>
      </w:del>
      <w:ins w:id="4200" w:author="Sammartano, Marc (BIC USA)" w:date="2014-10-08T15:18:00Z">
        <w:r w:rsidR="000B6F40">
          <w:t>f</w:t>
        </w:r>
      </w:ins>
      <w:r w:rsidR="003A49EF">
        <w:t>loating</w:t>
      </w:r>
      <w:del w:id="4201" w:author="Sammartano, Marc (BIC USA)" w:date="2014-10-08T15:20:00Z">
        <w:r w:rsidR="003A49EF" w:rsidDel="000B6F40">
          <w:delText xml:space="preserve"> </w:delText>
        </w:r>
      </w:del>
      <w:ins w:id="4202" w:author="Sammartano, Marc (BIC USA)" w:date="2014-10-08T15:20:00Z">
        <w:r w:rsidR="000B6F40">
          <w:t>-</w:t>
        </w:r>
      </w:ins>
      <w:r w:rsidR="003A49EF">
        <w:t xml:space="preserve">point </w:t>
      </w:r>
      <w:del w:id="4203" w:author="Sammartano, Marc (BIC USA)" w:date="2014-10-08T15:18:00Z">
        <w:r w:rsidR="003A49EF" w:rsidDel="000B6F40">
          <w:delText xml:space="preserve">double precision </w:delText>
        </w:r>
      </w:del>
      <w:r w:rsidR="003A49EF">
        <w:t>values</w:t>
      </w:r>
      <w:r w:rsidR="00D23CFF">
        <w:t xml:space="preserve"> </w:t>
      </w:r>
      <w:del w:id="4204" w:author="Sammartano, Marc (BIC USA)" w:date="2014-10-08T15:36:00Z">
        <w:r w:rsidR="00D23CFF" w:rsidDel="005A349C">
          <w:delText>will be</w:delText>
        </w:r>
      </w:del>
      <w:ins w:id="4205" w:author="Sammartano, Marc (BIC USA)" w:date="2014-10-08T15:36:00Z">
        <w:r w:rsidR="005A349C">
          <w:t>are</w:t>
        </w:r>
      </w:ins>
      <w:r w:rsidR="00D23CFF">
        <w:t xml:space="preserve"> converted to </w:t>
      </w:r>
      <w:ins w:id="4206" w:author="Sammartano, Marc (BIC USA)" w:date="2014-10-08T15:33:00Z">
        <w:r w:rsidR="005A349C">
          <w:t xml:space="preserve">64-bit </w:t>
        </w:r>
      </w:ins>
      <w:r w:rsidR="00D23CFF">
        <w:t>integers before the operation.</w:t>
      </w:r>
    </w:p>
    <w:p w:rsidR="001E7F77" w:rsidRPr="001E7F77" w:rsidRDefault="00462562" w:rsidP="001E7F77">
      <w:r>
        <w:tab/>
        <w:t xml:space="preserve">BAND(3,1) </w:t>
      </w:r>
      <w:r w:rsidR="00F33C59">
        <w:t>is</w:t>
      </w:r>
      <w:r>
        <w:t xml:space="preserve"> 1</w:t>
      </w:r>
    </w:p>
    <w:p w:rsidR="001E7F77" w:rsidRDefault="001E7F77" w:rsidP="00EB1F62">
      <w:pPr>
        <w:pStyle w:val="Heading2"/>
      </w:pPr>
      <w:bookmarkStart w:id="4207" w:name="_Toc400726429"/>
      <w:r>
        <w:t>BXOR(&lt;nexp1&gt;, &lt;nexp2&gt;)</w:t>
      </w:r>
      <w:bookmarkEnd w:id="4207"/>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1E7F77" w:rsidP="001E7F77">
      <w:del w:id="4208" w:author="Sammartano, Marc (BIC USA)" w:date="2014-10-08T15:36:00Z">
        <w:r w:rsidDel="005A349C">
          <w:delText>T</w:delText>
        </w:r>
      </w:del>
      <w:ins w:id="4209" w:author="Sammartano, Marc (BIC USA)" w:date="2014-10-08T15:36:00Z">
        <w:r w:rsidR="005A349C">
          <w:t>Returns t</w:t>
        </w:r>
      </w:ins>
      <w:r>
        <w:t>he logical bitwise value of &lt;nexp1&gt; XOR &lt;nexp2&gt;</w:t>
      </w:r>
      <w:del w:id="4210" w:author="Sammartano, Marc (BIC USA)" w:date="2014-10-08T15:36:00Z">
        <w:r w:rsidDel="005A349C">
          <w:delText xml:space="preserve"> will be returned</w:delText>
        </w:r>
      </w:del>
      <w:r>
        <w:t>.</w:t>
      </w:r>
      <w:r w:rsidR="00D23CFF">
        <w:t xml:space="preserve"> </w:t>
      </w:r>
      <w:ins w:id="4211" w:author="Sammartano, Marc (BIC USA)" w:date="2014-10-08T15:19:00Z">
        <w:r w:rsidR="000B6F40">
          <w:t>The double-precision</w:t>
        </w:r>
      </w:ins>
      <w:r w:rsidR="00D23CFF">
        <w:t xml:space="preserve"> </w:t>
      </w:r>
      <w:del w:id="4212" w:author="Sammartano, Marc (BIC USA)" w:date="2014-10-08T15:19:00Z">
        <w:r w:rsidR="003A49EF" w:rsidDel="000B6F40">
          <w:delText>F</w:delText>
        </w:r>
      </w:del>
      <w:ins w:id="4213" w:author="Sammartano, Marc (BIC USA)" w:date="2014-10-08T15:19:00Z">
        <w:r w:rsidR="000B6F40">
          <w:t>f</w:t>
        </w:r>
      </w:ins>
      <w:r w:rsidR="003A49EF">
        <w:t>loating</w:t>
      </w:r>
      <w:del w:id="4214" w:author="Sammartano, Marc (BIC USA)" w:date="2014-10-08T15:20:00Z">
        <w:r w:rsidR="003A49EF" w:rsidDel="000B6F40">
          <w:delText xml:space="preserve"> </w:delText>
        </w:r>
      </w:del>
      <w:ins w:id="4215" w:author="Sammartano, Marc (BIC USA)" w:date="2014-10-08T15:20:00Z">
        <w:r w:rsidR="000B6F40">
          <w:t>-</w:t>
        </w:r>
      </w:ins>
      <w:r w:rsidR="003A49EF">
        <w:t xml:space="preserve">point </w:t>
      </w:r>
      <w:del w:id="4216" w:author="Sammartano, Marc (BIC USA)" w:date="2014-10-08T15:19:00Z">
        <w:r w:rsidR="003A49EF" w:rsidDel="000B6F40">
          <w:delText xml:space="preserve">double precision </w:delText>
        </w:r>
      </w:del>
      <w:r w:rsidR="003A49EF">
        <w:t>values</w:t>
      </w:r>
      <w:r w:rsidR="00D23CFF">
        <w:t xml:space="preserve"> </w:t>
      </w:r>
      <w:del w:id="4217" w:author="Sammartano, Marc (BIC USA)" w:date="2014-10-08T15:36:00Z">
        <w:r w:rsidR="00D23CFF" w:rsidDel="005A349C">
          <w:delText>will be</w:delText>
        </w:r>
      </w:del>
      <w:ins w:id="4218" w:author="Sammartano, Marc (BIC USA)" w:date="2014-10-08T15:36:00Z">
        <w:r w:rsidR="005A349C">
          <w:t>are</w:t>
        </w:r>
      </w:ins>
      <w:r w:rsidR="00D23CFF">
        <w:t xml:space="preserve"> converted to </w:t>
      </w:r>
      <w:ins w:id="4219" w:author="Sammartano, Marc (BIC USA)" w:date="2014-10-08T15:34:00Z">
        <w:r w:rsidR="005A349C">
          <w:t xml:space="preserve">64-bit </w:t>
        </w:r>
      </w:ins>
      <w:r w:rsidR="00D23CFF">
        <w:t>integers before the operation.</w:t>
      </w:r>
    </w:p>
    <w:p w:rsidR="001E7F77" w:rsidRDefault="001E7F77" w:rsidP="001E7F77">
      <w:r>
        <w:tab/>
        <w:t xml:space="preserve">BXOR(7,1) </w:t>
      </w:r>
      <w:r w:rsidR="00F33C59">
        <w:t>is</w:t>
      </w:r>
      <w:r>
        <w:t xml:space="preserve"> 6</w:t>
      </w:r>
    </w:p>
    <w:p w:rsidR="00EF672D" w:rsidRPr="00D1460F" w:rsidRDefault="00EF672D" w:rsidP="00EB1F62">
      <w:pPr>
        <w:pStyle w:val="Heading2"/>
      </w:pPr>
      <w:bookmarkStart w:id="4220" w:name="_Toc400726430"/>
      <w:r w:rsidRPr="00D1460F">
        <w:t>ABS(</w:t>
      </w:r>
      <w:r w:rsidR="007202D6" w:rsidRPr="00D1460F">
        <w:t>&lt;nexp&gt;</w:t>
      </w:r>
      <w:r w:rsidRPr="00D1460F">
        <w:t>)</w:t>
      </w:r>
      <w:bookmarkEnd w:id="4220"/>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4221" w:name="_Toc400726431"/>
      <w:r w:rsidRPr="00D1460F">
        <w:t>S</w:t>
      </w:r>
      <w:r>
        <w:t>GN</w:t>
      </w:r>
      <w:r w:rsidRPr="00D1460F">
        <w:t>(&lt;nexp&gt;)</w:t>
      </w:r>
      <w:bookmarkEnd w:id="4221"/>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4222" w:name="_Toc400726432"/>
      <w:r w:rsidRPr="00D1460F">
        <w:t>SQR(</w:t>
      </w:r>
      <w:r w:rsidR="007202D6" w:rsidRPr="00D1460F">
        <w:t>&lt;nexp&gt;</w:t>
      </w:r>
      <w:r w:rsidRPr="00D1460F">
        <w:t>)</w:t>
      </w:r>
      <w:bookmarkEnd w:id="4222"/>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w:t>
      </w:r>
      <w:del w:id="4223" w:author="Sammartano, Marc (BIC USA)" w:date="2014-10-08T15:13:00Z">
        <w:r w:rsidRPr="00D1460F" w:rsidDel="000B6F40">
          <w:delText>correctly rounded</w:delText>
        </w:r>
      </w:del>
      <w:ins w:id="4224" w:author="Sammartano, Marc (BIC USA)" w:date="2014-10-08T15:13:00Z">
        <w:r w:rsidR="000B6F40">
          <w:t xml:space="preserve">closest </w:t>
        </w:r>
      </w:ins>
      <w:ins w:id="4225" w:author="Sammartano, Marc (BIC USA)" w:date="2014-10-08T15:20:00Z">
        <w:r w:rsidR="000B6F40">
          <w:t xml:space="preserve">double-precision floating-point </w:t>
        </w:r>
      </w:ins>
      <w:ins w:id="4226" w:author="Sammartano, Marc (BIC USA)" w:date="2014-10-08T15:13:00Z">
        <w:r w:rsidR="000B6F40">
          <w:t xml:space="preserve">approximation </w:t>
        </w:r>
      </w:ins>
      <w:ins w:id="4227" w:author="Sammartano, Marc (BIC USA)" w:date="2014-10-08T15:14:00Z">
        <w:r w:rsidR="000B6F40">
          <w:t>of the</w:t>
        </w:r>
      </w:ins>
      <w:r w:rsidRPr="00D1460F">
        <w:t xml:space="preserve"> </w:t>
      </w:r>
      <w:r w:rsidR="00EF672D" w:rsidRPr="00D1460F">
        <w:t xml:space="preserve">positive square root of </w:t>
      </w:r>
      <w:r w:rsidRPr="00D1460F">
        <w:t>&lt;nexp&gt;.</w:t>
      </w:r>
    </w:p>
    <w:p w:rsidR="003039FC" w:rsidRDefault="003039FC" w:rsidP="00EB1F62">
      <w:pPr>
        <w:pStyle w:val="Heading2"/>
      </w:pPr>
      <w:bookmarkStart w:id="4228" w:name="_Toc400726433"/>
      <w:r>
        <w:t>CBRT(&lt;nexp&gt;)</w:t>
      </w:r>
      <w:bookmarkEnd w:id="4228"/>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 xml:space="preserve">Returns the </w:t>
      </w:r>
      <w:ins w:id="4229" w:author="Sammartano, Marc (BIC USA)" w:date="2014-10-08T15:16:00Z">
        <w:r w:rsidR="000B6F40">
          <w:t>closest</w:t>
        </w:r>
      </w:ins>
      <w:ins w:id="4230" w:author="Sammartano, Marc (BIC USA)" w:date="2014-10-08T15:21:00Z">
        <w:r w:rsidR="000B6F40">
          <w:t xml:space="preserve"> double-precision floating-point</w:t>
        </w:r>
      </w:ins>
      <w:ins w:id="4231" w:author="Sammartano, Marc (BIC USA)" w:date="2014-10-08T15:16:00Z">
        <w:r w:rsidR="000B6F40">
          <w:t xml:space="preserve"> approximation of the </w:t>
        </w:r>
      </w:ins>
      <w:r>
        <w:t>cube root of &lt;nexp&gt;.</w:t>
      </w:r>
    </w:p>
    <w:p w:rsidR="00430D63" w:rsidRDefault="0093766E" w:rsidP="00EB1F62">
      <w:pPr>
        <w:pStyle w:val="Heading2"/>
      </w:pPr>
      <w:bookmarkStart w:id="4232" w:name="_Toc400726434"/>
      <w:r>
        <w:t>RANDOMIZE</w:t>
      </w:r>
      <w:r w:rsidR="00430D63">
        <w:t>(&lt;nexp&gt;)</w:t>
      </w:r>
      <w:bookmarkEnd w:id="4232"/>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4233" w:name="_Toc400726435"/>
      <w:r w:rsidRPr="00D1460F">
        <w:lastRenderedPageBreak/>
        <w:t>RND</w:t>
      </w:r>
      <w:r w:rsidR="0038180C">
        <w:t>(</w:t>
      </w:r>
      <w:r w:rsidRPr="00D1460F">
        <w:t>)</w:t>
      </w:r>
      <w:bookmarkEnd w:id="4233"/>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( 0 &lt;</w:t>
      </w:r>
      <w:r>
        <w:t xml:space="preserve">= </w:t>
      </w:r>
      <w:r w:rsidRPr="0051285E">
        <w:t>n &lt; 1 ).</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4234" w:name="_Toc400726436"/>
      <w:r>
        <w:t>MAX(&lt;nexp&gt;, &lt;nexp&gt;)</w:t>
      </w:r>
      <w:bookmarkEnd w:id="4234"/>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4235" w:name="_Toc400726437"/>
      <w:r>
        <w:t>MIN(&lt;nexp&gt;, &lt;nexp&gt;)</w:t>
      </w:r>
      <w:bookmarkEnd w:id="4235"/>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4236" w:name="_Toc400726438"/>
      <w:r w:rsidRPr="00D1460F">
        <w:t>CEIL(</w:t>
      </w:r>
      <w:r w:rsidR="007202D6" w:rsidRPr="00D1460F">
        <w:t>&lt;nexp&gt;</w:t>
      </w:r>
      <w:r w:rsidRPr="00D1460F">
        <w:t>)</w:t>
      </w:r>
      <w:bookmarkEnd w:id="4236"/>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4237" w:name="_Toc400726439"/>
      <w:r w:rsidRPr="00D1460F">
        <w:t>FLOOR(</w:t>
      </w:r>
      <w:r w:rsidR="007202D6" w:rsidRPr="00D1460F">
        <w:t>&lt;nexp&gt;</w:t>
      </w:r>
      <w:r w:rsidRPr="00D1460F">
        <w:t>)</w:t>
      </w:r>
      <w:bookmarkEnd w:id="4237"/>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4238" w:name="_Toc400726440"/>
      <w:r>
        <w:t>INT</w:t>
      </w:r>
      <w:r w:rsidRPr="00D1460F">
        <w:t>(&lt;nexp&gt;)</w:t>
      </w:r>
      <w:bookmarkEnd w:id="4238"/>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4239" w:name="_Toc400726441"/>
      <w:r>
        <w:t>FRAC</w:t>
      </w:r>
      <w:r w:rsidRPr="00D1460F">
        <w:t>(&lt;nexp&gt;)</w:t>
      </w:r>
      <w:bookmarkEnd w:id="4239"/>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4240" w:name="_Toc400726442"/>
      <w:r w:rsidRPr="00D1460F">
        <w:t>MOD(</w:t>
      </w:r>
      <w:r w:rsidR="007202D6" w:rsidRPr="00D1460F">
        <w:t>&lt;nexp</w:t>
      </w:r>
      <w:r w:rsidR="00886784">
        <w:t>1&gt;</w:t>
      </w:r>
      <w:r w:rsidRPr="00D1460F">
        <w:t xml:space="preserve">, </w:t>
      </w:r>
      <w:r w:rsidR="007202D6" w:rsidRPr="00D1460F">
        <w:t>&lt;nexp</w:t>
      </w:r>
      <w:r w:rsidR="00886784">
        <w:t>2&gt;</w:t>
      </w:r>
      <w:r w:rsidRPr="00D1460F">
        <w:t>)</w:t>
      </w:r>
      <w:bookmarkEnd w:id="4240"/>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4241" w:name="_Toc400726443"/>
      <w:r w:rsidRPr="00D1460F">
        <w:t>ROUND(</w:t>
      </w:r>
      <w:r w:rsidR="007202D6" w:rsidRPr="00D1460F">
        <w:t>&lt;</w:t>
      </w:r>
      <w:r w:rsidR="00FC22BC">
        <w:t>value_</w:t>
      </w:r>
      <w:r w:rsidR="007202D6" w:rsidRPr="00D1460F">
        <w:t>nexp&gt;</w:t>
      </w:r>
      <w:r w:rsidR="00FC22BC">
        <w:t>{, &lt;count_nexp&gt;{, &lt;mode_sexp&gt;}}</w:t>
      </w:r>
      <w:r w:rsidRPr="00D1460F">
        <w:t>)</w:t>
      </w:r>
      <w:bookmarkEnd w:id="4241"/>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lastRenderedPageBreak/>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4242" w:name="_Toc400726444"/>
      <w:r w:rsidRPr="00D1460F">
        <w:t>LOG(</w:t>
      </w:r>
      <w:r w:rsidR="007202D6" w:rsidRPr="00D1460F">
        <w:t>&lt;nexp&gt;</w:t>
      </w:r>
      <w:r w:rsidRPr="00D1460F">
        <w:t>)</w:t>
      </w:r>
      <w:bookmarkEnd w:id="4242"/>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4243" w:name="_Toc400726445"/>
      <w:r>
        <w:t>LOG10(&lt;nexp&gt;)</w:t>
      </w:r>
      <w:bookmarkEnd w:id="4243"/>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4244" w:name="_Toc400726446"/>
      <w:r>
        <w:t>EXP(&lt;nexp&gt;)</w:t>
      </w:r>
      <w:bookmarkEnd w:id="4244"/>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4245" w:name="_Toc400726447"/>
      <w:r>
        <w:t>POW(&lt;nexp1&gt;, &lt;nexp2&gt;)</w:t>
      </w:r>
      <w:bookmarkEnd w:id="4245"/>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4246" w:name="_Toc400726448"/>
      <w:r>
        <w:t>HYPOT(&lt;nexp_x&gt;, &lt;nexp_y)</w:t>
      </w:r>
      <w:bookmarkEnd w:id="4246"/>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4247" w:name="_Toc400726449"/>
      <w:r>
        <w:lastRenderedPageBreak/>
        <w:t>PI()</w:t>
      </w:r>
      <w:bookmarkEnd w:id="4247"/>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w:t>
      </w:r>
      <w:ins w:id="4248" w:author="Sammartano, Marc (BIC USA)" w:date="2014-10-08T15:21:00Z">
        <w:r w:rsidR="000B6F40">
          <w:t xml:space="preserve">floating-point </w:t>
        </w:r>
      </w:ins>
      <w:r w:rsidRPr="00AD7A8B">
        <w:t>value closest to pi.</w:t>
      </w:r>
    </w:p>
    <w:p w:rsidR="00EF672D" w:rsidRPr="00D1460F" w:rsidRDefault="00EF672D" w:rsidP="00AD7A8B">
      <w:pPr>
        <w:pStyle w:val="Heading2"/>
      </w:pPr>
      <w:bookmarkStart w:id="4249" w:name="_Toc400726450"/>
      <w:r w:rsidRPr="00D1460F">
        <w:t>SIN(</w:t>
      </w:r>
      <w:r w:rsidR="007202D6" w:rsidRPr="00D1460F">
        <w:t>&lt;nexp&gt;</w:t>
      </w:r>
      <w:r w:rsidRPr="00D1460F">
        <w:t>)</w:t>
      </w:r>
      <w:bookmarkEnd w:id="4249"/>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250" w:name="_Toc400726451"/>
      <w:r w:rsidRPr="00D1460F">
        <w:t>COS(</w:t>
      </w:r>
      <w:r w:rsidR="007202D6" w:rsidRPr="00D1460F">
        <w:t>&lt;nexp&gt;</w:t>
      </w:r>
      <w:r w:rsidRPr="00D1460F">
        <w:t>)</w:t>
      </w:r>
      <w:bookmarkEnd w:id="4250"/>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4251" w:name="_Toc400726452"/>
      <w:r w:rsidRPr="00D1460F">
        <w:t>TAN(</w:t>
      </w:r>
      <w:r w:rsidR="007202D6" w:rsidRPr="00D1460F">
        <w:t>&lt;nexp&gt;</w:t>
      </w:r>
      <w:r w:rsidRPr="00D1460F">
        <w:t>)</w:t>
      </w:r>
      <w:bookmarkEnd w:id="4251"/>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4252" w:name="_Toc400726453"/>
      <w:r w:rsidRPr="00D1460F">
        <w:t>SIN</w:t>
      </w:r>
      <w:r>
        <w:t>H</w:t>
      </w:r>
      <w:r w:rsidRPr="00D1460F">
        <w:t>(&lt;nexp&gt;)</w:t>
      </w:r>
      <w:bookmarkEnd w:id="4252"/>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253" w:name="_Toc400726454"/>
      <w:r w:rsidRPr="00D1460F">
        <w:t>COS</w:t>
      </w:r>
      <w:r>
        <w:t>H</w:t>
      </w:r>
      <w:r w:rsidRPr="00D1460F">
        <w:t>(&lt;nexp&gt;)</w:t>
      </w:r>
      <w:bookmarkEnd w:id="4253"/>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4254" w:name="_Toc400726455"/>
      <w:r w:rsidRPr="00D1460F">
        <w:t>ASIN(</w:t>
      </w:r>
      <w:r w:rsidR="007202D6" w:rsidRPr="00D1460F">
        <w:t>&lt;nexp&gt;</w:t>
      </w:r>
      <w:r w:rsidRPr="00D1460F">
        <w:t>)</w:t>
      </w:r>
      <w:bookmarkEnd w:id="4254"/>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4255" w:name="_Toc400726456"/>
      <w:r w:rsidRPr="00D1460F">
        <w:t>ACOS</w:t>
      </w:r>
      <w:r w:rsidR="007202D6" w:rsidRPr="00D1460F">
        <w:t>(&lt;nexp&gt;)</w:t>
      </w:r>
      <w:bookmarkEnd w:id="4255"/>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4256" w:name="_Toc400726457"/>
      <w:r w:rsidRPr="00D1460F">
        <w:t>ATAN</w:t>
      </w:r>
      <w:r w:rsidR="007202D6" w:rsidRPr="00D1460F">
        <w:t>(&lt;nexp&gt;)</w:t>
      </w:r>
      <w:bookmarkEnd w:id="4256"/>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4257" w:name="_Toc400726458"/>
      <w:r>
        <w:t>ATAN2(&lt;nexp_y&gt;, &lt;nexp_x&gt;)</w:t>
      </w:r>
      <w:bookmarkEnd w:id="4257"/>
      <w:r w:rsidR="00520661">
        <w:fldChar w:fldCharType="begin"/>
      </w:r>
      <w:r>
        <w:instrText xml:space="preserve"> XE "ATAN2 (&lt;nexp_</w:instrText>
      </w:r>
      <w:del w:id="4258" w:author="Sammartano, Marc (BIC USA)" w:date="2014-09-19T13:10:00Z">
        <w:r w:rsidDel="00AC3395">
          <w:delInstrText>x</w:delInstrText>
        </w:r>
      </w:del>
      <w:ins w:id="4259" w:author="Sammartano, Marc (BIC USA)" w:date="2014-09-19T13:10:00Z">
        <w:r w:rsidR="00AC3395">
          <w:instrText>y</w:instrText>
        </w:r>
      </w:ins>
      <w:r>
        <w:instrText>&gt;, &lt;nexp_</w:instrText>
      </w:r>
      <w:del w:id="4260" w:author="Sammartano, Marc (BIC USA)" w:date="2014-09-19T13:10:00Z">
        <w:r w:rsidDel="00AC3395">
          <w:delInstrText>y</w:delInstrText>
        </w:r>
      </w:del>
      <w:ins w:id="4261" w:author="Sammartano, Marc (BIC USA)" w:date="2014-09-19T13:10:00Z">
        <w:r w:rsidR="00AC3395">
          <w:instrText>x</w:instrText>
        </w:r>
      </w:ins>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xml:space="preserve">). </w:t>
      </w:r>
      <w:del w:id="4262" w:author="Sammartano, Marc (BIC USA)" w:date="2014-10-10T11:59:00Z">
        <w:r w:rsidDel="00074D68">
          <w:rPr>
            <w:shd w:val="clear" w:color="auto" w:fill="FFFFFF"/>
          </w:rPr>
          <w:delText xml:space="preserve"> </w:delText>
        </w:r>
      </w:del>
      <w:r>
        <w:rPr>
          <w:shd w:val="clear" w:color="auto" w:fill="FFFFFF"/>
        </w:rPr>
        <w:t>(Please note the order of the parameters in this function.)</w:t>
      </w:r>
    </w:p>
    <w:p w:rsidR="00BB62FD" w:rsidRPr="00D1460F" w:rsidRDefault="00BB62FD" w:rsidP="00BB62FD">
      <w:pPr>
        <w:pStyle w:val="Heading2"/>
      </w:pPr>
      <w:bookmarkStart w:id="4263" w:name="_Toc400726459"/>
      <w:r w:rsidRPr="00D1460F">
        <w:t>TODEGREES(&lt;nexp&gt;)</w:t>
      </w:r>
      <w:bookmarkEnd w:id="4263"/>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4264" w:name="_Toc400726460"/>
      <w:r w:rsidRPr="00D1460F">
        <w:t>TORADIANS(&lt;nexp&gt;)</w:t>
      </w:r>
      <w:bookmarkEnd w:id="4264"/>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 xml:space="preserve">Converts &lt;nexp&gt; angle measured in degrees to an approximately equivalent angle measured in radians. </w:t>
      </w:r>
    </w:p>
    <w:p w:rsidR="00EF672D" w:rsidRPr="00D1460F" w:rsidRDefault="007202D6" w:rsidP="00EB1F62">
      <w:pPr>
        <w:pStyle w:val="Heading2"/>
      </w:pPr>
      <w:bookmarkStart w:id="4265" w:name="_Toc400726461"/>
      <w:r w:rsidRPr="00D1460F">
        <w:lastRenderedPageBreak/>
        <w:t>VAL(</w:t>
      </w:r>
      <w:del w:id="4266" w:author="Sammartano, Marc (BIC USA)" w:date="2014-10-08T15:23:00Z">
        <w:r w:rsidRPr="00D1460F" w:rsidDel="00932469">
          <w:delText xml:space="preserve"> </w:delText>
        </w:r>
      </w:del>
      <w:r w:rsidRPr="00D1460F">
        <w:t>&lt;sexp&gt;</w:t>
      </w:r>
      <w:del w:id="4267" w:author="Sammartano, Marc (BIC USA)" w:date="2014-10-08T15:23:00Z">
        <w:r w:rsidR="00EF672D" w:rsidRPr="00D1460F" w:rsidDel="00932469">
          <w:delText xml:space="preserve"> </w:delText>
        </w:r>
      </w:del>
      <w:r w:rsidR="00EF672D" w:rsidRPr="00D1460F">
        <w:t>)</w:t>
      </w:r>
      <w:bookmarkEnd w:id="4265"/>
      <w:r w:rsidR="00520661">
        <w:fldChar w:fldCharType="begin"/>
      </w:r>
      <w:r w:rsidR="008A6BAC">
        <w:instrText xml:space="preserve"> XE "</w:instrText>
      </w:r>
      <w:r w:rsidR="008A6BAC" w:rsidRPr="002E6C8B">
        <w:instrText>VAL(</w:instrText>
      </w:r>
      <w:del w:id="4268" w:author="Sammartano, Marc (BIC USA)" w:date="2014-10-08T15:23:00Z">
        <w:r w:rsidR="008A6BAC" w:rsidRPr="002E6C8B" w:rsidDel="00932469">
          <w:delInstrText xml:space="preserve"> </w:delInstrText>
        </w:r>
      </w:del>
      <w:r w:rsidR="008A6BAC" w:rsidRPr="002E6C8B">
        <w:instrText>&lt;sexp&gt;</w:instrText>
      </w:r>
      <w:del w:id="4269" w:author="Sammartano, Marc (BIC USA)" w:date="2014-10-08T15:23:00Z">
        <w:r w:rsidR="008A6BAC" w:rsidRPr="002E6C8B" w:rsidDel="00932469">
          <w:delInstrText xml:space="preserve"> </w:delInstrText>
        </w:r>
      </w:del>
      <w:r w:rsidR="008A6BAC" w:rsidRPr="002E6C8B">
        <w:instrText>)</w:instrText>
      </w:r>
      <w:r w:rsidR="008A6BAC">
        <w:instrText xml:space="preserve">" </w:instrText>
      </w:r>
      <w:r w:rsidR="00520661">
        <w:fldChar w:fldCharType="end"/>
      </w:r>
    </w:p>
    <w:p w:rsidR="00EF672D" w:rsidRPr="00D1460F" w:rsidRDefault="00EF672D" w:rsidP="00551ACC">
      <w:del w:id="4270" w:author="Sammartano, Marc (BIC USA)" w:date="2014-10-08T15:25:00Z">
        <w:r w:rsidRPr="00D1460F" w:rsidDel="00932469">
          <w:delText>Con</w:delText>
        </w:r>
      </w:del>
      <w:del w:id="4271" w:author="Sammartano, Marc (BIC USA)" w:date="2014-10-08T15:24:00Z">
        <w:r w:rsidRPr="00D1460F" w:rsidDel="00932469">
          <w:delText>v</w:delText>
        </w:r>
        <w:r w:rsidR="003F798B" w:rsidRPr="00D1460F" w:rsidDel="00932469">
          <w:delText>er</w:delText>
        </w:r>
      </w:del>
      <w:del w:id="4272" w:author="Sammartano, Marc (BIC USA)" w:date="2014-10-08T15:37:00Z">
        <w:r w:rsidR="003F798B" w:rsidRPr="00D1460F" w:rsidDel="005A349C">
          <w:delText>t</w:delText>
        </w:r>
      </w:del>
      <w:ins w:id="4273" w:author="Sammartano, Marc (BIC USA)" w:date="2014-10-08T15:37:00Z">
        <w:r w:rsidR="005A349C">
          <w:t>Return</w:t>
        </w:r>
      </w:ins>
      <w:r w:rsidR="003F798B" w:rsidRPr="00D1460F">
        <w:t xml:space="preserve">s the </w:t>
      </w:r>
      <w:ins w:id="4274" w:author="Sammartano, Marc (BIC USA)" w:date="2014-10-08T15:37:00Z">
        <w:r w:rsidR="005A349C">
          <w:t xml:space="preserve">numerical value of the </w:t>
        </w:r>
      </w:ins>
      <w:ins w:id="4275" w:author="Sammartano, Marc (BIC USA)" w:date="2014-10-08T15:25:00Z">
        <w:r w:rsidR="00932469">
          <w:t xml:space="preserve">string expression </w:t>
        </w:r>
      </w:ins>
      <w:r w:rsidR="003F798B" w:rsidRPr="00D1460F">
        <w:t>&lt;sexp&gt; int</w:t>
      </w:r>
      <w:ins w:id="4276" w:author="Sammartano, Marc (BIC USA)" w:date="2014-10-08T15:37:00Z">
        <w:r w:rsidR="005A349C">
          <w:t>erpreted as</w:t>
        </w:r>
      </w:ins>
      <w:del w:id="4277" w:author="Sammartano, Marc (BIC USA)" w:date="2014-10-08T15:37:00Z">
        <w:r w:rsidR="003F798B" w:rsidRPr="00D1460F" w:rsidDel="005A349C">
          <w:delText>o</w:delText>
        </w:r>
      </w:del>
      <w:r w:rsidR="003F798B" w:rsidRPr="00D1460F">
        <w:t xml:space="preserve"> </w:t>
      </w:r>
      <w:r w:rsidRPr="00D1460F">
        <w:t xml:space="preserve">a </w:t>
      </w:r>
      <w:ins w:id="4278" w:author="Sammartano, Marc (BIC USA)" w:date="2014-10-08T15:25:00Z">
        <w:r w:rsidR="00932469">
          <w:t xml:space="preserve">signed decimal </w:t>
        </w:r>
      </w:ins>
      <w:r w:rsidRPr="00D1460F">
        <w:t>number.</w:t>
      </w:r>
    </w:p>
    <w:p w:rsidR="003F798B" w:rsidRPr="00D1460F" w:rsidRDefault="00EF672D" w:rsidP="00EB1F62">
      <w:pPr>
        <w:pStyle w:val="Heading2"/>
      </w:pPr>
      <w:bookmarkStart w:id="4279" w:name="_Toc400726462"/>
      <w:r w:rsidRPr="00D1460F">
        <w:t>LEN(</w:t>
      </w:r>
      <w:r w:rsidR="007202D6" w:rsidRPr="00D1460F">
        <w:t>&lt;sexp&gt;</w:t>
      </w:r>
      <w:r w:rsidR="003F798B" w:rsidRPr="00D1460F">
        <w:t>)</w:t>
      </w:r>
      <w:bookmarkEnd w:id="4279"/>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4280" w:name="_Toc400726463"/>
      <w:r w:rsidRPr="00FB766E">
        <w:t>HEX(&lt;sexp&gt;)</w:t>
      </w:r>
      <w:bookmarkEnd w:id="4280"/>
      <w:r w:rsidR="00520661" w:rsidRPr="00FB766E">
        <w:fldChar w:fldCharType="begin"/>
      </w:r>
      <w:r w:rsidRPr="00FB766E">
        <w:instrText xml:space="preserve"> XE "HEX(&lt;sexp&gt;)" </w:instrText>
      </w:r>
      <w:r w:rsidR="00520661" w:rsidRPr="00FB766E">
        <w:fldChar w:fldCharType="end"/>
      </w:r>
    </w:p>
    <w:p w:rsidR="007D0BE8" w:rsidRDefault="007D0BE8" w:rsidP="007D0BE8">
      <w:del w:id="4281" w:author="Sammartano, Marc (BIC USA)" w:date="2014-10-08T15:26:00Z">
        <w:r w:rsidDel="00932469">
          <w:delText>Conver</w:delText>
        </w:r>
      </w:del>
      <w:del w:id="4282" w:author="Sammartano, Marc (BIC USA)" w:date="2014-10-08T15:38:00Z">
        <w:r w:rsidDel="005A349C">
          <w:delText>t</w:delText>
        </w:r>
      </w:del>
      <w:ins w:id="4283" w:author="Sammartano, Marc (BIC USA)" w:date="2014-10-08T15:38:00Z">
        <w:r w:rsidR="005A349C">
          <w:t>Return</w:t>
        </w:r>
      </w:ins>
      <w:r>
        <w:t xml:space="preserve">s the </w:t>
      </w:r>
      <w:ins w:id="4284" w:author="Sammartano, Marc (BIC USA)" w:date="2014-10-08T15:38:00Z">
        <w:r w:rsidR="005A349C">
          <w:t xml:space="preserve">numerical value of the </w:t>
        </w:r>
      </w:ins>
      <w:r>
        <w:t xml:space="preserve">string expression </w:t>
      </w:r>
      <w:ins w:id="4285" w:author="Sammartano, Marc (BIC USA)" w:date="2014-10-08T15:26:00Z">
        <w:r w:rsidR="00932469">
          <w:t xml:space="preserve">&lt;sexp&gt; </w:t>
        </w:r>
      </w:ins>
      <w:del w:id="4286" w:author="Sammartano, Marc (BIC USA)" w:date="2014-10-08T15:27:00Z">
        <w:r w:rsidDel="00932469">
          <w:delText>representing</w:delText>
        </w:r>
      </w:del>
      <w:ins w:id="4287" w:author="Sammartano, Marc (BIC USA)" w:date="2014-10-08T15:38:00Z">
        <w:r w:rsidR="005A349C">
          <w:t>interpreted as</w:t>
        </w:r>
      </w:ins>
      <w:r>
        <w:t xml:space="preserve"> a hexadecimal </w:t>
      </w:r>
      <w:del w:id="4288" w:author="Sammartano, Marc (BIC USA)" w:date="2014-10-08T15:30:00Z">
        <w:r w:rsidDel="00932469">
          <w:delText>number</w:delText>
        </w:r>
      </w:del>
      <w:ins w:id="4289" w:author="Sammartano, Marc (BIC USA)" w:date="2014-10-08T15:30:00Z">
        <w:r w:rsidR="00932469">
          <w:t>integer</w:t>
        </w:r>
      </w:ins>
      <w:del w:id="4290" w:author="Sammartano, Marc (BIC USA)" w:date="2014-10-08T15:39:00Z">
        <w:r w:rsidDel="005A349C">
          <w:delText xml:space="preserve"> to a decimal number</w:delText>
        </w:r>
      </w:del>
      <w:r>
        <w:t>.</w:t>
      </w:r>
    </w:p>
    <w:p w:rsidR="007D0BE8" w:rsidRDefault="007D0BE8" w:rsidP="00EB1F62">
      <w:pPr>
        <w:pStyle w:val="Heading2"/>
      </w:pPr>
      <w:bookmarkStart w:id="4291" w:name="_Toc400726464"/>
      <w:r>
        <w:t>OCT(&lt;sexp&gt;)</w:t>
      </w:r>
      <w:bookmarkEnd w:id="4291"/>
      <w:r w:rsidR="00520661">
        <w:fldChar w:fldCharType="begin"/>
      </w:r>
      <w:r>
        <w:instrText xml:space="preserve"> XE "</w:instrText>
      </w:r>
      <w:r w:rsidRPr="003E0E1D">
        <w:instrText>OCT(&lt;sexp&gt;)</w:instrText>
      </w:r>
      <w:r>
        <w:instrText xml:space="preserve">" </w:instrText>
      </w:r>
      <w:r w:rsidR="00520661">
        <w:fldChar w:fldCharType="end"/>
      </w:r>
    </w:p>
    <w:p w:rsidR="007D0BE8" w:rsidRDefault="007D0BE8" w:rsidP="007D0BE8">
      <w:del w:id="4292" w:author="Sammartano, Marc (BIC USA)" w:date="2014-10-08T15:30:00Z">
        <w:r w:rsidDel="00932469">
          <w:delText>Conver</w:delText>
        </w:r>
      </w:del>
      <w:del w:id="4293" w:author="Sammartano, Marc (BIC USA)" w:date="2014-10-08T15:39:00Z">
        <w:r w:rsidDel="005A349C">
          <w:delText>t</w:delText>
        </w:r>
      </w:del>
      <w:ins w:id="4294" w:author="Sammartano, Marc (BIC USA)" w:date="2014-10-08T15:39:00Z">
        <w:r w:rsidR="005A349C">
          <w:t>Return</w:t>
        </w:r>
      </w:ins>
      <w:r>
        <w:t xml:space="preserve">s the </w:t>
      </w:r>
      <w:ins w:id="4295" w:author="Sammartano, Marc (BIC USA)" w:date="2014-10-08T15:39:00Z">
        <w:r w:rsidR="005A349C">
          <w:t xml:space="preserve">numerical value of the </w:t>
        </w:r>
      </w:ins>
      <w:r>
        <w:t xml:space="preserve">string expression </w:t>
      </w:r>
      <w:ins w:id="4296" w:author="Sammartano, Marc (BIC USA)" w:date="2014-10-08T15:30:00Z">
        <w:r w:rsidR="00932469">
          <w:t xml:space="preserve">&lt;sexp&gt; </w:t>
        </w:r>
      </w:ins>
      <w:del w:id="4297" w:author="Sammartano, Marc (BIC USA)" w:date="2014-10-08T15:30:00Z">
        <w:r w:rsidDel="00932469">
          <w:delText>representing</w:delText>
        </w:r>
      </w:del>
      <w:ins w:id="4298" w:author="Sammartano, Marc (BIC USA)" w:date="2014-10-08T15:39:00Z">
        <w:r w:rsidR="005A349C">
          <w:t xml:space="preserve">interpreted </w:t>
        </w:r>
      </w:ins>
      <w:ins w:id="4299" w:author="Sammartano, Marc (BIC USA)" w:date="2014-10-08T15:30:00Z">
        <w:r w:rsidR="00932469">
          <w:t>as</w:t>
        </w:r>
      </w:ins>
      <w:r>
        <w:t xml:space="preserve"> an octal </w:t>
      </w:r>
      <w:ins w:id="4300" w:author="Sammartano, Marc (BIC USA)" w:date="2014-10-08T15:30:00Z">
        <w:r w:rsidR="005A349C">
          <w:t>integer</w:t>
        </w:r>
      </w:ins>
      <w:del w:id="4301" w:author="Sammartano, Marc (BIC USA)" w:date="2014-10-08T15:30:00Z">
        <w:r w:rsidDel="00932469">
          <w:delText>num</w:delText>
        </w:r>
      </w:del>
      <w:del w:id="4302" w:author="Sammartano, Marc (BIC USA)" w:date="2014-10-08T15:31:00Z">
        <w:r w:rsidDel="00932469">
          <w:delText>ber to a decimal number</w:delText>
        </w:r>
      </w:del>
      <w:r>
        <w:t>.</w:t>
      </w:r>
    </w:p>
    <w:p w:rsidR="007D0BE8" w:rsidRDefault="007D0BE8" w:rsidP="00EB1F62">
      <w:pPr>
        <w:pStyle w:val="Heading2"/>
      </w:pPr>
      <w:bookmarkStart w:id="4303" w:name="_Toc400726465"/>
      <w:r>
        <w:t>BIN(&lt;sexp&gt;)</w:t>
      </w:r>
      <w:bookmarkEnd w:id="4303"/>
      <w:r w:rsidR="00520661">
        <w:fldChar w:fldCharType="begin"/>
      </w:r>
      <w:r>
        <w:instrText xml:space="preserve"> XE "</w:instrText>
      </w:r>
      <w:r w:rsidRPr="003E0E1D">
        <w:instrText>BIN(&lt;sexp&gt;)</w:instrText>
      </w:r>
      <w:r>
        <w:instrText xml:space="preserve">" </w:instrText>
      </w:r>
      <w:r w:rsidR="00520661">
        <w:fldChar w:fldCharType="end"/>
      </w:r>
    </w:p>
    <w:p w:rsidR="00EF672D" w:rsidRDefault="007D0BE8" w:rsidP="007D0BE8">
      <w:del w:id="4304" w:author="Sammartano, Marc (BIC USA)" w:date="2014-10-08T15:31:00Z">
        <w:r w:rsidDel="00932469">
          <w:delText>Conver</w:delText>
        </w:r>
      </w:del>
      <w:del w:id="4305" w:author="Sammartano, Marc (BIC USA)" w:date="2014-10-08T15:40:00Z">
        <w:r w:rsidDel="005A349C">
          <w:delText>t</w:delText>
        </w:r>
      </w:del>
      <w:ins w:id="4306" w:author="Sammartano, Marc (BIC USA)" w:date="2014-10-08T15:40:00Z">
        <w:r w:rsidR="005A349C">
          <w:t>Return</w:t>
        </w:r>
      </w:ins>
      <w:r>
        <w:t xml:space="preserve">s the </w:t>
      </w:r>
      <w:ins w:id="4307" w:author="Sammartano, Marc (BIC USA)" w:date="2014-10-08T15:40:00Z">
        <w:r w:rsidR="005A349C">
          <w:t xml:space="preserve">numerical value of the </w:t>
        </w:r>
      </w:ins>
      <w:r>
        <w:t xml:space="preserve">string expression </w:t>
      </w:r>
      <w:ins w:id="4308" w:author="Sammartano, Marc (BIC USA)" w:date="2014-10-08T15:31:00Z">
        <w:r w:rsidR="00932469">
          <w:t xml:space="preserve">&lt;sexp&gt; </w:t>
        </w:r>
      </w:ins>
      <w:del w:id="4309" w:author="Sammartano, Marc (BIC USA)" w:date="2014-10-08T15:31:00Z">
        <w:r w:rsidDel="00932469">
          <w:delText>representing</w:delText>
        </w:r>
      </w:del>
      <w:ins w:id="4310" w:author="Sammartano, Marc (BIC USA)" w:date="2014-10-08T15:40:00Z">
        <w:r w:rsidR="005A349C">
          <w:t>interpreted as</w:t>
        </w:r>
      </w:ins>
      <w:r>
        <w:t xml:space="preserve"> a binary </w:t>
      </w:r>
      <w:ins w:id="4311" w:author="Sammartano, Marc (BIC USA)" w:date="2014-10-08T15:31:00Z">
        <w:r w:rsidR="00932469">
          <w:t>integer</w:t>
        </w:r>
      </w:ins>
      <w:del w:id="4312" w:author="Sammartano, Marc (BIC USA)" w:date="2014-10-08T15:31:00Z">
        <w:r w:rsidDel="00932469">
          <w:delText>number to a decimal number</w:delText>
        </w:r>
      </w:del>
      <w:r>
        <w:t>.</w:t>
      </w:r>
    </w:p>
    <w:p w:rsidR="00A64EFA" w:rsidRDefault="00CD2EA5" w:rsidP="00EB1F62">
      <w:pPr>
        <w:pStyle w:val="Heading2"/>
      </w:pPr>
      <w:bookmarkStart w:id="4313" w:name="_Toc400726466"/>
      <w:r>
        <w:t>SHIFT</w:t>
      </w:r>
      <w:r w:rsidR="00A64EFA">
        <w:t>(&lt;value_nexp&gt;, &lt;bits_nexp&gt;)</w:t>
      </w:r>
      <w:bookmarkEnd w:id="4313"/>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A64EFA" w:rsidP="00A64EFA">
      <w:del w:id="4314" w:author="Sammartano, Marc (BIC USA)" w:date="2014-10-08T15:41:00Z">
        <w:r w:rsidDel="005A349C">
          <w:delText>Bit s</w:delText>
        </w:r>
      </w:del>
      <w:ins w:id="4315" w:author="Sammartano, Marc (BIC USA)" w:date="2014-10-08T15:42:00Z">
        <w:r w:rsidR="005A349C">
          <w:t>S</w:t>
        </w:r>
      </w:ins>
      <w:r>
        <w:t>hift</w:t>
      </w:r>
      <w:ins w:id="4316" w:author="Sammartano, Marc (BIC USA)" w:date="2014-10-08T15:40:00Z">
        <w:r w:rsidR="005A349C">
          <w:t>s</w:t>
        </w:r>
      </w:ins>
      <w:r>
        <w:t xml:space="preserve"> the value </w:t>
      </w:r>
      <w:del w:id="4317" w:author="Sammartano, Marc (BIC USA)" w:date="2014-10-08T15:41:00Z">
        <w:r w:rsidDel="005A349C">
          <w:delText>expression</w:delText>
        </w:r>
      </w:del>
      <w:del w:id="4318" w:author="Sammartano, Marc (BIC USA)" w:date="2014-10-08T15:44:00Z">
        <w:r w:rsidDel="00391A64">
          <w:delText xml:space="preserve"> </w:delText>
        </w:r>
      </w:del>
      <w:ins w:id="4319" w:author="Sammartano, Marc (BIC USA)" w:date="2014-10-08T15:41:00Z">
        <w:r w:rsidR="005A349C">
          <w:t xml:space="preserve">&lt;value_nexp&gt; </w:t>
        </w:r>
      </w:ins>
      <w:r>
        <w:t xml:space="preserve">by </w:t>
      </w:r>
      <w:ins w:id="4320" w:author="Sammartano, Marc (BIC USA)" w:date="2014-10-08T15:41:00Z">
        <w:r w:rsidR="005A349C">
          <w:t xml:space="preserve">the bit count </w:t>
        </w:r>
      </w:ins>
      <w:r w:rsidR="00FB766E" w:rsidRPr="00FB766E">
        <w:t>&lt;bits_nexp&gt;</w:t>
      </w:r>
      <w:del w:id="4321" w:author="Sammartano, Marc (BIC USA)" w:date="2014-10-08T15:42:00Z">
        <w:r w:rsidR="00FB766E" w:rsidDel="005A349C">
          <w:delText xml:space="preserve">, </w:delText>
        </w:r>
        <w:r w:rsidDel="005A349C">
          <w:delText>the specified number of bits</w:delText>
        </w:r>
      </w:del>
      <w:r>
        <w:t>. If the bit</w:t>
      </w:r>
      <w:del w:id="4322" w:author="Sammartano, Marc (BIC USA)" w:date="2014-10-08T15:42:00Z">
        <w:r w:rsidDel="005A349C">
          <w:delText>s</w:delText>
        </w:r>
      </w:del>
      <w:r>
        <w:t xml:space="preserve"> </w:t>
      </w:r>
      <w:ins w:id="4323" w:author="Sammartano, Marc (BIC USA)" w:date="2014-10-08T15:42:00Z">
        <w:r w:rsidR="005A349C">
          <w:t>count</w:t>
        </w:r>
      </w:ins>
      <w:del w:id="4324" w:author="Sammartano, Marc (BIC USA)" w:date="2014-10-08T15:42:00Z">
        <w:r w:rsidDel="005A349C">
          <w:delText>expression</w:delText>
        </w:r>
      </w:del>
      <w:r>
        <w:t xml:space="preserve"> is &lt; 0, the value will be shifted left. If the bit</w:t>
      </w:r>
      <w:del w:id="4325" w:author="Sammartano, Marc (BIC USA)" w:date="2014-10-08T15:42:00Z">
        <w:r w:rsidDel="005A349C">
          <w:delText>s</w:delText>
        </w:r>
      </w:del>
      <w:r>
        <w:t xml:space="preserve"> </w:t>
      </w:r>
      <w:ins w:id="4326" w:author="Sammartano, Marc (BIC USA)" w:date="2014-10-08T15:42:00Z">
        <w:r w:rsidR="005A349C">
          <w:t>count</w:t>
        </w:r>
      </w:ins>
      <w:del w:id="4327" w:author="Sammartano, Marc (BIC USA)" w:date="2014-10-08T15:42:00Z">
        <w:r w:rsidDel="005A349C">
          <w:delText>expression</w:delText>
        </w:r>
      </w:del>
      <w:ins w:id="4328" w:author="Sammartano, Marc (BIC USA)" w:date="2014-10-08T15:43:00Z">
        <w:r w:rsidR="005A349C">
          <w:t xml:space="preserve"> </w:t>
        </w:r>
      </w:ins>
      <w:ins w:id="4329" w:author="Sammartano, Marc (BIC USA)" w:date="2014-10-08T15:42:00Z">
        <w:r w:rsidR="005A349C">
          <w:t>is</w:t>
        </w:r>
      </w:ins>
      <w:r>
        <w:t xml:space="preserve"> &gt; 0, the bits will be shifted right. The right shift will replicate the sign bit.</w:t>
      </w:r>
      <w:ins w:id="4330" w:author="Sammartano, Marc (BIC USA)" w:date="2014-10-08T15:35:00Z">
        <w:r w:rsidR="005A349C">
          <w:t xml:space="preserve"> The double-precision floating-point value </w:t>
        </w:r>
      </w:ins>
      <w:ins w:id="4331" w:author="Sammartano, Marc (BIC USA)" w:date="2014-10-08T15:45:00Z">
        <w:r w:rsidR="00391A64">
          <w:t>are</w:t>
        </w:r>
      </w:ins>
      <w:ins w:id="4332" w:author="Sammartano, Marc (BIC USA)" w:date="2014-10-08T15:35:00Z">
        <w:r w:rsidR="005A349C">
          <w:t xml:space="preserve"> </w:t>
        </w:r>
      </w:ins>
      <w:ins w:id="4333" w:author="Sammartano, Marc (BIC USA)" w:date="2014-10-08T15:45:00Z">
        <w:r w:rsidR="00391A64">
          <w:t>truncated</w:t>
        </w:r>
      </w:ins>
      <w:ins w:id="4334" w:author="Sammartano, Marc (BIC USA)" w:date="2014-10-08T15:35:00Z">
        <w:r w:rsidR="005A349C">
          <w:t xml:space="preserve"> to 64-bit integers before the operation.</w:t>
        </w:r>
      </w:ins>
    </w:p>
    <w:p w:rsidR="00CF3DD2" w:rsidRDefault="00CF3DD2" w:rsidP="00EB1F62">
      <w:pPr>
        <w:pStyle w:val="Heading2"/>
      </w:pPr>
      <w:bookmarkStart w:id="4335" w:name="_Toc400726467"/>
      <w:r>
        <w:t>ASCII(&lt;sexp&gt;</w:t>
      </w:r>
      <w:r w:rsidR="00FB430A">
        <w:t>{, &lt;index_nexp&gt;}</w:t>
      </w:r>
      <w:r>
        <w:t>)</w:t>
      </w:r>
      <w:bookmarkEnd w:id="4335"/>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4336" w:name="_Toc400726468"/>
      <w:r>
        <w:t>UCODE(&lt;sexp&gt;</w:t>
      </w:r>
      <w:r w:rsidR="00FB430A">
        <w:t>{, &lt;index_nexp&gt;}</w:t>
      </w:r>
      <w:r>
        <w:t>)</w:t>
      </w:r>
      <w:bookmarkEnd w:id="4336"/>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4337" w:name="_Toc400726469"/>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4337"/>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7F792C" w:rsidRDefault="000D5BD6" w:rsidP="00FB766E">
      <w:r>
        <w:t>R</w:t>
      </w:r>
      <w:r w:rsidR="00D769F8">
        <w:t>eturns the position of the first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 xml:space="preserve">sexp&gt; </w:t>
      </w:r>
      <w:r w:rsidR="004A0FB5">
        <w:t xml:space="preserve">found </w:t>
      </w:r>
      <w:r w:rsidR="000365A8">
        <w:t xml:space="preserve">at or after the </w:t>
      </w:r>
      <w:r w:rsidR="004A0FB5">
        <w:t xml:space="preserve">starting location </w:t>
      </w:r>
      <w:r w:rsidR="000365A8">
        <w:t>&lt;start_nexp&gt;</w:t>
      </w:r>
      <w:r w:rsidR="007F792C" w:rsidRPr="00D1460F">
        <w:t>.</w:t>
      </w:r>
    </w:p>
    <w:p w:rsidR="007F792C" w:rsidRPr="00120FF8" w:rsidRDefault="007F792C" w:rsidP="00FB766E">
      <w:r w:rsidRPr="00120FF8">
        <w:lastRenderedPageBreak/>
        <w:t xml:space="preserve">If the optional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present then the search start</w:t>
      </w:r>
      <w:r w:rsidR="000365A8">
        <w:t>s</w:t>
      </w:r>
      <w:r w:rsidRPr="00120FF8">
        <w:t xml:space="preserve"> at </w:t>
      </w:r>
      <w:r w:rsidR="000365A8">
        <w:t xml:space="preserve">position </w:t>
      </w:r>
      <w:r w:rsidRPr="00120FF8">
        <w:t xml:space="preserve">1, the first character. </w:t>
      </w:r>
      <w:r w:rsidR="000365A8">
        <w:t>If present,</w:t>
      </w:r>
      <w:r w:rsidR="000D5BD6">
        <w:t xml:space="preserve"> </w:t>
      </w:r>
      <w:r w:rsidR="00E1326B" w:rsidRPr="00120FF8">
        <w:t>&lt;start_nexp&gt;</w:t>
      </w:r>
      <w:r w:rsidR="00E1326B">
        <w:t xml:space="preserve"> must be &gt;=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4338" w:name="_Toc400726470"/>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4338"/>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4339" w:name="_Toc400726471"/>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4339"/>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4340" w:name="_Toc400726472"/>
      <w:r>
        <w:t>G</w:t>
      </w:r>
      <w:r w:rsidR="00AB2F8A">
        <w:t>R</w:t>
      </w:r>
      <w:r w:rsidR="00CD2EA5">
        <w:t>_</w:t>
      </w:r>
      <w:r w:rsidR="00AB2F8A">
        <w:t>COLLISION</w:t>
      </w:r>
      <w:r w:rsidR="008545F3">
        <w:t>(&lt;object_1_nvar&gt;, &lt;object_2_n</w:t>
      </w:r>
      <w:r>
        <w:t>va</w:t>
      </w:r>
      <w:r w:rsidR="008545F3">
        <w:t>r&gt;)</w:t>
      </w:r>
      <w:bookmarkEnd w:id="4340"/>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 xml:space="preserve">The </w:t>
      </w:r>
      <w:del w:id="4341" w:author="Sammartano, Marc (BIC USA)" w:date="2014-09-23T18:13:00Z">
        <w:r w:rsidDel="005E290C">
          <w:delText>object</w:delText>
        </w:r>
      </w:del>
      <w:ins w:id="4342" w:author="Sammartano, Marc (BIC USA)" w:date="2014-09-23T18:13:00Z">
        <w:r w:rsidR="005E290C">
          <w:t>variables</w:t>
        </w:r>
      </w:ins>
      <w:r>
        <w:t xml:space="preserve"> &lt;</w:t>
      </w:r>
      <w:ins w:id="4343" w:author="Sammartano, Marc (BIC USA)" w:date="2014-09-23T18:13:00Z">
        <w:r w:rsidR="005E290C">
          <w:t>object_1_</w:t>
        </w:r>
      </w:ins>
      <w:r>
        <w:t>nvar</w:t>
      </w:r>
      <w:del w:id="4344" w:author="Sammartano, Marc (BIC USA)" w:date="2014-09-23T18:13:00Z">
        <w:r w:rsidDel="005E290C">
          <w:delText>s</w:delText>
        </w:r>
      </w:del>
      <w:r>
        <w:t>&gt;</w:t>
      </w:r>
      <w:ins w:id="4345" w:author="Sammartano, Marc (BIC USA)" w:date="2014-09-23T18:13:00Z">
        <w:r w:rsidR="005E290C">
          <w:t xml:space="preserve"> and &lt;object_2_nvar&gt;</w:t>
        </w:r>
      </w:ins>
      <w:r>
        <w:t xml:space="preserve"> are the object</w:t>
      </w:r>
      <w:del w:id="4346" w:author="Sammartano, Marc (BIC USA)" w:date="2014-09-23T18:14:00Z">
        <w:r w:rsidR="00894113" w:rsidDel="005E290C">
          <w:delText>s</w:delText>
        </w:r>
        <w:r w:rsidR="00A72D98" w:rsidDel="005E290C">
          <w:delText>'</w:delText>
        </w:r>
        <w:r w:rsidDel="005E290C">
          <w:delText xml:space="preserve"> table</w:delText>
        </w:r>
      </w:del>
      <w:r>
        <w:t xml:space="preserve"> </w:t>
      </w:r>
      <w:del w:id="4347" w:author="Sammartano, Marc (BIC USA)" w:date="2014-09-23T18:14:00Z">
        <w:r w:rsidDel="005E290C">
          <w:delText>numb</w:delText>
        </w:r>
      </w:del>
      <w:ins w:id="4348" w:author="Sammartano, Marc (BIC USA)" w:date="2014-09-23T18:14:00Z">
        <w:r w:rsidR="005E290C">
          <w:t>point</w:t>
        </w:r>
      </w:ins>
      <w:r>
        <w:t>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w:t>
      </w:r>
      <w:del w:id="4349" w:author="Sammartano, Marc (BIC USA)" w:date="2014-09-23T18:16:00Z">
        <w:r w:rsidR="00894113" w:rsidDel="005E290C">
          <w:delText xml:space="preserve"> </w:delText>
        </w:r>
      </w:del>
      <w:r w:rsidR="00894113">
        <w:t>an oval</w:t>
      </w:r>
      <w:r w:rsidR="00AB2F8A">
        <w:t>, or text,</w:t>
      </w:r>
      <w:r w:rsidR="00894113">
        <w:t xml:space="preserve"> </w:t>
      </w:r>
      <w:del w:id="4350" w:author="Sammartano, Marc (BIC USA)" w:date="2014-09-23T18:16:00Z">
        <w:r w:rsidR="00894113" w:rsidDel="005E290C">
          <w:delText>it will be</w:delText>
        </w:r>
      </w:del>
      <w:ins w:id="4351" w:author="Sammartano, Marc (BIC USA)" w:date="2014-09-23T18:16:00Z">
        <w:r w:rsidR="005E290C">
          <w:t>the</w:t>
        </w:r>
      </w:ins>
      <w:r w:rsidR="00894113">
        <w:t xml:space="preserve"> object’s rectangular boundary box </w:t>
      </w:r>
      <w:del w:id="4352" w:author="Sammartano, Marc (BIC USA)" w:date="2014-09-23T18:16:00Z">
        <w:r w:rsidR="00894113" w:rsidDel="005E290C">
          <w:delText>that will be</w:delText>
        </w:r>
      </w:del>
      <w:ins w:id="4353" w:author="Sammartano, Marc (BIC USA)" w:date="2014-09-23T18:16:00Z">
        <w:r w:rsidR="005E290C">
          <w:t>is</w:t>
        </w:r>
      </w:ins>
      <w:r w:rsidR="00894113">
        <w:t xml:space="preserve"> used for collision testing, not the actual drawn object.</w:t>
      </w:r>
      <w:r>
        <w:t xml:space="preserve"> </w:t>
      </w:r>
    </w:p>
    <w:p w:rsidR="00967730" w:rsidRDefault="00967730" w:rsidP="00EB1F62">
      <w:pPr>
        <w:pStyle w:val="Heading2"/>
      </w:pPr>
      <w:bookmarkStart w:id="4354" w:name="_Toc400726473"/>
      <w:r>
        <w:t>B</w:t>
      </w:r>
      <w:r w:rsidR="00AB2F8A">
        <w:t>ACKGROUND</w:t>
      </w:r>
      <w:r>
        <w:t>()</w:t>
      </w:r>
      <w:bookmarkEnd w:id="4354"/>
      <w:r w:rsidR="00520661">
        <w:fldChar w:fldCharType="begin"/>
      </w:r>
      <w:r w:rsidR="00E501B3">
        <w:instrText xml:space="preserve"> XE "</w:instrText>
      </w:r>
      <w:r w:rsidR="00E501B3" w:rsidRPr="00D76AAE">
        <w:instrText>B</w:instrText>
      </w:r>
      <w:ins w:id="4355" w:author="Sammartano, Marc (BIC USA)" w:date="2014-09-23T17:43:00Z">
        <w:r w:rsidR="00A052E9">
          <w:instrText>ACKGROUND</w:instrText>
        </w:r>
      </w:ins>
      <w:del w:id="4356" w:author="Sammartano, Marc (BIC USA)" w:date="2014-09-23T17:43:00Z">
        <w:r w:rsidR="00E501B3" w:rsidRPr="00D76AAE" w:rsidDel="00A052E9">
          <w:delInstrText>ackground</w:delInstrText>
        </w:r>
      </w:del>
      <w:r w:rsidR="00E501B3" w:rsidRPr="00D76AAE">
        <w:instrText>()</w:instrText>
      </w:r>
      <w:r w:rsidR="00E501B3">
        <w:instrText xml:space="preserve">" </w:instrText>
      </w:r>
      <w:r w:rsidR="00520661">
        <w:fldChar w:fldCharType="end"/>
      </w:r>
      <w:del w:id="4357" w:author="Sammartano, Marc (BIC USA)" w:date="2014-09-23T17:44:00Z">
        <w:r w:rsidR="00520661" w:rsidDel="00A052E9">
          <w:fldChar w:fldCharType="begin"/>
        </w:r>
        <w:r w:rsidR="00426CB2" w:rsidDel="00A052E9">
          <w:delInstrText xml:space="preserve"> XE "</w:delInstrText>
        </w:r>
        <w:r w:rsidR="00426CB2" w:rsidRPr="00036DE0" w:rsidDel="00A052E9">
          <w:delInstrText>Background()</w:delInstrText>
        </w:r>
        <w:r w:rsidR="00426CB2" w:rsidDel="00A052E9">
          <w:delInstrText xml:space="preserve">" </w:delInstrText>
        </w:r>
        <w:r w:rsidR="00520661" w:rsidDel="00A052E9">
          <w:fldChar w:fldCharType="end"/>
        </w:r>
      </w:del>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The B</w:t>
      </w:r>
      <w:r w:rsidR="00AB2F8A">
        <w:t>ACKGROUND</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lastRenderedPageBreak/>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4358" w:name="_Toc400726474"/>
      <w:r>
        <w:t>Time</w:t>
      </w:r>
      <w:r w:rsidRPr="00D1460F">
        <w:t xml:space="preserve"> Functions</w:t>
      </w:r>
      <w:bookmarkEnd w:id="4358"/>
    </w:p>
    <w:p w:rsidR="00E61DD6" w:rsidRDefault="00E61DD6" w:rsidP="00E61DD6">
      <w:pPr>
        <w:pStyle w:val="Heading2"/>
      </w:pPr>
      <w:bookmarkStart w:id="4359" w:name="_Toc400726475"/>
      <w:r>
        <w:t>CLOCK()</w:t>
      </w:r>
      <w:bookmarkEnd w:id="4359"/>
      <w:r w:rsidR="00520661">
        <w:fldChar w:fldCharType="begin"/>
      </w:r>
      <w:r>
        <w:instrText xml:space="preserve"> XE "</w:instrText>
      </w:r>
      <w:r w:rsidRPr="00DC3337">
        <w:instrText>C</w:instrText>
      </w:r>
      <w:ins w:id="4360" w:author="Sammartano, Marc (BIC USA)" w:date="2014-09-23T17:50:00Z">
        <w:r w:rsidR="00A052E9">
          <w:instrText>LOCK</w:instrText>
        </w:r>
      </w:ins>
      <w:del w:id="4361" w:author="Sammartano, Marc (BIC USA)" w:date="2014-09-23T17:50:00Z">
        <w:r w:rsidRPr="00DC3337" w:rsidDel="00A052E9">
          <w:delInstrText>lock</w:delInstrText>
        </w:r>
      </w:del>
      <w:r w:rsidRPr="00DC3337">
        <w:instrText>()</w:instrText>
      </w:r>
      <w:r>
        <w:instrText xml:space="preserve">" </w:instrText>
      </w:r>
      <w:r w:rsidR="00520661">
        <w:fldChar w:fldCharType="end"/>
      </w:r>
    </w:p>
    <w:p w:rsidR="00E61DD6" w:rsidRDefault="00E61DD6" w:rsidP="00E61DD6">
      <w:r>
        <w:t xml:space="preserve">Returns the time in milliseconds since the last boot. </w:t>
      </w:r>
    </w:p>
    <w:p w:rsidR="00E61DD6" w:rsidRDefault="00E61DD6" w:rsidP="00E61DD6">
      <w:pPr>
        <w:pStyle w:val="Heading2"/>
      </w:pPr>
      <w:bookmarkStart w:id="4362" w:name="_Toc400726476"/>
      <w:r>
        <w:t>TIME()</w:t>
      </w:r>
      <w:bookmarkEnd w:id="4362"/>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t>T</w:t>
      </w:r>
      <w:r>
        <w:t>imeZone command.</w:t>
      </w:r>
    </w:p>
    <w:p w:rsidR="00E61DD6" w:rsidRDefault="00E61DD6" w:rsidP="00E61DD6">
      <w:pPr>
        <w:pStyle w:val="Heading2"/>
      </w:pPr>
      <w:bookmarkStart w:id="4363" w:name="_Toc400726477"/>
      <w:r>
        <w:t>TIME(&lt;year_exp&gt;, &lt;month_exp&gt;, &lt;day_exp&gt;, &lt;hour_exp&gt;, &lt;minute_exp&gt;, &lt;second_exp&gt;)</w:t>
      </w:r>
      <w:bookmarkEnd w:id="4363"/>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r w:rsidR="00122555">
        <w:t>The specification is not complete, as it does not include the timezone. You may specify a timezone with the TimeZone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w:t>
      </w:r>
      <w:del w:id="4364" w:author="Sammartano, Marc (BIC USA)" w:date="2014-10-10T11:59:00Z">
        <w:r w:rsidR="00843FAA" w:rsidDel="00074D68">
          <w:delText xml:space="preserve"> </w:delText>
        </w:r>
      </w:del>
      <w:r w:rsidR="00843FAA">
        <w:t>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t>TIME(…) (the function) and Time (the command) are inverse operations. TIME(…) can take the first six return parameters of the Time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4365" w:name="_Toc400726478"/>
      <w:r w:rsidRPr="00D1460F">
        <w:t>String Functions</w:t>
      </w:r>
      <w:bookmarkEnd w:id="4365"/>
    </w:p>
    <w:p w:rsidR="00633A72" w:rsidRDefault="001505BE" w:rsidP="00EB1F62">
      <w:pPr>
        <w:pStyle w:val="Heading2"/>
      </w:pPr>
      <w:bookmarkStart w:id="4366" w:name="_Toc400726479"/>
      <w:r>
        <w:t>GETERROR</w:t>
      </w:r>
      <w:r w:rsidR="00633A72">
        <w:t>$()</w:t>
      </w:r>
      <w:bookmarkEnd w:id="4366"/>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4367" w:name="_Toc400726480"/>
      <w:r w:rsidRPr="001A7162">
        <w:rPr>
          <w:szCs w:val="20"/>
        </w:rPr>
        <w:lastRenderedPageBreak/>
        <w:t>CHR</w:t>
      </w:r>
      <w:r w:rsidR="007277D3" w:rsidRPr="001A7162">
        <w:rPr>
          <w:szCs w:val="20"/>
        </w:rPr>
        <w:t>$</w:t>
      </w:r>
      <w:r w:rsidR="007D14F2" w:rsidRPr="001A7162">
        <w:t>(</w:t>
      </w:r>
      <w:r w:rsidR="0042369D" w:rsidRPr="001A7162">
        <w:t>&lt;nexp&gt;</w:t>
      </w:r>
      <w:r w:rsidR="00336A33">
        <w:t>, ...</w:t>
      </w:r>
      <w:r w:rsidR="00801BF2" w:rsidRPr="001A7162">
        <w:t>)</w:t>
      </w:r>
      <w:bookmarkEnd w:id="4367"/>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r w:rsidR="0042369D" w:rsidRPr="001A7162">
        <w:t xml:space="preserve"> </w:t>
      </w:r>
    </w:p>
    <w:p w:rsidR="00EC5719" w:rsidRDefault="00EF672D" w:rsidP="00CD2EA5">
      <w:r w:rsidRPr="00D1460F">
        <w:t xml:space="preserve">Returns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Default="004E6090" w:rsidP="004E6090">
      <w:pPr>
        <w:pStyle w:val="Codeexample"/>
      </w:pPr>
      <w:r>
        <w:t>PRI</w:t>
      </w:r>
      <w:r w:rsidR="00E86944">
        <w:t>NT CHR$(16*4 + 3)</w:t>
      </w:r>
      <w:r w:rsidR="00E86944">
        <w:tab/>
      </w:r>
      <w:r w:rsidR="00E86944">
        <w:tab/>
      </w:r>
      <w:r>
        <w:t>% Hexadecimal 43 is the character "C". This prints: C</w:t>
      </w:r>
    </w:p>
    <w:p w:rsidR="004E6090" w:rsidRPr="00D1460F" w:rsidRDefault="004E6090" w:rsidP="004E6090">
      <w:pPr>
        <w:pStyle w:val="Codeexample"/>
      </w:pPr>
      <w:r>
        <w:t>PRINT CHR$(945, 946</w:t>
      </w:r>
      <w:r w:rsidR="00E86944">
        <w:t>)</w:t>
      </w:r>
      <w:r w:rsidR="00E86944">
        <w:tab/>
      </w:r>
      <w:r>
        <w:tab/>
        <w:t xml:space="preserve">% </w:t>
      </w:r>
      <w:r w:rsidR="00E86944">
        <w:t xml:space="preserve">Decimal for the characters </w:t>
      </w:r>
      <w:r>
        <w:t>alpha and beta:</w:t>
      </w:r>
      <w:r w:rsidR="00E86944">
        <w:t xml:space="preserve"> Prints:</w:t>
      </w:r>
      <w:r>
        <w:t xml:space="preserve"> </w:t>
      </w:r>
      <w:r>
        <w:rPr>
          <w:rFonts w:ascii="Times New Roman" w:hAnsi="Times New Roman" w:cs="Times New Roman"/>
        </w:rPr>
        <w:t>αβ</w:t>
      </w:r>
    </w:p>
    <w:p w:rsidR="00EF672D" w:rsidRPr="00D1460F" w:rsidRDefault="00AF288A" w:rsidP="00EB1F62">
      <w:pPr>
        <w:pStyle w:val="Heading2"/>
        <w:rPr>
          <w:rFonts w:eastAsia="Times New Roman"/>
        </w:rPr>
      </w:pPr>
      <w:bookmarkStart w:id="4368" w:name="_Toc400726481"/>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4368"/>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4369" w:name="_Toc400726482"/>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4369"/>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w:t>
      </w:r>
      <w:del w:id="4370" w:author="Sammartano, Marc (BIC USA)" w:date="2014-10-10T11:59:00Z">
        <w:r w:rsidRPr="00D1460F" w:rsidDel="00074D68">
          <w:delText xml:space="preserve"> </w:delText>
        </w:r>
      </w:del>
      <w:r w:rsidRPr="00D1460F">
        <w:t xml:space="preserve">parameter is not given then the characters from </w:t>
      </w:r>
      <w:r>
        <w:t>&lt;s</w:t>
      </w:r>
      <w:r w:rsidRPr="00D1460F">
        <w:t>tart</w:t>
      </w:r>
      <w:r>
        <w:t>_</w:t>
      </w:r>
      <w:r w:rsidRPr="00D1460F">
        <w:t xml:space="preserve">nexp&gt; </w:t>
      </w:r>
      <w:del w:id="4371" w:author="Sammartano, Marc (BIC USA)" w:date="2014-10-10T11:59:00Z">
        <w:r w:rsidRPr="00D1460F" w:rsidDel="00074D68">
          <w:delText xml:space="preserve"> </w:delText>
        </w:r>
      </w:del>
      <w:r w:rsidRPr="00D1460F">
        <w:t>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del w:id="4372" w:author="Sammartano, Marc (BIC USA)" w:date="2014-10-10T11:59:00Z">
        <w:r w:rsidR="00EF672D" w:rsidRPr="00D1460F" w:rsidDel="00074D68">
          <w:delText xml:space="preserve"> </w:delText>
        </w:r>
      </w:del>
      <w:r w:rsidR="00EF672D" w:rsidRPr="00D1460F">
        <w:t xml:space="preserve">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4373" w:name="_Toc400726483"/>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4373"/>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4374" w:name="_Toc400726484"/>
      <w:r>
        <w:rPr>
          <w:rFonts w:eastAsia="Times New Roman"/>
        </w:rPr>
        <w:t>REPLACE$(&lt;target_sexp&gt;, &lt;argument_sexp&gt;, &lt;replace_sexp&gt;)</w:t>
      </w:r>
      <w:bookmarkEnd w:id="4374"/>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4375" w:name="_Toc400726485"/>
      <w:r w:rsidRPr="000A24BA">
        <w:rPr>
          <w:rFonts w:eastAsia="Times New Roman"/>
        </w:rPr>
        <w:t>WORD$(&lt;source_sexp&gt;, &lt;n_nexp&gt; {, &lt;</w:t>
      </w:r>
      <w:r w:rsidR="009503FB">
        <w:rPr>
          <w:rFonts w:eastAsia="Times New Roman"/>
        </w:rPr>
        <w:t>test</w:t>
      </w:r>
      <w:r w:rsidRPr="000A24BA">
        <w:rPr>
          <w:rFonts w:eastAsia="Times New Roman"/>
        </w:rPr>
        <w:t>_sexp&gt;})</w:t>
      </w:r>
      <w:bookmarkEnd w:id="4375"/>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 xml:space="preserve">an </w:t>
      </w:r>
      <w:r w:rsidR="000818E1" w:rsidRPr="000818E1">
        <w:lastRenderedPageBreak/>
        <w:t>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4376" w:name="_Toc400726486"/>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4376"/>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4377" w:name="_Toc400726487"/>
      <w:r w:rsidRPr="00D1460F">
        <w:rPr>
          <w:rFonts w:eastAsia="Times New Roman"/>
        </w:rPr>
        <w:t>LOWER$(</w:t>
      </w:r>
      <w:r w:rsidRPr="00D1460F">
        <w:t>&lt;sexp&gt;</w:t>
      </w:r>
      <w:r w:rsidR="00EF672D" w:rsidRPr="00D1460F">
        <w:rPr>
          <w:rFonts w:eastAsia="Times New Roman"/>
        </w:rPr>
        <w:t>)</w:t>
      </w:r>
      <w:bookmarkEnd w:id="4377"/>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4378" w:name="_Toc400726488"/>
      <w:r w:rsidRPr="00D1460F">
        <w:rPr>
          <w:rFonts w:eastAsia="Times New Roman"/>
        </w:rPr>
        <w:t>UPPER$(</w:t>
      </w:r>
      <w:r w:rsidR="00CA49F0" w:rsidRPr="00D1460F">
        <w:t>&lt;sexp&gt;</w:t>
      </w:r>
      <w:r w:rsidR="00AF288A">
        <w:rPr>
          <w:rFonts w:eastAsia="Times New Roman"/>
        </w:rPr>
        <w:t>)</w:t>
      </w:r>
      <w:bookmarkEnd w:id="4378"/>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4379" w:name="_Toc400726489"/>
      <w:r>
        <w:rPr>
          <w:rFonts w:eastAsia="Times New Roman"/>
        </w:rPr>
        <w:t>VERSION$()</w:t>
      </w:r>
      <w:bookmarkEnd w:id="4379"/>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4380" w:name="_Toc400726490"/>
      <w:r>
        <w:rPr>
          <w:rFonts w:eastAsia="Times New Roman"/>
        </w:rPr>
        <w:t>INT$(&lt;nexp&gt;)</w:t>
      </w:r>
      <w:bookmarkEnd w:id="4380"/>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4381" w:name="_Toc400726491"/>
      <w:r>
        <w:rPr>
          <w:rFonts w:eastAsia="Times New Roman"/>
        </w:rPr>
        <w:t>HEX$(&lt;nexp&gt;)</w:t>
      </w:r>
      <w:bookmarkEnd w:id="4381"/>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4382" w:name="_Toc400726492"/>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4382"/>
    </w:p>
    <w:p w:rsidR="007D0BE8" w:rsidRDefault="007D0BE8" w:rsidP="007D0BE8">
      <w:r>
        <w:t>Returns a string representing the octal representation of the numeric expression.</w:t>
      </w:r>
    </w:p>
    <w:p w:rsidR="007D0BE8" w:rsidRDefault="007D0BE8" w:rsidP="00EB1F62">
      <w:pPr>
        <w:pStyle w:val="Heading2"/>
      </w:pPr>
      <w:bookmarkStart w:id="4383" w:name="_Toc400726493"/>
      <w:r>
        <w:t>BIN$(&lt;nexp&gt;)</w:t>
      </w:r>
      <w:bookmarkEnd w:id="4383"/>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4384" w:name="_Toc400726494"/>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4384"/>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lastRenderedPageBreak/>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4385" w:name="_Toc400726495"/>
      <w:r>
        <w:t>Locale</w:t>
      </w:r>
      <w:r w:rsidR="004544DB">
        <w:t xml:space="preserve"> expression</w:t>
      </w:r>
      <w:bookmarkEnd w:id="4385"/>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4386" w:name="_Toc400726496"/>
      <w:r>
        <w:t>Format expression</w:t>
      </w:r>
      <w:bookmarkEnd w:id="4386"/>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lastRenderedPageBreak/>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Default="00A46E57" w:rsidP="00A46E57">
      <w:pPr>
        <w:pStyle w:val="Codeexample"/>
      </w:pPr>
      <w:r>
        <w:t>PRINT USING</w:t>
      </w:r>
      <w:r w:rsidR="00761086">
        <w:t>$</w:t>
      </w:r>
      <w:r>
        <w:t>(</w:t>
      </w:r>
      <w:r w:rsidRPr="00B81CDA">
        <w:t>""</w:t>
      </w:r>
      <w:r>
        <w:t>,</w:t>
      </w:r>
      <w:r w:rsidRPr="00B81CDA">
        <w:t>"</w:t>
      </w:r>
      <w:r>
        <w:t>Pi is approximately %f</w:t>
      </w:r>
      <w:r w:rsidR="007158B3">
        <w:t>.</w:t>
      </w:r>
      <w:r w:rsidRPr="00B81CDA">
        <w:t>"</w:t>
      </w:r>
      <w:r>
        <w:t xml:space="preserve">, </w:t>
      </w:r>
      <w:r w:rsidR="00196AF1">
        <w:t>PI</w:t>
      </w:r>
      <w:r>
        <w:t>())</w:t>
      </w:r>
      <w:r w:rsidR="00E62B8E">
        <w:tab/>
      </w:r>
      <w:r w:rsidR="00E62B8E" w:rsidRPr="003828A8">
        <w:rPr>
          <w:sz w:val="16"/>
          <w:szCs w:val="16"/>
        </w:rPr>
        <w:sym w:font="Wingdings" w:char="F0DF"/>
      </w:r>
      <w:r w:rsidR="00E62B8E">
        <w:t xml:space="preserve"> function call</w:t>
      </w:r>
    </w:p>
    <w:p w:rsidR="00E62B8E" w:rsidRDefault="00E62B8E" w:rsidP="00E62B8E">
      <w:pPr>
        <w:pStyle w:val="Codeexample"/>
      </w:pPr>
      <w:r>
        <w:t>Pi is approximately 3.141593.</w:t>
      </w:r>
      <w:r>
        <w:tab/>
      </w:r>
      <w:r>
        <w:tab/>
      </w:r>
      <w:r>
        <w:tab/>
      </w:r>
      <w:r>
        <w:tab/>
      </w:r>
      <w:r w:rsidRPr="003828A8">
        <w:rPr>
          <w:sz w:val="16"/>
          <w:szCs w:val="16"/>
        </w:rPr>
        <w:sym w:font="Wingdings" w:char="F0DF"/>
      </w:r>
      <w: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Default="00AB6136" w:rsidP="00AB6136">
      <w:pPr>
        <w:pStyle w:val="Codeexample"/>
      </w:pPr>
      <w:r>
        <w:lastRenderedPageBreak/>
        <w:t>PRINT USING$(</w:t>
      </w:r>
      <w:r w:rsidRPr="00B81CDA">
        <w:t>""</w:t>
      </w:r>
      <w:r>
        <w:t xml:space="preserve">, </w:t>
      </w:r>
      <w:r w:rsidRPr="00B81CDA">
        <w:t>"</w:t>
      </w:r>
      <w:r>
        <w:t>The time is: %tI:%&lt;tM:%&lt;tS %&lt;Tp</w:t>
      </w:r>
      <w:r w:rsidRPr="00B81CDA">
        <w:t>"</w:t>
      </w:r>
      <w:r>
        <w:t>, time())</w:t>
      </w:r>
      <w:r>
        <w:tab/>
        <w:t>% the hard way</w:t>
      </w:r>
    </w:p>
    <w:p w:rsidR="00AB6136" w:rsidRPr="002F63F5" w:rsidRDefault="00AB6136" w:rsidP="00AB6136">
      <w:pPr>
        <w:pStyle w:val="Codeexample"/>
      </w:pPr>
      <w:r>
        <w:t>PRINT USING$(</w:t>
      </w:r>
      <w:r w:rsidRPr="00B81CDA">
        <w:t>""</w:t>
      </w:r>
      <w:r>
        <w:t xml:space="preserve">, </w:t>
      </w:r>
      <w:r w:rsidRPr="00B81CDA">
        <w:t>"</w:t>
      </w:r>
      <w:r>
        <w:t>The time is: %tr</w:t>
      </w:r>
      <w:r w:rsidRPr="00B81CDA">
        <w:t>"</w:t>
      </w:r>
      <w:r>
        <w:t>, time())</w:t>
      </w:r>
      <w:r>
        <w:tab/>
      </w:r>
      <w:r>
        <w:tab/>
      </w:r>
      <w:r>
        <w:tab/>
      </w:r>
      <w:r>
        <w:tab/>
        <w:t>% same thing!</w:t>
      </w:r>
    </w:p>
    <w:p w:rsidR="00AB6136" w:rsidRDefault="00AB6136" w:rsidP="00AB6136">
      <w:pPr>
        <w:pStyle w:val="Codeexample"/>
      </w:pPr>
      <w:r>
        <w:t>02:27:16 PM</w:t>
      </w:r>
      <w:r>
        <w:tab/>
      </w:r>
      <w:r>
        <w:tab/>
      </w:r>
      <w:r>
        <w:tab/>
      </w:r>
      <w:r>
        <w:tab/>
      </w:r>
      <w:r>
        <w:tab/>
      </w:r>
      <w:r>
        <w:tab/>
      </w:r>
      <w:r w:rsidRPr="003828A8">
        <w:rPr>
          <w:sz w:val="16"/>
          <w:szCs w:val="16"/>
        </w:rPr>
        <w:sym w:font="Wingdings" w:char="F0DF"/>
      </w:r>
      <w:r>
        <w:t xml:space="preserve"> example of printed output</w:t>
      </w:r>
    </w:p>
    <w:p w:rsidR="00AB6136" w:rsidRDefault="00AB6136" w:rsidP="002F63F5">
      <w:pPr>
        <w:pStyle w:val="Codeexample"/>
      </w:pPr>
    </w:p>
    <w:p w:rsidR="006D6164" w:rsidRDefault="006D6164" w:rsidP="002F63F5">
      <w:pPr>
        <w:pStyle w:val="Codeexample"/>
      </w:pPr>
      <w:r>
        <w:t>t = TIME(2001, 2, 3, 4, 5, 6)</w:t>
      </w:r>
      <w:r w:rsidR="00AB6136">
        <w:tab/>
      </w:r>
      <w:r w:rsidR="00AB6136">
        <w:tab/>
      </w:r>
      <w:r w:rsidR="00AB6136">
        <w:tab/>
      </w:r>
      <w:r w:rsidR="00AB6136">
        <w:tab/>
        <w:t>% set 2001/02/03 04:05:06</w:t>
      </w:r>
    </w:p>
    <w:p w:rsidR="006D6164" w:rsidRDefault="006D6164" w:rsidP="002F63F5">
      <w:pPr>
        <w:pStyle w:val="Codeexample"/>
      </w:pPr>
      <w:r>
        <w:t>PRINT USING$(</w:t>
      </w:r>
      <w:r w:rsidRPr="00B81CDA">
        <w:t>"</w:t>
      </w:r>
      <w:r>
        <w:t>sv</w:t>
      </w:r>
      <w:r w:rsidRPr="00B81CDA">
        <w:t>"</w:t>
      </w:r>
      <w:r>
        <w:t xml:space="preserve">, </w:t>
      </w:r>
      <w:r w:rsidRPr="00B81CDA">
        <w:t>"</w:t>
      </w:r>
      <w:r>
        <w:t>%tA</w:t>
      </w:r>
      <w:r w:rsidRPr="00B81CDA">
        <w:t>"</w:t>
      </w:r>
      <w:r>
        <w:t>, int(t))</w:t>
      </w:r>
      <w:r>
        <w:tab/>
      </w:r>
      <w:r>
        <w:tab/>
      </w:r>
      <w:r w:rsidR="00AB6136">
        <w:tab/>
      </w:r>
      <w:r>
        <w:t>%</w:t>
      </w:r>
      <w:r w:rsidR="00AB6136">
        <w:t xml:space="preserve"> day in Swedish,</w:t>
      </w:r>
      <w:r>
        <w:t xml:space="preserve"> prints </w:t>
      </w:r>
      <w:r w:rsidRPr="00B81CDA">
        <w:t>"</w:t>
      </w:r>
      <w:r>
        <w:t>lördag</w:t>
      </w:r>
      <w:r w:rsidRPr="00B81CDA">
        <w:t>"</w:t>
      </w:r>
    </w:p>
    <w:p w:rsidR="00AB6136" w:rsidRDefault="00AB6136" w:rsidP="00AB6136">
      <w:pPr>
        <w:pStyle w:val="Codeexample"/>
      </w:pPr>
      <w:r>
        <w:t>PRINT USING$(</w:t>
      </w:r>
      <w:r w:rsidRPr="00B81CDA">
        <w:t>"</w:t>
      </w:r>
      <w:r>
        <w:t>es</w:t>
      </w:r>
      <w:r w:rsidRPr="00B81CDA">
        <w:t>"</w:t>
      </w:r>
      <w:r>
        <w:t xml:space="preserve">, </w:t>
      </w:r>
      <w:r w:rsidRPr="00B81CDA">
        <w:t>"</w:t>
      </w:r>
      <w:r>
        <w:t>%tB</w:t>
      </w:r>
      <w:r w:rsidRPr="00B81CDA">
        <w:t>"</w:t>
      </w:r>
      <w:r>
        <w:t>, int(t))</w:t>
      </w:r>
      <w:r>
        <w:tab/>
      </w:r>
      <w:r>
        <w:tab/>
      </w:r>
      <w:r>
        <w:tab/>
        <w:t xml:space="preserve">% month in Spanish, prints </w:t>
      </w:r>
      <w:r w:rsidRPr="00B81CDA">
        <w:t>"</w:t>
      </w:r>
      <w:r>
        <w:t>febrero</w:t>
      </w:r>
      <w:r w:rsidRPr="00B81CDA">
        <w:t>"</w:t>
      </w:r>
    </w:p>
    <w:p w:rsidR="00AB6136" w:rsidRDefault="00AB6136" w:rsidP="00AB6136">
      <w:pPr>
        <w:pStyle w:val="Codeexample"/>
      </w:pPr>
      <w:r>
        <w:t>PRINT USING$(</w:t>
      </w:r>
      <w:r w:rsidRPr="00B81CDA">
        <w:t>""</w:t>
      </w:r>
      <w:r>
        <w:t xml:space="preserve">, </w:t>
      </w:r>
      <w:r w:rsidRPr="00B81CDA">
        <w:t>"</w:t>
      </w:r>
      <w:r>
        <w:t>%tY/%tm/%td</w:t>
      </w:r>
      <w:r w:rsidRPr="00B81CDA">
        <w:t>"</w:t>
      </w:r>
      <w:r>
        <w:t>, int(t)</w:t>
      </w:r>
      <w:r w:rsidRPr="00AB6136">
        <w:t xml:space="preserve"> </w:t>
      </w:r>
      <w:r>
        <w:t>, int(t), int(t))</w:t>
      </w:r>
      <w:r>
        <w:tab/>
        <w:t xml:space="preserve">% prints </w:t>
      </w:r>
      <w:r w:rsidRPr="00B81CDA">
        <w:t>"</w:t>
      </w:r>
      <w:r>
        <w:t>2001/02/03</w:t>
      </w:r>
      <w:r w:rsidRPr="00B81CDA">
        <w:t>"</w:t>
      </w:r>
    </w:p>
    <w:p w:rsidR="00777B9E" w:rsidRDefault="00777B9E" w:rsidP="00777B9E">
      <w:pPr>
        <w:pStyle w:val="Codeexample"/>
      </w:pPr>
      <w:r>
        <w:t xml:space="preserve">PRINT USING$( , </w:t>
      </w:r>
      <w:r w:rsidRPr="00B81CDA">
        <w:t>"</w:t>
      </w:r>
      <w:r>
        <w:t>%tY/%&lt;tm/%&lt;td</w:t>
      </w:r>
      <w:r w:rsidRPr="00B81CDA">
        <w:t>"</w:t>
      </w:r>
      <w:r>
        <w:t>, int(t))</w:t>
      </w:r>
      <w:r>
        <w:tab/>
      </w:r>
      <w:r>
        <w:tab/>
      </w:r>
      <w:r>
        <w:tab/>
        <w:t xml:space="preserve">% prints </w:t>
      </w:r>
      <w:r w:rsidRPr="00B81CDA">
        <w:t>"</w:t>
      </w:r>
      <w:r>
        <w:t>2001/02/03</w:t>
      </w:r>
      <w:r w:rsidRPr="00B81CDA">
        <w:t>"</w:t>
      </w:r>
    </w:p>
    <w:p w:rsidR="00777B9E" w:rsidRDefault="00777B9E" w:rsidP="00AB6136">
      <w:pPr>
        <w:pStyle w:val="Codeexample"/>
      </w:pPr>
    </w:p>
    <w:p w:rsidR="00777B9E" w:rsidRDefault="00777B9E" w:rsidP="00777B9E">
      <w:pPr>
        <w:pStyle w:val="Codeexample"/>
      </w:pPr>
      <w:r>
        <w:t xml:space="preserve">PRINT USING$( </w:t>
      </w:r>
      <w:r w:rsidRPr="00B81CDA">
        <w:t>"</w:t>
      </w:r>
      <w:r>
        <w:t>en_GB</w:t>
      </w:r>
      <w:r w:rsidRPr="00B81CDA">
        <w:t>"</w:t>
      </w:r>
      <w:r>
        <w:t xml:space="preserve">, </w:t>
      </w:r>
      <w:r w:rsidRPr="00B81CDA">
        <w:t>"</w:t>
      </w:r>
      <w:r>
        <w:t>%tY/%&lt;tm/%&lt;td</w:t>
      </w:r>
      <w:r w:rsidRPr="00B81CDA">
        <w:t>"</w:t>
      </w:r>
      <w:r>
        <w:t>, int(t))</w:t>
      </w:r>
      <w:r>
        <w:tab/>
      </w:r>
      <w:r>
        <w:tab/>
        <w:t xml:space="preserve">% </w:t>
      </w:r>
      <w:r w:rsidR="00E16070">
        <w:t xml:space="preserve">??? </w:t>
      </w:r>
      <w:r>
        <w:t xml:space="preserve">prints </w:t>
      </w:r>
      <w:r w:rsidRPr="00B81CDA">
        <w:t>"</w:t>
      </w:r>
      <w:r>
        <w:t>21:05:06</w:t>
      </w:r>
      <w:r w:rsidRPr="00B81CDA">
        <w:t>"</w:t>
      </w:r>
    </w:p>
    <w:p w:rsidR="00777B9E" w:rsidRDefault="00777B9E" w:rsidP="00777B9E">
      <w:pPr>
        <w:pStyle w:val="Codeexample"/>
      </w:pPr>
      <w:r>
        <w:t xml:space="preserve">PRINT USING$( </w:t>
      </w:r>
      <w:r w:rsidRPr="00B81CDA">
        <w:t>"</w:t>
      </w:r>
      <w:r>
        <w:t>in_IN</w:t>
      </w:r>
      <w:r w:rsidRPr="00B81CDA">
        <w:t>"</w:t>
      </w:r>
      <w:r>
        <w:t xml:space="preserve">, </w:t>
      </w:r>
      <w:r w:rsidRPr="00B81CDA">
        <w:t>"</w:t>
      </w:r>
      <w:r>
        <w:t>%tY/%&lt;tm/%&lt;td</w:t>
      </w:r>
      <w:r w:rsidRPr="00B81CDA">
        <w:t>"</w:t>
      </w:r>
      <w:r>
        <w:t>, int(t))</w:t>
      </w:r>
      <w:r>
        <w:tab/>
      </w:r>
      <w:r>
        <w:tab/>
        <w:t xml:space="preserve">% </w:t>
      </w:r>
      <w:r w:rsidR="00E16070">
        <w:t xml:space="preserve">??? </w:t>
      </w:r>
      <w:r>
        <w:t xml:space="preserve">prints </w:t>
      </w:r>
      <w:r w:rsidRPr="00B81CDA">
        <w:t>"</w:t>
      </w:r>
      <w:r>
        <w:t>21:05:06</w:t>
      </w:r>
      <w:r w:rsidRPr="00B81CDA">
        <w:t>"</w:t>
      </w:r>
    </w:p>
    <w:p w:rsidR="00AB6136" w:rsidRDefault="00E16070" w:rsidP="00AB6136">
      <w:pPr>
        <w:pStyle w:val="Codeexample"/>
      </w:pPr>
      <w:r>
        <w:t>Note</w:t>
      </w:r>
      <w:r w:rsidR="00777B9E">
        <w:t>: printed for your local timezone (</w:t>
      </w:r>
      <w:r>
        <w:t>mine is GMT-7 in February</w:t>
      </w:r>
      <w:r w:rsidR="00777B9E">
        <w:t xml:space="preserve">), regardless of </w:t>
      </w:r>
      <w:r>
        <w:t>locale.</w:t>
      </w:r>
    </w:p>
    <w:p w:rsidR="00ED7504" w:rsidRDefault="00ED7504" w:rsidP="00ED7504">
      <w:pPr>
        <w:pStyle w:val="Heading4"/>
      </w:pPr>
      <w:r>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p w:rsidR="002D399E" w:rsidRDefault="006C69AF" w:rsidP="00AD13B3">
      <w:pPr>
        <w:pStyle w:val="Codeexample"/>
        <w:jc w:val="cente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73pt;margin-top:10.4pt;width:62.3pt;height:13.55pt;flip:x;z-index:251660288" o:connectortype="straight"/>
        </w:pict>
      </w:r>
      <w:r>
        <w:rPr>
          <w:noProof/>
        </w:rPr>
        <w:pict>
          <v:shape id="_x0000_s1029" type="#_x0000_t32" style="position:absolute;left:0;text-align:left;margin-left:267.75pt;margin-top:10.8pt;width:18pt;height:12.75pt;flip:x;z-index:251659264" o:connectortype="straight"/>
        </w:pict>
      </w:r>
      <w:r>
        <w:rPr>
          <w:noProof/>
        </w:rPr>
        <w:pict>
          <v:shape id="_x0000_s1028" type="#_x0000_t32" style="position:absolute;left:0;text-align:left;margin-left:243.4pt;margin-top:10.4pt;width:14.45pt;height:12.75pt;z-index:251658240" o:connectortype="straight"/>
        </w:pict>
      </w:r>
      <w:r>
        <w:rPr>
          <w:noProof/>
        </w:rPr>
        <w:pict>
          <v:shape id="_x0000_s1026" type="#_x0000_t32" style="position:absolute;left:0;text-align:left;margin-left:171.3pt;margin-top:11.45pt;width:71.35pt;height:12.5pt;z-index:251656192" o:connectortype="straight"/>
        </w:pict>
      </w:r>
      <w:r w:rsidR="002D399E" w:rsidRPr="00B81CDA">
        <w:t>"</w:t>
      </w:r>
      <w:r w:rsidR="002D399E">
        <w:t>%&lt;</w:t>
      </w:r>
      <w:r w:rsidR="00717C32">
        <w:t>index</w:t>
      </w:r>
      <w:r w:rsidR="002D399E">
        <w:t>&gt;</w:t>
      </w:r>
      <w:r w:rsidR="00F40500">
        <w:t>&lt;</w:t>
      </w:r>
      <w:r w:rsidR="00717C32">
        <w:t>flags</w:t>
      </w:r>
      <w:r w:rsidR="00F40500">
        <w:t>&gt;</w:t>
      </w:r>
      <w:r w:rsidR="002D399E">
        <w:t>&lt;width&gt;.&lt;precision&gt;&lt;specifier&gt;</w:t>
      </w:r>
      <w:r w:rsidR="002D399E" w:rsidRPr="00B81CDA">
        <w:t>"</w:t>
      </w:r>
    </w:p>
    <w:p w:rsidR="00AD13B3" w:rsidRDefault="006C69AF" w:rsidP="00AD13B3">
      <w:pPr>
        <w:pStyle w:val="Codeexample"/>
        <w:jc w:val="center"/>
      </w:pPr>
      <w:r>
        <w:rPr>
          <w:noProof/>
        </w:rPr>
        <w:pict>
          <v:shape id="_x0000_s1027" type="#_x0000_t32" style="position:absolute;left:0;text-align:left;margin-left:209.9pt;margin-top:1.05pt;width:41.35pt;height:11.4pt;z-index:251657216" o:connectortype="straight"/>
        </w:pict>
      </w:r>
    </w:p>
    <w:p w:rsidR="004A72DD" w:rsidRDefault="004A72DD" w:rsidP="00AD13B3">
      <w:pPr>
        <w:pStyle w:val="Codeexample"/>
        <w:jc w:val="center"/>
      </w:pPr>
      <w:r w:rsidRPr="00B81CDA">
        <w:t>"</w:t>
      </w:r>
      <w:r>
        <w:t>%</w:t>
      </w:r>
      <w:r w:rsidR="00717C32">
        <w:t>3</w:t>
      </w:r>
      <w:r w:rsidR="00B8322C">
        <w:t>$</w:t>
      </w:r>
      <w:r w:rsidR="00AD13B3">
        <w:t>-,15.4f</w:t>
      </w:r>
      <w:r w:rsidRPr="00B81CDA">
        <w:t>"</w:t>
      </w:r>
    </w:p>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FF0AED" w:rsidRDefault="00FF0AED" w:rsidP="00FF0AED">
      <w:pPr>
        <w:pStyle w:val="Codeexample"/>
        <w:rPr>
          <w:b w:val="0"/>
        </w:rPr>
      </w:pPr>
      <w:r>
        <w:t>PRINT USING$(</w:t>
      </w:r>
      <w:r w:rsidR="009C1F27" w:rsidRPr="00B81CDA">
        <w:t>""</w:t>
      </w:r>
      <w:r w:rsidR="009C1F27">
        <w:t xml:space="preserve">, </w:t>
      </w:r>
      <w:r w:rsidRPr="00B81CDA">
        <w:t>"</w:t>
      </w:r>
      <w:r>
        <w:t>%3$s %s %s</w:t>
      </w:r>
      <w:r w:rsidRPr="00B81CDA">
        <w:t>"</w:t>
      </w:r>
      <w:r>
        <w:t xml:space="preserve">, </w:t>
      </w:r>
      <w:r w:rsidRPr="00B81CDA">
        <w:t>"</w:t>
      </w:r>
      <w:r>
        <w:t>a</w:t>
      </w:r>
      <w:r w:rsidRPr="00B81CDA">
        <w:t>"</w:t>
      </w:r>
      <w:r>
        <w:t xml:space="preserve">, </w:t>
      </w:r>
      <w:r w:rsidRPr="00B81CDA">
        <w:t>"</w:t>
      </w:r>
      <w:r>
        <w:t>b</w:t>
      </w:r>
      <w:r w:rsidRPr="00B81CDA">
        <w:t>"</w:t>
      </w:r>
      <w:r>
        <w:t xml:space="preserve">, </w:t>
      </w:r>
      <w:r w:rsidRPr="00B81CDA">
        <w:t>"</w:t>
      </w:r>
      <w:r>
        <w:t>c</w:t>
      </w:r>
      <w:r w:rsidRPr="00B81CDA">
        <w:t>"</w:t>
      </w:r>
      <w:r>
        <w:t>)</w:t>
      </w:r>
      <w:r w:rsidR="00142BB0">
        <w:tab/>
      </w:r>
      <w:r>
        <w:t xml:space="preserve">% prints </w:t>
      </w:r>
      <w:r w:rsidR="009C1F27" w:rsidRPr="00B81CDA">
        <w:t>"</w:t>
      </w:r>
      <w:r>
        <w:t>c a b</w:t>
      </w:r>
      <w:r w:rsidR="009C1F27" w:rsidRPr="00B81CDA">
        <w:t>"</w:t>
      </w:r>
    </w:p>
    <w:p w:rsidR="00B8322C" w:rsidRDefault="00B8322C" w:rsidP="00E61167">
      <w:r>
        <w:t xml:space="preserve">The special argument index </w:t>
      </w:r>
      <w:r w:rsidRPr="00B81CDA">
        <w:t>"</w:t>
      </w:r>
      <w:r>
        <w:t>&lt;</w:t>
      </w:r>
      <w:r w:rsidRPr="00B81CDA">
        <w:t>"</w:t>
      </w:r>
      <w:r>
        <w:t xml:space="preserve"> lets you re</w:t>
      </w:r>
      <w:r w:rsidR="00234D48">
        <w:t>use an argument.</w:t>
      </w:r>
    </w:p>
    <w:p w:rsidR="00FF0AED" w:rsidRDefault="00FF0AED" w:rsidP="00FF0AED">
      <w:pPr>
        <w:pStyle w:val="Codeexample"/>
      </w:pPr>
      <w:r>
        <w:t>PRINT USING$(</w:t>
      </w:r>
      <w:r w:rsidRPr="00B81CDA">
        <w:t>"</w:t>
      </w:r>
      <w:r w:rsidR="009C1F27" w:rsidRPr="00B81CDA">
        <w:t>"</w:t>
      </w:r>
      <w:r w:rsidR="009C1F27">
        <w:t xml:space="preserve">, </w:t>
      </w:r>
      <w:r w:rsidR="009C1F27" w:rsidRPr="00B81CDA">
        <w:t>"</w:t>
      </w:r>
      <w:r w:rsidR="009C1F27">
        <w:t>%o %&lt;d %&lt;h</w:t>
      </w:r>
      <w:r w:rsidR="009C1F27" w:rsidRPr="00B81CDA">
        <w:t>"</w:t>
      </w:r>
      <w:r w:rsidR="009C1F27">
        <w:t>, int(64) )</w:t>
      </w:r>
      <w:r w:rsidR="00142BB0">
        <w:tab/>
      </w:r>
      <w:r w:rsidR="00142BB0">
        <w:tab/>
      </w:r>
      <w:r w:rsidR="009C1F27">
        <w:t xml:space="preserve">% prints </w:t>
      </w:r>
      <w:r w:rsidR="009C1F27" w:rsidRPr="00B81CDA">
        <w:t>"</w:t>
      </w:r>
      <w:r w:rsidR="009C1F27">
        <w:t>100 64 40</w:t>
      </w:r>
      <w:r w:rsidR="009C1F27" w:rsidRPr="00B81CDA">
        <w:t>"</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lastRenderedPageBreak/>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Pr="00C21006" w:rsidRDefault="00265B33" w:rsidP="00C21006">
      <w:pPr>
        <w:pStyle w:val="Codeexample"/>
      </w:pPr>
      <w:r w:rsidRPr="00C21006">
        <w:t>"%4s", "foo"</w:t>
      </w:r>
      <w:r w:rsidRPr="00C21006">
        <w:tab/>
      </w:r>
      <w:r w:rsidRPr="00C21006">
        <w:rPr>
          <w:sz w:val="16"/>
          <w:szCs w:val="16"/>
        </w:rPr>
        <w:sym w:font="Wingdings" w:char="F0E0"/>
      </w:r>
      <w:r w:rsidRPr="00C21006">
        <w:t xml:space="preserve"> " foo"</w:t>
      </w:r>
    </w:p>
    <w:p w:rsidR="00265B33" w:rsidRPr="00C21006" w:rsidRDefault="00265B33" w:rsidP="00C21006">
      <w:pPr>
        <w:pStyle w:val="Codeexample"/>
      </w:pPr>
      <w:r w:rsidRPr="00C21006">
        <w:t>"%-4s", "foo"</w:t>
      </w:r>
      <w:r w:rsidRPr="00C21006">
        <w:tab/>
      </w:r>
      <w:r w:rsidRPr="00C21006">
        <w:rPr>
          <w:sz w:val="16"/>
          <w:szCs w:val="16"/>
        </w:rPr>
        <w:sym w:font="Wingdings" w:char="F0E0"/>
      </w:r>
      <w:r w:rsidRPr="00C21006">
        <w:t xml:space="preserve"> "foo "</w:t>
      </w:r>
    </w:p>
    <w:p w:rsidR="00265B33" w:rsidRPr="00C21006" w:rsidRDefault="00265B33" w:rsidP="00C21006">
      <w:pPr>
        <w:pStyle w:val="Codeexample"/>
      </w:pPr>
      <w:r w:rsidRPr="00C21006">
        <w:t>"%4.2s", "foo"</w:t>
      </w:r>
      <w:r w:rsidRPr="00C21006">
        <w:tab/>
      </w:r>
      <w:r w:rsidRPr="00C21006">
        <w:rPr>
          <w:sz w:val="16"/>
          <w:szCs w:val="16"/>
        </w:rPr>
        <w:sym w:font="Wingdings" w:char="F0E0"/>
      </w:r>
      <w:r w:rsidRPr="00C21006">
        <w:t xml:space="preserve"> "fo"</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2D399E"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 The characters used for the decimal point and the thousands separator depend on the locale:</w:t>
      </w:r>
    </w:p>
    <w:p w:rsidR="0026788B" w:rsidRDefault="0026788B" w:rsidP="0026788B">
      <w:pPr>
        <w:pStyle w:val="Codeexample"/>
      </w:pPr>
      <w:r w:rsidRPr="00B81CDA">
        <w:t>"</w:t>
      </w:r>
      <w:r>
        <w:t xml:space="preserve">1,234.5678     </w:t>
      </w:r>
      <w:r w:rsidRPr="00B81CDA">
        <w:t>"</w:t>
      </w:r>
      <w:r>
        <w:t xml:space="preserve"> for locale </w:t>
      </w:r>
      <w:r w:rsidRPr="00B81CDA">
        <w:t>"</w:t>
      </w:r>
      <w:r>
        <w:t>en</w:t>
      </w:r>
      <w:r w:rsidRPr="00B81CDA">
        <w:t>"</w:t>
      </w:r>
    </w:p>
    <w:p w:rsidR="0026788B" w:rsidRDefault="0026788B" w:rsidP="0026788B">
      <w:pPr>
        <w:pStyle w:val="Codeexample"/>
      </w:pPr>
      <w:r w:rsidRPr="00B81CDA">
        <w:t>"</w:t>
      </w:r>
      <w:r>
        <w:t xml:space="preserve">1 234,5678     </w:t>
      </w:r>
      <w:r w:rsidRPr="00B81CDA">
        <w:t>"</w:t>
      </w:r>
      <w:r>
        <w:t xml:space="preserve"> for locale </w:t>
      </w:r>
      <w:r w:rsidRPr="00B81CDA">
        <w:t>"</w:t>
      </w:r>
      <w:r>
        <w:t>fr</w:t>
      </w:r>
      <w:r w:rsidRPr="00B81CDA">
        <w:t>"</w:t>
      </w:r>
    </w:p>
    <w:p w:rsidR="0026788B" w:rsidRPr="002D399E" w:rsidRDefault="0026788B" w:rsidP="0026788B">
      <w:pPr>
        <w:pStyle w:val="Codeexample"/>
      </w:pPr>
      <w:r w:rsidRPr="00B81CDA">
        <w:t>"</w:t>
      </w:r>
      <w:r>
        <w:t xml:space="preserve">1.234,5678     </w:t>
      </w:r>
      <w:r w:rsidRPr="00B81CDA">
        <w:t>"</w:t>
      </w:r>
      <w:r>
        <w:t xml:space="preserve"> for locale </w:t>
      </w:r>
      <w:r w:rsidRPr="00B81CDA">
        <w:t>"</w:t>
      </w:r>
      <w:r>
        <w:t>it</w:t>
      </w:r>
      <w:r w:rsidRPr="00B81CDA">
        <w:t>"</w:t>
      </w:r>
    </w:p>
    <w:p w:rsidR="00102B95" w:rsidRDefault="00102B95" w:rsidP="00102B95">
      <w:pPr>
        <w:pStyle w:val="Heading3"/>
      </w:pPr>
      <w:bookmarkStart w:id="4387" w:name="_Toc400726497"/>
      <w:r>
        <w:t>Integer values</w:t>
      </w:r>
      <w:bookmarkEnd w:id="4387"/>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Default="00102B95" w:rsidP="00102B95">
      <w:pPr>
        <w:pStyle w:val="Codeexample"/>
      </w:pPr>
      <w:r>
        <w:t>PRINT USING$(</w:t>
      </w:r>
      <w:r w:rsidRPr="00B81CDA">
        <w:t>""</w:t>
      </w:r>
      <w:r>
        <w:t xml:space="preserve">, </w:t>
      </w:r>
      <w:r w:rsidRPr="00B81CDA">
        <w:t>"</w:t>
      </w:r>
      <w:r>
        <w:t>%d</w:t>
      </w:r>
      <w:r w:rsidRPr="00B81CDA">
        <w:t>"</w:t>
      </w:r>
      <w:r>
        <w:t>, 123)</w:t>
      </w:r>
      <w:r>
        <w:tab/>
      </w:r>
      <w:r>
        <w:tab/>
        <w:t>% ERROR!</w:t>
      </w:r>
    </w:p>
    <w:p w:rsidR="00102B95" w:rsidRDefault="00102B95" w:rsidP="00102B95">
      <w:pPr>
        <w:pStyle w:val="Codeexample"/>
      </w:pPr>
      <w:r>
        <w:t>PRINT USING$(</w:t>
      </w:r>
      <w:r w:rsidRPr="00B81CDA">
        <w:t>""</w:t>
      </w:r>
      <w:r>
        <w:t xml:space="preserve">, </w:t>
      </w:r>
      <w:r w:rsidRPr="00B81CDA">
        <w:t>"</w:t>
      </w:r>
      <w:r>
        <w:t>%d</w:t>
      </w:r>
      <w:r w:rsidRPr="00B81CDA">
        <w:t>"</w:t>
      </w:r>
      <w:r>
        <w:t>, INT(123))</w:t>
      </w:r>
      <w:r>
        <w:tab/>
        <w:t>% No error</w:t>
      </w:r>
    </w:p>
    <w:p w:rsidR="00102B95" w:rsidRDefault="00102B95" w:rsidP="00102B95">
      <w:r>
        <w:t xml:space="preserve">The functions that can produce integer values for </w:t>
      </w:r>
      <w:r w:rsidRPr="00142BB0">
        <w:rPr>
          <w:b/>
        </w:rPr>
        <w:t>USING$()</w:t>
      </w:r>
      <w:r>
        <w:t xml:space="preserve"> are:</w:t>
      </w:r>
    </w:p>
    <w:p w:rsidR="00515BE0" w:rsidRPr="00102B95" w:rsidRDefault="00515BE0" w:rsidP="00515BE0">
      <w:pPr>
        <w:pStyle w:val="ListParagraph"/>
      </w:pPr>
      <w:r>
        <w:lastRenderedPageBreak/>
        <w:t>INT()  BIN()  OCT()  HEX()</w:t>
      </w:r>
    </w:p>
    <w:p w:rsidR="00142BB0" w:rsidRDefault="00515BE0" w:rsidP="00515BE0">
      <w:pPr>
        <w:pStyle w:val="ListParagraph"/>
      </w:pPr>
      <w:r>
        <w:t xml:space="preserve">CEIL() </w:t>
      </w:r>
      <w:r w:rsidR="00142BB0">
        <w:t xml:space="preserve"> FLOOR()</w:t>
      </w:r>
    </w:p>
    <w:p w:rsidR="00515BE0" w:rsidRDefault="00515BE0" w:rsidP="00515BE0">
      <w:pPr>
        <w:pStyle w:val="ListParagraph"/>
      </w:pPr>
      <w:r>
        <w:t>ASCII()  UCODE()</w:t>
      </w:r>
    </w:p>
    <w:p w:rsidR="00142BB0" w:rsidRDefault="00515BE0" w:rsidP="00515BE0">
      <w:pPr>
        <w:pStyle w:val="ListParagraph"/>
      </w:pPr>
      <w:r>
        <w:t>BAND()  B</w:t>
      </w:r>
      <w:r w:rsidR="00142BB0">
        <w:t>OR()  BXOR()</w:t>
      </w:r>
    </w:p>
    <w:p w:rsidR="00102B95" w:rsidRDefault="00515BE0" w:rsidP="00515BE0">
      <w:pPr>
        <w:pStyle w:val="ListParagraph"/>
      </w:pPr>
      <w:r>
        <w:t>SHIFT()</w:t>
      </w:r>
      <w:r w:rsidR="00142BB0">
        <w:t xml:space="preserve"> </w:t>
      </w:r>
      <w:r w:rsidR="001E518D">
        <w:t xml:space="preserve"> TIME()</w:t>
      </w:r>
    </w:p>
    <w:p w:rsidR="00BA49C4" w:rsidRDefault="00BA49C4" w:rsidP="00BA49C4">
      <w:pPr>
        <w:pStyle w:val="Heading2"/>
      </w:pPr>
      <w:bookmarkStart w:id="4388" w:name="_Toc400726498"/>
      <w:r>
        <w:t>FORMAT_USING$(&lt;locale_sexp&gt;, &lt;format_sexp&gt;</w:t>
      </w:r>
      <w:r w:rsidR="00B23E47">
        <w:t xml:space="preserve"> { </w:t>
      </w:r>
      <w:r>
        <w:t>, &lt;exp&gt;</w:t>
      </w:r>
      <w:r w:rsidR="00B23E47">
        <w:t>}</w:t>
      </w:r>
      <w:r w:rsidR="00C66F8A">
        <w:t>...</w:t>
      </w:r>
      <w:r>
        <w:t>)</w:t>
      </w:r>
      <w:bookmarkEnd w:id="4388"/>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674A65" w:rsidRDefault="005970BB" w:rsidP="005970BB">
      <w:pPr>
        <w:pStyle w:val="Codeexample"/>
      </w:pPr>
      <w:r w:rsidRPr="00674A65">
        <w:t xml:space="preserve">string$ = </w:t>
      </w:r>
      <w:r>
        <w:t>FORMAT_USING("</w:t>
      </w:r>
      <w:r w:rsidRPr="00674A65">
        <w:t>"</w:t>
      </w:r>
      <w:r>
        <w:t>, "pi is not %d</w:t>
      </w:r>
      <w:r w:rsidRPr="00674A65">
        <w:t>"</w:t>
      </w:r>
      <w:r>
        <w:t>, int(pi()))</w:t>
      </w:r>
    </w:p>
    <w:p w:rsidR="00BA49C4" w:rsidRPr="007D0BE8" w:rsidRDefault="005970BB" w:rsidP="004F0E07">
      <w:pPr>
        <w:pStyle w:val="Codeexample"/>
      </w:pPr>
      <w:r>
        <w:t>Print USING$("en_US</w:t>
      </w:r>
      <w:r w:rsidRPr="00674A65">
        <w:t>"</w:t>
      </w:r>
      <w:r>
        <w:t>, "Balance: $%8.2f</w:t>
      </w:r>
      <w:r w:rsidRPr="00674A65">
        <w:t>"</w:t>
      </w:r>
      <w:r>
        <w:t>, balance)</w:t>
      </w:r>
    </w:p>
    <w:p w:rsidR="00EF672D" w:rsidRPr="00D1460F" w:rsidRDefault="00EF672D" w:rsidP="00EB1F62">
      <w:pPr>
        <w:pStyle w:val="Heading2"/>
        <w:rPr>
          <w:rFonts w:eastAsia="Times New Roman"/>
        </w:rPr>
      </w:pPr>
      <w:bookmarkStart w:id="4389" w:name="_Toc40072649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4389"/>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074D68">
            <w:r>
              <w:rPr>
                <w:b/>
              </w:rPr>
              <w:t># C</w:t>
            </w:r>
            <w:r w:rsidR="00675BC6">
              <w:rPr>
                <w:b/>
              </w:rPr>
              <w:t>haracter</w:t>
            </w:r>
            <w:ins w:id="4390" w:author="Sammartano, Marc (BIC USA)" w:date="2014-10-10T12:00:00Z">
              <w:r w:rsidR="00074D68">
                <w:br/>
              </w:r>
            </w:ins>
            <w:del w:id="4391" w:author="Sammartano, Marc (BIC USA)" w:date="2014-10-10T12:00:00Z">
              <w:r w:rsidR="00675BC6" w:rsidDel="00074D68">
                <w:rPr>
                  <w:b/>
                </w:rPr>
                <w:delText xml:space="preserve"> </w:delText>
              </w:r>
              <w:r w:rsidR="0044453F" w:rsidDel="00074D68">
                <w:delText xml:space="preserve"> </w:delText>
              </w:r>
            </w:del>
            <w:r w:rsidR="0044453F">
              <w:t>(before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D571D4">
            <w:r>
              <w:rPr>
                <w:b/>
              </w:rPr>
              <w:t xml:space="preserve">% </w:t>
            </w:r>
            <w:r w:rsidR="00213985">
              <w:rPr>
                <w:b/>
              </w:rPr>
              <w:t>C</w:t>
            </w:r>
            <w:r>
              <w:rPr>
                <w:b/>
              </w:rPr>
              <w:t>haracter</w:t>
            </w:r>
            <w:ins w:id="4392" w:author="Sammartano, Marc (BIC USA)" w:date="2014-10-10T12:00:00Z">
              <w:r w:rsidR="00D571D4">
                <w:br/>
              </w:r>
            </w:ins>
            <w:del w:id="4393" w:author="Sammartano, Marc (BIC USA)" w:date="2014-10-10T12:00:00Z">
              <w:r w:rsidDel="00D571D4">
                <w:rPr>
                  <w:b/>
                </w:rPr>
                <w:delText xml:space="preserve"> </w:delText>
              </w:r>
              <w:r w:rsidDel="00D571D4">
                <w:delText xml:space="preserve"> </w:delText>
              </w:r>
            </w:del>
            <w:r>
              <w:t>(before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4394" w:name="_Toc400726500"/>
      <w:r>
        <w:lastRenderedPageBreak/>
        <w:t>Notes</w:t>
      </w:r>
      <w:bookmarkEnd w:id="4394"/>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4395" w:name="_Toc400726501"/>
      <w:r>
        <w:t>Examples</w:t>
      </w:r>
      <w:bookmarkEnd w:id="4395"/>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4396" w:name="_Toc400726502"/>
      <w:r>
        <w:t>User</w:t>
      </w:r>
      <w:r w:rsidR="00E34BE5">
        <w:t>-</w:t>
      </w:r>
      <w:r>
        <w:t>Defined Functions</w:t>
      </w:r>
      <w:bookmarkEnd w:id="4396"/>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 xml:space="preserve">User-Defined </w:t>
      </w:r>
      <w:del w:id="4397" w:author="Sammartano, Marc (BIC USA)" w:date="2014-10-08T16:02:00Z">
        <w:r w:rsidDel="000A743C">
          <w:delText>f</w:delText>
        </w:r>
      </w:del>
      <w:ins w:id="4398" w:author="Sammartano, Marc (BIC USA)" w:date="2014-10-08T16:02:00Z">
        <w:r w:rsidR="000A743C">
          <w:t>F</w:t>
        </w:r>
      </w:ins>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4399" w:name="_Toc400726503"/>
      <w:r>
        <w:t>Commands</w:t>
      </w:r>
      <w:bookmarkEnd w:id="4399"/>
    </w:p>
    <w:p w:rsidR="002418A0" w:rsidRDefault="002418A0" w:rsidP="005F4916">
      <w:pPr>
        <w:pStyle w:val="Heading3"/>
      </w:pPr>
      <w:bookmarkStart w:id="4400" w:name="_Toc400726504"/>
      <w:r>
        <w:t xml:space="preserve">Fn.def </w:t>
      </w:r>
      <w:del w:id="4401" w:author="Sammartano, Marc (BIC USA)" w:date="2014-09-19T15:48:00Z">
        <w:r w:rsidDel="00EB7A4A">
          <w:delText xml:space="preserve"> </w:delText>
        </w:r>
      </w:del>
      <w:r>
        <w:t>name|name$( {nvar}|{svar}|Array[]|Array$[]</w:t>
      </w:r>
      <w:r w:rsidR="002341F5">
        <w:t xml:space="preserve">, </w:t>
      </w:r>
      <w:r w:rsidR="001F060B">
        <w:t>...</w:t>
      </w:r>
      <w:r w:rsidR="002341F5">
        <w:t xml:space="preserve"> {nvar}|{svar}|Array[]|Array$[])</w:t>
      </w:r>
      <w:bookmarkEnd w:id="4400"/>
      <w:r w:rsidR="00520661">
        <w:fldChar w:fldCharType="begin"/>
      </w:r>
      <w:r w:rsidR="009A4736">
        <w:instrText xml:space="preserve"> XE "</w:instrText>
      </w:r>
      <w:r w:rsidR="009A4736" w:rsidRPr="00ED57A9">
        <w:instrText xml:space="preserve">Fn.def </w:instrText>
      </w:r>
      <w:del w:id="4402" w:author="Sammartano, Marc (BIC USA)" w:date="2014-09-19T15:48:00Z">
        <w:r w:rsidR="009A4736" w:rsidRPr="00ED57A9" w:rsidDel="00EB7A4A">
          <w:delInstrText xml:space="preserve"> </w:delInstrText>
        </w:r>
      </w:del>
      <w:r w:rsidR="009A4736" w:rsidRPr="00ED57A9">
        <w:instrText>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lastRenderedPageBreak/>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 xml:space="preserve">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w:t>
      </w:r>
      <w:r>
        <w:lastRenderedPageBreak/>
        <w:t>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4403" w:name="_Toc400726505"/>
      <w:r>
        <w:t>Fn.rtn</w:t>
      </w:r>
      <w:r w:rsidR="00A1178A">
        <w:t xml:space="preserve"> &lt;sexp&gt;|&lt;nexp&gt;</w:t>
      </w:r>
      <w:bookmarkEnd w:id="4403"/>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4404" w:name="_Toc400726506"/>
      <w:r>
        <w:t>Fn.end</w:t>
      </w:r>
      <w:bookmarkEnd w:id="4404"/>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del w:id="4405" w:author="Sammartano, Marc (BIC USA)" w:date="2014-10-10T12:02:00Z">
        <w:r w:rsidR="00F74966" w:rsidDel="00D571D4">
          <w:delText xml:space="preserve"> </w:delText>
        </w:r>
      </w:del>
      <w:r w:rsidR="00F74966">
        <w:t>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4406" w:name="_Toc400726507"/>
      <w:r>
        <w:t>Call &lt;user_defined_function&gt;</w:t>
      </w:r>
      <w:bookmarkEnd w:id="4406"/>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FC622D" w:rsidRDefault="00FC622D" w:rsidP="00FC622D">
      <w:pPr>
        <w:pStyle w:val="Codeexample"/>
      </w:pPr>
      <w:r>
        <w:t>FN.DEF MyFunction(x, y$, z)</w:t>
      </w:r>
    </w:p>
    <w:p w:rsidR="00FC622D" w:rsidRPr="00FC622D" w:rsidRDefault="00FC622D" w:rsidP="00FC622D">
      <w:pPr>
        <w:pStyle w:val="Codeexample"/>
      </w:pPr>
      <w:r>
        <w:t>&lt; your code here &gt;</w:t>
      </w:r>
    </w:p>
    <w:p w:rsidR="00FC622D" w:rsidRPr="00FC622D" w:rsidRDefault="00FC622D" w:rsidP="00FC622D">
      <w:pPr>
        <w:pStyle w:val="Codeexample"/>
      </w:pPr>
      <w:r>
        <w:t>FN.END</w:t>
      </w:r>
    </w:p>
    <w:p w:rsidR="007B3937" w:rsidRDefault="00FC622D" w:rsidP="00A1178A">
      <w:r>
        <w:t>You can execute the function, ignoring its return value, with either of these statements:</w:t>
      </w:r>
    </w:p>
    <w:p w:rsidR="007B3937" w:rsidRPr="007B3937" w:rsidRDefault="007B3937" w:rsidP="007B3937">
      <w:pPr>
        <w:pStyle w:val="Codeexample"/>
      </w:pPr>
      <w:r>
        <w:t>CALL MyFunction(</w:t>
      </w:r>
      <w:r w:rsidR="00FC622D">
        <w:t>a, b$, c</w:t>
      </w:r>
      <w:r>
        <w:t>)</w:t>
      </w:r>
    </w:p>
    <w:p w:rsidR="007B3937" w:rsidRDefault="007B3937" w:rsidP="007B3937">
      <w:pPr>
        <w:pStyle w:val="Codeexample"/>
      </w:pPr>
      <w:r>
        <w:t>MyFunction(</w:t>
      </w:r>
      <w:r w:rsidR="00FC622D">
        <w:t>a, b$, c</w:t>
      </w:r>
      <w: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4407" w:name="_Toc400726508"/>
      <w:r>
        <w:t>Program Control Commands</w:t>
      </w:r>
      <w:bookmarkEnd w:id="4407"/>
    </w:p>
    <w:p w:rsidR="00364E69" w:rsidRDefault="00737EB3" w:rsidP="00EB1F62">
      <w:pPr>
        <w:pStyle w:val="Heading2"/>
      </w:pPr>
      <w:bookmarkStart w:id="4408" w:name="_Toc400726509"/>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4408"/>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AD46A1" w:rsidRDefault="009611B1" w:rsidP="00AD46A1">
      <w:pPr>
        <w:pStyle w:val="Codeexample"/>
      </w:pPr>
      <w:r>
        <w:lastRenderedPageBreak/>
        <w:t>IF &lt;condition&gt; {THEN}</w:t>
      </w:r>
    </w:p>
    <w:p w:rsidR="00EB567C" w:rsidRDefault="00EB567C" w:rsidP="00AD46A1">
      <w:pPr>
        <w:pStyle w:val="Codeexample"/>
      </w:pPr>
      <w:r>
        <w:t xml:space="preserve"> </w:t>
      </w:r>
      <w:r w:rsidR="009611B1">
        <w:t xml:space="preserve">  </w:t>
      </w:r>
      <w:r>
        <w:t xml:space="preserve"> &lt;statement&gt;</w:t>
      </w:r>
    </w:p>
    <w:p w:rsidR="00EB567C" w:rsidRDefault="009611B1" w:rsidP="00AD46A1">
      <w:pPr>
        <w:pStyle w:val="Codeexample"/>
      </w:pPr>
      <w:r>
        <w:t xml:space="preserve">   </w:t>
      </w:r>
      <w:r w:rsidR="00EB567C">
        <w:t xml:space="preserve"> &lt;statement&gt;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EB567C" w:rsidP="00AD46A1">
      <w:pPr>
        <w:pStyle w:val="Codeexample"/>
      </w:pPr>
      <w:r>
        <w:t>{ ELSEIF&lt;condition&gt; {</w:t>
      </w:r>
      <w:r w:rsidRPr="00EB567C">
        <w:t xml:space="preserve"> </w:t>
      </w:r>
      <w:r w:rsidR="009611B1">
        <w:t>THEN }</w:t>
      </w:r>
    </w:p>
    <w:p w:rsidR="00EB567C" w:rsidRDefault="00F158F0" w:rsidP="00AD46A1">
      <w:pPr>
        <w:pStyle w:val="Codeexample"/>
      </w:pPr>
      <w:r>
        <w:t xml:space="preserve"> </w:t>
      </w:r>
      <w:r w:rsidR="009611B1">
        <w:t xml:space="preserve">  </w:t>
      </w:r>
      <w:r>
        <w:t xml:space="preserve"> &lt;statement</w:t>
      </w:r>
      <w:r w:rsidR="00EB567C">
        <w:t>&gt;</w:t>
      </w:r>
    </w:p>
    <w:p w:rsidR="00EB567C" w:rsidRDefault="009611B1" w:rsidP="00AD46A1">
      <w:pPr>
        <w:pStyle w:val="Codeexample"/>
      </w:pPr>
      <w:r>
        <w:t xml:space="preserve">  </w:t>
      </w:r>
      <w:r w:rsidR="00F158F0">
        <w:t xml:space="preserve">  &lt;statement</w:t>
      </w:r>
      <w:r w:rsidR="00EB567C">
        <w: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F158F0" w:rsidP="00AD46A1">
      <w:pPr>
        <w:pStyle w:val="Codeexample"/>
      </w:pPr>
      <w:r>
        <w:t>{ EL</w:t>
      </w:r>
      <w:r w:rsidR="009611B1">
        <w:t>SE</w:t>
      </w:r>
    </w:p>
    <w:p w:rsidR="00EB567C" w:rsidRDefault="009611B1" w:rsidP="00AD46A1">
      <w:pPr>
        <w:pStyle w:val="Codeexample"/>
      </w:pPr>
      <w:r>
        <w:t xml:space="preserve">    </w:t>
      </w:r>
      <w:r w:rsidR="00F158F0">
        <w:t>&lt;statement</w:t>
      </w:r>
      <w:r w:rsidR="00EB567C">
        <w:t>&gt;</w:t>
      </w:r>
    </w:p>
    <w:p w:rsidR="00EB567C" w:rsidRDefault="00F158F0" w:rsidP="00AD46A1">
      <w:pPr>
        <w:pStyle w:val="Codeexample"/>
      </w:pPr>
      <w:r>
        <w:t xml:space="preserve"> </w:t>
      </w:r>
      <w:r w:rsidR="009611B1">
        <w:t xml:space="preserve"> </w:t>
      </w:r>
      <w:r>
        <w:t xml:space="preserve">  &lt;statement</w:t>
      </w:r>
      <w:r w:rsidR="00AD46A1">
        <w:t>&gt;</w:t>
      </w:r>
    </w:p>
    <w:p w:rsidR="00EB567C" w:rsidRDefault="00EB567C" w:rsidP="00AD46A1">
      <w:pPr>
        <w:pStyle w:val="Codeexample"/>
      </w:pPr>
      <w:r>
        <w:t>…</w:t>
      </w:r>
    </w:p>
    <w:p w:rsidR="00AD46A1" w:rsidRDefault="00AD46A1" w:rsidP="00AD46A1">
      <w:pPr>
        <w:pStyle w:val="Codeexample"/>
      </w:pPr>
      <w:r>
        <w:t xml:space="preserve">    &lt;statement&gt;</w:t>
      </w:r>
    </w:p>
    <w:p w:rsidR="00084947" w:rsidRDefault="00F158F0" w:rsidP="00AD46A1">
      <w:pPr>
        <w:pStyle w:val="Codeexample"/>
      </w:pPr>
      <w:r>
        <w:t>ENDIF</w:t>
      </w:r>
    </w:p>
    <w:p w:rsidR="00345C7F" w:rsidRDefault="00345C7F" w:rsidP="00345C7F">
      <w:r>
        <w:t xml:space="preserve">IF </w:t>
      </w:r>
      <w:r w:rsidR="00E34BE5">
        <w:t>commands</w:t>
      </w:r>
      <w:r>
        <w:t xml:space="preserve"> may be nested to any depth. That is, any &lt;statement&gt;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4409" w:name="_Toc400726510"/>
      <w:r>
        <w:t>If</w:t>
      </w:r>
      <w:r w:rsidR="00854349">
        <w:t xml:space="preserve"> /</w:t>
      </w:r>
      <w:r>
        <w:t xml:space="preserve"> Then</w:t>
      </w:r>
      <w:r w:rsidR="00E34BE5">
        <w:t xml:space="preserve"> </w:t>
      </w:r>
      <w:r w:rsidR="00854349">
        <w:t>/</w:t>
      </w:r>
      <w:r>
        <w:t xml:space="preserve"> Else</w:t>
      </w:r>
      <w:bookmarkEnd w:id="4409"/>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AD46A1">
      <w:pPr>
        <w:pStyle w:val="ListParagraph"/>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4410" w:name="_Toc400726511"/>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4410"/>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9611B1" w:rsidP="00A33ED2">
      <w:pPr>
        <w:spacing w:after="0"/>
      </w:pPr>
      <w:r>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del w:id="4411" w:author="Sammartano, Marc (BIC USA)" w:date="2014-10-10T12:02:00Z">
        <w:r w:rsidR="00F454BB" w:rsidRPr="00674A65" w:rsidDel="00D571D4">
          <w:delText xml:space="preserve"> </w:delText>
        </w:r>
      </w:del>
      <w:r w:rsidR="00F454BB" w:rsidRPr="00674A65">
        <w:t>&lt;nexp_3&gt;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lastRenderedPageBreak/>
        <w:t xml:space="preserve">When the Next statement is executed, &lt;nvar&gt; will be incremented or decremented by the </w:t>
      </w:r>
      <w:r w:rsidR="009725B4">
        <w:t xml:space="preserve">Step </w:t>
      </w:r>
      <w:r w:rsidR="00003B09">
        <w:t xml:space="preserve">value </w:t>
      </w:r>
      <w:del w:id="4412" w:author="Sammartano, Marc (BIC USA)" w:date="2014-10-10T12:02:00Z">
        <w:r w:rsidDel="00D571D4">
          <w:delText xml:space="preserve"> </w:delText>
        </w:r>
      </w:del>
      <w:r>
        <w:t>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4413" w:name="_Toc400726512"/>
      <w:r>
        <w:t>F_N.continue</w:t>
      </w:r>
      <w:bookmarkEnd w:id="4413"/>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4414" w:name="_Toc400726513"/>
      <w:r>
        <w:t>F_</w:t>
      </w:r>
      <w:r w:rsidR="00915AC3">
        <w:t>N</w:t>
      </w:r>
      <w:r>
        <w:t>.break</w:t>
      </w:r>
      <w:bookmarkEnd w:id="4414"/>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4415" w:name="_Toc400726514"/>
      <w:r>
        <w:t>While</w:t>
      </w:r>
      <w:r w:rsidR="00DB389E">
        <w:t xml:space="preserve"> &lt;lexp&gt;</w:t>
      </w:r>
      <w:r w:rsidR="00C760EB">
        <w:t xml:space="preserve"> </w:t>
      </w:r>
      <w:r w:rsidR="009611B1">
        <w:t>/</w:t>
      </w:r>
      <w:r>
        <w:t xml:space="preserve"> Repeat</w:t>
      </w:r>
      <w:bookmarkEnd w:id="4415"/>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9611B1" w:rsidP="007B2223">
      <w:pPr>
        <w:pStyle w:val="Codeexample"/>
      </w:pPr>
      <w:r>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4416" w:name="_Toc400726515"/>
      <w:r>
        <w:t>W_R.continue</w:t>
      </w:r>
      <w:bookmarkEnd w:id="4416"/>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4417" w:name="_Toc400726516"/>
      <w:r>
        <w:t>W_</w:t>
      </w:r>
      <w:r w:rsidR="00915AC3">
        <w:t>R</w:t>
      </w:r>
      <w:r>
        <w:t>.break</w:t>
      </w:r>
      <w:bookmarkEnd w:id="4417"/>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4418" w:name="_Toc400726517"/>
      <w:r>
        <w:t xml:space="preserve">Do </w:t>
      </w:r>
      <w:r w:rsidR="009611B1">
        <w:t>/</w:t>
      </w:r>
      <w:r>
        <w:t xml:space="preserve"> Until</w:t>
      </w:r>
      <w:r w:rsidR="00BA0F9C">
        <w:t xml:space="preserve"> </w:t>
      </w:r>
      <w:r w:rsidR="00DB389E">
        <w:t>&lt;lexp&gt;</w:t>
      </w:r>
      <w:bookmarkEnd w:id="4418"/>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lastRenderedPageBreak/>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del w:id="4419" w:author="Sammartano, Marc (BIC USA)" w:date="2014-10-10T12:02:00Z">
        <w:r w:rsidR="000F725A" w:rsidDel="00D571D4">
          <w:delText xml:space="preserve"> </w:delText>
        </w:r>
      </w:del>
      <w:r w:rsidR="000F725A">
        <w:t>Any encountered U</w:t>
      </w:r>
      <w:r w:rsidR="00D274D5">
        <w:t>ntil</w:t>
      </w:r>
      <w:r w:rsidR="000F725A">
        <w:t xml:space="preserve"> statement will apply to the last executed DO statement.</w:t>
      </w:r>
    </w:p>
    <w:p w:rsidR="00915AC3" w:rsidRDefault="00915AC3" w:rsidP="00915AC3">
      <w:pPr>
        <w:pStyle w:val="Heading2"/>
      </w:pPr>
      <w:bookmarkStart w:id="4420" w:name="_Toc400726518"/>
      <w:r>
        <w:t>D_U.continue</w:t>
      </w:r>
      <w:bookmarkEnd w:id="4420"/>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4421" w:name="_Toc400726519"/>
      <w:r>
        <w:t>D_</w:t>
      </w:r>
      <w:r w:rsidR="00915AC3">
        <w:t>U</w:t>
      </w:r>
      <w:r>
        <w:t>.break</w:t>
      </w:r>
      <w:bookmarkEnd w:id="4421"/>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73447D" w:rsidRDefault="00C62DD1" w:rsidP="00EB1F62">
      <w:pPr>
        <w:pStyle w:val="Heading2"/>
      </w:pPr>
      <w:bookmarkStart w:id="4422" w:name="_Toc400726520"/>
      <w:r>
        <w:t xml:space="preserve">Labels, </w:t>
      </w:r>
      <w:r w:rsidR="004957D3">
        <w:t xml:space="preserve">GOTO, </w:t>
      </w:r>
      <w:r w:rsidR="0073447D">
        <w:t>GOSUB</w:t>
      </w:r>
      <w:r w:rsidR="004957D3">
        <w:t>, and RETURN</w:t>
      </w:r>
      <w:r>
        <w:t>: Traditional BASIC</w:t>
      </w:r>
      <w:bookmarkEnd w:id="4422"/>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w:t>
      </w:r>
      <w:ins w:id="4423" w:author="Sammartano, Marc (BIC USA)" w:date="2014-09-29T17:42:00Z">
        <w:r w:rsidR="00FB7C92">
          <w:rPr>
            <w:b/>
          </w:rPr>
          <w:t>o</w:t>
        </w:r>
      </w:ins>
      <w:del w:id="4424" w:author="Sammartano, Marc (BIC USA)" w:date="2014-09-29T17:42:00Z">
        <w:r w:rsidRPr="008E348B" w:rsidDel="00FB7C92">
          <w:rPr>
            <w:b/>
          </w:rPr>
          <w:delText>O</w:delText>
        </w:r>
      </w:del>
      <w:r w:rsidRPr="008E348B">
        <w:rPr>
          <w:b/>
        </w:rPr>
        <w:t>T</w:t>
      </w:r>
      <w:ins w:id="4425" w:author="Sammartano, Marc (BIC USA)" w:date="2014-09-29T17:42:00Z">
        <w:r w:rsidR="00FB7C92">
          <w:rPr>
            <w:b/>
          </w:rPr>
          <w:t>o</w:t>
        </w:r>
      </w:ins>
      <w:del w:id="4426" w:author="Sammartano, Marc (BIC USA)" w:date="2014-09-29T17:42:00Z">
        <w:r w:rsidRPr="008E348B" w:rsidDel="00FB7C92">
          <w:rPr>
            <w:b/>
          </w:rPr>
          <w:delText>O</w:delText>
        </w:r>
      </w:del>
      <w:r>
        <w:t xml:space="preserve"> statement is a one-way jump to another place in your program, identified by a </w:t>
      </w:r>
      <w:r w:rsidRPr="008E348B">
        <w:rPr>
          <w:b/>
        </w:rPr>
        <w:t>Label</w:t>
      </w:r>
      <w:r>
        <w:t>. The program goes to the label and continues execution there.</w:t>
      </w:r>
    </w:p>
    <w:p w:rsidR="004957D3" w:rsidRDefault="004957D3" w:rsidP="00C62DD1">
      <w:r>
        <w:t xml:space="preserve">A </w:t>
      </w:r>
      <w:r w:rsidRPr="008E348B">
        <w:rPr>
          <w:b/>
        </w:rPr>
        <w:t>G</w:t>
      </w:r>
      <w:ins w:id="4427" w:author="Sammartano, Marc (BIC USA)" w:date="2014-09-29T17:42:00Z">
        <w:r w:rsidR="00FB7C92">
          <w:rPr>
            <w:b/>
          </w:rPr>
          <w:t>o</w:t>
        </w:r>
      </w:ins>
      <w:del w:id="4428" w:author="Sammartano, Marc (BIC USA)" w:date="2014-09-29T17:42:00Z">
        <w:r w:rsidRPr="008E348B" w:rsidDel="00FB7C92">
          <w:rPr>
            <w:b/>
          </w:rPr>
          <w:delText>O</w:delText>
        </w:r>
      </w:del>
      <w:r w:rsidRPr="008E348B">
        <w:rPr>
          <w:b/>
        </w:rPr>
        <w:t>S</w:t>
      </w:r>
      <w:ins w:id="4429" w:author="Sammartano, Marc (BIC USA)" w:date="2014-09-29T17:42:00Z">
        <w:r w:rsidR="00FB7C92">
          <w:rPr>
            <w:b/>
          </w:rPr>
          <w:t>ub</w:t>
        </w:r>
      </w:ins>
      <w:del w:id="4430" w:author="Sammartano, Marc (BIC USA)" w:date="2014-09-29T17:42:00Z">
        <w:r w:rsidRPr="008E348B" w:rsidDel="00FB7C92">
          <w:rPr>
            <w:b/>
          </w:rPr>
          <w:delText>UB</w:delText>
        </w:r>
      </w:del>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C62DD1" w:rsidRDefault="004957D3" w:rsidP="008E348B">
      <w:pPr>
        <w:pStyle w:val="Codeexample"/>
      </w:pPr>
      <w:r>
        <w:t>Stack overflow</w:t>
      </w:r>
      <w:r w:rsidR="008E348B">
        <w:t>. See manual about use of GOTO.</w:t>
      </w:r>
    </w:p>
    <w:p w:rsidR="008E348B" w:rsidRDefault="008E348B" w:rsidP="008E348B">
      <w:pPr>
        <w:pStyle w:val="Heading3"/>
      </w:pPr>
      <w:bookmarkStart w:id="4431" w:name="_Toc400726521"/>
      <w:r>
        <w:t>Label</w:t>
      </w:r>
      <w:bookmarkEnd w:id="4431"/>
    </w:p>
    <w:p w:rsidR="00FB7C92" w:rsidRDefault="008E348B" w:rsidP="008E348B">
      <w:pPr>
        <w:rPr>
          <w:ins w:id="4432" w:author="Sammartano, Marc (BIC USA)" w:date="2014-09-29T17:41:00Z"/>
        </w:rPr>
      </w:pPr>
      <w:r>
        <w:t xml:space="preserve">A label is a word </w:t>
      </w:r>
      <w:r w:rsidR="00B24C2C">
        <w:t xml:space="preserve">at the start of a line that is followed by the colon </w:t>
      </w:r>
      <w:r w:rsidR="00F5651B">
        <w:t>"</w:t>
      </w:r>
      <w:r w:rsidR="00B24C2C">
        <w:t>:</w:t>
      </w:r>
      <w:r w:rsidR="00F5651B">
        <w:t>"</w:t>
      </w:r>
      <w:r w:rsidR="00B24C2C">
        <w:t xml:space="preserve">, character. </w:t>
      </w:r>
      <w:del w:id="4433" w:author="Sammartano, Marc (BIC USA)" w:date="2014-09-29T17:44:00Z">
        <w:r w:rsidR="00B24C2C" w:rsidDel="00FB7C92">
          <w:delText>Labels</w:delText>
        </w:r>
      </w:del>
      <w:del w:id="4434" w:author="Sammartano, Marc (BIC USA)" w:date="2014-10-08T15:50:00Z">
        <w:r w:rsidR="00B24C2C" w:rsidDel="00391A64">
          <w:delText xml:space="preserve"> must stand alone</w:delText>
        </w:r>
      </w:del>
      <w:ins w:id="4435" w:author="Sammartano, Marc (BIC USA)" w:date="2014-10-08T15:50:00Z">
        <w:r w:rsidR="00391A64">
          <w:t>You must not put any other command or expression</w:t>
        </w:r>
      </w:ins>
      <w:r w:rsidR="00B24C2C">
        <w:t xml:space="preserve"> on the </w:t>
      </w:r>
      <w:ins w:id="4436" w:author="Sammartano, Marc (BIC USA)" w:date="2014-10-08T15:51:00Z">
        <w:r w:rsidR="00391A64">
          <w:t xml:space="preserve">same </w:t>
        </w:r>
      </w:ins>
      <w:r w:rsidR="00B24C2C">
        <w:t>line.</w:t>
      </w:r>
      <w:del w:id="4437" w:author="Sammartano, Marc (BIC USA)" w:date="2014-09-29T17:41:00Z">
        <w:r w:rsidR="00B24C2C" w:rsidDel="00FB7C92">
          <w:delText xml:space="preserve"> </w:delText>
        </w:r>
      </w:del>
      <w:ins w:id="4438" w:author="Sammartano, Marc (BIC USA)" w:date="2014-09-29T17:44:00Z">
        <w:r w:rsidR="00FB7C92">
          <w:t>A label must not begin with any BASIC! keyword.</w:t>
        </w:r>
      </w:ins>
    </w:p>
    <w:p w:rsidR="00FB7C92" w:rsidRPr="00F42665" w:rsidRDefault="00FB7C92" w:rsidP="00FB7C92">
      <w:moveToRangeStart w:id="4439" w:author="Sammartano, Marc (BIC USA)" w:date="2014-09-29T17:41:00Z" w:name="move399775802"/>
      <w:moveTo w:id="4440" w:author="Sammartano, Marc (BIC USA)" w:date="2014-09-29T17:41:00Z">
        <w:del w:id="4441" w:author="Sammartano, Marc (BIC USA)" w:date="2014-09-29T17:43:00Z">
          <w:r w:rsidDel="00FB7C92">
            <w:delText>Notice that t</w:delText>
          </w:r>
        </w:del>
      </w:moveTo>
      <w:ins w:id="4442" w:author="Sammartano, Marc (BIC USA)" w:date="2014-09-29T17:43:00Z">
        <w:r>
          <w:t>T</w:t>
        </w:r>
      </w:ins>
      <w:moveTo w:id="4443" w:author="Sammartano, Marc (BIC USA)" w:date="2014-09-29T17:41:00Z">
        <w:r>
          <w:t xml:space="preserve">he colon is not part of the label. Use it where the label is defined. Do not use it in the </w:t>
        </w:r>
        <w:r w:rsidRPr="00F42665">
          <w:rPr>
            <w:b/>
          </w:rPr>
          <w:t>GoTo</w:t>
        </w:r>
        <w:r>
          <w:t xml:space="preserve"> or </w:t>
        </w:r>
        <w:r>
          <w:rPr>
            <w:b/>
          </w:rPr>
          <w:t>GoS</w:t>
        </w:r>
        <w:r w:rsidRPr="00F42665">
          <w:rPr>
            <w:b/>
          </w:rPr>
          <w:t>ub</w:t>
        </w:r>
        <w:r>
          <w:t xml:space="preserve"> that jumps to the label.</w:t>
        </w:r>
      </w:moveTo>
    </w:p>
    <w:moveToRangeEnd w:id="4439"/>
    <w:p w:rsidR="00B24C2C" w:rsidRDefault="00B24C2C" w:rsidP="008E348B">
      <w:r>
        <w:t>For example:</w:t>
      </w:r>
    </w:p>
    <w:p w:rsidR="008E348B" w:rsidRPr="008E348B" w:rsidRDefault="008E348B" w:rsidP="008E348B">
      <w:pPr>
        <w:pStyle w:val="Codeexample"/>
      </w:pPr>
      <w:r>
        <w:lastRenderedPageBreak/>
        <w:t>This_is_a_Label:</w:t>
      </w:r>
    </w:p>
    <w:p w:rsidR="00F42665" w:rsidRPr="008E348B" w:rsidRDefault="00F42665" w:rsidP="00F42665">
      <w:pPr>
        <w:pStyle w:val="Codeexample"/>
      </w:pPr>
      <w:r>
        <w:t>@Label#3:</w:t>
      </w:r>
    </w:p>
    <w:p w:rsidR="00B24C2C" w:rsidRDefault="00B24C2C" w:rsidP="007B2223">
      <w:pPr>
        <w:pStyle w:val="Codeexample"/>
      </w:pPr>
      <w:r>
        <w:t>Loop:</w:t>
      </w:r>
      <w:ins w:id="4444" w:author="Sammartano, Marc (BIC USA)" w:date="2014-10-08T15:48:00Z">
        <w:r w:rsidR="00391A64">
          <w:tab/>
        </w:r>
        <w:r w:rsidR="00391A64">
          <w:tab/>
        </w:r>
      </w:ins>
      <w:ins w:id="4445" w:author="Sammartano, Marc (BIC USA)" w:date="2014-10-08T15:49:00Z">
        <w:r w:rsidR="00391A64">
          <w:t xml:space="preserve">% </w:t>
        </w:r>
      </w:ins>
      <w:ins w:id="4446" w:author="Sammartano, Marc (BIC USA)" w:date="2014-10-08T15:48:00Z">
        <w:r w:rsidR="00391A64">
          <w:t xml:space="preserve">The command </w:t>
        </w:r>
      </w:ins>
      <w:ins w:id="4447" w:author="Sammartano, Marc (BIC USA)" w:date="2014-10-08T15:49:00Z">
        <w:r w:rsidR="00391A64">
          <w:t>"</w:t>
        </w:r>
      </w:ins>
      <w:ins w:id="4448" w:author="Sammartano, Marc (BIC USA)" w:date="2014-10-08T15:48:00Z">
        <w:r w:rsidR="00391A64">
          <w:t>GoTo Loop</w:t>
        </w:r>
      </w:ins>
      <w:ins w:id="4449" w:author="Sammartano, Marc (BIC USA)" w:date="2014-10-08T15:49:00Z">
        <w:r w:rsidR="00391A64">
          <w:t>"</w:t>
        </w:r>
      </w:ins>
      <w:ins w:id="4450" w:author="Sammartano, Marc (BIC USA)" w:date="2014-10-08T15:48:00Z">
        <w:r w:rsidR="00391A64">
          <w:t xml:space="preserve"> jumps to this line</w:t>
        </w:r>
      </w:ins>
    </w:p>
    <w:p w:rsidR="00B24C2C" w:rsidRDefault="00B24C2C" w:rsidP="007B2223">
      <w:pPr>
        <w:pStyle w:val="Codeexample"/>
      </w:pPr>
      <w:r>
        <w:tab/>
        <w:t>&lt;statement&gt;</w:t>
      </w:r>
    </w:p>
    <w:p w:rsidR="00B24C2C" w:rsidRDefault="00F42665"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F42665" w:rsidRPr="00F42665" w:rsidDel="00FB7C92" w:rsidRDefault="00F42665" w:rsidP="00F42665">
      <w:moveFromRangeStart w:id="4451" w:author="Sammartano, Marc (BIC USA)" w:date="2014-09-29T17:41:00Z" w:name="move399775802"/>
      <w:moveFrom w:id="4452" w:author="Sammartano, Marc (BIC USA)" w:date="2014-09-29T17:41:00Z">
        <w:r w:rsidDel="00FB7C92">
          <w:t xml:space="preserve">Notice that the colon is not part of the label. Use it where the label is defined. Do not use it in the </w:t>
        </w:r>
        <w:r w:rsidRPr="00F42665" w:rsidDel="00FB7C92">
          <w:rPr>
            <w:b/>
          </w:rPr>
          <w:t>GoTo</w:t>
        </w:r>
        <w:r w:rsidDel="00FB7C92">
          <w:t xml:space="preserve"> or </w:t>
        </w:r>
        <w:r w:rsidR="009611B1" w:rsidDel="00FB7C92">
          <w:rPr>
            <w:b/>
          </w:rPr>
          <w:t>GoS</w:t>
        </w:r>
        <w:r w:rsidRPr="00F42665" w:rsidDel="00FB7C92">
          <w:rPr>
            <w:b/>
          </w:rPr>
          <w:t>ub</w:t>
        </w:r>
        <w:r w:rsidDel="00FB7C92">
          <w:t xml:space="preserve"> that jumps to the label.</w:t>
        </w:r>
      </w:moveFrom>
    </w:p>
    <w:p w:rsidR="00F42665" w:rsidRDefault="00F42665" w:rsidP="00F42665">
      <w:pPr>
        <w:pStyle w:val="Heading3"/>
      </w:pPr>
      <w:bookmarkStart w:id="4453" w:name="_Toc400726522"/>
      <w:moveFromRangeEnd w:id="4451"/>
      <w:r>
        <w:t>GoTo &lt;label&gt;</w:t>
      </w:r>
      <w:bookmarkEnd w:id="4453"/>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4454" w:name="_Toc400726523"/>
      <w:r>
        <w:t>GoTo &lt;index_nexp&gt;, &lt;label&gt;...</w:t>
      </w:r>
      <w:bookmarkEnd w:id="4454"/>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4455" w:name="_Toc400726524"/>
      <w:r>
        <w:t>GoSub &lt;label&gt;</w:t>
      </w:r>
      <w:r w:rsidR="00854349">
        <w:t xml:space="preserve"> /</w:t>
      </w:r>
      <w:r>
        <w:t xml:space="preserve"> Return</w:t>
      </w:r>
      <w:bookmarkEnd w:id="4455"/>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854349" w:rsidP="007B2223">
      <w:pPr>
        <w:pStyle w:val="Codeexample"/>
      </w:pPr>
      <w:r>
        <w:t>GOSUB</w:t>
      </w:r>
      <w:r w:rsidR="00CA12D0" w:rsidRPr="00674A65">
        <w:t xml:space="preserve"> xPrint</w:t>
      </w:r>
    </w:p>
    <w:p w:rsidR="00CA12D0" w:rsidRPr="00674A65" w:rsidRDefault="00854349" w:rsidP="007B2223">
      <w:pPr>
        <w:pStyle w:val="Codeexample"/>
      </w:pPr>
      <w:r>
        <w:t>PRINT</w:t>
      </w:r>
      <w:r w:rsidR="00CA12D0" w:rsidRPr="00674A65">
        <w:t xml:space="preserve"> </w:t>
      </w:r>
      <w:r w:rsidR="00F5651B">
        <w:t>"</w:t>
      </w:r>
      <w:r w:rsidR="00CA12D0"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854349" w:rsidP="007B2223">
      <w:pPr>
        <w:pStyle w:val="Codeexample"/>
      </w:pPr>
      <w:r>
        <w:t>PRINT</w:t>
      </w:r>
      <w:r w:rsidR="00CA12D0" w:rsidRPr="00674A65">
        <w:t xml:space="preserve"> Message$</w:t>
      </w:r>
    </w:p>
    <w:p w:rsidR="00CA12D0" w:rsidRPr="00674A65" w:rsidRDefault="00854349" w:rsidP="007B2223">
      <w:pPr>
        <w:pStyle w:val="Codeexample"/>
      </w:pPr>
      <w:r>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Default="00854349" w:rsidP="00854349">
      <w:pPr>
        <w:pStyle w:val="Codeexample"/>
      </w:pPr>
      <w:r>
        <w:t>Thank you</w:t>
      </w:r>
    </w:p>
    <w:p w:rsidR="00192BEB" w:rsidRDefault="00192BEB" w:rsidP="000A743C">
      <w:pPr>
        <w:pStyle w:val="Heading3"/>
      </w:pPr>
      <w:bookmarkStart w:id="4456" w:name="_Toc400726525"/>
      <w:r>
        <w:t>GoSub &lt;index_nexp&gt;, &lt;label&gt;...</w:t>
      </w:r>
      <w:r w:rsidR="009611B1">
        <w:t xml:space="preserve"> / Return</w:t>
      </w:r>
      <w:bookmarkEnd w:id="4456"/>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RETURN instruction executes, the program returns to the statement after this GoSub.</w:t>
      </w:r>
    </w:p>
    <w:p w:rsidR="00192BEB" w:rsidRDefault="00192BEB" w:rsidP="00192BEB">
      <w:r>
        <w:lastRenderedPageBreak/>
        <w:t>If the index does not select any label, the program continues to the statement after the GoSub.</w:t>
      </w:r>
      <w:r w:rsidR="0073447D">
        <w:t xml:space="preserve"> No subroutine is executed, and no Return statement is expected.</w:t>
      </w:r>
    </w:p>
    <w:p w:rsidR="00F42665" w:rsidRDefault="00F42665" w:rsidP="00192BEB">
      <w:r>
        <w:t>Example:</w:t>
      </w:r>
    </w:p>
    <w:p w:rsidR="00854349" w:rsidRDefault="00854349" w:rsidP="00854349">
      <w:pPr>
        <w:pStyle w:val="Codeexample"/>
      </w:pPr>
      <w:r>
        <w:t>d = FLOOR(6 * RND() + 1)</w:t>
      </w:r>
      <w:r>
        <w:tab/>
      </w:r>
      <w:r>
        <w:tab/>
        <w:t>% roll a six-sided die</w:t>
      </w:r>
    </w:p>
    <w:p w:rsidR="00854349" w:rsidRDefault="00854349" w:rsidP="00854349">
      <w:pPr>
        <w:pStyle w:val="Codeexample"/>
      </w:pPr>
      <w:r>
        <w:t>GOSUB d, Side1, Side2, Side3, Side4, Side5, Side6</w:t>
      </w:r>
    </w:p>
    <w:p w:rsidR="00854349" w:rsidRDefault="00854349" w:rsidP="00854349">
      <w:pPr>
        <w:pStyle w:val="Codeexample"/>
      </w:pPr>
      <w:r>
        <w:t>PRINT "Welcome back!"</w:t>
      </w:r>
    </w:p>
    <w:p w:rsidR="00854349" w:rsidRDefault="00854349" w:rsidP="00854349">
      <w:pPr>
        <w:pStyle w:val="Codeexample"/>
      </w:pPr>
      <w:r>
        <w:t>END</w:t>
      </w:r>
    </w:p>
    <w:p w:rsidR="00854349" w:rsidRDefault="00854349" w:rsidP="00854349">
      <w:pPr>
        <w:pStyle w:val="Codeexample"/>
      </w:pPr>
      <w:r>
        <w:t>Side1:</w:t>
      </w:r>
    </w:p>
    <w:p w:rsidR="00854349" w:rsidRDefault="00854349" w:rsidP="00854349">
      <w:pPr>
        <w:pStyle w:val="Codeexample"/>
      </w:pPr>
      <w:r>
        <w:t>&lt;subroutine for side 1&gt;</w:t>
      </w:r>
    </w:p>
    <w:p w:rsidR="00854349" w:rsidRPr="00854349" w:rsidRDefault="00854349" w:rsidP="00854349">
      <w:pPr>
        <w:pStyle w:val="Codeexample"/>
      </w:pPr>
      <w:r>
        <w:t>RETURN</w:t>
      </w:r>
    </w:p>
    <w:p w:rsidR="00854349" w:rsidRDefault="00854349" w:rsidP="00854349">
      <w:pPr>
        <w:pStyle w:val="Codeexample"/>
      </w:pPr>
      <w:r>
        <w:t>…</w:t>
      </w:r>
    </w:p>
    <w:p w:rsidR="00854349" w:rsidRDefault="00854349" w:rsidP="00854349">
      <w:pPr>
        <w:pStyle w:val="Codeexample"/>
      </w:pPr>
      <w:r>
        <w:t>Side6:</w:t>
      </w:r>
    </w:p>
    <w:p w:rsidR="00854349" w:rsidRDefault="00854349" w:rsidP="00854349">
      <w:pPr>
        <w:pStyle w:val="Codeexample"/>
      </w:pPr>
      <w:r>
        <w:t>&lt;subroutine for side 1&gt;</w:t>
      </w:r>
    </w:p>
    <w:p w:rsidR="00854349" w:rsidRPr="00854349" w:rsidRDefault="00854349" w:rsidP="00854349">
      <w:pPr>
        <w:pStyle w:val="Codeexample"/>
      </w:pPr>
      <w:r>
        <w:t>RETURN</w:t>
      </w:r>
    </w:p>
    <w:p w:rsidR="000A743C" w:rsidRDefault="000A743C" w:rsidP="00391A64">
      <w:pPr>
        <w:pStyle w:val="Heading2"/>
        <w:rPr>
          <w:ins w:id="4457" w:author="Sammartano, Marc (BIC USA)" w:date="2014-10-08T15:55:00Z"/>
        </w:rPr>
      </w:pPr>
      <w:bookmarkStart w:id="4458" w:name="_Toc400726526"/>
      <w:ins w:id="4459" w:author="Sammartano, Marc (BIC USA)" w:date="2014-10-08T15:55:00Z">
        <w:r>
          <w:t>Using Source Code From Multiple Files</w:t>
        </w:r>
        <w:bookmarkEnd w:id="4458"/>
      </w:ins>
    </w:p>
    <w:p w:rsidR="00391A64" w:rsidRDefault="00391A64" w:rsidP="000A743C">
      <w:pPr>
        <w:pStyle w:val="Heading3"/>
      </w:pPr>
      <w:bookmarkStart w:id="4460" w:name="_Toc400726527"/>
      <w:moveToRangeStart w:id="4461" w:author="Sammartano, Marc (BIC USA)" w:date="2014-10-08T15:53:00Z" w:name="move400546953"/>
      <w:moveTo w:id="4462" w:author="Sammartano, Marc (BIC USA)" w:date="2014-10-08T15:53:00Z">
        <w:r>
          <w:t>Include FileNamePath</w:t>
        </w:r>
        <w:bookmarkEnd w:id="4460"/>
        <w:r>
          <w:fldChar w:fldCharType="begin"/>
        </w:r>
        <w:r>
          <w:instrText xml:space="preserve"> XE "</w:instrText>
        </w:r>
        <w:r w:rsidRPr="002E6C8B">
          <w:instrText>Include FileNamePath</w:instrText>
        </w:r>
        <w:r>
          <w:instrText xml:space="preserve">" </w:instrText>
        </w:r>
        <w:r>
          <w:fldChar w:fldCharType="end"/>
        </w:r>
      </w:moveTo>
    </w:p>
    <w:p w:rsidR="00391A64" w:rsidRDefault="00391A64" w:rsidP="00391A64">
      <w:moveTo w:id="4463" w:author="Sammartano, Marc (BIC USA)" w:date="2014-10-08T15:53:00Z">
        <w:r>
          <w:t>Before the program is run, the BASIC! preprocessor replaces any Include statements with the text from the named file. You can use this to i</w:t>
        </w:r>
        <w:r w:rsidRPr="008B35C5">
          <w:t>nsert another BASIC! program file</w:t>
        </w:r>
        <w:r>
          <w:t xml:space="preserve"> into your program </w:t>
        </w:r>
        <w:r w:rsidRPr="008B35C5">
          <w:t>at th</w:t>
        </w:r>
        <w:r>
          <w:t xml:space="preserve">is point. The FileNamePath is given </w:t>
        </w:r>
        <w:r w:rsidRPr="008B35C5">
          <w:t>without quotes.</w:t>
        </w:r>
        <w:r>
          <w:t xml:space="preserve"> The program is not yet running, therefore the path</w:t>
        </w:r>
        <w:r w:rsidRPr="008B35C5">
          <w:t xml:space="preserve"> cannot be a string expression.</w:t>
        </w:r>
      </w:moveTo>
    </w:p>
    <w:p w:rsidR="00391A64" w:rsidRDefault="00391A64" w:rsidP="00391A64">
      <w:pPr>
        <w:pStyle w:val="Codeexample"/>
      </w:pPr>
      <w:moveTo w:id="4464" w:author="Sammartano, Marc (BIC USA)" w:date="2014-10-08T15:53:00Z">
        <w:r>
          <w:t>INCLUDE functions/DrawGraph.bas</w:t>
        </w:r>
      </w:moveTo>
    </w:p>
    <w:p w:rsidR="00391A64" w:rsidRPr="008B35C5" w:rsidRDefault="00391A64" w:rsidP="00391A64">
      <w:moveTo w:id="4465" w:author="Sammartano, Marc (BIC USA)" w:date="2014-10-08T15:53:00Z">
        <w:r>
          <w:t>inserts the code from the file "&lt;pref base drive&gt;/rfo-basic/source/functions/DrawGraph.bas" into the program.</w:t>
        </w:r>
      </w:moveTo>
    </w:p>
    <w:p w:rsidR="00D4463D" w:rsidRDefault="00D4463D" w:rsidP="000A743C">
      <w:pPr>
        <w:pStyle w:val="Heading3"/>
      </w:pPr>
      <w:bookmarkStart w:id="4466" w:name="_Toc400726528"/>
      <w:moveToRangeEnd w:id="4461"/>
      <w:r>
        <w:t>Run &lt;filename_sexp&gt; {,</w:t>
      </w:r>
      <w:r w:rsidR="0029334D">
        <w:t xml:space="preserve"> &lt;data_sexp&gt;}</w:t>
      </w:r>
      <w:bookmarkEnd w:id="4466"/>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4467" w:name="_Toc400726529"/>
      <w:r>
        <w:t>Switch Commands</w:t>
      </w:r>
      <w:bookmarkEnd w:id="4467"/>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4468" w:name="_Toc400726530"/>
      <w:r>
        <w:t xml:space="preserve">Nesting Switch </w:t>
      </w:r>
      <w:r w:rsidR="0088530E">
        <w:t>Operations</w:t>
      </w:r>
      <w:bookmarkEnd w:id="4468"/>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4469" w:name="_Toc400726531"/>
      <w:r>
        <w:t>Sw.begin &lt;nexp&gt;|&lt;sexp&gt;</w:t>
      </w:r>
      <w:bookmarkEnd w:id="4469"/>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w:t>
      </w:r>
      <w:del w:id="4470" w:author="Sammartano, Marc (BIC USA)" w:date="2014-10-10T12:02:00Z">
        <w:r w:rsidR="00535476" w:rsidDel="00D571D4">
          <w:delText xml:space="preserve"> </w:delText>
        </w:r>
        <w:r w:rsidR="00B30AA7" w:rsidDel="00D571D4">
          <w:delText xml:space="preserve"> </w:delText>
        </w:r>
      </w:del>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case statements.</w:t>
      </w:r>
      <w:del w:id="4471" w:author="Sammartano, Marc (BIC USA)" w:date="2014-10-10T12:03:00Z">
        <w:r w:rsidDel="00D571D4">
          <w:delText xml:space="preserve">  </w:delText>
        </w:r>
      </w:del>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4472" w:name="_Toc400726532"/>
      <w:r>
        <w:t>Sw.case &lt;</w:t>
      </w:r>
      <w:r w:rsidR="001B3211">
        <w:t>nexp</w:t>
      </w:r>
      <w:r>
        <w:t>&gt;|&lt;</w:t>
      </w:r>
      <w:r w:rsidR="001B3211">
        <w:t>sexp</w:t>
      </w:r>
      <w:r>
        <w:t>&gt;</w:t>
      </w:r>
      <w:bookmarkEnd w:id="4472"/>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4473" w:name="_Toc400726533"/>
      <w:r>
        <w:t>Sw.break</w:t>
      </w:r>
      <w:bookmarkEnd w:id="4473"/>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lastRenderedPageBreak/>
        <w:t>If no sw.break is present in a particular sw.case then subsequent sw.cases will be executed until a sw.break is encountered</w:t>
      </w:r>
      <w:r w:rsidR="000B4495">
        <w:t>.</w:t>
      </w:r>
    </w:p>
    <w:p w:rsidR="00D04A62" w:rsidRDefault="00265345" w:rsidP="005F4916">
      <w:pPr>
        <w:pStyle w:val="Heading3"/>
      </w:pPr>
      <w:bookmarkStart w:id="4474" w:name="_Toc400726534"/>
      <w:r>
        <w:t>Sw.default</w:t>
      </w:r>
      <w:bookmarkEnd w:id="4474"/>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 xml:space="preserve">If no matching sw.case is found then the sw.default, if present, will be executed. </w:t>
      </w:r>
      <w:del w:id="4475" w:author="Sammartano, Marc (BIC USA)" w:date="2014-10-10T12:03:00Z">
        <w:r w:rsidDel="00D571D4">
          <w:delText xml:space="preserve"> </w:delText>
        </w:r>
      </w:del>
      <w:r>
        <w:t>The sw.default must be placed after all the sw.case statements</w:t>
      </w:r>
    </w:p>
    <w:p w:rsidR="00D04A62" w:rsidRDefault="00265345" w:rsidP="005F4916">
      <w:pPr>
        <w:pStyle w:val="Heading3"/>
      </w:pPr>
      <w:bookmarkStart w:id="4476" w:name="_Toc400726535"/>
      <w:r>
        <w:t>Sw.end</w:t>
      </w:r>
      <w:bookmarkEnd w:id="4476"/>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4477" w:name="_Toc400726536"/>
      <w:r>
        <w:t>On</w:t>
      </w:r>
      <w:r w:rsidR="00737EB3">
        <w:t>Error:</w:t>
      </w:r>
      <w:bookmarkEnd w:id="4477"/>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w:t>
      </w:r>
      <w:del w:id="4478" w:author="Sammartano, Marc (BIC USA)" w:date="2014-10-10T12:03:00Z">
        <w:r w:rsidDel="00D571D4">
          <w:delText xml:space="preserve"> </w:delText>
        </w:r>
      </w:del>
      <w:r>
        <w:t xml:space="preserve">An infinite loop will occur if a </w:t>
      </w:r>
      <w:r w:rsidR="00630D3C">
        <w:t>run-time error</w:t>
      </w:r>
      <w:r>
        <w:t xml:space="preserve"> occurs within the OnError code.</w:t>
      </w:r>
    </w:p>
    <w:p w:rsidR="00013165" w:rsidRDefault="00013165" w:rsidP="006A6394">
      <w:r>
        <w:t xml:space="preserve">You should not place an OnError: </w:t>
      </w:r>
      <w:del w:id="4479" w:author="Sammartano, Marc (BIC USA)" w:date="2014-10-10T12:03:00Z">
        <w:r w:rsidDel="00D571D4">
          <w:delText xml:space="preserve"> </w:delText>
        </w:r>
      </w:del>
      <w:r>
        <w:t>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4480" w:name="_Toc400726537"/>
      <w:r>
        <w:t>O</w:t>
      </w:r>
      <w:r w:rsidR="00B45975">
        <w:t>nConsoleTouch:</w:t>
      </w:r>
      <w:bookmarkEnd w:id="4480"/>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 xml:space="preserve">For detecting screen touches while in graphics mode, use </w:t>
      </w:r>
      <w:del w:id="4481" w:author="Sammartano, Marc (BIC USA)" w:date="2014-09-23T17:56:00Z">
        <w:r w:rsidDel="001B1CBE">
          <w:delText>o</w:delText>
        </w:r>
      </w:del>
      <w:ins w:id="4482" w:author="Sammartano, Marc (BIC USA)" w:date="2014-09-23T17:56:00Z">
        <w:r w:rsidR="001B1CBE">
          <w:t>O</w:t>
        </w:r>
      </w:ins>
      <w:r>
        <w:t>nG</w:t>
      </w:r>
      <w:ins w:id="4483" w:author="Sammartano, Marc (BIC USA)" w:date="2014-09-23T17:56:00Z">
        <w:r w:rsidR="001B1CBE">
          <w:t>r</w:t>
        </w:r>
      </w:ins>
      <w:del w:id="4484" w:author="Sammartano, Marc (BIC USA)" w:date="2014-09-23T17:56:00Z">
        <w:r w:rsidDel="001B1CBE">
          <w:delText>Rt</w:delText>
        </w:r>
      </w:del>
      <w:ins w:id="4485" w:author="Sammartano, Marc (BIC USA)" w:date="2014-09-23T17:56:00Z">
        <w:r w:rsidR="001B1CBE">
          <w:t>T</w:t>
        </w:r>
      </w:ins>
      <w:r>
        <w:t>ouch:</w:t>
      </w:r>
      <w:r w:rsidR="00F94791" w:rsidRPr="00F94791">
        <w:t xml:space="preserve"> </w:t>
      </w:r>
    </w:p>
    <w:p w:rsidR="00B45975" w:rsidRDefault="00F94791" w:rsidP="00375401">
      <w:del w:id="4486" w:author="Sammartano, Marc (BIC USA)" w:date="2014-09-23T17:55:00Z">
        <w:r w:rsidRPr="00F94791" w:rsidDel="001B1CBE">
          <w:delText>o</w:delText>
        </w:r>
      </w:del>
      <w:ins w:id="4487" w:author="Sammartano, Marc (BIC USA)" w:date="2014-09-23T17:55:00Z">
        <w:r w:rsidR="001B1CBE">
          <w:t>O</w:t>
        </w:r>
      </w:ins>
      <w:r w:rsidRPr="00F94791">
        <w:t>nConsoleTouch: must stand alone on the line</w:t>
      </w:r>
      <w:r w:rsidR="00375401">
        <w:t xml:space="preserve"> (as with all labels)</w:t>
      </w:r>
      <w:r w:rsidRPr="00F94791">
        <w:t>.</w:t>
      </w:r>
    </w:p>
    <w:p w:rsidR="00F94791" w:rsidRDefault="00622933" w:rsidP="005F4916">
      <w:pPr>
        <w:pStyle w:val="Heading3"/>
      </w:pPr>
      <w:bookmarkStart w:id="4488" w:name="_Toc400726538"/>
      <w:r>
        <w:t>C</w:t>
      </w:r>
      <w:r w:rsidR="00F94791">
        <w:t>onsoleTouch.</w:t>
      </w:r>
      <w:del w:id="4489" w:author="Sammartano, Marc (BIC USA)" w:date="2014-09-23T17:55:00Z">
        <w:r w:rsidR="00F94791" w:rsidDel="001B1CBE">
          <w:delText>R</w:delText>
        </w:r>
      </w:del>
      <w:ins w:id="4490" w:author="Sammartano, Marc (BIC USA)" w:date="2014-09-23T17:55:00Z">
        <w:r w:rsidR="001B1CBE">
          <w:t>r</w:t>
        </w:r>
      </w:ins>
      <w:r w:rsidR="00F94791">
        <w:t>esume</w:t>
      </w:r>
      <w:bookmarkEnd w:id="4488"/>
      <w:r w:rsidR="00520661">
        <w:fldChar w:fldCharType="begin"/>
      </w:r>
      <w:r>
        <w:instrText xml:space="preserve"> XE "</w:instrText>
      </w:r>
      <w:r w:rsidRPr="00980CBF">
        <w:instrText>ConsoleTouch.</w:instrText>
      </w:r>
      <w:del w:id="4491" w:author="Sammartano, Marc (BIC USA)" w:date="2014-09-23T17:55:00Z">
        <w:r w:rsidRPr="00980CBF" w:rsidDel="001B1CBE">
          <w:delInstrText>R</w:delInstrText>
        </w:r>
      </w:del>
      <w:ins w:id="4492" w:author="Sammartano, Marc (BIC USA)" w:date="2014-09-23T17:55:00Z">
        <w:r w:rsidR="001B1CBE">
          <w:instrText>r</w:instrText>
        </w:r>
      </w:ins>
      <w:r w:rsidRPr="00980CBF">
        <w:instrText>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4493" w:name="_Toc400726539"/>
      <w:r>
        <w:lastRenderedPageBreak/>
        <w:t>OnBackKey:</w:t>
      </w:r>
      <w:bookmarkEnd w:id="4493"/>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4494" w:name="_Toc400726540"/>
      <w:r>
        <w:t>Back.resume</w:t>
      </w:r>
      <w:bookmarkEnd w:id="4494"/>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4495" w:name="_Toc400726541"/>
      <w:r>
        <w:t>OnMenuKey:</w:t>
      </w:r>
      <w:bookmarkEnd w:id="4495"/>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4496" w:name="_Toc400726542"/>
      <w:r>
        <w:t>MenuKey.</w:t>
      </w:r>
      <w:r w:rsidR="001F060B">
        <w:t>r</w:t>
      </w:r>
      <w:r>
        <w:t>esume</w:t>
      </w:r>
      <w:bookmarkEnd w:id="4496"/>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4497" w:name="_Toc400726543"/>
      <w:r>
        <w:t>OnKeyPress:</w:t>
      </w:r>
      <w:bookmarkEnd w:id="4497"/>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4498" w:name="_Toc400726544"/>
      <w:r>
        <w:t>Key.</w:t>
      </w:r>
      <w:del w:id="4499" w:author="Sammartano, Marc (BIC USA)" w:date="2014-09-23T17:56:00Z">
        <w:r w:rsidDel="001B1CBE">
          <w:delText>R</w:delText>
        </w:r>
      </w:del>
      <w:ins w:id="4500" w:author="Sammartano, Marc (BIC USA)" w:date="2014-09-23T17:56:00Z">
        <w:r w:rsidR="001B1CBE">
          <w:t>r</w:t>
        </w:r>
      </w:ins>
      <w:r>
        <w:t>esume</w:t>
      </w:r>
      <w:bookmarkEnd w:id="4498"/>
      <w:r w:rsidR="00520661">
        <w:fldChar w:fldCharType="begin"/>
      </w:r>
      <w:r>
        <w:instrText xml:space="preserve"> XE "</w:instrText>
      </w:r>
      <w:r w:rsidRPr="00620DDE">
        <w:instrText>Key.</w:instrText>
      </w:r>
      <w:del w:id="4501" w:author="Sammartano, Marc (BIC USA)" w:date="2014-09-23T17:56:00Z">
        <w:r w:rsidRPr="00620DDE" w:rsidDel="001B1CBE">
          <w:delInstrText>R</w:delInstrText>
        </w:r>
      </w:del>
      <w:ins w:id="4502" w:author="Sammartano, Marc (BIC USA)" w:date="2014-09-23T17:56:00Z">
        <w:r w:rsidR="001B1CBE">
          <w:instrText>r</w:instrText>
        </w:r>
      </w:ins>
      <w:r w:rsidRPr="00620DDE">
        <w:instrText>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w:t>
      </w:r>
      <w:del w:id="4503" w:author="Sammartano, Marc (BIC USA)" w:date="2014-09-23T18:18:00Z">
        <w:r w:rsidDel="005E290C">
          <w:delText>k</w:delText>
        </w:r>
      </w:del>
      <w:ins w:id="4504" w:author="Sammartano, Marc (BIC USA)" w:date="2014-09-23T18:18:00Z">
        <w:r w:rsidR="005E290C">
          <w:t>K</w:t>
        </w:r>
      </w:ins>
      <w:r>
        <w:t xml:space="preserve">ey.resume will cause the program to resume at the point where the key was </w:t>
      </w:r>
      <w:r w:rsidR="0084078B">
        <w:t>tapped</w:t>
      </w:r>
      <w:r>
        <w:t>.</w:t>
      </w:r>
    </w:p>
    <w:p w:rsidR="00D91C25" w:rsidRDefault="00DB4176" w:rsidP="00EB1F62">
      <w:pPr>
        <w:pStyle w:val="Heading2"/>
      </w:pPr>
      <w:bookmarkStart w:id="4505" w:name="_Toc400726545"/>
      <w:r>
        <w:t>End{ &lt;msg_sexp&gt;</w:t>
      </w:r>
      <w:r w:rsidRPr="00DB4176">
        <w:t>}</w:t>
      </w:r>
      <w:bookmarkEnd w:id="4505"/>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4506" w:name="_Toc400726546"/>
      <w:r>
        <w:t>Exit</w:t>
      </w:r>
      <w:bookmarkEnd w:id="4506"/>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4507" w:name="_Toc400726547"/>
      <w:r>
        <w:lastRenderedPageBreak/>
        <w:t>READ – DATA</w:t>
      </w:r>
      <w:r w:rsidR="005757F3">
        <w:t xml:space="preserve"> – </w:t>
      </w:r>
      <w:r w:rsidR="00A64D40">
        <w:t>RESTORE</w:t>
      </w:r>
      <w:r>
        <w:t xml:space="preserve"> Commands</w:t>
      </w:r>
      <w:bookmarkEnd w:id="4507"/>
    </w:p>
    <w:p w:rsidR="001F65EF" w:rsidRDefault="001F65EF" w:rsidP="00DC6D33">
      <w:r>
        <w:t>These commands approximate the READ, DATA and RESTORE command of Dartmouth Basic.</w:t>
      </w:r>
    </w:p>
    <w:p w:rsidR="001F65EF" w:rsidRDefault="00DC6D33" w:rsidP="00EB1F62">
      <w:pPr>
        <w:pStyle w:val="Heading2"/>
      </w:pPr>
      <w:bookmarkStart w:id="4508" w:name="_Toc400726548"/>
      <w:r>
        <w:t>Read.data &lt;number&gt;|&lt;string&gt;</w:t>
      </w:r>
      <w:r w:rsidR="001F65EF">
        <w:t>{,&lt;number&gt;|&lt;string&gt;</w:t>
      </w:r>
      <w:r w:rsidR="00254A25">
        <w:t>...</w:t>
      </w:r>
      <w:r w:rsidR="001F65EF">
        <w:t>,&lt;number&gt;|&lt;string&gt;}</w:t>
      </w:r>
      <w:bookmarkEnd w:id="4508"/>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4509" w:name="_Toc400726549"/>
      <w:r>
        <w:t>Read.next</w:t>
      </w:r>
      <w:r w:rsidR="00DC6D33">
        <w:t xml:space="preserve"> &lt;var&gt;,</w:t>
      </w:r>
      <w:r w:rsidR="00196AF1">
        <w:t xml:space="preserve"> </w:t>
      </w:r>
      <w:r w:rsidR="00254A25">
        <w:t>...</w:t>
      </w:r>
      <w:bookmarkEnd w:id="4509"/>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4510" w:name="_Toc400726550"/>
      <w:r>
        <w:t>Read.from &lt;nexp&gt;</w:t>
      </w:r>
      <w:bookmarkEnd w:id="4510"/>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4511" w:name="_Toc400726551"/>
      <w:r>
        <w:t>Debug Commands</w:t>
      </w:r>
      <w:bookmarkEnd w:id="4511"/>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4512" w:name="_Toc400726552"/>
      <w:r>
        <w:t>Debug.on</w:t>
      </w:r>
      <w:bookmarkEnd w:id="4512"/>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4513" w:name="_Toc400726553"/>
      <w:r>
        <w:lastRenderedPageBreak/>
        <w:t>Debug.off</w:t>
      </w:r>
      <w:bookmarkEnd w:id="4513"/>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4514" w:name="_Toc400726554"/>
      <w:r>
        <w:t>Debug.echo.on</w:t>
      </w:r>
      <w:bookmarkEnd w:id="4514"/>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4515" w:name="_Toc400726555"/>
      <w:r>
        <w:t>Debug.echo.off</w:t>
      </w:r>
      <w:bookmarkEnd w:id="4515"/>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4516" w:name="_Toc400726556"/>
      <w:r>
        <w:t>Debug.print</w:t>
      </w:r>
      <w:bookmarkEnd w:id="4516"/>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4517" w:name="_Toc400726557"/>
      <w:r>
        <w:t>Debug.dump.scalars</w:t>
      </w:r>
      <w:bookmarkEnd w:id="4517"/>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4518" w:name="_Toc400726558"/>
      <w:r>
        <w:t>Debug.dump.array Array[]</w:t>
      </w:r>
      <w:bookmarkEnd w:id="4518"/>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4519" w:name="_Toc400726559"/>
      <w:r>
        <w:t xml:space="preserve">Debug.dump.bundle </w:t>
      </w:r>
      <w:del w:id="4520" w:author="Sammartano, Marc (BIC USA)" w:date="2014-09-26T17:41:00Z">
        <w:r w:rsidDel="00DA45A0">
          <w:delText xml:space="preserve"> </w:delText>
        </w:r>
      </w:del>
      <w:r>
        <w:t>&lt;bundlePtr_nexp&gt;</w:t>
      </w:r>
      <w:bookmarkEnd w:id="4519"/>
      <w:r w:rsidR="00520661">
        <w:fldChar w:fldCharType="begin"/>
      </w:r>
      <w:r>
        <w:instrText xml:space="preserve"> XE "</w:instrText>
      </w:r>
      <w:r w:rsidRPr="00100073">
        <w:instrText xml:space="preserve">Debug.dump.bundle </w:instrText>
      </w:r>
      <w:del w:id="4521" w:author="Sammartano, Marc (BIC USA)" w:date="2014-09-26T17:41:00Z">
        <w:r w:rsidRPr="00100073" w:rsidDel="00DA45A0">
          <w:delInstrText xml:space="preserve"> </w:delInstrText>
        </w:r>
      </w:del>
      <w:r w:rsidRPr="00100073">
        <w:instrText>&lt;bundlePtr_nexp&gt;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4522" w:name="_Toc400726560"/>
      <w:r>
        <w:t xml:space="preserve">Debug.dump.list </w:t>
      </w:r>
      <w:del w:id="4523" w:author="Sammartano, Marc (BIC USA)" w:date="2014-09-26T17:41:00Z">
        <w:r w:rsidDel="00DA45A0">
          <w:delText xml:space="preserve"> </w:delText>
        </w:r>
      </w:del>
      <w:r>
        <w:t>&lt;listPtr_nexp&gt;</w:t>
      </w:r>
      <w:bookmarkEnd w:id="4522"/>
      <w:r w:rsidR="00520661">
        <w:fldChar w:fldCharType="begin"/>
      </w:r>
      <w:r>
        <w:instrText xml:space="preserve"> XE "</w:instrText>
      </w:r>
      <w:r w:rsidRPr="00100073">
        <w:instrText xml:space="preserve">Debug.dump.list </w:instrText>
      </w:r>
      <w:del w:id="4524" w:author="Sammartano, Marc (BIC USA)" w:date="2014-09-26T17:41:00Z">
        <w:r w:rsidRPr="00100073" w:rsidDel="00DA45A0">
          <w:delInstrText xml:space="preserve"> </w:delInstrText>
        </w:r>
      </w:del>
      <w:r w:rsidRPr="00100073">
        <w:instrText>&lt;listPtr_nexp&gt;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4525" w:name="_Toc400726561"/>
      <w:r>
        <w:t xml:space="preserve">Debug.dump.stack </w:t>
      </w:r>
      <w:del w:id="4526" w:author="Sammartano, Marc (BIC USA)" w:date="2014-09-26T17:41:00Z">
        <w:r w:rsidDel="00DA45A0">
          <w:delText xml:space="preserve"> </w:delText>
        </w:r>
      </w:del>
      <w:r>
        <w:t>&lt;stackPtr_nexp&gt;</w:t>
      </w:r>
      <w:bookmarkEnd w:id="4525"/>
      <w:r w:rsidR="00520661">
        <w:fldChar w:fldCharType="begin"/>
      </w:r>
      <w:r>
        <w:instrText xml:space="preserve"> XE "</w:instrText>
      </w:r>
      <w:r w:rsidRPr="00100073">
        <w:instrText xml:space="preserve">Debug.dump.stack </w:instrText>
      </w:r>
      <w:del w:id="4527" w:author="Sammartano, Marc (BIC USA)" w:date="2014-09-26T17:41:00Z">
        <w:r w:rsidRPr="00100073" w:rsidDel="00DA45A0">
          <w:delInstrText xml:space="preserve"> </w:delInstrText>
        </w:r>
      </w:del>
      <w:r w:rsidRPr="00100073">
        <w:instrText>&lt;stackPtr_nexp&gt;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4528" w:name="_Toc400726562"/>
      <w:r w:rsidRPr="00CD5746">
        <w:t>Debug.show.scalars</w:t>
      </w:r>
      <w:bookmarkEnd w:id="4528"/>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w:t>
      </w:r>
      <w:del w:id="4529" w:author="Sammartano, Marc (BIC USA)" w:date="2014-10-10T12:03:00Z">
        <w:r w:rsidDel="00D571D4">
          <w:delText> </w:delText>
        </w:r>
      </w:del>
      <w:r>
        <w:t xml:space="preserv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4530" w:name="13aec88371404f17__Toc339456559"/>
      <w:bookmarkStart w:id="4531" w:name="_Toc400726563"/>
      <w:r w:rsidRPr="00CD5746">
        <w:t>Debug.show.array Array[]</w:t>
      </w:r>
      <w:bookmarkEnd w:id="4530"/>
      <w:bookmarkEnd w:id="4531"/>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the contents of the specified array, the line number of the program line just executed and the text of that line.</w:t>
      </w:r>
      <w:del w:id="4532" w:author="Sammartano, Marc (BIC USA)" w:date="2014-10-10T12:03:00Z">
        <w:r w:rsidDel="00D571D4">
          <w:delText> </w:delText>
        </w:r>
      </w:del>
      <w:r>
        <w:t xml:space="preserv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4533" w:name="13aec88371404f17__Toc339456560"/>
      <w:bookmarkStart w:id="4534" w:name="_Toc400726564"/>
      <w:r w:rsidRPr="00CD5746">
        <w:t>Debug.show.bundle &lt;bundlePtr_nexp&gt;</w:t>
      </w:r>
      <w:bookmarkEnd w:id="4533"/>
      <w:bookmarkEnd w:id="4534"/>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4535" w:name="13aec88371404f17__Toc339456561"/>
      <w:bookmarkStart w:id="4536" w:name="_Toc400726565"/>
      <w:r w:rsidRPr="00CD5746">
        <w:t>Debug.show.list &lt;listPtr_nexp&gt;</w:t>
      </w:r>
      <w:bookmarkEnd w:id="4535"/>
      <w:bookmarkEnd w:id="4536"/>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4537" w:name="13aec88371404f17__Toc339456562"/>
      <w:bookmarkStart w:id="4538" w:name="_Toc400726566"/>
      <w:r w:rsidRPr="00CD5746">
        <w:t>Debug.show.stack &lt;stackPtr_nexp&gt;</w:t>
      </w:r>
      <w:bookmarkEnd w:id="4537"/>
      <w:bookmarkEnd w:id="4538"/>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lastRenderedPageBreak/>
        <w:t>Step: Executes the next line while continuing to display the dialog box.</w:t>
      </w:r>
    </w:p>
    <w:p w:rsidR="00CD5746" w:rsidRPr="00CD5746" w:rsidRDefault="00CD5746" w:rsidP="00EB1F62">
      <w:pPr>
        <w:pStyle w:val="Heading2"/>
      </w:pPr>
      <w:bookmarkStart w:id="4539" w:name="13aec88371404f17__Toc339456563"/>
      <w:bookmarkStart w:id="4540" w:name="_Toc400726567"/>
      <w:r w:rsidRPr="00CD5746">
        <w:t xml:space="preserve">Debug.watch var, </w:t>
      </w:r>
      <w:r w:rsidR="00254A25">
        <w:t>...</w:t>
      </w:r>
      <w:bookmarkEnd w:id="4539"/>
      <w:bookmarkEnd w:id="4540"/>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4541" w:name="_Toc400726568"/>
      <w:r w:rsidRPr="00CD5746">
        <w:t>Debug.show.watch</w:t>
      </w:r>
      <w:bookmarkEnd w:id="4541"/>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4542" w:name="_Toc400726569"/>
      <w:r w:rsidRPr="00CD5746">
        <w:t>Debug.show.program</w:t>
      </w:r>
      <w:bookmarkEnd w:id="4542"/>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4543" w:name="13aec88371404f17__Toc339456564"/>
      <w:bookmarkStart w:id="4544" w:name="_Toc400726570"/>
      <w:r w:rsidRPr="00CD5746">
        <w:t>Debug.show</w:t>
      </w:r>
      <w:bookmarkEnd w:id="4543"/>
      <w:bookmarkEnd w:id="4544"/>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4764A7" w:rsidRDefault="009A1037" w:rsidP="004764A7">
      <w:pPr>
        <w:pStyle w:val="Heading1"/>
        <w:rPr>
          <w:ins w:id="4545" w:author="Sammartano, Marc (BIC USA)" w:date="2014-10-08T17:39:00Z"/>
        </w:rPr>
      </w:pPr>
      <w:bookmarkStart w:id="4546" w:name="_Toc400726571"/>
      <w:ins w:id="4547" w:author="Sammartano, Marc (BIC USA)" w:date="2014-10-08T17:39:00Z">
        <w:r>
          <w:t>Fonts</w:t>
        </w:r>
        <w:bookmarkEnd w:id="4546"/>
      </w:ins>
    </w:p>
    <w:p w:rsidR="009A1037" w:rsidRDefault="009A1037" w:rsidP="009A1037">
      <w:pPr>
        <w:rPr>
          <w:ins w:id="4548" w:author="Sammartano, Marc (BIC USA)" w:date="2014-10-08T17:42:00Z"/>
        </w:rPr>
      </w:pPr>
      <w:ins w:id="4549" w:author="Sammartano, Marc (BIC USA)" w:date="2014-10-08T17:42:00Z">
        <w:r>
          <w:t xml:space="preserve">Your program </w:t>
        </w:r>
      </w:ins>
      <w:ins w:id="4550" w:author="Sammartano, Marc (BIC USA)" w:date="2014-10-08T17:40:00Z">
        <w:r>
          <w:t>can use fonts loaded from files</w:t>
        </w:r>
      </w:ins>
      <w:ins w:id="4551" w:author="Sammartano, Marc (BIC USA)" w:date="2014-10-08T17:41:00Z">
        <w:r>
          <w:t>. If compiled into a standalone APK, a program</w:t>
        </w:r>
      </w:ins>
      <w:ins w:id="4552" w:author="Sammartano, Marc (BIC USA)" w:date="2014-10-08T17:40:00Z">
        <w:r>
          <w:t xml:space="preserve"> </w:t>
        </w:r>
      </w:ins>
      <w:ins w:id="4553" w:author="Sammartano, Marc (BIC USA)" w:date="2014-10-08T17:41:00Z">
        <w:r>
          <w:t xml:space="preserve">can use fonts loaded from assets </w:t>
        </w:r>
      </w:ins>
      <w:ins w:id="4554" w:author="Sammartano, Marc (BIC USA)" w:date="2014-10-09T15:31:00Z">
        <w:r w:rsidR="000669F8">
          <w:t xml:space="preserve">or resources </w:t>
        </w:r>
      </w:ins>
      <w:ins w:id="4555" w:author="Sammartano, Marc (BIC USA)" w:date="2014-10-08T17:41:00Z">
        <w:r>
          <w:t xml:space="preserve">contained in the APK. This is a new feature of BASIC! that is not </w:t>
        </w:r>
      </w:ins>
      <w:ins w:id="4556" w:author="Sammartano, Marc (BIC USA)" w:date="2014-10-08T17:42:00Z">
        <w:r>
          <w:t>yet fully developed. New ways to use these fonts will be coming soon.</w:t>
        </w:r>
      </w:ins>
    </w:p>
    <w:p w:rsidR="009A1037" w:rsidRDefault="009A1037" w:rsidP="009A1037">
      <w:pPr>
        <w:rPr>
          <w:ins w:id="4557" w:author="Sammartano, Marc (BIC USA)" w:date="2014-10-08T17:43:00Z"/>
        </w:rPr>
      </w:pPr>
      <w:ins w:id="4558" w:author="Sammartano, Marc (BIC USA)" w:date="2014-10-08T17:42:00Z">
        <w:r>
          <w:t xml:space="preserve">At present, the only way to use a loaded font is with the </w:t>
        </w:r>
        <w:r w:rsidRPr="009A1037">
          <w:rPr>
            <w:b/>
          </w:rPr>
          <w:t>Gr.Text.SetFont</w:t>
        </w:r>
        <w:r>
          <w:t xml:space="preserve"> command.</w:t>
        </w:r>
      </w:ins>
    </w:p>
    <w:p w:rsidR="009A1037" w:rsidRDefault="009A1037" w:rsidP="009A1037">
      <w:pPr>
        <w:pStyle w:val="Heading2"/>
        <w:rPr>
          <w:ins w:id="4559" w:author="Sammartano, Marc (BIC USA)" w:date="2014-10-08T17:46:00Z"/>
        </w:rPr>
      </w:pPr>
      <w:bookmarkStart w:id="4560" w:name="_Toc400726572"/>
      <w:ins w:id="4561" w:author="Sammartano, Marc (BIC USA)" w:date="2014-10-08T17:43:00Z">
        <w:r>
          <w:lastRenderedPageBreak/>
          <w:t>Font</w:t>
        </w:r>
        <w:r w:rsidRPr="00CD5746">
          <w:t>.</w:t>
        </w:r>
        <w:r>
          <w:t>load &lt;font_</w:t>
        </w:r>
      </w:ins>
      <w:ins w:id="4562" w:author="Sammartano, Marc (BIC USA)" w:date="2014-10-08T17:45:00Z">
        <w:r>
          <w:t>ptr_nvar</w:t>
        </w:r>
      </w:ins>
      <w:ins w:id="4563" w:author="Sammartano, Marc (BIC USA)" w:date="2014-10-08T17:43:00Z">
        <w:r>
          <w:t>&gt;</w:t>
        </w:r>
      </w:ins>
      <w:ins w:id="4564" w:author="Sammartano, Marc (BIC USA)" w:date="2014-10-08T17:45:00Z">
        <w:r>
          <w:t>, &lt;filename_sexp&gt;</w:t>
        </w:r>
      </w:ins>
      <w:bookmarkEnd w:id="4560"/>
      <w:ins w:id="4565" w:author="Sammartano, Marc (BIC USA)" w:date="2014-10-08T17:43:00Z">
        <w:r>
          <w:fldChar w:fldCharType="begin"/>
        </w:r>
        <w:r>
          <w:instrText xml:space="preserve"> XE "Font</w:instrText>
        </w:r>
        <w:r w:rsidRPr="00091656">
          <w:instrText>.</w:instrText>
        </w:r>
        <w:r>
          <w:instrText>load</w:instrText>
        </w:r>
      </w:ins>
      <w:ins w:id="4566" w:author="Sammartano, Marc (BIC USA)" w:date="2014-10-08T17:46:00Z">
        <w:r>
          <w:instrText xml:space="preserve"> &lt;font_ptr_nvar&gt;, &lt;filename_sexp&gt;</w:instrText>
        </w:r>
      </w:ins>
      <w:ins w:id="4567" w:author="Sammartano, Marc (BIC USA)" w:date="2014-10-08T17:43:00Z">
        <w:r>
          <w:instrText>"</w:instrText>
        </w:r>
      </w:ins>
      <w:ins w:id="4568" w:author="Sammartano, Marc (BIC USA)" w:date="2014-10-08T17:49:00Z">
        <w:r>
          <w:instrText xml:space="preserve"> </w:instrText>
        </w:r>
      </w:ins>
      <w:ins w:id="4569" w:author="Sammartano, Marc (BIC USA)" w:date="2014-10-08T17:43:00Z">
        <w:r>
          <w:fldChar w:fldCharType="end"/>
        </w:r>
      </w:ins>
    </w:p>
    <w:p w:rsidR="009A1037" w:rsidRDefault="009A1037" w:rsidP="009A1037">
      <w:pPr>
        <w:rPr>
          <w:ins w:id="4570" w:author="Sammartano, Marc (BIC USA)" w:date="2014-10-08T17:47:00Z"/>
        </w:rPr>
      </w:pPr>
      <w:ins w:id="4571" w:author="Sammartano, Marc (BIC USA)" w:date="2014-10-08T17:46:00Z">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ins>
    </w:p>
    <w:p w:rsidR="009A1037" w:rsidRDefault="009A1037" w:rsidP="009A1037">
      <w:pPr>
        <w:pStyle w:val="Heading2"/>
        <w:rPr>
          <w:ins w:id="4572" w:author="Sammartano, Marc (BIC USA)" w:date="2014-10-08T17:48:00Z"/>
        </w:rPr>
      </w:pPr>
      <w:bookmarkStart w:id="4573" w:name="_Toc400726573"/>
      <w:ins w:id="4574" w:author="Sammartano, Marc (BIC USA)" w:date="2014-10-08T17:48:00Z">
        <w:r>
          <w:t>Font</w:t>
        </w:r>
        <w:r w:rsidRPr="00CD5746">
          <w:t>.</w:t>
        </w:r>
        <w:r>
          <w:t xml:space="preserve">delete </w:t>
        </w:r>
      </w:ins>
      <w:ins w:id="4575" w:author="Sammartano, Marc (BIC USA)" w:date="2014-10-09T13:36:00Z">
        <w:r w:rsidR="00F733A7">
          <w:t>{</w:t>
        </w:r>
      </w:ins>
      <w:ins w:id="4576" w:author="Sammartano, Marc (BIC USA)" w:date="2014-10-08T17:48:00Z">
        <w:r>
          <w:t>&lt;font_ptr_n</w:t>
        </w:r>
      </w:ins>
      <w:ins w:id="4577" w:author="Sammartano, Marc (BIC USA)" w:date="2014-10-08T17:56:00Z">
        <w:r w:rsidR="00CE41D9">
          <w:t>exp</w:t>
        </w:r>
      </w:ins>
      <w:ins w:id="4578" w:author="Sammartano, Marc (BIC USA)" w:date="2014-10-08T17:48:00Z">
        <w:r>
          <w:t>&gt;</w:t>
        </w:r>
      </w:ins>
      <w:ins w:id="4579" w:author="Sammartano, Marc (BIC USA)" w:date="2014-10-09T13:37:00Z">
        <w:r w:rsidR="00F733A7">
          <w:t>}</w:t>
        </w:r>
      </w:ins>
      <w:bookmarkEnd w:id="4573"/>
      <w:ins w:id="4580" w:author="Sammartano, Marc (BIC USA)" w:date="2014-10-08T17:48:00Z">
        <w:r>
          <w:fldChar w:fldCharType="begin"/>
        </w:r>
        <w:r>
          <w:instrText xml:space="preserve"> XE "Font</w:instrText>
        </w:r>
        <w:r w:rsidRPr="00091656">
          <w:instrText>.</w:instrText>
        </w:r>
        <w:r>
          <w:instrText xml:space="preserve">delete </w:instrText>
        </w:r>
      </w:ins>
      <w:ins w:id="4581" w:author="Sammartano, Marc (BIC USA)" w:date="2014-10-09T13:37:00Z">
        <w:r w:rsidR="00F733A7">
          <w:instrText>{</w:instrText>
        </w:r>
      </w:ins>
      <w:ins w:id="4582" w:author="Sammartano, Marc (BIC USA)" w:date="2014-10-08T17:48:00Z">
        <w:r>
          <w:instrText>&lt;font_ptr_n</w:instrText>
        </w:r>
      </w:ins>
      <w:ins w:id="4583" w:author="Sammartano, Marc (BIC USA)" w:date="2014-10-08T17:56:00Z">
        <w:r w:rsidR="00CE41D9">
          <w:instrText>exp</w:instrText>
        </w:r>
      </w:ins>
      <w:ins w:id="4584" w:author="Sammartano, Marc (BIC USA)" w:date="2014-10-08T17:48:00Z">
        <w:r>
          <w:instrText>&gt;</w:instrText>
        </w:r>
      </w:ins>
      <w:ins w:id="4585" w:author="Sammartano, Marc (BIC USA)" w:date="2014-10-09T13:37:00Z">
        <w:r w:rsidR="00F733A7">
          <w:instrText>}</w:instrText>
        </w:r>
      </w:ins>
      <w:ins w:id="4586" w:author="Sammartano, Marc (BIC USA)" w:date="2014-10-08T17:48:00Z">
        <w:r>
          <w:instrText>"</w:instrText>
        </w:r>
      </w:ins>
      <w:ins w:id="4587" w:author="Sammartano, Marc (BIC USA)" w:date="2014-10-08T17:49:00Z">
        <w:r>
          <w:instrText xml:space="preserve"> </w:instrText>
        </w:r>
      </w:ins>
      <w:ins w:id="4588" w:author="Sammartano, Marc (BIC USA)" w:date="2014-10-08T17:48:00Z">
        <w:r>
          <w:fldChar w:fldCharType="end"/>
        </w:r>
      </w:ins>
    </w:p>
    <w:p w:rsidR="00F733A7" w:rsidRDefault="009A1037" w:rsidP="009A1037">
      <w:pPr>
        <w:rPr>
          <w:ins w:id="4589" w:author="Sammartano, Marc (BIC USA)" w:date="2014-10-09T13:28:00Z"/>
        </w:rPr>
      </w:pPr>
      <w:ins w:id="4590" w:author="Sammartano, Marc (BIC USA)" w:date="2014-10-08T17:49:00Z">
        <w:r>
          <w:t>Deletes</w:t>
        </w:r>
      </w:ins>
      <w:ins w:id="4591" w:author="Sammartano, Marc (BIC USA)" w:date="2014-10-08T17:48:00Z">
        <w:r>
          <w:t xml:space="preserve"> </w:t>
        </w:r>
      </w:ins>
      <w:ins w:id="4592" w:author="Sammartano, Marc (BIC USA)" w:date="2014-10-08T17:56:00Z">
        <w:r w:rsidR="00CE41D9">
          <w:t>the</w:t>
        </w:r>
      </w:ins>
      <w:ins w:id="4593" w:author="Sammartano, Marc (BIC USA)" w:date="2014-10-08T17:48:00Z">
        <w:r>
          <w:t xml:space="preserve"> </w:t>
        </w:r>
      </w:ins>
      <w:ins w:id="4594" w:author="Sammartano, Marc (BIC USA)" w:date="2014-10-08T17:49:00Z">
        <w:r>
          <w:t xml:space="preserve">previously loaded </w:t>
        </w:r>
      </w:ins>
      <w:ins w:id="4595" w:author="Sammartano, Marc (BIC USA)" w:date="2014-10-08T17:48:00Z">
        <w:r>
          <w:t>font</w:t>
        </w:r>
      </w:ins>
      <w:ins w:id="4596" w:author="Sammartano, Marc (BIC USA)" w:date="2014-10-08T17:55:00Z">
        <w:r w:rsidR="00CE41D9">
          <w:t xml:space="preserve"> specified by the font</w:t>
        </w:r>
      </w:ins>
      <w:ins w:id="4597" w:author="Sammartano, Marc (BIC USA)" w:date="2014-10-08T17:56:00Z">
        <w:r w:rsidR="00CE41D9">
          <w:t xml:space="preserve"> pointer parameter &lt;font_ptr_nexp&gt;</w:t>
        </w:r>
      </w:ins>
      <w:ins w:id="4598" w:author="Sammartano, Marc (BIC USA)" w:date="2014-10-08T17:49:00Z">
        <w:r>
          <w:t xml:space="preserve">. </w:t>
        </w:r>
      </w:ins>
      <w:ins w:id="4599" w:author="Sammartano, Marc (BIC USA)" w:date="2014-10-09T13:28:00Z">
        <w:r w:rsidR="00F733A7">
          <w:t>Any variable that points to the deleted font becomes an invalid font pointer. An attempt to use the deleted font is an error.</w:t>
        </w:r>
      </w:ins>
      <w:ins w:id="4600" w:author="Sammartano, Marc (BIC USA)" w:date="2014-10-09T13:29:00Z">
        <w:r w:rsidR="00F733A7">
          <w:t xml:space="preserve"> It is not an error to delete the same font again.</w:t>
        </w:r>
      </w:ins>
    </w:p>
    <w:p w:rsidR="009A1037" w:rsidRDefault="00CE41D9" w:rsidP="009A1037">
      <w:pPr>
        <w:rPr>
          <w:ins w:id="4601" w:author="Sammartano, Marc (BIC USA)" w:date="2014-10-08T17:48:00Z"/>
        </w:rPr>
      </w:pPr>
      <w:ins w:id="4602" w:author="Sammartano, Marc (BIC USA)" w:date="2014-10-08T17:55:00Z">
        <w:r>
          <w:t xml:space="preserve">If the </w:t>
        </w:r>
      </w:ins>
      <w:ins w:id="4603" w:author="Sammartano, Marc (BIC USA)" w:date="2014-10-09T13:49:00Z">
        <w:r w:rsidR="003A709E">
          <w:t xml:space="preserve">font pointer </w:t>
        </w:r>
      </w:ins>
      <w:ins w:id="4604" w:author="Sammartano, Marc (BIC USA)" w:date="2014-10-08T17:55:00Z">
        <w:r>
          <w:t xml:space="preserve">is omitted, </w:t>
        </w:r>
      </w:ins>
      <w:ins w:id="4605" w:author="Sammartano, Marc (BIC USA)" w:date="2014-10-08T17:56:00Z">
        <w:r>
          <w:t xml:space="preserve">the </w:t>
        </w:r>
      </w:ins>
      <w:ins w:id="4606" w:author="Sammartano, Marc (BIC USA)" w:date="2014-10-09T13:31:00Z">
        <w:r w:rsidR="00F733A7">
          <w:t xml:space="preserve">command deletes the </w:t>
        </w:r>
      </w:ins>
      <w:ins w:id="4607" w:author="Sammartano, Marc (BIC USA)" w:date="2014-10-08T17:56:00Z">
        <w:r>
          <w:t>most-recently loaded font</w:t>
        </w:r>
      </w:ins>
      <w:ins w:id="4608" w:author="Sammartano, Marc (BIC USA)" w:date="2014-10-09T13:31:00Z">
        <w:r w:rsidR="00F733A7">
          <w:t xml:space="preserve"> that has not already been deleted</w:t>
        </w:r>
      </w:ins>
      <w:ins w:id="4609" w:author="Sammartano, Marc (BIC USA)" w:date="2014-10-08T17:56:00Z">
        <w:r w:rsidR="00F733A7">
          <w:t>.</w:t>
        </w:r>
      </w:ins>
      <w:ins w:id="4610" w:author="Sammartano, Marc (BIC USA)" w:date="2014-10-09T13:47:00Z">
        <w:r w:rsidR="003A709E">
          <w:t xml:space="preserve"> Repeating this operation deletes loaded fonts in</w:t>
        </w:r>
      </w:ins>
      <w:ins w:id="4611" w:author="Sammartano, Marc (BIC USA)" w:date="2014-10-09T13:48:00Z">
        <w:r w:rsidR="003A709E">
          <w:t xml:space="preserve"> last-to-first order.</w:t>
        </w:r>
      </w:ins>
      <w:ins w:id="4612" w:author="Sammartano, Marc (BIC USA)" w:date="2014-10-09T13:31:00Z">
        <w:r w:rsidR="00F733A7">
          <w:t xml:space="preserve"> It is not an error to </w:t>
        </w:r>
      </w:ins>
      <w:ins w:id="4613" w:author="Sammartano, Marc (BIC USA)" w:date="2014-10-09T13:47:00Z">
        <w:r w:rsidR="001D2B12">
          <w:t>do this</w:t>
        </w:r>
      </w:ins>
      <w:ins w:id="4614" w:author="Sammartano, Marc (BIC USA)" w:date="2014-10-09T13:31:00Z">
        <w:r w:rsidR="00F733A7">
          <w:t xml:space="preserve"> when there are no fonts loaded.</w:t>
        </w:r>
      </w:ins>
    </w:p>
    <w:p w:rsidR="001578AC" w:rsidRDefault="001578AC" w:rsidP="001578AC">
      <w:pPr>
        <w:pStyle w:val="Heading2"/>
        <w:rPr>
          <w:ins w:id="4615" w:author="Sammartano, Marc (BIC USA)" w:date="2014-10-08T17:50:00Z"/>
        </w:rPr>
      </w:pPr>
      <w:bookmarkStart w:id="4616" w:name="_Toc400726574"/>
      <w:ins w:id="4617" w:author="Sammartano, Marc (BIC USA)" w:date="2014-10-08T17:50:00Z">
        <w:r>
          <w:t>Font</w:t>
        </w:r>
        <w:r w:rsidRPr="00CD5746">
          <w:t>.</w:t>
        </w:r>
      </w:ins>
      <w:ins w:id="4618" w:author="Sammartano, Marc (BIC USA)" w:date="2014-10-08T17:52:00Z">
        <w:r>
          <w:t>clear</w:t>
        </w:r>
      </w:ins>
      <w:bookmarkEnd w:id="4616"/>
      <w:ins w:id="4619" w:author="Sammartano, Marc (BIC USA)" w:date="2014-10-08T17:50:00Z">
        <w:r>
          <w:fldChar w:fldCharType="begin"/>
        </w:r>
        <w:r>
          <w:instrText xml:space="preserve"> XE "Font</w:instrText>
        </w:r>
        <w:r w:rsidRPr="00091656">
          <w:instrText>.</w:instrText>
        </w:r>
      </w:ins>
      <w:ins w:id="4620" w:author="Sammartano, Marc (BIC USA)" w:date="2014-10-08T17:52:00Z">
        <w:r>
          <w:instrText>clear</w:instrText>
        </w:r>
      </w:ins>
      <w:ins w:id="4621" w:author="Sammartano, Marc (BIC USA)" w:date="2014-10-08T17:50:00Z">
        <w:r>
          <w:instrText xml:space="preserve">" </w:instrText>
        </w:r>
        <w:r>
          <w:fldChar w:fldCharType="end"/>
        </w:r>
      </w:ins>
    </w:p>
    <w:p w:rsidR="009A1037" w:rsidRDefault="001578AC" w:rsidP="009A1037">
      <w:pPr>
        <w:rPr>
          <w:ins w:id="4622" w:author="Sammartano, Marc (BIC USA)" w:date="2014-10-09T13:37:00Z"/>
        </w:rPr>
      </w:pPr>
      <w:ins w:id="4623" w:author="Sammartano, Marc (BIC USA)" w:date="2014-10-08T17:52:00Z">
        <w:r>
          <w:t>Clears the font list, d</w:t>
        </w:r>
      </w:ins>
      <w:ins w:id="4624" w:author="Sammartano, Marc (BIC USA)" w:date="2014-10-08T17:50:00Z">
        <w:r>
          <w:t xml:space="preserve">eleting all previously loaded fonts. Any variable that points to a font </w:t>
        </w:r>
      </w:ins>
      <w:ins w:id="4625" w:author="Sammartano, Marc (BIC USA)" w:date="2014-10-08T17:52:00Z">
        <w:r>
          <w:t>becomes</w:t>
        </w:r>
      </w:ins>
      <w:ins w:id="4626" w:author="Sammartano, Marc (BIC USA)" w:date="2014-10-08T17:50:00Z">
        <w:r>
          <w:t xml:space="preserve"> an invalid font pointer. An attempt to use any </w:t>
        </w:r>
      </w:ins>
      <w:ins w:id="4627" w:author="Sammartano, Marc (BIC USA)" w:date="2014-10-08T17:51:00Z">
        <w:r>
          <w:t>of the deleted fonts is an error.</w:t>
        </w:r>
      </w:ins>
    </w:p>
    <w:p w:rsidR="001D2B12" w:rsidRPr="001D2B12" w:rsidRDefault="001D2B12" w:rsidP="009A1037">
      <w:pPr>
        <w:rPr>
          <w:ins w:id="4628" w:author="Sammartano, Marc (BIC USA)" w:date="2014-10-08T17:43:00Z"/>
        </w:rPr>
      </w:pPr>
      <w:ins w:id="4629" w:author="Sammartano, Marc (BIC USA)" w:date="2014-10-09T13:37:00Z">
        <w:r>
          <w:rPr>
            <w:b/>
          </w:rPr>
          <w:t>Note:</w:t>
        </w:r>
        <w:r>
          <w:t xml:space="preserve"> </w:t>
        </w:r>
        <w:r>
          <w:rPr>
            <w:b/>
          </w:rPr>
          <w:t>Font.delete</w:t>
        </w:r>
        <w:r>
          <w:t xml:space="preserve"> leaves a marker in the </w:t>
        </w:r>
      </w:ins>
      <w:ins w:id="4630" w:author="Sammartano, Marc (BIC USA)" w:date="2014-10-09T13:38:00Z">
        <w:r>
          <w:t xml:space="preserve">font list, so </w:t>
        </w:r>
      </w:ins>
      <w:ins w:id="4631" w:author="Sammartano, Marc (BIC USA)" w:date="2014-10-09T13:43:00Z">
        <w:r>
          <w:t xml:space="preserve">pointers to other fonts will not be affected. That is why </w:t>
        </w:r>
      </w:ins>
      <w:ins w:id="4632" w:author="Sammartano, Marc (BIC USA)" w:date="2014-10-09T13:38:00Z">
        <w:r>
          <w:t xml:space="preserve">you can </w:t>
        </w:r>
        <w:r>
          <w:rPr>
            <w:b/>
          </w:rPr>
          <w:t>Font.delete</w:t>
        </w:r>
        <w:r>
          <w:t xml:space="preserve"> the same font more than once. </w:t>
        </w:r>
        <w:r>
          <w:rPr>
            <w:b/>
          </w:rPr>
          <w:t>Font.clear</w:t>
        </w:r>
      </w:ins>
      <w:ins w:id="4633" w:author="Sammartano, Marc (BIC USA)" w:date="2014-10-09T13:39:00Z">
        <w:r>
          <w:t xml:space="preserve"> clears the entire list</w:t>
        </w:r>
      </w:ins>
      <w:ins w:id="4634" w:author="Sammartano, Marc (BIC USA)" w:date="2014-10-09T13:44:00Z">
        <w:r>
          <w:t>, making all font pointer variables invalid</w:t>
        </w:r>
      </w:ins>
      <w:ins w:id="4635" w:author="Sammartano, Marc (BIC USA)" w:date="2014-10-09T13:39:00Z">
        <w:r>
          <w:t xml:space="preserve">. After </w:t>
        </w:r>
      </w:ins>
      <w:ins w:id="4636" w:author="Sammartano, Marc (BIC USA)" w:date="2014-10-09T13:43:00Z">
        <w:r>
          <w:t xml:space="preserve">executing </w:t>
        </w:r>
      </w:ins>
      <w:ins w:id="4637" w:author="Sammartano, Marc (BIC USA)" w:date="2014-10-09T13:39:00Z">
        <w:r>
          <w:rPr>
            <w:b/>
          </w:rPr>
          <w:t>Font.clear</w:t>
        </w:r>
        <w:r>
          <w:t xml:space="preserve">, you can’t </w:t>
        </w:r>
        <w:r>
          <w:rPr>
            <w:b/>
          </w:rPr>
          <w:t>Font.delete</w:t>
        </w:r>
        <w:r>
          <w:t xml:space="preserve"> any of the cleared fonts.</w:t>
        </w:r>
      </w:ins>
    </w:p>
    <w:p w:rsidR="00B05D5F" w:rsidRPr="00B05D5F" w:rsidRDefault="00D91C25" w:rsidP="00E33967">
      <w:pPr>
        <w:pStyle w:val="Heading1"/>
      </w:pPr>
      <w:bookmarkStart w:id="4638" w:name="_Toc400726575"/>
      <w:r>
        <w:t>Console I/O</w:t>
      </w:r>
      <w:bookmarkEnd w:id="4638"/>
    </w:p>
    <w:p w:rsidR="00D91C25" w:rsidRDefault="00645E12" w:rsidP="00EB1F62">
      <w:pPr>
        <w:pStyle w:val="Heading2"/>
      </w:pPr>
      <w:bookmarkStart w:id="4639" w:name="_Toc400726576"/>
      <w:r>
        <w:t>Output Console</w:t>
      </w:r>
      <w:bookmarkEnd w:id="4639"/>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4640" w:name="_Toc400726577"/>
      <w:r>
        <w:t>Console.</w:t>
      </w:r>
      <w:del w:id="4641" w:author="Sammartano, Marc (BIC USA)" w:date="2014-09-23T17:53:00Z">
        <w:r w:rsidDel="001B1CBE">
          <w:delText>T</w:delText>
        </w:r>
      </w:del>
      <w:ins w:id="4642" w:author="Sammartano, Marc (BIC USA)" w:date="2014-09-23T17:53:00Z">
        <w:r w:rsidR="001B1CBE">
          <w:t>t</w:t>
        </w:r>
      </w:ins>
      <w:r>
        <w:t>itle { &lt;title_sexp&gt;}</w:t>
      </w:r>
      <w:bookmarkEnd w:id="4640"/>
      <w:r w:rsidR="00520661">
        <w:fldChar w:fldCharType="begin"/>
      </w:r>
      <w:r>
        <w:instrText xml:space="preserve"> XE "</w:instrText>
      </w:r>
      <w:r w:rsidRPr="009E4347">
        <w:instrText>Console.</w:instrText>
      </w:r>
      <w:del w:id="4643" w:author="Sammartano, Marc (BIC USA)" w:date="2014-09-23T17:53:00Z">
        <w:r w:rsidRPr="009E4347" w:rsidDel="001B1CBE">
          <w:delInstrText>T</w:delInstrText>
        </w:r>
      </w:del>
      <w:ins w:id="4644" w:author="Sammartano, Marc (BIC USA)" w:date="2014-09-23T17:53:00Z">
        <w:r w:rsidR="001B1CBE">
          <w:instrText>t</w:instrText>
        </w:r>
      </w:ins>
      <w:r w:rsidRPr="009E4347">
        <w:instrText>itle { &lt;title_sexp&gt;}</w:instrText>
      </w:r>
      <w:r>
        <w:instrText xml:space="preserve">" </w:instrText>
      </w:r>
      <w:r w:rsidR="00520661">
        <w:fldChar w:fldCharType="end"/>
      </w:r>
    </w:p>
    <w:p w:rsidR="00196DD8" w:rsidRPr="00B05D5F" w:rsidRDefault="00196DD8" w:rsidP="00196DD8">
      <w:r>
        <w:t>Changes the title of the console window.</w:t>
      </w:r>
      <w:del w:id="4645" w:author="Sammartano, Marc (BIC USA)" w:date="2014-09-23T17:53:00Z">
        <w:r w:rsidDel="001B1CBE">
          <w:delText xml:space="preserve"> </w:delText>
        </w:r>
      </w:del>
      <w:r>
        <w:t xml:space="preserve"> If the &lt;title_sexp&gt; parameter is omitted, the title is changed to the default title, "BASIC! Program Output".</w:t>
      </w:r>
    </w:p>
    <w:p w:rsidR="00D91C25" w:rsidRDefault="00CC374E" w:rsidP="005F4916">
      <w:pPr>
        <w:pStyle w:val="Heading3"/>
      </w:pPr>
      <w:bookmarkStart w:id="4646" w:name="_Toc400726578"/>
      <w:r>
        <w:t>C</w:t>
      </w:r>
      <w:ins w:id="4647" w:author="Sammartano, Marc (BIC USA)" w:date="2014-09-23T17:50:00Z">
        <w:r w:rsidR="00A052E9">
          <w:t>ls</w:t>
        </w:r>
      </w:ins>
      <w:bookmarkEnd w:id="4646"/>
      <w:del w:id="4648" w:author="Sammartano, Marc (BIC USA)" w:date="2014-09-23T17:50:00Z">
        <w:r w:rsidDel="00A052E9">
          <w:delText>LS</w:delText>
        </w:r>
      </w:del>
      <w:r w:rsidR="00520661">
        <w:fldChar w:fldCharType="begin"/>
      </w:r>
      <w:r w:rsidR="008A6BAC">
        <w:instrText xml:space="preserve"> XE "</w:instrText>
      </w:r>
      <w:r w:rsidR="008A6BAC" w:rsidRPr="002E6C8B">
        <w:instrText>C</w:instrText>
      </w:r>
      <w:ins w:id="4649" w:author="Sammartano, Marc (BIC USA)" w:date="2014-09-23T17:50:00Z">
        <w:r w:rsidR="00A052E9">
          <w:instrText>ls</w:instrText>
        </w:r>
      </w:ins>
      <w:del w:id="4650" w:author="Sammartano, Marc (BIC USA)" w:date="2014-09-23T17:50:00Z">
        <w:r w:rsidR="008A6BAC" w:rsidRPr="002E6C8B" w:rsidDel="00A052E9">
          <w:delInstrText>LS</w:delInstrText>
        </w:r>
      </w:del>
      <w:r w:rsidR="008A6BAC">
        <w:instrText xml:space="preserve">" </w:instrText>
      </w:r>
      <w:r w:rsidR="00520661">
        <w:fldChar w:fldCharType="end"/>
      </w:r>
    </w:p>
    <w:p w:rsidR="00B05D5F" w:rsidRPr="00B05D5F" w:rsidRDefault="00B05D5F" w:rsidP="00D231E2">
      <w:del w:id="4651" w:author="Sammartano, Marc (BIC USA)" w:date="2014-09-23T17:50:00Z">
        <w:r w:rsidDel="00A052E9">
          <w:delText xml:space="preserve">The </w:delText>
        </w:r>
      </w:del>
      <w:r>
        <w:t>C</w:t>
      </w:r>
      <w:del w:id="4652" w:author="Sammartano, Marc (BIC USA)" w:date="2014-09-23T17:50:00Z">
        <w:r w:rsidDel="00A052E9">
          <w:delText>LS command c</w:delText>
        </w:r>
      </w:del>
      <w:r>
        <w:t>lears</w:t>
      </w:r>
      <w:ins w:id="4653" w:author="Sammartano, Marc (BIC USA)" w:date="2014-09-23T17:50:00Z">
        <w:r w:rsidR="00A052E9">
          <w:t xml:space="preserve"> the</w:t>
        </w:r>
      </w:ins>
      <w:r>
        <w:t xml:space="preserve"> </w:t>
      </w:r>
      <w:r w:rsidR="00645E12">
        <w:t>Output Console</w:t>
      </w:r>
      <w:r>
        <w:t xml:space="preserve"> screen.</w:t>
      </w:r>
    </w:p>
    <w:p w:rsidR="00331386" w:rsidRDefault="00D91C25" w:rsidP="005F4916">
      <w:pPr>
        <w:pStyle w:val="Heading3"/>
      </w:pPr>
      <w:bookmarkStart w:id="4654" w:name="_Toc400726579"/>
      <w:r w:rsidRPr="00D91C25">
        <w:lastRenderedPageBreak/>
        <w:t>Print</w:t>
      </w:r>
      <w:r w:rsidR="00184DA5">
        <w:t xml:space="preserve"> </w:t>
      </w:r>
      <w:r w:rsidR="008451C1">
        <w:t>{</w:t>
      </w:r>
      <w:r w:rsidR="00184DA5">
        <w:t>&lt;exp&gt; {,|;}</w:t>
      </w:r>
      <w:r w:rsidR="00A46A88">
        <w:t>}</w:t>
      </w:r>
      <w:r w:rsidR="00184DA5">
        <w:t xml:space="preserve"> ...</w:t>
      </w:r>
      <w:bookmarkEnd w:id="4654"/>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A052E9" w:rsidRDefault="00A052E9" w:rsidP="00D231E2">
      <w:pPr>
        <w:rPr>
          <w:ins w:id="4655" w:author="Sammartano, Marc (BIC USA)" w:date="2014-09-23T17:51:00Z"/>
        </w:rPr>
      </w:pPr>
      <w:ins w:id="4656" w:author="Sammartano, Marc (BIC USA)" w:date="2014-09-23T17:51:00Z">
        <w:r>
          <w:t>Evaluates the expression(s) &lt;exp&gt; and prints the result(s) to the Output Console.</w:t>
        </w:r>
      </w:ins>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r w:rsidR="00EB4429" w:rsidRPr="00C66D76">
        <w:t xml:space="preserve"> </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4657" w:name="_Toc400726580"/>
      <w:r w:rsidRPr="00D91C25">
        <w:t>Print</w:t>
      </w:r>
      <w:r>
        <w:t xml:space="preserve"> with User-Defined Functions</w:t>
      </w:r>
      <w:bookmarkEnd w:id="4657"/>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lastRenderedPageBreak/>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3F1311" w:rsidRDefault="003F1311" w:rsidP="003F1311">
      <w:pPr>
        <w:pStyle w:val="Heading3"/>
        <w:rPr>
          <w:ins w:id="4658" w:author="Sammartano, Marc (BIC USA)" w:date="2014-09-19T14:56:00Z"/>
        </w:rPr>
      </w:pPr>
      <w:bookmarkStart w:id="4659" w:name="_Toc400726581"/>
      <w:ins w:id="4660" w:author="Sammartano, Marc (BIC USA)" w:date="2014-09-19T14:56:00Z">
        <w:r>
          <w:t>Console.line.count &lt;count_nvar&gt;</w:t>
        </w:r>
        <w:bookmarkEnd w:id="4659"/>
        <w:r>
          <w:fldChar w:fldCharType="begin"/>
        </w:r>
        <w:r>
          <w:instrText xml:space="preserve"> XE "</w:instrText>
        </w:r>
        <w:r w:rsidRPr="000B4495">
          <w:instrText xml:space="preserve"> </w:instrText>
        </w:r>
        <w:r>
          <w:instrText>Console.line.</w:instrText>
        </w:r>
        <w:r w:rsidRPr="003F1311">
          <w:instrText xml:space="preserve"> </w:instrText>
        </w:r>
        <w:r>
          <w:instrText xml:space="preserve">count &lt;count_nvar &gt;" </w:instrText>
        </w:r>
        <w:r>
          <w:fldChar w:fldCharType="end"/>
        </w:r>
      </w:ins>
    </w:p>
    <w:p w:rsidR="003F1311" w:rsidRPr="004654DD" w:rsidRDefault="003F1311" w:rsidP="003F1311">
      <w:pPr>
        <w:rPr>
          <w:ins w:id="4661" w:author="Sammartano, Marc (BIC USA)" w:date="2014-09-19T14:56:00Z"/>
        </w:rPr>
      </w:pPr>
      <w:ins w:id="4662" w:author="Sammartano, Marc (BIC USA)" w:date="2014-09-19T14:57:00Z">
        <w:r>
          <w:t xml:space="preserve">Sets the </w:t>
        </w:r>
      </w:ins>
      <w:ins w:id="4663" w:author="Sammartano, Marc (BIC USA)" w:date="2014-09-19T14:58:00Z">
        <w:r>
          <w:t xml:space="preserve">return </w:t>
        </w:r>
      </w:ins>
      <w:ins w:id="4664" w:author="Sammartano, Marc (BIC USA)" w:date="2014-09-19T14:57:00Z">
        <w:r>
          <w:t xml:space="preserve">variable &lt;count_nvar&gt; </w:t>
        </w:r>
      </w:ins>
      <w:ins w:id="4665" w:author="Sammartano, Marc (BIC USA)" w:date="2014-09-19T14:58:00Z">
        <w:r>
          <w:t xml:space="preserve">to </w:t>
        </w:r>
      </w:ins>
      <w:ins w:id="4666" w:author="Sammartano, Marc (BIC USA)" w:date="2014-09-19T14:57:00Z">
        <w:r>
          <w:t>t</w:t>
        </w:r>
      </w:ins>
      <w:ins w:id="4667" w:author="Sammartano, Marc (BIC USA)" w:date="2014-09-19T14:56:00Z">
        <w:r>
          <w:t xml:space="preserve">he </w:t>
        </w:r>
      </w:ins>
      <w:ins w:id="4668" w:author="Sammartano, Marc (BIC USA)" w:date="2014-09-19T14:57:00Z">
        <w:r>
          <w:t>number of</w:t>
        </w:r>
      </w:ins>
      <w:ins w:id="4669" w:author="Sammartano, Marc (BIC USA)" w:date="2014-09-19T14:56:00Z">
        <w:r>
          <w:t xml:space="preserve"> line</w:t>
        </w:r>
      </w:ins>
      <w:ins w:id="4670" w:author="Sammartano, Marc (BIC USA)" w:date="2014-09-19T14:57:00Z">
        <w:r>
          <w:t>s</w:t>
        </w:r>
      </w:ins>
      <w:ins w:id="4671" w:author="Sammartano, Marc (BIC USA)" w:date="2014-09-19T14:56:00Z">
        <w:r>
          <w:t xml:space="preserve"> </w:t>
        </w:r>
      </w:ins>
      <w:ins w:id="4672" w:author="Sammartano, Marc (BIC USA)" w:date="2014-09-19T14:58:00Z">
        <w:r>
          <w:t>written to the Console</w:t>
        </w:r>
      </w:ins>
      <w:ins w:id="4673" w:author="Sammartano, Marc (BIC USA)" w:date="2014-09-19T14:56:00Z">
        <w:r>
          <w:t>.</w:t>
        </w:r>
      </w:ins>
      <w:ins w:id="4674" w:author="Sammartano, Marc (BIC USA)" w:date="2014-09-19T15:04:00Z">
        <w:r w:rsidR="002B61C4">
          <w:t xml:space="preserve"> </w:t>
        </w:r>
      </w:ins>
      <w:ins w:id="4675" w:author="Sammartano, Marc (BIC USA)" w:date="2014-09-19T15:05:00Z">
        <w:r w:rsidR="002B61C4">
          <w:t>This command waits for any</w:t>
        </w:r>
      </w:ins>
      <w:ins w:id="4676" w:author="Sammartano, Marc (BIC USA)" w:date="2014-09-19T15:04:00Z">
        <w:r w:rsidR="002B61C4">
          <w:t xml:space="preserve"> pending </w:t>
        </w:r>
      </w:ins>
      <w:ins w:id="4677" w:author="Sammartano, Marc (BIC USA)" w:date="2014-09-19T15:05:00Z">
        <w:r w:rsidR="002B61C4">
          <w:t xml:space="preserve">Console </w:t>
        </w:r>
      </w:ins>
      <w:ins w:id="4678" w:author="Sammartano, Marc (BIC USA)" w:date="2014-09-19T15:04:00Z">
        <w:r w:rsidR="002B61C4">
          <w:t xml:space="preserve">writes </w:t>
        </w:r>
      </w:ins>
      <w:ins w:id="4679" w:author="Sammartano, Marc (BIC USA)" w:date="2014-09-19T15:05:00Z">
        <w:r w:rsidR="002B61C4">
          <w:t>to complete before reporting the count.</w:t>
        </w:r>
      </w:ins>
    </w:p>
    <w:p w:rsidR="001F59AD" w:rsidRDefault="001F59AD" w:rsidP="001F59AD">
      <w:pPr>
        <w:pStyle w:val="Heading3"/>
      </w:pPr>
      <w:bookmarkStart w:id="4680" w:name="_Toc400726582"/>
      <w:r>
        <w:t>Console.line.text &lt;line_nexp&gt;</w:t>
      </w:r>
      <w:r w:rsidR="000B4495">
        <w:t>, &lt;text_svar&gt;</w:t>
      </w:r>
      <w:bookmarkEnd w:id="4680"/>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4681" w:name="_Toc400726583"/>
      <w:r>
        <w:t>Console.line.touched &lt;line_nvar&gt;</w:t>
      </w:r>
      <w:r w:rsidR="000B4495">
        <w:t xml:space="preserve"> {, &lt;press_lvar&gt;}</w:t>
      </w:r>
      <w:bookmarkEnd w:id="4681"/>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w:t>
      </w:r>
      <w:del w:id="4682" w:author="Sammartano, Marc (BIC USA)" w:date="2014-09-23T18:03:00Z">
        <w:r w:rsidDel="009B0614">
          <w:delText>ed</w:delText>
        </w:r>
      </w:del>
      <w:r>
        <w:t xml:space="preserve"> interrupt indicates the user has touched the console, this command returns information about the touch.</w:t>
      </w:r>
    </w:p>
    <w:p w:rsidR="007E28D7" w:rsidRDefault="007E28D7" w:rsidP="001F59AD">
      <w:r>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4683" w:name="_Toc400726584"/>
      <w:r>
        <w:t>Console.save &lt;filename_sexp&gt;</w:t>
      </w:r>
      <w:bookmarkEnd w:id="4683"/>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rPr>
          <w:ins w:id="4684" w:author="Sammartano, Marc (BIC USA)" w:date="2014-09-29T09:44:00Z"/>
        </w:rPr>
      </w:pPr>
      <w:bookmarkStart w:id="4685" w:name="_Toc400726585"/>
      <w:r>
        <w:t xml:space="preserve">User </w:t>
      </w:r>
      <w:r w:rsidR="00D91C25">
        <w:t>Input</w:t>
      </w:r>
      <w:ins w:id="4686" w:author="Sammartano, Marc (BIC USA)" w:date="2014-09-29T10:27:00Z">
        <w:r w:rsidR="006C56BC">
          <w:t xml:space="preserve"> and Interaction</w:t>
        </w:r>
      </w:ins>
      <w:bookmarkEnd w:id="4685"/>
    </w:p>
    <w:p w:rsidR="0012217D" w:rsidRDefault="0012217D" w:rsidP="0012217D">
      <w:pPr>
        <w:rPr>
          <w:ins w:id="4687" w:author="Sammartano, Marc (BIC USA)" w:date="2014-09-29T09:45:00Z"/>
        </w:rPr>
      </w:pPr>
      <w:ins w:id="4688" w:author="Sammartano, Marc (BIC USA)" w:date="2014-09-29T09:44:00Z">
        <w:r>
          <w:t xml:space="preserve">This set of commands </w:t>
        </w:r>
      </w:ins>
      <w:ins w:id="4689" w:author="Sammartano, Marc (BIC USA)" w:date="2014-09-29T09:45:00Z">
        <w:r>
          <w:t>lets you interact with your programs.</w:t>
        </w:r>
      </w:ins>
    </w:p>
    <w:p w:rsidR="0012217D" w:rsidRDefault="0012217D" w:rsidP="0012217D">
      <w:pPr>
        <w:rPr>
          <w:ins w:id="4690" w:author="Sammartano, Marc (BIC USA)" w:date="2014-09-29T09:52:00Z"/>
        </w:rPr>
      </w:pPr>
      <w:ins w:id="4691" w:author="Sammartano, Marc (BIC USA)" w:date="2014-09-29T09:45:00Z">
        <w:r>
          <w:t xml:space="preserve">At the </w:t>
        </w:r>
      </w:ins>
      <w:ins w:id="4692" w:author="Sammartano, Marc (BIC USA)" w:date="2014-09-29T09:48:00Z">
        <w:r>
          <w:t>lowest</w:t>
        </w:r>
      </w:ins>
      <w:ins w:id="4693" w:author="Sammartano, Marc (BIC USA)" w:date="2014-09-29T09:45:00Z">
        <w:r>
          <w:t xml:space="preserve"> level, </w:t>
        </w:r>
      </w:ins>
      <w:ins w:id="4694" w:author="Sammartano, Marc (BIC USA)" w:date="2014-09-29T09:48:00Z">
        <w:r>
          <w:t xml:space="preserve">you can use </w:t>
        </w:r>
      </w:ins>
      <w:ins w:id="4695" w:author="Sammartano, Marc (BIC USA)" w:date="2014-09-29T09:49:00Z">
        <w:r>
          <w:rPr>
            <w:b/>
          </w:rPr>
          <w:t>Inkey$</w:t>
        </w:r>
        <w:r>
          <w:t xml:space="preserve"> to read raw keystrokes. </w:t>
        </w:r>
      </w:ins>
      <w:ins w:id="4696" w:author="Sammartano, Marc (BIC USA)" w:date="2014-09-29T09:54:00Z">
        <w:r w:rsidR="00607E56">
          <w:t>Y</w:t>
        </w:r>
      </w:ins>
      <w:ins w:id="4697" w:author="Sammartano, Marc (BIC USA)" w:date="2014-09-29T09:48:00Z">
        <w:r>
          <w:t>ou control display of the virtual keyboard</w:t>
        </w:r>
      </w:ins>
      <w:ins w:id="4698" w:author="Sammartano, Marc (BIC USA)" w:date="2014-09-29T09:54:00Z">
        <w:r w:rsidR="00607E56">
          <w:t xml:space="preserve"> with </w:t>
        </w:r>
        <w:r w:rsidR="00607E56" w:rsidRPr="0012217D">
          <w:rPr>
            <w:b/>
          </w:rPr>
          <w:t>Kb.hide</w:t>
        </w:r>
        <w:r w:rsidR="00607E56">
          <w:t xml:space="preserve"> and </w:t>
        </w:r>
        <w:r w:rsidR="00607E56" w:rsidRPr="0012217D">
          <w:rPr>
            <w:b/>
          </w:rPr>
          <w:t>Kb.toggle</w:t>
        </w:r>
      </w:ins>
      <w:ins w:id="4699" w:author="Sammartano, Marc (BIC USA)" w:date="2014-09-29T09:48:00Z">
        <w:r>
          <w:t>.</w:t>
        </w:r>
      </w:ins>
    </w:p>
    <w:p w:rsidR="00607E56" w:rsidRDefault="00607E56" w:rsidP="0012217D">
      <w:pPr>
        <w:rPr>
          <w:ins w:id="4700" w:author="Sammartano, Marc (BIC USA)" w:date="2014-09-29T09:58:00Z"/>
        </w:rPr>
      </w:pPr>
      <w:ins w:id="4701" w:author="Sammartano, Marc (BIC USA)" w:date="2014-09-29T09:54:00Z">
        <w:r>
          <w:t>With t</w:t>
        </w:r>
      </w:ins>
      <w:ins w:id="4702" w:author="Sammartano, Marc (BIC USA)" w:date="2014-09-29T09:53:00Z">
        <w:r>
          <w:t xml:space="preserve">he </w:t>
        </w:r>
      </w:ins>
      <w:ins w:id="4703" w:author="Sammartano, Marc (BIC USA)" w:date="2014-09-29T09:54:00Z">
        <w:r>
          <w:rPr>
            <w:b/>
          </w:rPr>
          <w:t>Select</w:t>
        </w:r>
        <w:r>
          <w:t xml:space="preserve"> command you present information in </w:t>
        </w:r>
      </w:ins>
      <w:ins w:id="4704" w:author="Sammartano, Marc (BIC USA)" w:date="2014-09-29T09:55:00Z">
        <w:r>
          <w:t>a list format that looks very much like the Output Console.</w:t>
        </w:r>
      </w:ins>
      <w:ins w:id="4705" w:author="Sammartano, Marc (BIC USA)" w:date="2014-09-29T09:57:00Z">
        <w:r>
          <w:t xml:space="preserve"> If you prefer, you can use </w:t>
        </w:r>
      </w:ins>
      <w:ins w:id="4706" w:author="Sammartano, Marc (BIC USA)" w:date="2014-09-29T09:58:00Z">
        <w:r>
          <w:rPr>
            <w:b/>
          </w:rPr>
          <w:t>Dialog.Select</w:t>
        </w:r>
        <w:r>
          <w:t xml:space="preserve"> to present the same information in a</w:t>
        </w:r>
      </w:ins>
      <w:ins w:id="4707" w:author="Sammartano, Marc (BIC USA)" w:date="2014-09-29T10:05:00Z">
        <w:r w:rsidR="00662FB4">
          <w:t xml:space="preserve"> new dialog </w:t>
        </w:r>
      </w:ins>
      <w:ins w:id="4708" w:author="Sammartano, Marc (BIC USA)" w:date="2014-09-29T10:06:00Z">
        <w:r w:rsidR="00662FB4">
          <w:t>window</w:t>
        </w:r>
      </w:ins>
      <w:ins w:id="4709" w:author="Sammartano, Marc (BIC USA)" w:date="2014-09-29T09:58:00Z">
        <w:r>
          <w:t>.</w:t>
        </w:r>
      </w:ins>
      <w:ins w:id="4710" w:author="Sammartano, Marc (BIC USA)" w:date="2014-09-29T10:00:00Z">
        <w:r>
          <w:t xml:space="preserve"> Either way, when your program runs, you select an item from the list </w:t>
        </w:r>
      </w:ins>
      <w:ins w:id="4711" w:author="Sammartano, Marc (BIC USA)" w:date="2014-09-29T10:01:00Z">
        <w:r w:rsidR="00662FB4">
          <w:t>by tapping a line.</w:t>
        </w:r>
      </w:ins>
    </w:p>
    <w:p w:rsidR="007C0B75" w:rsidRDefault="00607E56" w:rsidP="0012217D">
      <w:pPr>
        <w:rPr>
          <w:ins w:id="4712" w:author="Sammartano, Marc (BIC USA)" w:date="2014-09-29T10:14:00Z"/>
        </w:rPr>
      </w:pPr>
      <w:ins w:id="4713" w:author="Sammartano, Marc (BIC USA)" w:date="2014-09-29T09:59:00Z">
        <w:r>
          <w:t>The</w:t>
        </w:r>
      </w:ins>
      <w:ins w:id="4714" w:author="Sammartano, Marc (BIC USA)" w:date="2014-09-29T10:14:00Z">
        <w:r w:rsidR="007C0B75">
          <w:t xml:space="preserve"> other commands in this group all </w:t>
        </w:r>
      </w:ins>
      <w:ins w:id="4715" w:author="Sammartano, Marc (BIC USA)" w:date="2014-09-29T10:20:00Z">
        <w:r w:rsidR="007C0B75">
          <w:t>pop up new windows</w:t>
        </w:r>
      </w:ins>
      <w:ins w:id="4716" w:author="Sammartano, Marc (BIC USA)" w:date="2014-09-29T10:14:00Z">
        <w:r w:rsidR="007C0B75">
          <w:t>.</w:t>
        </w:r>
      </w:ins>
    </w:p>
    <w:p w:rsidR="00DA52B7" w:rsidRDefault="00662FB4" w:rsidP="0012217D">
      <w:pPr>
        <w:rPr>
          <w:ins w:id="4717" w:author="Sammartano, Marc (BIC USA)" w:date="2014-09-29T10:23:00Z"/>
        </w:rPr>
      </w:pPr>
      <w:ins w:id="4718" w:author="Sammartano, Marc (BIC USA)" w:date="2014-09-29T10:02:00Z">
        <w:r>
          <w:rPr>
            <w:b/>
          </w:rPr>
          <w:t>Input</w:t>
        </w:r>
      </w:ins>
      <w:ins w:id="4719" w:author="Sammartano, Marc (BIC USA)" w:date="2014-09-29T09:59:00Z">
        <w:r w:rsidR="00607E56">
          <w:t xml:space="preserve"> </w:t>
        </w:r>
      </w:ins>
      <w:ins w:id="4720" w:author="Sammartano, Marc (BIC USA)" w:date="2014-09-29T10:01:00Z">
        <w:r>
          <w:t xml:space="preserve">lets you type a number or a line of text as input to your program. </w:t>
        </w:r>
      </w:ins>
      <w:ins w:id="4721" w:author="Sammartano, Marc (BIC USA)" w:date="2014-09-29T10:02:00Z">
        <w:r>
          <w:t xml:space="preserve">With </w:t>
        </w:r>
      </w:ins>
      <w:ins w:id="4722" w:author="Sammartano, Marc (BIC USA)" w:date="2014-09-29T10:03:00Z">
        <w:r>
          <w:rPr>
            <w:b/>
          </w:rPr>
          <w:t>Dialog.message</w:t>
        </w:r>
        <w:r>
          <w:t xml:space="preserve">, </w:t>
        </w:r>
      </w:ins>
      <w:ins w:id="4723" w:author="Sammartano, Marc (BIC USA)" w:date="2014-09-29T10:01:00Z">
        <w:r>
          <w:t>your program present</w:t>
        </w:r>
      </w:ins>
      <w:ins w:id="4724" w:author="Sammartano, Marc (BIC USA)" w:date="2014-09-29T10:03:00Z">
        <w:r>
          <w:t>s</w:t>
        </w:r>
      </w:ins>
      <w:ins w:id="4725" w:author="Sammartano, Marc (BIC USA)" w:date="2014-09-29T10:01:00Z">
        <w:r>
          <w:t xml:space="preserve"> </w:t>
        </w:r>
      </w:ins>
      <w:ins w:id="4726" w:author="Sammartano, Marc (BIC USA)" w:date="2014-09-29T10:23:00Z">
        <w:r w:rsidR="00DA52B7">
          <w:t>a message</w:t>
        </w:r>
      </w:ins>
      <w:ins w:id="4727" w:author="Sammartano, Marc (BIC USA)" w:date="2014-09-29T10:01:00Z">
        <w:r>
          <w:t xml:space="preserve">, with a set of buttons </w:t>
        </w:r>
      </w:ins>
      <w:ins w:id="4728" w:author="Sammartano, Marc (BIC USA)" w:date="2014-09-29T10:23:00Z">
        <w:r w:rsidR="00DA52B7">
          <w:t>to</w:t>
        </w:r>
      </w:ins>
      <w:ins w:id="4729" w:author="Sammartano, Marc (BIC USA)" w:date="2014-09-29T10:03:00Z">
        <w:r>
          <w:t xml:space="preserve"> let you tell your program what to do next.</w:t>
        </w:r>
      </w:ins>
    </w:p>
    <w:p w:rsidR="00607E56" w:rsidRPr="007C0B75" w:rsidRDefault="007C0B75" w:rsidP="0012217D">
      <w:pPr>
        <w:rPr>
          <w:ins w:id="4730" w:author="Sammartano, Marc (BIC USA)" w:date="2014-09-29T10:03:00Z"/>
        </w:rPr>
      </w:pPr>
      <w:ins w:id="4731" w:author="Sammartano, Marc (BIC USA)" w:date="2014-09-29T10:15:00Z">
        <w:r>
          <w:rPr>
            <w:b/>
          </w:rPr>
          <w:t>Popup</w:t>
        </w:r>
        <w:r>
          <w:t xml:space="preserve"> </w:t>
        </w:r>
      </w:ins>
      <w:ins w:id="4732" w:author="Sammartano, Marc (BIC USA)" w:date="2014-09-29T10:24:00Z">
        <w:r w:rsidR="00DA52B7">
          <w:t>is different. It presents information in a small, temporary, display.</w:t>
        </w:r>
      </w:ins>
      <w:ins w:id="4733" w:author="Sammartano, Marc (BIC USA)" w:date="2014-09-29T10:25:00Z">
        <w:r w:rsidR="00DA52B7">
          <w:t xml:space="preserve"> It is not interactive and requires no management in your program.</w:t>
        </w:r>
      </w:ins>
      <w:ins w:id="4734" w:author="Sammartano, Marc (BIC USA)" w:date="2014-09-29T10:26:00Z">
        <w:r w:rsidR="00DA52B7">
          <w:t xml:space="preserve"> You pop it up and forget it.</w:t>
        </w:r>
      </w:ins>
    </w:p>
    <w:p w:rsidR="00662FB4" w:rsidRPr="00662FB4" w:rsidRDefault="00662FB4" w:rsidP="0012217D">
      <w:ins w:id="4735" w:author="Sammartano, Marc (BIC USA)" w:date="2014-09-29T10:11:00Z">
        <w:r>
          <w:t>The last two commands in this group present another kind of dialog window.</w:t>
        </w:r>
      </w:ins>
      <w:ins w:id="4736" w:author="Sammartano, Marc (BIC USA)" w:date="2014-09-29T10:04:00Z">
        <w:r>
          <w:t xml:space="preserve"> </w:t>
        </w:r>
      </w:ins>
      <w:ins w:id="4737" w:author="Sammartano, Marc (BIC USA)" w:date="2014-09-29T10:11:00Z">
        <w:r>
          <w:t>T</w:t>
        </w:r>
      </w:ins>
      <w:ins w:id="4738" w:author="Sammartano, Marc (BIC USA)" w:date="2014-09-29T10:04:00Z">
        <w:r>
          <w:t xml:space="preserve">he </w:t>
        </w:r>
        <w:r w:rsidRPr="00662FB4">
          <w:rPr>
            <w:b/>
          </w:rPr>
          <w:t>Text.input</w:t>
        </w:r>
        <w:r>
          <w:t xml:space="preserve"> </w:t>
        </w:r>
      </w:ins>
      <w:ins w:id="4739" w:author="Sammartano, Marc (BIC USA)" w:date="2014-09-29T10:05:00Z">
        <w:r>
          <w:t>command</w:t>
        </w:r>
      </w:ins>
      <w:ins w:id="4740" w:author="Sammartano, Marc (BIC USA)" w:date="2014-09-29T10:06:00Z">
        <w:r>
          <w:t xml:space="preserve"> operate</w:t>
        </w:r>
      </w:ins>
      <w:ins w:id="4741" w:author="Sammartano, Marc (BIC USA)" w:date="2014-09-29T10:08:00Z">
        <w:r>
          <w:t>s</w:t>
        </w:r>
      </w:ins>
      <w:ins w:id="4742" w:author="Sammartano, Marc (BIC USA)" w:date="2014-09-29T10:06:00Z">
        <w:r>
          <w:t xml:space="preserve"> on larger blocks of text, and </w:t>
        </w:r>
      </w:ins>
      <w:ins w:id="4743" w:author="Sammartano, Marc (BIC USA)" w:date="2014-09-29T10:09:00Z">
        <w:r>
          <w:rPr>
            <w:b/>
          </w:rPr>
          <w:t>TGet</w:t>
        </w:r>
        <w:r>
          <w:t xml:space="preserve"> simulates terminal I/O.</w:t>
        </w:r>
      </w:ins>
    </w:p>
    <w:p w:rsidR="00BD0BBD" w:rsidRDefault="001B1CBE" w:rsidP="00607E56">
      <w:pPr>
        <w:pStyle w:val="Heading3"/>
        <w:rPr>
          <w:ins w:id="4744" w:author="Sammartano, Marc (BIC USA)" w:date="2014-09-19T12:19:00Z"/>
        </w:rPr>
      </w:pPr>
      <w:bookmarkStart w:id="4745" w:name="_Toc400726586"/>
      <w:ins w:id="4746" w:author="Sammartano, Marc (BIC USA)" w:date="2014-09-19T12:19:00Z">
        <w:r>
          <w:lastRenderedPageBreak/>
          <w:t>Dialog.m</w:t>
        </w:r>
        <w:r w:rsidR="00BD0BBD">
          <w:t xml:space="preserve">essage </w:t>
        </w:r>
      </w:ins>
      <w:ins w:id="4747" w:author="Sammartano, Marc (BIC USA)" w:date="2014-09-19T12:20:00Z">
        <w:r w:rsidR="00BD0BBD">
          <w:t>{</w:t>
        </w:r>
      </w:ins>
      <w:ins w:id="4748" w:author="Sammartano, Marc (BIC USA)" w:date="2014-09-19T12:19:00Z">
        <w:r w:rsidR="00BD0BBD">
          <w:t>&lt;</w:t>
        </w:r>
      </w:ins>
      <w:ins w:id="4749" w:author="Sammartano, Marc (BIC USA)" w:date="2014-09-19T12:20:00Z">
        <w:r w:rsidR="00BD0BBD">
          <w:t>title_s</w:t>
        </w:r>
      </w:ins>
      <w:ins w:id="4750" w:author="Sammartano, Marc (BIC USA)" w:date="2014-09-19T12:19:00Z">
        <w:r w:rsidR="00BD0BBD">
          <w:t>exp&gt;</w:t>
        </w:r>
      </w:ins>
      <w:ins w:id="4751" w:author="Sammartano, Marc (BIC USA)" w:date="2014-09-19T12:20:00Z">
        <w:r w:rsidR="00BD0BBD">
          <w:t>}</w:t>
        </w:r>
      </w:ins>
      <w:ins w:id="4752" w:author="Sammartano, Marc (BIC USA)" w:date="2014-09-19T12:19:00Z">
        <w:r w:rsidR="00BD0BBD">
          <w:t>, {&lt;</w:t>
        </w:r>
      </w:ins>
      <w:ins w:id="4753" w:author="Sammartano, Marc (BIC USA)" w:date="2014-09-19T12:21:00Z">
        <w:r w:rsidR="00BD0BBD">
          <w:t>message</w:t>
        </w:r>
      </w:ins>
      <w:ins w:id="4754" w:author="Sammartano, Marc (BIC USA)" w:date="2014-09-19T12:19:00Z">
        <w:r w:rsidR="00BD0BBD">
          <w:t>_sexp&gt;}</w:t>
        </w:r>
      </w:ins>
      <w:ins w:id="4755" w:author="Sammartano, Marc (BIC USA)" w:date="2014-09-19T12:21:00Z">
        <w:r w:rsidR="00BD0BBD">
          <w:t>, &lt;selection_nvar&gt; {</w:t>
        </w:r>
      </w:ins>
      <w:ins w:id="4756" w:author="Sammartano, Marc (BIC USA)" w:date="2014-09-19T12:22:00Z">
        <w:r w:rsidR="00BD0BBD">
          <w:t xml:space="preserve">, </w:t>
        </w:r>
      </w:ins>
      <w:ins w:id="4757" w:author="Sammartano, Marc (BIC USA)" w:date="2014-09-19T12:21:00Z">
        <w:r w:rsidR="00BD0BBD">
          <w:t>&lt;button1_sexp&gt;</w:t>
        </w:r>
      </w:ins>
      <w:ins w:id="4758" w:author="Sammartano, Marc (BIC USA)" w:date="2014-09-19T12:23:00Z">
        <w:r w:rsidR="00BD0BBD">
          <w:t>{</w:t>
        </w:r>
      </w:ins>
      <w:ins w:id="4759" w:author="Sammartano, Marc (BIC USA)" w:date="2014-09-19T12:22:00Z">
        <w:r w:rsidR="00BD0BBD">
          <w:t>, &lt;butt</w:t>
        </w:r>
      </w:ins>
      <w:ins w:id="4760" w:author="Sammartano, Marc (BIC USA)" w:date="2014-09-19T12:23:00Z">
        <w:r w:rsidR="00BD0BBD">
          <w:t>on2_sexp&gt;{, &lt;button3_sexp&gt;}}}</w:t>
        </w:r>
      </w:ins>
      <w:bookmarkEnd w:id="4745"/>
      <w:ins w:id="4761" w:author="Sammartano, Marc (BIC USA)" w:date="2014-09-19T12:19:00Z">
        <w:r w:rsidR="00BD0BBD">
          <w:fldChar w:fldCharType="begin"/>
        </w:r>
        <w:r w:rsidR="00BD0BBD">
          <w:instrText xml:space="preserve"> XE "</w:instrText>
        </w:r>
      </w:ins>
      <w:ins w:id="4762" w:author="Sammartano, Marc (BIC USA)" w:date="2014-09-19T12:25:00Z">
        <w:r w:rsidR="00CF51F7" w:rsidRPr="00CF51F7">
          <w:instrText xml:space="preserve"> </w:instrText>
        </w:r>
        <w:r w:rsidR="00CF51F7">
          <w:instrText>Dialog.</w:instrText>
        </w:r>
      </w:ins>
      <w:ins w:id="4763" w:author="Sammartano, Marc (BIC USA)" w:date="2014-09-23T17:54:00Z">
        <w:r>
          <w:instrText>m</w:instrText>
        </w:r>
      </w:ins>
      <w:ins w:id="4764" w:author="Sammartano, Marc (BIC USA)" w:date="2014-09-19T12:25:00Z">
        <w:r w:rsidR="00CF51F7">
          <w:instrText>essage {&lt;title_sexp&gt;}, {&lt;message_sexp&gt;}, &lt;selection_nvar&gt; {, &lt;button1_sexp&gt;{, &lt;button2_sexp&gt;{, &lt;button3_sexp&gt;}}}</w:instrText>
        </w:r>
      </w:ins>
      <w:ins w:id="4765" w:author="Sammartano, Marc (BIC USA)" w:date="2014-09-19T12:19:00Z">
        <w:r w:rsidR="00BD0BBD">
          <w:instrText xml:space="preserve">" </w:instrText>
        </w:r>
        <w:r w:rsidR="00BD0BBD">
          <w:fldChar w:fldCharType="end"/>
        </w:r>
      </w:ins>
    </w:p>
    <w:p w:rsidR="00BD0BBD" w:rsidRDefault="00BD0BBD" w:rsidP="00BD0BBD">
      <w:pPr>
        <w:rPr>
          <w:ins w:id="4766" w:author="Sammartano, Marc (BIC USA)" w:date="2014-09-19T12:51:00Z"/>
        </w:rPr>
      </w:pPr>
      <w:ins w:id="4767" w:author="Sammartano, Marc (BIC USA)" w:date="2014-09-19T12:19:00Z">
        <w:r>
          <w:t>G</w:t>
        </w:r>
        <w:r w:rsidRPr="00CE663E">
          <w:t xml:space="preserve">enerates a </w:t>
        </w:r>
        <w:r>
          <w:t xml:space="preserve">dialog box with </w:t>
        </w:r>
        <w:r w:rsidRPr="00CE663E">
          <w:t xml:space="preserve">a </w:t>
        </w:r>
      </w:ins>
      <w:ins w:id="4768" w:author="Sammartano, Marc (BIC USA)" w:date="2014-09-19T12:26:00Z">
        <w:r w:rsidR="00CF51F7">
          <w:t>title, a message, and up to three buttons</w:t>
        </w:r>
      </w:ins>
      <w:ins w:id="4769" w:author="Sammartano, Marc (BIC USA)" w:date="2014-09-19T12:19:00Z">
        <w:r>
          <w:t xml:space="preserve">. When the user taps a </w:t>
        </w:r>
      </w:ins>
      <w:ins w:id="4770" w:author="Sammartano, Marc (BIC USA)" w:date="2014-09-19T12:26:00Z">
        <w:r w:rsidR="00CF51F7">
          <w:t>button</w:t>
        </w:r>
      </w:ins>
      <w:ins w:id="4771" w:author="Sammartano, Marc (BIC USA)" w:date="2014-09-19T12:19:00Z">
        <w:r>
          <w:t xml:space="preserve">, the </w:t>
        </w:r>
      </w:ins>
      <w:ins w:id="4772" w:author="Sammartano, Marc (BIC USA)" w:date="2014-09-19T12:27:00Z">
        <w:r w:rsidR="00CF51F7">
          <w:t xml:space="preserve">number of the button is returned in </w:t>
        </w:r>
      </w:ins>
      <w:ins w:id="4773" w:author="Sammartano, Marc (BIC USA)" w:date="2014-09-19T12:19:00Z">
        <w:r>
          <w:t>&lt;selection_nvar&gt;.</w:t>
        </w:r>
      </w:ins>
      <w:ins w:id="4774" w:author="Sammartano, Marc (BIC USA)" w:date="2014-09-19T12:42:00Z">
        <w:r w:rsidR="00CC6B5B">
          <w:t xml:space="preserve"> If the user taps the screen outside of the message dialog or presses the Back key, then the returned value is 0.</w:t>
        </w:r>
      </w:ins>
    </w:p>
    <w:p w:rsidR="000D4094" w:rsidRDefault="000D4094" w:rsidP="00BD0BBD">
      <w:pPr>
        <w:rPr>
          <w:ins w:id="4775" w:author="Sammartano, Marc (BIC USA)" w:date="2014-09-19T12:19:00Z"/>
        </w:rPr>
      </w:pPr>
      <w:ins w:id="4776" w:author="Sammartano, Marc (BIC USA)" w:date="2014-09-19T12:51:00Z">
        <w:r>
          <w:t xml:space="preserve">The string &lt;title_sexp&gt; becomes the title of the dialog box. The string &lt;message_sexp&gt; is displayed in the body of the dialog, above the buttons. The strings &lt;button1_sexp&gt;, &lt;button2_sexp&gt;, and &lt;button3_sexp&gt; </w:t>
        </w:r>
      </w:ins>
      <w:ins w:id="4777" w:author="Sammartano, Marc (BIC USA)" w:date="2014-09-19T12:52:00Z">
        <w:r>
          <w:t xml:space="preserve">provide the </w:t>
        </w:r>
      </w:ins>
      <w:ins w:id="4778" w:author="Sammartano, Marc (BIC USA)" w:date="2014-09-19T12:53:00Z">
        <w:r>
          <w:t>labels on the buttons.</w:t>
        </w:r>
      </w:ins>
    </w:p>
    <w:p w:rsidR="000D4094" w:rsidRDefault="000D4094" w:rsidP="000D4094">
      <w:pPr>
        <w:rPr>
          <w:ins w:id="4779" w:author="Sammartano, Marc (BIC USA)" w:date="2014-09-19T12:53:00Z"/>
        </w:rPr>
      </w:pPr>
      <w:ins w:id="4780" w:author="Sammartano, Marc (BIC USA)" w:date="2014-09-19T12:53:00Z">
        <w:r>
          <w:t>You may have 0, 1, 2, or 3 buttons. The buttons are numbered from right-to-left, because Android style guides recommend the positive action on the right and the negative action on the left. Therefore tapping the right-most button always returns 1.</w:t>
        </w:r>
      </w:ins>
    </w:p>
    <w:p w:rsidR="00BD0BBD" w:rsidRDefault="00CC6B5B" w:rsidP="00BD0BBD">
      <w:pPr>
        <w:rPr>
          <w:ins w:id="4781" w:author="Sammartano, Marc (BIC USA)" w:date="2014-09-19T12:39:00Z"/>
        </w:rPr>
      </w:pPr>
      <w:ins w:id="4782" w:author="Sammartano, Marc (BIC USA)" w:date="2014-09-19T12:36:00Z">
        <w:r>
          <w:t>All of the parameters except the &lt;selection_nvar&gt; are optional. If you omit either or both of the first two parameters</w:t>
        </w:r>
      </w:ins>
      <w:ins w:id="4783" w:author="Sammartano, Marc (BIC USA)" w:date="2014-09-19T12:38:00Z">
        <w:r>
          <w:t>, you</w:t>
        </w:r>
      </w:ins>
      <w:ins w:id="4784" w:author="Sammartano, Marc (BIC USA)" w:date="2014-09-19T12:37:00Z">
        <w:r>
          <w:t xml:space="preserve"> must </w:t>
        </w:r>
      </w:ins>
      <w:ins w:id="4785" w:author="Sammartano, Marc (BIC USA)" w:date="2014-09-19T12:38:00Z">
        <w:r>
          <w:t>still use</w:t>
        </w:r>
      </w:ins>
      <w:ins w:id="4786" w:author="Sammartano, Marc (BIC USA)" w:date="2014-09-19T12:37:00Z">
        <w:r>
          <w:t xml:space="preserve"> the commas as place-holders for the omitted parameters.</w:t>
        </w:r>
      </w:ins>
      <w:ins w:id="4787" w:author="Sammartano, Marc (BIC USA)" w:date="2014-09-19T12:39:00Z">
        <w:r>
          <w:t xml:space="preserve"> If any parameter is omitted, the corresponding part of the message dialog is not displayed.</w:t>
        </w:r>
      </w:ins>
    </w:p>
    <w:p w:rsidR="00CC6B5B" w:rsidRDefault="00CC6B5B" w:rsidP="00BD0BBD">
      <w:pPr>
        <w:rPr>
          <w:ins w:id="4788" w:author="Sammartano, Marc (BIC USA)" w:date="2014-09-19T12:43:00Z"/>
        </w:rPr>
      </w:pPr>
      <w:ins w:id="4789" w:author="Sammartano, Marc (BIC USA)" w:date="2014-09-19T12:43:00Z">
        <w:r>
          <w:t>Examples:</w:t>
        </w:r>
      </w:ins>
    </w:p>
    <w:p w:rsidR="000D4094" w:rsidRDefault="00CC6B5B" w:rsidP="00CC6B5B">
      <w:pPr>
        <w:pStyle w:val="Codeexample"/>
        <w:rPr>
          <w:ins w:id="4790" w:author="Sammartano, Marc (BIC USA)" w:date="2014-09-19T12:46:00Z"/>
        </w:rPr>
      </w:pPr>
      <w:ins w:id="4791" w:author="Sammartano, Marc (BIC USA)" w:date="2014-09-19T12:43:00Z">
        <w:r>
          <w:t xml:space="preserve">Dialog.Message </w:t>
        </w:r>
      </w:ins>
      <w:ins w:id="4792" w:author="Sammartano, Marc (BIC USA)" w:date="2014-09-19T12:44:00Z">
        <w:r>
          <w:t>"</w:t>
        </w:r>
        <w:r w:rsidR="000D4094">
          <w:t>Hey, you!</w:t>
        </w:r>
      </w:ins>
      <w:ins w:id="4793" w:author="Sammartano, Marc (BIC USA)" w:date="2014-09-19T12:45:00Z">
        <w:r w:rsidR="000D4094">
          <w:t>", "Is this ok?"</w:t>
        </w:r>
      </w:ins>
      <w:ins w:id="4794" w:author="Sammartano, Marc (BIC USA)" w:date="2014-09-19T12:47:00Z">
        <w:r w:rsidR="000D4094">
          <w:t>,</w:t>
        </w:r>
      </w:ins>
      <w:ins w:id="4795" w:author="Sammartano, Marc (BIC USA)" w:date="2014-09-19T12:45:00Z">
        <w:r w:rsidR="000D4094">
          <w:t xml:space="preserve"> ok, "Sure thing!", </w:t>
        </w:r>
      </w:ins>
      <w:ins w:id="4796" w:author="Sammartano, Marc (BIC USA)" w:date="2014-09-19T12:46:00Z">
        <w:r w:rsidR="000D4094">
          <w:t>"Don’t care", "No way!"</w:t>
        </w:r>
      </w:ins>
    </w:p>
    <w:p w:rsidR="00E97C16" w:rsidRDefault="00E97C16" w:rsidP="00E97C16">
      <w:pPr>
        <w:pStyle w:val="Codeexample"/>
        <w:rPr>
          <w:ins w:id="4797" w:author="Sammartano, Marc (BIC USA)" w:date="2014-09-19T12:56:00Z"/>
        </w:rPr>
      </w:pPr>
      <w:ins w:id="4798" w:author="Sammartano, Marc (BIC USA)" w:date="2014-09-19T12:56:00Z">
        <w:r>
          <w:t>Dialog.Message  ,</w:t>
        </w:r>
        <w:r w:rsidRPr="000D4094">
          <w:t xml:space="preserve"> </w:t>
        </w:r>
        <w:r>
          <w:t>, "Continue?",</w:t>
        </w:r>
      </w:ins>
      <w:ins w:id="4799" w:author="Sammartano, Marc (BIC USA)" w:date="2014-09-19T12:57:00Z">
        <w:r>
          <w:t xml:space="preserve"> go,</w:t>
        </w:r>
      </w:ins>
      <w:ins w:id="4800" w:author="Sammartano, Marc (BIC USA)" w:date="2014-09-19T12:56:00Z">
        <w:r>
          <w:t xml:space="preserve"> "YES", "NO"</w:t>
        </w:r>
      </w:ins>
    </w:p>
    <w:p w:rsidR="000D4094" w:rsidRDefault="000D4094" w:rsidP="000D4094">
      <w:pPr>
        <w:pStyle w:val="Codeexample"/>
        <w:rPr>
          <w:ins w:id="4801" w:author="Sammartano, Marc (BIC USA)" w:date="2014-09-19T12:47:00Z"/>
        </w:rPr>
      </w:pPr>
      <w:ins w:id="4802" w:author="Sammartano, Marc (BIC USA)" w:date="2014-09-19T12:47:00Z">
        <w:r>
          <w:t>Dialog.Message  ,</w:t>
        </w:r>
        <w:r w:rsidRPr="000D4094">
          <w:t xml:space="preserve"> </w:t>
        </w:r>
        <w:r>
          <w:t>"Continue</w:t>
        </w:r>
      </w:ins>
      <w:ins w:id="4803" w:author="Sammartano, Marc (BIC USA)" w:date="2014-09-19T12:48:00Z">
        <w:r>
          <w:t>?"</w:t>
        </w:r>
      </w:ins>
      <w:ins w:id="4804" w:author="Sammartano, Marc (BIC USA)" w:date="2014-09-19T12:56:00Z">
        <w:r w:rsidR="00E97C16">
          <w:t xml:space="preserve"> , </w:t>
        </w:r>
      </w:ins>
      <w:ins w:id="4805" w:author="Sammartano, Marc (BIC USA)" w:date="2014-09-19T12:57:00Z">
        <w:r w:rsidR="00E97C16">
          <w:t>go</w:t>
        </w:r>
      </w:ins>
      <w:ins w:id="4806" w:author="Sammartano, Marc (BIC USA)" w:date="2014-09-19T12:48:00Z">
        <w:r>
          <w:t>, "YES", "NO"</w:t>
        </w:r>
      </w:ins>
    </w:p>
    <w:p w:rsidR="00CC6B5B" w:rsidRDefault="000D4094" w:rsidP="00CC6B5B">
      <w:pPr>
        <w:pStyle w:val="Codeexample"/>
        <w:rPr>
          <w:ins w:id="4807" w:author="Sammartano, Marc (BIC USA)" w:date="2014-09-19T12:46:00Z"/>
        </w:rPr>
      </w:pPr>
      <w:ins w:id="4808" w:author="Sammartano, Marc (BIC USA)" w:date="2014-09-19T12:46:00Z">
        <w:r>
          <w:t>Dialog.Message  , , b</w:t>
        </w:r>
      </w:ins>
    </w:p>
    <w:p w:rsidR="00E97C16" w:rsidRDefault="000D4094" w:rsidP="000D4094">
      <w:pPr>
        <w:rPr>
          <w:ins w:id="4809" w:author="Sammartano, Marc (BIC USA)" w:date="2014-09-19T12:57:00Z"/>
        </w:rPr>
      </w:pPr>
      <w:ins w:id="4810" w:author="Sammartano, Marc (BIC USA)" w:date="2014-09-19T12:48:00Z">
        <w:r>
          <w:t xml:space="preserve">The first </w:t>
        </w:r>
      </w:ins>
      <w:ins w:id="4811" w:author="Sammartano, Marc (BIC USA)" w:date="2014-09-19T12:50:00Z">
        <w:r>
          <w:t xml:space="preserve">command </w:t>
        </w:r>
      </w:ins>
      <w:ins w:id="4812" w:author="Sammartano, Marc (BIC USA)" w:date="2014-09-19T12:48:00Z">
        <w:r>
          <w:t xml:space="preserve">displays a full dialog with </w:t>
        </w:r>
      </w:ins>
      <w:ins w:id="4813" w:author="Sammartano, Marc (BIC USA)" w:date="2014-09-19T13:03:00Z">
        <w:r w:rsidR="00E97C16">
          <w:t xml:space="preserve">a title, a message, and </w:t>
        </w:r>
      </w:ins>
      <w:ins w:id="4814" w:author="Sammartano, Marc (BIC USA)" w:date="2014-09-19T12:48:00Z">
        <w:r>
          <w:t>three buttons.</w:t>
        </w:r>
      </w:ins>
    </w:p>
    <w:p w:rsidR="00E97C16" w:rsidRDefault="000D4094" w:rsidP="000D4094">
      <w:pPr>
        <w:rPr>
          <w:ins w:id="4815" w:author="Sammartano, Marc (BIC USA)" w:date="2014-09-19T12:57:00Z"/>
        </w:rPr>
      </w:pPr>
      <w:ins w:id="4816" w:author="Sammartano, Marc (BIC USA)" w:date="2014-09-19T12:48:00Z">
        <w:r>
          <w:t xml:space="preserve">The second </w:t>
        </w:r>
      </w:ins>
      <w:ins w:id="4817" w:author="Sammartano, Marc (BIC USA)" w:date="2014-09-19T12:57:00Z">
        <w:r w:rsidR="00E97C16">
          <w:t xml:space="preserve">command </w:t>
        </w:r>
      </w:ins>
      <w:ins w:id="4818" w:author="Sammartano, Marc (BIC USA)" w:date="2014-09-19T12:48:00Z">
        <w:r>
          <w:t xml:space="preserve">displays a box with a </w:t>
        </w:r>
      </w:ins>
      <w:ins w:id="4819" w:author="Sammartano, Marc (BIC USA)" w:date="2014-09-19T12:57:00Z">
        <w:r w:rsidR="00E97C16">
          <w:t>title</w:t>
        </w:r>
      </w:ins>
      <w:ins w:id="4820" w:author="Sammartano, Marc (BIC USA)" w:date="2014-09-19T12:48:00Z">
        <w:r>
          <w:t xml:space="preserve"> and two buttons</w:t>
        </w:r>
      </w:ins>
      <w:ins w:id="4821" w:author="Sammartano, Marc (BIC USA)" w:date="2014-09-19T12:49:00Z">
        <w:r>
          <w:t xml:space="preserve"> – note that the </w:t>
        </w:r>
      </w:ins>
      <w:ins w:id="4822" w:author="Sammartano, Marc (BIC USA)" w:date="2014-09-19T12:50:00Z">
        <w:r>
          <w:rPr>
            <w:b/>
          </w:rPr>
          <w:t>YES</w:t>
        </w:r>
        <w:r>
          <w:t xml:space="preserve"> button will be on the right and the </w:t>
        </w:r>
        <w:r>
          <w:rPr>
            <w:b/>
          </w:rPr>
          <w:t>NO</w:t>
        </w:r>
        <w:r>
          <w:t xml:space="preserve"> button on the left</w:t>
        </w:r>
      </w:ins>
      <w:ins w:id="4823" w:author="Sammartano, Marc (BIC USA)" w:date="2014-09-19T12:48:00Z">
        <w:r>
          <w:t>. The third displays</w:t>
        </w:r>
      </w:ins>
      <w:ins w:id="4824" w:author="Sammartano, Marc (BIC USA)" w:date="2014-09-19T12:57:00Z">
        <w:r w:rsidR="00E97C16">
          <w:t xml:space="preserve"> the same information, but it looks a little different because the text is displayed as the message and not as the title.</w:t>
        </w:r>
      </w:ins>
      <w:ins w:id="4825" w:author="Sammartano, Marc (BIC USA)" w:date="2014-09-19T13:03:00Z">
        <w:r w:rsidR="00E97C16">
          <w:t xml:space="preserve"> Note the commas.</w:t>
        </w:r>
      </w:ins>
    </w:p>
    <w:p w:rsidR="000D4094" w:rsidRPr="000D4094" w:rsidRDefault="00E97C16" w:rsidP="000D4094">
      <w:pPr>
        <w:rPr>
          <w:ins w:id="4826" w:author="Sammartano, Marc (BIC USA)" w:date="2014-09-19T12:19:00Z"/>
        </w:rPr>
      </w:pPr>
      <w:ins w:id="4827" w:author="Sammartano, Marc (BIC USA)" w:date="2014-09-19T12:58:00Z">
        <w:r>
          <w:t>The fourth command displays</w:t>
        </w:r>
      </w:ins>
      <w:ins w:id="4828" w:author="Sammartano, Marc (BIC USA)" w:date="2014-09-19T12:48:00Z">
        <w:r w:rsidR="000D4094">
          <w:t xml:space="preserve"> nothing at all</w:t>
        </w:r>
        <w:r>
          <w:t>. Y</w:t>
        </w:r>
      </w:ins>
      <w:ins w:id="4829" w:author="Sammartano, Marc (BIC USA)" w:date="2014-09-19T12:54:00Z">
        <w:r w:rsidR="000D4094">
          <w:t xml:space="preserve">our program waits for a tap or the Back key with no </w:t>
        </w:r>
        <w:r>
          <w:t xml:space="preserve">feedback to </w:t>
        </w:r>
      </w:ins>
      <w:ins w:id="4830" w:author="Sammartano, Marc (BIC USA)" w:date="2014-09-19T12:58:00Z">
        <w:r>
          <w:t xml:space="preserve">tell </w:t>
        </w:r>
      </w:ins>
      <w:ins w:id="4831" w:author="Sammartano, Marc (BIC USA)" w:date="2014-09-19T12:54:00Z">
        <w:r>
          <w:t>the user</w:t>
        </w:r>
      </w:ins>
      <w:ins w:id="4832" w:author="Sammartano, Marc (BIC USA)" w:date="2014-09-19T12:58:00Z">
        <w:r>
          <w:t xml:space="preserve"> what to do</w:t>
        </w:r>
      </w:ins>
      <w:ins w:id="4833" w:author="Sammartano, Marc (BIC USA)" w:date="2014-09-19T12:54:00Z">
        <w:r>
          <w:t>.</w:t>
        </w:r>
      </w:ins>
      <w:ins w:id="4834" w:author="Sammartano, Marc (BIC USA)" w:date="2014-09-19T12:59:00Z">
        <w:r>
          <w:t xml:space="preserve"> This is similar to an infinite</w:t>
        </w:r>
      </w:ins>
      <w:ins w:id="4835" w:author="Sammartano, Marc (BIC USA)" w:date="2014-09-19T13:01:00Z">
        <w:r>
          <w:t xml:space="preserve"> loop, such as</w:t>
        </w:r>
      </w:ins>
      <w:ins w:id="4836" w:author="Sammartano, Marc (BIC USA)" w:date="2014-09-19T12:59:00Z">
        <w:r>
          <w:t xml:space="preserve"> </w:t>
        </w:r>
        <w:r w:rsidRPr="00E97C16">
          <w:rPr>
            <w:b/>
          </w:rPr>
          <w:t>DO</w:t>
        </w:r>
        <w:r>
          <w:rPr>
            <w:b/>
          </w:rPr>
          <w:t>/</w:t>
        </w:r>
        <w:r w:rsidRPr="00E97C16">
          <w:rPr>
            <w:b/>
          </w:rPr>
          <w:t>UNTIL</w:t>
        </w:r>
      </w:ins>
      <w:ins w:id="4837" w:author="Sammartano, Marc (BIC USA)" w:date="2014-09-19T13:00:00Z">
        <w:r w:rsidRPr="00E97C16">
          <w:rPr>
            <w:b/>
          </w:rPr>
          <w:t xml:space="preserve"> 0</w:t>
        </w:r>
        <w:r>
          <w:t xml:space="preserve">, except that </w:t>
        </w:r>
      </w:ins>
      <w:ins w:id="4838" w:author="Sammartano, Marc (BIC USA)" w:date="2014-09-19T13:01:00Z">
        <w:r>
          <w:t xml:space="preserve">the interpreter is </w:t>
        </w:r>
      </w:ins>
      <w:ins w:id="4839" w:author="Sammartano, Marc (BIC USA)" w:date="2014-09-19T13:02:00Z">
        <w:r>
          <w:t>held up waiting for an event</w:t>
        </w:r>
      </w:ins>
      <w:ins w:id="4840" w:author="Sammartano, Marc (BIC USA)" w:date="2014-09-19T13:01:00Z">
        <w:r>
          <w:t xml:space="preserve">, so </w:t>
        </w:r>
      </w:ins>
      <w:ins w:id="4841" w:author="Sammartano, Marc (BIC USA)" w:date="2014-09-19T13:00:00Z">
        <w:r>
          <w:t>it uses almost no power.</w:t>
        </w:r>
      </w:ins>
    </w:p>
    <w:p w:rsidR="00ED539B" w:rsidRDefault="001B1CBE" w:rsidP="00662FB4">
      <w:pPr>
        <w:pStyle w:val="Heading3"/>
        <w:rPr>
          <w:ins w:id="4842" w:author="Sammartano, Marc (BIC USA)" w:date="2014-09-19T12:05:00Z"/>
        </w:rPr>
      </w:pPr>
      <w:bookmarkStart w:id="4843" w:name="_Toc400726587"/>
      <w:ins w:id="4844" w:author="Sammartano, Marc (BIC USA)" w:date="2014-09-19T12:05:00Z">
        <w:r>
          <w:t>Dialog.s</w:t>
        </w:r>
        <w:r w:rsidR="00ED539B">
          <w:t>elect &lt;selection_nvar&gt;, &lt;Array$[]&gt;|&lt;list_nexp&gt; {,&lt;title_sexp&gt;</w:t>
        </w:r>
      </w:ins>
      <w:ins w:id="4845" w:author="Sammartano, Marc (BIC USA)" w:date="2014-09-19T12:07:00Z">
        <w:r w:rsidR="00ED539B">
          <w:t>}</w:t>
        </w:r>
      </w:ins>
      <w:bookmarkEnd w:id="4843"/>
      <w:ins w:id="4846" w:author="Sammartano, Marc (BIC USA)" w:date="2014-09-19T12:05:00Z">
        <w:r w:rsidR="00ED539B">
          <w:fldChar w:fldCharType="begin"/>
        </w:r>
        <w:r w:rsidR="00ED539B">
          <w:instrText xml:space="preserve"> XE "</w:instrText>
        </w:r>
      </w:ins>
      <w:ins w:id="4847" w:author="Sammartano, Marc (BIC USA)" w:date="2014-09-23T17:54:00Z">
        <w:r>
          <w:instrText>Dialog.s</w:instrText>
        </w:r>
      </w:ins>
      <w:ins w:id="4848" w:author="Sammartano, Marc (BIC USA)" w:date="2014-09-19T12:05:00Z">
        <w:r w:rsidR="00ED539B" w:rsidRPr="00BB7FC4">
          <w:instrText xml:space="preserve">elect &lt;selection_nvar&gt;, &lt; Array$[]&gt;|&lt;list_nexp&gt;, </w:instrText>
        </w:r>
        <w:r w:rsidR="00ED539B">
          <w:instrText>{,&lt;title_sexp&gt;</w:instrText>
        </w:r>
        <w:r w:rsidR="00ED539B" w:rsidRPr="00BB7FC4">
          <w:instrText>}</w:instrText>
        </w:r>
        <w:r w:rsidR="00ED539B">
          <w:instrText xml:space="preserve">" </w:instrText>
        </w:r>
        <w:r w:rsidR="00ED539B">
          <w:fldChar w:fldCharType="end"/>
        </w:r>
      </w:ins>
    </w:p>
    <w:p w:rsidR="00ED539B" w:rsidRDefault="00ED539B" w:rsidP="00ED539B">
      <w:pPr>
        <w:rPr>
          <w:ins w:id="4849" w:author="Sammartano, Marc (BIC USA)" w:date="2014-09-19T12:05:00Z"/>
        </w:rPr>
      </w:pPr>
      <w:ins w:id="4850" w:author="Sammartano, Marc (BIC USA)" w:date="2014-09-19T12:06:00Z">
        <w:r>
          <w:t>G</w:t>
        </w:r>
      </w:ins>
      <w:ins w:id="4851" w:author="Sammartano, Marc (BIC USA)" w:date="2014-09-19T12:05:00Z">
        <w:r w:rsidRPr="00CE663E">
          <w:t xml:space="preserve">enerates a </w:t>
        </w:r>
      </w:ins>
      <w:ins w:id="4852" w:author="Sammartano, Marc (BIC USA)" w:date="2014-09-19T12:06:00Z">
        <w:r>
          <w:t>dialog box with</w:t>
        </w:r>
      </w:ins>
      <w:ins w:id="4853" w:author="Sammartano, Marc (BIC USA)" w:date="2014-09-19T12:05:00Z">
        <w:r>
          <w:t xml:space="preserve"> </w:t>
        </w:r>
        <w:r w:rsidRPr="00CE663E">
          <w:t>a list of choices f</w:t>
        </w:r>
        <w:r>
          <w:t xml:space="preserve">or the user. When the user taps </w:t>
        </w:r>
      </w:ins>
      <w:ins w:id="4854" w:author="Sammartano, Marc (BIC USA)" w:date="2014-09-19T12:07:00Z">
        <w:r>
          <w:t>a list item</w:t>
        </w:r>
      </w:ins>
      <w:ins w:id="4855" w:author="Sammartano, Marc (BIC USA)" w:date="2014-09-19T12:05:00Z">
        <w:r>
          <w:t>,</w:t>
        </w:r>
        <w:r w:rsidR="00CF51F7">
          <w:t xml:space="preserve"> the index </w:t>
        </w:r>
      </w:ins>
      <w:ins w:id="4856" w:author="Sammartano, Marc (BIC USA)" w:date="2014-09-19T12:34:00Z">
        <w:r w:rsidR="00CC6B5B">
          <w:t>of</w:t>
        </w:r>
      </w:ins>
      <w:ins w:id="4857" w:author="Sammartano, Marc (BIC USA)" w:date="2014-09-19T12:05:00Z">
        <w:r w:rsidR="00CF51F7">
          <w:t xml:space="preserve"> that line is</w:t>
        </w:r>
        <w:r>
          <w:t xml:space="preserve"> returned</w:t>
        </w:r>
      </w:ins>
      <w:ins w:id="4858" w:author="Sammartano, Marc (BIC USA)" w:date="2014-09-19T12:10:00Z">
        <w:r>
          <w:t xml:space="preserve"> in the &lt;selection_nvar&gt;</w:t>
        </w:r>
      </w:ins>
      <w:ins w:id="4859" w:author="Sammartano, Marc (BIC USA)" w:date="2014-09-19T12:05:00Z">
        <w:r>
          <w:t>.</w:t>
        </w:r>
      </w:ins>
      <w:ins w:id="4860" w:author="Sammartano, Marc (BIC USA)" w:date="2014-09-19T12:27:00Z">
        <w:r w:rsidR="00CF51F7">
          <w:t xml:space="preserve"> If the user taps the screen </w:t>
        </w:r>
      </w:ins>
      <w:ins w:id="4861" w:author="Sammartano, Marc (BIC USA)" w:date="2014-09-19T12:29:00Z">
        <w:r w:rsidR="00CF51F7">
          <w:t>outside of the selection dialog</w:t>
        </w:r>
      </w:ins>
      <w:ins w:id="4862" w:author="Sammartano, Marc (BIC USA)" w:date="2014-09-19T12:27:00Z">
        <w:r w:rsidR="00CF51F7">
          <w:t xml:space="preserve"> or presses the Back key</w:t>
        </w:r>
      </w:ins>
      <w:ins w:id="4863" w:author="Sammartano, Marc (BIC USA)" w:date="2014-09-19T12:29:00Z">
        <w:r w:rsidR="00CF51F7">
          <w:t>, then</w:t>
        </w:r>
      </w:ins>
      <w:ins w:id="4864" w:author="Sammartano, Marc (BIC USA)" w:date="2014-09-19T12:27:00Z">
        <w:r w:rsidR="00CF51F7">
          <w:t xml:space="preserve"> the returned value is 0.</w:t>
        </w:r>
      </w:ins>
    </w:p>
    <w:p w:rsidR="00ED539B" w:rsidRDefault="00BD0BBD" w:rsidP="00ED539B">
      <w:pPr>
        <w:rPr>
          <w:ins w:id="4865" w:author="Sammartano, Marc (BIC USA)" w:date="2014-09-19T12:05:00Z"/>
        </w:rPr>
      </w:pPr>
      <w:ins w:id="4866" w:author="Sammartano, Marc (BIC USA)" w:date="2014-09-19T12:05:00Z">
        <w:r>
          <w:t>&lt;</w:t>
        </w:r>
        <w:r w:rsidR="00ED539B">
          <w:t>Array$[]&gt; is a string array that holds the list of items to be selected. The array is specified without an index but must have been previously dimensioned or loaded via Array.load.</w:t>
        </w:r>
      </w:ins>
    </w:p>
    <w:p w:rsidR="00ED539B" w:rsidRDefault="00ED539B" w:rsidP="00ED539B">
      <w:pPr>
        <w:rPr>
          <w:ins w:id="4867" w:author="Sammartano, Marc (BIC USA)" w:date="2014-09-19T12:05:00Z"/>
        </w:rPr>
      </w:pPr>
      <w:ins w:id="4868" w:author="Sammartano, Marc (BIC USA)" w:date="2014-09-19T12:05:00Z">
        <w:r>
          <w:t>As an alternative to an array, a string-type list may be specified in the &lt;list_nexp&gt;.</w:t>
        </w:r>
      </w:ins>
    </w:p>
    <w:p w:rsidR="00ED539B" w:rsidRDefault="00ED539B" w:rsidP="00ED539B">
      <w:pPr>
        <w:rPr>
          <w:ins w:id="4869" w:author="Sammartano, Marc (BIC USA)" w:date="2014-09-19T12:16:00Z"/>
        </w:rPr>
      </w:pPr>
      <w:ins w:id="4870" w:author="Sammartano, Marc (BIC USA)" w:date="2014-09-19T12:05:00Z">
        <w:r>
          <w:lastRenderedPageBreak/>
          <w:t xml:space="preserve">The &lt;title_sexp&gt; is an optional string expression that will be </w:t>
        </w:r>
      </w:ins>
      <w:ins w:id="4871" w:author="Sammartano, Marc (BIC USA)" w:date="2014-09-19T12:11:00Z">
        <w:r>
          <w:t>displayed</w:t>
        </w:r>
      </w:ins>
      <w:ins w:id="4872" w:author="Sammartano, Marc (BIC USA)" w:date="2014-09-19T12:05:00Z">
        <w:r>
          <w:t xml:space="preserve"> at the top of the selection </w:t>
        </w:r>
      </w:ins>
      <w:ins w:id="4873" w:author="Sammartano, Marc (BIC USA)" w:date="2014-09-19T12:11:00Z">
        <w:r>
          <w:t>dialog</w:t>
        </w:r>
      </w:ins>
      <w:ins w:id="4874" w:author="Sammartano, Marc (BIC USA)" w:date="2014-09-19T12:05:00Z">
        <w:r>
          <w:t xml:space="preserve">. If the parameter is not present, </w:t>
        </w:r>
      </w:ins>
      <w:ins w:id="4875" w:author="Sammartano, Marc (BIC USA)" w:date="2014-09-19T12:11:00Z">
        <w:r>
          <w:t>or</w:t>
        </w:r>
      </w:ins>
      <w:ins w:id="4876" w:author="Sammartano, Marc (BIC USA)" w:date="2014-09-19T12:05:00Z">
        <w:r>
          <w:t xml:space="preserve"> the expression evaluates to an empty string ("")</w:t>
        </w:r>
      </w:ins>
      <w:ins w:id="4877" w:author="Sammartano, Marc (BIC USA)" w:date="2014-09-19T12:11:00Z">
        <w:r>
          <w:t>,</w:t>
        </w:r>
      </w:ins>
      <w:ins w:id="4878" w:author="Sammartano, Marc (BIC USA)" w:date="2014-09-19T12:05:00Z">
        <w:r>
          <w:t xml:space="preserve"> the </w:t>
        </w:r>
      </w:ins>
      <w:ins w:id="4879" w:author="Sammartano, Marc (BIC USA)" w:date="2014-09-19T12:11:00Z">
        <w:r>
          <w:t>dialog box will be displayed with no title</w:t>
        </w:r>
      </w:ins>
      <w:ins w:id="4880" w:author="Sammartano, Marc (BIC USA)" w:date="2014-09-19T12:05:00Z">
        <w:r>
          <w:t>.</w:t>
        </w:r>
      </w:ins>
    </w:p>
    <w:p w:rsidR="00BD0BBD" w:rsidRDefault="00BD0BBD" w:rsidP="00ED539B">
      <w:pPr>
        <w:rPr>
          <w:ins w:id="4881" w:author="Sammartano, Marc (BIC USA)" w:date="2014-09-19T12:05:00Z"/>
        </w:rPr>
      </w:pPr>
      <w:ins w:id="4882" w:author="Sammartano, Marc (BIC USA)" w:date="2014-09-19T12:16:00Z">
        <w:r>
          <w:t>This command also accepts optional &lt;message_sexp&gt; and &lt;</w:t>
        </w:r>
      </w:ins>
      <w:ins w:id="4883" w:author="Sammartano, Marc (BIC USA)" w:date="2014-09-19T12:17:00Z">
        <w:r>
          <w:t xml:space="preserve">press_lvar&gt; parameters like those described in the </w:t>
        </w:r>
        <w:r w:rsidRPr="00BD0BBD">
          <w:rPr>
            <w:b/>
          </w:rPr>
          <w:t>Select</w:t>
        </w:r>
        <w:r>
          <w:t xml:space="preserve"> command</w:t>
        </w:r>
      </w:ins>
      <w:ins w:id="4884" w:author="Sammartano, Marc (BIC USA)" w:date="2014-09-19T12:18:00Z">
        <w:r>
          <w:t xml:space="preserve">, but they should not be used. The </w:t>
        </w:r>
      </w:ins>
      <w:ins w:id="4885" w:author="Sammartano, Marc (BIC USA)" w:date="2014-09-19T12:19:00Z">
        <w:r>
          <w:t>&lt;message_sexp&gt; is ignored and the &lt;press_lvar&gt; will always be set to 0.</w:t>
        </w:r>
      </w:ins>
    </w:p>
    <w:p w:rsidR="00D91C25" w:rsidRDefault="00D91C25" w:rsidP="005F4916">
      <w:pPr>
        <w:pStyle w:val="Heading3"/>
      </w:pPr>
      <w:bookmarkStart w:id="4886" w:name="_Toc400726588"/>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ins w:id="4887" w:author="Sammartano, Marc (BIC USA)" w:date="2014-09-29T09:16:00Z">
        <w:r w:rsidR="00042F1B">
          <w:t>result_</w:t>
        </w:r>
      </w:ins>
      <w:r w:rsidR="009732B3">
        <w:t>var&gt;{</w:t>
      </w:r>
      <w:r w:rsidR="00DA5DB5">
        <w:t xml:space="preserve">, </w:t>
      </w:r>
      <w:r w:rsidR="00B16337">
        <w:t>&lt;d</w:t>
      </w:r>
      <w:r w:rsidR="00F454BB">
        <w:t>efault_</w:t>
      </w:r>
      <w:r w:rsidR="009732B3">
        <w:t>exp&gt;}</w:t>
      </w:r>
      <w:ins w:id="4888" w:author="Sammartano, Marc (BIC USA)" w:date="2014-09-29T09:13:00Z">
        <w:r w:rsidR="00042F1B">
          <w:t>{, &lt;canceled_nvar</w:t>
        </w:r>
      </w:ins>
      <w:ins w:id="4889" w:author="Sammartano, Marc (BIC USA)" w:date="2014-09-29T09:14:00Z">
        <w:r w:rsidR="00042F1B">
          <w:t>&gt;</w:t>
        </w:r>
      </w:ins>
      <w:ins w:id="4890" w:author="Sammartano, Marc (BIC USA)" w:date="2014-09-29T09:15:00Z">
        <w:r w:rsidR="00042F1B">
          <w:t>}</w:t>
        </w:r>
      </w:ins>
      <w:bookmarkEnd w:id="4886"/>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ins w:id="4891" w:author="Sammartano, Marc (BIC USA)" w:date="2014-09-29T09:16:00Z">
        <w:r w:rsidR="00042F1B">
          <w:instrText>result_</w:instrText>
        </w:r>
      </w:ins>
      <w:r w:rsidR="008A6BAC" w:rsidRPr="002E6C8B">
        <w:instrText>var&gt;{</w:instrText>
      </w:r>
      <w:r w:rsidR="00DC7089">
        <w:instrText xml:space="preserve">, </w:instrText>
      </w:r>
      <w:r w:rsidR="00B16337">
        <w:instrText>&lt;d</w:instrText>
      </w:r>
      <w:r w:rsidR="008A6BAC" w:rsidRPr="002E6C8B">
        <w:instrText>efault_exp&gt;}</w:instrText>
      </w:r>
      <w:ins w:id="4892" w:author="Sammartano, Marc (BIC USA)" w:date="2014-09-29T09:14:00Z">
        <w:r w:rsidR="00042F1B">
          <w:instrText>,{&lt;canceled_nvar&gt;}</w:instrText>
        </w:r>
      </w:ins>
      <w:r w:rsidR="008A6BAC">
        <w:instrText xml:space="preserve">" </w:instrText>
      </w:r>
      <w:r w:rsidR="00520661">
        <w:fldChar w:fldCharType="end"/>
      </w:r>
    </w:p>
    <w:p w:rsidR="009732B3" w:rsidRDefault="009732B3" w:rsidP="00DA5DB5">
      <w:r>
        <w:t>Generates a</w:t>
      </w:r>
      <w:del w:id="4893" w:author="Sammartano, Marc (BIC USA)" w:date="2014-09-19T12:05:00Z">
        <w:r w:rsidR="00B25DB7" w:rsidDel="00ED539B">
          <w:delText>n</w:delText>
        </w:r>
        <w:r w:rsidDel="00ED539B">
          <w:delText xml:space="preserve"> </w:delText>
        </w:r>
        <w:r w:rsidR="00D1460F" w:rsidDel="00ED539B">
          <w:delText>input</w:delText>
        </w:r>
      </w:del>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ins w:id="4894" w:author="Sammartano, Marc (BIC USA)" w:date="2014-09-29T09:16:00Z">
        <w:r w:rsidR="00042F1B">
          <w:t>result_</w:t>
        </w:r>
      </w:ins>
      <w:r w:rsidR="008C0D8A">
        <w: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w:t>
      </w:r>
      <w:ins w:id="4895" w:author="Sammartano, Marc (BIC USA)" w:date="2014-09-29T09:17:00Z">
        <w:r w:rsidR="00042F1B">
          <w:t>result_</w:t>
        </w:r>
      </w:ins>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ins w:id="4896" w:author="Sammartano, Marc (BIC USA)" w:date="2014-09-29T09:17:00Z">
        <w:r w:rsidR="00042F1B">
          <w:t>result_</w:t>
        </w:r>
      </w:ins>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pPr>
        <w:rPr>
          <w:ins w:id="4897" w:author="Sammartano, Marc (BIC USA)" w:date="2014-09-29T09:20:00Z"/>
        </w:rPr>
      </w:pPr>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ins w:id="4898" w:author="Sammartano, Marc (BIC USA)" w:date="2014-09-29T09:17:00Z">
        <w:r w:rsidR="00042F1B">
          <w:t>result_</w:t>
        </w:r>
      </w:ins>
      <w:r>
        <w:t>var&gt; type.</w:t>
      </w:r>
    </w:p>
    <w:p w:rsidR="00020A6F" w:rsidRDefault="00042F1B" w:rsidP="00DA5DB5">
      <w:pPr>
        <w:rPr>
          <w:ins w:id="4899" w:author="Sammartano, Marc (BIC USA)" w:date="2014-09-29T09:27:00Z"/>
        </w:rPr>
      </w:pPr>
      <w:ins w:id="4900" w:author="Sammartano, Marc (BIC USA)" w:date="2014-09-29T09:20:00Z">
        <w:r>
          <w:t>The varia</w:t>
        </w:r>
        <w:r w:rsidR="00020A6F">
          <w:t xml:space="preserve">ble &lt;canceled_nvar&gt; controls what happens if the </w:t>
        </w:r>
      </w:ins>
      <w:ins w:id="4901" w:author="Sammartano, Marc (BIC USA)" w:date="2014-09-29T09:21:00Z">
        <w:r w:rsidR="00020A6F">
          <w:t>user cancels the dialog</w:t>
        </w:r>
      </w:ins>
      <w:ins w:id="4902" w:author="Sammartano, Marc (BIC USA)" w:date="2014-09-29T09:23:00Z">
        <w:r w:rsidR="00020A6F">
          <w:t>, either</w:t>
        </w:r>
      </w:ins>
      <w:ins w:id="4903" w:author="Sammartano, Marc (BIC USA)" w:date="2014-09-29T09:22:00Z">
        <w:r w:rsidR="00020A6F">
          <w:t xml:space="preserve"> by tapping the Back key or </w:t>
        </w:r>
      </w:ins>
      <w:ins w:id="4904" w:author="Sammartano, Marc (BIC USA)" w:date="2014-09-29T09:23:00Z">
        <w:r w:rsidR="00020A6F">
          <w:t xml:space="preserve">by </w:t>
        </w:r>
      </w:ins>
      <w:ins w:id="4905" w:author="Sammartano, Marc (BIC USA)" w:date="2014-09-29T09:22:00Z">
        <w:r w:rsidR="00020A6F">
          <w:t>touching anywhere outside of the dialog box.</w:t>
        </w:r>
      </w:ins>
    </w:p>
    <w:p w:rsidR="00020A6F" w:rsidRPr="00020A6F" w:rsidRDefault="00020A6F" w:rsidP="00DA5DB5">
      <w:ins w:id="4906" w:author="Sammartano, Marc (BIC USA)" w:date="2014-09-29T09:27:00Z">
        <w:r>
          <w:t xml:space="preserve">If you provide a &lt;canceled_nvar&gt;, its value is set to </w:t>
        </w:r>
      </w:ins>
      <w:ins w:id="4907" w:author="Sammartano, Marc (BIC USA)" w:date="2014-09-29T09:28:00Z">
        <w:r>
          <w:rPr>
            <w:b/>
          </w:rPr>
          <w:t>false</w:t>
        </w:r>
        <w:r>
          <w:t xml:space="preserve"> (0) if the user taps the </w:t>
        </w:r>
        <w:r>
          <w:rPr>
            <w:b/>
          </w:rPr>
          <w:t>OK</w:t>
        </w:r>
        <w:r>
          <w:t xml:space="preserve"> button, and </w:t>
        </w:r>
        <w:r>
          <w:rPr>
            <w:b/>
          </w:rPr>
          <w:t>true</w:t>
        </w:r>
        <w:r>
          <w:t xml:space="preserve"> (1) if the users cancels the dialog.</w:t>
        </w:r>
      </w:ins>
    </w:p>
    <w:p w:rsidR="009732B3" w:rsidRDefault="00020A6F" w:rsidP="00DA5DB5">
      <w:ins w:id="4908" w:author="Sammartano, Marc (BIC USA)" w:date="2014-09-29T09:26:00Z">
        <w:r>
          <w:t xml:space="preserve">If you do not provide a &lt;canceled_nvar&gt;, a canceled dialog is reported as an error. </w:t>
        </w:r>
      </w:ins>
      <w:del w:id="4909" w:author="Sammartano, Marc (BIC USA)" w:date="2014-09-29T09:27:00Z">
        <w:r w:rsidR="009732B3" w:rsidDel="00020A6F">
          <w:delText>If the user</w:delText>
        </w:r>
        <w:r w:rsidR="00C16B63" w:rsidDel="00020A6F">
          <w:delText xml:space="preserve"> tap</w:delText>
        </w:r>
        <w:r w:rsidR="009732B3" w:rsidDel="00020A6F">
          <w:delText xml:space="preserve">s the </w:delText>
        </w:r>
        <w:r w:rsidR="00D22D9C" w:rsidDel="00020A6F">
          <w:delText>BACK key</w:delText>
        </w:r>
        <w:r w:rsidR="009732B3" w:rsidDel="00020A6F">
          <w:delText xml:space="preserve"> when the dialog box is being displayed, </w:delText>
        </w:r>
        <w:r w:rsidR="009A10E6" w:rsidDel="00020A6F">
          <w:delText>u</w:delText>
        </w:r>
      </w:del>
      <w:ins w:id="4910" w:author="Sammartano, Marc (BIC USA)" w:date="2014-09-29T09:27:00Z">
        <w:r>
          <w:t>U</w:t>
        </w:r>
      </w:ins>
      <w:r w:rsidR="009A10E6">
        <w:t xml:space="preserve">nless there is an </w:t>
      </w:r>
      <w:r w:rsidR="00F5651B">
        <w:t>"</w:t>
      </w:r>
      <w:r w:rsidR="009A10E6">
        <w:t>OnError:</w:t>
      </w:r>
      <w:r w:rsidR="00F5651B">
        <w:t>"</w:t>
      </w:r>
      <w:r w:rsidR="009A10E6">
        <w:t xml:space="preserve"> </w:t>
      </w:r>
      <w:r w:rsidR="009732B3">
        <w:t>the user will see the messages:</w:t>
      </w:r>
    </w:p>
    <w:p w:rsidR="009732B3" w:rsidRDefault="00D1460F" w:rsidP="00B16337">
      <w:pPr>
        <w:pStyle w:val="Codeexample"/>
      </w:pPr>
      <w:r>
        <w:t>Input dialo</w:t>
      </w:r>
      <w:r w:rsidR="009732B3">
        <w:t>g cancelled</w:t>
      </w:r>
    </w:p>
    <w:p w:rsidR="009732B3" w:rsidRDefault="009732B3" w:rsidP="00B16337">
      <w:pPr>
        <w:pStyle w:val="Codeexample"/>
      </w:pPr>
      <w:r>
        <w:t>Execution halted</w:t>
      </w:r>
    </w:p>
    <w:p w:rsidR="009A10E6" w:rsidRDefault="009A10E6" w:rsidP="00DA5DB5">
      <w:pPr>
        <w:rPr>
          <w:ins w:id="4911" w:author="Sammartano, Marc (BIC USA)" w:date="2014-09-29T09:29:00Z"/>
        </w:rPr>
      </w:pPr>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020A6F" w:rsidRDefault="00020A6F" w:rsidP="00DA5DB5">
      <w:pPr>
        <w:rPr>
          <w:ins w:id="4912" w:author="Sammartano, Marc (BIC USA)" w:date="2014-09-29T09:31:00Z"/>
        </w:rPr>
      </w:pPr>
      <w:ins w:id="4913" w:author="Sammartano, Marc (BIC USA)" w:date="2014-09-29T09:29:00Z">
        <w:r>
          <w:t xml:space="preserve">The </w:t>
        </w:r>
      </w:ins>
      <w:ins w:id="4914" w:author="Sammartano, Marc (BIC USA)" w:date="2014-09-29T09:35:00Z">
        <w:r w:rsidR="00C55945">
          <w:t xml:space="preserve">&lt;result_var&gt; parameter is required. All others are </w:t>
        </w:r>
      </w:ins>
      <w:ins w:id="4915" w:author="Sammartano, Marc (BIC USA)" w:date="2014-09-29T09:29:00Z">
        <w:r>
          <w:t>optional, but positional.</w:t>
        </w:r>
      </w:ins>
      <w:ins w:id="4916" w:author="Sammartano, Marc (BIC USA)" w:date="2014-09-29T09:36:00Z">
        <w:r w:rsidR="00C55945">
          <w:t xml:space="preserve"> These are all valid</w:t>
        </w:r>
      </w:ins>
      <w:ins w:id="4917" w:author="Sammartano, Marc (BIC USA)" w:date="2014-09-29T09:31:00Z">
        <w:r w:rsidR="00C55945">
          <w:t>:</w:t>
        </w:r>
      </w:ins>
    </w:p>
    <w:p w:rsidR="00C55945" w:rsidRPr="00C55945" w:rsidRDefault="00C55945" w:rsidP="00C55945">
      <w:pPr>
        <w:pStyle w:val="Codeexample"/>
        <w:rPr>
          <w:ins w:id="4918" w:author="Sammartano, Marc (BIC USA)" w:date="2014-09-29T09:33:00Z"/>
        </w:rPr>
      </w:pPr>
      <w:ins w:id="4919" w:author="Sammartano, Marc (BIC USA)" w:date="2014-09-29T09:33:00Z">
        <w:r>
          <w:t>INPUT "prompt", result$, "default", isCanceled</w:t>
        </w:r>
      </w:ins>
    </w:p>
    <w:p w:rsidR="00C55945" w:rsidRPr="00C55945" w:rsidRDefault="00C55945" w:rsidP="00C55945">
      <w:pPr>
        <w:pStyle w:val="Codeexample"/>
        <w:rPr>
          <w:ins w:id="4920" w:author="Sammartano, Marc (BIC USA)" w:date="2014-09-29T09:34:00Z"/>
        </w:rPr>
      </w:pPr>
      <w:ins w:id="4921" w:author="Sammartano, Marc (BIC USA)" w:date="2014-09-29T09:34:00Z">
        <w:r>
          <w:t>INPUT , result$, "default"</w:t>
        </w:r>
      </w:ins>
    </w:p>
    <w:p w:rsidR="00C55945" w:rsidRPr="00C55945" w:rsidRDefault="00C55945" w:rsidP="00C55945">
      <w:pPr>
        <w:pStyle w:val="Codeexample"/>
        <w:rPr>
          <w:ins w:id="4922" w:author="Sammartano, Marc (BIC USA)" w:date="2014-09-29T09:33:00Z"/>
        </w:rPr>
      </w:pPr>
      <w:ins w:id="4923" w:author="Sammartano, Marc (BIC USA)" w:date="2014-09-29T09:33:00Z">
        <w:r>
          <w:t>INPUT "prompt", result$, , isCanceled</w:t>
        </w:r>
      </w:ins>
    </w:p>
    <w:p w:rsidR="00C55945" w:rsidRPr="00C55945" w:rsidRDefault="00C55945" w:rsidP="00C55945">
      <w:pPr>
        <w:pStyle w:val="Codeexample"/>
        <w:rPr>
          <w:ins w:id="4924" w:author="Sammartano, Marc (BIC USA)" w:date="2014-09-29T09:33:00Z"/>
        </w:rPr>
      </w:pPr>
      <w:ins w:id="4925" w:author="Sammartano, Marc (BIC USA)" w:date="2014-09-29T09:33:00Z">
        <w:r>
          <w:t>INPUT "prompt", result$</w:t>
        </w:r>
      </w:ins>
    </w:p>
    <w:p w:rsidR="00C55945" w:rsidRDefault="00C55945" w:rsidP="00C55945">
      <w:pPr>
        <w:pStyle w:val="Codeexample"/>
        <w:rPr>
          <w:ins w:id="4926" w:author="Sammartano, Marc (BIC USA)" w:date="2014-09-29T09:36:00Z"/>
        </w:rPr>
      </w:pPr>
      <w:ins w:id="4927" w:author="Sammartano, Marc (BIC USA)" w:date="2014-09-29T09:31:00Z">
        <w:r>
          <w:t xml:space="preserve">INPUT </w:t>
        </w:r>
      </w:ins>
      <w:ins w:id="4928" w:author="Sammartano, Marc (BIC USA)" w:date="2014-09-29T09:33:00Z">
        <w:r>
          <w:t>,</w:t>
        </w:r>
      </w:ins>
      <w:ins w:id="4929" w:author="Sammartano, Marc (BIC USA)" w:date="2014-09-29T09:31:00Z">
        <w:r>
          <w:t xml:space="preserve"> </w:t>
        </w:r>
      </w:ins>
      <w:ins w:id="4930" w:author="Sammartano, Marc (BIC USA)" w:date="2014-09-29T09:32:00Z">
        <w:r>
          <w:t>result$</w:t>
        </w:r>
      </w:ins>
    </w:p>
    <w:p w:rsidR="00C55945" w:rsidRPr="00C55945" w:rsidRDefault="00C55945" w:rsidP="00C55945">
      <w:ins w:id="4931" w:author="Sammartano, Marc (BIC USA)" w:date="2014-09-29T09:36:00Z">
        <w:r>
          <w:t xml:space="preserve">Note the use of commas as </w:t>
        </w:r>
      </w:ins>
      <w:ins w:id="4932" w:author="Sammartano, Marc (BIC USA)" w:date="2014-09-29T09:37:00Z">
        <w:r>
          <w:t xml:space="preserve">parameter </w:t>
        </w:r>
      </w:ins>
      <w:ins w:id="4933" w:author="Sammartano, Marc (BIC USA)" w:date="2014-09-29T09:36:00Z">
        <w:r>
          <w:t>placeholders.</w:t>
        </w:r>
      </w:ins>
    </w:p>
    <w:p w:rsidR="00D91C25" w:rsidRDefault="00D91C25" w:rsidP="005F4916">
      <w:pPr>
        <w:pStyle w:val="Heading3"/>
      </w:pPr>
      <w:bookmarkStart w:id="4934" w:name="_Toc400726589"/>
      <w:r>
        <w:t>Inkey$</w:t>
      </w:r>
      <w:r w:rsidR="00D1460F">
        <w:t xml:space="preserve"> &lt;svar&gt;</w:t>
      </w:r>
      <w:bookmarkEnd w:id="4934"/>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lastRenderedPageBreak/>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C0B75" w:rsidRDefault="007C0B75" w:rsidP="007C0B75">
      <w:pPr>
        <w:pStyle w:val="Heading3"/>
      </w:pPr>
      <w:bookmarkStart w:id="4935" w:name="_Toc400726590"/>
      <w:moveToRangeStart w:id="4936" w:author="Sammartano, Marc (BIC USA)" w:date="2014-09-29T10:13:00Z" w:name="move399748925"/>
      <w:moveTo w:id="4937" w:author="Sammartano, Marc (BIC USA)" w:date="2014-09-29T10:13:00Z">
        <w:r>
          <w:t>Popup &lt;message_sexp&gt;, &lt;x_nexp&gt;, &lt;y_nexp&gt;, &lt;duration_nexp&gt;</w:t>
        </w:r>
        <w:bookmarkEnd w:id="4935"/>
        <w:r>
          <w:fldChar w:fldCharType="begin"/>
        </w:r>
        <w:r>
          <w:instrText xml:space="preserve"> XE "</w:instrText>
        </w:r>
        <w:r w:rsidRPr="00B46629">
          <w:instrText>Popup &lt;message_sexp&gt;, &lt;x_nexp&gt;, &lt;</w:instrText>
        </w:r>
        <w:r>
          <w:instrText>y</w:instrText>
        </w:r>
        <w:r w:rsidRPr="00B46629">
          <w:instrText>_nexp&gt;, &lt;duration_nexp&gt;</w:instrText>
        </w:r>
        <w:r>
          <w:instrText xml:space="preserve">" </w:instrText>
        </w:r>
        <w:r>
          <w:fldChar w:fldCharType="end"/>
        </w:r>
      </w:moveTo>
    </w:p>
    <w:p w:rsidR="007C0B75" w:rsidRDefault="007C0B75" w:rsidP="007C0B75">
      <w:moveTo w:id="4938" w:author="Sammartano, Marc (BIC USA)" w:date="2014-09-29T10:13:00Z">
        <w:r>
          <w:t xml:space="preserve">Pops up a small message for a limited duration. </w:t>
        </w:r>
      </w:moveTo>
    </w:p>
    <w:p w:rsidR="007C0B75" w:rsidRDefault="007C0B75" w:rsidP="007C0B75">
      <w:moveTo w:id="4939" w:author="Sammartano, Marc (BIC USA)" w:date="2014-09-29T10:13:00Z">
        <w:r>
          <w:t xml:space="preserve">The message is &lt;message_sexp&gt;. </w:t>
        </w:r>
      </w:moveTo>
    </w:p>
    <w:p w:rsidR="007C0B75" w:rsidRDefault="007C0B75" w:rsidP="007C0B75">
      <w:moveTo w:id="4940" w:author="Sammartano, Marc (BIC USA)" w:date="2014-09-29T10:13:00Z">
        <w:r>
          <w:t>The duration of the message is either 2 seconds or 4 seconds. If &lt;duration_nexp&gt; = 0 the duration will be 2 seconds. If &lt;duration_nexp&gt; &lt;&gt; 0 the duration will be 4 seconds.</w:t>
        </w:r>
      </w:moveTo>
    </w:p>
    <w:p w:rsidR="007C0B75" w:rsidRPr="00CE663E" w:rsidRDefault="007C0B75" w:rsidP="007C0B75">
      <w:moveTo w:id="4941" w:author="Sammartano, Marc (BIC USA)" w:date="2014-09-29T10:13:00Z">
        <w:r>
          <w:t xml:space="preserve">The default location for the Popup is the center of the screen. </w:t>
        </w:r>
        <w:del w:id="4942" w:author="Sammartano, Marc (BIC USA)" w:date="2014-10-10T12:04:00Z">
          <w:r w:rsidDel="00D571D4">
            <w:delText xml:space="preserve"> </w:delText>
          </w:r>
        </w:del>
        <w:r>
          <w:t>The &lt;x_nexp&gt;, &lt;y_nexp&gt; pair gives a displacement from the center. The values may be negative.</w:t>
        </w:r>
      </w:moveTo>
    </w:p>
    <w:p w:rsidR="00ED539B" w:rsidRDefault="00ED539B" w:rsidP="00662FB4">
      <w:pPr>
        <w:pStyle w:val="Heading3"/>
      </w:pPr>
      <w:bookmarkStart w:id="4943" w:name="_Toc400726591"/>
      <w:moveToRangeStart w:id="4944" w:author="Sammartano, Marc (BIC USA)" w:date="2014-09-19T12:05:00Z" w:name="move398891642"/>
      <w:moveToRangeEnd w:id="4936"/>
      <w:moveTo w:id="4945" w:author="Sammartano, Marc (BIC USA)" w:date="2014-09-19T12:05:00Z">
        <w:r>
          <w:t>Select &lt;selection_nvar&gt;, &lt;Array$[]&gt;|&lt;list_nexp&gt; {,&lt;title_sexp&gt; {, &lt;message_sexp&gt; } } {,&lt;press_lvar&gt; }</w:t>
        </w:r>
        <w:bookmarkEnd w:id="4943"/>
        <w:r>
          <w:fldChar w:fldCharType="begin"/>
        </w:r>
        <w:r>
          <w:instrText xml:space="preserve"> XE "</w:instrText>
        </w:r>
        <w:r w:rsidRPr="00BB7FC4">
          <w:instrText xml:space="preserve">Select &lt;selection_nvar&gt;,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moveTo>
    </w:p>
    <w:p w:rsidR="00ED539B" w:rsidDel="00CF51F7" w:rsidRDefault="00ED539B" w:rsidP="00ED539B">
      <w:pPr>
        <w:rPr>
          <w:del w:id="4946" w:author="Sammartano, Marc (BIC USA)" w:date="2014-09-19T12:32:00Z"/>
        </w:rPr>
      </w:pPr>
      <w:moveTo w:id="4947" w:author="Sammartano, Marc (BIC USA)" w:date="2014-09-19T12:05:00Z">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moveTo>
      <w:ins w:id="4948" w:author="Sammartano, Marc (BIC USA)" w:date="2014-09-19T12:34:00Z">
        <w:r w:rsidR="00CF51F7">
          <w:t>o</w:t>
        </w:r>
      </w:ins>
      <w:moveTo w:id="4949" w:author="Sammartano, Marc (BIC USA)" w:date="2014-09-19T12:05:00Z">
        <w:r>
          <w:t>f</w:t>
        </w:r>
        <w:del w:id="4950" w:author="Sammartano, Marc (BIC USA)" w:date="2014-09-19T12:34:00Z">
          <w:r w:rsidDel="00CF51F7">
            <w:delText>or</w:delText>
          </w:r>
        </w:del>
        <w:r>
          <w:t xml:space="preserve"> that line </w:t>
        </w:r>
        <w:del w:id="4951" w:author="Sammartano, Marc (BIC USA)" w:date="2014-09-19T12:31:00Z">
          <w:r w:rsidDel="00CF51F7">
            <w:delText>will be</w:delText>
          </w:r>
        </w:del>
      </w:moveTo>
      <w:ins w:id="4952" w:author="Sammartano, Marc (BIC USA)" w:date="2014-09-19T12:31:00Z">
        <w:r w:rsidR="00CF51F7">
          <w:t>is</w:t>
        </w:r>
      </w:ins>
      <w:moveTo w:id="4953" w:author="Sammartano, Marc (BIC USA)" w:date="2014-09-19T12:05:00Z">
        <w:r>
          <w:t xml:space="preserve"> returned</w:t>
        </w:r>
        <w:del w:id="4954" w:author="Sammartano, Marc (BIC USA)" w:date="2014-09-19T12:31:00Z">
          <w:r w:rsidDel="00CF51F7">
            <w:delText>.</w:delText>
          </w:r>
        </w:del>
      </w:moveTo>
    </w:p>
    <w:p w:rsidR="00ED539B" w:rsidRDefault="00CF51F7" w:rsidP="00ED539B">
      <w:ins w:id="4955" w:author="Sammartano, Marc (BIC USA)" w:date="2014-09-19T12:33:00Z">
        <w:r>
          <w:t xml:space="preserve"> </w:t>
        </w:r>
      </w:ins>
      <w:ins w:id="4956" w:author="Sammartano, Marc (BIC USA)" w:date="2014-09-19T12:32:00Z">
        <w:r>
          <w:t xml:space="preserve">in the </w:t>
        </w:r>
      </w:ins>
      <w:moveTo w:id="4957" w:author="Sammartano, Marc (BIC USA)" w:date="2014-09-19T12:05:00Z">
        <w:r w:rsidR="00ED539B">
          <w:t>&lt;selection_nvar&gt;</w:t>
        </w:r>
        <w:del w:id="4958" w:author="Sammartano, Marc (BIC USA)" w:date="2014-09-19T12:09:00Z">
          <w:r w:rsidR="00ED539B" w:rsidDel="00ED539B">
            <w:delText xml:space="preserve"> </w:delText>
          </w:r>
        </w:del>
        <w:del w:id="4959" w:author="Sammartano, Marc (BIC USA)" w:date="2014-09-19T12:32:00Z">
          <w:r w:rsidR="00ED539B" w:rsidDel="00CF51F7">
            <w:delText xml:space="preserve"> is the numeric variable into which the selection </w:delText>
          </w:r>
        </w:del>
        <w:del w:id="4960" w:author="Sammartano, Marc (BIC USA)" w:date="2014-09-19T12:09:00Z">
          <w:r w:rsidR="00ED539B" w:rsidDel="00ED539B">
            <w:delText xml:space="preserve">array </w:delText>
          </w:r>
        </w:del>
        <w:del w:id="4961" w:author="Sammartano, Marc (BIC USA)" w:date="2014-09-19T12:32:00Z">
          <w:r w:rsidR="00ED539B" w:rsidDel="00CF51F7">
            <w:delText>index will be returned</w:delText>
          </w:r>
        </w:del>
        <w:r w:rsidR="00ED539B">
          <w:t>.</w:t>
        </w:r>
      </w:moveTo>
      <w:ins w:id="4962" w:author="Sammartano, Marc (BIC USA)" w:date="2014-09-19T12:31:00Z">
        <w:r>
          <w:t xml:space="preserve"> If the user presses the Back key, then the returned value is 0.</w:t>
        </w:r>
      </w:ins>
    </w:p>
    <w:p w:rsidR="00ED539B" w:rsidRDefault="00ED539B" w:rsidP="00ED539B">
      <w:moveTo w:id="4963" w:author="Sammartano, Marc (BIC USA)" w:date="2014-09-19T12:05:00Z">
        <w:r>
          <w:t>&lt;</w:t>
        </w:r>
        <w:del w:id="4964" w:author="Sammartano, Marc (BIC USA)" w:date="2014-09-19T12:17:00Z">
          <w:r w:rsidDel="00BD0BBD">
            <w:delText xml:space="preserve"> </w:delText>
          </w:r>
        </w:del>
        <w:r>
          <w:t>Array$[]&gt; is a string array that holds the list of items to be selected. The array is specified without an index but must have been previously dimensioned</w:t>
        </w:r>
      </w:moveTo>
      <w:ins w:id="4965" w:author="Sammartano, Marc (BIC USA)" w:date="2014-09-23T18:32:00Z">
        <w:r w:rsidR="00B81C9C">
          <w:t>,</w:t>
        </w:r>
      </w:ins>
      <w:moveTo w:id="4966" w:author="Sammartano, Marc (BIC USA)" w:date="2014-09-19T12:05:00Z">
        <w:del w:id="4967" w:author="Sammartano, Marc (BIC USA)" w:date="2014-09-23T18:32:00Z">
          <w:r w:rsidDel="00B81C9C">
            <w:delText xml:space="preserve"> or</w:delText>
          </w:r>
        </w:del>
        <w:r>
          <w:t xml:space="preserve"> loaded via Array.load</w:t>
        </w:r>
      </w:moveTo>
      <w:ins w:id="4968" w:author="Sammartano, Marc (BIC USA)" w:date="2014-09-23T18:32:00Z">
        <w:r w:rsidR="00B81C9C">
          <w:t>, or created by another command</w:t>
        </w:r>
      </w:ins>
      <w:moveTo w:id="4969" w:author="Sammartano, Marc (BIC USA)" w:date="2014-09-19T12:05:00Z">
        <w:r>
          <w:t>.</w:t>
        </w:r>
      </w:moveTo>
    </w:p>
    <w:p w:rsidR="00ED539B" w:rsidRDefault="00ED539B" w:rsidP="00ED539B">
      <w:moveTo w:id="4970" w:author="Sammartano, Marc (BIC USA)" w:date="2014-09-19T12:05:00Z">
        <w:r>
          <w:t>As an alternative to an array, a string-type list may be specified in the &lt;list_nexp&gt;.</w:t>
        </w:r>
      </w:moveTo>
    </w:p>
    <w:p w:rsidR="00ED539B" w:rsidRDefault="00ED539B" w:rsidP="00ED539B">
      <w:moveTo w:id="4971" w:author="Sammartano, Marc (BIC USA)" w:date="2014-09-19T12:05:00Z">
        <w:r>
          <w:t>The &lt;title_sexp&gt; is an optional string expression that will be placed into the title bar at the top of the selection screen. If the parameter is not present, the screen will display a default title. If the expression evaluates to an empty string ("") the title will be blank.</w:t>
        </w:r>
      </w:moveTo>
    </w:p>
    <w:p w:rsidR="00ED539B" w:rsidRDefault="00ED539B" w:rsidP="00ED539B">
      <w:moveTo w:id="4972" w:author="Sammartano, Marc (BIC USA)" w:date="2014-09-19T12:05:00Z">
        <w:r>
          <w:t>The &lt;message_sexp&gt; is an optional string expression that will be displayed in a short Popup message. If the message is an empty string ("") there will be no Popup. If the parameter is absent, the &lt;title_sexp&gt; string will be used instead, but if the &lt;title_sexp&gt; is also missing or empty, there will be no Popup.</w:t>
        </w:r>
      </w:moveTo>
    </w:p>
    <w:p w:rsidR="00ED539B" w:rsidRDefault="00ED539B" w:rsidP="00ED539B">
      <w:moveTo w:id="4973" w:author="Sammartano, Marc (BIC USA)" w:date="2014-09-19T12:05:00Z">
        <w:r>
          <w:t xml:space="preserve">If you want a </w:t>
        </w:r>
        <w:del w:id="4974" w:author="Sammartano, Marc (BIC USA)" w:date="2014-09-19T12:14:00Z">
          <w:r w:rsidDel="00BD0BBD">
            <w:delText>&lt;</w:delText>
          </w:r>
        </w:del>
        <w:r>
          <w:t>message</w:t>
        </w:r>
        <w:del w:id="4975" w:author="Sammartano, Marc (BIC USA)" w:date="2014-09-19T12:14:00Z">
          <w:r w:rsidDel="00BD0BBD">
            <w:delText>_sexp&gt;</w:delText>
          </w:r>
        </w:del>
        <w:r>
          <w:t xml:space="preserve"> </w:t>
        </w:r>
        <w:del w:id="4976" w:author="Sammartano, Marc (BIC USA)" w:date="2014-09-19T12:14:00Z">
          <w:r w:rsidDel="00BD0BBD">
            <w:delText>with</w:delText>
          </w:r>
        </w:del>
      </w:moveTo>
      <w:ins w:id="4977" w:author="Sammartano, Marc (BIC USA)" w:date="2014-09-19T12:15:00Z">
        <w:r w:rsidR="00BD0BBD">
          <w:t>but</w:t>
        </w:r>
      </w:ins>
      <w:moveTo w:id="4978" w:author="Sammartano, Marc (BIC USA)" w:date="2014-09-19T12:05:00Z">
        <w:r>
          <w:t xml:space="preserve"> no </w:t>
        </w:r>
        <w:del w:id="4979" w:author="Sammartano, Marc (BIC USA)" w:date="2014-09-19T12:14:00Z">
          <w:r w:rsidDel="00BD0BBD">
            <w:delText>&lt;</w:delText>
          </w:r>
        </w:del>
        <w:r>
          <w:t>title</w:t>
        </w:r>
        <w:del w:id="4980" w:author="Sammartano, Marc (BIC USA)" w:date="2014-09-19T12:14:00Z">
          <w:r w:rsidDel="00BD0BBD">
            <w:delText>_sexp&gt;</w:delText>
          </w:r>
        </w:del>
        <w:r>
          <w:t>, make the &lt;title_sexp&gt; an empty string, or omit the &lt;title_sexp&gt; but keep the following comma.</w:t>
        </w:r>
      </w:moveTo>
    </w:p>
    <w:p w:rsidR="00ED539B" w:rsidRDefault="00ED539B" w:rsidP="00ED539B">
      <w:moveTo w:id="4981" w:author="Sammartano, Marc (BIC USA)" w:date="2014-09-19T12:05:00Z">
        <w:r>
          <w:t>The &lt;press_lvar&gt; is optional. If present, the type of user tap—long or short—will be returned in &lt;press_lvar&gt;. The value returned will be 0 (false) if the user selected the item with a short tap. The value returned will be 1 (true) if the user selected the item with a long press.</w:t>
        </w:r>
      </w:moveTo>
    </w:p>
    <w:p w:rsidR="007B5B5A" w:rsidRDefault="006E0666" w:rsidP="005F4916">
      <w:pPr>
        <w:pStyle w:val="Heading3"/>
        <w:rPr>
          <w:rFonts w:eastAsia="Times New Roman"/>
        </w:rPr>
      </w:pPr>
      <w:bookmarkStart w:id="4982" w:name="_Toc400726592"/>
      <w:moveToRangeEnd w:id="4944"/>
      <w:r>
        <w:rPr>
          <w:rFonts w:eastAsia="Times New Roman"/>
        </w:rPr>
        <w:lastRenderedPageBreak/>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4982"/>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w:t>
      </w:r>
      <w:ins w:id="4983" w:author="Sammartano, Marc (BIC USA)" w:date="2014-09-23T18:33:00Z">
        <w:r w:rsidR="00B74A5D">
          <w:t>ack</w:t>
        </w:r>
      </w:ins>
      <w:del w:id="4984" w:author="Sammartano, Marc (BIC USA)" w:date="2014-09-23T18:33:00Z">
        <w:r w:rsidR="00D22D9C" w:rsidDel="00B74A5D">
          <w:delText>ACK</w:delText>
        </w:r>
      </w:del>
      <w:r w:rsidR="00D22D9C">
        <w:t xml:space="preserve">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6D1B99" w:rsidRPr="006D1B99" w:rsidRDefault="00F5620B" w:rsidP="006D1B99">
      <w:pPr>
        <w:pStyle w:val="Codeexample"/>
      </w:pPr>
      <w:r w:rsidRPr="006D1B99">
        <w:t>grabfile s$, "../source/</w:t>
      </w:r>
      <w:r w:rsidR="004A1077" w:rsidRPr="006D1B99">
        <w:t xml:space="preserve"> Sample_Programs</w:t>
      </w:r>
      <w:r w:rsidRPr="006D1B99">
        <w:t>/f01_commands.bas"</w:t>
      </w:r>
    </w:p>
    <w:p w:rsidR="006D1B99" w:rsidRPr="006D1B99" w:rsidRDefault="00F5620B" w:rsidP="006D1B99">
      <w:pPr>
        <w:pStyle w:val="Codeexample"/>
      </w:pPr>
      <w:r w:rsidRPr="006D1B99">
        <w:t>text.input r$,s$</w:t>
      </w:r>
    </w:p>
    <w:p w:rsidR="006D1B99" w:rsidRPr="006D1B99" w:rsidRDefault="00F5620B" w:rsidP="006D1B99">
      <w:pPr>
        <w:pStyle w:val="Codeexample"/>
      </w:pPr>
      <w:r w:rsidRPr="006D1B99">
        <w:t>print r$</w:t>
      </w:r>
    </w:p>
    <w:p w:rsidR="00F5620B" w:rsidRPr="006D1B99" w:rsidRDefault="00F5620B" w:rsidP="006D1B99">
      <w:pPr>
        <w:pStyle w:val="Codeexample"/>
      </w:pPr>
      <w:r w:rsidRPr="006D1B99">
        <w:t>end</w:t>
      </w:r>
    </w:p>
    <w:p w:rsidR="00833CF8" w:rsidRDefault="00833CF8" w:rsidP="005F4916">
      <w:pPr>
        <w:pStyle w:val="Heading3"/>
      </w:pPr>
      <w:bookmarkStart w:id="4985" w:name="_Toc400726593"/>
      <w:r w:rsidRPr="00833CF8">
        <w:t>TGet &lt;result_svar&gt;</w:t>
      </w:r>
      <w:r>
        <w:t>, &lt;prompt_sexp&gt; {, &lt;title_sexp&gt;</w:t>
      </w:r>
      <w:r w:rsidRPr="00833CF8">
        <w:t>}</w:t>
      </w:r>
      <w:bookmarkEnd w:id="4985"/>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662FB4">
      <w:pPr>
        <w:pStyle w:val="Heading3"/>
      </w:pPr>
      <w:bookmarkStart w:id="4986" w:name="_Toc400726594"/>
      <w:r>
        <w:t>Kb.</w:t>
      </w:r>
      <w:r w:rsidR="00194BF8">
        <w:t>toggle</w:t>
      </w:r>
      <w:bookmarkEnd w:id="4986"/>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w:t>
      </w:r>
      <w:del w:id="4987" w:author="Sammartano, Marc (BIC USA)" w:date="2014-09-14T12:07:00Z">
        <w:r w:rsidDel="003F5D44">
          <w:delText>i</w:delText>
        </w:r>
      </w:del>
      <w:ins w:id="4988" w:author="Sammartano, Marc (BIC USA)" w:date="2014-09-14T12:07:00Z">
        <w:r w:rsidR="003F5D44">
          <w:t>e</w:t>
        </w:r>
      </w:ins>
      <w:r>
        <w:t>nsure that the keyboard visibility has time to change.</w:t>
      </w:r>
    </w:p>
    <w:p w:rsidR="007B41AD" w:rsidRDefault="007B41AD" w:rsidP="00662FB4">
      <w:pPr>
        <w:pStyle w:val="Heading3"/>
      </w:pPr>
      <w:bookmarkStart w:id="4989" w:name="_Toc400726595"/>
      <w:r>
        <w:t>Kb.hide</w:t>
      </w:r>
      <w:bookmarkEnd w:id="4989"/>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xml:space="preserve">. The following code will </w:t>
      </w:r>
      <w:del w:id="4990" w:author="Sammartano, Marc (BIC USA)" w:date="2014-09-14T12:07:00Z">
        <w:r w:rsidDel="003F5D44">
          <w:delText>i</w:delText>
        </w:r>
      </w:del>
      <w:ins w:id="4991" w:author="Sammartano, Marc (BIC USA)" w:date="2014-09-14T12:07:00Z">
        <w:r w:rsidR="003F5D44">
          <w:t>e</w:t>
        </w:r>
      </w:ins>
      <w:r>
        <w:t>nsure that the soft keyboard is shown regardless of whether the keyboard is showing in the Editor.</w:t>
      </w:r>
    </w:p>
    <w:p w:rsidR="006873CE" w:rsidRDefault="006873CE" w:rsidP="007B2223">
      <w:pPr>
        <w:pStyle w:val="Codeexample"/>
      </w:pPr>
      <w:r>
        <w:lastRenderedPageBreak/>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4992" w:name="_Toc400726596"/>
      <w:r>
        <w:t>Working with Files</w:t>
      </w:r>
      <w:bookmarkEnd w:id="4992"/>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4993" w:name="_Toc400726597"/>
      <w:r>
        <w:t>Paths Explained</w:t>
      </w:r>
      <w:bookmarkEnd w:id="4993"/>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del w:id="4994" w:author="Sammartano, Marc (BIC USA)" w:date="2014-10-10T12:04:00Z">
        <w:r w:rsidR="00D54788" w:rsidDel="00D571D4">
          <w:delText xml:space="preserve"> </w:delText>
        </w:r>
      </w:del>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t>
      </w:r>
      <w:r w:rsidR="00D612BA">
        <w:lastRenderedPageBreak/>
        <w:t xml:space="preserve">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4995" w:name="_Toc400726598"/>
      <w:r>
        <w:t>Paths and Case-sensitivity</w:t>
      </w:r>
      <w:bookmarkEnd w:id="4995"/>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4996" w:name="_Toc400726599"/>
      <w:r>
        <w:t>File.</w:t>
      </w:r>
      <w:r w:rsidR="000B4495">
        <w:t>d</w:t>
      </w:r>
      <w:r>
        <w:t xml:space="preserve">elete </w:t>
      </w:r>
      <w:r w:rsidR="00792AD4">
        <w:t>&lt;lvar&gt;</w:t>
      </w:r>
      <w:r>
        <w:t>, &lt;</w:t>
      </w:r>
      <w:r w:rsidR="000B4495">
        <w:t>p</w:t>
      </w:r>
      <w:r>
        <w:t>ath_sexp&gt;</w:t>
      </w:r>
      <w:bookmarkEnd w:id="4996"/>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4997" w:name="_Toc400726600"/>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ins w:id="4998" w:author="Sammartano, Marc (BIC USA)" w:date="2014-09-19T15:21:00Z">
        <w:r w:rsidR="00C744B1">
          <w:t xml:space="preserve"> {,&lt;dirmark_sexp</w:t>
        </w:r>
      </w:ins>
      <w:ins w:id="4999" w:author="Sammartano, Marc (BIC USA)" w:date="2014-09-19T15:22:00Z">
        <w:r w:rsidR="00C744B1">
          <w:t>&gt;</w:t>
        </w:r>
      </w:ins>
      <w:ins w:id="5000" w:author="Sammartano, Marc (BIC USA)" w:date="2014-09-19T15:21:00Z">
        <w:r w:rsidR="00C744B1">
          <w:t>}</w:t>
        </w:r>
      </w:ins>
      <w:bookmarkEnd w:id="4997"/>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ins w:id="5001" w:author="Sammartano, Marc (BIC USA)" w:date="2014-09-19T15:22:00Z">
        <w:r w:rsidR="00C744B1">
          <w:instrText xml:space="preserve"> {, &lt;dirmark_sexp&gt;}</w:instrText>
        </w:r>
      </w:ins>
      <w:r w:rsidR="00335552">
        <w:instrText xml:space="preserve">" </w:instrText>
      </w:r>
      <w:r w:rsidR="00520661">
        <w:fldChar w:fldCharType="end"/>
      </w:r>
    </w:p>
    <w:p w:rsidR="00EB7A4A" w:rsidRDefault="0077315A" w:rsidP="00545323">
      <w:pPr>
        <w:rPr>
          <w:ins w:id="5002" w:author="Sammartano, Marc (BIC USA)" w:date="2014-09-19T15:43:00Z"/>
        </w:rPr>
      </w:pPr>
      <w:r>
        <w:t>This command returns the names of the files</w:t>
      </w:r>
      <w:ins w:id="5003" w:author="Sammartano, Marc (BIC USA)" w:date="2014-09-19T15:10:00Z">
        <w:r w:rsidR="00FD4E93">
          <w:t xml:space="preserve"> and directories</w:t>
        </w:r>
      </w:ins>
      <w:r>
        <w:t xml:space="preserve"> in the path specified by</w:t>
      </w:r>
      <w:r w:rsidR="00F454BB">
        <w:t xml:space="preserve"> </w:t>
      </w:r>
      <w:r w:rsidR="007A3059">
        <w:t>&lt;</w:t>
      </w:r>
      <w:r w:rsidR="000B4495">
        <w:t>p</w:t>
      </w:r>
      <w:r w:rsidR="007A3059">
        <w:t>ath_sexp&gt;</w:t>
      </w:r>
      <w:r w:rsidR="005D6243">
        <w:t xml:space="preserve">. </w:t>
      </w:r>
      <w:ins w:id="5004" w:author="Sammartano, Marc (BIC USA)" w:date="2014-09-19T15:43:00Z">
        <w:r w:rsidR="00EB7A4A">
          <w:t>The path is relative to "&lt;pref base drive&gt;/rfo-basic/data/".</w:t>
        </w:r>
      </w:ins>
    </w:p>
    <w:p w:rsidR="00545323" w:rsidRDefault="005D6243" w:rsidP="00545323">
      <w:pPr>
        <w:rPr>
          <w:ins w:id="5005" w:author="Sammartano, Marc (BIC USA)" w:date="2014-09-19T15:33:00Z"/>
        </w:rPr>
      </w:pPr>
      <w:r>
        <w:t xml:space="preserve">The </w:t>
      </w:r>
      <w:del w:id="5006" w:author="Sammartano, Marc (BIC USA)" w:date="2014-09-19T15:10:00Z">
        <w:r w:rsidDel="00FD4E93">
          <w:delText>file</w:delText>
        </w:r>
      </w:del>
      <w:r>
        <w:t>names are placed into Array</w:t>
      </w:r>
      <w:r w:rsidR="00D62ADE">
        <w:t>$</w:t>
      </w:r>
      <w:r>
        <w:t>[]</w:t>
      </w:r>
      <w:ins w:id="5007" w:author="Sammartano, Marc (BIC USA)" w:date="2014-09-19T15:39:00Z">
        <w:r w:rsidR="00545323">
          <w:t>, which must not</w:t>
        </w:r>
      </w:ins>
      <w:ins w:id="5008" w:author="Sammartano, Marc (BIC USA)" w:date="2014-09-19T15:40:00Z">
        <w:r w:rsidR="00545323">
          <w:t xml:space="preserve"> already exist</w:t>
        </w:r>
      </w:ins>
      <w:del w:id="5009" w:author="Sammartano, Marc (BIC USA)" w:date="2014-09-19T15:40:00Z">
        <w:r w:rsidDel="00545323">
          <w:delText>.</w:delText>
        </w:r>
        <w:r w:rsidR="007A3059" w:rsidDel="00545323">
          <w:delText xml:space="preserve"> </w:delText>
        </w:r>
      </w:del>
      <w:del w:id="5010" w:author="Sammartano, Marc (BIC USA)" w:date="2014-09-19T15:29:00Z">
        <w:r w:rsidR="00F454BB" w:rsidDel="00C744B1">
          <w:delText>Director</w:delText>
        </w:r>
      </w:del>
      <w:del w:id="5011" w:author="Sammartano, Marc (BIC USA)" w:date="2014-09-19T15:16:00Z">
        <w:r w:rsidR="00F454BB" w:rsidDel="00FD4E93">
          <w:delText>y</w:delText>
        </w:r>
      </w:del>
      <w:del w:id="5012" w:author="Sammartano, Marc (BIC USA)" w:date="2014-09-19T15:29:00Z">
        <w:r w:rsidR="00F454BB" w:rsidDel="00C744B1">
          <w:delText xml:space="preserve"> names </w:delText>
        </w:r>
      </w:del>
      <w:del w:id="5013" w:author="Sammartano, Marc (BIC USA)" w:date="2014-09-19T15:17:00Z">
        <w:r w:rsidR="00F454BB" w:rsidDel="00FD4E93">
          <w:delText>in the list will have t</w:delText>
        </w:r>
      </w:del>
      <w:del w:id="5014" w:author="Sammartano, Marc (BIC USA)" w:date="2014-09-19T15:29:00Z">
        <w:r w:rsidR="00F454BB" w:rsidDel="00C744B1">
          <w:delText xml:space="preserve">he characters </w:delText>
        </w:r>
        <w:r w:rsidR="00F5651B" w:rsidDel="00C744B1">
          <w:delText>"</w:delText>
        </w:r>
        <w:r w:rsidR="00F454BB" w:rsidDel="00C744B1">
          <w:delText>(d)</w:delText>
        </w:r>
        <w:r w:rsidR="00F5651B" w:rsidDel="00C744B1">
          <w:delText>"</w:delText>
        </w:r>
      </w:del>
      <w:del w:id="5015" w:author="Sammartano, Marc (BIC USA)" w:date="2014-09-19T15:18:00Z">
        <w:r w:rsidR="00F454BB" w:rsidDel="00FD4E93">
          <w:delText xml:space="preserve"> after the file names</w:delText>
        </w:r>
      </w:del>
      <w:r w:rsidR="00F454BB">
        <w:t>.</w:t>
      </w:r>
      <w:r w:rsidR="008E2479">
        <w:t xml:space="preserve"> The </w:t>
      </w:r>
      <w:del w:id="5016" w:author="Sammartano, Marc (BIC USA)" w:date="2014-09-19T15:30:00Z">
        <w:r w:rsidR="008E2479" w:rsidDel="00C744B1">
          <w:delText>files and directories will be</w:delText>
        </w:r>
      </w:del>
      <w:ins w:id="5017" w:author="Sammartano, Marc (BIC USA)" w:date="2014-09-19T15:30:00Z">
        <w:r w:rsidR="00C744B1">
          <w:t>array is</w:t>
        </w:r>
      </w:ins>
      <w:r w:rsidR="008E2479">
        <w:t xml:space="preserve"> sorted alphabetically with the directories at the top of the list.</w:t>
      </w:r>
      <w:ins w:id="5018" w:author="Sammartano, Marc (BIC USA)" w:date="2014-09-19T15:33:00Z">
        <w:r w:rsidR="00545323" w:rsidRPr="00545323">
          <w:t xml:space="preserve"> </w:t>
        </w:r>
      </w:ins>
    </w:p>
    <w:p w:rsidR="00C744B1" w:rsidRDefault="00E637C4" w:rsidP="00545323">
      <w:ins w:id="5019" w:author="Sammartano, Marc (BIC USA)" w:date="2014-09-19T15:54:00Z">
        <w:r>
          <w:t>A</w:t>
        </w:r>
      </w:ins>
      <w:ins w:id="5020" w:author="Sammartano, Marc (BIC USA)" w:date="2014-09-19T15:33:00Z">
        <w:r w:rsidR="00545323">
          <w:t xml:space="preserve"> directory is identified by a marker </w:t>
        </w:r>
      </w:ins>
      <w:ins w:id="5021" w:author="Sammartano, Marc (BIC USA)" w:date="2014-09-19T15:53:00Z">
        <w:r>
          <w:t>appended to</w:t>
        </w:r>
      </w:ins>
      <w:ins w:id="5022" w:author="Sammartano, Marc (BIC USA)" w:date="2014-09-19T15:33:00Z">
        <w:r w:rsidR="00545323">
          <w:t xml:space="preserve"> its name. The default marker is the string "(d)". You can change the marker with the optional directory mark parameter &lt;dirmark_sexp&gt;. If you do not want directories to be marked, set &lt;dirmark_sexp&gt; to an empty string, "".</w:t>
        </w:r>
      </w:ins>
    </w:p>
    <w:p w:rsidR="00C70574" w:rsidDel="00EB7A4A" w:rsidRDefault="002705B5" w:rsidP="0077315A">
      <w:pPr>
        <w:rPr>
          <w:del w:id="5023" w:author="Sammartano, Marc (BIC USA)" w:date="2014-09-19T15:43:00Z"/>
        </w:rPr>
      </w:pPr>
      <w:del w:id="5024" w:author="Sammartano, Marc (BIC USA)" w:date="2014-09-19T15:43:00Z">
        <w:r w:rsidDel="00EB7A4A">
          <w:lastRenderedPageBreak/>
          <w:delText xml:space="preserve">The </w:delText>
        </w:r>
      </w:del>
      <w:del w:id="5025" w:author="Sammartano, Marc (BIC USA)" w:date="2014-09-19T15:35:00Z">
        <w:r w:rsidDel="00545323">
          <w:delText xml:space="preserve">default </w:delText>
        </w:r>
      </w:del>
      <w:del w:id="5026" w:author="Sammartano, Marc (BIC USA)" w:date="2014-09-19T15:43:00Z">
        <w:r w:rsidDel="00EB7A4A">
          <w:delText xml:space="preserve">path is </w:delText>
        </w:r>
        <w:r w:rsidR="00F5651B" w:rsidDel="00EB7A4A">
          <w:delText>"</w:delText>
        </w:r>
        <w:r w:rsidR="000C0A8B" w:rsidDel="00EB7A4A">
          <w:delText>&lt;pref base drive&gt;/</w:delText>
        </w:r>
        <w:r w:rsidDel="00EB7A4A">
          <w:delText>rfo-basic/</w:delText>
        </w:r>
        <w:r w:rsidR="00D54788" w:rsidDel="00EB7A4A">
          <w:delText>data/</w:delText>
        </w:r>
        <w:r w:rsidR="00F5651B" w:rsidDel="00EB7A4A">
          <w:delText>"</w:delText>
        </w:r>
        <w:r w:rsidR="007A3059" w:rsidDel="00EB7A4A">
          <w:delText>.</w:delText>
        </w:r>
      </w:del>
    </w:p>
    <w:p w:rsidR="00C70574" w:rsidRDefault="00C70574" w:rsidP="00EB1F62">
      <w:pPr>
        <w:pStyle w:val="Heading2"/>
      </w:pPr>
      <w:bookmarkStart w:id="5027" w:name="_Toc400726601"/>
      <w:r>
        <w:t>File.</w:t>
      </w:r>
      <w:r w:rsidR="000B4495">
        <w:t>e</w:t>
      </w:r>
      <w:r>
        <w:t>xists &lt;</w:t>
      </w:r>
      <w:r w:rsidR="00BA0F9C">
        <w:t>l</w:t>
      </w:r>
      <w:r>
        <w:t>var&gt;, &lt;</w:t>
      </w:r>
      <w:r w:rsidR="000B4495">
        <w:t>p</w:t>
      </w:r>
      <w:r>
        <w:t>ath_sexp&gt;</w:t>
      </w:r>
      <w:bookmarkEnd w:id="5027"/>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5028" w:name="_Toc400726602"/>
      <w:r>
        <w:t>File.</w:t>
      </w:r>
      <w:r w:rsidR="000B4495">
        <w:t>m</w:t>
      </w:r>
      <w:r w:rsidR="002D4A72">
        <w:t>kdir</w:t>
      </w:r>
      <w:r w:rsidR="00C56F97">
        <w:t xml:space="preserve"> &lt;</w:t>
      </w:r>
      <w:r w:rsidR="000B4495">
        <w:t>p</w:t>
      </w:r>
      <w:r w:rsidR="00C56F97">
        <w:t>ath_sexp</w:t>
      </w:r>
      <w:r w:rsidR="00EF35E8">
        <w:t>&gt;</w:t>
      </w:r>
      <w:bookmarkEnd w:id="5028"/>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5029" w:name="_Toc400726603"/>
      <w:r>
        <w:t>File.</w:t>
      </w:r>
      <w:r w:rsidR="000B4495">
        <w:t>r</w:t>
      </w:r>
      <w:r w:rsidR="002D4A72">
        <w:t>ename</w:t>
      </w:r>
      <w:r w:rsidR="003F6561">
        <w:t xml:space="preserve"> &lt;</w:t>
      </w:r>
      <w:del w:id="5030" w:author="Sammartano, Marc (BIC USA)" w:date="2014-09-23T17:57:00Z">
        <w:r w:rsidR="00CE1B26" w:rsidDel="001B1CBE">
          <w:delText>O</w:delText>
        </w:r>
      </w:del>
      <w:ins w:id="5031" w:author="Sammartano, Marc (BIC USA)" w:date="2014-09-23T17:57:00Z">
        <w:r w:rsidR="001B1CBE">
          <w:t>o</w:t>
        </w:r>
      </w:ins>
      <w:r w:rsidR="00CE1B26">
        <w:t>ld_</w:t>
      </w:r>
      <w:del w:id="5032" w:author="Sammartano, Marc (BIC USA)" w:date="2014-09-23T17:57:00Z">
        <w:r w:rsidR="00CE1B26" w:rsidDel="001B1CBE">
          <w:delText>P</w:delText>
        </w:r>
      </w:del>
      <w:ins w:id="5033" w:author="Sammartano, Marc (BIC USA)" w:date="2014-09-23T17:57:00Z">
        <w:r w:rsidR="001B1CBE">
          <w:t>p</w:t>
        </w:r>
      </w:ins>
      <w:r w:rsidR="00CE1B26">
        <w:t>ath_sexp&gt;, &lt;</w:t>
      </w:r>
      <w:del w:id="5034" w:author="Sammartano, Marc (BIC USA)" w:date="2014-09-23T17:57:00Z">
        <w:r w:rsidR="00CE1B26" w:rsidDel="001B1CBE">
          <w:delText>N</w:delText>
        </w:r>
      </w:del>
      <w:ins w:id="5035" w:author="Sammartano, Marc (BIC USA)" w:date="2014-09-23T17:57:00Z">
        <w:r w:rsidR="001B1CBE">
          <w:t>n</w:t>
        </w:r>
      </w:ins>
      <w:r w:rsidR="00CE1B26">
        <w:t>ew_</w:t>
      </w:r>
      <w:del w:id="5036" w:author="Sammartano, Marc (BIC USA)" w:date="2014-09-23T17:57:00Z">
        <w:r w:rsidR="00CE1B26" w:rsidDel="001B1CBE">
          <w:delText>P</w:delText>
        </w:r>
      </w:del>
      <w:ins w:id="5037" w:author="Sammartano, Marc (BIC USA)" w:date="2014-09-23T17:57:00Z">
        <w:r w:rsidR="001B1CBE">
          <w:t>p</w:t>
        </w:r>
      </w:ins>
      <w:r w:rsidR="00CE1B26">
        <w:t>ath_sexp</w:t>
      </w:r>
      <w:r w:rsidR="000F725A">
        <w:t>&gt;</w:t>
      </w:r>
      <w:bookmarkEnd w:id="5029"/>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del w:id="5038" w:author="Sammartano, Marc (BIC USA)" w:date="2014-09-23T17:57:00Z">
        <w:r w:rsidR="006A59CE" w:rsidRPr="00F467FA" w:rsidDel="001B1CBE">
          <w:delInstrText>O</w:delInstrText>
        </w:r>
      </w:del>
      <w:ins w:id="5039" w:author="Sammartano, Marc (BIC USA)" w:date="2014-09-23T17:57:00Z">
        <w:r w:rsidR="001B1CBE">
          <w:instrText>o</w:instrText>
        </w:r>
      </w:ins>
      <w:r w:rsidR="006A59CE" w:rsidRPr="00F467FA">
        <w:instrText>ld_</w:instrText>
      </w:r>
      <w:del w:id="5040" w:author="Sammartano, Marc (BIC USA)" w:date="2014-09-23T17:57:00Z">
        <w:r w:rsidR="006A59CE" w:rsidRPr="00F467FA" w:rsidDel="001B1CBE">
          <w:delInstrText>P</w:delInstrText>
        </w:r>
      </w:del>
      <w:ins w:id="5041" w:author="Sammartano, Marc (BIC USA)" w:date="2014-09-23T17:57:00Z">
        <w:r w:rsidR="001B1CBE">
          <w:instrText>p</w:instrText>
        </w:r>
      </w:ins>
      <w:r w:rsidR="006A59CE" w:rsidRPr="00F467FA">
        <w:instrText>ath_sexp&gt;, &lt;</w:instrText>
      </w:r>
      <w:del w:id="5042" w:author="Sammartano, Marc (BIC USA)" w:date="2014-09-23T17:57:00Z">
        <w:r w:rsidR="006A59CE" w:rsidRPr="00F467FA" w:rsidDel="001B1CBE">
          <w:delInstrText>N</w:delInstrText>
        </w:r>
      </w:del>
      <w:ins w:id="5043" w:author="Sammartano, Marc (BIC USA)" w:date="2014-09-23T17:57:00Z">
        <w:r w:rsidR="001B1CBE">
          <w:instrText>n</w:instrText>
        </w:r>
      </w:ins>
      <w:r w:rsidR="006A59CE" w:rsidRPr="00F467FA">
        <w:instrText>ew_</w:instrText>
      </w:r>
      <w:del w:id="5044" w:author="Sammartano, Marc (BIC USA)" w:date="2014-09-23T17:58:00Z">
        <w:r w:rsidR="006A59CE" w:rsidRPr="00F467FA" w:rsidDel="001B1CBE">
          <w:delInstrText>P</w:delInstrText>
        </w:r>
      </w:del>
      <w:ins w:id="5045" w:author="Sammartano, Marc (BIC USA)" w:date="2014-09-23T17:58:00Z">
        <w:r w:rsidR="001B1CBE">
          <w:instrText>p</w:instrText>
        </w:r>
      </w:ins>
      <w:r w:rsidR="006A59CE" w:rsidRPr="00F467FA">
        <w:instrText>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 xml:space="preserve">at </w:t>
      </w:r>
      <w:del w:id="5046" w:author="Sammartano, Marc (BIC USA)" w:date="2014-09-23T17:58:00Z">
        <w:r w:rsidDel="001B1CBE">
          <w:delText>O</w:delText>
        </w:r>
      </w:del>
      <w:ins w:id="5047" w:author="Sammartano, Marc (BIC USA)" w:date="2014-09-23T17:58:00Z">
        <w:r w:rsidR="001B1CBE">
          <w:t>o</w:t>
        </w:r>
      </w:ins>
      <w:r>
        <w:t>ld_</w:t>
      </w:r>
      <w:del w:id="5048" w:author="Sammartano, Marc (BIC USA)" w:date="2014-09-23T17:58:00Z">
        <w:r w:rsidDel="001B1CBE">
          <w:delText>P</w:delText>
        </w:r>
      </w:del>
      <w:ins w:id="5049" w:author="Sammartano, Marc (BIC USA)" w:date="2014-09-23T17:58:00Z">
        <w:r w:rsidR="001B1CBE">
          <w:t>p</w:t>
        </w:r>
      </w:ins>
      <w:r>
        <w:t xml:space="preserve">ath will be renamed to </w:t>
      </w:r>
      <w:del w:id="5050" w:author="Sammartano, Marc (BIC USA)" w:date="2014-09-23T17:58:00Z">
        <w:r w:rsidDel="001B1CBE">
          <w:delText>N</w:delText>
        </w:r>
      </w:del>
      <w:ins w:id="5051" w:author="Sammartano, Marc (BIC USA)" w:date="2014-09-23T17:58:00Z">
        <w:r w:rsidR="001B1CBE">
          <w:t>n</w:t>
        </w:r>
      </w:ins>
      <w:r>
        <w:t>ew_</w:t>
      </w:r>
      <w:del w:id="5052" w:author="Sammartano, Marc (BIC USA)" w:date="2014-09-23T17:58:00Z">
        <w:r w:rsidDel="001B1CBE">
          <w:delText>P</w:delText>
        </w:r>
      </w:del>
      <w:ins w:id="5053" w:author="Sammartano, Marc (BIC USA)" w:date="2014-09-23T17:58:00Z">
        <w:r w:rsidR="001B1CBE">
          <w:t>p</w:t>
        </w:r>
      </w:ins>
      <w:r>
        <w:t>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5054" w:name="_Toc400726604"/>
      <w:r>
        <w:t>File.</w:t>
      </w:r>
      <w:r w:rsidR="000B4495">
        <w:t>r</w:t>
      </w:r>
      <w:r>
        <w:t>oot &lt;svar&gt;</w:t>
      </w:r>
      <w:bookmarkEnd w:id="5054"/>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5055" w:name="_Toc400726605"/>
      <w:r>
        <w:t>File.</w:t>
      </w:r>
      <w:r w:rsidR="000B4495">
        <w:t>s</w:t>
      </w:r>
      <w:r>
        <w:t>ize &lt;size_nvar&gt;, &lt;</w:t>
      </w:r>
      <w:r w:rsidR="000B4495">
        <w:t>p</w:t>
      </w:r>
      <w:r>
        <w:t>ath_sexp&gt;</w:t>
      </w:r>
      <w:bookmarkEnd w:id="5055"/>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5056" w:name="_Toc400726606"/>
      <w:r>
        <w:lastRenderedPageBreak/>
        <w:t>File.type &lt;type_</w:t>
      </w:r>
      <w:del w:id="5057" w:author="Sammartano, Marc (BIC USA)" w:date="2014-09-19T16:02:00Z">
        <w:r w:rsidDel="00BD2E33">
          <w:delText>n</w:delText>
        </w:r>
      </w:del>
      <w:ins w:id="5058" w:author="Sammartano, Marc (BIC USA)" w:date="2014-09-19T16:02:00Z">
        <w:r w:rsidR="00BD2E33">
          <w:t>s</w:t>
        </w:r>
      </w:ins>
      <w:r>
        <w:t>var&gt;, &lt;path_sexp&gt;</w:t>
      </w:r>
      <w:bookmarkEnd w:id="5056"/>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del w:id="5059" w:author="Sammartano, Marc (BIC USA)" w:date="2014-09-19T16:02:00Z">
        <w:r w:rsidRPr="00C82272" w:rsidDel="00BD2E33">
          <w:delInstrText>n</w:delInstrText>
        </w:r>
      </w:del>
      <w:ins w:id="5060" w:author="Sammartano, Marc (BIC USA)" w:date="2014-09-19T16:02:00Z">
        <w:r w:rsidR="00BD2E33">
          <w:instrText>s</w:instrText>
        </w:r>
      </w:ins>
      <w:r w:rsidRPr="00C82272">
        <w:instrText>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w:t>
      </w:r>
      <w:del w:id="5061" w:author="Sammartano, Marc (BIC USA)" w:date="2014-09-19T16:03:00Z">
        <w:r w:rsidDel="00BD2E33">
          <w:delText>n</w:delText>
        </w:r>
      </w:del>
      <w:ins w:id="5062" w:author="Sammartano, Marc (BIC USA)" w:date="2014-09-19T16:03:00Z">
        <w:r w:rsidR="00BD2E33">
          <w:t>s</w:t>
        </w:r>
      </w:ins>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5063" w:name="_Toc400726607"/>
      <w:r>
        <w:t>Text File I/O</w:t>
      </w:r>
      <w:bookmarkEnd w:id="5063"/>
    </w:p>
    <w:p w:rsidR="00C70574" w:rsidRDefault="00DF6D7A" w:rsidP="00DF6D7A">
      <w:r>
        <w:t>The text file I/O commands are to be exclusively use</w:t>
      </w:r>
      <w:r w:rsidR="00F65FC1">
        <w:t>d</w:t>
      </w:r>
      <w:r>
        <w:t xml:space="preserve"> for text</w:t>
      </w:r>
      <w:r w:rsidR="00F65FC1">
        <w:t xml:space="preserve"> (.txt)</w:t>
      </w:r>
      <w:r>
        <w:t xml:space="preserve"> files. </w:t>
      </w:r>
      <w:del w:id="5064" w:author="Sammartano, Marc (BIC USA)" w:date="2014-09-19T16:03:00Z">
        <w:r w:rsidDel="00BD2E33">
          <w:delText xml:space="preserve"> </w:delText>
        </w:r>
      </w:del>
      <w:r>
        <w:t>Text files are made up of lines of characters that end in CR (Carriage Return) and/or NL (New L</w:t>
      </w:r>
      <w:r w:rsidR="004B1042">
        <w:t xml:space="preserve">ine). </w:t>
      </w:r>
      <w:del w:id="5065" w:author="Sammartano, Marc (BIC USA)" w:date="2014-09-19T16:03:00Z">
        <w:r w:rsidR="004B1042" w:rsidDel="00BD2E33">
          <w:delText xml:space="preserve"> </w:delText>
        </w:r>
      </w:del>
      <w:r w:rsidR="004B1042">
        <w:t>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5066" w:name="_Toc400726608"/>
      <w:r>
        <w:t>Text.open</w:t>
      </w:r>
      <w:r w:rsidR="000F6104">
        <w:t xml:space="preserve"> {r|w|a}, &lt;</w:t>
      </w:r>
      <w:r w:rsidR="000B4495">
        <w:t>f</w:t>
      </w:r>
      <w:r w:rsidR="000F6104">
        <w:t>ile_table</w:t>
      </w:r>
      <w:r w:rsidR="00CD065B">
        <w:t>_nvar&gt;, &lt;</w:t>
      </w:r>
      <w:r w:rsidR="000B4495">
        <w:t>p</w:t>
      </w:r>
      <w:r w:rsidR="00CD065B">
        <w:t>ath_sexp&gt;</w:t>
      </w:r>
      <w:bookmarkEnd w:id="5066"/>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 xml:space="preserve">_nvar&gt;. This value is for use in subsequent </w:t>
      </w:r>
      <w:del w:id="5067" w:author="Sammartano, Marc (BIC USA)" w:date="2014-09-23T18:24:00Z">
        <w:r w:rsidDel="00B81C9C">
          <w:delText>t</w:delText>
        </w:r>
      </w:del>
      <w:ins w:id="5068" w:author="Sammartano, Marc (BIC USA)" w:date="2014-09-23T18:24:00Z">
        <w:r w:rsidR="00B81C9C">
          <w:t>T</w:t>
        </w:r>
      </w:ins>
      <w:r>
        <w:t>ext.read</w:t>
      </w:r>
      <w:r w:rsidR="00634438">
        <w:t>ln</w:t>
      </w:r>
      <w:r w:rsidR="00EF20A2">
        <w:t xml:space="preserve">, </w:t>
      </w:r>
      <w:del w:id="5069" w:author="Sammartano, Marc (BIC USA)" w:date="2014-09-23T18:24:00Z">
        <w:r w:rsidDel="00B81C9C">
          <w:delText>t</w:delText>
        </w:r>
      </w:del>
      <w:ins w:id="5070" w:author="Sammartano, Marc (BIC USA)" w:date="2014-09-23T18:24:00Z">
        <w:r w:rsidR="00B81C9C">
          <w:t>T</w:t>
        </w:r>
      </w:ins>
      <w:r>
        <w:t>ext.write</w:t>
      </w:r>
      <w:r w:rsidR="00634438">
        <w:t>ln</w:t>
      </w:r>
      <w:r>
        <w:t xml:space="preserve"> or </w:t>
      </w:r>
      <w:del w:id="5071" w:author="Sammartano, Marc (BIC USA)" w:date="2014-09-23T18:24:00Z">
        <w:r w:rsidDel="00B81C9C">
          <w:delText>t</w:delText>
        </w:r>
      </w:del>
      <w:ins w:id="5072" w:author="Sammartano, Marc (BIC USA)" w:date="2014-09-23T18:24:00Z">
        <w:r w:rsidR="00B81C9C">
          <w:t>T</w:t>
        </w:r>
      </w:ins>
      <w:r>
        <w: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del w:id="5073" w:author="Sammartano, Marc (BIC USA)" w:date="2014-09-23T18:24:00Z">
        <w:r w:rsidR="006D0694" w:rsidDel="00B81C9C">
          <w:delText xml:space="preserve"> </w:delText>
        </w:r>
      </w:del>
      <w:r w:rsidR="006D0694">
        <w:t xml:space="preserve">Opening a file for append that does not exist creates an empty file. </w:t>
      </w:r>
      <w:del w:id="5074" w:author="Sammartano, Marc (BIC USA)" w:date="2014-09-19T16:03:00Z">
        <w:r w:rsidR="006D0694" w:rsidDel="00BD2E33">
          <w:delText xml:space="preserve"> </w:delText>
        </w:r>
      </w:del>
      <w:r w:rsidR="006D0694">
        <w:t>Finally, opening a file for write that already exists deletes the contents of the file; that is, it replaces the existing file with a new, empty one.</w:t>
      </w:r>
    </w:p>
    <w:p w:rsidR="001D7C02" w:rsidRDefault="001D7C02" w:rsidP="001D7C02">
      <w:pPr>
        <w:pStyle w:val="Heading2"/>
      </w:pPr>
      <w:bookmarkStart w:id="5075" w:name="_Toc400726609"/>
      <w:r>
        <w:t>Text.close &lt;</w:t>
      </w:r>
      <w:r w:rsidR="000B4495">
        <w:t>f</w:t>
      </w:r>
      <w:r>
        <w:t>ile_table_nvar&gt;</w:t>
      </w:r>
      <w:bookmarkEnd w:id="5075"/>
      <w:r w:rsidR="00520661">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520661">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5076" w:name="_Toc400726610"/>
      <w:r>
        <w:t>Text.readln</w:t>
      </w:r>
      <w:r w:rsidR="000F6104">
        <w:t xml:space="preserve"> &lt;</w:t>
      </w:r>
      <w:r w:rsidR="000B4495">
        <w:t>f</w:t>
      </w:r>
      <w:r w:rsidR="000F6104">
        <w:t>ile_table_nvar&gt;, &lt;</w:t>
      </w:r>
      <w:r w:rsidR="000B4495">
        <w:t>l</w:t>
      </w:r>
      <w:r w:rsidR="000F6104">
        <w:t>ine_svar&gt;</w:t>
      </w:r>
      <w:bookmarkEnd w:id="5076"/>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lastRenderedPageBreak/>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5077" w:name="_Toc400726611"/>
      <w:r>
        <w:t>Text.writeln</w:t>
      </w:r>
      <w:r w:rsidR="00B54F18">
        <w:t xml:space="preserve"> &lt;</w:t>
      </w:r>
      <w:r w:rsidR="000B4495">
        <w:t>f</w:t>
      </w:r>
      <w:r w:rsidR="00B54F18">
        <w:t>ile_table_nexp</w:t>
      </w:r>
      <w:r w:rsidR="005656C1">
        <w:t>&gt;, &lt;</w:t>
      </w:r>
      <w:r w:rsidR="00B54F18">
        <w:t>parms same as print</w:t>
      </w:r>
      <w:r w:rsidR="005656C1">
        <w:t>&gt;</w:t>
      </w:r>
      <w:bookmarkEnd w:id="5077"/>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pPr>
        <w:rPr>
          <w:ins w:id="5078" w:author="Sammartano, Marc (BIC USA)" w:date="2014-10-10T12:20:00Z"/>
        </w:rPr>
      </w:pPr>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85595E" w:rsidRDefault="0085595E" w:rsidP="005656C1">
      <w:ins w:id="5079" w:author="Sammartano, Marc (BIC USA)" w:date="2014-10-10T12:21:00Z">
        <w:r>
          <w:t xml:space="preserve">If a parameter line </w:t>
        </w:r>
      </w:ins>
      <w:ins w:id="5080" w:author="Sammartano, Marc (BIC USA)" w:date="2014-10-10T12:22:00Z">
        <w:r>
          <w:t xml:space="preserve">ends </w:t>
        </w:r>
      </w:ins>
      <w:ins w:id="5081" w:author="Sammartano, Marc (BIC USA)" w:date="2014-10-10T12:21:00Z">
        <w:r>
          <w:t xml:space="preserve">with a semicolon, the data is not written to the file. It is stored in a temporary buffer until </w:t>
        </w:r>
      </w:ins>
      <w:ins w:id="5082" w:author="Sammartano, Marc (BIC USA)" w:date="2014-10-10T12:22:00Z">
        <w:r>
          <w:t xml:space="preserve">the next </w:t>
        </w:r>
        <w:r w:rsidRPr="0085595E">
          <w:rPr>
            <w:b/>
          </w:rPr>
          <w:t>Text.writeln</w:t>
        </w:r>
        <w:r>
          <w:t xml:space="preserve"> command that does not end in a semicolon. There is only one temporary buffer no matter how many files you have open. If you want to build partial print lines for more than one file at a time,</w:t>
        </w:r>
      </w:ins>
      <w:ins w:id="5083" w:author="Sammartano, Marc (BIC USA)" w:date="2014-10-10T12:24:00Z">
        <w:r>
          <w:t xml:space="preserve"> do not use </w:t>
        </w:r>
        <w:r w:rsidRPr="0085595E">
          <w:rPr>
            <w:b/>
          </w:rPr>
          <w:t>Text.writeln</w:t>
        </w:r>
        <w:r>
          <w:t xml:space="preserve"> commands ending with semicolons. Instead</w:t>
        </w:r>
      </w:ins>
      <w:ins w:id="5084" w:author="Sammartano, Marc (BIC USA)" w:date="2014-10-10T12:22:00Z">
        <w:r>
          <w:t xml:space="preserve"> use string variables to store the temporary results.</w:t>
        </w:r>
      </w:ins>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t>
      </w:r>
      <w:del w:id="5085" w:author="Sammartano, Marc (BIC USA)" w:date="2014-09-23T18:25:00Z">
        <w:r w:rsidRPr="00552349" w:rsidDel="00B81C9C">
          <w:rPr>
            <w:b/>
          </w:rPr>
          <w:delText>W</w:delText>
        </w:r>
      </w:del>
      <w:ins w:id="5086" w:author="Sammartano, Marc (BIC USA)" w:date="2014-09-23T18:25:00Z">
        <w:r w:rsidR="00B81C9C">
          <w:rPr>
            <w:b/>
          </w:rPr>
          <w:t>w</w:t>
        </w:r>
      </w:ins>
      <w:r w:rsidRPr="00552349">
        <w:rPr>
          <w:b/>
        </w:rPr>
        <w:t>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5087" w:name="_Toc400726612"/>
      <w:r>
        <w:t xml:space="preserve">Text.position.get </w:t>
      </w:r>
      <w:del w:id="5088" w:author="Sammartano, Marc (BIC USA)" w:date="2014-09-23T18:25:00Z">
        <w:r w:rsidDel="00B81C9C">
          <w:delText xml:space="preserve"> </w:delText>
        </w:r>
      </w:del>
      <w:r>
        <w:t>&lt;</w:t>
      </w:r>
      <w:r w:rsidR="000B4495">
        <w:t>f</w:t>
      </w:r>
      <w:r>
        <w:t>ile_table_</w:t>
      </w:r>
      <w:r w:rsidR="00AC56F2">
        <w:t>nvar&gt;, &lt;position_nvar&gt;</w:t>
      </w:r>
      <w:bookmarkEnd w:id="5087"/>
      <w:r w:rsidR="00520661">
        <w:fldChar w:fldCharType="begin"/>
      </w:r>
      <w:r w:rsidR="00D93423">
        <w:instrText xml:space="preserve"> XE "</w:instrText>
      </w:r>
      <w:r w:rsidR="00D93423" w:rsidRPr="00C6589F">
        <w:instrText xml:space="preserve">Text.position.get </w:instrText>
      </w:r>
      <w:del w:id="5089" w:author="Sammartano, Marc (BIC USA)" w:date="2014-09-23T18:25:00Z">
        <w:r w:rsidR="00D93423" w:rsidRPr="00C6589F" w:rsidDel="00B81C9C">
          <w:delInstrText xml:space="preserve"> </w:delInstrText>
        </w:r>
      </w:del>
      <w:r w:rsidR="00D93423" w:rsidRPr="00C6589F">
        <w:instrText>&lt;</w:instrText>
      </w:r>
      <w:r w:rsidR="000B4495">
        <w:instrText>f</w:instrText>
      </w:r>
      <w:r w:rsidR="00D93423" w:rsidRPr="00C6589F">
        <w:instrText>ile_table_nvar&gt;,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5090" w:name="_Toc400726613"/>
      <w:r>
        <w:t>Text.position.set &lt;</w:t>
      </w:r>
      <w:r w:rsidR="000B4495">
        <w:t>f</w:t>
      </w:r>
      <w:r>
        <w:t>ile_table_nvar&gt;, &lt;position_nexp&gt;</w:t>
      </w:r>
      <w:bookmarkEnd w:id="5090"/>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lastRenderedPageBreak/>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5091" w:name="_Toc400726614"/>
      <w:r>
        <w:t>GrabURL &lt;result_svar&gt;,</w:t>
      </w:r>
      <w:r w:rsidR="00EA6E3B">
        <w:t xml:space="preserve"> </w:t>
      </w:r>
      <w:r>
        <w:t>&lt;url_sexp&gt;</w:t>
      </w:r>
      <w:r w:rsidR="00042FF1">
        <w:t>{, &lt;timeout_nexp&gt;</w:t>
      </w:r>
      <w:r w:rsidR="00042FF1" w:rsidRPr="00042FF1">
        <w:t>}</w:t>
      </w:r>
      <w:bookmarkEnd w:id="5091"/>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5092" w:name="_Toc400726615"/>
      <w:r>
        <w:t>GrabFile &lt;result_svar&gt;,</w:t>
      </w:r>
      <w:r w:rsidR="00EA6E3B">
        <w:t xml:space="preserve"> </w:t>
      </w:r>
      <w:r>
        <w:t>&lt;path_sexp&gt;</w:t>
      </w:r>
      <w:r w:rsidR="004815F0">
        <w:t>{, &lt;</w:t>
      </w:r>
      <w:r w:rsidR="000B4495">
        <w:t>u</w:t>
      </w:r>
      <w:r w:rsidR="004815F0">
        <w:t>nicode_flag_lexp&gt;</w:t>
      </w:r>
      <w:r w:rsidR="004815F0" w:rsidRPr="004815F0">
        <w:t>}</w:t>
      </w:r>
      <w:bookmarkEnd w:id="5092"/>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5093" w:name="_Toc400726616"/>
      <w:r>
        <w:t>Byte File I/O</w:t>
      </w:r>
      <w:bookmarkEnd w:id="5093"/>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5094" w:name="_Toc400726617"/>
      <w:r>
        <w:t>Byte.open</w:t>
      </w:r>
      <w:r w:rsidR="00163607">
        <w:t xml:space="preserve"> {r|w</w:t>
      </w:r>
      <w:r w:rsidR="005F7072">
        <w:t>|a</w:t>
      </w:r>
      <w:r w:rsidR="00163607">
        <w:t>}, &lt;</w:t>
      </w:r>
      <w:r w:rsidR="000B4495">
        <w:t>f</w:t>
      </w:r>
      <w:r w:rsidR="00163607">
        <w:t>ile_table_nvar&gt;, &lt;</w:t>
      </w:r>
      <w:r w:rsidR="000B4495">
        <w:t>p</w:t>
      </w:r>
      <w:r w:rsidR="00163607">
        <w:t>ath_sexp&gt;</w:t>
      </w:r>
      <w:bookmarkEnd w:id="5094"/>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lastRenderedPageBreak/>
        <w:t>If a file being opened for read does not exist then the &lt;</w:t>
      </w:r>
      <w:r w:rsidR="000B4495">
        <w:t>f</w:t>
      </w:r>
      <w:r>
        <w:t xml:space="preserve">ile_table_nvar&gt; will be set to -1. The BASIC! programmer can check for this and either create the file or report the error to the user. </w:t>
      </w:r>
      <w:del w:id="5095" w:author="Sammartano, Marc (BIC USA)" w:date="2014-10-10T12:04:00Z">
        <w:r w:rsidDel="00D571D4">
          <w:delText xml:space="preserve"> </w:delText>
        </w:r>
      </w:del>
      <w:r>
        <w:t xml:space="preserve">Opening a file for append that does not exist creates an empty file. </w:t>
      </w:r>
      <w:del w:id="5096" w:author="Sammartano, Marc (BIC USA)" w:date="2014-10-10T12:04:00Z">
        <w:r w:rsidDel="00D571D4">
          <w:delText xml:space="preserve"> </w:delText>
        </w:r>
      </w:del>
      <w:r>
        <w:t>Finally, opening a file for write that already exists deletes the contents of the file; that is, it replaces the existing file with a new, empty one.</w:t>
      </w:r>
    </w:p>
    <w:p w:rsidR="00AC545C" w:rsidRDefault="00AC545C" w:rsidP="00AC545C">
      <w:pPr>
        <w:pStyle w:val="Heading2"/>
      </w:pPr>
      <w:bookmarkStart w:id="5097" w:name="_Toc400726618"/>
      <w:r>
        <w:t>Byte.close &lt;</w:t>
      </w:r>
      <w:r w:rsidR="000B4495">
        <w:t>f</w:t>
      </w:r>
      <w:r>
        <w:t>ile_table_nvar&gt;</w:t>
      </w:r>
      <w:bookmarkEnd w:id="5097"/>
      <w:r w:rsidR="00520661">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5098" w:name="_Toc400726619"/>
      <w:r>
        <w:t>Byte.read</w:t>
      </w:r>
      <w:r w:rsidR="007B5830">
        <w:t>.byte</w:t>
      </w:r>
      <w:r w:rsidR="00277FF8">
        <w:t xml:space="preserve"> </w:t>
      </w:r>
      <w:r w:rsidR="00163607">
        <w:t>&lt;</w:t>
      </w:r>
      <w:r w:rsidR="000B4495">
        <w:t>f</w:t>
      </w:r>
      <w:r w:rsidR="00163607">
        <w:t>ile_table_nvar&gt;, &lt;byte_nvar&gt;</w:t>
      </w:r>
      <w:bookmarkEnd w:id="5098"/>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5099" w:name="_Toc400726620"/>
      <w:r>
        <w:t>Byte.write</w:t>
      </w:r>
      <w:r w:rsidR="007B5830">
        <w:t>.byte</w:t>
      </w:r>
      <w:r w:rsidR="00C130D2">
        <w:t xml:space="preserve"> &lt;</w:t>
      </w:r>
      <w:r w:rsidR="000B4495">
        <w:t>f</w:t>
      </w:r>
      <w:r w:rsidR="00C130D2">
        <w:t>ile_table_nvar&gt;, &lt;byte_nexp</w:t>
      </w:r>
      <w:r w:rsidR="009001DD">
        <w:t>&gt;|&lt;sexp&gt;</w:t>
      </w:r>
      <w:bookmarkEnd w:id="5099"/>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5100" w:name="_Toc400726621"/>
      <w:r>
        <w:t>Byte.read.buffer &lt;</w:t>
      </w:r>
      <w:r w:rsidR="000B4495">
        <w:t>f</w:t>
      </w:r>
      <w:r>
        <w:t>ile_table_nvar&gt;, &lt;count_nexp&gt;, &lt;buffer_svar&gt;</w:t>
      </w:r>
      <w:bookmarkEnd w:id="5100"/>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5101" w:name="_Toc400726622"/>
      <w:r>
        <w:t>Byte.write.buffer &lt;</w:t>
      </w:r>
      <w:r w:rsidR="000B4495">
        <w:t>f</w:t>
      </w:r>
      <w:r>
        <w:t>ile_table_nvar&gt;, &lt;sexp&gt;</w:t>
      </w:r>
      <w:bookmarkEnd w:id="5101"/>
      <w:r w:rsidR="00520661">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5102" w:name="_Toc400726623"/>
      <w:r>
        <w:t xml:space="preserve">Byte.position.get </w:t>
      </w:r>
      <w:del w:id="5103" w:author="Sammartano, Marc (BIC USA)" w:date="2014-09-29T14:48:00Z">
        <w:r w:rsidDel="00AC5659">
          <w:delText xml:space="preserve"> </w:delText>
        </w:r>
      </w:del>
      <w:r>
        <w:t>&lt;</w:t>
      </w:r>
      <w:r w:rsidR="000B4495">
        <w:t>f</w:t>
      </w:r>
      <w:r>
        <w:t>ile_table_nvar&gt;, &lt;position_</w:t>
      </w:r>
      <w:r w:rsidR="008333B7">
        <w:t>nvar</w:t>
      </w:r>
      <w:r>
        <w:t>&gt;</w:t>
      </w:r>
      <w:bookmarkEnd w:id="5102"/>
      <w:r w:rsidR="00520661">
        <w:fldChar w:fldCharType="begin"/>
      </w:r>
      <w:r>
        <w:instrText xml:space="preserve"> XE "Byte.position.g</w:instrText>
      </w:r>
      <w:r w:rsidRPr="00076ED3">
        <w:instrText xml:space="preserve">et </w:instrText>
      </w:r>
      <w:del w:id="5104" w:author="Sammartano, Marc (BIC USA)" w:date="2014-09-29T14:48:00Z">
        <w:r w:rsidRPr="00076ED3" w:rsidDel="00AC5659">
          <w:delInstrText xml:space="preserve"> </w:delInstrText>
        </w:r>
      </w:del>
      <w:r w:rsidRPr="00076ED3">
        <w:instrText>&lt;</w:instrText>
      </w:r>
      <w:r w:rsidR="000B4495">
        <w:instrText>f</w:instrText>
      </w:r>
      <w:r w:rsidRPr="00076ED3">
        <w:instrText>ile_table_nvar&gt;,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lastRenderedPageBreak/>
        <w:t xml:space="preserve">If the file is opened for append, the position returned will be the length of the file </w:t>
      </w:r>
      <w:r w:rsidR="008333B7">
        <w:t>plus one.</w:t>
      </w:r>
    </w:p>
    <w:p w:rsidR="008333B7" w:rsidRDefault="008333B7" w:rsidP="00EB1F62">
      <w:pPr>
        <w:pStyle w:val="Heading2"/>
      </w:pPr>
      <w:bookmarkStart w:id="5105" w:name="_Toc400726624"/>
      <w:r>
        <w:t>Byte.position.set &lt;</w:t>
      </w:r>
      <w:r w:rsidR="000B4495">
        <w:t>f</w:t>
      </w:r>
      <w:r>
        <w:t>ile_table_nvar&gt;, &lt;position_nexp&gt;</w:t>
      </w:r>
      <w:bookmarkEnd w:id="5105"/>
      <w:r w:rsidR="00520661">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5106" w:name="_Toc400726625"/>
      <w:r>
        <w:t>Byte.copy &lt;</w:t>
      </w:r>
      <w:r w:rsidR="000B4495">
        <w:t>f</w:t>
      </w:r>
      <w:r>
        <w:t>ile_table_nvar&gt;,&lt;output_file_svar&gt;</w:t>
      </w:r>
      <w:bookmarkEnd w:id="5106"/>
      <w:r w:rsidR="00520661">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520661">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5107" w:name="_Toc400726626"/>
      <w:r>
        <w:t>HTML</w:t>
      </w:r>
      <w:bookmarkEnd w:id="5107"/>
    </w:p>
    <w:p w:rsidR="00470A5E" w:rsidRDefault="00470A5E" w:rsidP="00EB1F62">
      <w:pPr>
        <w:pStyle w:val="Heading2"/>
      </w:pPr>
      <w:bookmarkStart w:id="5108" w:name="_Toc400726627"/>
      <w:r>
        <w:t>Introduction</w:t>
      </w:r>
      <w:bookmarkEnd w:id="5108"/>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del w:id="5109" w:author="Sammartano, Marc (BIC USA)" w:date="2014-10-10T12:05:00Z">
        <w:r w:rsidR="007F0DB6" w:rsidDel="00D571D4">
          <w:delText xml:space="preserve"> </w:delText>
        </w:r>
      </w:del>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ins w:id="5110" w:author="Sammartano, Marc (BIC USA)" w:date="2014-09-14T12:09:00Z">
        <w:r w:rsidR="003F5D44">
          <w:t xml:space="preserve"> extension </w:t>
        </w:r>
      </w:ins>
      <w:r w:rsidR="00F5651B">
        <w:t>"</w:t>
      </w:r>
      <w:r>
        <w:t>.html</w:t>
      </w:r>
      <w:r w:rsidR="00F5651B">
        <w:t>"</w:t>
      </w:r>
      <w:ins w:id="5111" w:author="Sammartano, Marc (BIC USA)" w:date="2014-09-14T12:09:00Z">
        <w:r w:rsidR="003F5D44">
          <w:t>.</w:t>
        </w:r>
      </w:ins>
    </w:p>
    <w:p w:rsidR="0054670D" w:rsidRDefault="009D6C4F" w:rsidP="00EB1F62">
      <w:pPr>
        <w:pStyle w:val="Heading2"/>
      </w:pPr>
      <w:bookmarkStart w:id="5112" w:name="_Toc400726628"/>
      <w:ins w:id="5113" w:author="Sammartano, Marc (BIC USA)" w:date="2014-09-29T10:34:00Z">
        <w:r>
          <w:t xml:space="preserve">HTML </w:t>
        </w:r>
      </w:ins>
      <w:r w:rsidR="0054670D">
        <w:t>Commands</w:t>
      </w:r>
      <w:bookmarkEnd w:id="5112"/>
    </w:p>
    <w:p w:rsidR="0054670D" w:rsidRDefault="0054670D" w:rsidP="005F4916">
      <w:pPr>
        <w:pStyle w:val="Heading3"/>
      </w:pPr>
      <w:bookmarkStart w:id="5114" w:name="_Toc400726629"/>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5114"/>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lastRenderedPageBreak/>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5115" w:name="_Toc400726630"/>
      <w:r>
        <w:t>Html.orientation &lt;nexp&gt;</w:t>
      </w:r>
      <w:bookmarkEnd w:id="5115"/>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5116" w:name="_Toc400726631"/>
      <w:r>
        <w:t>Html.load.url &lt;file_sexp&gt;</w:t>
      </w:r>
      <w:bookmarkEnd w:id="5116"/>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del w:id="5117" w:author="Sammartano, Marc (BIC USA)" w:date="2014-10-10T12:05:00Z">
        <w:r w:rsidRPr="004E1D15" w:rsidDel="00D571D4">
          <w:delText xml:space="preserve">  </w:delText>
        </w:r>
      </w:del>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 xml:space="preserve">will load and display the html file "htmlDemo1.html" residing in BASIC!'s default "data" directory, as set by your "Base Drive" preference. </w:t>
      </w:r>
      <w:del w:id="5118" w:author="Sammartano, Marc (BIC USA)" w:date="2014-10-10T12:05:00Z">
        <w:r w:rsidDel="00D571D4">
          <w:delText xml:space="preserve"> </w:delText>
        </w:r>
      </w:del>
      <w:r>
        <w:t xml:space="preserve">You may also use a fully-qualified pathname. </w:t>
      </w:r>
      <w:del w:id="5119" w:author="Sammartano, Marc (BIC USA)" w:date="2014-10-10T12:05:00Z">
        <w:r w:rsidDel="00D571D4">
          <w:delText xml:space="preserve"> </w:delText>
        </w:r>
      </w:del>
      <w:r>
        <w:t>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del w:id="5120" w:author="Sammartano, Marc (BIC USA)" w:date="2014-10-10T12:05:00Z">
        <w:r w:rsidR="00C16B63" w:rsidDel="00D571D4">
          <w:delText xml:space="preserve"> </w:delText>
        </w:r>
      </w:del>
      <w:r w:rsidR="00094AFB">
        <w:t>it will be up</w:t>
      </w:r>
      <w:r w:rsidR="00C16B63">
        <w:t xml:space="preserve"> to</w:t>
      </w:r>
      <w:r w:rsidR="00094AFB">
        <w:t xml:space="preserve"> the BASIC! programmer to decide what to do.</w:t>
      </w:r>
    </w:p>
    <w:p w:rsidR="004E1D15" w:rsidRDefault="009F6EC7" w:rsidP="005F4916">
      <w:pPr>
        <w:pStyle w:val="Heading3"/>
      </w:pPr>
      <w:bookmarkStart w:id="5121" w:name="_Toc400726632"/>
      <w:r>
        <w:t>H</w:t>
      </w:r>
      <w:r w:rsidR="000A44ED">
        <w:t>tml.load.string &lt;html_sexp&gt;</w:t>
      </w:r>
      <w:bookmarkEnd w:id="5121"/>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5122" w:name="_Toc400726633"/>
      <w:r>
        <w:lastRenderedPageBreak/>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5122"/>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5123" w:name="_Toc400726634"/>
      <w:r>
        <w:t>Html.get.datalink &lt;data_svar&gt;</w:t>
      </w:r>
      <w:bookmarkEnd w:id="5123"/>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del w:id="5124" w:author="Sammartano, Marc (BIC USA)" w:date="2014-10-10T12:05:00Z">
        <w:r w:rsidR="009B3E32" w:rsidDel="00D571D4">
          <w:delText xml:space="preserve"> </w:delText>
        </w:r>
      </w:del>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w:t>
      </w:r>
      <w:del w:id="5125" w:author="Sammartano, Marc (BIC USA)" w:date="2014-10-10T12:05:00Z">
        <w:r w:rsidDel="00D571D4">
          <w:delText xml:space="preserve"> </w:delText>
        </w:r>
      </w:del>
      <w:r>
        <w:t xml:space="preserve">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lastRenderedPageBreak/>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5126" w:name="_Toc400726635"/>
      <w:r>
        <w:t>Html.go.back</w:t>
      </w:r>
      <w:bookmarkEnd w:id="5126"/>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5127" w:name="_Toc400726636"/>
      <w:r>
        <w:t>Html.go.forward</w:t>
      </w:r>
      <w:bookmarkEnd w:id="5127"/>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5128" w:name="_Toc400726637"/>
      <w:r>
        <w:t>Html.close</w:t>
      </w:r>
      <w:bookmarkEnd w:id="5128"/>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5129" w:name="_Toc400726638"/>
      <w:r>
        <w:t>Html.clear.cache</w:t>
      </w:r>
      <w:bookmarkEnd w:id="5129"/>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5130" w:name="_Toc400726639"/>
      <w:r>
        <w:t>H</w:t>
      </w:r>
      <w:r w:rsidR="00E95C98">
        <w:t>tml</w:t>
      </w:r>
      <w:r>
        <w:t>.clear.history</w:t>
      </w:r>
      <w:bookmarkEnd w:id="5130"/>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Default="00B45901" w:rsidP="00B45901">
      <w:pPr>
        <w:rPr>
          <w:ins w:id="5131" w:author="Sammartano, Marc (BIC USA)" w:date="2014-09-29T10:34:00Z"/>
        </w:rPr>
      </w:pPr>
      <w:r>
        <w:t>Clears the HTML history.</w:t>
      </w:r>
    </w:p>
    <w:p w:rsidR="009D6C4F" w:rsidRDefault="009D6C4F" w:rsidP="009D6C4F">
      <w:pPr>
        <w:pStyle w:val="Heading2"/>
        <w:rPr>
          <w:ins w:id="5132" w:author="Sammartano, Marc (BIC USA)" w:date="2014-09-29T10:35:00Z"/>
        </w:rPr>
      </w:pPr>
      <w:bookmarkStart w:id="5133" w:name="_Toc400726640"/>
      <w:ins w:id="5134" w:author="Sammartano, Marc (BIC USA)" w:date="2014-09-29T10:34:00Z">
        <w:r>
          <w:t>Related Commands</w:t>
        </w:r>
      </w:ins>
      <w:bookmarkEnd w:id="5133"/>
    </w:p>
    <w:p w:rsidR="009D6C4F" w:rsidRDefault="009D6C4F" w:rsidP="009D6C4F">
      <w:pPr>
        <w:pStyle w:val="Heading3"/>
      </w:pPr>
      <w:bookmarkStart w:id="5135" w:name="_Toc400726641"/>
      <w:moveToRangeStart w:id="5136" w:author="Sammartano, Marc (BIC USA)" w:date="2014-09-29T10:36:00Z" w:name="move399750314"/>
      <w:moveTo w:id="5137" w:author="Sammartano, Marc (BIC USA)" w:date="2014-09-29T10:36:00Z">
        <w:r>
          <w:t>Browse &lt;url_sexp&gt;</w:t>
        </w:r>
        <w:bookmarkEnd w:id="5135"/>
        <w:r>
          <w:fldChar w:fldCharType="begin"/>
        </w:r>
        <w:r>
          <w:instrText xml:space="preserve"> XE "</w:instrText>
        </w:r>
        <w:r w:rsidRPr="002E6C8B">
          <w:instrText>Browse &lt;url_sexp&gt;</w:instrText>
        </w:r>
        <w:r>
          <w:instrText xml:space="preserve">" </w:instrText>
        </w:r>
        <w:r>
          <w:fldChar w:fldCharType="end"/>
        </w:r>
      </w:moveTo>
    </w:p>
    <w:p w:rsidR="009D6C4F" w:rsidRDefault="009D6C4F" w:rsidP="009D6C4F">
      <w:moveToRangeStart w:id="5138" w:author="Sammartano, Marc (BIC USA)" w:date="2014-09-29T10:35:00Z" w:name="move399750271"/>
      <w:moveToRangeEnd w:id="5136"/>
      <w:moveTo w:id="5139" w:author="Sammartano, Marc (BIC USA)" w:date="2014-09-29T10:35:00Z">
        <w:r>
          <w:t>If &lt;url_sexp&gt; starts with "http…" then the internet site specified by &lt;url_sexp&gt; will be opened and displayed.</w:t>
        </w:r>
      </w:moveTo>
    </w:p>
    <w:p w:rsidR="009D6C4F" w:rsidRDefault="009D6C4F" w:rsidP="009D6C4F">
      <w:moveTo w:id="5140" w:author="Sammartano, Marc (BIC USA)" w:date="2014-09-29T10:35:00Z">
        <w:r>
          <w:t>If &lt;url_sexp&gt; starts with "</w:t>
        </w:r>
        <w:r>
          <w:fldChar w:fldCharType="begin"/>
        </w:r>
        <w:r>
          <w:instrText xml:space="preserve"> HYPERLINK "file:///C:\\sdcard\\" </w:instrText>
        </w:r>
        <w:r>
          <w:fldChar w:fldCharType="separate"/>
        </w:r>
        <w:r w:rsidRPr="005A4899">
          <w:rPr>
            <w:rStyle w:val="Hyperlink"/>
          </w:rPr>
          <w:t>file:///sdcard/...</w:t>
        </w:r>
        <w:r>
          <w:rPr>
            <w:rStyle w:val="Hyperlink"/>
          </w:rPr>
          <w:fldChar w:fldCharType="end"/>
        </w:r>
        <w:r>
          <w:t xml:space="preserve"> " then the file will be open be opened by the application, </w:t>
        </w:r>
        <w:r w:rsidRPr="008F2FEA">
          <w:t>ThinkFree Mobile</w:t>
        </w:r>
        <w:r>
          <w:t>. The file types that the free version of ThinkFree Mobile can open are ".txt, .doc,</w:t>
        </w:r>
      </w:moveTo>
      <w:ins w:id="5141" w:author="Sammartano, Marc (BIC USA)" w:date="2014-09-29T10:37:00Z">
        <w:r>
          <w:t xml:space="preserve"> </w:t>
        </w:r>
      </w:ins>
      <w:moveTo w:id="5142" w:author="Sammartano, Marc (BIC USA)" w:date="2014-09-29T10:35:00Z">
        <w:r>
          <w:t>.xls, .rtf".</w:t>
        </w:r>
      </w:moveTo>
    </w:p>
    <w:p w:rsidR="009D6C4F" w:rsidRDefault="009D6C4F" w:rsidP="009D6C4F">
      <w:moveTo w:id="5143" w:author="Sammartano, Marc (BIC USA)" w:date="2014-09-29T10:35:00Z">
        <w:r>
          <w:t>If your Android device does not already have ThinkFree Mobile Viewer on it, you can find it in the apps section of the Google Play Store. There is also a paid "pro" version that manages additional file types.</w:t>
        </w:r>
      </w:moveTo>
    </w:p>
    <w:p w:rsidR="009D6C4F" w:rsidRDefault="009D6C4F" w:rsidP="009D6C4F">
      <w:moveTo w:id="5144" w:author="Sammartano, Marc (BIC USA)" w:date="2014-09-29T10:35:00Z">
        <w:r>
          <w:t>Note: You can also use the HTML commands to display (and interact with) web pages located on your device or on the web.</w:t>
        </w:r>
      </w:moveTo>
    </w:p>
    <w:p w:rsidR="009D6C4F" w:rsidRDefault="009D6C4F" w:rsidP="009D6C4F">
      <w:pPr>
        <w:pStyle w:val="Heading2"/>
      </w:pPr>
      <w:bookmarkStart w:id="5145" w:name="_Toc400726642"/>
      <w:moveToRangeStart w:id="5146" w:author="Sammartano, Marc (BIC USA)" w:date="2014-09-29T10:36:00Z" w:name="move399750340"/>
      <w:moveToRangeEnd w:id="5138"/>
      <w:moveTo w:id="5147" w:author="Sammartano, Marc (BIC USA)" w:date="2014-09-29T10:36:00Z">
        <w:r>
          <w:t>Http.post &lt;url_sexp&gt;, &lt;list_nexp&gt;, &lt;result_svar&gt;</w:t>
        </w:r>
        <w:bookmarkEnd w:id="5145"/>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moveTo>
    </w:p>
    <w:p w:rsidR="009D6C4F" w:rsidRDefault="009D6C4F" w:rsidP="009D6C4F">
      <w:moveTo w:id="5148" w:author="Sammartano, Marc (BIC USA)" w:date="2014-09-29T10:36:00Z">
        <w:r>
          <w:t>Execute a Post command to an Internet location.</w:t>
        </w:r>
      </w:moveTo>
    </w:p>
    <w:p w:rsidR="009D6C4F" w:rsidRDefault="009D6C4F" w:rsidP="009D6C4F">
      <w:moveTo w:id="5149" w:author="Sammartano, Marc (BIC USA)" w:date="2014-09-29T10:36:00Z">
        <w:r>
          <w:t>&lt;url_sexp&gt; contains the url ("</w:t>
        </w:r>
        <w:r w:rsidRPr="003F2980">
          <w:t>http://...."</w:t>
        </w:r>
        <w:r>
          <w:t>) that will accept the Post.</w:t>
        </w:r>
      </w:moveTo>
    </w:p>
    <w:p w:rsidR="009D6C4F" w:rsidRDefault="009D6C4F" w:rsidP="009D6C4F">
      <w:moveTo w:id="5150" w:author="Sammartano, Marc (BIC USA)" w:date="2014-09-29T10:36:00Z">
        <w:r>
          <w:t>&lt;list_nexp&gt; is a pointer to a string list which contains the Name/Value pairs needed for the Post.</w:t>
        </w:r>
      </w:moveTo>
    </w:p>
    <w:p w:rsidR="009D6C4F" w:rsidDel="009D6C4F" w:rsidRDefault="009D6C4F" w:rsidP="009D6C4F">
      <w:pPr>
        <w:rPr>
          <w:del w:id="5151" w:author="Sammartano, Marc (BIC USA)" w:date="2014-09-29T10:36:00Z"/>
        </w:rPr>
      </w:pPr>
      <w:moveTo w:id="5152" w:author="Sammartano, Marc (BIC USA)" w:date="2014-09-29T10:36:00Z">
        <w:r>
          <w:lastRenderedPageBreak/>
          <w:t>&lt;result_svar&gt; is where the Post response will be placed.</w:t>
        </w:r>
      </w:moveTo>
    </w:p>
    <w:moveToRangeEnd w:id="5146"/>
    <w:p w:rsidR="009D6C4F" w:rsidRPr="009D6C4F" w:rsidRDefault="009D6C4F" w:rsidP="009D6C4F"/>
    <w:p w:rsidR="008952BE" w:rsidRDefault="00D663E0" w:rsidP="00E33967">
      <w:pPr>
        <w:pStyle w:val="Heading1"/>
      </w:pPr>
      <w:bookmarkStart w:id="5153" w:name="_Toc400726643"/>
      <w:r>
        <w:t>TCP</w:t>
      </w:r>
      <w:r w:rsidR="008952BE">
        <w:t>/IP Sockets</w:t>
      </w:r>
      <w:bookmarkEnd w:id="5153"/>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xml:space="preserve">. </w:t>
      </w:r>
      <w:del w:id="5154" w:author="Sammartano, Marc (BIC USA)" w:date="2014-10-10T12:06:00Z">
        <w:r w:rsidR="00D2574E" w:rsidDel="00D571D4">
          <w:delText xml:space="preserve"> </w:delText>
        </w:r>
      </w:del>
      <w:r w:rsidR="00D2574E">
        <w:t>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del w:id="5155" w:author="Sammartano, Marc (BIC USA)" w:date="2014-09-23T18:21:00Z">
        <w:r w:rsidR="006F3224" w:rsidDel="005E290C">
          <w:delText xml:space="preserve"> </w:delText>
        </w:r>
      </w:del>
      <w:r w:rsidR="006F3224">
        <w:t>This external or WAN IP can be found using:</w:t>
      </w:r>
    </w:p>
    <w:p w:rsidR="006F3224" w:rsidRDefault="006F3224" w:rsidP="00BA7506">
      <w:pPr>
        <w:pStyle w:val="Codeexample"/>
      </w:pPr>
      <w:r>
        <w:t xml:space="preserve">Graburl ip$, </w:t>
      </w:r>
      <w:r w:rsidR="00F5651B">
        <w:t>"</w:t>
      </w:r>
      <w:hyperlink r:id="rId20" w:history="1">
        <w:r w:rsidR="00336A33" w:rsidRPr="00B3210D">
          <w:rPr>
            <w:rStyle w:val="Hyperlink"/>
          </w:rPr>
          <w:t>http://icanhazip.com</w:t>
        </w:r>
      </w:hyperlink>
      <w:r w:rsidR="00F5651B">
        <w:t>"</w:t>
      </w:r>
    </w:p>
    <w:p w:rsidR="00EE0F26" w:rsidRDefault="00EE0F26" w:rsidP="008952BE">
      <w:r>
        <w:t xml:space="preserve"> This is not the same IP </w:t>
      </w:r>
      <w:r w:rsidR="002E6013">
        <w:t>that</w:t>
      </w:r>
      <w:r>
        <w:t xml:space="preserve"> would be obtained by executing </w:t>
      </w:r>
      <w:del w:id="5156" w:author="Sammartano, Marc (BIC USA)" w:date="2014-09-23T18:21:00Z">
        <w:r w:rsidDel="005E290C">
          <w:delText>s</w:delText>
        </w:r>
      </w:del>
      <w:ins w:id="5157" w:author="Sammartano, Marc (BIC USA)" w:date="2014-09-23T18:21:00Z">
        <w:r w:rsidR="005E290C">
          <w:t>S</w:t>
        </w:r>
      </w:ins>
      <w:r>
        <w:t>ocket.my</w:t>
      </w:r>
      <w:del w:id="5158" w:author="Sammartano, Marc (BIC USA)" w:date="2014-09-23T18:21:00Z">
        <w:r w:rsidDel="005E290C">
          <w:delText>ip</w:delText>
        </w:r>
      </w:del>
      <w:ins w:id="5159" w:author="Sammartano, Marc (BIC USA)" w:date="2014-09-23T18:21:00Z">
        <w:r w:rsidR="005E290C">
          <w:t>IP</w:t>
        </w:r>
      </w:ins>
      <w:r>
        <w:t xml:space="preserve">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5160" w:name="_Toc400726644"/>
      <w:r>
        <w:t xml:space="preserve">TCP/IP </w:t>
      </w:r>
      <w:r w:rsidR="00D65DA8">
        <w:t xml:space="preserve">Client </w:t>
      </w:r>
      <w:r>
        <w:t>Socket Commands</w:t>
      </w:r>
      <w:bookmarkEnd w:id="5160"/>
    </w:p>
    <w:p w:rsidR="00DD1527" w:rsidRDefault="00DD1527" w:rsidP="005F4916">
      <w:pPr>
        <w:pStyle w:val="Heading3"/>
      </w:pPr>
      <w:bookmarkStart w:id="5161" w:name="_Toc400726645"/>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5161"/>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w:t>
      </w:r>
      <w:r w:rsidR="00DD1527">
        <w:lastRenderedPageBreak/>
        <w:t xml:space="preserve">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5162" w:name="_Toc400726646"/>
      <w:r>
        <w:t>Socket.client.status &lt;status_nvar&gt;</w:t>
      </w:r>
      <w:bookmarkEnd w:id="5162"/>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5163" w:name="_Toc400726647"/>
      <w:r>
        <w:t>S</w:t>
      </w:r>
      <w:r w:rsidR="00CB062B">
        <w:t>ocket.client.server.ip &lt;svar&gt;</w:t>
      </w:r>
      <w:bookmarkEnd w:id="5163"/>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5164" w:name="_Toc400726648"/>
      <w:r>
        <w:t>Socket.client.read.line &lt;line_svar&gt;</w:t>
      </w:r>
      <w:bookmarkEnd w:id="5164"/>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5165" w:name="_Toc400726649"/>
      <w:r>
        <w:t>Socket.client.read.ready &lt;nvar&gt;</w:t>
      </w:r>
      <w:bookmarkEnd w:id="5165"/>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5166" w:name="_Toc400726650"/>
      <w:r>
        <w:t xml:space="preserve">Socket.client.read.file </w:t>
      </w:r>
      <w:del w:id="5167" w:author="Sammartano, Marc (BIC USA)" w:date="2014-09-29T14:53:00Z">
        <w:r w:rsidDel="00AC5659">
          <w:delText xml:space="preserve"> </w:delText>
        </w:r>
      </w:del>
      <w:r>
        <w:t>&lt;fw_nexp&gt;</w:t>
      </w:r>
      <w:bookmarkEnd w:id="5166"/>
      <w:r w:rsidR="00520661">
        <w:fldChar w:fldCharType="begin"/>
      </w:r>
      <w:r w:rsidR="006B69F2">
        <w:instrText xml:space="preserve"> XE "</w:instrText>
      </w:r>
      <w:r w:rsidR="006B69F2" w:rsidRPr="00CD07F1">
        <w:instrText xml:space="preserve">Socket.client.read.file </w:instrText>
      </w:r>
      <w:del w:id="5168" w:author="Sammartano, Marc (BIC USA)" w:date="2014-09-29T14:53:00Z">
        <w:r w:rsidR="006B69F2" w:rsidRPr="00CD07F1" w:rsidDel="00AC5659">
          <w:delInstrText xml:space="preserve"> </w:delInstrText>
        </w:r>
      </w:del>
      <w:r w:rsidR="006B69F2" w:rsidRPr="00CD07F1">
        <w:instrText>&lt;fw_nexp&gt;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5169" w:name="_Toc400726651"/>
      <w:r>
        <w:t>Socket.client.write.line &lt;line_sexp&gt;</w:t>
      </w:r>
      <w:bookmarkEnd w:id="5169"/>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5170" w:name="_Toc400726652"/>
      <w:r>
        <w:lastRenderedPageBreak/>
        <w:t>Socket.client.write.bytes &lt;sexp&gt;</w:t>
      </w:r>
      <w:bookmarkEnd w:id="5170"/>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del w:id="5171" w:author="Sammartano, Marc (BIC USA)" w:date="2014-10-10T12:06:00Z">
        <w:r w:rsidR="00B4434A" w:rsidDel="00D571D4">
          <w:delText xml:space="preserve"> </w:delText>
        </w:r>
      </w:del>
      <w:r w:rsidR="00B4434A">
        <w:t xml:space="preserve">to the previously connected Server as UTF-8 characters. </w:t>
      </w:r>
      <w:del w:id="5172" w:author="Sammartano, Marc (BIC USA)" w:date="2014-10-10T12:06:00Z">
        <w:r w:rsidR="00B4434A" w:rsidDel="00D571D4">
          <w:delText xml:space="preserve"> </w:delText>
        </w:r>
      </w:del>
      <w:r w:rsidR="00B4434A">
        <w:t>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5173" w:name="_Toc400726653"/>
      <w:r>
        <w:t>Socket.client.write.file &lt;fr_nexp&gt;</w:t>
      </w:r>
      <w:bookmarkEnd w:id="5173"/>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5174" w:name="_Toc400726654"/>
      <w:r>
        <w:t>S</w:t>
      </w:r>
      <w:r w:rsidR="00CB062B">
        <w:t>ocket.client.close</w:t>
      </w:r>
      <w:bookmarkEnd w:id="5174"/>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5175" w:name="_Toc400726655"/>
      <w:r>
        <w:t>TCP/IP Server Socket Commands</w:t>
      </w:r>
      <w:bookmarkEnd w:id="5175"/>
    </w:p>
    <w:p w:rsidR="0037623F" w:rsidRDefault="0037623F" w:rsidP="005F4916">
      <w:pPr>
        <w:pStyle w:val="Heading3"/>
      </w:pPr>
      <w:bookmarkStart w:id="5176" w:name="_Toc400726656"/>
      <w:r>
        <w:t>Socket.my</w:t>
      </w:r>
      <w:ins w:id="5177" w:author="Sammartano, Marc (BIC USA)" w:date="2014-09-23T18:21:00Z">
        <w:r w:rsidR="005E290C">
          <w:t>IP</w:t>
        </w:r>
      </w:ins>
      <w:del w:id="5178" w:author="Sammartano, Marc (BIC USA)" w:date="2014-09-23T18:21:00Z">
        <w:r w:rsidDel="005E290C">
          <w:delText>ip</w:delText>
        </w:r>
      </w:del>
      <w:r>
        <w:t xml:space="preserve"> &lt;svar&gt;</w:t>
      </w:r>
      <w:bookmarkEnd w:id="5176"/>
      <w:r w:rsidR="00520661">
        <w:fldChar w:fldCharType="begin"/>
      </w:r>
      <w:r>
        <w:instrText xml:space="preserve"> XE "</w:instrText>
      </w:r>
      <w:r w:rsidRPr="00CE2B5E">
        <w:instrText>Socket.my</w:instrText>
      </w:r>
      <w:ins w:id="5179" w:author="Sammartano, Marc (BIC USA)" w:date="2014-09-23T18:21:00Z">
        <w:r w:rsidR="005E290C">
          <w:instrText>IP</w:instrText>
        </w:r>
      </w:ins>
      <w:del w:id="5180" w:author="Sammartano, Marc (BIC USA)" w:date="2014-09-23T18:21:00Z">
        <w:r w:rsidRPr="00CE2B5E" w:rsidDel="005E290C">
          <w:delInstrText>ip</w:delInstrText>
        </w:r>
      </w:del>
      <w:r w:rsidRPr="00CE2B5E">
        <w:instrText xml:space="preserve">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w:t>
      </w:r>
      <w:ins w:id="5181" w:author="Sammartano, Marc (BIC USA)" w:date="2014-09-14T12:14:00Z">
        <w:r w:rsidR="00912D50">
          <w:t>e</w:t>
        </w:r>
      </w:ins>
      <w:del w:id="5182" w:author="Sammartano, Marc (BIC USA)" w:date="2014-09-14T12:14:00Z">
        <w:r w:rsidDel="00912D50">
          <w:delText>is</w:delText>
        </w:r>
      </w:del>
      <w:r>
        <w:t xml:space="preserve"> external or WAN IP can be found using:</w:t>
      </w:r>
    </w:p>
    <w:p w:rsidR="00A42D88" w:rsidRDefault="00A42D88" w:rsidP="00526911">
      <w:pPr>
        <w:pStyle w:val="Codeexample"/>
      </w:pPr>
      <w:r>
        <w:t xml:space="preserve">Graburl ip$, </w:t>
      </w:r>
      <w:r w:rsidR="00F5651B">
        <w:t>"</w:t>
      </w:r>
      <w:ins w:id="5183" w:author="Sammartano, Marc (BIC USA)" w:date="2014-09-14T12:14:00Z">
        <w:r w:rsidR="00912D50">
          <w:fldChar w:fldCharType="begin"/>
        </w:r>
        <w:r w:rsidR="00912D50">
          <w:instrText xml:space="preserve"> HYPERLINK "</w:instrText>
        </w:r>
      </w:ins>
      <w:r w:rsidR="00912D50" w:rsidRPr="00912D50">
        <w:instrText>http://</w:instrText>
      </w:r>
      <w:ins w:id="5184" w:author="Sammartano, Marc (BIC USA)" w:date="2014-09-14T12:13:00Z">
        <w:r w:rsidR="00912D50" w:rsidRPr="00912D50">
          <w:instrText>icanhazip.com</w:instrText>
        </w:r>
      </w:ins>
      <w:ins w:id="5185" w:author="Sammartano, Marc (BIC USA)" w:date="2014-09-14T12:14:00Z">
        <w:r w:rsidR="00912D50">
          <w:instrText xml:space="preserve">" </w:instrText>
        </w:r>
        <w:r w:rsidR="00912D50">
          <w:fldChar w:fldCharType="separate"/>
        </w:r>
      </w:ins>
      <w:r w:rsidR="00912D50" w:rsidRPr="00BC290E">
        <w:rPr>
          <w:rStyle w:val="Hyperlink"/>
        </w:rPr>
        <w:t>http://</w:t>
      </w:r>
      <w:ins w:id="5186" w:author="Sammartano, Marc (BIC USA)" w:date="2014-09-14T12:13:00Z">
        <w:r w:rsidR="00912D50" w:rsidRPr="00BC290E">
          <w:rPr>
            <w:rStyle w:val="Hyperlink"/>
          </w:rPr>
          <w:t>icanhazip.com</w:t>
        </w:r>
      </w:ins>
      <w:del w:id="5187" w:author="Sammartano, Marc (BIC USA)" w:date="2014-09-14T12:13:00Z">
        <w:r w:rsidR="00912D50" w:rsidRPr="00BC290E" w:rsidDel="003F5D44">
          <w:rPr>
            <w:rStyle w:val="Hyperlink"/>
          </w:rPr>
          <w:delText>automation.whatismyip.com/n09230945.asp</w:delText>
        </w:r>
      </w:del>
      <w:ins w:id="5188" w:author="Sammartano, Marc (BIC USA)" w:date="2014-09-14T12:14:00Z">
        <w:r w:rsidR="00912D50">
          <w:fldChar w:fldCharType="end"/>
        </w:r>
      </w:ins>
      <w:r w:rsidR="00F5651B">
        <w:t>"</w:t>
      </w:r>
    </w:p>
    <w:p w:rsidR="006B7DC7" w:rsidRDefault="006B7DC7" w:rsidP="005F4916">
      <w:pPr>
        <w:pStyle w:val="Heading3"/>
      </w:pPr>
      <w:bookmarkStart w:id="5189" w:name="_Toc400726657"/>
      <w:r>
        <w:t>Socket.server.create &lt;port_nexp&gt;</w:t>
      </w:r>
      <w:bookmarkEnd w:id="5189"/>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5190" w:name="_Toc400726658"/>
      <w:r>
        <w:t>Socket.server.connect</w:t>
      </w:r>
      <w:r w:rsidR="00795B6C">
        <w:t xml:space="preserve"> </w:t>
      </w:r>
      <w:r w:rsidR="00795B6C" w:rsidRPr="00795B6C">
        <w:t>{&lt;wait_</w:t>
      </w:r>
      <w:r w:rsidR="00C128F2">
        <w:t>l</w:t>
      </w:r>
      <w:r w:rsidR="00795B6C" w:rsidRPr="00795B6C">
        <w:t>exp&gt;}</w:t>
      </w:r>
      <w:bookmarkEnd w:id="5190"/>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In general, it is better (safer, more robust)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5191" w:name="_Toc400726659"/>
      <w:r>
        <w:t>Socket.server.status &lt;status_nvar&gt;</w:t>
      </w:r>
      <w:bookmarkEnd w:id="5191"/>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lastRenderedPageBreak/>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5192" w:name="_Toc400726660"/>
      <w:r>
        <w:t>Socket.server.read.line &lt;svar&gt;</w:t>
      </w:r>
      <w:bookmarkEnd w:id="5192"/>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5193" w:name="_Toc400726661"/>
      <w:r>
        <w:t>Socket.server.read.ready &lt;nvar&gt;</w:t>
      </w:r>
      <w:bookmarkEnd w:id="5193"/>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5194" w:name="_Toc400726662"/>
      <w:r>
        <w:t>Socket.server.write.line &lt;sexp&gt;</w:t>
      </w:r>
      <w:bookmarkEnd w:id="5194"/>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5195" w:name="_Toc400726663"/>
      <w:r>
        <w:t>Socket.server.write.bytes &lt;sexp&gt;</w:t>
      </w:r>
      <w:bookmarkEnd w:id="5195"/>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w:t>
      </w:r>
      <w:del w:id="5196" w:author="Sammartano, Marc (BIC USA)" w:date="2014-10-10T12:06:00Z">
        <w:r w:rsidR="00B4434A" w:rsidDel="00D571D4">
          <w:delText xml:space="preserve"> </w:delText>
        </w:r>
      </w:del>
      <w:r w:rsidR="00B4434A">
        <w:t>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5197" w:name="_Toc400726664"/>
      <w:r>
        <w:t xml:space="preserve">Socket.server.write.file </w:t>
      </w:r>
      <w:del w:id="5198" w:author="Sammartano, Marc (BIC USA)" w:date="2014-09-29T14:53:00Z">
        <w:r w:rsidDel="00AC5659">
          <w:delText xml:space="preserve"> </w:delText>
        </w:r>
      </w:del>
      <w:r>
        <w:t>&lt;fr_nexp&gt;</w:t>
      </w:r>
      <w:bookmarkEnd w:id="5197"/>
      <w:r w:rsidR="00520661">
        <w:fldChar w:fldCharType="begin"/>
      </w:r>
      <w:r>
        <w:instrText xml:space="preserve"> XE "</w:instrText>
      </w:r>
      <w:r w:rsidRPr="003F6EE6">
        <w:instrText xml:space="preserve">Socket.server.write.file </w:instrText>
      </w:r>
      <w:del w:id="5199" w:author="Sammartano, Marc (BIC USA)" w:date="2014-09-29T14:53:00Z">
        <w:r w:rsidRPr="003F6EE6" w:rsidDel="00AC5659">
          <w:delInstrText xml:space="preserve"> </w:delInstrText>
        </w:r>
      </w:del>
      <w:r w:rsidRPr="003F6EE6">
        <w:instrText>&lt;fr_nexp&gt;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5200" w:name="_Toc400726665"/>
      <w:r w:rsidRPr="00AD2D2D">
        <w:t>Socket.server.read.file &lt;fw_nexp&gt;</w:t>
      </w:r>
      <w:bookmarkEnd w:id="5200"/>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5201" w:name="_Toc400726666"/>
      <w:r>
        <w:lastRenderedPageBreak/>
        <w:t>Socket.server.disconnect</w:t>
      </w:r>
      <w:bookmarkEnd w:id="5201"/>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5202" w:name="_Toc400726667"/>
      <w:r>
        <w:t>Socket.server.close</w:t>
      </w:r>
      <w:bookmarkEnd w:id="5202"/>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5203" w:name="_Toc400726668"/>
      <w:r>
        <w:t>Socket.server.client.ip &lt;nvar&gt;</w:t>
      </w:r>
      <w:bookmarkEnd w:id="5203"/>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5204" w:name="_Toc400726669"/>
      <w:r>
        <w:t>FTP</w:t>
      </w:r>
      <w:r w:rsidR="0081367E">
        <w:t xml:space="preserve"> Client</w:t>
      </w:r>
      <w:bookmarkEnd w:id="5204"/>
    </w:p>
    <w:p w:rsidR="000039BC" w:rsidRDefault="000039BC" w:rsidP="000039BC">
      <w:r>
        <w:t>These FTP commands implement a FTP Client</w:t>
      </w:r>
    </w:p>
    <w:p w:rsidR="000039BC" w:rsidRDefault="003A4712" w:rsidP="00EB1F62">
      <w:pPr>
        <w:pStyle w:val="Heading2"/>
      </w:pPr>
      <w:bookmarkStart w:id="5205" w:name="_Toc400726670"/>
      <w:r w:rsidRPr="004B7016">
        <w:t>Ftp.open</w:t>
      </w:r>
      <w:r w:rsidR="00A049E1">
        <w:t xml:space="preserve"> &lt;url_sexp&gt;, &lt;port_nexp&gt;, &lt;user_sexp&gt;, &lt;pw_sexp&gt;</w:t>
      </w:r>
      <w:bookmarkEnd w:id="5205"/>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 xml:space="preserve">Connects to the specified url and port. Logs onto the server using the specified user name and password. </w:t>
      </w:r>
      <w:del w:id="5206" w:author="Sammartano, Marc (BIC USA)" w:date="2014-10-10T12:06:00Z">
        <w:r w:rsidDel="00D571D4">
          <w:delText xml:space="preserve"> </w:delText>
        </w:r>
      </w:del>
      <w:r>
        <w:t>For example:</w:t>
      </w:r>
    </w:p>
    <w:p w:rsidR="000039BC" w:rsidRPr="00FB227D" w:rsidRDefault="006C69AF" w:rsidP="007B2223">
      <w:pPr>
        <w:pStyle w:val="Codeexample"/>
      </w:pPr>
      <w:hyperlink r:id="rId21" w:history="1">
        <w:r w:rsidR="00A049E1" w:rsidRPr="00A049E1">
          <w:t>ftp.open</w:t>
        </w:r>
      </w:hyperlink>
      <w:r w:rsidR="00A049E1" w:rsidRPr="00A049E1">
        <w:t xml:space="preserve"> </w:t>
      </w:r>
      <w:r w:rsidR="00F5651B">
        <w:t>"</w:t>
      </w:r>
      <w:hyperlink r:id="rId22"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5207" w:name="_Toc400726671"/>
      <w:r>
        <w:t>Ftp.</w:t>
      </w:r>
      <w:r w:rsidR="00434FE2">
        <w:t>c</w:t>
      </w:r>
      <w:r w:rsidR="00FB227D">
        <w:t>lose</w:t>
      </w:r>
      <w:bookmarkEnd w:id="5207"/>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6C69AF" w:rsidP="00EB1F62">
      <w:pPr>
        <w:pStyle w:val="Heading2"/>
      </w:pPr>
      <w:hyperlink r:id="rId23" w:history="1">
        <w:bookmarkStart w:id="5208" w:name="_Toc400726672"/>
        <w:r w:rsidR="003A4712">
          <w:t>Ftp.</w:t>
        </w:r>
        <w:r w:rsidR="00A049E1" w:rsidRPr="00A049E1">
          <w:t>put</w:t>
        </w:r>
      </w:hyperlink>
      <w:r w:rsidR="00A63278">
        <w:t xml:space="preserve"> &lt;source_sexp&gt;, &lt;destination_sexp&gt;</w:t>
      </w:r>
      <w:bookmarkEnd w:id="5208"/>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specified destination file on connected ftp server.</w:t>
      </w:r>
      <w:del w:id="5209" w:author="Sammartano, Marc (BIC USA)" w:date="2014-10-10T12:06:00Z">
        <w:r w:rsidR="00DF4A4A" w:rsidDel="00D571D4">
          <w:delText xml:space="preserve"> </w:delText>
        </w:r>
      </w:del>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6C69AF" w:rsidP="00EB1F62">
      <w:pPr>
        <w:pStyle w:val="Heading2"/>
      </w:pPr>
      <w:hyperlink r:id="rId24" w:history="1">
        <w:bookmarkStart w:id="5210" w:name="_Toc400726673"/>
        <w:r w:rsidR="003A4712">
          <w:t>Ftp.</w:t>
        </w:r>
        <w:r w:rsidR="00A049E1" w:rsidRPr="00A049E1">
          <w:t>get</w:t>
        </w:r>
      </w:hyperlink>
      <w:r w:rsidR="00A63278">
        <w:t xml:space="preserve"> &lt;source_sexp&gt;, &lt;destination_sexp&gt;</w:t>
      </w:r>
      <w:bookmarkEnd w:id="5210"/>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6C69AF" w:rsidP="00EB1F62">
      <w:pPr>
        <w:pStyle w:val="Heading2"/>
      </w:pPr>
      <w:hyperlink r:id="rId25" w:history="1">
        <w:bookmarkStart w:id="5211" w:name="_Toc400726674"/>
        <w:r w:rsidR="003A4712">
          <w:t>Ftp.</w:t>
        </w:r>
        <w:r w:rsidR="00A049E1" w:rsidRPr="00A049E1">
          <w:t>dir</w:t>
        </w:r>
      </w:hyperlink>
      <w:r w:rsidR="0034592D">
        <w:t xml:space="preserve"> &lt;list_n</w:t>
      </w:r>
      <w:r w:rsidR="005F6213">
        <w:t>var&gt;</w:t>
      </w:r>
      <w:ins w:id="5212" w:author="Sammartano, Marc (BIC USA)" w:date="2014-09-19T15:48:00Z">
        <w:r w:rsidR="00EB7A4A">
          <w:t xml:space="preserve"> {,&lt;dirmark_sexp&gt;}</w:t>
        </w:r>
      </w:ins>
      <w:bookmarkEnd w:id="5211"/>
      <w:r w:rsidR="00520661">
        <w:fldChar w:fldCharType="begin"/>
      </w:r>
      <w:r w:rsidR="00682711">
        <w:instrText xml:space="preserve"> XE "</w:instrText>
      </w:r>
      <w:r w:rsidR="009159B8">
        <w:instrText>F</w:instrText>
      </w:r>
      <w:r w:rsidR="00682711" w:rsidRPr="00B67BBF">
        <w:instrText>tp.dir &lt;list_nvar&gt;</w:instrText>
      </w:r>
      <w:r w:rsidR="00682711">
        <w:instrText>"</w:instrText>
      </w:r>
      <w:ins w:id="5213" w:author="Sammartano, Marc (BIC USA)" w:date="2014-09-19T15:48:00Z">
        <w:r w:rsidR="00EB7A4A">
          <w:instrText xml:space="preserve"> {,&lt;dirmark_sexp&gt;}</w:instrText>
        </w:r>
      </w:ins>
      <w:r w:rsidR="00682711">
        <w:instrText xml:space="preserve"> </w:instrText>
      </w:r>
      <w:r w:rsidR="00520661">
        <w:fldChar w:fldCharType="end"/>
      </w:r>
    </w:p>
    <w:p w:rsidR="00E637C4" w:rsidRDefault="005F6213" w:rsidP="005F6213">
      <w:pPr>
        <w:rPr>
          <w:ins w:id="5214" w:author="Sammartano, Marc (BIC USA)" w:date="2014-09-19T15:54:00Z"/>
        </w:rPr>
      </w:pPr>
      <w:r>
        <w:t>Create</w:t>
      </w:r>
      <w:r w:rsidR="00813D8D">
        <w:t>s</w:t>
      </w:r>
      <w:r>
        <w:t xml:space="preserve"> a list of the </w:t>
      </w:r>
      <w:ins w:id="5215" w:author="Sammartano, Marc (BIC USA)" w:date="2014-09-19T15:52:00Z">
        <w:r w:rsidR="00E637C4">
          <w:t xml:space="preserve">names of the </w:t>
        </w:r>
      </w:ins>
      <w:r>
        <w:t xml:space="preserve">files </w:t>
      </w:r>
      <w:ins w:id="5216" w:author="Sammartano, Marc (BIC USA)" w:date="2014-09-19T15:52:00Z">
        <w:r w:rsidR="00E637C4">
          <w:t xml:space="preserve">and directories </w:t>
        </w:r>
      </w:ins>
      <w:r>
        <w:t>in the current working directory and place</w:t>
      </w:r>
      <w:r w:rsidR="00813D8D">
        <w:t>s</w:t>
      </w:r>
      <w:r>
        <w:t xml:space="preserve"> </w:t>
      </w:r>
      <w:ins w:id="5217" w:author="Sammartano, Marc (BIC USA)" w:date="2014-09-19T15:57:00Z">
        <w:r w:rsidR="00D21360">
          <w:t>i</w:t>
        </w:r>
      </w:ins>
      <w:r>
        <w:t>t</w:t>
      </w:r>
      <w:del w:id="5218" w:author="Sammartano, Marc (BIC USA)" w:date="2014-09-19T15:57:00Z">
        <w:r w:rsidDel="00D21360">
          <w:delText>hat list</w:delText>
        </w:r>
      </w:del>
      <w:r>
        <w:t xml:space="preserve"> in</w:t>
      </w:r>
      <w:del w:id="5219" w:author="Sammartano, Marc (BIC USA)" w:date="2014-09-19T15:58:00Z">
        <w:r w:rsidDel="00D21360">
          <w:delText>to</w:delText>
        </w:r>
      </w:del>
      <w:r>
        <w:t xml:space="preserve"> a BASIC! List data structure. </w:t>
      </w:r>
      <w:ins w:id="5220" w:author="Sammartano, Marc (BIC USA)" w:date="2014-09-19T15:50:00Z">
        <w:r w:rsidR="00EB7A4A">
          <w:t>A pointer to the new List is returned in the variable &lt;list_nvar&gt;.</w:t>
        </w:r>
      </w:ins>
    </w:p>
    <w:p w:rsidR="00372F11" w:rsidRDefault="00E637C4" w:rsidP="005F6213">
      <w:ins w:id="5221" w:author="Sammartano, Marc (BIC USA)" w:date="2014-09-19T15:54:00Z">
        <w:r>
          <w:t>A</w:t>
        </w:r>
      </w:ins>
      <w:r w:rsidR="005F6213">
        <w:t xml:space="preserve"> </w:t>
      </w:r>
      <w:del w:id="5222" w:author="Sammartano, Marc (BIC USA)" w:date="2014-09-19T15:54:00Z">
        <w:r w:rsidR="005F6213" w:rsidDel="00E637C4">
          <w:delText>D</w:delText>
        </w:r>
      </w:del>
      <w:ins w:id="5223" w:author="Sammartano, Marc (BIC USA)" w:date="2014-09-19T15:54:00Z">
        <w:r>
          <w:t>d</w:t>
        </w:r>
      </w:ins>
      <w:r w:rsidR="005F6213">
        <w:t>irector</w:t>
      </w:r>
      <w:del w:id="5224" w:author="Sammartano, Marc (BIC USA)" w:date="2014-09-19T15:55:00Z">
        <w:r w:rsidR="005F6213" w:rsidDel="00E637C4">
          <w:delText>ies will have the characters,</w:delText>
        </w:r>
      </w:del>
      <w:ins w:id="5225" w:author="Sammartano, Marc (BIC USA)" w:date="2014-09-19T15:55:00Z">
        <w:r>
          <w:t>y is identified by a marker appended to its name. The default marker is the string</w:t>
        </w:r>
      </w:ins>
      <w:r w:rsidR="005F6213">
        <w:t xml:space="preserve"> </w:t>
      </w:r>
      <w:r w:rsidR="00F5651B">
        <w:t>"</w:t>
      </w:r>
      <w:r w:rsidR="005F6213">
        <w:t>(d)</w:t>
      </w:r>
      <w:r w:rsidR="00F5651B">
        <w:t>"</w:t>
      </w:r>
      <w:del w:id="5226" w:author="Sammartano, Marc (BIC USA)" w:date="2014-09-19T15:55:00Z">
        <w:r w:rsidR="005F6213" w:rsidDel="00E637C4">
          <w:delText xml:space="preserve"> appended to the filename</w:delText>
        </w:r>
      </w:del>
      <w:r w:rsidR="005F6213">
        <w:t xml:space="preserve">. </w:t>
      </w:r>
      <w:ins w:id="5227" w:author="Sammartano, Marc (BIC USA)" w:date="2014-09-19T15:56:00Z">
        <w:r>
          <w:t>You can change the marker with the optional directory mark parameter &lt;dirmark_sexp&gt;. If you do not want directories to be marked, set &lt;dirmark_sexp&gt; to an empty string, "".</w:t>
        </w:r>
      </w:ins>
    </w:p>
    <w:p w:rsidR="005F6213" w:rsidRDefault="005F6213" w:rsidP="005F6213">
      <w:r>
        <w:t>The following code can be used to print</w:t>
      </w:r>
      <w:del w:id="5228" w:author="Sammartano, Marc (BIC USA)" w:date="2014-09-19T15:49:00Z">
        <w:r w:rsidDel="00EB7A4A">
          <w:delText xml:space="preserve"> </w:delText>
        </w:r>
      </w:del>
      <w:r>
        <w:t xml:space="preserve">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6C69AF" w:rsidP="00EB1F62">
      <w:pPr>
        <w:pStyle w:val="Heading2"/>
      </w:pPr>
      <w:hyperlink r:id="rId26" w:history="1">
        <w:bookmarkStart w:id="5229" w:name="_Toc400726675"/>
        <w:r w:rsidR="003A4712">
          <w:t>Ftp.</w:t>
        </w:r>
        <w:r w:rsidR="00A049E1" w:rsidRPr="00A049E1">
          <w:t>cd</w:t>
        </w:r>
      </w:hyperlink>
      <w:r w:rsidR="005F6213">
        <w:t xml:space="preserve"> &lt;</w:t>
      </w:r>
      <w:r w:rsidR="00682711">
        <w:t>new_directory_sexp&gt;</w:t>
      </w:r>
      <w:bookmarkEnd w:id="5229"/>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6C69AF" w:rsidP="00EB1F62">
      <w:pPr>
        <w:pStyle w:val="Heading2"/>
      </w:pPr>
      <w:hyperlink r:id="rId27" w:history="1">
        <w:bookmarkStart w:id="5230" w:name="_Toc400726676"/>
        <w:r w:rsidR="003A4712">
          <w:t>Ftp.</w:t>
        </w:r>
        <w:r w:rsidR="00A049E1" w:rsidRPr="00A049E1">
          <w:t>rename</w:t>
        </w:r>
      </w:hyperlink>
      <w:r w:rsidR="00682711">
        <w:t xml:space="preserve"> &lt;old_filename_sexp&gt;, &lt;new_filename_sexp&gt;</w:t>
      </w:r>
      <w:bookmarkEnd w:id="5230"/>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6C69AF" w:rsidP="00EB1F62">
      <w:pPr>
        <w:pStyle w:val="Heading2"/>
      </w:pPr>
      <w:hyperlink r:id="rId28" w:history="1">
        <w:bookmarkStart w:id="5231" w:name="_Toc400726677"/>
        <w:r w:rsidR="003A4712">
          <w:t>Ftp.</w:t>
        </w:r>
        <w:r w:rsidR="00A049E1" w:rsidRPr="00A049E1">
          <w:t>delete</w:t>
        </w:r>
      </w:hyperlink>
      <w:r w:rsidR="00682711">
        <w:t xml:space="preserve"> &lt;filename_sexp&gt;</w:t>
      </w:r>
      <w:bookmarkEnd w:id="5231"/>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6C69AF" w:rsidP="00EB1F62">
      <w:pPr>
        <w:pStyle w:val="Heading2"/>
      </w:pPr>
      <w:hyperlink r:id="rId29" w:history="1">
        <w:bookmarkStart w:id="5232" w:name="_Toc400726678"/>
        <w:r w:rsidR="003A4712">
          <w:t>Ftp.</w:t>
        </w:r>
        <w:r w:rsidR="00A049E1" w:rsidRPr="00A049E1">
          <w:t>rmdir</w:t>
        </w:r>
      </w:hyperlink>
      <w:r w:rsidR="00682711">
        <w:t xml:space="preserve"> &lt;directory_sexp&gt;</w:t>
      </w:r>
      <w:bookmarkEnd w:id="5232"/>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6C69AF" w:rsidP="00EB1F62">
      <w:pPr>
        <w:pStyle w:val="Heading2"/>
      </w:pPr>
      <w:hyperlink r:id="rId30" w:history="1">
        <w:bookmarkStart w:id="5233" w:name="_Toc400726679"/>
        <w:r w:rsidR="003A4712">
          <w:t>Ftp.</w:t>
        </w:r>
        <w:r w:rsidR="00A049E1" w:rsidRPr="00A049E1">
          <w:t>mkdir</w:t>
        </w:r>
      </w:hyperlink>
      <w:r w:rsidR="00682711">
        <w:t xml:space="preserve"> &lt;directory_sexp&gt;</w:t>
      </w:r>
      <w:bookmarkEnd w:id="5233"/>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5234" w:name="_Toc400726680"/>
      <w:r>
        <w:t>Bluetooth</w:t>
      </w:r>
      <w:bookmarkEnd w:id="5234"/>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lastRenderedPageBreak/>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w:t>
      </w:r>
      <w:del w:id="5235" w:author="Sammartano, Marc (BIC USA)" w:date="2014-10-10T12:06:00Z">
        <w:r w:rsidR="004455F2" w:rsidDel="00D571D4">
          <w:delText xml:space="preserve"> </w:delText>
        </w:r>
      </w:del>
      <w:r w:rsidR="004455F2">
        <w:t xml:space="preserve">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 xml:space="preserve">Once connected, you should continue to monitor the status (using bt.status) to </w:t>
      </w:r>
      <w:del w:id="5236" w:author="Sammartano, Marc (BIC USA)" w:date="2014-09-14T12:07:00Z">
        <w:r w:rsidDel="003F5D44">
          <w:delText>i</w:delText>
        </w:r>
      </w:del>
      <w:ins w:id="5237" w:author="Sammartano, Marc (BIC USA)" w:date="2014-09-14T12:07:00Z">
        <w:r w:rsidR="003F5D44">
          <w:t>e</w:t>
        </w:r>
      </w:ins>
      <w:r>
        <w:t>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5238" w:name="_Toc400726681"/>
      <w:r>
        <w:t>B</w:t>
      </w:r>
      <w:r w:rsidR="00D50FDC">
        <w:t>t.open</w:t>
      </w:r>
      <w:r w:rsidR="00296C24">
        <w:t xml:space="preserve"> {0|1}</w:t>
      </w:r>
      <w:bookmarkEnd w:id="5238"/>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w:t>
      </w:r>
      <w:del w:id="5239" w:author="Sammartano, Marc (BIC USA)" w:date="2014-10-10T12:06:00Z">
        <w:r w:rsidR="00225AD2" w:rsidDel="00D571D4">
          <w:delText xml:space="preserve"> </w:delText>
        </w:r>
      </w:del>
      <w:r w:rsidR="00225AD2">
        <w:t xml:space="preserve">It is not possible to listen for either a </w:t>
      </w:r>
      <w:del w:id="5240" w:author="Sammartano, Marc (BIC USA)" w:date="2014-10-10T12:06:00Z">
        <w:r w:rsidR="00225AD2" w:rsidDel="00D571D4">
          <w:delText xml:space="preserve"> </w:delText>
        </w:r>
      </w:del>
      <w:r w:rsidR="00225AD2">
        <w:t>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5241" w:name="_Toc400726682"/>
      <w:r>
        <w:t>Bt.close</w:t>
      </w:r>
      <w:bookmarkEnd w:id="5241"/>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5242" w:name="_Toc400726683"/>
      <w:r>
        <w:lastRenderedPageBreak/>
        <w:t>Bt.connect</w:t>
      </w:r>
      <w:r w:rsidR="00296C24">
        <w:t xml:space="preserve"> {0|1}</w:t>
      </w:r>
      <w:bookmarkEnd w:id="5242"/>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5243" w:name="_Toc400726684"/>
      <w:r>
        <w:t>Bt.disconnect</w:t>
      </w:r>
      <w:bookmarkEnd w:id="5243"/>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5244" w:name="_Toc400726685"/>
      <w:r>
        <w:t>Bt.reconnect</w:t>
      </w:r>
      <w:bookmarkEnd w:id="5244"/>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5245" w:name="_Toc400726686"/>
      <w:r>
        <w:t>Bt.status &lt;nvar&gt;</w:t>
      </w:r>
      <w:bookmarkEnd w:id="5245"/>
      <w:r w:rsidR="00520661">
        <w:fldChar w:fldCharType="begin"/>
      </w:r>
      <w:r w:rsidR="00330882">
        <w:instrText xml:space="preserve"> XE "</w:instrText>
      </w:r>
      <w:r w:rsidR="00330882" w:rsidRPr="00F13361">
        <w:instrText>Bt.status &lt;nvar&gt;</w:instrText>
      </w:r>
      <w:r w:rsidR="00330882">
        <w:instrText xml:space="preserve">" </w:instrText>
      </w:r>
      <w:r w:rsidR="0052066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5246" w:name="_Toc400726687"/>
      <w:r>
        <w:t xml:space="preserve">Bt.write </w:t>
      </w:r>
      <w:r w:rsidR="00237A2A">
        <w:t>{</w:t>
      </w:r>
      <w:r w:rsidR="003C1FB8">
        <w:t>&lt;exp&gt; {,|;}</w:t>
      </w:r>
      <w:r w:rsidR="00237A2A">
        <w:t>}</w:t>
      </w:r>
      <w:r w:rsidR="003C1FB8">
        <w:t xml:space="preserve"> ...</w:t>
      </w:r>
      <w:bookmarkEnd w:id="5246"/>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lastRenderedPageBreak/>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5247" w:name="_Toc400726688"/>
      <w:r>
        <w:t>Bt.read.ready &lt;nvar&gt;</w:t>
      </w:r>
      <w:bookmarkEnd w:id="5247"/>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5248" w:name="_Toc400726689"/>
      <w:r>
        <w:t>OnB</w:t>
      </w:r>
      <w:r w:rsidR="00010A3E">
        <w:t>t</w:t>
      </w:r>
      <w:r>
        <w:t>ReadReady:</w:t>
      </w:r>
      <w:bookmarkEnd w:id="5248"/>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5249" w:name="_Toc400726690"/>
      <w:r>
        <w:t>Bt.onRead</w:t>
      </w:r>
      <w:r w:rsidR="00F378FD">
        <w:t>Ready.</w:t>
      </w:r>
      <w:del w:id="5250" w:author="Sammartano, Marc (BIC USA)" w:date="2014-09-23T17:48:00Z">
        <w:r w:rsidR="00F378FD" w:rsidDel="00A052E9">
          <w:delText>R</w:delText>
        </w:r>
      </w:del>
      <w:ins w:id="5251" w:author="Sammartano, Marc (BIC USA)" w:date="2014-09-23T17:48:00Z">
        <w:r w:rsidR="00A052E9">
          <w:t>r</w:t>
        </w:r>
      </w:ins>
      <w:r w:rsidR="00F378FD">
        <w:t>esume</w:t>
      </w:r>
      <w:bookmarkEnd w:id="5249"/>
      <w:r w:rsidR="00520661">
        <w:fldChar w:fldCharType="begin"/>
      </w:r>
      <w:r w:rsidR="00F378FD">
        <w:instrText xml:space="preserve"> XE "</w:instrText>
      </w:r>
      <w:r>
        <w:instrText>Bt.onRead</w:instrText>
      </w:r>
      <w:r w:rsidR="00F378FD" w:rsidRPr="003A478F">
        <w:instrText>Ready.</w:instrText>
      </w:r>
      <w:del w:id="5252" w:author="Sammartano, Marc (BIC USA)" w:date="2014-09-23T17:48:00Z">
        <w:r w:rsidR="00F378FD" w:rsidRPr="003A478F" w:rsidDel="00A052E9">
          <w:delInstrText>R</w:delInstrText>
        </w:r>
      </w:del>
      <w:ins w:id="5253" w:author="Sammartano, Marc (BIC USA)" w:date="2014-09-23T17:48:00Z">
        <w:r w:rsidR="00A052E9">
          <w:instrText>r</w:instrText>
        </w:r>
      </w:ins>
      <w:r w:rsidR="00F378FD" w:rsidRPr="003A478F">
        <w:instrText>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5254" w:name="_Toc400726691"/>
      <w:r>
        <w:t>Bt.read.bytes &lt;svar&gt;</w:t>
      </w:r>
      <w:bookmarkEnd w:id="5254"/>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5255" w:name="_Toc400726692"/>
      <w:r>
        <w:t>Bt.device.name &lt;svar&gt;</w:t>
      </w:r>
      <w:bookmarkEnd w:id="5255"/>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w:t>
      </w:r>
      <w:del w:id="5256" w:author="Sammartano, Marc (BIC USA)" w:date="2014-10-10T12:07:00Z">
        <w:r w:rsidDel="00D571D4">
          <w:delText xml:space="preserve"> </w:delText>
        </w:r>
      </w:del>
      <w:r>
        <w:t xml:space="preserve">A </w:t>
      </w:r>
      <w:r w:rsidR="00630D3C">
        <w:t>run-time error</w:t>
      </w:r>
      <w:r>
        <w:t xml:space="preserve"> </w:t>
      </w:r>
      <w:del w:id="5257" w:author="Sammartano, Marc (BIC USA)" w:date="2014-10-10T12:07:00Z">
        <w:r w:rsidDel="00D571D4">
          <w:delText xml:space="preserve"> </w:delText>
        </w:r>
      </w:del>
      <w:r>
        <w:t xml:space="preserve">will be generated if no device (Status </w:t>
      </w:r>
      <w:r w:rsidR="004644A4">
        <w:t>&lt;&gt;</w:t>
      </w:r>
      <w:r>
        <w:t xml:space="preserve"> 3) is connected.</w:t>
      </w:r>
    </w:p>
    <w:p w:rsidR="00632194" w:rsidRDefault="00632194" w:rsidP="00EB1F62">
      <w:pPr>
        <w:pStyle w:val="Heading2"/>
      </w:pPr>
      <w:bookmarkStart w:id="5258" w:name="_Toc400726693"/>
      <w:r>
        <w:t>Bt.set.</w:t>
      </w:r>
      <w:del w:id="5259" w:author="Sammartano, Marc (BIC USA)" w:date="2014-09-23T17:49:00Z">
        <w:r w:rsidDel="00A052E9">
          <w:delText>uuid</w:delText>
        </w:r>
      </w:del>
      <w:ins w:id="5260" w:author="Sammartano, Marc (BIC USA)" w:date="2014-09-23T17:49:00Z">
        <w:r w:rsidR="00A052E9">
          <w:t>UUID</w:t>
        </w:r>
      </w:ins>
      <w:r>
        <w:t xml:space="preserve"> &lt;sexp&gt;</w:t>
      </w:r>
      <w:bookmarkEnd w:id="5258"/>
      <w:r w:rsidR="00520661">
        <w:fldChar w:fldCharType="begin"/>
      </w:r>
      <w:r w:rsidR="00330882">
        <w:instrText xml:space="preserve"> XE "</w:instrText>
      </w:r>
      <w:r w:rsidR="00330882" w:rsidRPr="00F13361">
        <w:instrText>Bt.set.</w:instrText>
      </w:r>
      <w:del w:id="5261" w:author="Sammartano, Marc (BIC USA)" w:date="2014-09-23T17:49:00Z">
        <w:r w:rsidR="00330882" w:rsidRPr="00F13361" w:rsidDel="00A052E9">
          <w:delInstrText>uuid</w:delInstrText>
        </w:r>
      </w:del>
      <w:ins w:id="5262" w:author="Sammartano, Marc (BIC USA)" w:date="2014-09-23T17:49:00Z">
        <w:r w:rsidR="00A052E9">
          <w:instrText>UUID</w:instrText>
        </w:r>
      </w:ins>
      <w:r w:rsidR="00330882" w:rsidRPr="00F13361">
        <w:instrText xml:space="preserve">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6C69AF" w:rsidP="0001590A">
      <w:pPr>
        <w:ind w:left="720"/>
      </w:pPr>
      <w:hyperlink r:id="rId31" w:history="1">
        <w:r w:rsidR="00833D3B">
          <w:rPr>
            <w:rStyle w:val="Hyperlink"/>
          </w:rPr>
          <w:t>http://farwestab.wordpress.com/2011/02/05/some-tips-on-android-and-bluetooth/</w:t>
        </w:r>
      </w:hyperlink>
    </w:p>
    <w:p w:rsidR="002D4A72" w:rsidRDefault="00917BFD" w:rsidP="00E33967">
      <w:pPr>
        <w:pStyle w:val="Heading1"/>
      </w:pPr>
      <w:bookmarkStart w:id="5263" w:name="_Toc400726694"/>
      <w:r>
        <w:lastRenderedPageBreak/>
        <w:t>Miscellaneous Commands</w:t>
      </w:r>
      <w:bookmarkEnd w:id="5263"/>
    </w:p>
    <w:p w:rsidR="00917BFD" w:rsidDel="009D6C4F" w:rsidRDefault="00917BFD" w:rsidP="00EB1F62">
      <w:pPr>
        <w:pStyle w:val="Heading2"/>
      </w:pPr>
      <w:moveFromRangeStart w:id="5264" w:author="Sammartano, Marc (BIC USA)" w:date="2014-09-29T10:36:00Z" w:name="move399750314"/>
      <w:moveFrom w:id="5265" w:author="Sammartano, Marc (BIC USA)" w:date="2014-09-29T10:36:00Z">
        <w:r w:rsidDel="009D6C4F">
          <w:t>Browse</w:t>
        </w:r>
        <w:r w:rsidR="00C130D2" w:rsidDel="009D6C4F">
          <w:t xml:space="preserve"> &lt;url_sexp&gt;</w:t>
        </w:r>
        <w:r w:rsidR="00520661" w:rsidDel="009D6C4F">
          <w:fldChar w:fldCharType="begin"/>
        </w:r>
        <w:r w:rsidR="008A6BAC" w:rsidDel="009D6C4F">
          <w:instrText xml:space="preserve"> XE "</w:instrText>
        </w:r>
        <w:r w:rsidR="008A6BAC" w:rsidRPr="002E6C8B" w:rsidDel="009D6C4F">
          <w:instrText>Browse &lt;url_sexp&gt;</w:instrText>
        </w:r>
        <w:r w:rsidR="008A6BAC" w:rsidDel="009D6C4F">
          <w:instrText xml:space="preserve">" </w:instrText>
        </w:r>
        <w:r w:rsidR="00520661" w:rsidDel="009D6C4F">
          <w:fldChar w:fldCharType="end"/>
        </w:r>
      </w:moveFrom>
    </w:p>
    <w:p w:rsidR="00C130D2" w:rsidDel="009D6C4F" w:rsidRDefault="00C130D2" w:rsidP="004414D8">
      <w:moveFromRangeStart w:id="5266" w:author="Sammartano, Marc (BIC USA)" w:date="2014-09-29T10:35:00Z" w:name="move399750271"/>
      <w:moveFromRangeEnd w:id="5264"/>
      <w:moveFrom w:id="5267" w:author="Sammartano, Marc (BIC USA)" w:date="2014-09-29T10:35:00Z">
        <w:r w:rsidDel="009D6C4F">
          <w:t xml:space="preserve">If &lt;url_sexp&gt; starts with </w:t>
        </w:r>
        <w:r w:rsidR="00F5651B" w:rsidDel="009D6C4F">
          <w:t>"</w:t>
        </w:r>
        <w:r w:rsidDel="009D6C4F">
          <w:t>http…</w:t>
        </w:r>
        <w:r w:rsidR="00F5651B" w:rsidDel="009D6C4F">
          <w:t>"</w:t>
        </w:r>
        <w:r w:rsidDel="009D6C4F">
          <w:t xml:space="preserve"> then the internet site specified by &lt;url_sexp&gt; will be opened and displayed.</w:t>
        </w:r>
      </w:moveFrom>
    </w:p>
    <w:p w:rsidR="00C130D2" w:rsidDel="009D6C4F" w:rsidRDefault="00C130D2" w:rsidP="004414D8">
      <w:moveFrom w:id="5268" w:author="Sammartano, Marc (BIC USA)" w:date="2014-09-29T10:35:00Z">
        <w:r w:rsidDel="009D6C4F">
          <w:t xml:space="preserve">If &lt;url_sexp&gt; starts with </w:t>
        </w:r>
        <w:r w:rsidR="00F5651B" w:rsidDel="009D6C4F">
          <w:t>"</w:t>
        </w:r>
        <w:r w:rsidR="00042F1B" w:rsidDel="009D6C4F">
          <w:fldChar w:fldCharType="begin"/>
        </w:r>
        <w:r w:rsidR="00042F1B" w:rsidDel="009D6C4F">
          <w:instrText xml:space="preserve"> HYPERLINK "file:///C:\\sdcard\\" </w:instrText>
        </w:r>
        <w:r w:rsidR="00042F1B" w:rsidDel="009D6C4F">
          <w:fldChar w:fldCharType="separate"/>
        </w:r>
        <w:r w:rsidR="00794F1D" w:rsidRPr="005A4899" w:rsidDel="009D6C4F">
          <w:rPr>
            <w:rStyle w:val="Hyperlink"/>
          </w:rPr>
          <w:t>file:///sdcard/...</w:t>
        </w:r>
        <w:r w:rsidR="00042F1B" w:rsidDel="009D6C4F">
          <w:rPr>
            <w:rStyle w:val="Hyperlink"/>
          </w:rPr>
          <w:fldChar w:fldCharType="end"/>
        </w:r>
        <w:r w:rsidDel="009D6C4F">
          <w:t xml:space="preserve"> </w:t>
        </w:r>
        <w:r w:rsidR="00F5651B" w:rsidDel="009D6C4F">
          <w:t>"</w:t>
        </w:r>
        <w:r w:rsidR="00794F1D" w:rsidDel="009D6C4F">
          <w:t xml:space="preserve"> </w:t>
        </w:r>
        <w:r w:rsidDel="009D6C4F">
          <w:t xml:space="preserve">then the file will be open be opened by the application, </w:t>
        </w:r>
        <w:r w:rsidR="008F2FEA" w:rsidRPr="008F2FEA" w:rsidDel="009D6C4F">
          <w:t>ThinkFree Mobile</w:t>
        </w:r>
        <w:r w:rsidDel="009D6C4F">
          <w:t>. The file types that</w:t>
        </w:r>
        <w:r w:rsidR="00C302E7" w:rsidDel="009D6C4F">
          <w:t xml:space="preserve"> the free version of</w:t>
        </w:r>
        <w:r w:rsidDel="009D6C4F">
          <w:t xml:space="preserve"> Think</w:t>
        </w:r>
        <w:r w:rsidR="00794F1D" w:rsidDel="009D6C4F">
          <w:t xml:space="preserve">Free </w:t>
        </w:r>
        <w:r w:rsidR="00C302E7" w:rsidDel="009D6C4F">
          <w:t>Mobile</w:t>
        </w:r>
        <w:r w:rsidDel="009D6C4F">
          <w:t xml:space="preserve"> can open are </w:t>
        </w:r>
        <w:r w:rsidR="00F5651B" w:rsidDel="009D6C4F">
          <w:t>"</w:t>
        </w:r>
        <w:r w:rsidDel="009D6C4F">
          <w:t>.txt,</w:t>
        </w:r>
        <w:r w:rsidR="00C302E7" w:rsidDel="009D6C4F">
          <w:t xml:space="preserve"> </w:t>
        </w:r>
        <w:r w:rsidR="00794F1D" w:rsidDel="009D6C4F">
          <w:t>.doc,</w:t>
        </w:r>
        <w:r w:rsidDel="009D6C4F">
          <w:t>.xls, .rtf</w:t>
        </w:r>
        <w:r w:rsidR="00F5651B" w:rsidDel="009D6C4F">
          <w:t>".</w:t>
        </w:r>
      </w:moveFrom>
    </w:p>
    <w:p w:rsidR="00794F1D" w:rsidDel="009D6C4F" w:rsidRDefault="00277FF8" w:rsidP="004414D8">
      <w:moveFrom w:id="5269" w:author="Sammartano, Marc (BIC USA)" w:date="2014-09-29T10:35:00Z">
        <w:r w:rsidDel="009D6C4F">
          <w:t xml:space="preserve">If your Android device does not already have ThinkFree </w:t>
        </w:r>
        <w:r w:rsidR="004414D8" w:rsidDel="009D6C4F">
          <w:t>Mobile Viewer</w:t>
        </w:r>
        <w:r w:rsidDel="009D6C4F">
          <w:t xml:space="preserve"> on it, y</w:t>
        </w:r>
        <w:r w:rsidR="00794F1D" w:rsidDel="009D6C4F">
          <w:t xml:space="preserve">ou can find </w:t>
        </w:r>
        <w:r w:rsidR="004414D8" w:rsidDel="009D6C4F">
          <w:t>it</w:t>
        </w:r>
        <w:r w:rsidR="00794F1D" w:rsidDel="009D6C4F">
          <w:t xml:space="preserve"> in the </w:t>
        </w:r>
        <w:r w:rsidR="004414D8" w:rsidDel="009D6C4F">
          <w:t>apps section of the Google Play Store</w:t>
        </w:r>
        <w:r w:rsidR="00794F1D" w:rsidDel="009D6C4F">
          <w:t xml:space="preserve">. </w:t>
        </w:r>
        <w:r w:rsidR="00C302E7" w:rsidDel="009D6C4F">
          <w:t>There is also a paid "pro" version that manages additional file types.</w:t>
        </w:r>
      </w:moveFrom>
    </w:p>
    <w:p w:rsidR="000C1636" w:rsidDel="009D6C4F" w:rsidRDefault="000C1636" w:rsidP="004414D8">
      <w:moveFrom w:id="5270" w:author="Sammartano, Marc (BIC USA)" w:date="2014-09-29T10:35:00Z">
        <w:r w:rsidDel="009D6C4F">
          <w:t>Note: You can also use the HTML commands to display (and interact with) web pages located on your device or on the web.</w:t>
        </w:r>
      </w:moveFrom>
    </w:p>
    <w:p w:rsidR="000C1636" w:rsidDel="009D6C4F" w:rsidRDefault="000C1636" w:rsidP="00EB1F62">
      <w:pPr>
        <w:pStyle w:val="Heading2"/>
      </w:pPr>
      <w:moveFromRangeStart w:id="5271" w:author="Sammartano, Marc (BIC USA)" w:date="2014-09-29T10:32:00Z" w:name="move399750053"/>
      <w:moveFromRangeEnd w:id="5266"/>
      <w:moveFrom w:id="5272" w:author="Sammartano, Marc (BIC USA)" w:date="2014-09-29T10:32:00Z">
        <w:r w:rsidDel="009D6C4F">
          <w:t>Swap &lt;nvar_a&gt;|&lt;svar_a&gt;, &lt;nvar_b&gt;</w:t>
        </w:r>
        <w:r w:rsidR="000C3162" w:rsidDel="009D6C4F">
          <w:t>|</w:t>
        </w:r>
        <w:r w:rsidDel="009D6C4F">
          <w:t>&lt;svar_b&gt;</w:t>
        </w:r>
        <w:r w:rsidR="00520661" w:rsidDel="009D6C4F">
          <w:fldChar w:fldCharType="begin"/>
        </w:r>
        <w:r w:rsidDel="009D6C4F">
          <w:instrText xml:space="preserve"> XE "</w:instrText>
        </w:r>
        <w:r w:rsidRPr="0051067C" w:rsidDel="009D6C4F">
          <w:instrText>Swap &lt;nvar_a&gt;|&lt;svar_a&gt;, &lt;nvar_b&gt;</w:instrText>
        </w:r>
        <w:r w:rsidR="000C3162" w:rsidDel="009D6C4F">
          <w:instrText>|</w:instrText>
        </w:r>
        <w:r w:rsidRPr="0051067C" w:rsidDel="009D6C4F">
          <w:instrText>&lt;svar_b&gt;</w:instrText>
        </w:r>
        <w:r w:rsidDel="009D6C4F">
          <w:instrText xml:space="preserve">" </w:instrText>
        </w:r>
        <w:r w:rsidR="00520661" w:rsidDel="009D6C4F">
          <w:fldChar w:fldCharType="end"/>
        </w:r>
      </w:moveFrom>
    </w:p>
    <w:p w:rsidR="000C1636" w:rsidRPr="00C130D2" w:rsidDel="009D6C4F" w:rsidRDefault="000C1636" w:rsidP="00C130D2">
      <w:moveFrom w:id="5273" w:author="Sammartano, Marc (BIC USA)" w:date="2014-09-29T10:32:00Z">
        <w:r w:rsidDel="009D6C4F">
          <w:t xml:space="preserve">The values and in </w:t>
        </w:r>
        <w:r w:rsidR="00F5651B" w:rsidDel="009D6C4F">
          <w:t>"</w:t>
        </w:r>
        <w:r w:rsidDel="009D6C4F">
          <w:t>a</w:t>
        </w:r>
        <w:r w:rsidR="00F5651B" w:rsidDel="009D6C4F">
          <w:t>"</w:t>
        </w:r>
        <w:r w:rsidDel="009D6C4F">
          <w:t xml:space="preserve"> and </w:t>
        </w:r>
        <w:r w:rsidR="00F5651B" w:rsidDel="009D6C4F">
          <w:t>"</w:t>
        </w:r>
        <w:r w:rsidDel="009D6C4F">
          <w:t>b</w:t>
        </w:r>
        <w:r w:rsidR="00F5651B" w:rsidDel="009D6C4F">
          <w:t>"</w:t>
        </w:r>
        <w:r w:rsidDel="009D6C4F">
          <w:t xml:space="preserve"> numeric or string variables are swapped.</w:t>
        </w:r>
      </w:moveFrom>
    </w:p>
    <w:p w:rsidR="00917BFD" w:rsidRPr="00917BFD" w:rsidRDefault="00917BFD" w:rsidP="00EB1F62">
      <w:pPr>
        <w:pStyle w:val="Heading2"/>
      </w:pPr>
      <w:bookmarkStart w:id="5274" w:name="_Toc400726695"/>
      <w:moveFromRangeEnd w:id="5271"/>
      <w:r>
        <w:t>Clipboard</w:t>
      </w:r>
      <w:bookmarkEnd w:id="5274"/>
    </w:p>
    <w:p w:rsidR="00917BFD" w:rsidRPr="004414D8" w:rsidRDefault="00917BFD" w:rsidP="005F4916">
      <w:pPr>
        <w:pStyle w:val="Heading3"/>
      </w:pPr>
      <w:bookmarkStart w:id="5275" w:name="_Toc400726696"/>
      <w:r w:rsidRPr="004414D8">
        <w:t>Clipboard.get</w:t>
      </w:r>
      <w:r w:rsidR="00794F1D" w:rsidRPr="004414D8">
        <w:t xml:space="preserve"> &lt;svar&gt;</w:t>
      </w:r>
      <w:bookmarkEnd w:id="5275"/>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5276" w:name="_Toc400726697"/>
      <w:r>
        <w:t>Clipboard.put</w:t>
      </w:r>
      <w:r w:rsidR="00794F1D">
        <w:t xml:space="preserve"> &lt;sexp&gt;</w:t>
      </w:r>
      <w:bookmarkEnd w:id="5276"/>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5277" w:name="_Toc400726698"/>
      <w:r>
        <w:t>Echo.on</w:t>
      </w:r>
      <w:bookmarkEnd w:id="5277"/>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5278" w:name="_Toc400726699"/>
      <w:r>
        <w:t>Echo.off</w:t>
      </w:r>
      <w:bookmarkEnd w:id="5278"/>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5279" w:name="_Toc400726700"/>
      <w:r>
        <w:t>Encryption</w:t>
      </w:r>
      <w:bookmarkEnd w:id="5279"/>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5280" w:name="_Toc400726701"/>
      <w:r>
        <w:t>Encrypt</w:t>
      </w:r>
      <w:r w:rsidR="00794F1D">
        <w:t xml:space="preserve"> &lt;pw_sexp&gt;, &lt;source_sexp&gt;, &lt;encrypted_</w:t>
      </w:r>
      <w:r w:rsidR="008F6B1A">
        <w:t>svar&gt;</w:t>
      </w:r>
      <w:bookmarkEnd w:id="5280"/>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5281" w:name="_Toc400726702"/>
      <w:r>
        <w:t>Decrypt</w:t>
      </w:r>
      <w:r w:rsidR="008F6B1A">
        <w:t xml:space="preserve"> </w:t>
      </w:r>
      <w:del w:id="5282" w:author="Sammartano, Marc (BIC USA)" w:date="2014-09-29T14:49:00Z">
        <w:r w:rsidR="008F6B1A" w:rsidDel="00AC5659">
          <w:delText xml:space="preserve"> </w:delText>
        </w:r>
      </w:del>
      <w:r w:rsidR="008F6B1A">
        <w:t>&lt;pw_sexp&gt;, &lt;encrypted_svar&gt;, &lt;decrypted_svar&gt;</w:t>
      </w:r>
      <w:bookmarkEnd w:id="5281"/>
      <w:r w:rsidR="00520661">
        <w:fldChar w:fldCharType="begin"/>
      </w:r>
      <w:r w:rsidR="008A6BAC">
        <w:instrText xml:space="preserve"> XE "</w:instrText>
      </w:r>
      <w:r w:rsidR="008A6BAC" w:rsidRPr="002E6C8B">
        <w:instrText xml:space="preserve">Decrypt </w:instrText>
      </w:r>
      <w:del w:id="5283" w:author="Sammartano, Marc (BIC USA)" w:date="2014-09-29T14:49:00Z">
        <w:r w:rsidR="008A6BAC" w:rsidRPr="002E6C8B" w:rsidDel="00AC5659">
          <w:delInstrText xml:space="preserve"> </w:delInstrText>
        </w:r>
      </w:del>
      <w:r w:rsidR="008A6BAC" w:rsidRPr="002E6C8B">
        <w:instrText>&lt;pw_sexp&gt;,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5284" w:name="_Toc400726703"/>
      <w:r>
        <w:t>Ringer</w:t>
      </w:r>
      <w:bookmarkEnd w:id="5284"/>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lastRenderedPageBreak/>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w:t>
      </w:r>
      <w:del w:id="5285" w:author="Sammartano, Marc (BIC USA)" w:date="2014-09-14T12:15:00Z">
        <w:r w:rsidDel="00912D50">
          <w:delText>a</w:delText>
        </w:r>
      </w:del>
      <w:ins w:id="5286" w:author="Sammartano, Marc (BIC USA)" w:date="2014-09-14T12:15:00Z">
        <w:r w:rsidR="00912D50">
          <w:t>e</w:t>
        </w:r>
      </w:ins>
      <w:r>
        <w:t>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5287" w:name="_Toc400726704"/>
      <w:r>
        <w:t>Ringer.get.mode &lt;nvar&gt;</w:t>
      </w:r>
      <w:bookmarkEnd w:id="5287"/>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5288" w:name="_Toc400726705"/>
      <w:r>
        <w:t>Ringer.set.mode &lt;n</w:t>
      </w:r>
      <w:r w:rsidR="00554E83">
        <w:t>exp</w:t>
      </w:r>
      <w:r>
        <w:t>&gt;</w:t>
      </w:r>
      <w:bookmarkEnd w:id="5288"/>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5289" w:name="_Toc400726706"/>
      <w:r>
        <w:t>Ringer.get.volume &lt;</w:t>
      </w:r>
      <w:r w:rsidR="008837AF">
        <w:t>vol_</w:t>
      </w:r>
      <w:r>
        <w:t>nvar&gt; { , &lt;max_</w:t>
      </w:r>
      <w:r w:rsidR="008837AF">
        <w:t>n</w:t>
      </w:r>
      <w:r>
        <w:t>var&gt; }</w:t>
      </w:r>
      <w:bookmarkEnd w:id="5289"/>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5290" w:name="_Toc400726707"/>
      <w:r>
        <w:t>Ringer.</w:t>
      </w:r>
      <w:r w:rsidR="00F32843">
        <w:t>s</w:t>
      </w:r>
      <w:r>
        <w:t>et.volume &lt;nvar&gt;</w:t>
      </w:r>
      <w:bookmarkEnd w:id="5290"/>
      <w:r>
        <w:fldChar w:fldCharType="begin"/>
      </w:r>
      <w:r>
        <w:instrText xml:space="preserve"> XE "Ringer.get.volume &lt;nvar&gt;"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5291" w:name="_Toc400726708"/>
      <w:r>
        <w:t>Text To Speech</w:t>
      </w:r>
      <w:bookmarkEnd w:id="5291"/>
    </w:p>
    <w:p w:rsidR="000039BC" w:rsidRDefault="000039BC" w:rsidP="000039BC">
      <w:r>
        <w:t xml:space="preserve">The speech generated will be spoken in the current default language of the device. </w:t>
      </w:r>
      <w:del w:id="5292" w:author="Sammartano, Marc (BIC USA)" w:date="2014-10-10T12:07:00Z">
        <w:r w:rsidDel="00D571D4">
          <w:delText xml:space="preserve"> </w:delText>
        </w:r>
      </w:del>
      <w:r>
        <w:t>The default language is set by:</w:t>
      </w:r>
    </w:p>
    <w:p w:rsidR="004A7CF1" w:rsidRDefault="004A7CF1" w:rsidP="00106CC9">
      <w:pPr>
        <w:pStyle w:val="ListParagraph"/>
        <w:numPr>
          <w:ilvl w:val="0"/>
          <w:numId w:val="6"/>
        </w:numPr>
        <w:spacing w:after="0"/>
      </w:pPr>
      <w:r>
        <w:t>Start the Settings Application</w:t>
      </w:r>
    </w:p>
    <w:p w:rsidR="004A7CF1" w:rsidRDefault="004A7CF1" w:rsidP="00106CC9">
      <w:pPr>
        <w:pStyle w:val="ListParagraph"/>
        <w:numPr>
          <w:ilvl w:val="0"/>
          <w:numId w:val="6"/>
        </w:numPr>
        <w:spacing w:after="0"/>
      </w:pPr>
      <w:r>
        <w:t>Select Voice input &amp; output</w:t>
      </w:r>
    </w:p>
    <w:p w:rsidR="004A7CF1" w:rsidRDefault="004A7CF1" w:rsidP="00106CC9">
      <w:pPr>
        <w:pStyle w:val="ListParagraph"/>
        <w:numPr>
          <w:ilvl w:val="0"/>
          <w:numId w:val="6"/>
        </w:numPr>
        <w:spacing w:after="0"/>
      </w:pPr>
      <w:r>
        <w:t>Select Text-to-speech settings</w:t>
      </w:r>
    </w:p>
    <w:p w:rsidR="004A7CF1" w:rsidRDefault="004A7CF1" w:rsidP="00106CC9">
      <w:pPr>
        <w:pStyle w:val="ListParagraph"/>
        <w:numPr>
          <w:ilvl w:val="0"/>
          <w:numId w:val="6"/>
        </w:numPr>
      </w:pPr>
      <w:r>
        <w:t>Select Language</w:t>
      </w:r>
    </w:p>
    <w:p w:rsidR="000039BC" w:rsidRDefault="000039BC" w:rsidP="005F4916">
      <w:pPr>
        <w:pStyle w:val="Heading3"/>
      </w:pPr>
      <w:bookmarkStart w:id="5293" w:name="_Toc400726709"/>
      <w:r>
        <w:t>Tts.init</w:t>
      </w:r>
      <w:bookmarkEnd w:id="5293"/>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5294" w:name="_Toc400726710"/>
      <w:r>
        <w:t>Tts.speak</w:t>
      </w:r>
      <w:r w:rsidR="009159B8">
        <w:t xml:space="preserve"> </w:t>
      </w:r>
      <w:del w:id="5295" w:author="Sammartano, Marc (BIC USA)" w:date="2014-09-29T14:54:00Z">
        <w:r w:rsidDel="00AC5659">
          <w:delText xml:space="preserve"> </w:delText>
        </w:r>
      </w:del>
      <w:r>
        <w:t>&lt;sexp&gt;</w:t>
      </w:r>
      <w:r w:rsidR="00BC0590" w:rsidRPr="00BC0590">
        <w:t xml:space="preserve"> {,</w:t>
      </w:r>
      <w:r w:rsidR="00D85978">
        <w:t xml:space="preserve"> </w:t>
      </w:r>
      <w:r w:rsidR="00BC0590" w:rsidRPr="00BC0590">
        <w:t>&lt;wait_lexp&gt;}</w:t>
      </w:r>
      <w:bookmarkEnd w:id="5294"/>
      <w:r w:rsidR="00520661">
        <w:fldChar w:fldCharType="begin"/>
      </w:r>
      <w:r w:rsidR="00BC0590">
        <w:instrText xml:space="preserve"> XE "</w:instrText>
      </w:r>
      <w:r w:rsidR="00BC0590" w:rsidRPr="00E42DA9">
        <w:instrText xml:space="preserve">Tts.speak </w:instrText>
      </w:r>
      <w:del w:id="5296" w:author="Sammartano, Marc (BIC USA)" w:date="2014-09-29T14:54:00Z">
        <w:r w:rsidR="00BC0590" w:rsidRPr="00E42DA9" w:rsidDel="00AC5659">
          <w:delInstrText xml:space="preserve"> </w:delInstrText>
        </w:r>
      </w:del>
      <w:r w:rsidR="00BC0590" w:rsidRPr="00E42DA9">
        <w:instrText>&lt;sexp&gt; {, &lt;wait_lexp&gt;}</w:instrText>
      </w:r>
      <w:r w:rsidR="00BC0590">
        <w:instrText xml:space="preserve">" </w:instrText>
      </w:r>
      <w:r w:rsidR="00520661">
        <w:fldChar w:fldCharType="end"/>
      </w:r>
    </w:p>
    <w:p w:rsidR="000039BC" w:rsidRDefault="000039BC" w:rsidP="00BC0590">
      <w:r>
        <w:t xml:space="preserve">Speaks the string expression. </w:t>
      </w:r>
      <w:del w:id="5297" w:author="Sammartano, Marc (BIC USA)" w:date="2014-10-10T12:07:00Z">
        <w:r w:rsidDel="00D571D4">
          <w:delText xml:space="preserve"> </w:delText>
        </w:r>
      </w:del>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5298" w:name="_Toc400726711"/>
      <w:r>
        <w:lastRenderedPageBreak/>
        <w:t>Tts.speak.toFile &lt;sexp&gt; {,</w:t>
      </w:r>
      <w:r w:rsidR="00D85978">
        <w:t xml:space="preserve"> </w:t>
      </w:r>
      <w:r>
        <w:t>&lt;path_sexp&gt;}</w:t>
      </w:r>
      <w:bookmarkEnd w:id="5298"/>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5299" w:name="_Toc400726712"/>
      <w:r>
        <w:t>Tts.stop</w:t>
      </w:r>
      <w:bookmarkEnd w:id="5299"/>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5300" w:name="_Toc400726713"/>
      <w:r>
        <w:t>Speech To Text (Voice Recognition)</w:t>
      </w:r>
      <w:bookmarkEnd w:id="5300"/>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5301" w:name="_Toc400726714"/>
      <w:r>
        <w:t>S</w:t>
      </w:r>
      <w:r w:rsidR="004A7CF1">
        <w:t>tt</w:t>
      </w:r>
      <w:r>
        <w:t>.</w:t>
      </w:r>
      <w:r w:rsidR="004A7CF1">
        <w:t>listen</w:t>
      </w:r>
      <w:bookmarkEnd w:id="5301"/>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5302" w:name="_Toc400726715"/>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5302"/>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lastRenderedPageBreak/>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del w:id="5303" w:author="Sammartano, Marc (BIC USA)" w:date="2014-10-10T12:07:00Z">
        <w:r w:rsidR="008300F7" w:rsidDel="00D571D4">
          <w:delText xml:space="preserve"> </w:delText>
        </w:r>
      </w:del>
      <w:r w:rsidR="008300F7">
        <w:t xml:space="preserve">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5304" w:name="_Toc400726716"/>
      <w:r>
        <w:t>Timer Interrupts and Commands</w:t>
      </w:r>
      <w:bookmarkEnd w:id="5304"/>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lastRenderedPageBreak/>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5305" w:name="_Toc400726717"/>
      <w:r>
        <w:t>Timer.set &lt;interval_nexp&gt;</w:t>
      </w:r>
      <w:bookmarkEnd w:id="5305"/>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5306" w:name="_Toc400726718"/>
      <w:r>
        <w:t>O</w:t>
      </w:r>
      <w:r w:rsidR="004B032C">
        <w:t>nTimer:</w:t>
      </w:r>
      <w:bookmarkEnd w:id="5306"/>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5307" w:name="_Toc400726719"/>
      <w:r>
        <w:t>Timer.</w:t>
      </w:r>
      <w:del w:id="5308" w:author="Sammartano, Marc (BIC USA)" w:date="2014-09-23T18:26:00Z">
        <w:r w:rsidDel="00B81C9C">
          <w:delText>R</w:delText>
        </w:r>
      </w:del>
      <w:ins w:id="5309" w:author="Sammartano, Marc (BIC USA)" w:date="2014-09-23T18:26:00Z">
        <w:r w:rsidR="00B81C9C">
          <w:t>r</w:t>
        </w:r>
      </w:ins>
      <w:r>
        <w:t>esume</w:t>
      </w:r>
      <w:bookmarkEnd w:id="5307"/>
      <w:r w:rsidR="00520661">
        <w:fldChar w:fldCharType="begin"/>
      </w:r>
      <w:r>
        <w:instrText xml:space="preserve"> XE "</w:instrText>
      </w:r>
      <w:r w:rsidRPr="002A3BBA">
        <w:instrText>Timer.</w:instrText>
      </w:r>
      <w:del w:id="5310" w:author="Sammartano, Marc (BIC USA)" w:date="2014-09-23T18:26:00Z">
        <w:r w:rsidRPr="002A3BBA" w:rsidDel="00B81C9C">
          <w:delInstrText>R</w:delInstrText>
        </w:r>
      </w:del>
      <w:ins w:id="5311" w:author="Sammartano, Marc (BIC USA)" w:date="2014-09-23T18:26:00Z">
        <w:r w:rsidR="00B81C9C">
          <w:instrText>r</w:instrText>
        </w:r>
      </w:ins>
      <w:r w:rsidRPr="002A3BBA">
        <w:instrText>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5312" w:name="_Toc400726720"/>
      <w:r>
        <w:t>Timer.</w:t>
      </w:r>
      <w:del w:id="5313" w:author="Sammartano, Marc (BIC USA)" w:date="2014-09-23T18:26:00Z">
        <w:r w:rsidDel="00B81C9C">
          <w:delText>C</w:delText>
        </w:r>
      </w:del>
      <w:ins w:id="5314" w:author="Sammartano, Marc (BIC USA)" w:date="2014-09-23T18:26:00Z">
        <w:r w:rsidR="00B81C9C">
          <w:t>c</w:t>
        </w:r>
      </w:ins>
      <w:r>
        <w:t>lear</w:t>
      </w:r>
      <w:bookmarkEnd w:id="5312"/>
      <w:r w:rsidR="00520661">
        <w:fldChar w:fldCharType="begin"/>
      </w:r>
      <w:r>
        <w:instrText xml:space="preserve"> XE "</w:instrText>
      </w:r>
      <w:r w:rsidRPr="002A3BBA">
        <w:instrText>Timer.</w:instrText>
      </w:r>
      <w:del w:id="5315" w:author="Sammartano, Marc (BIC USA)" w:date="2014-09-23T18:26:00Z">
        <w:r w:rsidRPr="002A3BBA" w:rsidDel="00B81C9C">
          <w:delInstrText>C</w:delInstrText>
        </w:r>
      </w:del>
      <w:ins w:id="5316" w:author="Sammartano, Marc (BIC USA)" w:date="2014-09-23T18:26:00Z">
        <w:r w:rsidR="00B81C9C">
          <w:instrText>c</w:instrText>
        </w:r>
      </w:ins>
      <w:r w:rsidRPr="002A3BBA">
        <w:instrText>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5317" w:name="_Toc400726721"/>
      <w:r>
        <w:t>Sample Code</w:t>
      </w:r>
      <w:bookmarkEnd w:id="5317"/>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5318" w:name="_Toc400726722"/>
      <w:r>
        <w:t>Device &lt;svar&gt;</w:t>
      </w:r>
      <w:bookmarkEnd w:id="5318"/>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w:t>
      </w:r>
      <w:del w:id="5319" w:author="Sammartano, Marc (BIC USA)" w:date="2014-09-17T10:54:00Z">
        <w:r w:rsidDel="003C7D79">
          <w:delText xml:space="preserve">this </w:delText>
        </w:r>
      </w:del>
      <w:ins w:id="5320" w:author="Sammartano, Marc (BIC USA)" w:date="2014-09-17T10:54:00Z">
        <w:r w:rsidR="003C7D79">
          <w:t xml:space="preserve">your </w:t>
        </w:r>
      </w:ins>
      <w:r>
        <w:t xml:space="preserve">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lastRenderedPageBreak/>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5321" w:name="_Toc400726723"/>
      <w:r>
        <w:t>Device &lt;nvar&gt;</w:t>
      </w:r>
      <w:ins w:id="5322" w:author="Sammartano, Marc (BIC USA)" w:date="2014-09-17T10:58:00Z">
        <w:r w:rsidR="003C7D79">
          <w:t>|&lt;nexp&gt;</w:t>
        </w:r>
      </w:ins>
      <w:bookmarkEnd w:id="5321"/>
      <w:r>
        <w:fldChar w:fldCharType="begin"/>
      </w:r>
      <w:r>
        <w:instrText xml:space="preserve"> XE "Device &lt;n</w:instrText>
      </w:r>
      <w:r w:rsidRPr="006C2C8A">
        <w:instrText>var&gt;</w:instrText>
      </w:r>
      <w:ins w:id="5323" w:author="Sammartano, Marc (BIC USA)" w:date="2014-09-17T10:58:00Z">
        <w:r w:rsidR="003C7D79">
          <w:instrText>|&lt;nexp&gt;</w:instrText>
        </w:r>
      </w:ins>
      <w:r>
        <w:instrText xml:space="preserve">" </w:instrText>
      </w:r>
      <w:r>
        <w:fldChar w:fldCharType="end"/>
      </w:r>
    </w:p>
    <w:p w:rsidR="003C7D79" w:rsidRDefault="008D5718" w:rsidP="008D5718">
      <w:pPr>
        <w:rPr>
          <w:ins w:id="5324" w:author="Sammartano, Marc (BIC USA)" w:date="2014-09-17T10:55:00Z"/>
        </w:rPr>
      </w:pPr>
      <w:r>
        <w:t xml:space="preserve">Returns </w:t>
      </w:r>
      <w:del w:id="5325" w:author="Sammartano, Marc (BIC USA)" w:date="2014-09-17T10:55:00Z">
        <w:r w:rsidDel="003C7D79">
          <w:delText xml:space="preserve">a pointer to a Bundle containing </w:delText>
        </w:r>
      </w:del>
      <w:r>
        <w:t xml:space="preserve">information about </w:t>
      </w:r>
      <w:del w:id="5326" w:author="Sammartano, Marc (BIC USA)" w:date="2014-09-17T10:55:00Z">
        <w:r w:rsidDel="003C7D79">
          <w:delText>this</w:delText>
        </w:r>
      </w:del>
      <w:ins w:id="5327" w:author="Sammartano, Marc (BIC USA)" w:date="2014-09-17T10:55:00Z">
        <w:r w:rsidR="003C7D79">
          <w:t>your</w:t>
        </w:r>
      </w:ins>
      <w:r>
        <w:t xml:space="preserve"> Android device</w:t>
      </w:r>
      <w:ins w:id="5328" w:author="Sammartano, Marc (BIC USA)" w:date="2014-09-17T10:55:00Z">
        <w:r w:rsidR="003C7D79">
          <w:t xml:space="preserve"> in a Bundle</w:t>
        </w:r>
      </w:ins>
      <w:r>
        <w:t xml:space="preserve">. </w:t>
      </w:r>
      <w:ins w:id="5329" w:author="Sammartano, Marc (BIC USA)" w:date="2014-09-17T10:55:00Z">
        <w:r w:rsidR="003C7D79">
          <w:t>If you provide a variable that is not a valid Bundle pointer, the command creates a new Bundle and returns the Bundle pointer in your variable. Otherwise it writes into the Bundle your variable or expression points to.</w:t>
        </w:r>
      </w:ins>
    </w:p>
    <w:p w:rsidR="008D5718" w:rsidRDefault="008D5718" w:rsidP="008D5718">
      <w:r>
        <w:t xml:space="preserve">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5B4C2C" w:rsidRDefault="005B4C2C" w:rsidP="005B4C2C">
      <w:pPr>
        <w:pStyle w:val="Heading2"/>
      </w:pPr>
      <w:bookmarkStart w:id="5330" w:name="_Toc400726724"/>
      <w:r>
        <w:t>Phone.info &lt;nvar&gt;</w:t>
      </w:r>
      <w:ins w:id="5331" w:author="Sammartano, Marc (BIC USA)" w:date="2014-09-17T10:58:00Z">
        <w:r w:rsidR="003C7D79">
          <w:t>|&lt;nexp&gt;</w:t>
        </w:r>
      </w:ins>
      <w:bookmarkEnd w:id="5330"/>
      <w:r>
        <w:fldChar w:fldCharType="begin"/>
      </w:r>
      <w:r>
        <w:instrText xml:space="preserve"> XE "Phone.info &lt;n</w:instrText>
      </w:r>
      <w:r w:rsidRPr="006C2C8A">
        <w:instrText>var&gt;</w:instrText>
      </w:r>
      <w:ins w:id="5332" w:author="Sammartano, Marc (BIC USA)" w:date="2014-09-17T10:58:00Z">
        <w:r w:rsidR="003C7D79">
          <w:instrText>|&lt;nexp&gt;</w:instrText>
        </w:r>
      </w:ins>
      <w:r>
        <w:instrText xml:space="preserve">" </w:instrText>
      </w:r>
      <w:r>
        <w:fldChar w:fldCharType="end"/>
      </w:r>
    </w:p>
    <w:p w:rsidR="00713887" w:rsidRDefault="005B4C2C" w:rsidP="005B4C2C">
      <w:pPr>
        <w:rPr>
          <w:ins w:id="5333" w:author="Sammartano, Marc (BIC USA)" w:date="2014-09-17T10:43:00Z"/>
        </w:rPr>
      </w:pPr>
      <w:r>
        <w:t xml:space="preserve">Returns </w:t>
      </w:r>
      <w:del w:id="5334" w:author="Sammartano, Marc (BIC USA)" w:date="2014-09-17T10:44:00Z">
        <w:r w:rsidDel="00713887">
          <w:delText xml:space="preserve">a pointer to a Bundle containing </w:delText>
        </w:r>
      </w:del>
      <w:r>
        <w:t xml:space="preserve">information about </w:t>
      </w:r>
      <w:ins w:id="5335" w:author="Sammartano, Marc (BIC USA)" w:date="2014-09-17T10:46:00Z">
        <w:r w:rsidR="00713887">
          <w:t>the telephony radio in your</w:t>
        </w:r>
      </w:ins>
      <w:del w:id="5336" w:author="Sammartano, Marc (BIC USA)" w:date="2014-09-17T10:46:00Z">
        <w:r w:rsidDel="00713887">
          <w:delText>this</w:delText>
        </w:r>
      </w:del>
      <w:r>
        <w:t xml:space="preserve"> Android device</w:t>
      </w:r>
      <w:ins w:id="5337" w:author="Sammartano, Marc (BIC USA)" w:date="2014-09-17T10:46:00Z">
        <w:r w:rsidR="00713887">
          <w:t>, if it has one</w:t>
        </w:r>
      </w:ins>
      <w:r>
        <w:t xml:space="preserve">. </w:t>
      </w:r>
      <w:ins w:id="5338" w:author="Sammartano, Marc (BIC USA)" w:date="2014-09-17T10:44:00Z">
        <w:r w:rsidR="00713887">
          <w:t xml:space="preserve">The information is placed in a Bundle. If you provide </w:t>
        </w:r>
      </w:ins>
      <w:ins w:id="5339" w:author="Sammartano, Marc (BIC USA)" w:date="2014-09-17T10:48:00Z">
        <w:r w:rsidR="00713887">
          <w:t>a variable that is not a valid</w:t>
        </w:r>
      </w:ins>
      <w:ins w:id="5340" w:author="Sammartano, Marc (BIC USA)" w:date="2014-09-17T10:44:00Z">
        <w:r w:rsidR="00713887">
          <w:t xml:space="preserve"> </w:t>
        </w:r>
      </w:ins>
      <w:ins w:id="5341" w:author="Sammartano, Marc (BIC USA)" w:date="2014-09-17T10:48:00Z">
        <w:r w:rsidR="00713887">
          <w:t>Bundle pointer, the comma</w:t>
        </w:r>
      </w:ins>
      <w:ins w:id="5342" w:author="Sammartano, Marc (BIC USA)" w:date="2014-09-17T10:49:00Z">
        <w:r w:rsidR="00713887">
          <w:t>nd creates a new Bundle</w:t>
        </w:r>
      </w:ins>
      <w:ins w:id="5343" w:author="Sammartano, Marc (BIC USA)" w:date="2014-09-17T10:50:00Z">
        <w:r w:rsidR="00713887">
          <w:t xml:space="preserve"> and </w:t>
        </w:r>
      </w:ins>
      <w:ins w:id="5344" w:author="Sammartano, Marc (BIC USA)" w:date="2014-09-17T10:53:00Z">
        <w:r w:rsidR="003C7D79">
          <w:t xml:space="preserve">returns </w:t>
        </w:r>
      </w:ins>
      <w:ins w:id="5345" w:author="Sammartano, Marc (BIC USA)" w:date="2014-09-17T10:50:00Z">
        <w:r w:rsidR="00713887">
          <w:t>the Bundle pointer</w:t>
        </w:r>
      </w:ins>
      <w:ins w:id="5346" w:author="Sammartano, Marc (BIC USA)" w:date="2014-09-17T10:53:00Z">
        <w:r w:rsidR="003C7D79">
          <w:t xml:space="preserve"> in your variable</w:t>
        </w:r>
      </w:ins>
      <w:ins w:id="5347" w:author="Sammartano, Marc (BIC USA)" w:date="2014-09-17T10:49:00Z">
        <w:r w:rsidR="00713887">
          <w:t>.</w:t>
        </w:r>
      </w:ins>
      <w:ins w:id="5348" w:author="Sammartano, Marc (BIC USA)" w:date="2014-09-17T10:57:00Z">
        <w:r w:rsidR="003C7D79">
          <w:t xml:space="preserve"> Otherwise it writes into the Bundle your variable or expression points to.</w:t>
        </w:r>
      </w:ins>
    </w:p>
    <w:p w:rsidR="005B4C2C" w:rsidRDefault="005B4C2C" w:rsidP="005B4C2C">
      <w:r>
        <w:lastRenderedPageBreak/>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5B4C2C">
            <w:pPr>
              <w:jc w:val="center"/>
              <w:rPr>
                <w:b/>
              </w:rPr>
            </w:pPr>
            <w:r>
              <w:rPr>
                <w:b/>
              </w:rPr>
              <w:t>Key</w:t>
            </w:r>
          </w:p>
        </w:tc>
        <w:tc>
          <w:tcPr>
            <w:tcW w:w="663" w:type="dxa"/>
          </w:tcPr>
          <w:p w:rsidR="005B4C2C" w:rsidRDefault="00734013" w:rsidP="005B4C2C">
            <w:pPr>
              <w:jc w:val="center"/>
              <w:rPr>
                <w:b/>
              </w:rPr>
            </w:pPr>
            <w:r>
              <w:rPr>
                <w:b/>
              </w:rPr>
              <w:t>Type</w:t>
            </w:r>
          </w:p>
        </w:tc>
        <w:tc>
          <w:tcPr>
            <w:tcW w:w="3207" w:type="dxa"/>
          </w:tcPr>
          <w:p w:rsidR="005B4C2C" w:rsidRPr="002C2F6D" w:rsidRDefault="005B4C2C" w:rsidP="005B4C2C">
            <w:pPr>
              <w:jc w:val="center"/>
              <w:rPr>
                <w:b/>
              </w:rPr>
            </w:pPr>
            <w:r>
              <w:rPr>
                <w:b/>
              </w:rPr>
              <w:t>Values</w:t>
            </w:r>
          </w:p>
        </w:tc>
        <w:tc>
          <w:tcPr>
            <w:tcW w:w="2790" w:type="dxa"/>
          </w:tcPr>
          <w:p w:rsidR="005B4C2C" w:rsidRDefault="005B4C2C" w:rsidP="005B4C2C">
            <w:pPr>
              <w:jc w:val="center"/>
              <w:rPr>
                <w:b/>
              </w:rPr>
            </w:pPr>
            <w:r>
              <w:rPr>
                <w:b/>
              </w:rPr>
              <w:t>Meaning</w:t>
            </w:r>
          </w:p>
        </w:tc>
        <w:tc>
          <w:tcPr>
            <w:tcW w:w="1344" w:type="dxa"/>
          </w:tcPr>
          <w:p w:rsidR="005B4C2C" w:rsidRPr="00D966DA" w:rsidRDefault="005B4C2C" w:rsidP="008248EE">
            <w:pPr>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734013">
            <w:pPr>
              <w:jc w:val="center"/>
              <w:rPr>
                <w:b/>
              </w:rPr>
            </w:pPr>
            <w:r>
              <w:rPr>
                <w:b/>
              </w:rPr>
              <w:t>PhoneType</w:t>
            </w:r>
          </w:p>
        </w:tc>
        <w:tc>
          <w:tcPr>
            <w:tcW w:w="663" w:type="dxa"/>
            <w:vAlign w:val="center"/>
          </w:tcPr>
          <w:p w:rsidR="00734013" w:rsidRDefault="005313DA" w:rsidP="00734013">
            <w:pPr>
              <w:jc w:val="center"/>
            </w:pPr>
            <w:r>
              <w:t>S</w:t>
            </w:r>
          </w:p>
        </w:tc>
        <w:tc>
          <w:tcPr>
            <w:tcW w:w="3207" w:type="dxa"/>
            <w:vAlign w:val="center"/>
          </w:tcPr>
          <w:p w:rsidR="00734013" w:rsidRPr="005B3879" w:rsidRDefault="00734013" w:rsidP="00734013">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734013">
            <w:r>
              <w:t>Type of phone radio in this device</w:t>
            </w:r>
          </w:p>
        </w:tc>
        <w:tc>
          <w:tcPr>
            <w:tcW w:w="1344" w:type="dxa"/>
            <w:vAlign w:val="center"/>
          </w:tcPr>
          <w:p w:rsidR="00734013" w:rsidRPr="005B3879" w:rsidRDefault="00734013" w:rsidP="00734013">
            <w:pPr>
              <w:jc w:val="center"/>
            </w:pPr>
            <w:r>
              <w:t>GSM</w:t>
            </w:r>
          </w:p>
        </w:tc>
      </w:tr>
      <w:tr w:rsidR="005B4C2C" w:rsidRPr="002C2F6D" w:rsidTr="0000782C">
        <w:trPr>
          <w:trHeight w:val="302"/>
          <w:jc w:val="center"/>
        </w:trPr>
        <w:tc>
          <w:tcPr>
            <w:tcW w:w="1524" w:type="dxa"/>
            <w:vAlign w:val="center"/>
          </w:tcPr>
          <w:p w:rsidR="005B4C2C" w:rsidRPr="001839EC" w:rsidRDefault="005B4C2C" w:rsidP="005B4C2C">
            <w:pPr>
              <w:jc w:val="center"/>
              <w:rPr>
                <w:b/>
              </w:rPr>
            </w:pPr>
            <w:r>
              <w:rPr>
                <w:b/>
              </w:rPr>
              <w:t>NetworkType</w:t>
            </w:r>
          </w:p>
        </w:tc>
        <w:tc>
          <w:tcPr>
            <w:tcW w:w="663" w:type="dxa"/>
            <w:vAlign w:val="center"/>
          </w:tcPr>
          <w:p w:rsidR="005B4C2C" w:rsidRDefault="005313DA" w:rsidP="005B4C2C">
            <w:pPr>
              <w:jc w:val="center"/>
            </w:pPr>
            <w:r>
              <w:t>S</w:t>
            </w:r>
          </w:p>
        </w:tc>
        <w:tc>
          <w:tcPr>
            <w:tcW w:w="3207" w:type="dxa"/>
            <w:vAlign w:val="center"/>
          </w:tcPr>
          <w:p w:rsidR="005B4C2C" w:rsidRDefault="00E4362C" w:rsidP="005B4C2C">
            <w:pPr>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E4362C">
            <w:pPr>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5B4C2C">
            <w:r>
              <w:t>Network type of the current data connection</w:t>
            </w:r>
          </w:p>
        </w:tc>
        <w:tc>
          <w:tcPr>
            <w:tcW w:w="1344" w:type="dxa"/>
            <w:vAlign w:val="center"/>
          </w:tcPr>
          <w:p w:rsidR="005B4C2C" w:rsidRPr="005B3879" w:rsidRDefault="008248EE" w:rsidP="005B4C2C">
            <w:pPr>
              <w:jc w:val="center"/>
            </w:pPr>
            <w:r>
              <w:t>LTE</w:t>
            </w:r>
          </w:p>
        </w:tc>
      </w:tr>
    </w:tbl>
    <w:p w:rsidR="005313DA"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 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743FE0">
            <w:pPr>
              <w:jc w:val="center"/>
              <w:rPr>
                <w:b/>
              </w:rPr>
            </w:pPr>
            <w:r>
              <w:rPr>
                <w:b/>
              </w:rPr>
              <w:t>Key</w:t>
            </w:r>
          </w:p>
        </w:tc>
        <w:tc>
          <w:tcPr>
            <w:tcW w:w="663" w:type="dxa"/>
          </w:tcPr>
          <w:p w:rsidR="005313DA" w:rsidRDefault="005313DA" w:rsidP="00743FE0">
            <w:pPr>
              <w:jc w:val="center"/>
              <w:rPr>
                <w:b/>
              </w:rPr>
            </w:pPr>
            <w:r>
              <w:rPr>
                <w:b/>
              </w:rPr>
              <w:t>Type</w:t>
            </w:r>
          </w:p>
        </w:tc>
        <w:tc>
          <w:tcPr>
            <w:tcW w:w="3207" w:type="dxa"/>
          </w:tcPr>
          <w:p w:rsidR="005313DA" w:rsidRPr="002C2F6D" w:rsidRDefault="005313DA" w:rsidP="00743FE0">
            <w:pPr>
              <w:jc w:val="center"/>
              <w:rPr>
                <w:b/>
              </w:rPr>
            </w:pPr>
            <w:r>
              <w:rPr>
                <w:b/>
              </w:rPr>
              <w:t>Values</w:t>
            </w:r>
          </w:p>
        </w:tc>
        <w:tc>
          <w:tcPr>
            <w:tcW w:w="2790" w:type="dxa"/>
          </w:tcPr>
          <w:p w:rsidR="005313DA" w:rsidRDefault="005313DA" w:rsidP="00743FE0">
            <w:pPr>
              <w:jc w:val="center"/>
              <w:rPr>
                <w:b/>
              </w:rPr>
            </w:pPr>
            <w:r>
              <w:rPr>
                <w:b/>
              </w:rPr>
              <w:t>Meaning</w:t>
            </w:r>
          </w:p>
        </w:tc>
        <w:tc>
          <w:tcPr>
            <w:tcW w:w="1344" w:type="dxa"/>
          </w:tcPr>
          <w:p w:rsidR="005313DA" w:rsidRPr="00D966DA" w:rsidRDefault="005313DA" w:rsidP="008248EE">
            <w:pPr>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743FE0">
            <w:pPr>
              <w:jc w:val="center"/>
              <w:rPr>
                <w:b/>
              </w:rPr>
            </w:pPr>
            <w:r>
              <w:rPr>
                <w:b/>
              </w:rPr>
              <w:t>CID</w:t>
            </w:r>
          </w:p>
        </w:tc>
        <w:tc>
          <w:tcPr>
            <w:tcW w:w="663" w:type="dxa"/>
            <w:vAlign w:val="center"/>
          </w:tcPr>
          <w:p w:rsidR="005313DA" w:rsidRDefault="005313DA" w:rsidP="00743FE0">
            <w:pPr>
              <w:jc w:val="center"/>
            </w:pPr>
            <w:r>
              <w:t>N</w:t>
            </w:r>
          </w:p>
        </w:tc>
        <w:tc>
          <w:tcPr>
            <w:tcW w:w="3207" w:type="dxa"/>
            <w:vAlign w:val="center"/>
          </w:tcPr>
          <w:p w:rsidR="005313DA" w:rsidRPr="005313DA" w:rsidRDefault="008248EE" w:rsidP="005313DA">
            <w:pPr>
              <w:jc w:val="center"/>
            </w:pPr>
            <w:r>
              <w:t>A positive number</w:t>
            </w:r>
            <w:r w:rsidR="005313DA">
              <w:br/>
              <w:t>or -1 if CID is unknown</w:t>
            </w:r>
          </w:p>
        </w:tc>
        <w:tc>
          <w:tcPr>
            <w:tcW w:w="2790" w:type="dxa"/>
            <w:vAlign w:val="center"/>
          </w:tcPr>
          <w:p w:rsidR="005313DA" w:rsidRDefault="005313DA" w:rsidP="00743FE0">
            <w:r>
              <w:t>GSM Cell ID</w:t>
            </w:r>
          </w:p>
        </w:tc>
        <w:tc>
          <w:tcPr>
            <w:tcW w:w="1344" w:type="dxa"/>
            <w:vAlign w:val="center"/>
          </w:tcPr>
          <w:p w:rsidR="005313DA" w:rsidRPr="005B3879" w:rsidRDefault="005313DA" w:rsidP="00743FE0">
            <w:pPr>
              <w:jc w:val="center"/>
            </w:pPr>
            <w:r>
              <w:t>342298497</w:t>
            </w:r>
          </w:p>
        </w:tc>
      </w:tr>
      <w:tr w:rsidR="00475C02" w:rsidRPr="002C2F6D" w:rsidTr="00743FE0">
        <w:trPr>
          <w:trHeight w:val="302"/>
          <w:jc w:val="center"/>
        </w:trPr>
        <w:tc>
          <w:tcPr>
            <w:tcW w:w="1524" w:type="dxa"/>
            <w:vAlign w:val="center"/>
          </w:tcPr>
          <w:p w:rsidR="00475C02" w:rsidRPr="001839EC" w:rsidRDefault="00475C02" w:rsidP="00743FE0">
            <w:pPr>
              <w:jc w:val="center"/>
              <w:rPr>
                <w:b/>
              </w:rPr>
            </w:pPr>
            <w:r>
              <w:rPr>
                <w:b/>
              </w:rPr>
              <w:t>LAC</w:t>
            </w:r>
          </w:p>
        </w:tc>
        <w:tc>
          <w:tcPr>
            <w:tcW w:w="663" w:type="dxa"/>
            <w:vAlign w:val="center"/>
          </w:tcPr>
          <w:p w:rsidR="00475C02" w:rsidRDefault="00475C02" w:rsidP="00743FE0">
            <w:pPr>
              <w:jc w:val="center"/>
            </w:pPr>
            <w:r>
              <w:t>N</w:t>
            </w:r>
          </w:p>
        </w:tc>
        <w:tc>
          <w:tcPr>
            <w:tcW w:w="3207" w:type="dxa"/>
            <w:vAlign w:val="center"/>
          </w:tcPr>
          <w:p w:rsidR="00475C02" w:rsidRPr="00E4362C" w:rsidRDefault="00475C02" w:rsidP="003E605E">
            <w:pPr>
              <w:jc w:val="center"/>
            </w:pPr>
            <w:r>
              <w:t>A positive number</w:t>
            </w:r>
            <w:r>
              <w:br/>
              <w:t xml:space="preserve">or -1 if </w:t>
            </w:r>
            <w:r w:rsidR="003E605E">
              <w:t>LAC</w:t>
            </w:r>
            <w:r>
              <w:t xml:space="preserve"> is unknown</w:t>
            </w:r>
          </w:p>
        </w:tc>
        <w:tc>
          <w:tcPr>
            <w:tcW w:w="2790" w:type="dxa"/>
            <w:vAlign w:val="center"/>
          </w:tcPr>
          <w:p w:rsidR="00475C02" w:rsidRDefault="00475C02" w:rsidP="00743FE0">
            <w:r>
              <w:t>GSM Location Area Code</w:t>
            </w:r>
          </w:p>
        </w:tc>
        <w:tc>
          <w:tcPr>
            <w:tcW w:w="1344" w:type="dxa"/>
            <w:vAlign w:val="center"/>
          </w:tcPr>
          <w:p w:rsidR="00475C02" w:rsidRPr="005B3879" w:rsidRDefault="00475C02" w:rsidP="00743FE0">
            <w:pPr>
              <w:jc w:val="center"/>
            </w:pPr>
            <w:r>
              <w:t>11090</w:t>
            </w:r>
          </w:p>
        </w:tc>
      </w:tr>
      <w:tr w:rsidR="00475C02" w:rsidRPr="002C2F6D" w:rsidTr="00743FE0">
        <w:trPr>
          <w:trHeight w:val="302"/>
          <w:jc w:val="center"/>
        </w:trPr>
        <w:tc>
          <w:tcPr>
            <w:tcW w:w="1524" w:type="dxa"/>
            <w:vAlign w:val="center"/>
          </w:tcPr>
          <w:p w:rsidR="00475C02" w:rsidRPr="001839EC" w:rsidRDefault="00475C02" w:rsidP="00743FE0">
            <w:pPr>
              <w:jc w:val="center"/>
              <w:rPr>
                <w:b/>
              </w:rPr>
            </w:pPr>
            <w:r>
              <w:rPr>
                <w:b/>
              </w:rPr>
              <w:t>MCC/MNC</w:t>
            </w:r>
          </w:p>
        </w:tc>
        <w:tc>
          <w:tcPr>
            <w:tcW w:w="663" w:type="dxa"/>
            <w:vAlign w:val="center"/>
          </w:tcPr>
          <w:p w:rsidR="00475C02" w:rsidRDefault="00475C02" w:rsidP="00743FE0">
            <w:pPr>
              <w:jc w:val="center"/>
            </w:pPr>
            <w:r>
              <w:t>S</w:t>
            </w:r>
          </w:p>
        </w:tc>
        <w:tc>
          <w:tcPr>
            <w:tcW w:w="3207" w:type="dxa"/>
            <w:vAlign w:val="center"/>
          </w:tcPr>
          <w:p w:rsidR="00475C02" w:rsidRPr="00E4362C" w:rsidRDefault="00475C02" w:rsidP="00743FE0">
            <w:pPr>
              <w:jc w:val="center"/>
            </w:pPr>
            <w:r>
              <w:t>String of 5 or 6 decimal digits</w:t>
            </w:r>
          </w:p>
        </w:tc>
        <w:tc>
          <w:tcPr>
            <w:tcW w:w="2790" w:type="dxa"/>
            <w:vAlign w:val="center"/>
          </w:tcPr>
          <w:p w:rsidR="00475C02" w:rsidRDefault="00475C02" w:rsidP="00475C02">
            <w:r>
              <w:t>The "numeric name" of the registered network operator</w:t>
            </w:r>
          </w:p>
        </w:tc>
        <w:tc>
          <w:tcPr>
            <w:tcW w:w="1344" w:type="dxa"/>
            <w:vAlign w:val="center"/>
          </w:tcPr>
          <w:p w:rsidR="00475C02" w:rsidRPr="005B3879" w:rsidRDefault="00475C02" w:rsidP="00743FE0">
            <w:pPr>
              <w:jc w:val="center"/>
            </w:pPr>
            <w:r>
              <w:t>310260</w:t>
            </w:r>
          </w:p>
        </w:tc>
      </w:tr>
      <w:tr w:rsidR="00BB2216" w:rsidRPr="002C2F6D" w:rsidTr="00475C02">
        <w:trPr>
          <w:trHeight w:val="302"/>
          <w:jc w:val="center"/>
        </w:trPr>
        <w:tc>
          <w:tcPr>
            <w:tcW w:w="1524" w:type="dxa"/>
            <w:vAlign w:val="center"/>
          </w:tcPr>
          <w:p w:rsidR="00BB2216" w:rsidRPr="001839EC" w:rsidRDefault="00475C02" w:rsidP="00BB2216">
            <w:pPr>
              <w:jc w:val="center"/>
              <w:rPr>
                <w:b/>
              </w:rPr>
            </w:pPr>
            <w:r>
              <w:rPr>
                <w:b/>
              </w:rPr>
              <w:t>Operator</w:t>
            </w:r>
          </w:p>
        </w:tc>
        <w:tc>
          <w:tcPr>
            <w:tcW w:w="663" w:type="dxa"/>
            <w:vAlign w:val="center"/>
          </w:tcPr>
          <w:p w:rsidR="00BB2216" w:rsidRDefault="00BB2216" w:rsidP="00BB2216">
            <w:pPr>
              <w:jc w:val="center"/>
            </w:pPr>
            <w:r>
              <w:t>N</w:t>
            </w:r>
          </w:p>
        </w:tc>
        <w:tc>
          <w:tcPr>
            <w:tcW w:w="3207" w:type="dxa"/>
            <w:vAlign w:val="center"/>
          </w:tcPr>
          <w:p w:rsidR="00BB2216" w:rsidRPr="00E4362C" w:rsidRDefault="008248EE" w:rsidP="00475C02">
            <w:pPr>
              <w:jc w:val="center"/>
            </w:pPr>
            <w:r>
              <w:t xml:space="preserve">A </w:t>
            </w:r>
            <w:r w:rsidR="00475C02">
              <w:t>name string</w:t>
            </w:r>
          </w:p>
        </w:tc>
        <w:tc>
          <w:tcPr>
            <w:tcW w:w="2790" w:type="dxa"/>
            <w:vAlign w:val="center"/>
          </w:tcPr>
          <w:p w:rsidR="00BB2216" w:rsidRDefault="00475C02" w:rsidP="00475C02">
            <w:r>
              <w:t>The name of the operator of the registered network</w:t>
            </w:r>
          </w:p>
        </w:tc>
        <w:tc>
          <w:tcPr>
            <w:tcW w:w="1344" w:type="dxa"/>
            <w:vAlign w:val="center"/>
          </w:tcPr>
          <w:p w:rsidR="00BB2216" w:rsidRPr="005B3879" w:rsidRDefault="00475C02" w:rsidP="00BB2216">
            <w:pPr>
              <w:jc w:val="center"/>
            </w:pPr>
            <w:r>
              <w:t>T-Mobile</w:t>
            </w:r>
          </w:p>
        </w:tc>
      </w:tr>
    </w:tbl>
    <w:p w:rsidR="00475C02" w:rsidRDefault="00475C02" w:rsidP="005313DA">
      <w:pPr>
        <w:spacing w:before="120"/>
      </w:pPr>
      <w:r>
        <w:t xml:space="preserve">The "numeric name" is made up of the Mobile Country Code (MCC) and Mobile Network Code (MNC) </w:t>
      </w:r>
    </w:p>
    <w:p w:rsidR="005313DA" w:rsidRDefault="00475C02" w:rsidP="005313DA">
      <w:pPr>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743FE0">
            <w:pPr>
              <w:jc w:val="center"/>
              <w:rPr>
                <w:b/>
              </w:rPr>
            </w:pPr>
            <w:r>
              <w:rPr>
                <w:b/>
              </w:rPr>
              <w:t>Key</w:t>
            </w:r>
          </w:p>
        </w:tc>
        <w:tc>
          <w:tcPr>
            <w:tcW w:w="720" w:type="dxa"/>
          </w:tcPr>
          <w:p w:rsidR="003E605E" w:rsidRDefault="003E605E" w:rsidP="00743FE0">
            <w:pPr>
              <w:jc w:val="center"/>
              <w:rPr>
                <w:b/>
              </w:rPr>
            </w:pPr>
            <w:r>
              <w:rPr>
                <w:b/>
              </w:rPr>
              <w:t>Type</w:t>
            </w:r>
          </w:p>
        </w:tc>
        <w:tc>
          <w:tcPr>
            <w:tcW w:w="3240" w:type="dxa"/>
          </w:tcPr>
          <w:p w:rsidR="003E605E" w:rsidRPr="002C2F6D" w:rsidRDefault="003E605E" w:rsidP="00743FE0">
            <w:pPr>
              <w:jc w:val="center"/>
              <w:rPr>
                <w:b/>
              </w:rPr>
            </w:pPr>
            <w:r>
              <w:rPr>
                <w:b/>
              </w:rPr>
              <w:t>Values</w:t>
            </w:r>
          </w:p>
        </w:tc>
        <w:tc>
          <w:tcPr>
            <w:tcW w:w="4122" w:type="dxa"/>
          </w:tcPr>
          <w:p w:rsidR="003E605E" w:rsidRDefault="003E605E" w:rsidP="00743FE0">
            <w:pPr>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743FE0">
            <w:pPr>
              <w:jc w:val="center"/>
              <w:rPr>
                <w:b/>
              </w:rPr>
            </w:pPr>
            <w:r>
              <w:rPr>
                <w:b/>
              </w:rPr>
              <w:t>BaseID</w:t>
            </w:r>
          </w:p>
        </w:tc>
        <w:tc>
          <w:tcPr>
            <w:tcW w:w="720" w:type="dxa"/>
            <w:vAlign w:val="center"/>
          </w:tcPr>
          <w:p w:rsidR="003E605E" w:rsidRDefault="003E605E" w:rsidP="00743FE0">
            <w:pPr>
              <w:jc w:val="center"/>
            </w:pPr>
            <w:r>
              <w:t>N</w:t>
            </w:r>
          </w:p>
        </w:tc>
        <w:tc>
          <w:tcPr>
            <w:tcW w:w="3240" w:type="dxa"/>
            <w:vAlign w:val="center"/>
          </w:tcPr>
          <w:p w:rsidR="003E605E" w:rsidRPr="005313DA" w:rsidRDefault="003E605E" w:rsidP="003E605E">
            <w:pPr>
              <w:jc w:val="center"/>
            </w:pPr>
            <w:r>
              <w:t>A positive number</w:t>
            </w:r>
            <w:r>
              <w:br/>
              <w:t>or -1 if BaseID is unknown</w:t>
            </w:r>
          </w:p>
        </w:tc>
        <w:tc>
          <w:tcPr>
            <w:tcW w:w="4122" w:type="dxa"/>
            <w:vAlign w:val="center"/>
          </w:tcPr>
          <w:p w:rsidR="003E605E" w:rsidRDefault="003E605E" w:rsidP="00743FE0">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743FE0">
            <w:pPr>
              <w:jc w:val="center"/>
              <w:rPr>
                <w:b/>
              </w:rPr>
            </w:pPr>
            <w:r>
              <w:rPr>
                <w:b/>
              </w:rPr>
              <w:t>NetworkID</w:t>
            </w:r>
          </w:p>
        </w:tc>
        <w:tc>
          <w:tcPr>
            <w:tcW w:w="720" w:type="dxa"/>
            <w:vAlign w:val="center"/>
          </w:tcPr>
          <w:p w:rsidR="003E605E" w:rsidRDefault="003E605E" w:rsidP="00743FE0">
            <w:pPr>
              <w:jc w:val="center"/>
            </w:pPr>
            <w:r>
              <w:t>N</w:t>
            </w:r>
          </w:p>
        </w:tc>
        <w:tc>
          <w:tcPr>
            <w:tcW w:w="3240" w:type="dxa"/>
            <w:vAlign w:val="center"/>
          </w:tcPr>
          <w:p w:rsidR="003E605E" w:rsidRPr="00E4362C" w:rsidRDefault="003E605E" w:rsidP="003E605E">
            <w:pPr>
              <w:jc w:val="center"/>
            </w:pPr>
            <w:r>
              <w:t>A positive number</w:t>
            </w:r>
            <w:r>
              <w:br/>
              <w:t>or -1 if NetworkID is unknown</w:t>
            </w:r>
          </w:p>
        </w:tc>
        <w:tc>
          <w:tcPr>
            <w:tcW w:w="4122" w:type="dxa"/>
            <w:vAlign w:val="center"/>
          </w:tcPr>
          <w:p w:rsidR="003E605E" w:rsidRDefault="003E605E" w:rsidP="00743FE0">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Del="00391A64" w:rsidRDefault="00917BFD" w:rsidP="00EB1F62">
      <w:pPr>
        <w:pStyle w:val="Heading2"/>
      </w:pPr>
      <w:moveFromRangeStart w:id="5349" w:author="Sammartano, Marc (BIC USA)" w:date="2014-10-08T15:53:00Z" w:name="move400546953"/>
      <w:moveFrom w:id="5350" w:author="Sammartano, Marc (BIC USA)" w:date="2014-10-08T15:53:00Z">
        <w:r w:rsidDel="00391A64">
          <w:t>Include</w:t>
        </w:r>
        <w:r w:rsidR="008B35C5" w:rsidDel="00391A64">
          <w:t xml:space="preserve"> FileNamePath</w:t>
        </w:r>
        <w:r w:rsidR="00520661" w:rsidDel="00391A64">
          <w:fldChar w:fldCharType="begin"/>
        </w:r>
        <w:r w:rsidR="008A6BAC" w:rsidDel="00391A64">
          <w:instrText xml:space="preserve"> XE "</w:instrText>
        </w:r>
        <w:r w:rsidR="008A6BAC" w:rsidRPr="002E6C8B" w:rsidDel="00391A64">
          <w:instrText>Include FileNamePath</w:instrText>
        </w:r>
        <w:r w:rsidR="008A6BAC" w:rsidDel="00391A64">
          <w:instrText xml:space="preserve">" </w:instrText>
        </w:r>
        <w:r w:rsidR="00520661" w:rsidDel="00391A64">
          <w:fldChar w:fldCharType="end"/>
        </w:r>
      </w:moveFrom>
    </w:p>
    <w:p w:rsidR="008B35C5" w:rsidDel="00391A64" w:rsidRDefault="00A50C6A" w:rsidP="008B35C5">
      <w:moveFrom w:id="5351" w:author="Sammartano, Marc (BIC USA)" w:date="2014-10-08T15:53:00Z">
        <w:r w:rsidDel="00391A64">
          <w:t>Before the program is run, the BASIC! preprocessor replaces any Include statements with the text from the named file. You can use this to i</w:t>
        </w:r>
        <w:r w:rsidR="008B35C5" w:rsidRPr="008B35C5" w:rsidDel="00391A64">
          <w:t>nsert another BASIC! program file</w:t>
        </w:r>
        <w:r w:rsidR="008B35C5" w:rsidDel="00391A64">
          <w:t xml:space="preserve"> </w:t>
        </w:r>
        <w:r w:rsidDel="00391A64">
          <w:t xml:space="preserve">into your program </w:t>
        </w:r>
        <w:r w:rsidR="008B35C5" w:rsidRPr="008B35C5" w:rsidDel="00391A64">
          <w:t>at th</w:t>
        </w:r>
        <w:r w:rsidR="008B35C5" w:rsidDel="00391A64">
          <w:t xml:space="preserve">is point. The FileNamePath is given </w:t>
        </w:r>
        <w:r w:rsidR="008B35C5" w:rsidRPr="008B35C5" w:rsidDel="00391A64">
          <w:t>without quotes.</w:t>
        </w:r>
        <w:r w:rsidR="008B35C5" w:rsidDel="00391A64">
          <w:t xml:space="preserve"> The program is </w:t>
        </w:r>
        <w:r w:rsidDel="00391A64">
          <w:t xml:space="preserve">not yet </w:t>
        </w:r>
        <w:r w:rsidR="008B35C5" w:rsidDel="00391A64">
          <w:t>run</w:t>
        </w:r>
        <w:r w:rsidDel="00391A64">
          <w:t>ning,</w:t>
        </w:r>
        <w:r w:rsidR="008B35C5" w:rsidDel="00391A64">
          <w:t xml:space="preserve"> therefore the path</w:t>
        </w:r>
        <w:r w:rsidR="008B35C5" w:rsidRPr="008B35C5" w:rsidDel="00391A64">
          <w:t xml:space="preserve"> cannot be a string expression.</w:t>
        </w:r>
      </w:moveFrom>
    </w:p>
    <w:p w:rsidR="001F4026" w:rsidDel="00391A64" w:rsidRDefault="001F4026" w:rsidP="001F4026">
      <w:pPr>
        <w:pStyle w:val="Codeexample"/>
      </w:pPr>
      <w:moveFrom w:id="5352" w:author="Sammartano, Marc (BIC USA)" w:date="2014-10-08T15:53:00Z">
        <w:r w:rsidDel="00391A64">
          <w:t>INCLUDE functions/DrawGraph.bas</w:t>
        </w:r>
      </w:moveFrom>
    </w:p>
    <w:p w:rsidR="008B35C5" w:rsidRPr="008B35C5" w:rsidDel="00391A64" w:rsidRDefault="008B35C5" w:rsidP="008B35C5">
      <w:moveFrom w:id="5353" w:author="Sammartano, Marc (BIC USA)" w:date="2014-10-08T15:53:00Z">
        <w:r w:rsidDel="00391A64">
          <w:t>insert</w:t>
        </w:r>
        <w:r w:rsidR="00A50C6A" w:rsidDel="00391A64">
          <w:t>s</w:t>
        </w:r>
        <w:r w:rsidDel="00391A64">
          <w:t xml:space="preserve"> the code from </w:t>
        </w:r>
        <w:r w:rsidR="009E6E85" w:rsidDel="00391A64">
          <w:t xml:space="preserve">the </w:t>
        </w:r>
        <w:r w:rsidDel="00391A64">
          <w:t xml:space="preserve">file </w:t>
        </w:r>
        <w:r w:rsidR="00F5651B" w:rsidDel="00391A64">
          <w:t>"</w:t>
        </w:r>
        <w:r w:rsidR="000C0A8B" w:rsidDel="00391A64">
          <w:t>&lt;pref base drive&gt;/</w:t>
        </w:r>
        <w:r w:rsidDel="00391A64">
          <w:t>rfo-basic/source/functions/</w:t>
        </w:r>
        <w:r w:rsidR="009E6E85" w:rsidDel="00391A64">
          <w:t>DrawGraph.bas</w:t>
        </w:r>
        <w:r w:rsidR="00F5651B" w:rsidDel="00391A64">
          <w:t>"</w:t>
        </w:r>
        <w:r w:rsidDel="00391A64">
          <w:t xml:space="preserve"> into the program</w:t>
        </w:r>
        <w:r w:rsidR="00A50C6A" w:rsidDel="00391A64">
          <w:t>.</w:t>
        </w:r>
      </w:moveFrom>
    </w:p>
    <w:p w:rsidR="00917BFD" w:rsidRDefault="00917BFD" w:rsidP="006C56BC">
      <w:pPr>
        <w:pStyle w:val="Heading1"/>
      </w:pPr>
      <w:bookmarkStart w:id="5354" w:name="_Toc400726725"/>
      <w:moveFromRangeEnd w:id="5349"/>
      <w:r>
        <w:lastRenderedPageBreak/>
        <w:t>Pause</w:t>
      </w:r>
      <w:r w:rsidR="008B35C5">
        <w:t xml:space="preserve"> &lt;ticks_nexp&gt;</w:t>
      </w:r>
      <w:bookmarkEnd w:id="5354"/>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Del="007C0B75" w:rsidRDefault="00917BFD" w:rsidP="00EB1F62">
      <w:pPr>
        <w:pStyle w:val="Heading2"/>
      </w:pPr>
      <w:moveFromRangeStart w:id="5355" w:author="Sammartano, Marc (BIC USA)" w:date="2014-09-29T10:13:00Z" w:name="move399748925"/>
      <w:moveFrom w:id="5356" w:author="Sammartano, Marc (BIC USA)" w:date="2014-09-29T10:13:00Z">
        <w:r w:rsidDel="007C0B75">
          <w:t>Popup</w:t>
        </w:r>
        <w:r w:rsidR="00BF1116" w:rsidDel="007C0B75">
          <w:t xml:space="preserve"> </w:t>
        </w:r>
        <w:r w:rsidR="00CE663E" w:rsidDel="007C0B75">
          <w:t>&lt;message_sexp&gt;, &lt;</w:t>
        </w:r>
        <w:r w:rsidR="007B4804" w:rsidDel="007C0B75">
          <w:t>x_</w:t>
        </w:r>
        <w:r w:rsidR="00CE663E" w:rsidDel="007C0B75">
          <w:t>nexp&gt;, &lt;</w:t>
        </w:r>
        <w:r w:rsidR="00756431" w:rsidDel="007C0B75">
          <w:t>y</w:t>
        </w:r>
        <w:r w:rsidR="00CE663E" w:rsidDel="007C0B75">
          <w:t>_nexp&gt;, &lt;duration_nexp</w:t>
        </w:r>
        <w:r w:rsidR="007B4804" w:rsidDel="007C0B75">
          <w:t>&gt;</w:t>
        </w:r>
        <w:r w:rsidR="00520661" w:rsidDel="007C0B75">
          <w:fldChar w:fldCharType="begin"/>
        </w:r>
        <w:r w:rsidR="007B4804" w:rsidDel="007C0B75">
          <w:instrText xml:space="preserve"> XE "</w:instrText>
        </w:r>
        <w:r w:rsidR="007B4804" w:rsidRPr="00B46629" w:rsidDel="007C0B75">
          <w:instrText>Popup &lt;message_sexp&gt;, &lt;x_nexp&gt;, &lt;</w:instrText>
        </w:r>
        <w:r w:rsidR="000C3162" w:rsidDel="007C0B75">
          <w:instrText>y</w:instrText>
        </w:r>
        <w:r w:rsidR="007B4804" w:rsidRPr="00B46629" w:rsidDel="007C0B75">
          <w:instrText>_nexp&gt;, &lt;duration_nexp&gt;</w:instrText>
        </w:r>
        <w:r w:rsidR="007B4804" w:rsidDel="007C0B75">
          <w:instrText xml:space="preserve">" </w:instrText>
        </w:r>
        <w:r w:rsidR="00520661" w:rsidDel="007C0B75">
          <w:fldChar w:fldCharType="end"/>
        </w:r>
      </w:moveFrom>
    </w:p>
    <w:p w:rsidR="00CE663E" w:rsidDel="007C0B75" w:rsidRDefault="00CE663E" w:rsidP="00CE663E">
      <w:moveFrom w:id="5357" w:author="Sammartano, Marc (BIC USA)" w:date="2014-09-29T10:13:00Z">
        <w:r w:rsidDel="007C0B75">
          <w:t>Pop</w:t>
        </w:r>
        <w:r w:rsidR="00FB2160" w:rsidDel="007C0B75">
          <w:t>s up</w:t>
        </w:r>
        <w:r w:rsidDel="007C0B75">
          <w:t xml:space="preserve"> a small message for a limited duration. </w:t>
        </w:r>
      </w:moveFrom>
    </w:p>
    <w:p w:rsidR="00CE663E" w:rsidDel="007C0B75" w:rsidRDefault="00CE663E" w:rsidP="00CE663E">
      <w:moveFrom w:id="5358" w:author="Sammartano, Marc (BIC USA)" w:date="2014-09-29T10:13:00Z">
        <w:r w:rsidDel="007C0B75">
          <w:t xml:space="preserve">The message is &lt;message_sexp&gt;. </w:t>
        </w:r>
      </w:moveFrom>
    </w:p>
    <w:p w:rsidR="00CE663E" w:rsidDel="007C0B75" w:rsidRDefault="00CE663E" w:rsidP="00CE663E">
      <w:moveFrom w:id="5359" w:author="Sammartano, Marc (BIC USA)" w:date="2014-09-29T10:13:00Z">
        <w:r w:rsidDel="007C0B75">
          <w:t>The duration of the message is either 2 seconds or 4 seconds. If &lt;duration_nexp&gt; = 0 the duration will be 2 seconds. If &lt;duration_nexp&gt; &lt;&gt; 0 the duration will be 4 seconds.</w:t>
        </w:r>
      </w:moveFrom>
    </w:p>
    <w:p w:rsidR="00CE663E" w:rsidRPr="00CE663E" w:rsidDel="007C0B75" w:rsidRDefault="007B4804" w:rsidP="00CE663E">
      <w:moveFrom w:id="5360" w:author="Sammartano, Marc (BIC USA)" w:date="2014-09-29T10:13:00Z">
        <w:r w:rsidDel="007C0B75">
          <w:t>The default location for the Popup is the center of the screen.  The &lt;x_nexp&gt;, &lt;</w:t>
        </w:r>
        <w:r w:rsidR="00756431" w:rsidDel="007C0B75">
          <w:t>y</w:t>
        </w:r>
        <w:r w:rsidDel="007C0B75">
          <w:t>_nexp&gt; pair gives a displacement from the center. The values may be negative.</w:t>
        </w:r>
      </w:moveFrom>
    </w:p>
    <w:p w:rsidR="004951B6" w:rsidDel="00ED539B" w:rsidRDefault="004951B6" w:rsidP="00EB1F62">
      <w:pPr>
        <w:pStyle w:val="Heading2"/>
      </w:pPr>
      <w:moveFromRangeStart w:id="5361" w:author="Sammartano, Marc (BIC USA)" w:date="2014-09-19T12:05:00Z" w:name="move398891642"/>
      <w:moveFromRangeEnd w:id="5355"/>
      <w:moveFrom w:id="5362" w:author="Sammartano, Marc (BIC USA)" w:date="2014-09-19T12:05:00Z">
        <w:r w:rsidDel="00ED539B">
          <w:t>Select</w:t>
        </w:r>
        <w:r w:rsidR="00CE663E" w:rsidDel="00ED539B">
          <w:t xml:space="preserve"> &lt;selection_nvar&gt;, </w:t>
        </w:r>
        <w:r w:rsidR="00F32DA3" w:rsidDel="00ED539B">
          <w:t>&lt;</w:t>
        </w:r>
        <w:r w:rsidR="00CE663E" w:rsidDel="00ED539B">
          <w:t>Array$[]</w:t>
        </w:r>
        <w:r w:rsidR="00F32DA3" w:rsidDel="00ED539B">
          <w:t>&gt;</w:t>
        </w:r>
        <w:r w:rsidR="00A6457D" w:rsidDel="00ED539B">
          <w:t>|&lt;list_nexp&gt;</w:t>
        </w:r>
        <w:r w:rsidR="00B03F3D" w:rsidDel="00ED539B">
          <w:t xml:space="preserve"> {,&lt;title_sexp&gt; {</w:t>
        </w:r>
        <w:r w:rsidR="00CE663E" w:rsidDel="00ED539B">
          <w:t>,</w:t>
        </w:r>
        <w:r w:rsidR="00A6457D" w:rsidDel="00ED539B">
          <w:t xml:space="preserve"> </w:t>
        </w:r>
        <w:r w:rsidR="00F32DA3" w:rsidDel="00ED539B">
          <w:t>&lt;message_sexp</w:t>
        </w:r>
        <w:r w:rsidR="00182D0A" w:rsidDel="00ED539B">
          <w:t>&gt;</w:t>
        </w:r>
        <w:r w:rsidR="00B03F3D" w:rsidDel="00ED539B">
          <w:t xml:space="preserve"> } } </w:t>
        </w:r>
        <w:r w:rsidR="00182D0A" w:rsidDel="00ED539B">
          <w:t>{,&lt;press_</w:t>
        </w:r>
        <w:r w:rsidR="003F2980" w:rsidDel="00ED539B">
          <w:t>l</w:t>
        </w:r>
        <w:r w:rsidR="00182D0A" w:rsidDel="00ED539B">
          <w:t>var</w:t>
        </w:r>
        <w:r w:rsidR="003928AD" w:rsidDel="00ED539B">
          <w:t>&gt;</w:t>
        </w:r>
        <w:r w:rsidR="00B03F3D" w:rsidDel="00ED539B">
          <w:t xml:space="preserve"> </w:t>
        </w:r>
        <w:r w:rsidR="003928AD" w:rsidDel="00ED539B">
          <w:t>}</w:t>
        </w:r>
        <w:r w:rsidR="00520661" w:rsidDel="00ED539B">
          <w:fldChar w:fldCharType="begin"/>
        </w:r>
        <w:r w:rsidR="003928AD" w:rsidDel="00ED539B">
          <w:instrText xml:space="preserve"> XE "</w:instrText>
        </w:r>
        <w:r w:rsidR="003928AD" w:rsidRPr="00BB7FC4" w:rsidDel="00ED539B">
          <w:instrText xml:space="preserve">Select &lt;selection_nvar&gt;, &lt; Array$[]&gt;|&lt;list_nexp&gt;, </w:instrText>
        </w:r>
        <w:r w:rsidR="00B03F3D" w:rsidDel="00ED539B">
          <w:instrText xml:space="preserve">{,&lt;title_sexp&gt; {, </w:instrText>
        </w:r>
        <w:r w:rsidR="003928AD" w:rsidRPr="00BB7FC4" w:rsidDel="00ED539B">
          <w:instrText xml:space="preserve">&lt;message_sexp&gt; </w:instrText>
        </w:r>
        <w:r w:rsidR="00B03F3D" w:rsidDel="00ED539B">
          <w:instrText xml:space="preserve">} } </w:instrText>
        </w:r>
        <w:r w:rsidR="003928AD" w:rsidRPr="00BB7FC4" w:rsidDel="00ED539B">
          <w:instrText>{,&lt;press_</w:instrText>
        </w:r>
        <w:r w:rsidR="00B03F3D" w:rsidDel="00ED539B">
          <w:instrText>l</w:instrText>
        </w:r>
        <w:r w:rsidR="003928AD" w:rsidRPr="00BB7FC4" w:rsidDel="00ED539B">
          <w:instrText>var&gt;</w:instrText>
        </w:r>
        <w:r w:rsidR="00B03F3D" w:rsidDel="00ED539B">
          <w:instrText xml:space="preserve"> </w:instrText>
        </w:r>
        <w:r w:rsidR="003928AD" w:rsidRPr="00BB7FC4" w:rsidDel="00ED539B">
          <w:instrText>}</w:instrText>
        </w:r>
        <w:r w:rsidR="003928AD" w:rsidDel="00ED539B">
          <w:instrText xml:space="preserve">" </w:instrText>
        </w:r>
        <w:r w:rsidR="00520661" w:rsidDel="00ED539B">
          <w:fldChar w:fldCharType="end"/>
        </w:r>
      </w:moveFrom>
    </w:p>
    <w:p w:rsidR="00277FF8" w:rsidDel="00ED539B" w:rsidRDefault="00CE663E" w:rsidP="00C87FFA">
      <w:moveFrom w:id="5363" w:author="Sammartano, Marc (BIC USA)" w:date="2014-09-19T12:05:00Z">
        <w:r w:rsidRPr="00CE663E" w:rsidDel="00ED539B">
          <w:t>The S</w:t>
        </w:r>
        <w:r w:rsidR="000818E1" w:rsidDel="00ED539B">
          <w:t>elect</w:t>
        </w:r>
        <w:r w:rsidRPr="00CE663E" w:rsidDel="00ED539B">
          <w:t xml:space="preserve"> command generates a </w:t>
        </w:r>
        <w:r w:rsidDel="00ED539B">
          <w:t xml:space="preserve">new </w:t>
        </w:r>
        <w:r w:rsidRPr="00CE663E" w:rsidDel="00ED539B">
          <w:t>screen with</w:t>
        </w:r>
        <w:r w:rsidDel="00ED539B">
          <w:t xml:space="preserve"> </w:t>
        </w:r>
        <w:r w:rsidRPr="00CE663E" w:rsidDel="00ED539B">
          <w:t>a list of choices f</w:t>
        </w:r>
        <w:r w:rsidDel="00ED539B">
          <w:t xml:space="preserve">or the user. When the user taps </w:t>
        </w:r>
        <w:r w:rsidRPr="00CE663E" w:rsidDel="00ED539B">
          <w:t xml:space="preserve">a </w:t>
        </w:r>
        <w:r w:rsidR="00B03F3D" w:rsidDel="00ED539B">
          <w:t xml:space="preserve">screen line, the </w:t>
        </w:r>
        <w:r w:rsidR="00277FF8" w:rsidDel="00ED539B">
          <w:t>index for that line will be returned.</w:t>
        </w:r>
      </w:moveFrom>
    </w:p>
    <w:p w:rsidR="00CE663E" w:rsidDel="00ED539B" w:rsidRDefault="00F32DA3" w:rsidP="00C87FFA">
      <w:moveFrom w:id="5364" w:author="Sammartano, Marc (BIC USA)" w:date="2014-09-19T12:05:00Z">
        <w:r w:rsidDel="00ED539B">
          <w:t>&lt;selection_nvar&gt;  is the numeric variable in</w:t>
        </w:r>
        <w:r w:rsidR="00A6457D" w:rsidDel="00ED539B">
          <w:t>to</w:t>
        </w:r>
        <w:r w:rsidDel="00ED539B">
          <w:t xml:space="preserve"> which the selection </w:t>
        </w:r>
        <w:r w:rsidR="00657C51" w:rsidDel="00ED539B">
          <w:t>array index</w:t>
        </w:r>
        <w:r w:rsidDel="00ED539B">
          <w:t xml:space="preserve"> will be return</w:t>
        </w:r>
        <w:r w:rsidR="00C87FFA" w:rsidDel="00ED539B">
          <w:t>ed</w:t>
        </w:r>
        <w:r w:rsidDel="00ED539B">
          <w:t>.</w:t>
        </w:r>
      </w:moveFrom>
    </w:p>
    <w:p w:rsidR="00F32DA3" w:rsidDel="00ED539B" w:rsidRDefault="00F32DA3" w:rsidP="00C87FFA">
      <w:moveFrom w:id="5365" w:author="Sammartano, Marc (BIC USA)" w:date="2014-09-19T12:05:00Z">
        <w:r w:rsidDel="00ED539B">
          <w:t>&lt;</w:t>
        </w:r>
        <w:r w:rsidR="00A6457D" w:rsidDel="00ED539B">
          <w:t xml:space="preserve"> </w:t>
        </w:r>
        <w:r w:rsidDel="00ED539B">
          <w:t xml:space="preserve">Array$[]&gt; is </w:t>
        </w:r>
        <w:r w:rsidR="00A6457D" w:rsidDel="00ED539B">
          <w:t>a</w:t>
        </w:r>
        <w:r w:rsidDel="00ED539B">
          <w:t xml:space="preserve"> string array that holds the list of items to be selected. The array is specified without an index but must have been previously dimensioned or loaded via Array.load.</w:t>
        </w:r>
      </w:moveFrom>
    </w:p>
    <w:p w:rsidR="00A6457D" w:rsidDel="00ED539B" w:rsidRDefault="00A6457D" w:rsidP="00C87FFA">
      <w:moveFrom w:id="5366" w:author="Sammartano, Marc (BIC USA)" w:date="2014-09-19T12:05:00Z">
        <w:r w:rsidDel="00ED539B">
          <w:t xml:space="preserve">As an alternative to an </w:t>
        </w:r>
        <w:r w:rsidR="00C87FFA" w:rsidDel="00ED539B">
          <w:t>a</w:t>
        </w:r>
        <w:r w:rsidDel="00ED539B">
          <w:t>rray, a string</w:t>
        </w:r>
        <w:r w:rsidR="00C87FFA" w:rsidDel="00ED539B">
          <w:t>-</w:t>
        </w:r>
        <w:r w:rsidDel="00ED539B">
          <w:t xml:space="preserve">type </w:t>
        </w:r>
        <w:r w:rsidR="00C87FFA" w:rsidDel="00ED539B">
          <w:t>l</w:t>
        </w:r>
        <w:r w:rsidDel="00ED539B">
          <w:t>ist may be specified in the &lt;list_nexp&gt;.</w:t>
        </w:r>
      </w:moveFrom>
    </w:p>
    <w:p w:rsidR="00B03F3D" w:rsidDel="00ED539B" w:rsidRDefault="00B03F3D" w:rsidP="00C87FFA">
      <w:moveFrom w:id="5367" w:author="Sammartano, Marc (BIC USA)" w:date="2014-09-19T12:05:00Z">
        <w:r w:rsidDel="00ED539B">
          <w:t xml:space="preserve">The </w:t>
        </w:r>
        <w:r w:rsidR="00F32DA3" w:rsidDel="00ED539B">
          <w:t>&lt;</w:t>
        </w:r>
        <w:r w:rsidDel="00ED539B">
          <w:t>titl</w:t>
        </w:r>
        <w:r w:rsidR="00F32DA3" w:rsidDel="00ED539B">
          <w:t>e_sexp&gt; is a</w:t>
        </w:r>
        <w:r w:rsidDel="00ED539B">
          <w:t>n optional</w:t>
        </w:r>
        <w:r w:rsidR="00F32DA3" w:rsidDel="00ED539B">
          <w:t xml:space="preserve"> string expression that will be placed into the title bar at the top of the selection screen.</w:t>
        </w:r>
        <w:r w:rsidR="00592CD8" w:rsidDel="00ED539B">
          <w:t xml:space="preserve"> </w:t>
        </w:r>
        <w:r w:rsidDel="00ED539B">
          <w:t>If the parameter is not present, the screen will display a default title. If the expression evaluates to an empty string ("") the title will be blank.</w:t>
        </w:r>
      </w:moveFrom>
    </w:p>
    <w:p w:rsidR="00F32DA3" w:rsidDel="00ED539B" w:rsidRDefault="00B03F3D" w:rsidP="00C87FFA">
      <w:moveFrom w:id="5368" w:author="Sammartano, Marc (BIC USA)" w:date="2014-09-19T12:05:00Z">
        <w:r w:rsidDel="00ED539B">
          <w:t xml:space="preserve">The &lt;message_sexp&gt; is an optional string expression that will </w:t>
        </w:r>
        <w:r w:rsidR="00592CD8" w:rsidDel="00ED539B">
          <w:t>be displayed in a short Popup message</w:t>
        </w:r>
        <w:r w:rsidDel="00ED539B">
          <w:t>. If the message is an empty string ("") there will be no Popup. If the parameter is absent, the &lt;title_sexp&gt; string will be used instead, but if the &lt;title_sexp&gt; is also missing or empty, there will be no Popup</w:t>
        </w:r>
        <w:r w:rsidR="000370F3" w:rsidDel="00ED539B">
          <w:t>.</w:t>
        </w:r>
      </w:moveFrom>
    </w:p>
    <w:p w:rsidR="00ED0E8A" w:rsidDel="00ED539B" w:rsidRDefault="00ED0E8A" w:rsidP="00C87FFA">
      <w:moveFrom w:id="5369" w:author="Sammartano, Marc (BIC USA)" w:date="2014-09-19T12:05:00Z">
        <w:r w:rsidDel="00ED539B">
          <w:t>If you want a &lt;message_sexp&gt; with no &lt;title_sexp&gt;, make the &lt;title_sexp&gt; an empty string, or omit the &lt;title_sexp&gt; but keep the following comma.</w:t>
        </w:r>
      </w:moveFrom>
    </w:p>
    <w:p w:rsidR="00182D0A" w:rsidDel="00ED539B" w:rsidRDefault="00182D0A" w:rsidP="00C87FFA">
      <w:moveFrom w:id="5370" w:author="Sammartano, Marc (BIC USA)" w:date="2014-09-19T12:05:00Z">
        <w:r w:rsidDel="00ED539B">
          <w:t>The &lt;press_</w:t>
        </w:r>
        <w:r w:rsidR="003F2980" w:rsidDel="00ED539B">
          <w:t>l</w:t>
        </w:r>
        <w:r w:rsidDel="00ED539B">
          <w:t>var&gt; is optional. If present</w:t>
        </w:r>
        <w:r w:rsidR="00C260E1" w:rsidDel="00ED539B">
          <w:t>,</w:t>
        </w:r>
        <w:r w:rsidDel="00ED539B">
          <w:t xml:space="preserve"> the type of user </w:t>
        </w:r>
        <w:r w:rsidR="00C16B63" w:rsidDel="00ED539B">
          <w:t>tap</w:t>
        </w:r>
        <w:r w:rsidR="00C87FFA" w:rsidDel="00ED539B">
          <w:t>—l</w:t>
        </w:r>
        <w:r w:rsidDel="00ED539B">
          <w:t xml:space="preserve">ong or </w:t>
        </w:r>
        <w:r w:rsidR="00C87FFA" w:rsidDel="00ED539B">
          <w:t>s</w:t>
        </w:r>
        <w:r w:rsidDel="00ED539B">
          <w:t>hort</w:t>
        </w:r>
        <w:r w:rsidR="00C87FFA" w:rsidDel="00ED539B">
          <w:t xml:space="preserve">—will </w:t>
        </w:r>
        <w:r w:rsidDel="00ED539B">
          <w:t>be returned in &lt;press_</w:t>
        </w:r>
        <w:r w:rsidR="003F2980" w:rsidDel="00ED539B">
          <w:t>l</w:t>
        </w:r>
        <w:r w:rsidDel="00ED539B">
          <w:t>var&gt;. The value returned will be 0</w:t>
        </w:r>
        <w:r w:rsidR="003F2980" w:rsidDel="00ED539B">
          <w:t xml:space="preserve"> (false)</w:t>
        </w:r>
        <w:r w:rsidDel="00ED539B">
          <w:t xml:space="preserve"> if the </w:t>
        </w:r>
        <w:r w:rsidR="00C260E1" w:rsidDel="00ED539B">
          <w:t>user se</w:t>
        </w:r>
        <w:r w:rsidR="003928AD" w:rsidDel="00ED539B">
          <w:t>lected the item with a short tap</w:t>
        </w:r>
        <w:r w:rsidR="00C260E1" w:rsidDel="00ED539B">
          <w:t xml:space="preserve">. The value returned will </w:t>
        </w:r>
        <w:r w:rsidR="00C16B63" w:rsidDel="00ED539B">
          <w:t xml:space="preserve">be </w:t>
        </w:r>
        <w:r w:rsidR="00C260E1" w:rsidDel="00ED539B">
          <w:t>1</w:t>
        </w:r>
        <w:r w:rsidR="003F2980" w:rsidDel="00ED539B">
          <w:t xml:space="preserve"> (true)</w:t>
        </w:r>
        <w:r w:rsidR="00C260E1" w:rsidDel="00ED539B">
          <w:t xml:space="preserve"> if the user selected the item with a long </w:t>
        </w:r>
        <w:r w:rsidR="00C16B63" w:rsidDel="00ED539B">
          <w:t>press</w:t>
        </w:r>
        <w:r w:rsidR="00C260E1" w:rsidDel="00ED539B">
          <w:t>.</w:t>
        </w:r>
      </w:moveFrom>
    </w:p>
    <w:p w:rsidR="000818E1" w:rsidRDefault="00D43DA8" w:rsidP="00D43DA8">
      <w:pPr>
        <w:pStyle w:val="Heading2"/>
      </w:pPr>
      <w:bookmarkStart w:id="5371" w:name="_Toc400726726"/>
      <w:moveFromRangeEnd w:id="5361"/>
      <w:r>
        <w:t>Split &lt;result_array$[]&gt;</w:t>
      </w:r>
      <w:r w:rsidR="000818E1" w:rsidRPr="000818E1">
        <w:t>, &lt;source</w:t>
      </w:r>
      <w:r w:rsidR="000818E1">
        <w:t>_sexp&gt; {, &lt;test_sexp&gt;</w:t>
      </w:r>
      <w:r w:rsidR="000818E1" w:rsidRPr="000818E1">
        <w:t>}</w:t>
      </w:r>
      <w:bookmarkEnd w:id="5371"/>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5372" w:name="_Toc400726727"/>
      <w:r>
        <w:t>Split.all &lt;result_array$[]&gt;</w:t>
      </w:r>
      <w:r w:rsidRPr="000818E1">
        <w:t>, &lt;source</w:t>
      </w:r>
      <w:r>
        <w:t>_sexp&gt; {, &lt;test_sexp&gt;</w:t>
      </w:r>
      <w:r w:rsidRPr="000818E1">
        <w:t>}</w:t>
      </w:r>
      <w:bookmarkEnd w:id="5372"/>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lastRenderedPageBreak/>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6C69AF" w:rsidP="0001590A">
      <w:pPr>
        <w:ind w:left="720"/>
      </w:pPr>
      <w:hyperlink r:id="rId32" w:history="1">
        <w:r w:rsidR="002416A7" w:rsidRPr="0001590A">
          <w:rPr>
            <w:rStyle w:val="Hyperlink"/>
          </w:rPr>
          <w:t>http://developer.android.com/reference/java/util/regex/Pattern.html</w:t>
        </w:r>
      </w:hyperlink>
    </w:p>
    <w:p w:rsidR="009D6C4F" w:rsidRDefault="009D6C4F" w:rsidP="009D6C4F">
      <w:pPr>
        <w:pStyle w:val="Heading2"/>
      </w:pPr>
      <w:bookmarkStart w:id="5373" w:name="_Toc400726728"/>
      <w:moveToRangeStart w:id="5374" w:author="Sammartano, Marc (BIC USA)" w:date="2014-09-29T10:32:00Z" w:name="move399750053"/>
      <w:moveTo w:id="5375" w:author="Sammartano, Marc (BIC USA)" w:date="2014-09-29T10:32:00Z">
        <w:r>
          <w:t>Swap &lt;nvar_a&gt;|&lt;svar_a&gt;, &lt;nvar_b&gt;|&lt;svar_b&gt;</w:t>
        </w:r>
        <w:bookmarkEnd w:id="5373"/>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moveTo>
    </w:p>
    <w:p w:rsidR="009D6C4F" w:rsidRPr="00C130D2" w:rsidRDefault="009D6C4F" w:rsidP="009D6C4F">
      <w:moveTo w:id="5376" w:author="Sammartano, Marc (BIC USA)" w:date="2014-09-29T10:32:00Z">
        <w:r>
          <w:t>The values and in "a" and "b" numeric or string variables are swapped.</w:t>
        </w:r>
      </w:moveTo>
    </w:p>
    <w:p w:rsidR="00340EF7" w:rsidRDefault="00340EF7" w:rsidP="00340EF7">
      <w:pPr>
        <w:pStyle w:val="Heading2"/>
      </w:pPr>
      <w:bookmarkStart w:id="5377" w:name="_Toc400726729"/>
      <w:moveToRangeEnd w:id="5374"/>
      <w:r>
        <w:t>Time {&lt;time_nexp&gt;,} Year$, Month$, Day$, Hour$, Minute$, Second$, WeekDay, isDST</w:t>
      </w:r>
      <w:bookmarkEnd w:id="5377"/>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t>You can use the optional first parameter (</w:t>
      </w:r>
      <w:r w:rsidRPr="00340EF7">
        <w:t>&lt;time_nexp&gt;</w:t>
      </w:r>
      <w:r>
        <w:t>) to specify what time to return in the variables. It is a numeric expression number of milliseconds from 12:00:00 AM, January 1, 1970,</w:t>
      </w:r>
      <w:r w:rsidR="00126A55">
        <w:t xml:space="preserve"> UTC,</w:t>
      </w:r>
      <w:r>
        <w:t xml:space="preserve"> as returned by the TIME() function</w:t>
      </w:r>
      <w:r w:rsidR="00126A55">
        <w:t>s</w:t>
      </w:r>
      <w:r>
        <w:t>.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timezone is your local timezone unless you change it with the</w:t>
      </w:r>
      <w:r w:rsidR="00B81F40">
        <w:t xml:space="preserve"> </w:t>
      </w:r>
      <w:r>
        <w:t>TimeZone command.</w:t>
      </w:r>
    </w:p>
    <w:p w:rsidR="00340EF7" w:rsidRDefault="0087624E" w:rsidP="00340EF7">
      <w:r w:rsidRPr="0087624E">
        <w:lastRenderedPageBreak/>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5378" w:name="_Toc400726730"/>
      <w:r>
        <w:t>TimeZone Commands</w:t>
      </w:r>
      <w:bookmarkEnd w:id="5378"/>
    </w:p>
    <w:p w:rsidR="00022CF1" w:rsidRDefault="00022CF1" w:rsidP="00022CF1">
      <w:r>
        <w:t>The TimeZone commands allow you to manage the timezone used by the Time command and the TIME(</w:t>
      </w:r>
      <w:r w:rsidR="00122555">
        <w:t>…</w:t>
      </w:r>
      <w:r>
        <w:t xml:space="preserve">) function. </w:t>
      </w:r>
      <w:r w:rsidR="00126A55">
        <w:t xml:space="preserve">They do not affect the no-parameter TIME() function. </w:t>
      </w:r>
      <w:r>
        <w:t>They affect only your BASIC! program, not any other time-related operation on your device.</w:t>
      </w:r>
    </w:p>
    <w:p w:rsidR="00022CF1" w:rsidRDefault="00022CF1" w:rsidP="00022CF1">
      <w:pPr>
        <w:pStyle w:val="Heading2"/>
      </w:pPr>
      <w:bookmarkStart w:id="5379" w:name="_Toc400726731"/>
      <w:r>
        <w:t>TimeZone.</w:t>
      </w:r>
      <w:r w:rsidR="000C3162">
        <w:t>s</w:t>
      </w:r>
      <w:r>
        <w:t>et { &lt;tz_sexp&gt; }</w:t>
      </w:r>
      <w:bookmarkEnd w:id="5379"/>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timezone for your program. If you don't specify a timezone, it is set to the default for your device, which is based on where you are. If you specify a timezone your device does not recognize, it is set to "GMT". (</w:t>
      </w:r>
      <w:r w:rsidR="00126A55">
        <w:t xml:space="preserve">In Android, </w:t>
      </w:r>
      <w:r>
        <w:t>GMT is exactly the same as UTC).</w:t>
      </w:r>
    </w:p>
    <w:p w:rsidR="00022CF1" w:rsidRDefault="00022CF1" w:rsidP="00022CF1">
      <w:pPr>
        <w:pStyle w:val="Heading2"/>
      </w:pPr>
      <w:bookmarkStart w:id="5380" w:name="_Toc400726732"/>
      <w:r>
        <w:t>TimeZone.</w:t>
      </w:r>
      <w:r w:rsidR="000C3162">
        <w:t>g</w:t>
      </w:r>
      <w:r>
        <w:t>et &lt;tz_svar&gt;</w:t>
      </w:r>
      <w:bookmarkEnd w:id="5380"/>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timezone in the string variable. This is the default timezone for your device and location, unless you have changed it with TimeZone.</w:t>
      </w:r>
      <w:del w:id="5381" w:author="Sammartano, Marc (BIC USA)" w:date="2014-09-23T18:27:00Z">
        <w:r w:rsidDel="00B81C9C">
          <w:delText>S</w:delText>
        </w:r>
      </w:del>
      <w:ins w:id="5382" w:author="Sammartano, Marc (BIC USA)" w:date="2014-09-23T18:27:00Z">
        <w:r w:rsidR="00B81C9C">
          <w:t>s</w:t>
        </w:r>
      </w:ins>
      <w:r>
        <w:t>et.</w:t>
      </w:r>
    </w:p>
    <w:p w:rsidR="00022CF1" w:rsidRDefault="00022CF1" w:rsidP="00022CF1">
      <w:pPr>
        <w:pStyle w:val="Heading2"/>
      </w:pPr>
      <w:bookmarkStart w:id="5383" w:name="_Toc400726733"/>
      <w:r>
        <w:t>TimeZone.</w:t>
      </w:r>
      <w:r w:rsidR="000C3162">
        <w:t>l</w:t>
      </w:r>
      <w:r>
        <w:t>ist &lt;tz_list_pointer_nvar&gt;</w:t>
      </w:r>
      <w:bookmarkEnd w:id="5383"/>
      <w:r w:rsidR="0052066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520661">
        <w:fldChar w:fldCharType="end"/>
      </w:r>
    </w:p>
    <w:p w:rsidR="00022CF1" w:rsidRDefault="00022CF1" w:rsidP="00022CF1">
      <w:r>
        <w:t xml:space="preserve">While timezones are defined by international standards, the only ones that matter to your program are those recognized by your device. This command builds a list of all valid timezone strings and returns a pointer to the list in </w:t>
      </w:r>
      <w:r w:rsidRPr="00022CF1">
        <w:t>&lt;tz_list_pointer_nvar&gt;</w:t>
      </w:r>
      <w:r>
        <w:t>.</w:t>
      </w:r>
    </w:p>
    <w:p w:rsidR="00FC07C4" w:rsidRDefault="00FC07C4" w:rsidP="00EB1F62">
      <w:pPr>
        <w:pStyle w:val="Heading2"/>
      </w:pPr>
      <w:bookmarkStart w:id="5384" w:name="_Toc400726734"/>
      <w:r>
        <w:t>Tone &lt;frequency_nexp&gt;, &lt;duration_nexp&gt;</w:t>
      </w:r>
      <w:bookmarkEnd w:id="5384"/>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 xml:space="preserve">The duration produced does not exactly match the specified duration. </w:t>
      </w:r>
      <w:del w:id="5385" w:author="Sammartano, Marc (BIC USA)" w:date="2014-10-10T12:07:00Z">
        <w:r w:rsidDel="00D571D4">
          <w:delText xml:space="preserve"> </w:delText>
        </w:r>
      </w:del>
      <w:r>
        <w:t>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5386" w:name="_Toc400726735"/>
      <w:r>
        <w:lastRenderedPageBreak/>
        <w:t>Vibrate &lt;pattern_array[</w:t>
      </w:r>
      <w:r w:rsidR="00CE4035">
        <w:t>{&lt;start&gt;,&lt;length&gt;}</w:t>
      </w:r>
      <w:r>
        <w:t>]&gt;</w:t>
      </w:r>
      <w:r w:rsidR="00714C04">
        <w:t>,&lt;nexp&gt;</w:t>
      </w:r>
      <w:bookmarkEnd w:id="5386"/>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del w:id="5387" w:author="Sammartano, Marc (BIC USA)" w:date="2014-10-10T12:08:00Z">
        <w:r w:rsidDel="00D571D4">
          <w:delText xml:space="preserve"> </w:delText>
        </w:r>
      </w:del>
      <w:r>
        <w:t xml:space="preserve">0 then the pattern will continue to play over and over </w:t>
      </w:r>
      <w:r w:rsidR="00CE4035">
        <w:t>again until the program ends.</w:t>
      </w:r>
    </w:p>
    <w:p w:rsidR="00714C04" w:rsidRDefault="00714C04" w:rsidP="00084947">
      <w:r>
        <w:t>If &lt;nexp&gt; &gt;</w:t>
      </w:r>
      <w:r w:rsidR="00D43DA8">
        <w:t xml:space="preserve"> </w:t>
      </w:r>
      <w:del w:id="5388" w:author="Sammartano, Marc (BIC USA)" w:date="2014-10-10T12:08:00Z">
        <w:r w:rsidR="00017731" w:rsidDel="00D571D4">
          <w:delText xml:space="preserve"> </w:delText>
        </w:r>
      </w:del>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5389" w:name="_Toc400726736"/>
      <w:r>
        <w:t>WakeLock &lt;code_nexp&gt;</w:t>
      </w:r>
      <w:bookmarkEnd w:id="5389"/>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6C69AF" w:rsidP="00A73C5C">
            <w:pPr>
              <w:jc w:val="center"/>
            </w:pPr>
            <w:hyperlink r:id="rId33"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6C69AF" w:rsidP="00A73C5C">
            <w:pPr>
              <w:jc w:val="center"/>
            </w:pPr>
            <w:hyperlink r:id="rId34"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6C69AF" w:rsidP="00A73C5C">
            <w:pPr>
              <w:jc w:val="center"/>
            </w:pPr>
            <w:hyperlink r:id="rId35"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6C69AF" w:rsidP="00A73C5C">
            <w:pPr>
              <w:jc w:val="center"/>
            </w:pPr>
            <w:hyperlink r:id="rId36"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t xml:space="preserve">Use the WakeLock only when you really need it. </w:t>
      </w:r>
      <w:del w:id="5390" w:author="Sammartano, Marc (BIC USA)" w:date="2014-10-10T12:08:00Z">
        <w:r w:rsidDel="00D571D4">
          <w:delText xml:space="preserve"> </w:delText>
        </w:r>
      </w:del>
      <w:r>
        <w:t xml:space="preserve">Acquiring a WakeLock </w:t>
      </w:r>
      <w:del w:id="5391" w:author="Sammartano, Marc (BIC USA)" w:date="2014-10-10T12:08:00Z">
        <w:r w:rsidDel="00D571D4">
          <w:delText xml:space="preserve">will </w:delText>
        </w:r>
      </w:del>
      <w:r>
        <w:t xml:space="preserve">increases power </w:t>
      </w:r>
      <w:ins w:id="5392" w:author="Sammartano, Marc (BIC USA)" w:date="2014-10-10T12:08:00Z">
        <w:r w:rsidR="00D571D4">
          <w:t>us</w:t>
        </w:r>
      </w:ins>
      <w:ins w:id="5393" w:author="Sammartano, Marc (BIC USA)" w:date="2014-10-10T12:09:00Z">
        <w:r w:rsidR="00D571D4">
          <w:t>ag</w:t>
        </w:r>
      </w:ins>
      <w:ins w:id="5394" w:author="Sammartano, Marc (BIC USA)" w:date="2014-10-10T12:08:00Z">
        <w:r w:rsidR="00D571D4">
          <w:t xml:space="preserve">e </w:t>
        </w:r>
      </w:ins>
      <w:r>
        <w:t xml:space="preserve">and decreases battery life. </w:t>
      </w:r>
      <w:del w:id="5395" w:author="Sammartano, Marc (BIC USA)" w:date="2014-10-10T12:08:00Z">
        <w:r w:rsidDel="00D571D4">
          <w:delText xml:space="preserve"> </w:delText>
        </w:r>
      </w:del>
      <w:r w:rsidR="004F0685">
        <w:t xml:space="preserve">The WakeLock is </w:t>
      </w:r>
      <w:r w:rsidR="00502D48">
        <w:t xml:space="preserve">always </w:t>
      </w:r>
      <w:r w:rsidR="004F0685">
        <w:t>released when the program stops running.</w:t>
      </w:r>
      <w:del w:id="5396" w:author="Sammartano, Marc (BIC USA)" w:date="2014-10-10T12:08:00Z">
        <w:r w:rsidR="004F0685" w:rsidDel="00D571D4">
          <w:delText xml:space="preserve"> </w:delText>
        </w:r>
      </w:del>
    </w:p>
    <w:p w:rsidR="004F0685" w:rsidRDefault="004F0685" w:rsidP="0079151D">
      <w:r>
        <w:t xml:space="preserve">One of the common uses for WakeLock would be in a music player that needs to keep the music playing after the system screen timeout interval. </w:t>
      </w:r>
      <w:del w:id="5397" w:author="Sammartano, Marc (BIC USA)" w:date="2014-10-10T12:08:00Z">
        <w:r w:rsidDel="00D571D4">
          <w:delText xml:space="preserve"> </w:delText>
        </w:r>
      </w:del>
      <w:r>
        <w:t>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5398" w:name="_Toc400726737"/>
      <w:r>
        <w:lastRenderedPageBreak/>
        <w:t>WifiLock &lt;code_nexp&gt;</w:t>
      </w:r>
      <w:bookmarkEnd w:id="5398"/>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xml:space="preserve">. Values 1 through 3 acquire a WifiLock, changing the way WiFi behaves when the screen turns off. Code value 4 releases the WifiLock and restores the normal timeout behavior. </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6C69AF" w:rsidP="00CD091A">
            <w:pPr>
              <w:jc w:val="center"/>
            </w:pPr>
            <w:hyperlink r:id="rId37"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6C69AF" w:rsidP="00CD091A">
            <w:pPr>
              <w:jc w:val="center"/>
            </w:pPr>
            <w:hyperlink r:id="rId38"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6C69AF" w:rsidP="00A73C5C">
            <w:pPr>
              <w:jc w:val="center"/>
            </w:pPr>
            <w:hyperlink r:id="rId39"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w:t>
      </w:r>
      <w:del w:id="5399" w:author="Sammartano, Marc (BIC USA)" w:date="2014-10-10T12:09:00Z">
        <w:r w:rsidDel="00D571D4">
          <w:delText xml:space="preserve"> </w:delText>
        </w:r>
      </w:del>
      <w:r>
        <w:t xml:space="preserve">Acquiring a WifiLock increases power usage and decreases battery life. </w:t>
      </w:r>
      <w:del w:id="5400" w:author="Sammartano, Marc (BIC USA)" w:date="2014-10-10T12:09:00Z">
        <w:r w:rsidDel="00D571D4">
          <w:delText xml:space="preserve"> </w:delText>
        </w:r>
      </w:del>
      <w:r w:rsidR="00A93210">
        <w:t>The W</w:t>
      </w:r>
      <w:r w:rsidR="008D568E">
        <w:t>ifiL</w:t>
      </w:r>
      <w:r w:rsidR="00A93210">
        <w:t xml:space="preserve">ock is always released </w:t>
      </w:r>
      <w:r w:rsidR="008D568E">
        <w:t>when the program stops running.</w:t>
      </w:r>
    </w:p>
    <w:p w:rsidR="006F03C4" w:rsidDel="009D6C4F" w:rsidRDefault="003A4712" w:rsidP="00EB1F62">
      <w:pPr>
        <w:pStyle w:val="Heading2"/>
      </w:pPr>
      <w:moveFromRangeStart w:id="5401" w:author="Sammartano, Marc (BIC USA)" w:date="2014-09-29T10:36:00Z" w:name="move399750340"/>
      <w:moveFrom w:id="5402" w:author="Sammartano, Marc (BIC USA)" w:date="2014-09-29T10:36:00Z">
        <w:r w:rsidDel="009D6C4F">
          <w:t>H</w:t>
        </w:r>
        <w:r w:rsidR="006F03C4" w:rsidDel="009D6C4F">
          <w:t xml:space="preserve">ttp.post </w:t>
        </w:r>
        <w:r w:rsidR="003F2980" w:rsidDel="009D6C4F">
          <w:t>&lt;</w:t>
        </w:r>
        <w:r w:rsidR="006F03C4" w:rsidDel="009D6C4F">
          <w:t>url</w:t>
        </w:r>
        <w:r w:rsidR="003F2980" w:rsidDel="009D6C4F">
          <w:t>_sexp&gt;</w:t>
        </w:r>
        <w:r w:rsidR="006F03C4" w:rsidDel="009D6C4F">
          <w:t xml:space="preserve">, </w:t>
        </w:r>
        <w:r w:rsidR="003F2980" w:rsidDel="009D6C4F">
          <w:t>&lt;</w:t>
        </w:r>
        <w:r w:rsidR="006F03C4" w:rsidDel="009D6C4F">
          <w:t>list</w:t>
        </w:r>
        <w:r w:rsidR="003F2980" w:rsidDel="009D6C4F">
          <w:t>_nexp&gt;</w:t>
        </w:r>
        <w:r w:rsidR="006F03C4" w:rsidDel="009D6C4F">
          <w:t xml:space="preserve">, </w:t>
        </w:r>
        <w:r w:rsidR="003F2980" w:rsidDel="009D6C4F">
          <w:t>&lt;</w:t>
        </w:r>
        <w:r w:rsidR="006F03C4" w:rsidDel="009D6C4F">
          <w:t>result</w:t>
        </w:r>
        <w:r w:rsidR="003F2980" w:rsidDel="009D6C4F">
          <w:t>_svar&gt;</w:t>
        </w:r>
        <w:r w:rsidR="00520661" w:rsidDel="009D6C4F">
          <w:fldChar w:fldCharType="begin"/>
        </w:r>
        <w:r w:rsidR="006F03C4" w:rsidDel="009D6C4F">
          <w:instrText xml:space="preserve"> XE "</w:instrText>
        </w:r>
        <w:r w:rsidR="00D70E1E" w:rsidDel="009D6C4F">
          <w:instrText>H</w:instrText>
        </w:r>
        <w:r w:rsidR="006F03C4" w:rsidRPr="00DF4632" w:rsidDel="009D6C4F">
          <w:instrText xml:space="preserve">ttp.post </w:instrText>
        </w:r>
        <w:r w:rsidR="000C3162" w:rsidDel="009D6C4F">
          <w:instrText>&lt;</w:instrText>
        </w:r>
        <w:r w:rsidR="006F03C4" w:rsidRPr="00DF4632" w:rsidDel="009D6C4F">
          <w:instrText>url</w:instrText>
        </w:r>
        <w:r w:rsidR="000C3162" w:rsidDel="009D6C4F">
          <w:instrText>_sexp&gt;</w:instrText>
        </w:r>
        <w:r w:rsidR="006F03C4" w:rsidRPr="00DF4632" w:rsidDel="009D6C4F">
          <w:instrText xml:space="preserve">, </w:instrText>
        </w:r>
        <w:r w:rsidR="000C3162" w:rsidDel="009D6C4F">
          <w:instrText>&lt;</w:instrText>
        </w:r>
        <w:r w:rsidR="006F03C4" w:rsidRPr="00DF4632" w:rsidDel="009D6C4F">
          <w:instrText>list</w:instrText>
        </w:r>
        <w:r w:rsidR="000C3162" w:rsidDel="009D6C4F">
          <w:instrText>_nexp&gt;</w:instrText>
        </w:r>
        <w:r w:rsidR="006F03C4" w:rsidRPr="00DF4632" w:rsidDel="009D6C4F">
          <w:instrText xml:space="preserve">, </w:instrText>
        </w:r>
        <w:r w:rsidR="000C3162" w:rsidDel="009D6C4F">
          <w:instrText>&lt;</w:instrText>
        </w:r>
        <w:r w:rsidR="006F03C4" w:rsidRPr="00DF4632" w:rsidDel="009D6C4F">
          <w:instrText>result</w:instrText>
        </w:r>
        <w:r w:rsidR="000C3162" w:rsidDel="009D6C4F">
          <w:instrText>_svar&gt;</w:instrText>
        </w:r>
        <w:r w:rsidR="006F03C4" w:rsidDel="009D6C4F">
          <w:instrText xml:space="preserve">" </w:instrText>
        </w:r>
        <w:r w:rsidR="00520661" w:rsidDel="009D6C4F">
          <w:fldChar w:fldCharType="end"/>
        </w:r>
      </w:moveFrom>
    </w:p>
    <w:p w:rsidR="006F03C4" w:rsidDel="009D6C4F" w:rsidRDefault="006F03C4" w:rsidP="002332E7">
      <w:moveFrom w:id="5403" w:author="Sammartano, Marc (BIC USA)" w:date="2014-09-29T10:36:00Z">
        <w:r w:rsidDel="009D6C4F">
          <w:t>Execute a Post command to an Internet location.</w:t>
        </w:r>
      </w:moveFrom>
    </w:p>
    <w:p w:rsidR="006F03C4" w:rsidDel="009D6C4F" w:rsidRDefault="003F2980" w:rsidP="002332E7">
      <w:moveFrom w:id="5404" w:author="Sammartano, Marc (BIC USA)" w:date="2014-09-29T10:36:00Z">
        <w:r w:rsidDel="009D6C4F">
          <w:t>&lt;url_sexp&gt;</w:t>
        </w:r>
        <w:r w:rsidR="006F03C4" w:rsidDel="009D6C4F">
          <w:t xml:space="preserve"> </w:t>
        </w:r>
        <w:r w:rsidDel="009D6C4F">
          <w:t>contains</w:t>
        </w:r>
        <w:r w:rsidR="006F03C4" w:rsidDel="009D6C4F">
          <w:t xml:space="preserve"> the url (</w:t>
        </w:r>
        <w:r w:rsidR="00F5651B" w:rsidDel="009D6C4F">
          <w:t>"</w:t>
        </w:r>
        <w:r w:rsidR="006F03C4" w:rsidRPr="003F2980" w:rsidDel="009D6C4F">
          <w:t>http://....</w:t>
        </w:r>
        <w:r w:rsidR="00F5651B" w:rsidRPr="003F2980" w:rsidDel="009D6C4F">
          <w:t>"</w:t>
        </w:r>
        <w:r w:rsidR="00E57979" w:rsidDel="009D6C4F">
          <w:t>)</w:t>
        </w:r>
        <w:r w:rsidR="006F03C4" w:rsidDel="009D6C4F">
          <w:t xml:space="preserve"> that will accept the Post.</w:t>
        </w:r>
      </w:moveFrom>
    </w:p>
    <w:p w:rsidR="006F03C4" w:rsidDel="009D6C4F" w:rsidRDefault="003F2980" w:rsidP="002332E7">
      <w:moveFrom w:id="5405" w:author="Sammartano, Marc (BIC USA)" w:date="2014-09-29T10:36:00Z">
        <w:r w:rsidDel="009D6C4F">
          <w:t xml:space="preserve">&lt;list_nexp&gt; </w:t>
        </w:r>
        <w:r w:rsidR="006F03C4" w:rsidDel="009D6C4F">
          <w:t>is a pointer to a string list which contains the Name/Value pairs needed for the Post.</w:t>
        </w:r>
      </w:moveFrom>
    </w:p>
    <w:p w:rsidR="006F03C4" w:rsidDel="009D6C4F" w:rsidRDefault="003F2980" w:rsidP="002332E7">
      <w:moveFrom w:id="5406" w:author="Sammartano, Marc (BIC USA)" w:date="2014-09-29T10:36:00Z">
        <w:r w:rsidDel="009D6C4F">
          <w:t>&lt;result_svar&gt;</w:t>
        </w:r>
        <w:r w:rsidR="006F03C4" w:rsidDel="009D6C4F">
          <w:t xml:space="preserve"> is </w:t>
        </w:r>
        <w:r w:rsidDel="009D6C4F">
          <w:t>where</w:t>
        </w:r>
        <w:r w:rsidR="006F03C4" w:rsidDel="009D6C4F">
          <w:t xml:space="preserve"> the Post response will be placed.</w:t>
        </w:r>
      </w:moveFrom>
    </w:p>
    <w:p w:rsidR="001138DC" w:rsidRDefault="003A4712" w:rsidP="00EB1F62">
      <w:pPr>
        <w:pStyle w:val="Heading2"/>
      </w:pPr>
      <w:bookmarkStart w:id="5407" w:name="_Toc400726738"/>
      <w:moveFromRangeEnd w:id="5401"/>
      <w:r>
        <w:t>M</w:t>
      </w:r>
      <w:r w:rsidR="001138DC">
        <w:t>yPhoneNumber &lt;svar&gt;</w:t>
      </w:r>
      <w:bookmarkEnd w:id="5407"/>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5408" w:name="_Toc400726739"/>
      <w:r>
        <w:t>Phone.call &lt;sexp</w:t>
      </w:r>
      <w:r w:rsidR="001138DC">
        <w:t>&gt;</w:t>
      </w:r>
      <w:bookmarkEnd w:id="5408"/>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5409" w:name="_Toc400726740"/>
      <w:r>
        <w:t>Phone.rcv.init</w:t>
      </w:r>
      <w:bookmarkEnd w:id="5409"/>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5410" w:name="_Toc400726741"/>
      <w:r>
        <w:t xml:space="preserve">Phone.rcv.next </w:t>
      </w:r>
      <w:del w:id="5411" w:author="Sammartano, Marc (BIC USA)" w:date="2014-09-29T14:53:00Z">
        <w:r w:rsidDel="00AC5659">
          <w:delText xml:space="preserve"> </w:delText>
        </w:r>
      </w:del>
      <w:r>
        <w:t>&lt;state_nvar&gt;, &lt;number_svar&gt;</w:t>
      </w:r>
      <w:bookmarkEnd w:id="5410"/>
      <w:r w:rsidR="00520661">
        <w:fldChar w:fldCharType="begin"/>
      </w:r>
      <w:r w:rsidR="00131D8C">
        <w:instrText xml:space="preserve"> XE "</w:instrText>
      </w:r>
      <w:r w:rsidR="00131D8C" w:rsidRPr="009F3C9E">
        <w:instrText xml:space="preserve">Phone.rcv.next </w:instrText>
      </w:r>
      <w:del w:id="5412" w:author="Sammartano, Marc (BIC USA)" w:date="2014-09-29T14:53:00Z">
        <w:r w:rsidR="00131D8C" w:rsidRPr="009F3C9E" w:rsidDel="00AC5659">
          <w:delInstrText xml:space="preserve"> </w:delInstrText>
        </w:r>
      </w:del>
      <w:r w:rsidR="00131D8C" w:rsidRPr="009F3C9E">
        <w:instrText>&lt;state_nvar&gt;,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lastRenderedPageBreak/>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5413" w:name="_Toc400726742"/>
      <w:r>
        <w:t>Sms.</w:t>
      </w:r>
      <w:r w:rsidR="00A77D41">
        <w:t>send &lt;number_sexp&gt;, &lt;message_sexp&gt;</w:t>
      </w:r>
      <w:bookmarkEnd w:id="5413"/>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ins w:id="5414" w:author="Sammartano, Marc (BIC USA)" w:date="2014-09-14T12:19:00Z">
        <w:r w:rsidR="00912D50">
          <w:t>s</w:t>
        </w:r>
      </w:ins>
      <w:r>
        <w:t>.</w:t>
      </w:r>
    </w:p>
    <w:p w:rsidR="000C1636" w:rsidRDefault="003A4712" w:rsidP="00EB1F62">
      <w:pPr>
        <w:pStyle w:val="Heading2"/>
      </w:pPr>
      <w:bookmarkStart w:id="5415" w:name="_Toc400726743"/>
      <w:r>
        <w:t>Sms.</w:t>
      </w:r>
      <w:r w:rsidR="000C1636">
        <w:t>rcv.init</w:t>
      </w:r>
      <w:bookmarkEnd w:id="5415"/>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5416" w:name="_Toc400726744"/>
      <w:r>
        <w:t>Sms.</w:t>
      </w:r>
      <w:r w:rsidR="00DA641C">
        <w:t>rcv.next &lt;svar&gt;</w:t>
      </w:r>
      <w:bookmarkEnd w:id="5416"/>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5417" w:name="_Toc400726745"/>
      <w:r>
        <w:t>Email.send &lt;recipient_s</w:t>
      </w:r>
      <w:r w:rsidR="0028723B">
        <w:t>e</w:t>
      </w:r>
      <w:r>
        <w:t>xp&gt;, &lt;subject_sexp&gt;, &lt;body_sexp&gt;</w:t>
      </w:r>
      <w:bookmarkEnd w:id="5417"/>
      <w:r w:rsidR="00520661">
        <w:fldChar w:fldCharType="begin"/>
      </w:r>
      <w:r w:rsidR="009D0AB2">
        <w:instrText xml:space="preserve"> XE "</w:instrText>
      </w:r>
      <w:r w:rsidR="009D0AB2" w:rsidRPr="00E23581">
        <w:instrText>Email.send &lt;recipient_s</w:instrText>
      </w:r>
      <w:r w:rsidR="0028723B">
        <w:instrText>e</w:instrText>
      </w:r>
      <w:r w:rsidR="009D0AB2" w:rsidRPr="00E23581">
        <w:instrText>xp&gt;,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5418" w:name="_Toc400726746"/>
      <w:r>
        <w:t>Headset</w:t>
      </w:r>
      <w:r w:rsidR="009D0AB2">
        <w:t xml:space="preserve"> &lt;state_nvar&gt;, &lt;type_svar&gt;, &lt;mic_nvar&gt;</w:t>
      </w:r>
      <w:bookmarkEnd w:id="5418"/>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w:t>
      </w:r>
      <w:del w:id="5419" w:author="Sammartano, Marc (BIC USA)" w:date="2014-10-10T12:09:00Z">
        <w:r w:rsidR="00A164CE" w:rsidDel="00D571D4">
          <w:delText xml:space="preserve"> </w:delText>
        </w:r>
      </w:del>
      <w:r w:rsidR="00A164CE">
        <w:t>-1</w:t>
      </w:r>
      <w:r w:rsidR="009D0AB2">
        <w:t xml:space="preserve"> if the headset does not have microphone.</w:t>
      </w:r>
    </w:p>
    <w:p w:rsidR="000333FE" w:rsidRDefault="00931A6D" w:rsidP="00EB1F62">
      <w:pPr>
        <w:pStyle w:val="Heading2"/>
      </w:pPr>
      <w:bookmarkStart w:id="5420" w:name="_Toc400726747"/>
      <w:r>
        <w:lastRenderedPageBreak/>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5420"/>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0C368A7F" wp14:editId="236BE6D5">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7D8331CC" wp14:editId="2D1A56B2">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5421" w:name="_Toc400726748"/>
      <w:r>
        <w:t>Home</w:t>
      </w:r>
      <w:bookmarkEnd w:id="5421"/>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5422" w:name="_Toc400726749"/>
      <w:r>
        <w:t>OnBackGround:</w:t>
      </w:r>
      <w:bookmarkEnd w:id="5422"/>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5423" w:name="_Toc400726750"/>
      <w:r>
        <w:t>Background.</w:t>
      </w:r>
      <w:del w:id="5424" w:author="Sammartano, Marc (BIC USA)" w:date="2014-09-23T17:47:00Z">
        <w:r w:rsidDel="00A052E9">
          <w:delText>R</w:delText>
        </w:r>
      </w:del>
      <w:ins w:id="5425" w:author="Sammartano, Marc (BIC USA)" w:date="2014-09-23T17:47:00Z">
        <w:r w:rsidR="00A052E9">
          <w:t>r</w:t>
        </w:r>
      </w:ins>
      <w:r>
        <w:t>esume</w:t>
      </w:r>
      <w:bookmarkEnd w:id="5423"/>
      <w:r w:rsidR="00520661">
        <w:fldChar w:fldCharType="begin"/>
      </w:r>
      <w:r>
        <w:instrText xml:space="preserve"> XE "</w:instrText>
      </w:r>
      <w:r w:rsidRPr="00F8464D">
        <w:instrText>Background.</w:instrText>
      </w:r>
      <w:del w:id="5426" w:author="Sammartano, Marc (BIC USA)" w:date="2014-09-23T17:47:00Z">
        <w:r w:rsidRPr="00F8464D" w:rsidDel="00A052E9">
          <w:delInstrText>R</w:delInstrText>
        </w:r>
      </w:del>
      <w:ins w:id="5427" w:author="Sammartano, Marc (BIC USA)" w:date="2014-09-23T17:47:00Z">
        <w:r w:rsidR="00A052E9">
          <w:instrText>r</w:instrText>
        </w:r>
      </w:ins>
      <w:r w:rsidRPr="00F8464D">
        <w:instrText>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5428" w:name="_Toc400726751"/>
      <w:r>
        <w:lastRenderedPageBreak/>
        <w:t>SQLITE</w:t>
      </w:r>
      <w:bookmarkEnd w:id="5428"/>
    </w:p>
    <w:p w:rsidR="009558AD" w:rsidRDefault="009558AD" w:rsidP="00EB1F62">
      <w:pPr>
        <w:pStyle w:val="Heading2"/>
      </w:pPr>
      <w:bookmarkStart w:id="5429" w:name="_Toc400726752"/>
      <w:r>
        <w:t>Overview</w:t>
      </w:r>
      <w:bookmarkEnd w:id="5429"/>
    </w:p>
    <w:p w:rsidR="00363649" w:rsidRDefault="009558AD" w:rsidP="009558AD">
      <w:pPr>
        <w:spacing w:after="240"/>
      </w:pPr>
      <w:r>
        <w:t xml:space="preserve">The Android operating system provides the ability to create, maintain and access SQLite databases. SQLite implements a </w:t>
      </w:r>
      <w:hyperlink r:id="rId42" w:history="1">
        <w:r>
          <w:rPr>
            <w:rStyle w:val="Hyperlink"/>
          </w:rPr>
          <w:t>self-contained</w:t>
        </w:r>
      </w:hyperlink>
      <w:r>
        <w:t xml:space="preserve">, </w:t>
      </w:r>
      <w:hyperlink r:id="rId43" w:history="1">
        <w:r>
          <w:rPr>
            <w:rStyle w:val="Hyperlink"/>
          </w:rPr>
          <w:t>serverless</w:t>
        </w:r>
      </w:hyperlink>
      <w:r>
        <w:t xml:space="preserve">, </w:t>
      </w:r>
      <w:hyperlink r:id="rId44" w:history="1">
        <w:r>
          <w:rPr>
            <w:rStyle w:val="Hyperlink"/>
          </w:rPr>
          <w:t>zero-configuration</w:t>
        </w:r>
      </w:hyperlink>
      <w:r>
        <w:t xml:space="preserve">, </w:t>
      </w:r>
      <w:hyperlink r:id="rId45" w:history="1">
        <w:r>
          <w:rPr>
            <w:rStyle w:val="Hyperlink"/>
          </w:rPr>
          <w:t>transactional</w:t>
        </w:r>
      </w:hyperlink>
      <w:r>
        <w:t xml:space="preserve"> SQL database engine. SQLite is the </w:t>
      </w:r>
      <w:hyperlink r:id="rId46" w:history="1">
        <w:r>
          <w:rPr>
            <w:rStyle w:val="Hyperlink"/>
          </w:rPr>
          <w:t>most widely deployed</w:t>
        </w:r>
      </w:hyperlink>
      <w:r>
        <w:t xml:space="preserve"> SQL database engine in the world. The full details about SQLite can be found at the </w:t>
      </w:r>
      <w:hyperlink r:id="rId47" w:history="1">
        <w:r>
          <w:rPr>
            <w:rStyle w:val="Hyperlink"/>
          </w:rPr>
          <w:t>SQLite Home Page</w:t>
        </w:r>
      </w:hyperlink>
      <w:r w:rsidR="009C069D">
        <w:rPr>
          <w:rStyle w:val="Hyperlink"/>
        </w:rPr>
        <w:t xml:space="preserve"> (</w:t>
      </w:r>
      <w:hyperlink r:id="rId48"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4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5430" w:name="_Toc400726753"/>
      <w:r>
        <w:t>SQLITE Commands</w:t>
      </w:r>
      <w:bookmarkEnd w:id="5430"/>
    </w:p>
    <w:p w:rsidR="009558AD" w:rsidRPr="000631F6" w:rsidRDefault="003A4712" w:rsidP="005F4916">
      <w:pPr>
        <w:pStyle w:val="Heading3"/>
      </w:pPr>
      <w:bookmarkStart w:id="5431" w:name="_Toc400726754"/>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5431"/>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 opened at same time. Each ope</w:t>
      </w:r>
      <w:r w:rsidR="006F02E5">
        <w:t>ned database must have it</w:t>
      </w:r>
      <w:r>
        <w:t xml:space="preserve">s own, distinct </w:t>
      </w:r>
      <w:r w:rsidR="00363649">
        <w:t>p</w:t>
      </w:r>
      <w:r>
        <w:t xml:space="preserve">ointer. </w:t>
      </w:r>
    </w:p>
    <w:p w:rsidR="009558AD" w:rsidRDefault="003A4712" w:rsidP="005F4916">
      <w:pPr>
        <w:pStyle w:val="Heading3"/>
      </w:pPr>
      <w:bookmarkStart w:id="5432" w:name="_Toc400726755"/>
      <w:r>
        <w:t>Sql.</w:t>
      </w:r>
      <w:r w:rsidR="009558AD">
        <w:t xml:space="preserve">close </w:t>
      </w:r>
      <w:r w:rsidR="00363649">
        <w:t>&lt;</w:t>
      </w:r>
      <w:r w:rsidR="00363649" w:rsidRPr="000631F6">
        <w:t>DB_</w:t>
      </w:r>
      <w:r w:rsidR="000C3162">
        <w:t>p</w:t>
      </w:r>
      <w:r w:rsidR="00363649" w:rsidRPr="000631F6">
        <w:t>ointer</w:t>
      </w:r>
      <w:r w:rsidR="00363649">
        <w:t>_nvar&gt;</w:t>
      </w:r>
      <w:bookmarkEnd w:id="5432"/>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5433" w:name="_Toc400726756"/>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5433"/>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lastRenderedPageBreak/>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5434" w:name="_Toc400726757"/>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5434"/>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5435" w:name="_Toc400726758"/>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5435"/>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5436" w:name="_Toc400726759"/>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5436"/>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0"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w:t>
      </w:r>
      <w:r w:rsidR="009558AD">
        <w:lastRenderedPageBreak/>
        <w:t>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5437" w:name="_Toc400726760"/>
      <w:r>
        <w:t>Sql.query.length &lt;</w:t>
      </w:r>
      <w:r w:rsidR="000C3162">
        <w:t>l</w:t>
      </w:r>
      <w:r>
        <w:t>ength_nvar&gt;</w:t>
      </w:r>
      <w:r w:rsidR="00C2216F">
        <w:t>,</w:t>
      </w:r>
      <w:r>
        <w:t xml:space="preserve"> &lt;</w:t>
      </w:r>
      <w:r w:rsidR="000C3162">
        <w:t>c</w:t>
      </w:r>
      <w:r>
        <w:t>ursor_nvar&gt;</w:t>
      </w:r>
      <w:bookmarkEnd w:id="5437"/>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5438" w:name="_Toc400726761"/>
      <w:r>
        <w:t>Sql.query.position &lt;</w:t>
      </w:r>
      <w:r w:rsidR="000C3162">
        <w:t>p</w:t>
      </w:r>
      <w:r>
        <w:t>osition_nvar&gt;</w:t>
      </w:r>
      <w:r w:rsidR="00C2216F">
        <w:t>,</w:t>
      </w:r>
      <w:r>
        <w:t xml:space="preserve"> &lt;</w:t>
      </w:r>
      <w:r w:rsidR="000C3162">
        <w:t>c</w:t>
      </w:r>
      <w:r>
        <w:t>ursor_nvar&gt;</w:t>
      </w:r>
      <w:bookmarkEnd w:id="5438"/>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5439" w:name="_Toc400726762"/>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5439"/>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5440" w:name="_Toc400726763"/>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5440"/>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5441" w:name="_Toc400726764"/>
      <w:r>
        <w:lastRenderedPageBreak/>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5441"/>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5442" w:name="_Toc400726765"/>
      <w:r w:rsidRPr="006C4174">
        <w:t>Sql.exec &lt;DB_</w:t>
      </w:r>
      <w:r w:rsidR="003B3008">
        <w:t>p</w:t>
      </w:r>
      <w:r w:rsidRPr="006C4174">
        <w:t>ointer_nvar&gt;, &lt;</w:t>
      </w:r>
      <w:r w:rsidR="003B3008">
        <w:t>c</w:t>
      </w:r>
      <w:r w:rsidRPr="006C4174">
        <w:t>ommand_sexp&gt;</w:t>
      </w:r>
      <w:bookmarkEnd w:id="5442"/>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5443" w:name="_Toc400726766"/>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5443"/>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5444" w:name="_Toc400726767"/>
      <w:r>
        <w:t>Graphics</w:t>
      </w:r>
      <w:bookmarkEnd w:id="5444"/>
    </w:p>
    <w:p w:rsidR="009558AD" w:rsidRPr="009558AD" w:rsidRDefault="009558AD" w:rsidP="00EB1F62">
      <w:pPr>
        <w:pStyle w:val="Heading2"/>
      </w:pPr>
      <w:bookmarkStart w:id="5445" w:name="_Toc400726768"/>
      <w:r>
        <w:t>Introduction</w:t>
      </w:r>
      <w:bookmarkEnd w:id="5445"/>
    </w:p>
    <w:p w:rsidR="009558AD" w:rsidRDefault="009558AD" w:rsidP="005F4916">
      <w:pPr>
        <w:pStyle w:val="Heading3"/>
      </w:pPr>
      <w:bookmarkStart w:id="5446" w:name="_Toc400726769"/>
      <w:r>
        <w:t>The Graphics Screen and Graphics Mode</w:t>
      </w:r>
      <w:bookmarkEnd w:id="5446"/>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w:t>
      </w:r>
      <w:del w:id="5447" w:author="Sammartano, Marc (BIC USA)" w:date="2014-10-10T10:54:00Z">
        <w:r w:rsidR="00E343D8" w:rsidDel="006B371C">
          <w:delText>g</w:delText>
        </w:r>
      </w:del>
      <w:ins w:id="5448" w:author="Sammartano, Marc (BIC USA)" w:date="2014-10-10T10:54:00Z">
        <w:r w:rsidR="006B371C" w:rsidRPr="006B371C">
          <w:rPr>
            <w:b/>
          </w:rPr>
          <w:t>G</w:t>
        </w:r>
      </w:ins>
      <w:r w:rsidR="00E343D8" w:rsidRPr="006B371C">
        <w:rPr>
          <w:b/>
        </w:rPr>
        <w:t>r.front</w:t>
      </w:r>
      <w:r w:rsidR="00E343D8">
        <w:t xml:space="preserve"> command.</w:t>
      </w:r>
    </w:p>
    <w:p w:rsidR="00372F11" w:rsidRDefault="009558AD" w:rsidP="009558AD">
      <w:r>
        <w:t xml:space="preserve">The </w:t>
      </w:r>
      <w:del w:id="5449" w:author="Sammartano, Marc (BIC USA)" w:date="2014-10-10T10:54:00Z">
        <w:r w:rsidDel="006B371C">
          <w:delText>g</w:delText>
        </w:r>
      </w:del>
      <w:ins w:id="5450" w:author="Sammartano, Marc (BIC USA)" w:date="2014-10-10T10:54:00Z">
        <w:r w:rsidR="006B371C" w:rsidRPr="006B371C">
          <w:rPr>
            <w:b/>
          </w:rPr>
          <w:t>G</w:t>
        </w:r>
      </w:ins>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del w:id="5451" w:author="Sammartano, Marc (BIC USA)" w:date="2014-10-10T10:54:00Z">
        <w:r w:rsidDel="006B371C">
          <w:delText xml:space="preserve"> </w:delText>
        </w:r>
      </w:del>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w:t>
      </w:r>
      <w:del w:id="5452" w:author="Sammartano, Marc (BIC USA)" w:date="2014-10-10T10:54:00Z">
        <w:r w:rsidDel="00AB02C0">
          <w:delText> </w:delText>
        </w:r>
      </w:del>
      <w:r>
        <w:t xml:space="preserve"> The error messages can then read from</w:t>
      </w:r>
      <w:ins w:id="5453" w:author="Sammartano, Marc (BIC USA)" w:date="2014-10-10T10:55:00Z">
        <w:r w:rsidR="00AB02C0">
          <w:t xml:space="preserve"> </w:t>
        </w:r>
      </w:ins>
      <w:del w:id="5454" w:author="Sammartano, Marc (BIC USA)" w:date="2014-10-10T10:54:00Z">
        <w:r w:rsidDel="00AB02C0">
          <w:delText> </w:delText>
        </w:r>
      </w:del>
      <w:r>
        <w:t xml:space="preserve">the BASIC! </w:t>
      </w:r>
      <w:r w:rsidR="00A811EB">
        <w:t>Output Console</w:t>
      </w:r>
      <w:r>
        <w:t>.</w:t>
      </w:r>
    </w:p>
    <w:p w:rsidR="00372F11" w:rsidRDefault="00AB02C0" w:rsidP="009558AD">
      <w:ins w:id="5455" w:author="Sammartano, Marc (BIC USA)" w:date="2014-10-10T10:55:00Z">
        <w:r>
          <w:t xml:space="preserve">Use </w:t>
        </w:r>
      </w:ins>
      <w:del w:id="5456" w:author="Sammartano, Marc (BIC USA)" w:date="2014-10-10T10:55:00Z">
        <w:r w:rsidR="009558AD" w:rsidDel="00AB02C0">
          <w:delText>T</w:delText>
        </w:r>
      </w:del>
      <w:ins w:id="5457" w:author="Sammartano, Marc (BIC USA)" w:date="2014-10-10T10:55:00Z">
        <w:r>
          <w:t>t</w:t>
        </w:r>
      </w:ins>
      <w:r w:rsidR="009558AD">
        <w:t xml:space="preserve">he </w:t>
      </w:r>
      <w:del w:id="5458" w:author="Sammartano, Marc (BIC USA)" w:date="2014-10-10T10:55:00Z">
        <w:r w:rsidR="009558AD" w:rsidDel="00AB02C0">
          <w:delText>g</w:delText>
        </w:r>
      </w:del>
      <w:ins w:id="5459" w:author="Sammartano, Marc (BIC USA)" w:date="2014-10-10T10:55:00Z">
        <w:r w:rsidRPr="00AB02C0">
          <w:rPr>
            <w:b/>
          </w:rPr>
          <w:t>G</w:t>
        </w:r>
      </w:ins>
      <w:r w:rsidR="009558AD" w:rsidRPr="00AB02C0">
        <w:rPr>
          <w:b/>
        </w:rPr>
        <w:t>r.front</w:t>
      </w:r>
      <w:r w:rsidR="009558AD">
        <w:t xml:space="preserve"> command can </w:t>
      </w:r>
      <w:del w:id="5460" w:author="Sammartano, Marc (BIC USA)" w:date="2014-10-10T10:55:00Z">
        <w:r w:rsidR="009558AD" w:rsidDel="00AB02C0">
          <w:delText xml:space="preserve">be used </w:delText>
        </w:r>
      </w:del>
      <w:r w:rsidR="009558AD">
        <w:t>to swap the front</w:t>
      </w:r>
      <w:r w:rsidR="00630D3C">
        <w:t>-</w:t>
      </w:r>
      <w:r w:rsidR="009558AD">
        <w:t xml:space="preserve">most screen between the </w:t>
      </w:r>
      <w:r w:rsidR="00A811EB">
        <w:t xml:space="preserve">Output Console </w:t>
      </w:r>
      <w:r w:rsidR="009558AD">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5461" w:name="_Toc400726770"/>
      <w:r>
        <w:lastRenderedPageBreak/>
        <w:t>Display Lists</w:t>
      </w:r>
      <w:bookmarkEnd w:id="5461"/>
    </w:p>
    <w:p w:rsidR="00372F11" w:rsidRDefault="009558AD" w:rsidP="009558AD">
      <w:r>
        <w:t xml:space="preserve">BASIC! uses a Display List. The Display List contains </w:t>
      </w:r>
      <w:r w:rsidR="00A811EB">
        <w:t xml:space="preserve">pointers to </w:t>
      </w:r>
      <w:r>
        <w:t>all the graphic</w:t>
      </w:r>
      <w:ins w:id="5462" w:author="Sammartano, Marc (BIC USA)" w:date="2014-10-10T10:56:00Z">
        <w:r w:rsidR="00AB02C0">
          <w:t>al</w:t>
        </w:r>
      </w:ins>
      <w:del w:id="5463" w:author="Sammartano, Marc (BIC USA)" w:date="2014-10-10T10:56:00Z">
        <w:r w:rsidDel="00AB02C0">
          <w:delText>s</w:delText>
        </w:r>
      </w:del>
      <w:r>
        <w:t xml:space="preserve"> objects (circles, lines, </w:t>
      </w:r>
      <w:r w:rsidR="00587132">
        <w:t>etc.</w:t>
      </w:r>
      <w:r>
        <w:t>)</w:t>
      </w:r>
      <w:ins w:id="5464" w:author="Sammartano, Marc (BIC USA)" w:date="2014-10-10T10:56:00Z">
        <w:r w:rsidR="00AB02C0">
          <w:t xml:space="preserve"> </w:t>
        </w:r>
      </w:ins>
      <w:del w:id="5465" w:author="Sammartano, Marc (BIC USA)" w:date="2014-10-10T10:56:00Z">
        <w:r w:rsidDel="00AB02C0">
          <w:delText> </w:delText>
        </w:r>
      </w:del>
      <w:r>
        <w:t xml:space="preserve">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del w:id="5466" w:author="Sammartano, Marc (BIC USA)" w:date="2014-10-10T10:56:00Z">
        <w:r w:rsidR="008E4198" w:rsidDel="00AB02C0">
          <w:delText>g</w:delText>
        </w:r>
      </w:del>
      <w:ins w:id="5467" w:author="Sammartano, Marc (BIC USA)" w:date="2014-10-10T10:56:00Z">
        <w:r w:rsidR="00AB02C0" w:rsidRPr="00AB02C0">
          <w:rPr>
            <w:b/>
          </w:rPr>
          <w:t>G</w:t>
        </w:r>
      </w:ins>
      <w:r w:rsidR="008E4198" w:rsidRPr="00AB02C0">
        <w:rPr>
          <w:b/>
        </w:rPr>
        <w:t>r.render</w:t>
      </w:r>
      <w:r>
        <w:t xml:space="preserve"> command is called. </w:t>
      </w:r>
    </w:p>
    <w:p w:rsidR="00372F11" w:rsidRDefault="009558AD" w:rsidP="009558AD">
      <w:r>
        <w:t>Each draw object command returns the object's Object Number</w:t>
      </w:r>
      <w:ins w:id="5468" w:author="Sammartano, Marc (BIC USA)" w:date="2014-10-10T11:11:00Z">
        <w:r w:rsidR="00B973CC">
          <w:t xml:space="preserve">. This Object Number, or Object Pointer, is </w:t>
        </w:r>
      </w:ins>
      <w:ins w:id="5469" w:author="Sammartano, Marc (BIC USA)" w:date="2014-10-10T11:12:00Z">
        <w:r w:rsidR="00B973CC">
          <w:t>the object’</w:t>
        </w:r>
      </w:ins>
      <w:ins w:id="5470" w:author="Sammartano, Marc (BIC USA)" w:date="2014-10-10T11:11:00Z">
        <w:r w:rsidR="00B973CC">
          <w:t>s position</w:t>
        </w:r>
      </w:ins>
      <w:r>
        <w:t xml:space="preserve"> </w:t>
      </w:r>
      <w:r w:rsidR="00A811EB">
        <w:t xml:space="preserve">in </w:t>
      </w:r>
      <w:r w:rsidR="000A6E12">
        <w:t>something called an</w:t>
      </w:r>
      <w:r w:rsidR="00A811EB">
        <w:t xml:space="preserve"> Object List</w:t>
      </w:r>
      <w:r>
        <w:t>. This Object Number can be used to change the object on the fly. You can change any of</w:t>
      </w:r>
      <w:ins w:id="5471" w:author="Sammartano, Marc (BIC USA)" w:date="2014-10-10T10:57:00Z">
        <w:r w:rsidR="00AB02C0">
          <w:t xml:space="preserve"> </w:t>
        </w:r>
      </w:ins>
      <w:del w:id="5472" w:author="Sammartano, Marc (BIC USA)" w:date="2014-10-10T10:57:00Z">
        <w:r w:rsidR="00E343D8" w:rsidDel="00AB02C0">
          <w:delText> </w:delText>
        </w:r>
      </w:del>
      <w:r w:rsidR="00E343D8">
        <w:t>the</w:t>
      </w:r>
      <w:r>
        <w:t xml:space="preserve"> parameters of any object in the </w:t>
      </w:r>
      <w:r w:rsidR="00A811EB">
        <w:t>Object List</w:t>
      </w:r>
      <w:r>
        <w:t xml:space="preserve"> with the </w:t>
      </w:r>
      <w:del w:id="5473" w:author="Sammartano, Marc (BIC USA)" w:date="2014-10-10T10:57:00Z">
        <w:r w:rsidDel="00AB02C0">
          <w:delText>g</w:delText>
        </w:r>
      </w:del>
      <w:ins w:id="5474" w:author="Sammartano, Marc (BIC USA)" w:date="2014-10-10T10:57:00Z">
        <w:r w:rsidR="00AB02C0" w:rsidRPr="00AB02C0">
          <w:rPr>
            <w:b/>
          </w:rPr>
          <w:t>G</w:t>
        </w:r>
      </w:ins>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 xml:space="preserve">use the </w:t>
      </w:r>
      <w:del w:id="5475" w:author="Sammartano, Marc (BIC USA)" w:date="2014-10-10T10:58:00Z">
        <w:r w:rsidR="006B63C3" w:rsidDel="00AB02C0">
          <w:delText>g</w:delText>
        </w:r>
      </w:del>
      <w:ins w:id="5476" w:author="Sammartano, Marc (BIC USA)" w:date="2014-10-10T10:58:00Z">
        <w:r w:rsidR="00AB02C0" w:rsidRPr="00AB02C0">
          <w:rPr>
            <w:b/>
          </w:rPr>
          <w:t>G</w:t>
        </w:r>
      </w:ins>
      <w:r w:rsidR="006B63C3" w:rsidRPr="00AB02C0">
        <w:rPr>
          <w:b/>
        </w:rPr>
        <w:t>r.NewDL</w:t>
      </w:r>
      <w:r w:rsidR="0070786A">
        <w:t xml:space="preserve"> </w:t>
      </w:r>
      <w:r w:rsidR="000A6E12">
        <w:t xml:space="preserve">command </w:t>
      </w:r>
      <w:r w:rsidR="0070786A">
        <w:t xml:space="preserve">to replace the initial display with a </w:t>
      </w:r>
      <w:r w:rsidR="009D0A38">
        <w:t>custom display list</w:t>
      </w:r>
      <w:r w:rsidR="0070786A">
        <w:t xml:space="preserve"> array. </w:t>
      </w:r>
      <w:del w:id="5477" w:author="Sammartano, Marc (BIC USA)" w:date="2014-10-10T10:57:00Z">
        <w:r w:rsidR="0070786A" w:rsidDel="00AB02C0">
          <w:delText xml:space="preserve"> </w:delText>
        </w:r>
      </w:del>
      <w:r w:rsidR="0070786A">
        <w:t xml:space="preserve">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w:t>
      </w:r>
      <w:del w:id="5478" w:author="Sammartano, Marc (BIC USA)" w:date="2014-10-10T10:58:00Z">
        <w:r w:rsidDel="00AB02C0">
          <w:delText xml:space="preserve"> </w:delText>
        </w:r>
      </w:del>
    </w:p>
    <w:p w:rsidR="00A4702C" w:rsidRDefault="00A4702C" w:rsidP="009558AD">
      <w:del w:id="5479" w:author="Sammartano, Marc (BIC USA)" w:date="2014-10-10T10:58:00Z">
        <w:r w:rsidDel="00AB02C0">
          <w:delText>The primary</w:delText>
        </w:r>
      </w:del>
      <w:ins w:id="5480" w:author="Sammartano, Marc (BIC USA)" w:date="2014-10-10T10:58:00Z">
        <w:r w:rsidR="00AB02C0">
          <w:t>One</w:t>
        </w:r>
      </w:ins>
      <w:r>
        <w:t xml:space="preserve">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w:t>
      </w:r>
      <w:del w:id="5481" w:author="Sammartano, Marc (BIC USA)" w:date="2014-10-10T10:58:00Z">
        <w:r w:rsidDel="00AB02C0">
          <w:delText>g</w:delText>
        </w:r>
      </w:del>
      <w:ins w:id="5482" w:author="Sammartano, Marc (BIC USA)" w:date="2014-10-10T10:58:00Z">
        <w:r w:rsidR="00AB02C0" w:rsidRPr="00AB02C0">
          <w:rPr>
            <w:b/>
          </w:rPr>
          <w:t>G</w:t>
        </w:r>
      </w:ins>
      <w:r w:rsidRPr="00AB02C0">
        <w:rPr>
          <w:b/>
        </w:rPr>
        <w:t>r.NewDL</w:t>
      </w:r>
      <w:r w:rsidR="000A6E12">
        <w:t>.</w:t>
      </w:r>
    </w:p>
    <w:p w:rsidR="007F5CAF" w:rsidRDefault="007F5CAF" w:rsidP="007F5CAF">
      <w:pPr>
        <w:pStyle w:val="Heading3"/>
        <w:rPr>
          <w:ins w:id="5483" w:author="Sammartano, Marc (BIC USA)" w:date="2014-09-17T09:39:00Z"/>
        </w:rPr>
      </w:pPr>
      <w:bookmarkStart w:id="5484" w:name="_Toc400726771"/>
      <w:ins w:id="5485" w:author="Sammartano, Marc (BIC USA)" w:date="2014-09-17T09:39:00Z">
        <w:r>
          <w:t>Drawing Coordinates</w:t>
        </w:r>
        <w:bookmarkEnd w:id="5484"/>
      </w:ins>
    </w:p>
    <w:p w:rsidR="007F5CAF" w:rsidRDefault="009F63B6" w:rsidP="007F5CAF">
      <w:pPr>
        <w:rPr>
          <w:ins w:id="5486" w:author="Sammartano, Marc (BIC USA)" w:date="2014-09-17T09:39:00Z"/>
        </w:rPr>
      </w:pPr>
      <w:ins w:id="5487" w:author="Sammartano, Marc (BIC USA)" w:date="2014-09-17T09:39:00Z">
        <w:r>
          <w:t xml:space="preserve">The size and location of an object drawn on the screen are specified in pixels. The </w:t>
        </w:r>
      </w:ins>
      <w:ins w:id="5488" w:author="Sammartano, Marc (BIC USA)" w:date="2014-09-17T09:43:00Z">
        <w:r>
          <w:t>coordinates of the</w:t>
        </w:r>
      </w:ins>
      <w:ins w:id="5489" w:author="Sammartano, Marc (BIC USA)" w:date="2014-09-17T09:41:00Z">
        <w:r>
          <w:t xml:space="preserve"> </w:t>
        </w:r>
      </w:ins>
      <w:ins w:id="5490" w:author="Sammartano, Marc (BIC USA)" w:date="2014-09-17T09:43:00Z">
        <w:r>
          <w:t xml:space="preserve">pixel at the </w:t>
        </w:r>
      </w:ins>
      <w:ins w:id="5491" w:author="Sammartano, Marc (BIC USA)" w:date="2014-09-17T09:39:00Z">
        <w:r>
          <w:t>upper-left corner of the screen are x = 0 (horizontal position) and y = 0 (vertical position).</w:t>
        </w:r>
      </w:ins>
      <w:ins w:id="5492" w:author="Sammartano, Marc (BIC USA)" w:date="2014-09-17T10:35:00Z">
        <w:r w:rsidR="00B42204">
          <w:t xml:space="preserve"> </w:t>
        </w:r>
      </w:ins>
      <w:ins w:id="5493" w:author="Sammartano, Marc (BIC USA)" w:date="2014-09-17T10:36:00Z">
        <w:r w:rsidR="00B42204">
          <w:t>Coordinate value</w:t>
        </w:r>
      </w:ins>
      <w:ins w:id="5494" w:author="Sammartano, Marc (BIC USA)" w:date="2014-09-17T10:35:00Z">
        <w:r w:rsidR="00B42204">
          <w:t>s increase</w:t>
        </w:r>
      </w:ins>
      <w:ins w:id="5495" w:author="Sammartano, Marc (BIC USA)" w:date="2014-09-17T10:36:00Z">
        <w:r w:rsidR="00B42204">
          <w:t xml:space="preserve"> from left to right and from top to bottom of the screen.</w:t>
        </w:r>
      </w:ins>
    </w:p>
    <w:p w:rsidR="009F63B6" w:rsidRPr="007F5CAF" w:rsidRDefault="00B42204" w:rsidP="007F5CAF">
      <w:pPr>
        <w:rPr>
          <w:ins w:id="5496" w:author="Sammartano, Marc (BIC USA)" w:date="2014-09-17T09:39:00Z"/>
        </w:rPr>
      </w:pPr>
      <w:ins w:id="5497" w:author="Sammartano, Marc (BIC USA)" w:date="2014-09-17T09:44:00Z">
        <w:r>
          <w:t>C</w:t>
        </w:r>
        <w:r w:rsidR="009F63B6">
          <w:t>oordinates are measured with respect to the physical screen, not to anything on it. If you choose to show the Android Status Bar</w:t>
        </w:r>
      </w:ins>
      <w:ins w:id="5498" w:author="Sammartano, Marc (BIC USA)" w:date="2014-09-17T09:46:00Z">
        <w:r w:rsidR="009F63B6">
          <w:t>,</w:t>
        </w:r>
      </w:ins>
      <w:ins w:id="5499" w:author="Sammartano, Marc (BIC USA)" w:date="2014-09-17T10:12:00Z">
        <w:r w:rsidR="00545F43">
          <w:t xml:space="preserve"> </w:t>
        </w:r>
      </w:ins>
      <w:ins w:id="5500" w:author="Sammartano, Marc (BIC USA)" w:date="2014-09-17T10:14:00Z">
        <w:r w:rsidR="00545F43">
          <w:t>anything you draw at the top of the screen</w:t>
        </w:r>
      </w:ins>
      <w:ins w:id="5501" w:author="Sammartano, Marc (BIC USA)" w:date="2014-09-17T10:13:00Z">
        <w:r w:rsidR="00545F43">
          <w:t xml:space="preserve"> </w:t>
        </w:r>
      </w:ins>
      <w:ins w:id="5502" w:author="Sammartano, Marc (BIC USA)" w:date="2014-09-17T09:46:00Z">
        <w:r w:rsidR="009F63B6">
          <w:t xml:space="preserve">is </w:t>
        </w:r>
      </w:ins>
      <w:ins w:id="5503" w:author="Sammartano, Marc (BIC USA)" w:date="2014-09-17T10:14:00Z">
        <w:r w:rsidR="00545F43">
          <w:t>covered</w:t>
        </w:r>
      </w:ins>
      <w:ins w:id="5504" w:author="Sammartano, Marc (BIC USA)" w:date="2014-09-17T09:47:00Z">
        <w:r w:rsidR="009F63B6">
          <w:t xml:space="preserve"> by </w:t>
        </w:r>
      </w:ins>
      <w:ins w:id="5505" w:author="Sammartano, Marc (BIC USA)" w:date="2014-09-17T09:46:00Z">
        <w:r w:rsidR="009F63B6">
          <w:t>the Status Bar.</w:t>
        </w:r>
      </w:ins>
    </w:p>
    <w:p w:rsidR="00F4272F" w:rsidRDefault="00F4272F" w:rsidP="005F4916">
      <w:pPr>
        <w:pStyle w:val="Heading3"/>
      </w:pPr>
      <w:bookmarkStart w:id="5506" w:name="_Toc400726772"/>
      <w:r>
        <w:t>Drawing into Bitmaps</w:t>
      </w:r>
      <w:bookmarkEnd w:id="5506"/>
    </w:p>
    <w:p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del w:id="5507" w:author="Sammartano, Marc (BIC USA)" w:date="2014-10-10T10:59:00Z">
        <w:r w:rsidDel="00AB02C0">
          <w:delText>g</w:delText>
        </w:r>
      </w:del>
      <w:ins w:id="5508" w:author="Sammartano, Marc (BIC USA)" w:date="2014-10-10T10:59:00Z">
        <w:r w:rsidR="00AB02C0" w:rsidRPr="00AB02C0">
          <w:rPr>
            <w:b/>
          </w:rPr>
          <w:t>G</w:t>
        </w:r>
      </w:ins>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 xml:space="preserve">ist. The object number returned by the draw commands while in this mode should be considered invalid and should not be used for any purpose including </w:t>
      </w:r>
      <w:del w:id="5509" w:author="Sammartano, Marc (BIC USA)" w:date="2014-10-10T10:59:00Z">
        <w:r w:rsidR="00490D0B" w:rsidDel="00AB02C0">
          <w:delText>g</w:delText>
        </w:r>
      </w:del>
      <w:ins w:id="5510" w:author="Sammartano, Marc (BIC USA)" w:date="2014-10-10T10:59:00Z">
        <w:r w:rsidR="00AB02C0" w:rsidRPr="00AB02C0">
          <w:rPr>
            <w:b/>
          </w:rPr>
          <w:t>G</w:t>
        </w:r>
      </w:ins>
      <w:r w:rsidR="00490D0B" w:rsidRPr="00AB02C0">
        <w:rPr>
          <w:b/>
        </w:rPr>
        <w:t>r.modify</w:t>
      </w:r>
      <w:r w:rsidR="00490D0B">
        <w:t>.</w:t>
      </w:r>
    </w:p>
    <w:p w:rsidR="00490D0B" w:rsidRDefault="00490D0B" w:rsidP="00490D0B">
      <w:r>
        <w:t xml:space="preserve">The draw-into-bitmap mode is ended when the </w:t>
      </w:r>
      <w:del w:id="5511" w:author="Sammartano, Marc (BIC USA)" w:date="2014-10-10T10:59:00Z">
        <w:r w:rsidDel="00AB02C0">
          <w:delText>g</w:delText>
        </w:r>
      </w:del>
      <w:ins w:id="5512" w:author="Sammartano, Marc (BIC USA)" w:date="2014-10-10T10:59:00Z">
        <w:r w:rsidR="00AB02C0" w:rsidRPr="00AB02C0">
          <w:rPr>
            <w:b/>
          </w:rPr>
          <w:t>G</w:t>
        </w:r>
      </w:ins>
      <w:r w:rsidRPr="00AB02C0">
        <w:rPr>
          <w:b/>
        </w:rPr>
        <w:t>r.bitmap.drawinto.end</w:t>
      </w:r>
      <w:r>
        <w:t xml:space="preserve"> command is issued. Subsequent draw commands will place the objects into the display list for rendering on the screen. If you wish to display the drawn-into bitmap on the screen, issue a </w:t>
      </w:r>
      <w:ins w:id="5513" w:author="Sammartano, Marc (BIC USA)" w:date="2014-10-10T11:00:00Z">
        <w:r w:rsidR="00AB02C0" w:rsidRPr="00AB02C0">
          <w:rPr>
            <w:b/>
          </w:rPr>
          <w:t>Gr.</w:t>
        </w:r>
      </w:ins>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5514" w:name="_Toc400726773"/>
      <w:r>
        <w:lastRenderedPageBreak/>
        <w:t>Colors</w:t>
      </w:r>
      <w:bookmarkEnd w:id="5514"/>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pPr>
        <w:rPr>
          <w:ins w:id="5515" w:author="Sammartano, Marc (BIC USA)" w:date="2014-10-10T11:01:00Z"/>
        </w:rPr>
      </w:pPr>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ins w:id="5516" w:author="Sammartano, Marc (BIC USA)" w:date="2014-10-10T11:00:00Z">
        <w:r w:rsidR="00AB02C0">
          <w:t xml:space="preserve"> </w:t>
        </w:r>
      </w:ins>
      <w:del w:id="5517" w:author="Sammartano, Marc (BIC USA)" w:date="2014-10-10T11:00:00Z">
        <w:r w:rsidR="005A5756" w:rsidDel="00AB02C0">
          <w:delText> </w:delText>
        </w:r>
      </w:del>
      <w:r w:rsidR="005A5756">
        <w:t>invisible</w:t>
      </w:r>
      <w:r>
        <w:t>.</w:t>
      </w:r>
    </w:p>
    <w:p w:rsidR="00AB02C0" w:rsidRDefault="00AB02C0" w:rsidP="00AB02C0">
      <w:pPr>
        <w:pStyle w:val="Heading3"/>
        <w:rPr>
          <w:ins w:id="5518" w:author="Sammartano, Marc (BIC USA)" w:date="2014-10-10T11:02:00Z"/>
        </w:rPr>
      </w:pPr>
      <w:bookmarkStart w:id="5519" w:name="_Toc400726774"/>
      <w:ins w:id="5520" w:author="Sammartano, Marc (BIC USA)" w:date="2014-10-10T11:01:00Z">
        <w:r>
          <w:t>Paints</w:t>
        </w:r>
      </w:ins>
      <w:bookmarkEnd w:id="5519"/>
    </w:p>
    <w:p w:rsidR="00AB02C0" w:rsidRDefault="00AB02C0" w:rsidP="00AB02C0">
      <w:pPr>
        <w:rPr>
          <w:ins w:id="5521" w:author="Sammartano, Marc (BIC USA)" w:date="2014-10-10T11:04:00Z"/>
        </w:rPr>
      </w:pPr>
      <w:ins w:id="5522" w:author="Sammartano, Marc (BIC USA)" w:date="2014-10-10T11:02:00Z">
        <w:r>
          <w:t xml:space="preserve">BASIC! has Paint objects. A Paint object includes all paint-related information about a graphical object. This includes </w:t>
        </w:r>
      </w:ins>
      <w:ins w:id="5523" w:author="Sammartano, Marc (BIC USA)" w:date="2014-10-10T11:03:00Z">
        <w:r>
          <w:t xml:space="preserve">the color, </w:t>
        </w:r>
      </w:ins>
      <w:ins w:id="5524" w:author="Sammartano, Marc (BIC USA)" w:date="2014-10-10T11:02:00Z">
        <w:r>
          <w:t xml:space="preserve">font size, style and so forth. </w:t>
        </w:r>
      </w:ins>
      <w:ins w:id="5525" w:author="Sammartano, Marc (BIC USA)" w:date="2014-10-10T11:04:00Z">
        <w:r>
          <w:t xml:space="preserve">The last created </w:t>
        </w:r>
      </w:ins>
      <w:ins w:id="5526" w:author="Sammartano, Marc (BIC USA)" w:date="2014-10-10T11:05:00Z">
        <w:r w:rsidR="00B973CC">
          <w:t>P</w:t>
        </w:r>
      </w:ins>
      <w:ins w:id="5527" w:author="Sammartano, Marc (BIC USA)" w:date="2014-10-10T11:04:00Z">
        <w:r>
          <w:t xml:space="preserve">aint </w:t>
        </w:r>
      </w:ins>
      <w:ins w:id="5528" w:author="Sammartano, Marc (BIC USA)" w:date="2014-10-10T11:05:00Z">
        <w:r w:rsidR="00B973CC">
          <w:t xml:space="preserve">object </w:t>
        </w:r>
      </w:ins>
      <w:ins w:id="5529" w:author="Sammartano, Marc (BIC USA)" w:date="2014-10-10T11:04:00Z">
        <w:r>
          <w:t xml:space="preserve">is associated with a </w:t>
        </w:r>
      </w:ins>
      <w:ins w:id="5530" w:author="Sammartano, Marc (BIC USA)" w:date="2014-10-10T11:05:00Z">
        <w:r w:rsidR="00B973CC">
          <w:t xml:space="preserve">graphical </w:t>
        </w:r>
      </w:ins>
      <w:ins w:id="5531" w:author="Sammartano, Marc (BIC USA)" w:date="2014-10-10T11:04:00Z">
        <w:r>
          <w:t>object when a draw command is executed.</w:t>
        </w:r>
      </w:ins>
    </w:p>
    <w:p w:rsidR="00AB02C0" w:rsidRDefault="00AB02C0" w:rsidP="00B973CC">
      <w:pPr>
        <w:rPr>
          <w:ins w:id="5532" w:author="Sammartano, Marc (BIC USA)" w:date="2014-10-10T11:07:00Z"/>
        </w:rPr>
      </w:pPr>
      <w:ins w:id="5533" w:author="Sammartano, Marc (BIC USA)" w:date="2014-10-10T11:02:00Z">
        <w:r>
          <w:t xml:space="preserve">Each command that affects the current </w:t>
        </w:r>
      </w:ins>
      <w:ins w:id="5534" w:author="Sammartano, Marc (BIC USA)" w:date="2014-10-10T11:05:00Z">
        <w:r w:rsidR="00B973CC">
          <w:t>P</w:t>
        </w:r>
      </w:ins>
      <w:ins w:id="5535" w:author="Sammartano, Marc (BIC USA)" w:date="2014-10-10T11:02:00Z">
        <w:r>
          <w:t>aint (</w:t>
        </w:r>
      </w:ins>
      <w:ins w:id="5536" w:author="Sammartano, Marc (BIC USA)" w:date="2014-10-10T11:06:00Z">
        <w:r w:rsidR="00B973CC" w:rsidRPr="00B973CC">
          <w:rPr>
            <w:b/>
          </w:rPr>
          <w:t>G</w:t>
        </w:r>
      </w:ins>
      <w:ins w:id="5537" w:author="Sammartano, Marc (BIC USA)" w:date="2014-10-10T11:02:00Z">
        <w:r w:rsidRPr="00B973CC">
          <w:rPr>
            <w:b/>
          </w:rPr>
          <w:t>r.color</w:t>
        </w:r>
        <w:r>
          <w:t xml:space="preserve">, </w:t>
        </w:r>
      </w:ins>
      <w:ins w:id="5538" w:author="Sammartano, Marc (BIC USA)" w:date="2014-10-10T11:06:00Z">
        <w:r w:rsidR="00B973CC" w:rsidRPr="00B973CC">
          <w:rPr>
            <w:b/>
          </w:rPr>
          <w:t>G</w:t>
        </w:r>
      </w:ins>
      <w:ins w:id="5539" w:author="Sammartano, Marc (BIC USA)" w:date="2014-10-10T11:02:00Z">
        <w:r w:rsidRPr="00B973CC">
          <w:rPr>
            <w:b/>
          </w:rPr>
          <w:t>r.text.size</w:t>
        </w:r>
        <w:r>
          <w:t xml:space="preserve">, etc.) first </w:t>
        </w:r>
      </w:ins>
      <w:ins w:id="5540" w:author="Sammartano, Marc (BIC USA)" w:date="2014-10-10T11:06:00Z">
        <w:r w:rsidR="00B973CC">
          <w:t>copies</w:t>
        </w:r>
      </w:ins>
      <w:ins w:id="5541" w:author="Sammartano, Marc (BIC USA)" w:date="2014-10-10T11:02:00Z">
        <w:r>
          <w:t xml:space="preserve"> the current Paint and then modifies it to make a new Paint</w:t>
        </w:r>
      </w:ins>
      <w:ins w:id="5542" w:author="Sammartano, Marc (BIC USA)" w:date="2014-10-10T11:06:00Z">
        <w:r w:rsidR="00B973CC">
          <w:t>,</w:t>
        </w:r>
      </w:ins>
      <w:ins w:id="5543" w:author="Sammartano, Marc (BIC USA)" w:date="2014-10-10T11:02:00Z">
        <w:r>
          <w:t xml:space="preserve"> which then becomes the current Paint.</w:t>
        </w:r>
      </w:ins>
    </w:p>
    <w:p w:rsidR="00B973CC" w:rsidRPr="00AB02C0" w:rsidRDefault="00B973CC" w:rsidP="00B973CC">
      <w:ins w:id="5544" w:author="Sammartano, Marc (BIC USA)" w:date="2014-10-10T11:07:00Z">
        <w:r>
          <w:t xml:space="preserve">You can get a pointer to the current Paint with the </w:t>
        </w:r>
        <w:r w:rsidRPr="00B973CC">
          <w:rPr>
            <w:b/>
          </w:rPr>
          <w:t>Gr.paint.get</w:t>
        </w:r>
        <w:r>
          <w:t xml:space="preserve"> command. </w:t>
        </w:r>
      </w:ins>
      <w:ins w:id="5545" w:author="Sammartano, Marc (BIC USA)" w:date="2014-10-10T11:08:00Z">
        <w:r>
          <w:t>You can get a pointer to the Paint associated with any graphical object</w:t>
        </w:r>
      </w:ins>
      <w:ins w:id="5546" w:author="Sammartano, Marc (BIC USA)" w:date="2014-10-10T11:09:00Z">
        <w:r>
          <w:t xml:space="preserve"> by</w:t>
        </w:r>
      </w:ins>
      <w:ins w:id="5547" w:author="Sammartano, Marc (BIC USA)" w:date="2014-10-10T11:08:00Z">
        <w:r>
          <w:t xml:space="preserve"> using the </w:t>
        </w:r>
      </w:ins>
      <w:ins w:id="5548" w:author="Sammartano, Marc (BIC USA)" w:date="2014-10-10T11:09:00Z">
        <w:r>
          <w:t>"</w:t>
        </w:r>
      </w:ins>
      <w:ins w:id="5549" w:author="Sammartano, Marc (BIC USA)" w:date="2014-10-10T11:08:00Z">
        <w:r>
          <w:t>paint</w:t>
        </w:r>
      </w:ins>
      <w:ins w:id="5550" w:author="Sammartano, Marc (BIC USA)" w:date="2014-10-10T11:09:00Z">
        <w:r>
          <w:t>"</w:t>
        </w:r>
      </w:ins>
      <w:ins w:id="5551" w:author="Sammartano, Marc (BIC USA)" w:date="2014-10-10T11:08:00Z">
        <w:r>
          <w:t xml:space="preserve"> tag</w:t>
        </w:r>
      </w:ins>
      <w:ins w:id="5552" w:author="Sammartano, Marc (BIC USA)" w:date="2014-10-10T11:09:00Z">
        <w:r>
          <w:t xml:space="preserve"> with </w:t>
        </w:r>
        <w:r w:rsidRPr="00B973CC">
          <w:rPr>
            <w:b/>
          </w:rPr>
          <w:t>Gr.get.value</w:t>
        </w:r>
        <w:r>
          <w:t xml:space="preserve"> command</w:t>
        </w:r>
      </w:ins>
      <w:ins w:id="5553" w:author="Sammartano, Marc (BIC USA)" w:date="2014-10-10T11:08:00Z">
        <w:r>
          <w:t>.</w:t>
        </w:r>
      </w:ins>
    </w:p>
    <w:p w:rsidR="009558AD" w:rsidRDefault="009558AD" w:rsidP="00EB1F62">
      <w:pPr>
        <w:pStyle w:val="Heading2"/>
      </w:pPr>
      <w:bookmarkStart w:id="5554" w:name="_Toc400726775"/>
      <w:r>
        <w:t xml:space="preserve">Graphics </w:t>
      </w:r>
      <w:r w:rsidR="005A5756">
        <w:t>Setup</w:t>
      </w:r>
      <w:r>
        <w:t xml:space="preserve"> Commands</w:t>
      </w:r>
      <w:bookmarkEnd w:id="5554"/>
    </w:p>
    <w:p w:rsidR="009558AD" w:rsidRDefault="003A4712" w:rsidP="005F4916">
      <w:pPr>
        <w:pStyle w:val="Heading3"/>
      </w:pPr>
      <w:bookmarkStart w:id="5555" w:name="_Toc400726776"/>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FA6393">
        <w:t>O</w:t>
      </w:r>
      <w:r w:rsidR="0051285E">
        <w:t>rientation</w:t>
      </w:r>
      <w:r w:rsidR="009B2826">
        <w:t>_nexp&gt;</w:t>
      </w:r>
      <w:r w:rsidR="00080DB5">
        <w:t>}</w:t>
      </w:r>
      <w:r w:rsidR="00DC0A63">
        <w:t>}</w:t>
      </w:r>
      <w:bookmarkEnd w:id="5555"/>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t>G</w:t>
      </w:r>
      <w:r>
        <w:t>r.orientation command</w:t>
      </w:r>
      <w:r w:rsidR="006E6122">
        <w:t xml:space="preserve"> (see below)</w:t>
      </w:r>
      <w:r>
        <w:t>.</w:t>
      </w:r>
      <w:r w:rsidR="003C6DB0">
        <w:t xml:space="preserve"> If the &lt;Orientation_nexp&gt; is not present, the default orientation is Landscape.</w:t>
      </w:r>
    </w:p>
    <w:p w:rsidR="00C0707E" w:rsidRDefault="003C6DB0" w:rsidP="00596D62">
      <w:r>
        <w:t>Both</w:t>
      </w:r>
      <w:r w:rsidR="00080DB5">
        <w:t xml:space="preserve"> </w:t>
      </w:r>
      <w:r w:rsidR="009B2826">
        <w:t xml:space="preserve">&lt;ShowStatusBar_lexp&gt; </w:t>
      </w:r>
      <w:r>
        <w:t>and &lt;Orientation_nexp&gt; are</w:t>
      </w:r>
      <w:r w:rsidR="00080DB5">
        <w:t xml:space="preserve"> optional; however, a </w:t>
      </w:r>
      <w:r w:rsidR="009B2826">
        <w:t>&lt;ShowStatusBar_lexp&gt;</w:t>
      </w:r>
      <w:r w:rsidR="00080DB5">
        <w:t xml:space="preserve"> must be present in order to specify an </w:t>
      </w:r>
      <w:r w:rsidR="009B2826">
        <w:t>&lt;Orientation_nexp&gt;</w:t>
      </w:r>
      <w:r w:rsidR="00080DB5">
        <w:t>.</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5556" w:name="_Toc400726777"/>
      <w:r>
        <w:t>Gr.</w:t>
      </w:r>
      <w:r w:rsidR="009558AD">
        <w:t xml:space="preserve">color alpha, red, green, blue, </w:t>
      </w:r>
      <w:r w:rsidR="009A441D">
        <w:t>&lt;</w:t>
      </w:r>
      <w:r w:rsidR="00844811">
        <w:t>style</w:t>
      </w:r>
      <w:r w:rsidR="009A441D">
        <w:t>_nexp&gt;</w:t>
      </w:r>
      <w:bookmarkEnd w:id="5556"/>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rsidR="00AA0684">
        <w:t xml:space="preserve"> </w:t>
      </w:r>
      <w:r>
        <w:t>drawn until the next color command is executed.</w:t>
      </w:r>
    </w:p>
    <w:p w:rsidR="009558AD" w:rsidRDefault="009558AD" w:rsidP="006E6122">
      <w:r>
        <w:lastRenderedPageBreak/>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5F4916">
      <w:pPr>
        <w:pStyle w:val="Heading3"/>
      </w:pPr>
      <w:bookmarkStart w:id="5557" w:name="_Toc400726778"/>
      <w:r>
        <w:t>Gr.</w:t>
      </w:r>
      <w:r w:rsidR="00F0174A">
        <w:t>set.</w:t>
      </w:r>
      <w:del w:id="5558" w:author="Sammartano, Marc (BIC USA)" w:date="2014-09-23T18:04:00Z">
        <w:r w:rsidR="00F0174A" w:rsidDel="009B0614">
          <w:delText>A</w:delText>
        </w:r>
      </w:del>
      <w:ins w:id="5559" w:author="Sammartano, Marc (BIC USA)" w:date="2014-09-23T18:04:00Z">
        <w:r w:rsidR="009B0614">
          <w:t>a</w:t>
        </w:r>
      </w:ins>
      <w:r w:rsidR="00F0174A">
        <w:t>nti</w:t>
      </w:r>
      <w:del w:id="5560" w:author="Sammartano, Marc (BIC USA)" w:date="2014-09-23T18:06:00Z">
        <w:r w:rsidR="00F0174A" w:rsidDel="009B0614">
          <w:delText>A</w:delText>
        </w:r>
      </w:del>
      <w:ins w:id="5561" w:author="Sammartano, Marc (BIC USA)" w:date="2014-09-23T18:06:00Z">
        <w:r w:rsidR="009B0614">
          <w:t>a</w:t>
        </w:r>
      </w:ins>
      <w:r w:rsidR="00F0174A">
        <w:t>lias &lt;</w:t>
      </w:r>
      <w:r w:rsidR="009A441D">
        <w:t>l</w:t>
      </w:r>
      <w:r w:rsidR="00F0174A">
        <w:t>exp&gt;</w:t>
      </w:r>
      <w:bookmarkEnd w:id="5557"/>
      <w:r w:rsidR="00520661">
        <w:fldChar w:fldCharType="begin"/>
      </w:r>
      <w:r w:rsidR="00F0174A">
        <w:instrText xml:space="preserve"> XE "</w:instrText>
      </w:r>
      <w:r w:rsidR="00D70E1E">
        <w:instrText>G</w:instrText>
      </w:r>
      <w:r w:rsidR="00F0174A" w:rsidRPr="003609B5">
        <w:instrText>r.set.</w:instrText>
      </w:r>
      <w:del w:id="5562" w:author="Sammartano, Marc (BIC USA)" w:date="2014-09-23T18:04:00Z">
        <w:r w:rsidR="00F0174A" w:rsidRPr="003609B5" w:rsidDel="009B0614">
          <w:delInstrText>A</w:delInstrText>
        </w:r>
      </w:del>
      <w:ins w:id="5563" w:author="Sammartano, Marc (BIC USA)" w:date="2014-09-23T18:04:00Z">
        <w:r w:rsidR="009B0614">
          <w:instrText>a</w:instrText>
        </w:r>
      </w:ins>
      <w:r w:rsidR="00F0174A" w:rsidRPr="003609B5">
        <w:instrText>nti</w:instrText>
      </w:r>
      <w:del w:id="5564" w:author="Sammartano, Marc (BIC USA)" w:date="2014-09-23T18:06:00Z">
        <w:r w:rsidR="00F0174A" w:rsidRPr="003609B5" w:rsidDel="009B0614">
          <w:delInstrText>A</w:delInstrText>
        </w:r>
      </w:del>
      <w:ins w:id="5565" w:author="Sammartano, Marc (BIC USA)" w:date="2014-09-23T18:06:00Z">
        <w:r w:rsidR="009B0614">
          <w:instrText>a</w:instrText>
        </w:r>
      </w:ins>
      <w:r w:rsidR="00F0174A" w:rsidRPr="003609B5">
        <w:instrText>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del w:id="5566" w:author="Sammartano, Marc (BIC USA)" w:date="2014-09-23T18:04:00Z">
        <w:r w:rsidDel="009B0614">
          <w:delText xml:space="preserve"> </w:delText>
        </w:r>
      </w:del>
      <w:r>
        <w:t>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5567" w:name="_Toc400726779"/>
      <w:r>
        <w:t>Gr.</w:t>
      </w:r>
      <w:r w:rsidR="00C260E1">
        <w:t>s</w:t>
      </w:r>
      <w:r w:rsidR="00B37AD8">
        <w:t>et.stroke &lt;nexp&gt;</w:t>
      </w:r>
      <w:bookmarkEnd w:id="5567"/>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w:t>
      </w:r>
      <w:del w:id="5568" w:author="Sammartano, Marc (BIC USA)" w:date="2014-09-23T18:06:00Z">
        <w:r w:rsidDel="009B0614">
          <w:delText xml:space="preserve"> </w:delText>
        </w:r>
      </w:del>
      <w:r>
        <w:t xml:space="preserve">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5569" w:name="_Toc400726780"/>
      <w:r>
        <w:t>Gr.</w:t>
      </w:r>
      <w:r w:rsidR="009558AD">
        <w:t xml:space="preserve">orientation </w:t>
      </w:r>
      <w:r w:rsidR="009A10E6">
        <w:t>&lt;nexp&gt;</w:t>
      </w:r>
      <w:bookmarkEnd w:id="5569"/>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9E12C2" w:rsidRDefault="009E12C2" w:rsidP="009E12C2">
      <w:pPr>
        <w:pStyle w:val="Heading3"/>
        <w:rPr>
          <w:ins w:id="5570" w:author="Sammartano, Marc (BIC USA)" w:date="2014-09-29T14:39:00Z"/>
        </w:rPr>
      </w:pPr>
      <w:bookmarkStart w:id="5571" w:name="_Toc400726781"/>
      <w:ins w:id="5572" w:author="Sammartano, Marc (BIC USA)" w:date="2014-09-29T14:39:00Z">
        <w:r>
          <w:t xml:space="preserve">Gr.statusbar </w:t>
        </w:r>
      </w:ins>
      <w:ins w:id="5573" w:author="Sammartano, Marc (BIC USA)" w:date="2014-09-29T14:57:00Z">
        <w:r w:rsidR="007E50DC">
          <w:t>{</w:t>
        </w:r>
      </w:ins>
      <w:ins w:id="5574" w:author="Sammartano, Marc (BIC USA)" w:date="2014-09-29T14:39:00Z">
        <w:r>
          <w:t>&lt;height_nvar&gt;</w:t>
        </w:r>
      </w:ins>
      <w:ins w:id="5575" w:author="Sammartano, Marc (BIC USA)" w:date="2014-09-29T14:57:00Z">
        <w:r w:rsidR="007E50DC">
          <w:t>}</w:t>
        </w:r>
      </w:ins>
      <w:ins w:id="5576" w:author="Sammartano, Marc (BIC USA)" w:date="2014-09-29T14:40:00Z">
        <w:r>
          <w:t xml:space="preserve"> {, showing_</w:t>
        </w:r>
      </w:ins>
      <w:ins w:id="5577" w:author="Sammartano, Marc (BIC USA)" w:date="2014-09-29T14:58:00Z">
        <w:r w:rsidR="004E15B1">
          <w:t>l</w:t>
        </w:r>
      </w:ins>
      <w:ins w:id="5578" w:author="Sammartano, Marc (BIC USA)" w:date="2014-09-29T14:40:00Z">
        <w:r>
          <w:t>var}</w:t>
        </w:r>
        <w:bookmarkEnd w:id="5571"/>
        <w:r>
          <w:t xml:space="preserve"> </w:t>
        </w:r>
      </w:ins>
      <w:ins w:id="5579" w:author="Sammartano, Marc (BIC USA)" w:date="2014-09-29T14:39:00Z">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ins>
      <w:ins w:id="5580" w:author="Sammartano, Marc (BIC USA)" w:date="2014-09-29T14:57:00Z">
        <w:r w:rsidR="007E50DC">
          <w:instrText>{</w:instrText>
        </w:r>
      </w:ins>
      <w:ins w:id="5581" w:author="Sammartano, Marc (BIC USA)" w:date="2014-09-29T14:39:00Z">
        <w:r w:rsidRPr="006F67EE">
          <w:instrText>&lt;</w:instrText>
        </w:r>
        <w:r>
          <w:instrText>height_nvar</w:instrText>
        </w:r>
        <w:r w:rsidRPr="006F67EE">
          <w:instrText>&gt;</w:instrText>
        </w:r>
      </w:ins>
      <w:ins w:id="5582" w:author="Sammartano, Marc (BIC USA)" w:date="2014-09-29T14:57:00Z">
        <w:r w:rsidR="007E50DC">
          <w:instrText>}</w:instrText>
        </w:r>
      </w:ins>
      <w:ins w:id="5583" w:author="Sammartano, Marc (BIC USA)" w:date="2014-09-29T14:39:00Z">
        <w:r w:rsidR="004E15B1">
          <w:instrText xml:space="preserve"> {, showing_l</w:instrText>
        </w:r>
        <w:r>
          <w:instrText xml:space="preserve">var}" </w:instrText>
        </w:r>
        <w:r>
          <w:fldChar w:fldCharType="end"/>
        </w:r>
      </w:ins>
    </w:p>
    <w:p w:rsidR="009E12C2" w:rsidRDefault="007E50DC" w:rsidP="009E12C2">
      <w:pPr>
        <w:rPr>
          <w:ins w:id="5584" w:author="Sammartano, Marc (BIC USA)" w:date="2014-09-29T14:59:00Z"/>
        </w:rPr>
      </w:pPr>
      <w:ins w:id="5585" w:author="Sammartano, Marc (BIC USA)" w:date="2014-09-29T14:57:00Z">
        <w:r>
          <w:t>Returns information about the Status Bar</w:t>
        </w:r>
      </w:ins>
      <w:ins w:id="5586" w:author="Sammartano, Marc (BIC USA)" w:date="2014-09-29T14:39:00Z">
        <w:r w:rsidR="009E12C2">
          <w:t>.</w:t>
        </w:r>
      </w:ins>
      <w:ins w:id="5587" w:author="Sammartano, Marc (BIC USA)" w:date="2014-09-29T14:57:00Z">
        <w:r>
          <w:t xml:space="preserve"> If the </w:t>
        </w:r>
        <w:r w:rsidRPr="004E15B1">
          <w:rPr>
            <w:b/>
          </w:rPr>
          <w:t>height</w:t>
        </w:r>
        <w:r>
          <w:t xml:space="preserve"> variable &lt;height_nvar&gt; is present, it is set to the nominal height of the Status Bar. If the </w:t>
        </w:r>
      </w:ins>
      <w:ins w:id="5588" w:author="Sammartano, Marc (BIC USA)" w:date="2014-09-29T15:06:00Z">
        <w:r w:rsidR="004E15B1" w:rsidRPr="004E15B1">
          <w:rPr>
            <w:b/>
          </w:rPr>
          <w:t>showing</w:t>
        </w:r>
        <w:r w:rsidR="004E15B1">
          <w:t xml:space="preserve"> flag</w:t>
        </w:r>
      </w:ins>
      <w:ins w:id="5589" w:author="Sammartano, Marc (BIC USA)" w:date="2014-09-29T14:58:00Z">
        <w:r w:rsidR="004E15B1">
          <w:t xml:space="preserve"> &lt;showing_lvar&gt; is present, it is set to </w:t>
        </w:r>
        <w:r w:rsidR="004E15B1" w:rsidRPr="004E15B1">
          <w:rPr>
            <w:b/>
          </w:rPr>
          <w:t>0</w:t>
        </w:r>
        <w:r w:rsidR="004E15B1">
          <w:t xml:space="preserve"> (false</w:t>
        </w:r>
      </w:ins>
      <w:ins w:id="5590" w:author="Sammartano, Marc (BIC USA)" w:date="2014-09-29T14:59:00Z">
        <w:r w:rsidR="004E15B1">
          <w:t xml:space="preserve">, not showing) or </w:t>
        </w:r>
        <w:r w:rsidR="004E15B1" w:rsidRPr="004E15B1">
          <w:rPr>
            <w:b/>
          </w:rPr>
          <w:t>1</w:t>
        </w:r>
        <w:r w:rsidR="004E15B1">
          <w:t xml:space="preserve"> (true, showing) based on on how Graphics Mode was opened.</w:t>
        </w:r>
      </w:ins>
    </w:p>
    <w:p w:rsidR="004E15B1" w:rsidRPr="00AE3BB6" w:rsidRDefault="004E15B1" w:rsidP="009E12C2">
      <w:pPr>
        <w:rPr>
          <w:ins w:id="5591" w:author="Sammartano, Marc (BIC USA)" w:date="2014-09-29T14:39:00Z"/>
        </w:rPr>
      </w:pPr>
      <w:ins w:id="5592" w:author="Sammartano, Marc (BIC USA)" w:date="2014-09-29T15:01:00Z">
        <w:r>
          <w:t>The parameters are both optional but positional</w:t>
        </w:r>
      </w:ins>
      <w:ins w:id="5593" w:author="Sammartano, Marc (BIC USA)" w:date="2014-09-29T15:02:00Z">
        <w:r>
          <w:t xml:space="preserve">. That is, if you omit the first parameter but use the second, you must </w:t>
        </w:r>
      </w:ins>
      <w:ins w:id="5594" w:author="Sammartano, Marc (BIC USA)" w:date="2014-09-29T15:04:00Z">
        <w:r>
          <w:t>keep the comma</w:t>
        </w:r>
      </w:ins>
      <w:ins w:id="5595" w:author="Sammartano, Marc (BIC USA)" w:date="2014-09-29T15:02:00Z">
        <w:r>
          <w:t>.</w:t>
        </w:r>
      </w:ins>
    </w:p>
    <w:p w:rsidR="00AE3BB6" w:rsidRDefault="003A4712" w:rsidP="005F4916">
      <w:pPr>
        <w:pStyle w:val="Heading3"/>
      </w:pPr>
      <w:bookmarkStart w:id="5596" w:name="_Toc400726782"/>
      <w:r>
        <w:lastRenderedPageBreak/>
        <w:t>Gr.</w:t>
      </w:r>
      <w:del w:id="5597" w:author="Sammartano, Marc (BIC USA)" w:date="2014-09-23T18:05:00Z">
        <w:r w:rsidR="00AE3BB6" w:rsidDel="009B0614">
          <w:delText>S</w:delText>
        </w:r>
      </w:del>
      <w:ins w:id="5598" w:author="Sammartano, Marc (BIC USA)" w:date="2014-09-23T18:05:00Z">
        <w:r w:rsidR="009B0614">
          <w:t>s</w:t>
        </w:r>
      </w:ins>
      <w:r w:rsidR="00AE3BB6">
        <w:t>tatus</w:t>
      </w:r>
      <w:del w:id="5599" w:author="Sammartano, Marc (BIC USA)" w:date="2014-09-23T18:05:00Z">
        <w:r w:rsidR="00AE3BB6" w:rsidDel="009B0614">
          <w:delText>B</w:delText>
        </w:r>
      </w:del>
      <w:ins w:id="5600" w:author="Sammartano, Marc (BIC USA)" w:date="2014-09-23T18:05:00Z">
        <w:r w:rsidR="009B0614">
          <w:t>b</w:t>
        </w:r>
      </w:ins>
      <w:r w:rsidR="00AE3BB6">
        <w:t>ar.</w:t>
      </w:r>
      <w:del w:id="5601" w:author="Sammartano, Marc (BIC USA)" w:date="2014-09-23T18:05:00Z">
        <w:r w:rsidR="00AE3BB6" w:rsidDel="009B0614">
          <w:delText>S</w:delText>
        </w:r>
      </w:del>
      <w:ins w:id="5602" w:author="Sammartano, Marc (BIC USA)" w:date="2014-09-23T18:05:00Z">
        <w:r w:rsidR="009B0614">
          <w:t>s</w:t>
        </w:r>
      </w:ins>
      <w:r w:rsidR="00AE3BB6">
        <w:t>how</w:t>
      </w:r>
      <w:del w:id="5603" w:author="Sammartano, Marc (BIC USA)" w:date="2014-09-23T18:05:00Z">
        <w:r w:rsidR="00AE3BB6" w:rsidDel="009B0614">
          <w:delText xml:space="preserve"> </w:delText>
        </w:r>
      </w:del>
      <w:r w:rsidR="00D70E1E">
        <w:t xml:space="preserve"> </w:t>
      </w:r>
      <w:r w:rsidR="00AE3BB6">
        <w:t>&lt;nexp&gt;</w:t>
      </w:r>
      <w:bookmarkEnd w:id="5596"/>
      <w:r w:rsidR="00520661">
        <w:fldChar w:fldCharType="begin"/>
      </w:r>
      <w:r w:rsidR="00B967CB">
        <w:instrText xml:space="preserve"> XE "</w:instrText>
      </w:r>
      <w:r w:rsidR="00B967CB" w:rsidRPr="006F67EE">
        <w:instrText>Gr.</w:instrText>
      </w:r>
      <w:del w:id="5604" w:author="Sammartano, Marc (BIC USA)" w:date="2014-09-23T18:05:00Z">
        <w:r w:rsidR="00B967CB" w:rsidRPr="006F67EE" w:rsidDel="009B0614">
          <w:delInstrText>S</w:delInstrText>
        </w:r>
      </w:del>
      <w:ins w:id="5605" w:author="Sammartano, Marc (BIC USA)" w:date="2014-09-23T18:05:00Z">
        <w:r w:rsidR="009B0614">
          <w:instrText>s</w:instrText>
        </w:r>
      </w:ins>
      <w:r w:rsidR="00B967CB" w:rsidRPr="006F67EE">
        <w:instrText>tatus</w:instrText>
      </w:r>
      <w:del w:id="5606" w:author="Sammartano, Marc (BIC USA)" w:date="2014-09-23T18:05:00Z">
        <w:r w:rsidR="00B967CB" w:rsidRPr="006F67EE" w:rsidDel="009B0614">
          <w:delInstrText>B</w:delInstrText>
        </w:r>
      </w:del>
      <w:ins w:id="5607" w:author="Sammartano, Marc (BIC USA)" w:date="2014-09-23T18:05:00Z">
        <w:r w:rsidR="009B0614">
          <w:instrText>b</w:instrText>
        </w:r>
      </w:ins>
      <w:r w:rsidR="00B967CB" w:rsidRPr="006F67EE">
        <w:instrText>ar.</w:instrText>
      </w:r>
      <w:del w:id="5608" w:author="Sammartano, Marc (BIC USA)" w:date="2014-09-23T18:05:00Z">
        <w:r w:rsidR="00B967CB" w:rsidRPr="006F67EE" w:rsidDel="009B0614">
          <w:delInstrText>S</w:delInstrText>
        </w:r>
      </w:del>
      <w:ins w:id="5609" w:author="Sammartano, Marc (BIC USA)" w:date="2014-09-23T18:05:00Z">
        <w:r w:rsidR="009B0614">
          <w:instrText>s</w:instrText>
        </w:r>
      </w:ins>
      <w:r w:rsidR="00B967CB" w:rsidRPr="006F67EE">
        <w:instrText>how</w:instrText>
      </w:r>
      <w:del w:id="5610" w:author="Sammartano, Marc (BIC USA)" w:date="2014-09-23T18:05:00Z">
        <w:r w:rsidR="00D70E1E" w:rsidDel="009B0614">
          <w:delInstrText xml:space="preserve"> </w:delInstrText>
        </w:r>
      </w:del>
      <w:r w:rsidR="00B967CB" w:rsidRPr="006F67EE">
        <w:instrText xml:space="preserve"> &lt;nexp&gt;</w:instrText>
      </w:r>
      <w:r w:rsidR="00B967CB">
        <w:instrText xml:space="preserve">" </w:instrText>
      </w:r>
      <w:r w:rsidR="00520661">
        <w:fldChar w:fldCharType="end"/>
      </w:r>
    </w:p>
    <w:p w:rsidR="00B967CB" w:rsidRPr="00AE3BB6" w:rsidRDefault="00DC0A63" w:rsidP="00AE3BB6">
      <w:r>
        <w:t xml:space="preserve">This command has been deprecated. To show the status bar on the graphics screen, use the optional fifth parameter in </w:t>
      </w:r>
      <w:del w:id="5611" w:author="Sammartano, Marc (BIC USA)" w:date="2014-09-23T18:05:00Z">
        <w:r w:rsidDel="009B0614">
          <w:delText>g</w:delText>
        </w:r>
      </w:del>
      <w:ins w:id="5612" w:author="Sammartano, Marc (BIC USA)" w:date="2014-09-23T18:05:00Z">
        <w:r w:rsidR="009B0614" w:rsidRPr="004E15B1">
          <w:rPr>
            <w:b/>
          </w:rPr>
          <w:t>G</w:t>
        </w:r>
      </w:ins>
      <w:r w:rsidRPr="004E15B1">
        <w:rPr>
          <w:b/>
        </w:rPr>
        <w:t>r.open</w:t>
      </w:r>
      <w:r>
        <w:t>.</w:t>
      </w:r>
    </w:p>
    <w:p w:rsidR="003E2113" w:rsidRDefault="003A4712" w:rsidP="005F4916">
      <w:pPr>
        <w:pStyle w:val="Heading3"/>
      </w:pPr>
      <w:bookmarkStart w:id="5613" w:name="_Toc400726783"/>
      <w:r>
        <w:t>Gr.</w:t>
      </w:r>
      <w:r w:rsidR="003E2113">
        <w:t>render</w:t>
      </w:r>
      <w:bookmarkEnd w:id="5613"/>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w:t>
      </w:r>
      <w:del w:id="5614" w:author="Sammartano, Marc (BIC USA)" w:date="2014-09-29T15:05:00Z">
        <w:r w:rsidDel="004E15B1">
          <w:delText>p</w:delText>
        </w:r>
      </w:del>
      <w:ins w:id="5615" w:author="Sammartano, Marc (BIC USA)" w:date="2014-09-29T15:05:00Z">
        <w:r w:rsidR="004E15B1" w:rsidRPr="004E15B1">
          <w:rPr>
            <w:b/>
          </w:rPr>
          <w:t>P</w:t>
        </w:r>
      </w:ins>
      <w:r w:rsidRPr="004E15B1">
        <w:rPr>
          <w:b/>
        </w:rPr>
        <w:t>ause</w:t>
      </w:r>
      <w:r>
        <w:t xml:space="preserve"> command after a </w:t>
      </w:r>
      <w:del w:id="5616" w:author="Sammartano, Marc (BIC USA)" w:date="2014-09-29T15:05:00Z">
        <w:r w:rsidDel="004E15B1">
          <w:delText>g</w:delText>
        </w:r>
      </w:del>
      <w:ins w:id="5617" w:author="Sammartano, Marc (BIC USA)" w:date="2014-09-29T15:05:00Z">
        <w:r w:rsidR="004E15B1" w:rsidRPr="004E15B1">
          <w:rPr>
            <w:b/>
          </w:rPr>
          <w:t>G</w:t>
        </w:r>
      </w:ins>
      <w:r w:rsidRPr="004E15B1">
        <w:rPr>
          <w:b/>
        </w:rPr>
        <w:t>r.render</w:t>
      </w:r>
      <w:r>
        <w:t xml:space="preserve">. The </w:t>
      </w:r>
      <w:del w:id="5618" w:author="Sammartano, Marc (BIC USA)" w:date="2014-09-29T15:05:00Z">
        <w:r w:rsidDel="004E15B1">
          <w:delText>g</w:delText>
        </w:r>
      </w:del>
      <w:ins w:id="5619" w:author="Sammartano, Marc (BIC USA)" w:date="2014-09-29T15:05:00Z">
        <w:r w:rsidR="004E15B1" w:rsidRPr="004E15B1">
          <w:rPr>
            <w:b/>
          </w:rPr>
          <w:t>G</w:t>
        </w:r>
      </w:ins>
      <w:r w:rsidRPr="004E15B1">
        <w:rPr>
          <w:b/>
        </w:rPr>
        <w:t>r.render</w:t>
      </w:r>
      <w:r>
        <w:t xml:space="preserve">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5620" w:name="_Toc400726784"/>
      <w:r>
        <w:t>Gr.</w:t>
      </w:r>
      <w:r w:rsidR="00714DB8">
        <w:t>screen width, height{, density }</w:t>
      </w:r>
      <w:bookmarkEnd w:id="5620"/>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 xml:space="preserve">This command should be executed after the execution of any </w:t>
      </w:r>
      <w:del w:id="5621" w:author="Sammartano, Marc (BIC USA)" w:date="2014-09-29T15:06:00Z">
        <w:r w:rsidDel="004E15B1">
          <w:delText>g</w:delText>
        </w:r>
      </w:del>
      <w:ins w:id="5622" w:author="Sammartano, Marc (BIC USA)" w:date="2014-09-29T15:06:00Z">
        <w:r w:rsidR="004E15B1" w:rsidRPr="004E15B1">
          <w:rPr>
            <w:b/>
          </w:rPr>
          <w:t>G</w:t>
        </w:r>
      </w:ins>
      <w:r w:rsidRPr="004E15B1">
        <w:rPr>
          <w:b/>
        </w:rPr>
        <w:t>r.orientation</w:t>
      </w:r>
      <w:r>
        <w:t xml:space="preserve"> command. This is because the </w:t>
      </w:r>
      <w:del w:id="5623" w:author="Sammartano, Marc (BIC USA)" w:date="2014-09-29T15:07:00Z">
        <w:r w:rsidDel="004E15B1">
          <w:delText>g</w:delText>
        </w:r>
      </w:del>
      <w:ins w:id="5624" w:author="Sammartano, Marc (BIC USA)" w:date="2014-09-29T15:07:00Z">
        <w:r w:rsidR="004E15B1" w:rsidRPr="004E15B1">
          <w:rPr>
            <w:b/>
          </w:rPr>
          <w:t>G</w:t>
        </w:r>
      </w:ins>
      <w:r w:rsidRPr="004E15B1">
        <w:rPr>
          <w:b/>
        </w:rPr>
        <w:t>r.orientation</w:t>
      </w:r>
      <w:r>
        <w:t xml:space="preserve">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5625" w:name="_Toc400726785"/>
      <w:r>
        <w:t>Gr.</w:t>
      </w:r>
      <w:r w:rsidR="00CD79D5">
        <w:t>scale x_factor, y_factor</w:t>
      </w:r>
      <w:bookmarkEnd w:id="5625"/>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D79D5">
      <w:pPr>
        <w:spacing w:after="0"/>
      </w:pPr>
      <w:r>
        <w:t>Scale all drawing commands by the</w:t>
      </w:r>
      <w:r w:rsidR="009A441D">
        <w:t xml:space="preserve"> numeric</w:t>
      </w:r>
      <w:r>
        <w:t xml:space="preserve"> x and y scale factors. </w:t>
      </w:r>
      <w:del w:id="5626" w:author="Sammartano, Marc (BIC USA)" w:date="2014-09-29T15:07:00Z">
        <w:r w:rsidDel="004E15B1">
          <w:delText xml:space="preserve"> </w:delText>
        </w:r>
      </w:del>
      <w:r>
        <w:t>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5627" w:name="_Toc400726786"/>
      <w:r>
        <w:t>Gr.</w:t>
      </w:r>
      <w:r w:rsidR="009558AD">
        <w:t>cls</w:t>
      </w:r>
      <w:bookmarkEnd w:id="5627"/>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w:t>
      </w:r>
      <w:del w:id="5628" w:author="Sammartano, Marc (BIC USA)" w:date="2014-10-10T12:10:00Z">
        <w:r w:rsidDel="00D571D4">
          <w:delText> </w:delText>
        </w:r>
      </w:del>
      <w:r>
        <w:t xml:space="preserve"> </w:t>
      </w:r>
      <w:r w:rsidR="00A4702C">
        <w:t>All</w:t>
      </w:r>
      <w:r>
        <w:t xml:space="preserve"> previous </w:t>
      </w:r>
      <w:r w:rsidR="003A4712">
        <w:t>gr.</w:t>
      </w:r>
      <w:r>
        <w:t>color or gr.text</w:t>
      </w:r>
      <w:r w:rsidR="009D0A38">
        <w:t xml:space="preserve"> </w:t>
      </w:r>
      <w:r>
        <w:lastRenderedPageBreak/>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5629" w:name="_Toc400726787"/>
      <w:r>
        <w:t>Gr.</w:t>
      </w:r>
      <w:r w:rsidR="009558AD">
        <w:t>close</w:t>
      </w:r>
      <w:bookmarkEnd w:id="5629"/>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5630" w:name="_Toc400726788"/>
      <w:r>
        <w:t>Gr.</w:t>
      </w:r>
      <w:r w:rsidR="009558AD">
        <w:t>front</w:t>
      </w:r>
      <w:r w:rsidR="0078615E">
        <w:t xml:space="preserve"> </w:t>
      </w:r>
      <w:del w:id="5631" w:author="Sammartano, Marc (BIC USA)" w:date="2014-09-19T16:58:00Z">
        <w:r w:rsidR="009558AD" w:rsidDel="00017862">
          <w:delText xml:space="preserve"> </w:delText>
        </w:r>
      </w:del>
      <w:r w:rsidR="009558AD">
        <w:t>flag</w:t>
      </w:r>
      <w:bookmarkEnd w:id="5630"/>
      <w:r w:rsidR="00520661">
        <w:fldChar w:fldCharType="begin"/>
      </w:r>
      <w:r w:rsidR="0078615E">
        <w:instrText xml:space="preserve"> XE "</w:instrText>
      </w:r>
      <w:r w:rsidR="00D70E1E">
        <w:instrText>G</w:instrText>
      </w:r>
      <w:r w:rsidR="0078615E" w:rsidRPr="002E6C8B">
        <w:instrText xml:space="preserve">r.front </w:instrText>
      </w:r>
      <w:del w:id="5632" w:author="Sammartano, Marc (BIC USA)" w:date="2014-09-19T16:58:00Z">
        <w:r w:rsidR="0078615E" w:rsidRPr="002E6C8B" w:rsidDel="00017862">
          <w:delInstrText xml:space="preserve"> </w:delInstrText>
        </w:r>
      </w:del>
      <w:r w:rsidR="0078615E" w:rsidRPr="002E6C8B">
        <w:instrText>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w:t>
      </w:r>
      <w:ins w:id="5633" w:author="Sammartano, Marc (BIC USA)" w:date="2014-09-19T16:58:00Z">
        <w:r w:rsidR="00017862">
          <w:t>,</w:t>
        </w:r>
      </w:ins>
      <w:del w:id="5634" w:author="Sammartano, Marc (BIC USA)" w:date="2014-09-19T16:58:00Z">
        <w:r w:rsidR="009558AD" w:rsidDel="00017862">
          <w:delText>.</w:delText>
        </w:r>
      </w:del>
      <w:r w:rsidR="009558AD">
        <w:t xml:space="preserve"> the graphics screen will be the front</w:t>
      </w:r>
      <w:r>
        <w:t>-</w:t>
      </w:r>
      <w:r w:rsidR="009558AD">
        <w:t xml:space="preserve">most screen and seen by the user. </w:t>
      </w:r>
    </w:p>
    <w:p w:rsidR="00372F11" w:rsidRDefault="00017862" w:rsidP="009558AD">
      <w:ins w:id="5635" w:author="Sammartano, Marc (BIC USA)" w:date="2014-09-19T17:01:00Z">
        <w:r>
          <w:t xml:space="preserve">One use for </w:t>
        </w:r>
      </w:ins>
      <w:del w:id="5636" w:author="Sammartano, Marc (BIC USA)" w:date="2014-09-19T17:01:00Z">
        <w:r w:rsidR="009558AD" w:rsidDel="00017862">
          <w:delText>T</w:delText>
        </w:r>
      </w:del>
      <w:ins w:id="5637" w:author="Sammartano, Marc (BIC USA)" w:date="2014-09-19T17:01:00Z">
        <w:r>
          <w:t>t</w:t>
        </w:r>
      </w:ins>
      <w:r w:rsidR="009558AD">
        <w:t xml:space="preserve">his command is </w:t>
      </w:r>
      <w:del w:id="5638" w:author="Sammartano, Marc (BIC USA)" w:date="2014-09-19T17:01:00Z">
        <w:r w:rsidR="009558AD" w:rsidDel="00017862">
          <w:delText>very useful for getting input from</w:delText>
        </w:r>
      </w:del>
      <w:ins w:id="5639" w:author="Sammartano, Marc (BIC USA)" w:date="2014-09-19T17:01:00Z">
        <w:r>
          <w:t>to display the Output Console to</w:t>
        </w:r>
      </w:ins>
      <w:r w:rsidR="009558AD">
        <w:t xml:space="preserve"> the user while in graphics mode. </w:t>
      </w:r>
      <w:del w:id="5640" w:author="Sammartano, Marc (BIC USA)" w:date="2014-09-19T17:02:00Z">
        <w:r w:rsidR="009558AD" w:rsidDel="0032265A">
          <w:delText xml:space="preserve">Executing </w:delText>
        </w:r>
      </w:del>
      <w:ins w:id="5641" w:author="Sammartano, Marc (BIC USA)" w:date="2014-09-19T17:02:00Z">
        <w:r w:rsidR="0032265A">
          <w:t xml:space="preserve">Use </w:t>
        </w:r>
      </w:ins>
      <w:r w:rsidR="009558AD">
        <w:t xml:space="preserve">"gr.front 0" </w:t>
      </w:r>
      <w:del w:id="5642" w:author="Sammartano, Marc (BIC USA)" w:date="2014-09-19T17:03:00Z">
        <w:r w:rsidR="009558AD" w:rsidDel="0032265A">
          <w:delText>will cause the</w:delText>
        </w:r>
      </w:del>
      <w:ins w:id="5643" w:author="Sammartano, Marc (BIC USA)" w:date="2014-09-19T17:03:00Z">
        <w:r w:rsidR="0032265A">
          <w:t>to show</w:t>
        </w:r>
      </w:ins>
      <w:r w:rsidR="009558AD">
        <w:t xml:space="preserve"> text output </w:t>
      </w:r>
      <w:del w:id="5644" w:author="Sammartano, Marc (BIC USA)" w:date="2014-09-19T17:03:00Z">
        <w:r w:rsidR="009558AD" w:rsidDel="0032265A">
          <w:delText xml:space="preserve">screen </w:delText>
        </w:r>
      </w:del>
      <w:del w:id="5645" w:author="Sammartano, Marc (BIC USA)" w:date="2014-09-19T17:05:00Z">
        <w:r w:rsidR="009558AD" w:rsidDel="0032265A">
          <w:delText xml:space="preserve">to </w:delText>
        </w:r>
      </w:del>
      <w:del w:id="5646" w:author="Sammartano, Marc (BIC USA)" w:date="2014-09-19T17:03:00Z">
        <w:r w:rsidR="009558AD" w:rsidDel="0032265A">
          <w:delText xml:space="preserve">be seen by </w:delText>
        </w:r>
      </w:del>
      <w:del w:id="5647" w:author="Sammartano, Marc (BIC USA)" w:date="2014-09-19T17:05:00Z">
        <w:r w:rsidR="009558AD" w:rsidDel="0032265A">
          <w:delText>the user</w:delText>
        </w:r>
      </w:del>
      <w:del w:id="5648" w:author="Sammartano, Marc (BIC USA)" w:date="2014-09-19T17:03:00Z">
        <w:r w:rsidR="009558AD" w:rsidDel="0032265A">
          <w:delText>. The INPUT command can thus be executed. When the input is receiv</w:delText>
        </w:r>
        <w:r w:rsidR="00025C66" w:rsidDel="0032265A">
          <w:delText>ed, executing</w:delText>
        </w:r>
      </w:del>
      <w:ins w:id="5649" w:author="Sammartano, Marc (BIC USA)" w:date="2014-09-19T17:03:00Z">
        <w:r w:rsidR="0032265A">
          <w:t>and</w:t>
        </w:r>
      </w:ins>
      <w:r w:rsidR="00025C66">
        <w:t xml:space="preserve"> "gr.front 1" </w:t>
      </w:r>
      <w:del w:id="5650" w:author="Sammartano, Marc (BIC USA)" w:date="2014-09-19T17:04:00Z">
        <w:r w:rsidR="00025C66" w:rsidDel="0032265A">
          <w:delText>will</w:delText>
        </w:r>
        <w:r w:rsidR="009558AD" w:rsidDel="0032265A">
          <w:delText xml:space="preserve"> cause</w:delText>
        </w:r>
      </w:del>
      <w:ins w:id="5651" w:author="Sammartano, Marc (BIC USA)" w:date="2014-09-19T17:04:00Z">
        <w:r w:rsidR="0032265A">
          <w:t>to switch back to</w:t>
        </w:r>
      </w:ins>
      <w:r w:rsidR="009558AD">
        <w:t xml:space="preserve"> the graphics screen</w:t>
      </w:r>
      <w:del w:id="5652" w:author="Sammartano, Marc (BIC USA)" w:date="2014-09-19T17:04:00Z">
        <w:r w:rsidR="009558AD" w:rsidDel="0032265A">
          <w:delText xml:space="preserve"> to be seen by the user</w:delText>
        </w:r>
      </w:del>
      <w:r w:rsidR="009558AD">
        <w:t>.</w:t>
      </w:r>
      <w:del w:id="5653" w:author="Sammartano, Marc (BIC USA)" w:date="2014-09-19T17:04:00Z">
        <w:r w:rsidR="00A4702C" w:rsidDel="0032265A">
          <w:delText xml:space="preserve"> (Alternatively, the Text.Input </w:delText>
        </w:r>
        <w:r w:rsidR="007B78EF" w:rsidDel="0032265A">
          <w:delText>command can be used to get text input while in the graphic mode without having to use gr.front.)</w:delText>
        </w:r>
      </w:del>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del w:id="5654" w:author="Sammartano, Marc (BIC USA)" w:date="2014-09-19T17:00:00Z">
        <w:r w:rsidR="003246FE" w:rsidDel="00017862">
          <w:delText xml:space="preserve"> </w:delText>
        </w:r>
      </w:del>
      <w:r w:rsidR="003246FE">
        <w:t xml:space="preserve">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5655" w:name="_Toc400726789"/>
      <w:r>
        <w:t>Gr.</w:t>
      </w:r>
      <w:r w:rsidR="00330882">
        <w:t>brightness &lt;nexp&gt;</w:t>
      </w:r>
      <w:bookmarkEnd w:id="5655"/>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5656" w:name="_Toc400726790"/>
      <w:r>
        <w:t>Graphical Object Creation Commands</w:t>
      </w:r>
      <w:bookmarkEnd w:id="5656"/>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"Gr.paint</w:t>
      </w:r>
      <w:r w:rsidR="00766744">
        <w:t>.get</w:t>
      </w:r>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5657" w:name="_Gr.point_&lt;object_number_nvar&gt;,_x,"/>
      <w:bookmarkStart w:id="5658" w:name="_Toc400726791"/>
      <w:bookmarkEnd w:id="5657"/>
      <w:r>
        <w:t>Gr.point &lt;</w:t>
      </w:r>
      <w:r w:rsidR="003B3008">
        <w:t>o</w:t>
      </w:r>
      <w:r>
        <w:t>bject_number_nvar&gt;, x, y</w:t>
      </w:r>
      <w:bookmarkEnd w:id="5658"/>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t>
      </w:r>
      <w:r>
        <w:lastRenderedPageBreak/>
        <w:t>will blur the point, making it larger and dimmer. To color a single pixel, use "Gr.set.stroke 0" and "Gr.set.</w:t>
      </w:r>
      <w:del w:id="5659" w:author="Sammartano, Marc (BIC USA)" w:date="2014-09-23T18:05:00Z">
        <w:r w:rsidDel="009B0614">
          <w:delText>A</w:delText>
        </w:r>
      </w:del>
      <w:ins w:id="5660" w:author="Sammartano, Marc (BIC USA)" w:date="2014-09-23T18:05:00Z">
        <w:r w:rsidR="009B0614">
          <w:t>a</w:t>
        </w:r>
      </w:ins>
      <w:r>
        <w:t>nti</w:t>
      </w:r>
      <w:del w:id="5661" w:author="Sammartano, Marc (BIC USA)" w:date="2014-09-23T18:06:00Z">
        <w:r w:rsidDel="009B0614">
          <w:delText>A</w:delText>
        </w:r>
      </w:del>
      <w:ins w:id="5662" w:author="Sammartano, Marc (BIC USA)" w:date="2014-09-23T18:06:00Z">
        <w:r w:rsidR="009B0614">
          <w:t>a</w:t>
        </w:r>
      </w:ins>
      <w:r>
        <w:t>lias 0".</w:t>
      </w:r>
    </w:p>
    <w:p w:rsidR="00F34946" w:rsidRDefault="00F34946" w:rsidP="00F34946">
      <w:r>
        <w:t>The gr.modify parameters for gr.point are: "x" and "y"</w:t>
      </w:r>
    </w:p>
    <w:p w:rsidR="009558AD" w:rsidRDefault="003A4712" w:rsidP="005F4916">
      <w:pPr>
        <w:pStyle w:val="Heading3"/>
      </w:pPr>
      <w:bookmarkStart w:id="5663" w:name="_Gr.line_&lt;object_number_nvar&gt;,_x1,"/>
      <w:bookmarkStart w:id="5664" w:name="_Toc400726792"/>
      <w:bookmarkEnd w:id="5663"/>
      <w:r>
        <w:t>Gr.</w:t>
      </w:r>
      <w:r w:rsidR="009558AD">
        <w:t xml:space="preserve">line </w:t>
      </w:r>
      <w:r w:rsidR="008A5D10">
        <w:t>&lt;</w:t>
      </w:r>
      <w:r w:rsidR="003B3008">
        <w:t>o</w:t>
      </w:r>
      <w:r w:rsidR="009558AD">
        <w:t>bject_number</w:t>
      </w:r>
      <w:r w:rsidR="008A5D10">
        <w:t>_nvar&gt;</w:t>
      </w:r>
      <w:r w:rsidR="009558AD">
        <w:t>, x1, y1, x2, y2</w:t>
      </w:r>
      <w:bookmarkEnd w:id="5664"/>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xml:space="preserve">. These lines will be two pixels wide if AntiAlias in on. </w:t>
      </w:r>
      <w:del w:id="5665" w:author="Sammartano, Marc (BIC USA)" w:date="2014-09-23T18:06:00Z">
        <w:r w:rsidRPr="00025C66" w:rsidDel="009B0614">
          <w:delText xml:space="preserve"> </w:delText>
        </w:r>
      </w:del>
      <w:r w:rsidRPr="00025C66">
        <w:t>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w:t>
      </w:r>
      <w:del w:id="5666" w:author="Sammartano, Marc (BIC USA)" w:date="2014-09-23T18:07:00Z">
        <w:r w:rsidRPr="00025C66" w:rsidDel="009B0614">
          <w:delText> </w:delText>
        </w:r>
      </w:del>
      <w:r w:rsidRPr="00025C66">
        <w:t xml:space="preserve"> "x1", "y1", "x2" and "y2"</w:t>
      </w:r>
    </w:p>
    <w:p w:rsidR="009558AD" w:rsidRDefault="003A4712" w:rsidP="005F4916">
      <w:pPr>
        <w:pStyle w:val="Heading3"/>
      </w:pPr>
      <w:bookmarkStart w:id="5667" w:name="_Gr.rect_&lt;object_number_nvar&gt;,_left,"/>
      <w:bookmarkStart w:id="5668" w:name="_Toc400726793"/>
      <w:bookmarkEnd w:id="5667"/>
      <w:r>
        <w:t>Gr.</w:t>
      </w:r>
      <w:r w:rsidR="009558AD">
        <w:t xml:space="preserve">rect </w:t>
      </w:r>
      <w:r w:rsidR="008A5D10">
        <w:t>&lt;</w:t>
      </w:r>
      <w:r w:rsidR="003B3008">
        <w:t>o</w:t>
      </w:r>
      <w:r w:rsidR="008A5D10">
        <w:t>bject_number_nvar&gt;</w:t>
      </w:r>
      <w:r w:rsidR="009558AD">
        <w:t>, left, top, right, bottom</w:t>
      </w:r>
      <w:bookmarkEnd w:id="5668"/>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Creates and inserts a rectangle object into the Display List.</w:t>
      </w:r>
      <w:del w:id="5669" w:author="Sammartano, Marc (BIC USA)" w:date="2014-09-23T18:07:00Z">
        <w:r w:rsidDel="009B0614">
          <w:delText> </w:delText>
        </w:r>
      </w:del>
      <w:r>
        <w:t xml:space="preserve"> The rectangle will be located within the bounds of the parameters. The rectangle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5670" w:name="_Gr.oval_&lt;object_number_nvar&gt;,_left,"/>
      <w:bookmarkStart w:id="5671" w:name="_Toc400726794"/>
      <w:bookmarkEnd w:id="5670"/>
      <w:r>
        <w:t>Gr.</w:t>
      </w:r>
      <w:r w:rsidR="009558AD">
        <w:t xml:space="preserve">oval </w:t>
      </w:r>
      <w:r w:rsidR="008A5D10">
        <w:t>&lt;</w:t>
      </w:r>
      <w:r w:rsidR="003B3008">
        <w:t>o</w:t>
      </w:r>
      <w:r w:rsidR="008A5D10">
        <w:t>bject_number_nvar&gt;</w:t>
      </w:r>
      <w:r w:rsidR="009558AD">
        <w:t>, left, top, right, bottom</w:t>
      </w:r>
      <w:bookmarkEnd w:id="5671"/>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5672" w:name="_Gr.arc_&lt;object_number_nvar&gt;,_left,"/>
      <w:bookmarkStart w:id="5673" w:name="_Toc400726795"/>
      <w:bookmarkEnd w:id="5672"/>
      <w:r>
        <w:t>Gr.</w:t>
      </w:r>
      <w:r w:rsidR="009558AD">
        <w:t xml:space="preserve">arc </w:t>
      </w:r>
      <w:r w:rsidR="008A5D10">
        <w:t>&lt;</w:t>
      </w:r>
      <w:r w:rsidR="003B3008">
        <w:t>o</w:t>
      </w:r>
      <w:r w:rsidR="008A5D10">
        <w:t>bject_number_nvar&gt;</w:t>
      </w:r>
      <w:r w:rsidR="009558AD">
        <w:t>, left, top, right, bottom, start_angle, sweep_angle, fill_mode</w:t>
      </w:r>
      <w:bookmarkEnd w:id="5673"/>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5674" w:name="_Gr.circle_&lt;object_number_nvar&gt;,_x,"/>
      <w:bookmarkStart w:id="5675" w:name="_Toc400726796"/>
      <w:bookmarkEnd w:id="5674"/>
      <w:r>
        <w:lastRenderedPageBreak/>
        <w:t>Gr.</w:t>
      </w:r>
      <w:r w:rsidR="009558AD">
        <w:t xml:space="preserve">circle </w:t>
      </w:r>
      <w:r w:rsidR="008A5D10">
        <w:t>&lt;</w:t>
      </w:r>
      <w:r w:rsidR="003B3008">
        <w:t>o</w:t>
      </w:r>
      <w:r w:rsidR="008A5D10">
        <w:t>bject_number_nvar&gt;</w:t>
      </w:r>
      <w:r w:rsidR="009558AD">
        <w:t>, x, y, radius</w:t>
      </w:r>
      <w:bookmarkEnd w:id="5675"/>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del w:id="5676" w:author="Sammartano, Marc (BIC USA)" w:date="2014-10-09T15:32:00Z">
        <w:r w:rsidR="009A086F" w:rsidDel="007F4711">
          <w:delText xml:space="preserve"> </w:delText>
        </w:r>
      </w:del>
      <w:r>
        <w:t>gr.modify</w:t>
      </w:r>
      <w:r w:rsidR="009A086F">
        <w:t xml:space="preserve"> </w:t>
      </w:r>
      <w:del w:id="5677" w:author="Sammartano, Marc (BIC USA)" w:date="2014-10-09T15:32:00Z">
        <w:r w:rsidDel="007F4711">
          <w:delText xml:space="preserve"> </w:delText>
        </w:r>
      </w:del>
      <w:r>
        <w:t>parameters for gr.circle are "x", "y", and "radius"</w:t>
      </w:r>
      <w:r w:rsidR="009A086F">
        <w:t>.</w:t>
      </w:r>
    </w:p>
    <w:p w:rsidR="00054246" w:rsidRDefault="003A4712" w:rsidP="005F4916">
      <w:pPr>
        <w:pStyle w:val="Heading3"/>
      </w:pPr>
      <w:bookmarkStart w:id="5678" w:name="_Gr.set.pixels_&lt;object_number_nvar&gt;,"/>
      <w:bookmarkStart w:id="5679" w:name="_Toc400726797"/>
      <w:bookmarkEnd w:id="5678"/>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5679"/>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w:t>
      </w:r>
      <w:del w:id="5680" w:author="Sammartano, Marc (BIC USA)" w:date="2014-10-10T12:10:00Z">
        <w:r w:rsidDel="00D571D4">
          <w:delText xml:space="preserve"> </w:delText>
        </w:r>
      </w:del>
      <w:r>
        <w:t>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5681" w:name="_Gr.poly_&lt;object_number_nvar&gt;,_list_"/>
      <w:bookmarkStart w:id="5682" w:name="_Toc400726798"/>
      <w:bookmarkEnd w:id="5681"/>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5682"/>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del w:id="5683" w:author="Sammartano, Marc (BIC USA)" w:date="2014-10-10T12:10:00Z">
        <w:r w:rsidDel="00D571D4">
          <w:delText xml:space="preserve">  </w:delText>
        </w:r>
      </w:del>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xml:space="preserve">. This is to </w:t>
      </w:r>
      <w:del w:id="5684" w:author="Sammartano, Marc (BIC USA)" w:date="2014-09-14T12:08:00Z">
        <w:r w:rsidR="00D161E9" w:rsidDel="003F5D44">
          <w:delText>i</w:delText>
        </w:r>
      </w:del>
      <w:ins w:id="5685" w:author="Sammartano, Marc (BIC USA)" w:date="2014-09-14T12:08:00Z">
        <w:r w:rsidR="003F5D44">
          <w:t>e</w:t>
        </w:r>
      </w:ins>
      <w:r w:rsidR="00D161E9">
        <w:t>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w:t>
      </w:r>
      <w:del w:id="5686" w:author="Sammartano, Marc (BIC USA)" w:date="2014-10-10T12:11:00Z">
        <w:r w:rsidDel="00ED0B7C">
          <w:delText xml:space="preserve"> </w:delText>
        </w:r>
      </w:del>
      <w:r>
        <w:t>The default values for the x,y pair is 0,0.</w:t>
      </w:r>
      <w:r w:rsidR="005E44EA">
        <w:t xml:space="preserve"> Negative values for the x,y pair are valid.</w:t>
      </w:r>
    </w:p>
    <w:p w:rsidR="00162599" w:rsidRDefault="00162599" w:rsidP="00874F49">
      <w:r>
        <w:lastRenderedPageBreak/>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5687" w:name="_Toc400726799"/>
      <w:r>
        <w:t>Hide and Show Commands</w:t>
      </w:r>
      <w:bookmarkEnd w:id="5687"/>
    </w:p>
    <w:p w:rsidR="009558AD" w:rsidRDefault="003A4712" w:rsidP="005F4916">
      <w:pPr>
        <w:pStyle w:val="Heading3"/>
      </w:pPr>
      <w:bookmarkStart w:id="5688" w:name="_Toc400726800"/>
      <w:r>
        <w:t>Gr.</w:t>
      </w:r>
      <w:r w:rsidR="009558AD">
        <w:t xml:space="preserve">hide </w:t>
      </w:r>
      <w:r w:rsidR="003B3008">
        <w:t>&lt;o</w:t>
      </w:r>
      <w:r w:rsidR="009558AD">
        <w:t>bject_number</w:t>
      </w:r>
      <w:r w:rsidR="003B3008">
        <w:t>_nvar&gt;</w:t>
      </w:r>
      <w:bookmarkEnd w:id="5688"/>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5689" w:name="_Toc400726801"/>
      <w:r>
        <w:t>Gr.</w:t>
      </w:r>
      <w:r w:rsidR="009558AD">
        <w:t xml:space="preserve">show </w:t>
      </w:r>
      <w:r w:rsidR="003B3008">
        <w:t>&lt;o</w:t>
      </w:r>
      <w:r w:rsidR="009558AD">
        <w:t>bject_number</w:t>
      </w:r>
      <w:r w:rsidR="003B3008">
        <w:t>_nvar&gt;</w:t>
      </w:r>
      <w:bookmarkEnd w:id="5689"/>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5690" w:name="_Toc400726802"/>
      <w:r>
        <w:t>Touch Query Commands</w:t>
      </w:r>
      <w:bookmarkEnd w:id="5690"/>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del w:id="5691" w:author="Sammartano, Marc (BIC USA)" w:date="2014-09-23T18:01:00Z">
        <w:r w:rsidR="00725691" w:rsidDel="001B1CBE">
          <w:delText>o</w:delText>
        </w:r>
      </w:del>
      <w:ins w:id="5692" w:author="Sammartano, Marc (BIC USA)" w:date="2014-09-23T18:01:00Z">
        <w:r w:rsidR="001B1CBE">
          <w:t>O</w:t>
        </w:r>
      </w:ins>
      <w:r w:rsidR="00725691">
        <w:t>nG</w:t>
      </w:r>
      <w:del w:id="5693" w:author="Sammartano, Marc (BIC USA)" w:date="2014-09-23T18:01:00Z">
        <w:r w:rsidR="00725691" w:rsidDel="001B1CBE">
          <w:delText>R</w:delText>
        </w:r>
      </w:del>
      <w:ins w:id="5694" w:author="Sammartano, Marc (BIC USA)" w:date="2014-09-23T18:01:00Z">
        <w:r w:rsidR="001B1CBE">
          <w:t>r</w:t>
        </w:r>
      </w:ins>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5695" w:name="_Toc400726803"/>
      <w:r>
        <w:t>Gr.</w:t>
      </w:r>
      <w:r w:rsidR="009558AD">
        <w:t xml:space="preserve">touch </w:t>
      </w:r>
      <w:r w:rsidR="003B3008">
        <w:t>t</w:t>
      </w:r>
      <w:r w:rsidR="009558AD">
        <w:t>ouched, x, y</w:t>
      </w:r>
      <w:bookmarkEnd w:id="5695"/>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lastRenderedPageBreak/>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5696" w:name="_Toc400726804"/>
      <w:r>
        <w:t>Gr.</w:t>
      </w:r>
      <w:r w:rsidR="009558AD">
        <w:t xml:space="preserve">bounded.touch </w:t>
      </w:r>
      <w:r w:rsidR="003B3008">
        <w:t>t</w:t>
      </w:r>
      <w:r w:rsidR="009558AD">
        <w:t>ouched, left, top, right, bottom</w:t>
      </w:r>
      <w:bookmarkEnd w:id="5696"/>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 xml:space="preserve">scale scale_x, scale_y)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5697" w:name="_Toc400726805"/>
      <w:r>
        <w:t>Gr.</w:t>
      </w:r>
      <w:r w:rsidR="00345956">
        <w:t>touch2 touched, x, y</w:t>
      </w:r>
      <w:bookmarkEnd w:id="5697"/>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5698" w:name="_Toc400726806"/>
      <w:r>
        <w:t>Gr.</w:t>
      </w:r>
      <w:r w:rsidR="00345956">
        <w:t>bounded.touch2 touched, left, top, right, bottom</w:t>
      </w:r>
      <w:bookmarkEnd w:id="5698"/>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5699" w:name="_Toc400726807"/>
      <w:r>
        <w:t>O</w:t>
      </w:r>
      <w:r w:rsidR="00725691">
        <w:t>nG</w:t>
      </w:r>
      <w:del w:id="5700" w:author="Sammartano, Marc (BIC USA)" w:date="2014-09-23T18:00:00Z">
        <w:r w:rsidR="00725691" w:rsidDel="001B1CBE">
          <w:delText>R</w:delText>
        </w:r>
      </w:del>
      <w:ins w:id="5701" w:author="Sammartano, Marc (BIC USA)" w:date="2014-09-23T18:00:00Z">
        <w:r w:rsidR="001B1CBE">
          <w:t>r</w:t>
        </w:r>
      </w:ins>
      <w:r w:rsidR="00725691">
        <w:t>Touch</w:t>
      </w:r>
      <w:r w:rsidR="00583B62">
        <w:t>:</w:t>
      </w:r>
      <w:bookmarkEnd w:id="5699"/>
      <w:r w:rsidR="00520661">
        <w:fldChar w:fldCharType="begin"/>
      </w:r>
      <w:r w:rsidR="00716E6B">
        <w:instrText xml:space="preserve"> XE "</w:instrText>
      </w:r>
      <w:r>
        <w:instrText>O</w:instrText>
      </w:r>
      <w:r w:rsidR="00716E6B" w:rsidRPr="006A4C46">
        <w:instrText>n</w:instrText>
      </w:r>
      <w:r w:rsidR="00562314">
        <w:instrText>G</w:instrText>
      </w:r>
      <w:del w:id="5702" w:author="Sammartano, Marc (BIC USA)" w:date="2014-09-23T18:01:00Z">
        <w:r w:rsidR="00562314" w:rsidDel="001B1CBE">
          <w:delInstrText>R</w:delInstrText>
        </w:r>
      </w:del>
      <w:ins w:id="5703" w:author="Sammartano, Marc (BIC USA)" w:date="2014-09-23T18:01:00Z">
        <w:r w:rsidR="001B1CBE">
          <w:instrText>r</w:instrText>
        </w:r>
      </w:ins>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5704" w:name="_Toc400726808"/>
      <w:r>
        <w:t>Gr.</w:t>
      </w:r>
      <w:r w:rsidR="00583B62" w:rsidRPr="00970C8A">
        <w:t>on</w:t>
      </w:r>
      <w:r w:rsidR="005C7965" w:rsidRPr="00970C8A">
        <w:t>G</w:t>
      </w:r>
      <w:del w:id="5705" w:author="Sammartano, Marc (BIC USA)" w:date="2014-09-23T18:00:00Z">
        <w:r w:rsidR="005C7965" w:rsidRPr="00970C8A" w:rsidDel="001B1CBE">
          <w:delText>R</w:delText>
        </w:r>
      </w:del>
      <w:ins w:id="5706" w:author="Sammartano, Marc (BIC USA)" w:date="2014-09-23T18:00:00Z">
        <w:r w:rsidR="001B1CBE">
          <w:t>r</w:t>
        </w:r>
      </w:ins>
      <w:r w:rsidR="00583B62" w:rsidRPr="00970C8A">
        <w:t>Touch.</w:t>
      </w:r>
      <w:r w:rsidR="003B3008">
        <w:t>r</w:t>
      </w:r>
      <w:r w:rsidR="00583B62" w:rsidRPr="00970C8A">
        <w:t>esume</w:t>
      </w:r>
      <w:bookmarkEnd w:id="5704"/>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del w:id="5707" w:author="Sammartano, Marc (BIC USA)" w:date="2014-09-23T18:00:00Z">
        <w:r w:rsidR="00562314" w:rsidDel="001B1CBE">
          <w:delInstrText>R</w:delInstrText>
        </w:r>
      </w:del>
      <w:ins w:id="5708" w:author="Sammartano, Marc (BIC USA)" w:date="2014-09-23T18:00:00Z">
        <w:r w:rsidR="001B1CBE">
          <w:instrText>r</w:instrText>
        </w:r>
      </w:ins>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5709" w:name="_Toc400726809"/>
      <w:r>
        <w:t>Text Commands</w:t>
      </w:r>
      <w:bookmarkEnd w:id="5709"/>
    </w:p>
    <w:p w:rsidR="009558AD" w:rsidRDefault="003A4712" w:rsidP="005F4916">
      <w:pPr>
        <w:pStyle w:val="Heading3"/>
      </w:pPr>
      <w:bookmarkStart w:id="5710" w:name="_Toc400726810"/>
      <w:r>
        <w:t>Gr.</w:t>
      </w:r>
      <w:r w:rsidR="009558AD">
        <w:t>text.align type</w:t>
      </w:r>
      <w:bookmarkEnd w:id="5710"/>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 xml:space="preserve">Align the text relative to the (x,y) coordinates given in the </w:t>
      </w:r>
      <w:del w:id="5711" w:author="Sammartano, Marc (BIC USA)" w:date="2014-09-29T17:10:00Z">
        <w:r w:rsidDel="00182ADD">
          <w:delText>"g</w:delText>
        </w:r>
      </w:del>
      <w:ins w:id="5712" w:author="Sammartano, Marc (BIC USA)" w:date="2014-09-29T17:10:00Z">
        <w:r w:rsidR="00182ADD" w:rsidRPr="00182ADD">
          <w:rPr>
            <w:b/>
          </w:rPr>
          <w:t>G</w:t>
        </w:r>
      </w:ins>
      <w:r w:rsidRPr="00182ADD">
        <w:rPr>
          <w:b/>
        </w:rPr>
        <w:t>r.text.draw</w:t>
      </w:r>
      <w:del w:id="5713" w:author="Sammartano, Marc (BIC USA)" w:date="2014-09-29T17:10:00Z">
        <w:r w:rsidDel="00182ADD">
          <w:delText>"</w:delText>
        </w:r>
      </w:del>
      <w:r>
        <w:t xml:space="preserve"> command.</w:t>
      </w:r>
      <w:r>
        <w:br/>
        <w:t>type values: 1 = Left, 2 = Center, 3 = Right.</w:t>
      </w:r>
    </w:p>
    <w:p w:rsidR="009558AD" w:rsidRDefault="003A4712" w:rsidP="005F4916">
      <w:pPr>
        <w:pStyle w:val="Heading3"/>
      </w:pPr>
      <w:bookmarkStart w:id="5714" w:name="_Toc400726811"/>
      <w:r>
        <w:t>Gr.</w:t>
      </w:r>
      <w:r w:rsidR="009558AD">
        <w:t xml:space="preserve">text.size </w:t>
      </w:r>
      <w:r w:rsidR="00DB0B71">
        <w:t>&lt;nexp&gt;</w:t>
      </w:r>
      <w:bookmarkEnd w:id="5714"/>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9558AD" w:rsidDel="00F87047" w:rsidRDefault="009558AD" w:rsidP="00F87047">
      <w:pPr>
        <w:rPr>
          <w:del w:id="5715" w:author="Sammartano, Marc (BIC USA)" w:date="2014-09-29T15:59:00Z"/>
        </w:rPr>
      </w:pPr>
      <w:r>
        <w:t>Specifies the size of the text in pixels</w:t>
      </w:r>
      <w:ins w:id="5716" w:author="Sammartano, Marc (BIC USA)" w:date="2014-09-29T15:46:00Z">
        <w:r w:rsidR="002E3829">
          <w:t>.</w:t>
        </w:r>
      </w:ins>
      <w:ins w:id="5717" w:author="Sammartano, Marc (BIC USA)" w:date="2014-09-29T15:56:00Z">
        <w:r w:rsidR="00F87047">
          <w:t xml:space="preserve"> The size </w:t>
        </w:r>
      </w:ins>
      <w:ins w:id="5718" w:author="Sammartano, Marc (BIC USA)" w:date="2014-09-29T17:09:00Z">
        <w:r w:rsidR="00182ADD">
          <w:t>&lt;nexp&gt; sets</w:t>
        </w:r>
      </w:ins>
      <w:ins w:id="5719" w:author="Sammartano, Marc (BIC USA)" w:date="2014-09-29T15:56:00Z">
        <w:r w:rsidR="00F87047">
          <w:t xml:space="preserve"> the nominal height of the characters. This height is large enough to include the top of characters </w:t>
        </w:r>
      </w:ins>
      <w:ins w:id="5720" w:author="Sammartano, Marc (BIC USA)" w:date="2014-09-29T15:57:00Z">
        <w:r w:rsidR="00F87047">
          <w:t xml:space="preserve">with ascenders, </w:t>
        </w:r>
      </w:ins>
      <w:ins w:id="5721" w:author="Sammartano, Marc (BIC USA)" w:date="2014-09-29T15:58:00Z">
        <w:r w:rsidR="00F87047">
          <w:t>like "h", and the bottom of characters with descenders, like "y".</w:t>
        </w:r>
      </w:ins>
      <w:ins w:id="5722" w:author="Sammartano, Marc (BIC USA)" w:date="2014-09-29T17:09:00Z">
        <w:r w:rsidR="00182ADD">
          <w:t xml:space="preserve"> Character width is scaled proportionately to the height.</w:t>
        </w:r>
      </w:ins>
    </w:p>
    <w:p w:rsidR="00D173FA" w:rsidRDefault="00D173FA" w:rsidP="00F87047">
      <w:del w:id="5723" w:author="Sammartano, Marc (BIC USA)" w:date="2014-09-29T15:59:00Z">
        <w:r w:rsidRPr="00D173FA" w:rsidDel="00F87047">
          <w:delText xml:space="preserve">The size corresponds to the height of the character above the </w:delText>
        </w:r>
        <w:r w:rsidDel="00F87047">
          <w:delText>"writing line."</w:delText>
        </w:r>
        <w:r w:rsidRPr="00D173FA" w:rsidDel="00F87047">
          <w:delText xml:space="preserve"> Some characters go below the writing line, making the total height of a text field about 30% higher.</w:delText>
        </w:r>
      </w:del>
    </w:p>
    <w:p w:rsidR="007E50DC" w:rsidRPr="00D173FA" w:rsidRDefault="007E50DC" w:rsidP="007E50DC">
      <w:pPr>
        <w:pStyle w:val="Heading3"/>
        <w:rPr>
          <w:ins w:id="5724" w:author="Sammartano, Marc (BIC USA)" w:date="2014-09-29T14:56:00Z"/>
        </w:rPr>
      </w:pPr>
      <w:bookmarkStart w:id="5725" w:name="_Toc400726812"/>
      <w:ins w:id="5726" w:author="Sammartano, Marc (BIC USA)" w:date="2014-09-29T14:56:00Z">
        <w:r>
          <w:t>Gr.</w:t>
        </w:r>
        <w:r w:rsidRPr="00D173FA">
          <w:t>text.</w:t>
        </w:r>
        <w:r>
          <w:t>height</w:t>
        </w:r>
        <w:r w:rsidRPr="00D173FA">
          <w:t xml:space="preserve"> </w:t>
        </w:r>
      </w:ins>
      <w:ins w:id="5727" w:author="Sammartano, Marc (BIC USA)" w:date="2014-09-29T15:08:00Z">
        <w:r w:rsidR="004E15B1">
          <w:t>{</w:t>
        </w:r>
      </w:ins>
      <w:ins w:id="5728" w:author="Sammartano, Marc (BIC USA)" w:date="2014-09-29T14:56:00Z">
        <w:r w:rsidRPr="00D173FA">
          <w:t>&lt;</w:t>
        </w:r>
      </w:ins>
      <w:ins w:id="5729" w:author="Sammartano, Marc (BIC USA)" w:date="2014-09-29T15:07:00Z">
        <w:r w:rsidR="004E15B1">
          <w:t>height_</w:t>
        </w:r>
      </w:ins>
      <w:ins w:id="5730" w:author="Sammartano, Marc (BIC USA)" w:date="2014-09-29T14:56:00Z">
        <w:r w:rsidRPr="00D173FA">
          <w:t>nvar&gt;</w:t>
        </w:r>
      </w:ins>
      <w:ins w:id="5731" w:author="Sammartano, Marc (BIC USA)" w:date="2014-09-29T15:08:00Z">
        <w:r w:rsidR="004E15B1">
          <w:t>} {</w:t>
        </w:r>
        <w:r w:rsidR="004E15B1" w:rsidRPr="00D173FA">
          <w:t>, &lt;</w:t>
        </w:r>
        <w:r w:rsidR="004E15B1">
          <w:t>up_nvar</w:t>
        </w:r>
        <w:r w:rsidR="004E15B1" w:rsidRPr="00D173FA">
          <w:t>&gt;</w:t>
        </w:r>
        <w:r w:rsidR="004E15B1">
          <w:t>} {</w:t>
        </w:r>
      </w:ins>
      <w:ins w:id="5732" w:author="Sammartano, Marc (BIC USA)" w:date="2014-09-29T14:56:00Z">
        <w:r w:rsidRPr="00D173FA">
          <w:t>, &lt;</w:t>
        </w:r>
      </w:ins>
      <w:ins w:id="5733" w:author="Sammartano, Marc (BIC USA)" w:date="2014-09-29T15:08:00Z">
        <w:r w:rsidR="004E15B1">
          <w:t>down_nvar</w:t>
        </w:r>
      </w:ins>
      <w:ins w:id="5734" w:author="Sammartano, Marc (BIC USA)" w:date="2014-09-29T14:56:00Z">
        <w:r w:rsidRPr="00D173FA">
          <w:t>&gt;</w:t>
        </w:r>
      </w:ins>
      <w:ins w:id="5735" w:author="Sammartano, Marc (BIC USA)" w:date="2014-09-29T15:08:00Z">
        <w:r w:rsidR="004E15B1">
          <w:t>}</w:t>
        </w:r>
      </w:ins>
      <w:bookmarkEnd w:id="5725"/>
      <w:ins w:id="5736" w:author="Sammartano, Marc (BIC USA)" w:date="2014-09-29T14:56:00Z">
        <w:r w:rsidRPr="00D173FA">
          <w:fldChar w:fldCharType="begin"/>
        </w:r>
        <w:r w:rsidRPr="00D173FA">
          <w:instrText xml:space="preserve"> XE "</w:instrText>
        </w:r>
        <w:r>
          <w:instrText>G</w:instrText>
        </w:r>
        <w:r w:rsidRPr="00D173FA">
          <w:instrText>r.text.</w:instrText>
        </w:r>
        <w:r>
          <w:instrText>height</w:instrText>
        </w:r>
      </w:ins>
      <w:ins w:id="5737" w:author="Sammartano, Marc (BIC USA)" w:date="2014-09-29T15:09:00Z">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ins>
      <w:ins w:id="5738" w:author="Sammartano, Marc (BIC USA)" w:date="2014-09-29T14:56:00Z">
        <w:r w:rsidRPr="00D173FA">
          <w:instrText xml:space="preserve">" </w:instrText>
        </w:r>
        <w:r w:rsidRPr="00D173FA">
          <w:fldChar w:fldCharType="end"/>
        </w:r>
      </w:ins>
    </w:p>
    <w:p w:rsidR="00310D9A" w:rsidRDefault="007E50DC" w:rsidP="007E50DC">
      <w:pPr>
        <w:rPr>
          <w:ins w:id="5739" w:author="Sammartano, Marc (BIC USA)" w:date="2014-09-29T15:11:00Z"/>
        </w:rPr>
      </w:pPr>
      <w:ins w:id="5740" w:author="Sammartano, Marc (BIC USA)" w:date="2014-09-29T14:56:00Z">
        <w:r>
          <w:t>Returns</w:t>
        </w:r>
      </w:ins>
      <w:ins w:id="5741" w:author="Sammartano, Marc (BIC USA)" w:date="2014-09-29T15:09:00Z">
        <w:r w:rsidR="00310D9A">
          <w:t xml:space="preserve"> height information </w:t>
        </w:r>
      </w:ins>
      <w:ins w:id="5742" w:author="Sammartano, Marc (BIC USA)" w:date="2014-09-29T16:23:00Z">
        <w:r w:rsidR="00AB64CC">
          <w:t>for</w:t>
        </w:r>
      </w:ins>
      <w:ins w:id="5743" w:author="Sammartano, Marc (BIC USA)" w:date="2014-09-29T15:09:00Z">
        <w:r w:rsidR="00310D9A">
          <w:t xml:space="preserve"> the current font and text size</w:t>
        </w:r>
      </w:ins>
      <w:ins w:id="5744" w:author="Sammartano, Marc (BIC USA)" w:date="2014-09-29T14:56:00Z">
        <w:r>
          <w:t>.</w:t>
        </w:r>
      </w:ins>
      <w:ins w:id="5745" w:author="Sammartano, Marc (BIC USA)" w:date="2014-09-29T15:10:00Z">
        <w:r w:rsidR="00310D9A">
          <w:t xml:space="preserve"> All of the parameter</w:t>
        </w:r>
        <w:r w:rsidR="00182ADD">
          <w:t>s are optional but positional: y</w:t>
        </w:r>
      </w:ins>
      <w:ins w:id="5746" w:author="Sammartano, Marc (BIC USA)" w:date="2014-09-29T15:11:00Z">
        <w:r w:rsidR="00310D9A">
          <w:t>ou</w:t>
        </w:r>
      </w:ins>
      <w:ins w:id="5747" w:author="Sammartano, Marc (BIC USA)" w:date="2014-09-29T15:10:00Z">
        <w:r w:rsidR="00310D9A">
          <w:t xml:space="preserve"> can omit any parameter, but </w:t>
        </w:r>
      </w:ins>
      <w:ins w:id="5748" w:author="Sammartano, Marc (BIC USA)" w:date="2014-09-29T15:11:00Z">
        <w:r w:rsidR="00310D9A">
          <w:t>you must have the correct number of commas before any parameter you want to use.</w:t>
        </w:r>
      </w:ins>
    </w:p>
    <w:p w:rsidR="00630F77" w:rsidRDefault="00310D9A" w:rsidP="007E50DC">
      <w:pPr>
        <w:rPr>
          <w:ins w:id="5749" w:author="Sammartano, Marc (BIC USA)" w:date="2014-09-29T15:15:00Z"/>
        </w:rPr>
      </w:pPr>
      <w:ins w:id="5750" w:author="Sammartano, Marc (BIC USA)" w:date="2014-09-29T15:11:00Z">
        <w:r>
          <w:lastRenderedPageBreak/>
          <w:t xml:space="preserve">If the </w:t>
        </w:r>
        <w:r>
          <w:rPr>
            <w:b/>
          </w:rPr>
          <w:t>height</w:t>
        </w:r>
        <w:r>
          <w:t xml:space="preserve"> variable &lt;height_nvar&gt; is present, it </w:t>
        </w:r>
      </w:ins>
      <w:ins w:id="5751" w:author="Sammartano, Marc (BIC USA)" w:date="2014-09-29T15:12:00Z">
        <w:r>
          <w:t xml:space="preserve">is set to the height in pixels of the </w:t>
        </w:r>
      </w:ins>
      <w:ins w:id="5752" w:author="Sammartano, Marc (BIC USA)" w:date="2014-09-29T15:13:00Z">
        <w:r>
          <w:t xml:space="preserve">space that will be used to print </w:t>
        </w:r>
      </w:ins>
      <w:ins w:id="5753" w:author="Sammartano, Marc (BIC USA)" w:date="2014-09-29T16:01:00Z">
        <w:r w:rsidR="00630F77">
          <w:t xml:space="preserve">most </w:t>
        </w:r>
      </w:ins>
      <w:ins w:id="5754" w:author="Sammartano, Marc (BIC USA)" w:date="2014-09-29T15:13:00Z">
        <w:r>
          <w:t xml:space="preserve">text in most languages. </w:t>
        </w:r>
      </w:ins>
      <w:ins w:id="5755" w:author="Sammartano, Marc (BIC USA)" w:date="2014-09-29T16:52:00Z">
        <w:r w:rsidR="005902CE">
          <w:t xml:space="preserve">This is the value you set with </w:t>
        </w:r>
      </w:ins>
      <w:ins w:id="5756" w:author="Sammartano, Marc (BIC USA)" w:date="2014-09-29T16:53:00Z">
        <w:r w:rsidR="005902CE">
          <w:rPr>
            <w:b/>
          </w:rPr>
          <w:t>Gr.text.</w:t>
        </w:r>
        <w:r w:rsidR="005902CE" w:rsidRPr="00A87E4D">
          <w:rPr>
            <w:b/>
          </w:rPr>
          <w:t>size</w:t>
        </w:r>
        <w:r w:rsidR="005902CE">
          <w:t xml:space="preserve">. </w:t>
        </w:r>
      </w:ins>
      <w:ins w:id="5757" w:author="Sammartano, Marc (BIC USA)" w:date="2014-09-29T17:06:00Z">
        <w:r w:rsidR="00182ADD">
          <w:t xml:space="preserve">In typeface terminology, it is the "acsent" plus the "descent". </w:t>
        </w:r>
      </w:ins>
      <w:ins w:id="5758" w:author="Sammartano, Marc (BIC USA)" w:date="2014-09-29T15:13:00Z">
        <w:r w:rsidRPr="005902CE">
          <w:t>Th</w:t>
        </w:r>
      </w:ins>
      <w:ins w:id="5759" w:author="Sammartano, Marc (BIC USA)" w:date="2014-09-29T16:53:00Z">
        <w:r w:rsidR="005902CE">
          <w:t>e</w:t>
        </w:r>
      </w:ins>
      <w:ins w:id="5760" w:author="Sammartano, Marc (BIC USA)" w:date="2014-09-29T15:13:00Z">
        <w:r>
          <w:t xml:space="preserve"> space contains the ascenders of letters like </w:t>
        </w:r>
      </w:ins>
      <w:ins w:id="5761" w:author="Sammartano, Marc (BIC USA)" w:date="2014-09-29T15:14:00Z">
        <w:r>
          <w:t>"h" and the descenders of letters like "y</w:t>
        </w:r>
      </w:ins>
      <w:ins w:id="5762" w:author="Sammartano, Marc (BIC USA)" w:date="2014-09-29T15:15:00Z">
        <w:r>
          <w:t>"</w:t>
        </w:r>
        <w:r w:rsidR="00630F77">
          <w:t>.</w:t>
        </w:r>
      </w:ins>
    </w:p>
    <w:p w:rsidR="00310D9A" w:rsidRDefault="0034018C" w:rsidP="007E50DC">
      <w:pPr>
        <w:rPr>
          <w:ins w:id="5763" w:author="Sammartano, Marc (BIC USA)" w:date="2014-09-29T16:02:00Z"/>
        </w:rPr>
      </w:pPr>
      <w:ins w:id="5764" w:author="Sammartano, Marc (BIC USA)" w:date="2014-09-29T15:21:00Z">
        <w:r>
          <w:t>Some letters, such as the Polish le</w:t>
        </w:r>
        <w:r w:rsidRPr="0034018C">
          <w:t xml:space="preserve">tter </w:t>
        </w:r>
      </w:ins>
      <w:ins w:id="5765" w:author="Sammartano, Marc (BIC USA)" w:date="2014-09-29T15:47:00Z">
        <w:r w:rsidR="002E3829">
          <w:t>"</w:t>
        </w:r>
      </w:ins>
      <w:ins w:id="5766" w:author="Sammartano, Marc (BIC USA)" w:date="2014-09-29T15:22:00Z">
        <w:r w:rsidRPr="0034018C">
          <w:rPr>
            <w:rFonts w:cs="Consolas"/>
            <w:color w:val="DD1144"/>
            <w:shd w:val="clear" w:color="auto" w:fill="FFFFFF"/>
          </w:rPr>
          <w:t>Ż</w:t>
        </w:r>
      </w:ins>
      <w:ins w:id="5767" w:author="Sammartano, Marc (BIC USA)" w:date="2014-09-29T15:47:00Z">
        <w:r w:rsidR="002E3829">
          <w:t>",</w:t>
        </w:r>
      </w:ins>
      <w:ins w:id="5768" w:author="Sammartano, Marc (BIC USA)" w:date="2014-09-29T15:21:00Z">
        <w:r w:rsidRPr="0034018C">
          <w:t xml:space="preserve"> ma</w:t>
        </w:r>
        <w:r>
          <w:t>y not</w:t>
        </w:r>
      </w:ins>
      <w:ins w:id="5769" w:author="Sammartano, Marc (BIC USA)" w:date="2014-09-29T15:22:00Z">
        <w:r>
          <w:t xml:space="preserve"> fit in this space. </w:t>
        </w:r>
      </w:ins>
      <w:ins w:id="5770" w:author="Sammartano, Marc (BIC USA)" w:date="2014-09-29T16:01:00Z">
        <w:r w:rsidR="00630F77">
          <w:t xml:space="preserve">The </w:t>
        </w:r>
      </w:ins>
      <w:ins w:id="5771" w:author="Sammartano, Marc (BIC USA)" w:date="2014-09-29T16:55:00Z">
        <w:r w:rsidR="005902CE">
          <w:t>position of a line high enough to contain</w:t>
        </w:r>
      </w:ins>
      <w:ins w:id="5772" w:author="Sammartano, Marc (BIC USA)" w:date="2014-09-29T16:02:00Z">
        <w:r w:rsidR="00630F77">
          <w:t xml:space="preserve"> all possible characters</w:t>
        </w:r>
      </w:ins>
      <w:ins w:id="5773" w:author="Sammartano, Marc (BIC USA)" w:date="2014-09-29T16:01:00Z">
        <w:r w:rsidR="00630F77">
          <w:t xml:space="preserve"> is returned in the </w:t>
        </w:r>
      </w:ins>
      <w:ins w:id="5774" w:author="Sammartano, Marc (BIC USA)" w:date="2014-09-29T16:02:00Z">
        <w:r w:rsidR="00630F77">
          <w:rPr>
            <w:b/>
          </w:rPr>
          <w:t>up</w:t>
        </w:r>
        <w:r w:rsidR="00630F77">
          <w:t xml:space="preserve"> variable &lt;up_nvar&gt;</w:t>
        </w:r>
      </w:ins>
      <w:ins w:id="5775" w:author="Sammartano, Marc (BIC USA)" w:date="2014-09-29T16:04:00Z">
        <w:r w:rsidR="00630F77">
          <w:t>,</w:t>
        </w:r>
      </w:ins>
      <w:ins w:id="5776" w:author="Sammartano, Marc (BIC USA)" w:date="2014-09-29T16:02:00Z">
        <w:r w:rsidR="00630F77">
          <w:t xml:space="preserve"> </w:t>
        </w:r>
      </w:ins>
      <w:ins w:id="5777" w:author="Sammartano, Marc (BIC USA)" w:date="2014-09-29T16:04:00Z">
        <w:r w:rsidR="00630F77">
          <w:t>if it is present</w:t>
        </w:r>
      </w:ins>
      <w:ins w:id="5778" w:author="Sammartano, Marc (BIC USA)" w:date="2014-09-29T16:02:00Z">
        <w:r w:rsidR="00630F77">
          <w:t>.</w:t>
        </w:r>
      </w:ins>
    </w:p>
    <w:p w:rsidR="00630F77" w:rsidRDefault="00630F77" w:rsidP="007E50DC">
      <w:pPr>
        <w:rPr>
          <w:ins w:id="5779" w:author="Sammartano, Marc (BIC USA)" w:date="2014-09-29T16:10:00Z"/>
        </w:rPr>
      </w:pPr>
      <w:ins w:id="5780" w:author="Sammartano, Marc (BIC USA)" w:date="2014-09-29T16:04:00Z">
        <w:r>
          <w:t xml:space="preserve">If the </w:t>
        </w:r>
        <w:r>
          <w:rPr>
            <w:b/>
          </w:rPr>
          <w:t>down</w:t>
        </w:r>
        <w:r>
          <w:t xml:space="preserve"> variable &lt;down_nvar&gt; is present, it is set to the </w:t>
        </w:r>
      </w:ins>
      <w:ins w:id="5781" w:author="Sammartano, Marc (BIC USA)" w:date="2014-09-29T16:08:00Z">
        <w:r>
          <w:t>"descent" value. Th</w:t>
        </w:r>
      </w:ins>
      <w:ins w:id="5782" w:author="Sammartano, Marc (BIC USA)" w:date="2014-09-29T16:09:00Z">
        <w:r>
          <w:t xml:space="preserve">is </w:t>
        </w:r>
      </w:ins>
      <w:ins w:id="5783" w:author="Sammartano, Marc (BIC USA)" w:date="2014-09-29T16:10:00Z">
        <w:r>
          <w:t xml:space="preserve">position </w:t>
        </w:r>
      </w:ins>
      <w:ins w:id="5784" w:author="Sammartano, Marc (BIC USA)" w:date="2014-09-29T16:20:00Z">
        <w:r w:rsidR="00AB64CC">
          <w:t xml:space="preserve">is </w:t>
        </w:r>
      </w:ins>
      <w:ins w:id="5785" w:author="Sammartano, Marc (BIC USA)" w:date="2014-09-29T16:10:00Z">
        <w:r>
          <w:t>low enough to contain the</w:t>
        </w:r>
      </w:ins>
      <w:ins w:id="5786" w:author="Sammartano, Marc (BIC USA)" w:date="2014-09-29T16:21:00Z">
        <w:r w:rsidR="00AB64CC">
          <w:t xml:space="preserve"> lowest</w:t>
        </w:r>
      </w:ins>
      <w:ins w:id="5787" w:author="Sammartano, Marc (BIC USA)" w:date="2014-09-29T16:10:00Z">
        <w:r>
          <w:t xml:space="preserve"> </w:t>
        </w:r>
      </w:ins>
      <w:ins w:id="5788" w:author="Sammartano, Marc (BIC USA)" w:date="2014-09-29T16:21:00Z">
        <w:r w:rsidR="00AB64CC">
          <w:t xml:space="preserve">part </w:t>
        </w:r>
      </w:ins>
      <w:ins w:id="5789" w:author="Sammartano, Marc (BIC USA)" w:date="2014-09-29T16:10:00Z">
        <w:r>
          <w:t>of all possible characters, such as the tail of a "y".</w:t>
        </w:r>
      </w:ins>
    </w:p>
    <w:p w:rsidR="00945569" w:rsidRPr="00792F8C" w:rsidRDefault="00AB64CC" w:rsidP="007E50DC">
      <w:pPr>
        <w:rPr>
          <w:ins w:id="5790" w:author="Sammartano, Marc (BIC USA)" w:date="2014-09-29T16:26:00Z"/>
        </w:rPr>
      </w:pPr>
      <w:ins w:id="5791" w:author="Sammartano, Marc (BIC USA)" w:date="2014-09-29T16:24:00Z">
        <w:r w:rsidRPr="00D54750">
          <w:rPr>
            <w:b/>
          </w:rPr>
          <w:t>Gr.text.draw</w:t>
        </w:r>
        <w:r>
          <w:t xml:space="preserve"> positions text so the the body of the characters sit on a line called the baseline. </w:t>
        </w:r>
      </w:ins>
      <w:ins w:id="5792" w:author="Sammartano, Marc (BIC USA)" w:date="2014-09-29T16:46:00Z">
        <w:r w:rsidR="00792F8C">
          <w:t xml:space="preserve">The </w:t>
        </w:r>
      </w:ins>
      <w:ins w:id="5793" w:author="Sammartano, Marc (BIC USA)" w:date="2014-09-29T16:47:00Z">
        <w:r w:rsidR="00792F8C">
          <w:rPr>
            <w:b/>
          </w:rPr>
          <w:t>down</w:t>
        </w:r>
      </w:ins>
      <w:ins w:id="5794" w:author="Sammartano, Marc (BIC USA)" w:date="2014-09-29T16:46:00Z">
        <w:r w:rsidR="00792F8C">
          <w:t xml:space="preserve"> and </w:t>
        </w:r>
        <w:r w:rsidR="00792F8C">
          <w:rPr>
            <w:b/>
          </w:rPr>
          <w:t>up</w:t>
        </w:r>
        <w:r w:rsidR="00792F8C">
          <w:t xml:space="preserve"> values </w:t>
        </w:r>
      </w:ins>
      <w:ins w:id="5795" w:author="Sammartano, Marc (BIC USA)" w:date="2014-09-29T16:47:00Z">
        <w:r w:rsidR="00792F8C">
          <w:t>are</w:t>
        </w:r>
      </w:ins>
      <w:ins w:id="5796" w:author="Sammartano, Marc (BIC USA)" w:date="2014-09-29T16:25:00Z">
        <w:r>
          <w:t xml:space="preserve"> reported as offsets from this baseline.</w:t>
        </w:r>
      </w:ins>
      <w:ins w:id="5797" w:author="Sammartano, Marc (BIC USA)" w:date="2014-09-29T16:47:00Z">
        <w:r w:rsidR="00792F8C">
          <w:t xml:space="preserve"> The</w:t>
        </w:r>
      </w:ins>
      <w:ins w:id="5798" w:author="Sammartano, Marc (BIC USA)" w:date="2014-09-29T16:25:00Z">
        <w:r w:rsidR="00792F8C">
          <w:t xml:space="preserve"> </w:t>
        </w:r>
      </w:ins>
      <w:ins w:id="5799" w:author="Sammartano, Marc (BIC USA)" w:date="2014-09-29T16:49:00Z">
        <w:r w:rsidR="00792F8C">
          <w:rPr>
            <w:b/>
          </w:rPr>
          <w:t>up</w:t>
        </w:r>
      </w:ins>
      <w:ins w:id="5800" w:author="Sammartano, Marc (BIC USA)" w:date="2014-09-29T16:26:00Z">
        <w:r w:rsidR="00792F8C">
          <w:t xml:space="preserve"> value is</w:t>
        </w:r>
        <w:r>
          <w:t xml:space="preserve"> negative, because</w:t>
        </w:r>
      </w:ins>
      <w:ins w:id="5801" w:author="Sammartano, Marc (BIC USA)" w:date="2014-09-29T16:47:00Z">
        <w:r w:rsidR="00792F8C">
          <w:t xml:space="preserve"> it</w:t>
        </w:r>
      </w:ins>
      <w:ins w:id="5802" w:author="Sammartano, Marc (BIC USA)" w:date="2014-09-29T16:26:00Z">
        <w:r>
          <w:t xml:space="preserve"> define</w:t>
        </w:r>
      </w:ins>
      <w:ins w:id="5803" w:author="Sammartano, Marc (BIC USA)" w:date="2014-09-29T16:47:00Z">
        <w:r w:rsidR="00792F8C">
          <w:t>s</w:t>
        </w:r>
      </w:ins>
      <w:ins w:id="5804" w:author="Sammartano, Marc (BIC USA)" w:date="2014-09-29T16:26:00Z">
        <w:r>
          <w:t xml:space="preserve"> </w:t>
        </w:r>
      </w:ins>
      <w:ins w:id="5805" w:author="Sammartano, Marc (BIC USA)" w:date="2014-09-29T16:47:00Z">
        <w:r w:rsidR="00792F8C">
          <w:t xml:space="preserve">a </w:t>
        </w:r>
      </w:ins>
      <w:ins w:id="5806" w:author="Sammartano, Marc (BIC USA)" w:date="2014-09-29T16:26:00Z">
        <w:r w:rsidR="00792F8C">
          <w:t>position</w:t>
        </w:r>
        <w:r>
          <w:t xml:space="preserve"> above the baseline. The </w:t>
        </w:r>
        <w:r>
          <w:rPr>
            <w:b/>
          </w:rPr>
          <w:t>down</w:t>
        </w:r>
        <w:r>
          <w:t xml:space="preserve"> </w:t>
        </w:r>
      </w:ins>
      <w:ins w:id="5807" w:author="Sammartano, Marc (BIC USA)" w:date="2014-09-29T16:47:00Z">
        <w:r w:rsidR="00792F8C">
          <w:t>value</w:t>
        </w:r>
      </w:ins>
      <w:ins w:id="5808" w:author="Sammartano, Marc (BIC USA)" w:date="2014-09-29T16:26:00Z">
        <w:r>
          <w:t xml:space="preserve"> is positive, because it</w:t>
        </w:r>
      </w:ins>
      <w:ins w:id="5809" w:author="Sammartano, Marc (BIC USA)" w:date="2014-09-29T16:47:00Z">
        <w:r w:rsidR="00792F8C">
          <w:t>s</w:t>
        </w:r>
      </w:ins>
      <w:ins w:id="5810" w:author="Sammartano, Marc (BIC USA)" w:date="2014-09-29T16:26:00Z">
        <w:r>
          <w:t xml:space="preserve"> position </w:t>
        </w:r>
      </w:ins>
      <w:ins w:id="5811" w:author="Sammartano, Marc (BIC USA)" w:date="2014-09-29T16:47:00Z">
        <w:r w:rsidR="00792F8C">
          <w:t xml:space="preserve">is </w:t>
        </w:r>
      </w:ins>
      <w:ins w:id="5812" w:author="Sammartano, Marc (BIC USA)" w:date="2014-09-29T16:26:00Z">
        <w:r>
          <w:t>below the baseline.</w:t>
        </w:r>
      </w:ins>
      <w:ins w:id="5813" w:author="Sammartano, Marc (BIC USA)" w:date="2014-09-29T16:45:00Z">
        <w:r w:rsidR="00792F8C">
          <w:t xml:space="preserve"> </w:t>
        </w:r>
      </w:ins>
      <w:ins w:id="5814" w:author="Sammartano, Marc (BIC USA)" w:date="2014-09-29T16:48:00Z">
        <w:r w:rsidR="00792F8C">
          <w:t xml:space="preserve">The </w:t>
        </w:r>
        <w:r w:rsidR="00792F8C">
          <w:rPr>
            <w:b/>
          </w:rPr>
          <w:t>height</w:t>
        </w:r>
        <w:r w:rsidR="00792F8C">
          <w:t xml:space="preserve"> value is not an offset, so it is always positive. </w:t>
        </w:r>
        <w:r w:rsidR="00792F8C">
          <w:rPr>
            <w:b/>
          </w:rPr>
          <w:t>down</w:t>
        </w:r>
        <w:r w:rsidR="00792F8C">
          <w:t xml:space="preserve"> - </w:t>
        </w:r>
        <w:r w:rsidR="00792F8C">
          <w:rPr>
            <w:b/>
          </w:rPr>
          <w:t>up</w:t>
        </w:r>
      </w:ins>
      <w:ins w:id="5815" w:author="Sammartano, Marc (BIC USA)" w:date="2014-09-29T16:49:00Z">
        <w:r w:rsidR="00792F8C">
          <w:t xml:space="preserve"> is always larger than </w:t>
        </w:r>
        <w:r w:rsidR="00792F8C">
          <w:rPr>
            <w:b/>
          </w:rPr>
          <w:t>height</w:t>
        </w:r>
        <w:r w:rsidR="00792F8C">
          <w:t>.</w:t>
        </w:r>
      </w:ins>
    </w:p>
    <w:p w:rsidR="00AB64CC" w:rsidRDefault="00AB64CC" w:rsidP="007E50DC">
      <w:pPr>
        <w:rPr>
          <w:ins w:id="5816" w:author="Sammartano, Marc (BIC USA)" w:date="2014-09-29T16:36:00Z"/>
        </w:rPr>
      </w:pPr>
      <w:ins w:id="5817" w:author="Sammartano, Marc (BIC USA)" w:date="2014-09-29T16:29:00Z">
        <w:r>
          <w:t xml:space="preserve">Sometimes you want to know the real screen positions of the top and bottom of </w:t>
        </w:r>
      </w:ins>
      <w:ins w:id="5818" w:author="Sammartano, Marc (BIC USA)" w:date="2014-09-29T16:30:00Z">
        <w:r>
          <w:t xml:space="preserve">the area where your text will be drawn, independent of the actual text you will draw there. The bottom of this </w:t>
        </w:r>
      </w:ins>
      <w:ins w:id="5819" w:author="Sammartano, Marc (BIC USA)" w:date="2014-09-29T16:31:00Z">
        <w:r w:rsidR="00D41A03">
          <w:t xml:space="preserve">area is the </w:t>
        </w:r>
      </w:ins>
      <w:ins w:id="5820" w:author="Sammartano, Marc (BIC USA)" w:date="2014-09-29T16:32:00Z">
        <w:r w:rsidR="00D41A03">
          <w:rPr>
            <w:b/>
          </w:rPr>
          <w:t>y</w:t>
        </w:r>
      </w:ins>
      <w:ins w:id="5821" w:author="Sammartano, Marc (BIC USA)" w:date="2014-09-29T16:31:00Z">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ins>
      <w:ins w:id="5822" w:author="Sammartano, Marc (BIC USA)" w:date="2014-09-29T16:32:00Z">
        <w:r w:rsidR="00D41A03">
          <w:t xml:space="preserve">. For most applications, the top of the </w:t>
        </w:r>
        <w:r w:rsidR="00792F8C">
          <w:t xml:space="preserve">text area is the bottom </w:t>
        </w:r>
      </w:ins>
      <w:ins w:id="5823" w:author="Sammartano, Marc (BIC USA)" w:date="2014-09-29T17:03:00Z">
        <w:r w:rsidR="00182ADD">
          <w:t xml:space="preserve">position </w:t>
        </w:r>
      </w:ins>
      <w:ins w:id="5824" w:author="Sammartano, Marc (BIC USA)" w:date="2014-09-29T16:32:00Z">
        <w:r w:rsidR="00792F8C">
          <w:t xml:space="preserve">minus </w:t>
        </w:r>
      </w:ins>
      <w:ins w:id="5825" w:author="Sammartano, Marc (BIC USA)" w:date="2014-09-29T16:42:00Z">
        <w:r w:rsidR="00792F8C">
          <w:t xml:space="preserve">the </w:t>
        </w:r>
      </w:ins>
      <w:ins w:id="5826" w:author="Sammartano, Marc (BIC USA)" w:date="2014-09-29T16:43:00Z">
        <w:r w:rsidR="00792F8C">
          <w:rPr>
            <w:b/>
          </w:rPr>
          <w:t>height</w:t>
        </w:r>
      </w:ins>
      <w:ins w:id="5827" w:author="Sammartano, Marc (BIC USA)" w:date="2014-09-29T16:42:00Z">
        <w:r w:rsidR="00792F8C">
          <w:t xml:space="preserve"> value of </w:t>
        </w:r>
        <w:r w:rsidR="00792F8C">
          <w:rPr>
            <w:b/>
          </w:rPr>
          <w:t>Gr.text.height</w:t>
        </w:r>
        <w:r w:rsidR="00792F8C">
          <w:t xml:space="preserve">, so </w:t>
        </w:r>
        <w:r w:rsidR="00792F8C">
          <w:rPr>
            <w:b/>
          </w:rPr>
          <w:t>y</w:t>
        </w:r>
        <w:r w:rsidR="00792F8C">
          <w:t xml:space="preserve"> + </w:t>
        </w:r>
      </w:ins>
      <w:ins w:id="5828" w:author="Sammartano, Marc (BIC USA)" w:date="2014-09-29T16:43:00Z">
        <w:r w:rsidR="00792F8C">
          <w:rPr>
            <w:b/>
          </w:rPr>
          <w:t>down</w:t>
        </w:r>
      </w:ins>
      <w:ins w:id="5829" w:author="Sammartano, Marc (BIC USA)" w:date="2014-09-29T16:42:00Z">
        <w:r w:rsidR="00792F8C">
          <w:t xml:space="preserve"> </w:t>
        </w:r>
      </w:ins>
      <w:ins w:id="5830" w:author="Sammartano, Marc (BIC USA)" w:date="2014-09-29T16:43:00Z">
        <w:r w:rsidR="00792F8C">
          <w:t xml:space="preserve">- </w:t>
        </w:r>
        <w:r w:rsidR="00792F8C" w:rsidRPr="00792F8C">
          <w:rPr>
            <w:b/>
          </w:rPr>
          <w:t>height</w:t>
        </w:r>
        <w:r w:rsidR="00792F8C">
          <w:t xml:space="preserve">. </w:t>
        </w:r>
      </w:ins>
      <w:ins w:id="5831" w:author="Sammartano, Marc (BIC USA)" w:date="2014-09-29T16:33:00Z">
        <w:r w:rsidR="00D41A03" w:rsidRPr="00792F8C">
          <w:t>For</w:t>
        </w:r>
        <w:r w:rsidR="00D41A03">
          <w:t xml:space="preserve"> some applications</w:t>
        </w:r>
      </w:ins>
      <w:ins w:id="5832" w:author="Sammartano, Marc (BIC USA)" w:date="2014-09-29T17:03:00Z">
        <w:r w:rsidR="00182ADD">
          <w:t xml:space="preserve"> (such as</w:t>
        </w:r>
      </w:ins>
      <w:ins w:id="5833" w:author="Sammartano, Marc (BIC USA)" w:date="2014-09-29T17:04:00Z">
        <w:r w:rsidR="00182ADD">
          <w:t xml:space="preserve"> a</w:t>
        </w:r>
      </w:ins>
      <w:ins w:id="5834" w:author="Sammartano, Marc (BIC USA)" w:date="2014-09-29T17:03:00Z">
        <w:r w:rsidR="00182ADD">
          <w:t xml:space="preserve"> Polish</w:t>
        </w:r>
      </w:ins>
      <w:ins w:id="5835" w:author="Sammartano, Marc (BIC USA)" w:date="2014-09-29T17:04:00Z">
        <w:r w:rsidR="00182ADD">
          <w:t xml:space="preserve"> text field</w:t>
        </w:r>
      </w:ins>
      <w:ins w:id="5836" w:author="Sammartano, Marc (BIC USA)" w:date="2014-09-29T17:03:00Z">
        <w:r w:rsidR="00182ADD">
          <w:t>)</w:t>
        </w:r>
      </w:ins>
      <w:ins w:id="5837" w:author="Sammartano, Marc (BIC USA)" w:date="2014-09-29T16:33:00Z">
        <w:r w:rsidR="00D41A03">
          <w:t>, you may need the extra height you get</w:t>
        </w:r>
      </w:ins>
      <w:ins w:id="5838" w:author="Sammartano, Marc (BIC USA)" w:date="2014-09-29T16:35:00Z">
        <w:r w:rsidR="00D41A03">
          <w:t xml:space="preserve"> with</w:t>
        </w:r>
      </w:ins>
      <w:ins w:id="5839" w:author="Sammartano, Marc (BIC USA)" w:date="2014-09-29T16:33:00Z">
        <w:r w:rsidR="00D41A03">
          <w:t xml:space="preserve"> </w:t>
        </w:r>
      </w:ins>
      <w:ins w:id="5840" w:author="Sammartano, Marc (BIC USA)" w:date="2014-09-29T16:44:00Z">
        <w:r w:rsidR="00792F8C">
          <w:rPr>
            <w:b/>
          </w:rPr>
          <w:t>y</w:t>
        </w:r>
        <w:r w:rsidR="00792F8C">
          <w:t xml:space="preserve"> </w:t>
        </w:r>
      </w:ins>
      <w:ins w:id="5841" w:author="Sammartano, Marc (BIC USA)" w:date="2014-09-29T16:59:00Z">
        <w:r w:rsidR="005902CE">
          <w:t>+</w:t>
        </w:r>
      </w:ins>
      <w:ins w:id="5842" w:author="Sammartano, Marc (BIC USA)" w:date="2014-09-29T16:44:00Z">
        <w:r w:rsidR="00792F8C">
          <w:t xml:space="preserve"> </w:t>
        </w:r>
        <w:r w:rsidR="00792F8C">
          <w:rPr>
            <w:b/>
          </w:rPr>
          <w:t>up</w:t>
        </w:r>
        <w:r w:rsidR="00792F8C">
          <w:t>.</w:t>
        </w:r>
      </w:ins>
    </w:p>
    <w:p w:rsidR="00D41A03" w:rsidRDefault="00D41A03" w:rsidP="00D41A03">
      <w:pPr>
        <w:pStyle w:val="Codeexample"/>
        <w:rPr>
          <w:ins w:id="5843" w:author="Sammartano, Marc (BIC USA)" w:date="2014-09-29T16:36:00Z"/>
        </w:rPr>
      </w:pPr>
      <w:ins w:id="5844" w:author="Sammartano, Marc (BIC USA)" w:date="2014-09-29T16:36:00Z">
        <w:r>
          <w:t>Gr.text.size 40</w:t>
        </w:r>
      </w:ins>
    </w:p>
    <w:p w:rsidR="00D41A03" w:rsidRDefault="00D41A03" w:rsidP="00D41A03">
      <w:pPr>
        <w:pStyle w:val="Codeexample"/>
        <w:rPr>
          <w:ins w:id="5845" w:author="Sammartano, Marc (BIC USA)" w:date="2014-09-29T16:37:00Z"/>
        </w:rPr>
      </w:pPr>
      <w:ins w:id="5846" w:author="Sammartano, Marc (BIC USA)" w:date="2014-09-29T16:37:00Z">
        <w:r>
          <w:t>Gr.text.height ht, up, dn</w:t>
        </w:r>
      </w:ins>
      <w:ins w:id="5847" w:author="Sammartano, Marc (BIC USA)" w:date="2014-09-29T16:52:00Z">
        <w:r w:rsidR="005902CE">
          <w:tab/>
        </w:r>
        <w:r w:rsidR="005902CE">
          <w:tab/>
        </w:r>
      </w:ins>
      <w:ins w:id="5848" w:author="Sammartano, Marc (BIC USA)" w:date="2014-09-29T17:00:00Z">
        <w:r w:rsidR="005902CE">
          <w:tab/>
        </w:r>
      </w:ins>
      <w:ins w:id="5849" w:author="Sammartano, Marc (BIC USA)" w:date="2014-09-29T16:51:00Z">
        <w:r w:rsidR="005902CE">
          <w:t>% ht is 40</w:t>
        </w:r>
      </w:ins>
    </w:p>
    <w:p w:rsidR="00D41A03" w:rsidRDefault="00D41A03" w:rsidP="00D41A03">
      <w:pPr>
        <w:pStyle w:val="Codeexample"/>
        <w:rPr>
          <w:ins w:id="5850" w:author="Sammartano, Marc (BIC USA)" w:date="2014-09-29T16:37:00Z"/>
        </w:rPr>
      </w:pPr>
      <w:ins w:id="5851" w:author="Sammartano, Marc (BIC USA)" w:date="2014-09-29T16:37:00Z">
        <w:r>
          <w:t xml:space="preserve">Gr.text.draw t, </w:t>
        </w:r>
      </w:ins>
      <w:ins w:id="5852" w:author="Sammartano, Marc (BIC USA)" w:date="2014-09-29T16:39:00Z">
        <w:r>
          <w:t>x</w:t>
        </w:r>
      </w:ins>
      <w:ins w:id="5853" w:author="Sammartano, Marc (BIC USA)" w:date="2014-09-29T16:37:00Z">
        <w:r>
          <w:t xml:space="preserve">, </w:t>
        </w:r>
      </w:ins>
      <w:ins w:id="5854" w:author="Sammartano, Marc (BIC USA)" w:date="2014-09-29T16:39:00Z">
        <w:r>
          <w:t>y</w:t>
        </w:r>
      </w:ins>
      <w:ins w:id="5855" w:author="Sammartano, Marc (BIC USA)" w:date="2014-09-29T16:37:00Z">
        <w:r>
          <w:t xml:space="preserve">, </w:t>
        </w:r>
      </w:ins>
      <w:ins w:id="5856" w:author="Sammartano, Marc (BIC USA)" w:date="2014-09-29T16:39:00Z">
        <w:r>
          <w:t>"Hello, World!"</w:t>
        </w:r>
      </w:ins>
    </w:p>
    <w:p w:rsidR="00D41A03" w:rsidRDefault="005902CE" w:rsidP="00D41A03">
      <w:pPr>
        <w:pStyle w:val="Codeexample"/>
        <w:rPr>
          <w:ins w:id="5857" w:author="Sammartano, Marc (BIC USA)" w:date="2014-09-29T16:40:00Z"/>
        </w:rPr>
      </w:pPr>
      <w:ins w:id="5858" w:author="Sammartano, Marc (BIC USA)" w:date="2014-09-29T17:01:00Z">
        <w:r>
          <w:t>txtB</w:t>
        </w:r>
      </w:ins>
      <w:ins w:id="5859" w:author="Sammartano, Marc (BIC USA)" w:date="2014-09-29T16:40:00Z">
        <w:r w:rsidR="00D41A03">
          <w:t xml:space="preserve">ottom </w:t>
        </w:r>
        <w:r w:rsidR="00792F8C">
          <w:t>= y</w:t>
        </w:r>
        <w:r w:rsidR="00D41A03">
          <w:t xml:space="preserve"> + dn</w:t>
        </w:r>
      </w:ins>
    </w:p>
    <w:p w:rsidR="00792F8C" w:rsidRDefault="005902CE" w:rsidP="00792F8C">
      <w:pPr>
        <w:pStyle w:val="Codeexample"/>
        <w:rPr>
          <w:ins w:id="5860" w:author="Sammartano, Marc (BIC USA)" w:date="2014-09-29T16:51:00Z"/>
        </w:rPr>
      </w:pPr>
      <w:ins w:id="5861" w:author="Sammartano, Marc (BIC USA)" w:date="2014-09-29T17:01:00Z">
        <w:r>
          <w:t>t</w:t>
        </w:r>
      </w:ins>
      <w:ins w:id="5862" w:author="Sammartano, Marc (BIC USA)" w:date="2014-09-29T17:02:00Z">
        <w:r>
          <w:t>xt</w:t>
        </w:r>
      </w:ins>
      <w:ins w:id="5863" w:author="Sammartano, Marc (BIC USA)" w:date="2014-09-29T16:40:00Z">
        <w:r>
          <w:t>T</w:t>
        </w:r>
        <w:r w:rsidR="00D41A03">
          <w:t>op</w:t>
        </w:r>
      </w:ins>
      <w:ins w:id="5864" w:author="Sammartano, Marc (BIC USA)" w:date="2014-09-29T16:37:00Z">
        <w:r w:rsidR="00D41A03">
          <w:t xml:space="preserve"> </w:t>
        </w:r>
      </w:ins>
      <w:ins w:id="5865" w:author="Sammartano, Marc (BIC USA)" w:date="2014-09-29T16:39:00Z">
        <w:r w:rsidR="00792F8C">
          <w:t xml:space="preserve">= </w:t>
        </w:r>
      </w:ins>
      <w:ins w:id="5866" w:author="Sammartano, Marc (BIC USA)" w:date="2014-09-29T17:01:00Z">
        <w:r>
          <w:t>t</w:t>
        </w:r>
      </w:ins>
      <w:ins w:id="5867" w:author="Sammartano, Marc (BIC USA)" w:date="2014-09-29T17:02:00Z">
        <w:r>
          <w:t>xt</w:t>
        </w:r>
      </w:ins>
      <w:ins w:id="5868" w:author="Sammartano, Marc (BIC USA)" w:date="2014-09-29T17:01:00Z">
        <w:r>
          <w:t>B</w:t>
        </w:r>
      </w:ins>
      <w:ins w:id="5869" w:author="Sammartano, Marc (BIC USA)" w:date="2014-09-29T16:39:00Z">
        <w:r w:rsidR="00792F8C">
          <w:t>ottom</w:t>
        </w:r>
        <w:r w:rsidR="00D41A03">
          <w:t xml:space="preserve"> </w:t>
        </w:r>
      </w:ins>
      <w:ins w:id="5870" w:author="Sammartano, Marc (BIC USA)" w:date="2014-09-29T16:50:00Z">
        <w:r w:rsidR="00792F8C">
          <w:t>-</w:t>
        </w:r>
      </w:ins>
      <w:ins w:id="5871" w:author="Sammartano, Marc (BIC USA)" w:date="2014-09-29T16:39:00Z">
        <w:r>
          <w:t xml:space="preserve"> h</w:t>
        </w:r>
        <w:r w:rsidR="00D41A03">
          <w:t>t</w:t>
        </w:r>
      </w:ins>
      <w:ins w:id="5872" w:author="Sammartano, Marc (BIC USA)" w:date="2014-09-29T16:50:00Z">
        <w:r>
          <w:tab/>
        </w:r>
        <w:r>
          <w:tab/>
        </w:r>
      </w:ins>
      <w:ins w:id="5873" w:author="Sammartano, Marc (BIC USA)" w:date="2014-09-29T17:00:00Z">
        <w:r>
          <w:tab/>
        </w:r>
      </w:ins>
      <w:ins w:id="5874" w:author="Sammartano, Marc (BIC USA)" w:date="2014-09-29T16:50:00Z">
        <w:r w:rsidR="00792F8C">
          <w:t>% good for most application</w:t>
        </w:r>
      </w:ins>
      <w:ins w:id="5875" w:author="Sammartano, Marc (BIC USA)" w:date="2014-09-29T16:51:00Z">
        <w:r w:rsidR="00792F8C">
          <w:t>s</w:t>
        </w:r>
      </w:ins>
    </w:p>
    <w:p w:rsidR="00D41A03" w:rsidRPr="00D41A03" w:rsidRDefault="005902CE" w:rsidP="005902CE">
      <w:pPr>
        <w:pStyle w:val="Codeexample"/>
        <w:rPr>
          <w:ins w:id="5876" w:author="Sammartano, Marc (BIC USA)" w:date="2014-09-29T14:56:00Z"/>
        </w:rPr>
      </w:pPr>
      <w:ins w:id="5877" w:author="Sammartano, Marc (BIC USA)" w:date="2014-09-29T17:02:00Z">
        <w:r>
          <w:t>txtTop</w:t>
        </w:r>
      </w:ins>
      <w:ins w:id="5878" w:author="Sammartano, Marc (BIC USA)" w:date="2014-09-29T16:51:00Z">
        <w:r w:rsidR="00792F8C">
          <w:t xml:space="preserve"> = y </w:t>
        </w:r>
        <w:r>
          <w:t>+ up</w:t>
        </w:r>
      </w:ins>
      <w:ins w:id="5879" w:author="Sammartano, Marc (BIC USA)" w:date="2014-09-29T16:52:00Z">
        <w:r>
          <w:tab/>
        </w:r>
        <w:r>
          <w:tab/>
        </w:r>
        <w:r>
          <w:tab/>
        </w:r>
      </w:ins>
      <w:ins w:id="5880" w:author="Sammartano, Marc (BIC USA)" w:date="2014-09-29T17:00:00Z">
        <w:r>
          <w:tab/>
        </w:r>
      </w:ins>
      <w:ins w:id="5881" w:author="Sammartano, Marc (BIC USA)" w:date="2014-09-29T16:51:00Z">
        <w:r w:rsidR="00792F8C">
          <w:t xml:space="preserve">% high enough for all possible </w:t>
        </w:r>
      </w:ins>
      <w:ins w:id="5882" w:author="Sammartano, Marc (BIC USA)" w:date="2014-09-29T17:00:00Z">
        <w:r>
          <w:t>text (up is negative)</w:t>
        </w:r>
      </w:ins>
    </w:p>
    <w:p w:rsidR="004118E1" w:rsidRPr="00D173FA" w:rsidRDefault="003A4712" w:rsidP="005F4916">
      <w:pPr>
        <w:pStyle w:val="Heading3"/>
      </w:pPr>
      <w:bookmarkStart w:id="5883" w:name="_Toc400726813"/>
      <w:r>
        <w:t>Gr.</w:t>
      </w:r>
      <w:r w:rsidR="004118E1" w:rsidRPr="00D173FA">
        <w:t>text.width &lt;nvar&gt;, &lt;sexp&gt;</w:t>
      </w:r>
      <w:bookmarkEnd w:id="5883"/>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 xml:space="preserve">Returns the pixel width of &lt;sexp&gt; in &lt;nvar&gt;. The width is determined by the latest </w:t>
      </w:r>
      <w:del w:id="5884" w:author="Sammartano, Marc (BIC USA)" w:date="2014-09-29T17:08:00Z">
        <w:r w:rsidDel="00182ADD">
          <w:delText>g</w:delText>
        </w:r>
      </w:del>
      <w:ins w:id="5885" w:author="Sammartano, Marc (BIC USA)" w:date="2014-09-29T17:08:00Z">
        <w:r w:rsidR="00182ADD" w:rsidRPr="00182ADD">
          <w:rPr>
            <w:b/>
          </w:rPr>
          <w:t>G</w:t>
        </w:r>
      </w:ins>
      <w:r w:rsidRPr="00182ADD">
        <w:rPr>
          <w:b/>
        </w:rPr>
        <w:t>r.text.size</w:t>
      </w:r>
      <w:r>
        <w:t xml:space="preserve"> parameter.</w:t>
      </w:r>
    </w:p>
    <w:p w:rsidR="00C72B28" w:rsidRDefault="003A4712" w:rsidP="005F4916">
      <w:pPr>
        <w:pStyle w:val="Heading3"/>
      </w:pPr>
      <w:bookmarkStart w:id="5886" w:name="_Toc400726814"/>
      <w:r>
        <w:t>Gr.</w:t>
      </w:r>
      <w:r w:rsidR="00C72B28">
        <w:t>get.textbounds &lt;sexp&gt;, left, top, right, bottom</w:t>
      </w:r>
      <w:bookmarkEnd w:id="5886"/>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xml:space="preserve">. The </w:t>
      </w:r>
      <w:del w:id="5887" w:author="Sammartano, Marc (BIC USA)" w:date="2014-09-29T16:18:00Z">
        <w:r w:rsidDel="00945569">
          <w:delText>origin</w:delText>
        </w:r>
      </w:del>
      <w:ins w:id="5888" w:author="Sammartano, Marc (BIC USA)" w:date="2014-09-29T16:18:00Z">
        <w:r w:rsidR="00945569">
          <w:t>corners</w:t>
        </w:r>
      </w:ins>
      <w:r>
        <w:t xml:space="preserve"> of the rectangle </w:t>
      </w:r>
      <w:ins w:id="5889" w:author="Sammartano, Marc (BIC USA)" w:date="2014-09-29T16:18:00Z">
        <w:r w:rsidR="00945569">
          <w:t xml:space="preserve">are reported as offsets from the x,y </w:t>
        </w:r>
      </w:ins>
      <w:ins w:id="5890" w:author="Sammartano, Marc (BIC USA)" w:date="2014-09-29T16:19:00Z">
        <w:r w:rsidR="00945569">
          <w:t xml:space="preserve">coordinates </w:t>
        </w:r>
      </w:ins>
      <w:ins w:id="5891" w:author="Sammartano, Marc (BIC USA)" w:date="2014-09-29T16:18:00Z">
        <w:r w:rsidR="00945569">
          <w:t xml:space="preserve">of the </w:t>
        </w:r>
      </w:ins>
      <w:ins w:id="5892" w:author="Sammartano, Marc (BIC USA)" w:date="2014-09-29T16:19:00Z">
        <w:r w:rsidR="00945569" w:rsidRPr="00945569">
          <w:rPr>
            <w:b/>
          </w:rPr>
          <w:t>Gr.text.draw</w:t>
        </w:r>
        <w:r w:rsidR="00945569">
          <w:t xml:space="preserve"> command.</w:t>
        </w:r>
      </w:ins>
      <w:del w:id="5893" w:author="Sammartano, Marc (BIC USA)" w:date="2014-09-29T16:18:00Z">
        <w:r w:rsidDel="00945569">
          <w:delText>is assumed to be 0,0</w:delText>
        </w:r>
      </w:del>
      <w:r>
        <w:t>.</w:t>
      </w:r>
      <w:r w:rsidR="00745042">
        <w:t xml:space="preserve"> The value returned for </w:t>
      </w:r>
      <w:r w:rsidR="00F5651B">
        <w:t>"</w:t>
      </w:r>
      <w:r w:rsidR="00745042">
        <w:t>top</w:t>
      </w:r>
      <w:r w:rsidR="00F5651B">
        <w:t>"</w:t>
      </w:r>
      <w:r w:rsidR="00745042">
        <w:t xml:space="preserve"> will be a negative number. This is because </w:t>
      </w:r>
      <w:del w:id="5894" w:author="Sammartano, Marc (BIC USA)" w:date="2014-09-29T16:17:00Z">
        <w:r w:rsidR="00745042" w:rsidDel="00945569">
          <w:delText>x</w:delText>
        </w:r>
      </w:del>
      <w:ins w:id="5895" w:author="Sammartano, Marc (BIC USA)" w:date="2014-09-29T16:17:00Z">
        <w:r w:rsidR="00945569">
          <w:t>y</w:t>
        </w:r>
      </w:ins>
      <w:r w:rsidR="00745042">
        <w:t xml:space="preserve"> coordinate of the </w:t>
      </w:r>
      <w:del w:id="5896" w:author="Sammartano, Marc (BIC USA)" w:date="2014-09-29T16:17:00Z">
        <w:r w:rsidR="00A62E73" w:rsidDel="00945569">
          <w:delText>g</w:delText>
        </w:r>
      </w:del>
      <w:ins w:id="5897" w:author="Sammartano, Marc (BIC USA)" w:date="2014-09-29T16:17:00Z">
        <w:r w:rsidR="00945569" w:rsidRPr="00945569">
          <w:rPr>
            <w:b/>
          </w:rPr>
          <w:t>G</w:t>
        </w:r>
      </w:ins>
      <w:r w:rsidR="003A4712" w:rsidRPr="00945569">
        <w:rPr>
          <w:b/>
        </w:rPr>
        <w:t>r.</w:t>
      </w:r>
      <w:r w:rsidR="00745042" w:rsidRPr="00945569">
        <w:rPr>
          <w:b/>
        </w:rPr>
        <w:t>text.draw</w:t>
      </w:r>
      <w:r w:rsidR="00745042">
        <w:t xml:space="preserve"> command specifies the </w:t>
      </w:r>
      <w:ins w:id="5898" w:author="Sammartano, Marc (BIC USA)" w:date="2014-09-29T16:17:00Z">
        <w:r w:rsidR="00945569">
          <w:t>baseline</w:t>
        </w:r>
      </w:ins>
      <w:del w:id="5899" w:author="Sammartano, Marc (BIC USA)" w:date="2014-09-29T16:17:00Z">
        <w:r w:rsidR="00745042" w:rsidDel="00945569">
          <w:delText>lowest part</w:delText>
        </w:r>
      </w:del>
      <w:r w:rsidR="00745042">
        <w:t xml:space="preserve"> of the text.</w:t>
      </w:r>
      <w:ins w:id="5900" w:author="Sammartano, Marc (BIC USA)" w:date="2014-09-29T16:21:00Z">
        <w:r w:rsidR="00AB64CC">
          <w:t xml:space="preserve"> See </w:t>
        </w:r>
        <w:r w:rsidR="00AB64CC" w:rsidRPr="00945569">
          <w:rPr>
            <w:b/>
          </w:rPr>
          <w:t>Gr.text.draw</w:t>
        </w:r>
        <w:r w:rsidR="00AB64CC">
          <w:t xml:space="preserve"> and</w:t>
        </w:r>
      </w:ins>
      <w:ins w:id="5901" w:author="Sammartano, Marc (BIC USA)" w:date="2014-09-29T16:22:00Z">
        <w:r w:rsidR="00AB64CC">
          <w:t xml:space="preserve"> </w:t>
        </w:r>
        <w:r w:rsidR="00AB64CC" w:rsidRPr="00945569">
          <w:rPr>
            <w:b/>
          </w:rPr>
          <w:t>Gr.</w:t>
        </w:r>
        <w:r w:rsidR="00AB64CC">
          <w:rPr>
            <w:b/>
          </w:rPr>
          <w:t>text.height</w:t>
        </w:r>
      </w:ins>
      <w:ins w:id="5902" w:author="Sammartano, Marc (BIC USA)" w:date="2014-09-29T16:21:00Z">
        <w:r w:rsidR="00AB64CC">
          <w:t xml:space="preserve"> </w:t>
        </w:r>
      </w:ins>
      <w:ins w:id="5903" w:author="Sammartano, Marc (BIC USA)" w:date="2014-09-29T16:22:00Z">
        <w:r w:rsidR="00AB64CC">
          <w:t>for more explanation of the lines that define where text is drawn.</w:t>
        </w:r>
      </w:ins>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lastRenderedPageBreak/>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930520" w:rsidRDefault="00930520" w:rsidP="00930520">
      <w:pPr>
        <w:pStyle w:val="Heading3"/>
        <w:rPr>
          <w:ins w:id="5904" w:author="Sammartano, Marc (BIC USA)" w:date="2014-10-08T16:42:00Z"/>
        </w:rPr>
      </w:pPr>
      <w:bookmarkStart w:id="5905" w:name="_Toc400726815"/>
      <w:ins w:id="5906" w:author="Sammartano, Marc (BIC USA)" w:date="2014-10-08T16:42:00Z">
        <w:r>
          <w:t xml:space="preserve">Gr.text.setfont </w:t>
        </w:r>
      </w:ins>
      <w:ins w:id="5907" w:author="Sammartano, Marc (BIC USA)" w:date="2014-10-08T16:46:00Z">
        <w:r w:rsidR="00951CEA">
          <w:t>{</w:t>
        </w:r>
      </w:ins>
      <w:ins w:id="5908" w:author="Sammartano, Marc (BIC USA)" w:date="2014-10-08T16:43:00Z">
        <w:r>
          <w:t>{</w:t>
        </w:r>
      </w:ins>
      <w:ins w:id="5909" w:author="Sammartano, Marc (BIC USA)" w:date="2014-10-08T16:42:00Z">
        <w:r>
          <w:t>&lt;font_</w:t>
        </w:r>
      </w:ins>
      <w:ins w:id="5910" w:author="Sammartano, Marc (BIC USA)" w:date="2014-10-08T16:49:00Z">
        <w:r w:rsidR="00951CEA">
          <w:t>ptr_</w:t>
        </w:r>
      </w:ins>
      <w:ins w:id="5911" w:author="Sammartano, Marc (BIC USA)" w:date="2014-10-08T16:42:00Z">
        <w:r>
          <w:t>nexp&gt;</w:t>
        </w:r>
      </w:ins>
      <w:ins w:id="5912" w:author="Sammartano, Marc (BIC USA)" w:date="2014-10-08T16:43:00Z">
        <w:r>
          <w:t>|&lt;font_family_sexp&gt;}</w:t>
        </w:r>
      </w:ins>
      <w:ins w:id="5913" w:author="Sammartano, Marc (BIC USA)" w:date="2014-10-08T16:45:00Z">
        <w:r w:rsidR="00951CEA">
          <w:t xml:space="preserve"> {</w:t>
        </w:r>
      </w:ins>
      <w:ins w:id="5914" w:author="Sammartano, Marc (BIC USA)" w:date="2014-10-08T16:42:00Z">
        <w:r>
          <w:t>, &lt;style_</w:t>
        </w:r>
      </w:ins>
      <w:ins w:id="5915" w:author="Sammartano, Marc (BIC USA)" w:date="2014-10-08T16:43:00Z">
        <w:r>
          <w:t>s</w:t>
        </w:r>
      </w:ins>
      <w:ins w:id="5916" w:author="Sammartano, Marc (BIC USA)" w:date="2014-10-08T16:42:00Z">
        <w:r>
          <w:t>exp&gt;</w:t>
        </w:r>
      </w:ins>
      <w:ins w:id="5917" w:author="Sammartano, Marc (BIC USA)" w:date="2014-10-08T16:46:00Z">
        <w:r w:rsidR="00951CEA">
          <w:t>}</w:t>
        </w:r>
      </w:ins>
      <w:ins w:id="5918" w:author="Sammartano, Marc (BIC USA)" w:date="2014-10-08T16:45:00Z">
        <w:r w:rsidR="00951CEA">
          <w:t>}</w:t>
        </w:r>
      </w:ins>
      <w:bookmarkEnd w:id="5905"/>
      <w:ins w:id="5919" w:author="Sammartano, Marc (BIC USA)" w:date="2014-10-08T16:42:00Z">
        <w:r>
          <w:fldChar w:fldCharType="begin"/>
        </w:r>
        <w:r>
          <w:instrText xml:space="preserve"> XE "Gr.text.setfont</w:instrText>
        </w:r>
        <w:r w:rsidRPr="00B35654">
          <w:instrText xml:space="preserve"> </w:instrText>
        </w:r>
      </w:ins>
      <w:ins w:id="5920" w:author="Sammartano, Marc (BIC USA)" w:date="2014-10-08T16:49:00Z">
        <w:r w:rsidR="00951CEA">
          <w:instrText>{</w:instrText>
        </w:r>
      </w:ins>
      <w:ins w:id="5921" w:author="Sammartano, Marc (BIC USA)" w:date="2014-10-08T16:44:00Z">
        <w:r>
          <w:instrText>&lt;font_</w:instrText>
        </w:r>
      </w:ins>
      <w:ins w:id="5922" w:author="Sammartano, Marc (BIC USA)" w:date="2014-10-08T16:49:00Z">
        <w:r w:rsidR="00951CEA">
          <w:instrText>ptr_</w:instrText>
        </w:r>
      </w:ins>
      <w:ins w:id="5923" w:author="Sammartano, Marc (BIC USA)" w:date="2014-10-08T16:44:00Z">
        <w:r>
          <w:instrText>nexp&gt;|&lt;font_family_sexp&gt;</w:instrText>
        </w:r>
      </w:ins>
      <w:ins w:id="5924" w:author="Sammartano, Marc (BIC USA)" w:date="2014-10-08T16:49:00Z">
        <w:r w:rsidR="00951CEA">
          <w:instrText>} {</w:instrText>
        </w:r>
      </w:ins>
      <w:ins w:id="5925" w:author="Sammartano, Marc (BIC USA)" w:date="2014-10-08T16:44:00Z">
        <w:r>
          <w:instrText xml:space="preserve">, </w:instrText>
        </w:r>
      </w:ins>
      <w:ins w:id="5926" w:author="Sammartano, Marc (BIC USA)" w:date="2014-10-08T16:42:00Z">
        <w:r>
          <w:instrText>&lt;style_</w:instrText>
        </w:r>
      </w:ins>
      <w:ins w:id="5927" w:author="Sammartano, Marc (BIC USA)" w:date="2014-10-08T16:44:00Z">
        <w:r>
          <w:instrText>s</w:instrText>
        </w:r>
      </w:ins>
      <w:ins w:id="5928" w:author="Sammartano, Marc (BIC USA)" w:date="2014-10-08T16:42:00Z">
        <w:r>
          <w:instrText>exp&gt;</w:instrText>
        </w:r>
      </w:ins>
      <w:ins w:id="5929" w:author="Sammartano, Marc (BIC USA)" w:date="2014-10-08T16:49:00Z">
        <w:r w:rsidR="00951CEA">
          <w:instrText>}</w:instrText>
        </w:r>
      </w:ins>
      <w:ins w:id="5930" w:author="Sammartano, Marc (BIC USA)" w:date="2014-10-08T16:42:00Z">
        <w:r>
          <w:instrText xml:space="preserve">" </w:instrText>
        </w:r>
        <w:r>
          <w:fldChar w:fldCharType="end"/>
        </w:r>
      </w:ins>
    </w:p>
    <w:p w:rsidR="00930520" w:rsidRDefault="00930520" w:rsidP="00951CEA">
      <w:pPr>
        <w:rPr>
          <w:ins w:id="5931" w:author="Sammartano, Marc (BIC USA)" w:date="2014-10-08T16:52:00Z"/>
        </w:rPr>
      </w:pPr>
      <w:ins w:id="5932" w:author="Sammartano, Marc (BIC USA)" w:date="2014-10-08T16:42:00Z">
        <w:r>
          <w:t xml:space="preserve">Set the text </w:t>
        </w:r>
      </w:ins>
      <w:ins w:id="5933" w:author="Sammartano, Marc (BIC USA)" w:date="2014-10-08T16:43:00Z">
        <w:r>
          <w:t>font</w:t>
        </w:r>
      </w:ins>
      <w:ins w:id="5934" w:author="Sammartano, Marc (BIC USA)" w:date="2014-10-08T16:55:00Z">
        <w:r w:rsidR="000E1BC3">
          <w:t xml:space="preserve">, specifying </w:t>
        </w:r>
      </w:ins>
      <w:ins w:id="5935" w:author="Sammartano, Marc (BIC USA)" w:date="2014-10-08T16:42:00Z">
        <w:r>
          <w:t>typeface and style. Both parameters are optional</w:t>
        </w:r>
      </w:ins>
      <w:ins w:id="5936" w:author="Sammartano, Marc (BIC USA)" w:date="2014-10-08T16:51:00Z">
        <w:r w:rsidR="00951CEA">
          <w:t>.</w:t>
        </w:r>
      </w:ins>
      <w:ins w:id="5937" w:author="Sammartano, Marc (BIC USA)" w:date="2014-10-09T15:15:00Z">
        <w:r w:rsidR="003777B0">
          <w:t xml:space="preserve"> This command is similar to the older </w:t>
        </w:r>
        <w:r w:rsidR="003777B0">
          <w:rPr>
            <w:b/>
          </w:rPr>
          <w:t>Gr.text.typeface</w:t>
        </w:r>
        <w:r w:rsidR="003777B0">
          <w:t>, but it is more flexible.</w:t>
        </w:r>
      </w:ins>
    </w:p>
    <w:p w:rsidR="003B3951" w:rsidRDefault="00951CEA" w:rsidP="00951CEA">
      <w:pPr>
        <w:rPr>
          <w:ins w:id="5938" w:author="Sammartano, Marc (BIC USA)" w:date="2014-10-09T14:23:00Z"/>
        </w:rPr>
      </w:pPr>
      <w:ins w:id="5939" w:author="Sammartano, Marc (BIC USA)" w:date="2014-10-08T16:52:00Z">
        <w:r>
          <w:t xml:space="preserve">If the </w:t>
        </w:r>
      </w:ins>
      <w:ins w:id="5940" w:author="Sammartano, Marc (BIC USA)" w:date="2014-10-09T14:23:00Z">
        <w:r w:rsidR="003B3951">
          <w:t>font</w:t>
        </w:r>
      </w:ins>
      <w:ins w:id="5941" w:author="Sammartano, Marc (BIC USA)" w:date="2014-10-08T16:52:00Z">
        <w:r>
          <w:t xml:space="preserve"> parameter is </w:t>
        </w:r>
      </w:ins>
      <w:ins w:id="5942" w:author="Sammartano, Marc (BIC USA)" w:date="2014-10-09T14:24:00Z">
        <w:r w:rsidR="003B3951">
          <w:t xml:space="preserve">a </w:t>
        </w:r>
      </w:ins>
      <w:ins w:id="5943" w:author="Sammartano, Marc (BIC USA)" w:date="2014-10-08T16:52:00Z">
        <w:r>
          <w:t>numerical</w:t>
        </w:r>
      </w:ins>
      <w:ins w:id="5944" w:author="Sammartano, Marc (BIC USA)" w:date="2014-10-09T14:24:00Z">
        <w:r w:rsidR="003B3951">
          <w:t xml:space="preserve"> expression &lt;font_ptr_nexp&gt;</w:t>
        </w:r>
      </w:ins>
      <w:ins w:id="5945" w:author="Sammartano, Marc (BIC USA)" w:date="2014-10-08T16:52:00Z">
        <w:r>
          <w:t xml:space="preserve">, it </w:t>
        </w:r>
      </w:ins>
      <w:ins w:id="5946" w:author="Sammartano, Marc (BIC USA)" w:date="2014-10-09T14:44:00Z">
        <w:r w:rsidR="001B19AA">
          <w:t xml:space="preserve">must be </w:t>
        </w:r>
      </w:ins>
      <w:ins w:id="5947" w:author="Sammartano, Marc (BIC USA)" w:date="2014-10-08T16:52:00Z">
        <w:r>
          <w:t xml:space="preserve">a font pointer </w:t>
        </w:r>
      </w:ins>
      <w:ins w:id="5948" w:author="Sammartano, Marc (BIC USA)" w:date="2014-10-09T14:44:00Z">
        <w:r w:rsidR="001B19AA">
          <w:t xml:space="preserve">value </w:t>
        </w:r>
      </w:ins>
      <w:ins w:id="5949" w:author="Sammartano, Marc (BIC USA)" w:date="2014-10-08T16:52:00Z">
        <w:r>
          <w:t xml:space="preserve">returned by the </w:t>
        </w:r>
        <w:r w:rsidRPr="00951CEA">
          <w:rPr>
            <w:b/>
          </w:rPr>
          <w:t>Font.load</w:t>
        </w:r>
        <w:r>
          <w:t xml:space="preserve"> command.</w:t>
        </w:r>
      </w:ins>
      <w:ins w:id="5950" w:author="Sammartano, Marc (BIC USA)" w:date="2014-10-09T14:25:00Z">
        <w:r w:rsidR="003B3951">
          <w:t xml:space="preserve"> You cannot modify the style of a font once it is loaded, so the the style parameter &lt;style_sexp&gt; is ignored.</w:t>
        </w:r>
      </w:ins>
    </w:p>
    <w:p w:rsidR="00951CEA" w:rsidRDefault="00951CEA" w:rsidP="00951CEA">
      <w:pPr>
        <w:rPr>
          <w:ins w:id="5951" w:author="Sammartano, Marc (BIC USA)" w:date="2014-10-08T17:07:00Z"/>
        </w:rPr>
      </w:pPr>
      <w:ins w:id="5952" w:author="Sammartano, Marc (BIC USA)" w:date="2014-10-08T16:53:00Z">
        <w:r>
          <w:t xml:space="preserve">If </w:t>
        </w:r>
      </w:ins>
      <w:ins w:id="5953" w:author="Sammartano, Marc (BIC USA)" w:date="2014-10-09T14:24:00Z">
        <w:r w:rsidR="003B3951">
          <w:t xml:space="preserve">the font parameter </w:t>
        </w:r>
      </w:ins>
      <w:ins w:id="5954" w:author="Sammartano, Marc (BIC USA)" w:date="2014-10-08T16:53:00Z">
        <w:r>
          <w:t>is a string</w:t>
        </w:r>
      </w:ins>
      <w:ins w:id="5955" w:author="Sammartano, Marc (BIC USA)" w:date="2014-10-09T14:24:00Z">
        <w:r w:rsidR="003B3951">
          <w:t xml:space="preserve"> expression &lt;font_family_sexp&gt;</w:t>
        </w:r>
      </w:ins>
      <w:ins w:id="5956" w:author="Sammartano, Marc (BIC USA)" w:date="2014-10-08T16:53:00Z">
        <w:r>
          <w:t xml:space="preserve">, it must specify one of the font families available on your Android device. If </w:t>
        </w:r>
      </w:ins>
      <w:ins w:id="5957" w:author="Sammartano, Marc (BIC USA)" w:date="2014-10-08T16:54:00Z">
        <w:r>
          <w:t>your device does not recognize the string, the font is set to the sys</w:t>
        </w:r>
        <w:r w:rsidR="000E1BC3">
          <w:t>tem default font typeface.</w:t>
        </w:r>
      </w:ins>
      <w:ins w:id="5958" w:author="Sammartano, Marc (BIC USA)" w:date="2014-10-09T14:45:00Z">
        <w:r w:rsidR="001B19AA">
          <w:t xml:space="preserve"> On most systems, the default is </w:t>
        </w:r>
        <w:r w:rsidR="001B19AA" w:rsidRPr="003B3951">
          <w:rPr>
            <w:b/>
          </w:rPr>
          <w:t>"sans serif"</w:t>
        </w:r>
        <w:r w:rsidR="001B19AA">
          <w:t>.</w:t>
        </w:r>
      </w:ins>
    </w:p>
    <w:p w:rsidR="007C18B5" w:rsidRPr="001B19AA" w:rsidRDefault="00315AD3" w:rsidP="00951CEA">
      <w:pPr>
        <w:rPr>
          <w:ins w:id="5959" w:author="Sammartano, Marc (BIC USA)" w:date="2014-10-09T14:26:00Z"/>
        </w:rPr>
      </w:pPr>
      <w:ins w:id="5960" w:author="Sammartano, Marc (BIC USA)" w:date="2014-10-08T17:18:00Z">
        <w:r>
          <w:t>The standard</w:t>
        </w:r>
      </w:ins>
      <w:ins w:id="5961" w:author="Sammartano, Marc (BIC USA)" w:date="2014-10-08T17:07:00Z">
        <w:r w:rsidR="007C18B5">
          <w:t xml:space="preserve"> font families are </w:t>
        </w:r>
        <w:r w:rsidR="007C18B5" w:rsidRPr="003B3951">
          <w:rPr>
            <w:b/>
          </w:rPr>
          <w:t>"monospace"</w:t>
        </w:r>
        <w:r w:rsidR="007C18B5">
          <w:t xml:space="preserve">, </w:t>
        </w:r>
        <w:r w:rsidR="007C18B5" w:rsidRPr="003B3951">
          <w:rPr>
            <w:b/>
          </w:rPr>
          <w:t>"serif"</w:t>
        </w:r>
        <w:r w:rsidR="007C18B5">
          <w:t>,</w:t>
        </w:r>
      </w:ins>
      <w:ins w:id="5962" w:author="Sammartano, Marc (BIC USA)" w:date="2014-10-08T17:08:00Z">
        <w:r w:rsidR="007C18B5">
          <w:t xml:space="preserve"> and</w:t>
        </w:r>
      </w:ins>
      <w:ins w:id="5963" w:author="Sammartano, Marc (BIC USA)" w:date="2014-10-08T17:07:00Z">
        <w:r w:rsidR="007C18B5">
          <w:t xml:space="preserve"> </w:t>
        </w:r>
        <w:r w:rsidR="007C18B5" w:rsidRPr="003B3951">
          <w:rPr>
            <w:b/>
          </w:rPr>
          <w:t>"</w:t>
        </w:r>
      </w:ins>
      <w:ins w:id="5964" w:author="Sammartano, Marc (BIC USA)" w:date="2014-10-08T17:08:00Z">
        <w:r w:rsidR="007C18B5" w:rsidRPr="003B3951">
          <w:rPr>
            <w:b/>
          </w:rPr>
          <w:t>sans</w:t>
        </w:r>
      </w:ins>
      <w:ins w:id="5965" w:author="Sammartano, Marc (BIC USA)" w:date="2014-10-09T14:03:00Z">
        <w:r w:rsidR="00D35156" w:rsidRPr="003B3951">
          <w:rPr>
            <w:b/>
          </w:rPr>
          <w:t xml:space="preserve"> </w:t>
        </w:r>
      </w:ins>
      <w:ins w:id="5966" w:author="Sammartano, Marc (BIC USA)" w:date="2014-10-08T17:08:00Z">
        <w:r w:rsidR="007C18B5" w:rsidRPr="003B3951">
          <w:rPr>
            <w:b/>
          </w:rPr>
          <w:t>serif</w:t>
        </w:r>
      </w:ins>
      <w:ins w:id="5967" w:author="Sammartano, Marc (BIC USA)" w:date="2014-10-08T17:07:00Z">
        <w:r w:rsidR="007C18B5" w:rsidRPr="003B3951">
          <w:rPr>
            <w:b/>
          </w:rPr>
          <w:t>"</w:t>
        </w:r>
        <w:r w:rsidR="007C18B5">
          <w:t>.</w:t>
        </w:r>
      </w:ins>
      <w:ins w:id="5968" w:author="Sammartano, Marc (BIC USA)" w:date="2014-10-08T17:08:00Z">
        <w:r w:rsidR="007C18B5">
          <w:t xml:space="preserve"> </w:t>
        </w:r>
      </w:ins>
      <w:ins w:id="5969" w:author="Sammartano, Marc (BIC USA)" w:date="2014-10-09T14:20:00Z">
        <w:r w:rsidR="003B3951">
          <w:t xml:space="preserve">Some more recent versions of Android also support </w:t>
        </w:r>
        <w:r w:rsidR="003B3951" w:rsidRPr="003B3951">
          <w:rPr>
            <w:b/>
          </w:rPr>
          <w:t>"sans-serif"</w:t>
        </w:r>
        <w:r w:rsidR="003B3951">
          <w:t xml:space="preserve">, </w:t>
        </w:r>
      </w:ins>
      <w:ins w:id="5970" w:author="Sammartano, Marc (BIC USA)" w:date="2014-10-08T17:08:00Z">
        <w:r w:rsidR="007C18B5" w:rsidRPr="003B3951">
          <w:rPr>
            <w:b/>
          </w:rPr>
          <w:t>"</w:t>
        </w:r>
      </w:ins>
      <w:ins w:id="5971" w:author="Sammartano, Marc (BIC USA)" w:date="2014-10-08T17:09:00Z">
        <w:r w:rsidR="007C18B5" w:rsidRPr="003B3951">
          <w:rPr>
            <w:b/>
          </w:rPr>
          <w:t>sans-serif-light</w:t>
        </w:r>
      </w:ins>
      <w:ins w:id="5972" w:author="Sammartano, Marc (BIC USA)" w:date="2014-10-08T17:08:00Z">
        <w:r w:rsidR="003B3951" w:rsidRPr="003B3951">
          <w:rPr>
            <w:b/>
          </w:rPr>
          <w:t>"</w:t>
        </w:r>
        <w:r w:rsidR="003B3951">
          <w:t xml:space="preserve">, </w:t>
        </w:r>
        <w:r w:rsidR="007C18B5" w:rsidRPr="003B3951">
          <w:rPr>
            <w:b/>
          </w:rPr>
          <w:t>"</w:t>
        </w:r>
      </w:ins>
      <w:ins w:id="5973" w:author="Sammartano, Marc (BIC USA)" w:date="2014-10-08T17:09:00Z">
        <w:r w:rsidR="007C18B5" w:rsidRPr="003B3951">
          <w:rPr>
            <w:b/>
          </w:rPr>
          <w:t>sans-serif-condensed</w:t>
        </w:r>
      </w:ins>
      <w:ins w:id="5974" w:author="Sammartano, Marc (BIC USA)" w:date="2014-10-08T17:08:00Z">
        <w:r w:rsidR="007C18B5" w:rsidRPr="003B3951">
          <w:rPr>
            <w:b/>
          </w:rPr>
          <w:t>"</w:t>
        </w:r>
        <w:r w:rsidR="007C18B5">
          <w:t>,</w:t>
        </w:r>
      </w:ins>
      <w:ins w:id="5975" w:author="Sammartano, Marc (BIC USA)" w:date="2014-10-08T17:09:00Z">
        <w:r w:rsidR="007C18B5">
          <w:t xml:space="preserve"> and</w:t>
        </w:r>
      </w:ins>
      <w:ins w:id="5976" w:author="Sammartano, Marc (BIC USA)" w:date="2014-10-08T17:20:00Z">
        <w:r>
          <w:t xml:space="preserve"> </w:t>
        </w:r>
      </w:ins>
      <w:ins w:id="5977" w:author="Sammartano, Marc (BIC USA)" w:date="2014-10-08T17:08:00Z">
        <w:r w:rsidR="007C18B5" w:rsidRPr="003B3951">
          <w:rPr>
            <w:b/>
          </w:rPr>
          <w:t>"</w:t>
        </w:r>
      </w:ins>
      <w:ins w:id="5978" w:author="Sammartano, Marc (BIC USA)" w:date="2014-10-08T17:09:00Z">
        <w:r w:rsidR="007C18B5" w:rsidRPr="003B3951">
          <w:rPr>
            <w:b/>
          </w:rPr>
          <w:t>sans-serif-thin</w:t>
        </w:r>
      </w:ins>
      <w:ins w:id="5979" w:author="Sammartano, Marc (BIC USA)" w:date="2014-10-08T17:08:00Z">
        <w:r w:rsidR="007C18B5" w:rsidRPr="003B3951">
          <w:rPr>
            <w:b/>
          </w:rPr>
          <w:t>"</w:t>
        </w:r>
        <w:r w:rsidR="007C18B5">
          <w:t>.</w:t>
        </w:r>
      </w:ins>
      <w:ins w:id="5980" w:author="Sammartano, Marc (BIC USA)" w:date="2014-10-09T14:47:00Z">
        <w:r w:rsidR="001B19AA">
          <w:t xml:space="preserve"> The font family names are not case-sensitive</w:t>
        </w:r>
        <w:r w:rsidR="001B19AA" w:rsidRPr="001B19AA">
          <w:t xml:space="preserve">: "Serif" </w:t>
        </w:r>
      </w:ins>
      <w:ins w:id="5981" w:author="Sammartano, Marc (BIC USA)" w:date="2014-10-09T14:48:00Z">
        <w:r w:rsidR="001B19AA" w:rsidRPr="001B19AA">
          <w:t xml:space="preserve">or "SERIF" </w:t>
        </w:r>
      </w:ins>
      <w:ins w:id="5982" w:author="Sammartano, Marc (BIC USA)" w:date="2014-10-09T14:47:00Z">
        <w:r w:rsidR="001B19AA" w:rsidRPr="001B19AA">
          <w:t>works as well as "serif".</w:t>
        </w:r>
      </w:ins>
    </w:p>
    <w:p w:rsidR="00F355D5" w:rsidRPr="003B3951" w:rsidRDefault="00F355D5" w:rsidP="00F355D5">
      <w:pPr>
        <w:rPr>
          <w:ins w:id="5983" w:author="Sammartano, Marc (BIC USA)" w:date="2014-10-09T15:25:00Z"/>
        </w:rPr>
      </w:pPr>
      <w:ins w:id="5984" w:author="Sammartano, Marc (BIC USA)" w:date="2014-10-09T15:25:00Z">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ins>
    </w:p>
    <w:p w:rsidR="000E1BC3" w:rsidRPr="000E1BC3" w:rsidRDefault="004F4E60" w:rsidP="00951CEA">
      <w:pPr>
        <w:rPr>
          <w:ins w:id="5985" w:author="Sammartano, Marc (BIC USA)" w:date="2014-10-08T16:42:00Z"/>
        </w:rPr>
      </w:pPr>
      <w:ins w:id="5986" w:author="Sammartano, Marc (BIC USA)" w:date="2014-10-09T14:32:00Z">
        <w:r>
          <w:t>If you specify a font family, you can use t</w:t>
        </w:r>
      </w:ins>
      <w:ins w:id="5987" w:author="Sammartano, Marc (BIC USA)" w:date="2014-10-08T16:59:00Z">
        <w:r w:rsidR="000E1BC3">
          <w:t>he style parameter</w:t>
        </w:r>
      </w:ins>
      <w:ins w:id="5988" w:author="Sammartano, Marc (BIC USA)" w:date="2014-10-09T14:32:00Z">
        <w:r>
          <w:t xml:space="preserve"> </w:t>
        </w:r>
      </w:ins>
      <w:ins w:id="5989" w:author="Sammartano, Marc (BIC USA)" w:date="2014-10-09T14:37:00Z">
        <w:r>
          <w:t xml:space="preserve">&lt;style_sexp&gt; </w:t>
        </w:r>
      </w:ins>
      <w:ins w:id="5990" w:author="Sammartano, Marc (BIC USA)" w:date="2014-10-09T14:32:00Z">
        <w:r>
          <w:t>to</w:t>
        </w:r>
      </w:ins>
      <w:ins w:id="5991" w:author="Sammartano, Marc (BIC USA)" w:date="2014-10-08T16:59:00Z">
        <w:r w:rsidR="000E1BC3">
          <w:t xml:space="preserve"> </w:t>
        </w:r>
      </w:ins>
      <w:ins w:id="5992" w:author="Sammartano, Marc (BIC USA)" w:date="2014-10-09T14:31:00Z">
        <w:r>
          <w:t>change</w:t>
        </w:r>
      </w:ins>
      <w:ins w:id="5993" w:author="Sammartano, Marc (BIC USA)" w:date="2014-10-09T14:32:00Z">
        <w:r w:rsidR="001B19AA">
          <w:t xml:space="preserve"> the font</w:t>
        </w:r>
      </w:ins>
      <w:ins w:id="5994" w:author="Sammartano, Marc (BIC USA)" w:date="2014-10-09T14:41:00Z">
        <w:r w:rsidR="001B19AA">
          <w:t>’s</w:t>
        </w:r>
      </w:ins>
      <w:ins w:id="5995" w:author="Sammartano, Marc (BIC USA)" w:date="2014-10-09T14:31:00Z">
        <w:r>
          <w:t xml:space="preserve"> appearance. </w:t>
        </w:r>
      </w:ins>
      <w:ins w:id="5996" w:author="Sammartano, Marc (BIC USA)" w:date="2014-10-09T14:36:00Z">
        <w:r>
          <w:t>The parameter value</w:t>
        </w:r>
      </w:ins>
      <w:ins w:id="5997" w:author="Sammartano, Marc (BIC USA)" w:date="2014-10-09T14:31:00Z">
        <w:r>
          <w:t xml:space="preserve"> </w:t>
        </w:r>
      </w:ins>
      <w:ins w:id="5998" w:author="Sammartano, Marc (BIC USA)" w:date="2014-10-08T16:59:00Z">
        <w:r w:rsidR="000E1BC3">
          <w:t xml:space="preserve">must be one of the </w:t>
        </w:r>
      </w:ins>
      <w:ins w:id="5999" w:author="Sammartano, Marc (BIC USA)" w:date="2014-10-09T14:32:00Z">
        <w:r>
          <w:t xml:space="preserve">style </w:t>
        </w:r>
      </w:ins>
      <w:ins w:id="6000" w:author="Sammartano, Marc (BIC USA)" w:date="2014-10-08T16:59:00Z">
        <w:r w:rsidR="000E1BC3">
          <w:t>strings shown in the table below</w:t>
        </w:r>
      </w:ins>
      <w:ins w:id="6001" w:author="Sammartano, Marc (BIC USA)" w:date="2014-10-08T17:06:00Z">
        <w:r w:rsidR="007C18B5">
          <w:t xml:space="preserve">. </w:t>
        </w:r>
      </w:ins>
      <w:ins w:id="6002" w:author="Sammartano, Marc (BIC USA)" w:date="2014-10-08T17:01:00Z">
        <w:r w:rsidR="000E1BC3">
          <w:t>You may use either</w:t>
        </w:r>
      </w:ins>
      <w:ins w:id="6003" w:author="Sammartano, Marc (BIC USA)" w:date="2014-10-09T14:40:00Z">
        <w:r w:rsidR="001B19AA">
          <w:t xml:space="preserve"> the full style name or </w:t>
        </w:r>
      </w:ins>
      <w:ins w:id="6004" w:author="Sammartano, Marc (BIC USA)" w:date="2014-10-09T14:41:00Z">
        <w:r w:rsidR="001B19AA">
          <w:t>an</w:t>
        </w:r>
      </w:ins>
      <w:ins w:id="6005" w:author="Sammartano, Marc (BIC USA)" w:date="2014-10-09T14:40:00Z">
        <w:r w:rsidR="001B19AA">
          <w:t xml:space="preserve"> abbreviation as shown</w:t>
        </w:r>
      </w:ins>
      <w:ins w:id="6006" w:author="Sammartano, Marc (BIC USA)" w:date="2014-10-08T17:00:00Z">
        <w:r w:rsidR="000E1BC3">
          <w:t>.</w:t>
        </w:r>
      </w:ins>
      <w:ins w:id="6007" w:author="Sammartano, Marc (BIC USA)" w:date="2014-10-08T17:01:00Z">
        <w:r w:rsidR="000E1BC3">
          <w:t xml:space="preserve"> The parameter</w:t>
        </w:r>
      </w:ins>
      <w:ins w:id="6008" w:author="Sammartano, Marc (BIC USA)" w:date="2014-10-08T17:07:00Z">
        <w:r w:rsidR="007C18B5">
          <w:t xml:space="preserve"> i</w:t>
        </w:r>
      </w:ins>
      <w:ins w:id="6009" w:author="Sammartano, Marc (BIC USA)" w:date="2014-10-08T17:01:00Z">
        <w:r w:rsidR="000E1BC3">
          <w:t xml:space="preserve">s not case-senstive: "BOLD", </w:t>
        </w:r>
      </w:ins>
      <w:ins w:id="6010" w:author="Sammartano, Marc (BIC USA)" w:date="2014-10-08T17:02:00Z">
        <w:r w:rsidR="000E1BC3">
          <w:t>"bold", "Bold", and "bOlD" are all the same</w:t>
        </w:r>
      </w:ins>
      <w:ins w:id="6011" w:author="Sammartano, Marc (BIC USA)" w:date="2014-10-09T15:26:00Z">
        <w:r w:rsidR="00F355D5">
          <w:t xml:space="preserve">. If you use any other string, or if you omit the style parameter, the style is set to </w:t>
        </w:r>
        <w:r w:rsidR="00F355D5" w:rsidRPr="003B3951">
          <w:rPr>
            <w:b/>
          </w:rPr>
          <w:t>"NORMAL"</w:t>
        </w:r>
      </w:ins>
      <w:ins w:id="6012" w:author="Sammartano, Marc (BIC USA)" w:date="2014-10-08T17:02:00Z">
        <w:r w:rsidR="000E1BC3">
          <w:t>.</w:t>
        </w:r>
      </w:ins>
    </w:p>
    <w:tbl>
      <w:tblPr>
        <w:tblStyle w:val="TableGrid"/>
        <w:tblW w:w="0" w:type="auto"/>
        <w:tblInd w:w="918" w:type="dxa"/>
        <w:tblLook w:val="04A0" w:firstRow="1" w:lastRow="0" w:firstColumn="1" w:lastColumn="0" w:noHBand="0" w:noVBand="1"/>
      </w:tblPr>
      <w:tblGrid>
        <w:gridCol w:w="2340"/>
        <w:gridCol w:w="1530"/>
      </w:tblGrid>
      <w:tr w:rsidR="004F4E60" w:rsidRPr="006D27CC" w:rsidTr="004F4E60">
        <w:trPr>
          <w:trHeight w:val="269"/>
          <w:ins w:id="6013" w:author="Sammartano, Marc (BIC USA)" w:date="2014-10-09T14:37:00Z"/>
        </w:trPr>
        <w:tc>
          <w:tcPr>
            <w:tcW w:w="2340" w:type="dxa"/>
            <w:tcBorders>
              <w:top w:val="single" w:sz="12" w:space="0" w:color="auto"/>
              <w:left w:val="single" w:sz="12" w:space="0" w:color="auto"/>
              <w:right w:val="single" w:sz="12" w:space="0" w:color="auto"/>
            </w:tcBorders>
            <w:shd w:val="clear" w:color="auto" w:fill="auto"/>
          </w:tcPr>
          <w:p w:rsidR="004F4E60" w:rsidRDefault="001B19AA" w:rsidP="00F733A7">
            <w:pPr>
              <w:jc w:val="center"/>
              <w:rPr>
                <w:ins w:id="6014" w:author="Sammartano, Marc (BIC USA)" w:date="2014-10-09T14:37:00Z"/>
              </w:rPr>
            </w:pPr>
            <w:ins w:id="6015" w:author="Sammartano, Marc (BIC USA)" w:date="2014-10-09T14:37:00Z">
              <w:r>
                <w:t>Style N</w:t>
              </w:r>
              <w:r w:rsidR="004F4E60">
                <w:t>ame</w:t>
              </w:r>
            </w:ins>
          </w:p>
        </w:tc>
        <w:tc>
          <w:tcPr>
            <w:tcW w:w="1530" w:type="dxa"/>
            <w:tcBorders>
              <w:top w:val="single" w:sz="12" w:space="0" w:color="auto"/>
              <w:left w:val="single" w:sz="12" w:space="0" w:color="auto"/>
              <w:bottom w:val="single" w:sz="12" w:space="0" w:color="auto"/>
              <w:right w:val="single" w:sz="12" w:space="0" w:color="auto"/>
            </w:tcBorders>
            <w:shd w:val="clear" w:color="auto" w:fill="auto"/>
          </w:tcPr>
          <w:p w:rsidR="004F4E60" w:rsidRDefault="004F4E60" w:rsidP="000E1BC3">
            <w:pPr>
              <w:jc w:val="center"/>
              <w:rPr>
                <w:ins w:id="6016" w:author="Sammartano, Marc (BIC USA)" w:date="2014-10-09T14:37:00Z"/>
              </w:rPr>
            </w:pPr>
            <w:ins w:id="6017" w:author="Sammartano, Marc (BIC USA)" w:date="2014-10-09T14:37:00Z">
              <w:r>
                <w:t>Abbreviation</w:t>
              </w:r>
            </w:ins>
          </w:p>
        </w:tc>
      </w:tr>
      <w:tr w:rsidR="000E1BC3" w:rsidRPr="006D27CC" w:rsidTr="004F4E60">
        <w:trPr>
          <w:trHeight w:val="269"/>
          <w:ins w:id="6018" w:author="Sammartano, Marc (BIC USA)" w:date="2014-10-08T16:42:00Z"/>
        </w:trPr>
        <w:tc>
          <w:tcPr>
            <w:tcW w:w="2340" w:type="dxa"/>
            <w:tcBorders>
              <w:top w:val="single" w:sz="12" w:space="0" w:color="auto"/>
              <w:left w:val="single" w:sz="12" w:space="0" w:color="auto"/>
              <w:right w:val="single" w:sz="12" w:space="0" w:color="auto"/>
            </w:tcBorders>
            <w:shd w:val="clear" w:color="auto" w:fill="auto"/>
          </w:tcPr>
          <w:p w:rsidR="000E1BC3" w:rsidRDefault="000E1BC3" w:rsidP="00F733A7">
            <w:pPr>
              <w:jc w:val="center"/>
              <w:rPr>
                <w:ins w:id="6019" w:author="Sammartano, Marc (BIC USA)" w:date="2014-10-08T16:42:00Z"/>
              </w:rPr>
            </w:pPr>
            <w:ins w:id="6020" w:author="Sammartano, Marc (BIC USA)" w:date="2014-10-08T16:59:00Z">
              <w:r>
                <w:t>"NORMAL"</w:t>
              </w:r>
            </w:ins>
          </w:p>
        </w:tc>
        <w:tc>
          <w:tcPr>
            <w:tcW w:w="1530" w:type="dxa"/>
            <w:tcBorders>
              <w:top w:val="single" w:sz="12" w:space="0" w:color="auto"/>
              <w:left w:val="single" w:sz="12" w:space="0" w:color="auto"/>
              <w:right w:val="single" w:sz="12" w:space="0" w:color="auto"/>
            </w:tcBorders>
            <w:shd w:val="clear" w:color="auto" w:fill="auto"/>
          </w:tcPr>
          <w:p w:rsidR="000E1BC3" w:rsidRPr="006D27CC" w:rsidRDefault="000E1BC3" w:rsidP="000E1BC3">
            <w:pPr>
              <w:jc w:val="center"/>
              <w:rPr>
                <w:ins w:id="6021" w:author="Sammartano, Marc (BIC USA)" w:date="2014-10-08T16:42:00Z"/>
              </w:rPr>
            </w:pPr>
            <w:ins w:id="6022" w:author="Sammartano, Marc (BIC USA)" w:date="2014-10-08T16:58:00Z">
              <w:r>
                <w:t>"N"</w:t>
              </w:r>
            </w:ins>
          </w:p>
        </w:tc>
      </w:tr>
      <w:tr w:rsidR="000E1BC3" w:rsidRPr="006D27CC" w:rsidTr="004F4E60">
        <w:trPr>
          <w:trHeight w:val="269"/>
          <w:ins w:id="6023" w:author="Sammartano, Marc (BIC USA)" w:date="2014-10-08T16:42:00Z"/>
        </w:trPr>
        <w:tc>
          <w:tcPr>
            <w:tcW w:w="2340" w:type="dxa"/>
            <w:tcBorders>
              <w:left w:val="single" w:sz="12" w:space="0" w:color="auto"/>
              <w:right w:val="single" w:sz="12" w:space="0" w:color="auto"/>
            </w:tcBorders>
            <w:shd w:val="clear" w:color="auto" w:fill="auto"/>
          </w:tcPr>
          <w:p w:rsidR="000E1BC3" w:rsidRPr="006D27CC" w:rsidRDefault="000E1BC3" w:rsidP="000E1BC3">
            <w:pPr>
              <w:jc w:val="center"/>
              <w:rPr>
                <w:ins w:id="6024" w:author="Sammartano, Marc (BIC USA)" w:date="2014-10-08T16:42:00Z"/>
              </w:rPr>
            </w:pPr>
            <w:ins w:id="6025" w:author="Sammartano, Marc (BIC USA)" w:date="2014-10-08T17:01:00Z">
              <w:r>
                <w:t>"BOLD"</w:t>
              </w:r>
            </w:ins>
          </w:p>
        </w:tc>
        <w:tc>
          <w:tcPr>
            <w:tcW w:w="1530" w:type="dxa"/>
            <w:tcBorders>
              <w:left w:val="single" w:sz="12" w:space="0" w:color="auto"/>
              <w:right w:val="single" w:sz="12" w:space="0" w:color="auto"/>
            </w:tcBorders>
            <w:shd w:val="clear" w:color="auto" w:fill="auto"/>
          </w:tcPr>
          <w:p w:rsidR="000E1BC3" w:rsidRPr="006D27CC" w:rsidRDefault="000E1BC3" w:rsidP="000E1BC3">
            <w:pPr>
              <w:jc w:val="center"/>
              <w:rPr>
                <w:ins w:id="6026" w:author="Sammartano, Marc (BIC USA)" w:date="2014-10-08T16:42:00Z"/>
              </w:rPr>
            </w:pPr>
            <w:ins w:id="6027" w:author="Sammartano, Marc (BIC USA)" w:date="2014-10-08T16:58:00Z">
              <w:r>
                <w:t>"B"</w:t>
              </w:r>
            </w:ins>
          </w:p>
        </w:tc>
      </w:tr>
      <w:tr w:rsidR="000E1BC3" w:rsidRPr="006D27CC" w:rsidTr="004F4E60">
        <w:trPr>
          <w:trHeight w:val="269"/>
          <w:ins w:id="6028" w:author="Sammartano, Marc (BIC USA)" w:date="2014-10-08T16:42:00Z"/>
        </w:trPr>
        <w:tc>
          <w:tcPr>
            <w:tcW w:w="2340" w:type="dxa"/>
            <w:tcBorders>
              <w:left w:val="single" w:sz="12" w:space="0" w:color="auto"/>
              <w:right w:val="single" w:sz="12" w:space="0" w:color="auto"/>
            </w:tcBorders>
            <w:shd w:val="clear" w:color="auto" w:fill="auto"/>
          </w:tcPr>
          <w:p w:rsidR="000E1BC3" w:rsidRPr="006D27CC" w:rsidRDefault="000E1BC3" w:rsidP="000E1BC3">
            <w:pPr>
              <w:jc w:val="center"/>
              <w:rPr>
                <w:ins w:id="6029" w:author="Sammartano, Marc (BIC USA)" w:date="2014-10-08T16:42:00Z"/>
              </w:rPr>
            </w:pPr>
            <w:ins w:id="6030" w:author="Sammartano, Marc (BIC USA)" w:date="2014-10-08T17:01:00Z">
              <w:r>
                <w:t>"</w:t>
              </w:r>
            </w:ins>
            <w:ins w:id="6031" w:author="Sammartano, Marc (BIC USA)" w:date="2014-10-08T17:02:00Z">
              <w:r>
                <w:t>ITALIC</w:t>
              </w:r>
            </w:ins>
            <w:ins w:id="6032" w:author="Sammartano, Marc (BIC USA)" w:date="2014-10-08T17:01:00Z">
              <w:r>
                <w:t>"</w:t>
              </w:r>
            </w:ins>
          </w:p>
        </w:tc>
        <w:tc>
          <w:tcPr>
            <w:tcW w:w="1530" w:type="dxa"/>
            <w:tcBorders>
              <w:left w:val="single" w:sz="12" w:space="0" w:color="auto"/>
              <w:right w:val="single" w:sz="12" w:space="0" w:color="auto"/>
            </w:tcBorders>
            <w:shd w:val="clear" w:color="auto" w:fill="auto"/>
          </w:tcPr>
          <w:p w:rsidR="000E1BC3" w:rsidRPr="006D27CC" w:rsidRDefault="000E1BC3" w:rsidP="000E1BC3">
            <w:pPr>
              <w:jc w:val="center"/>
              <w:rPr>
                <w:ins w:id="6033" w:author="Sammartano, Marc (BIC USA)" w:date="2014-10-08T16:42:00Z"/>
              </w:rPr>
            </w:pPr>
            <w:ins w:id="6034" w:author="Sammartano, Marc (BIC USA)" w:date="2014-10-08T16:58:00Z">
              <w:r>
                <w:t>"I"</w:t>
              </w:r>
            </w:ins>
          </w:p>
        </w:tc>
      </w:tr>
      <w:tr w:rsidR="000E1BC3" w:rsidRPr="006D27CC" w:rsidTr="004F4E60">
        <w:trPr>
          <w:trHeight w:val="269"/>
          <w:ins w:id="6035" w:author="Sammartano, Marc (BIC USA)" w:date="2014-10-08T16:42:00Z"/>
        </w:trPr>
        <w:tc>
          <w:tcPr>
            <w:tcW w:w="2340" w:type="dxa"/>
            <w:tcBorders>
              <w:left w:val="single" w:sz="12" w:space="0" w:color="auto"/>
              <w:bottom w:val="single" w:sz="12" w:space="0" w:color="auto"/>
              <w:right w:val="single" w:sz="12" w:space="0" w:color="auto"/>
            </w:tcBorders>
            <w:shd w:val="clear" w:color="auto" w:fill="auto"/>
          </w:tcPr>
          <w:p w:rsidR="000E1BC3" w:rsidRPr="006D27CC" w:rsidRDefault="000E1BC3" w:rsidP="000E1BC3">
            <w:pPr>
              <w:jc w:val="center"/>
              <w:rPr>
                <w:ins w:id="6036" w:author="Sammartano, Marc (BIC USA)" w:date="2014-10-08T16:42:00Z"/>
              </w:rPr>
            </w:pPr>
            <w:ins w:id="6037" w:author="Sammartano, Marc (BIC USA)" w:date="2014-10-08T17:01:00Z">
              <w:r>
                <w:t>"BOLD_ITALIC"</w:t>
              </w:r>
            </w:ins>
          </w:p>
        </w:tc>
        <w:tc>
          <w:tcPr>
            <w:tcW w:w="1530" w:type="dxa"/>
            <w:tcBorders>
              <w:left w:val="single" w:sz="12" w:space="0" w:color="auto"/>
              <w:bottom w:val="single" w:sz="12" w:space="0" w:color="auto"/>
              <w:right w:val="single" w:sz="12" w:space="0" w:color="auto"/>
            </w:tcBorders>
            <w:shd w:val="clear" w:color="auto" w:fill="auto"/>
          </w:tcPr>
          <w:p w:rsidR="000E1BC3" w:rsidRPr="000E1BC3" w:rsidRDefault="000E1BC3" w:rsidP="000E1BC3">
            <w:pPr>
              <w:jc w:val="center"/>
              <w:rPr>
                <w:ins w:id="6038" w:author="Sammartano, Marc (BIC USA)" w:date="2014-10-08T16:42:00Z"/>
              </w:rPr>
            </w:pPr>
            <w:ins w:id="6039" w:author="Sammartano, Marc (BIC USA)" w:date="2014-10-08T16:59:00Z">
              <w:r>
                <w:t>"BI"</w:t>
              </w:r>
            </w:ins>
          </w:p>
        </w:tc>
      </w:tr>
    </w:tbl>
    <w:p w:rsidR="00930520" w:rsidRPr="004F4E60" w:rsidRDefault="001B19AA" w:rsidP="003777B0">
      <w:pPr>
        <w:spacing w:before="120"/>
        <w:rPr>
          <w:ins w:id="6040" w:author="Sammartano, Marc (BIC USA)" w:date="2014-10-08T16:42:00Z"/>
        </w:rPr>
      </w:pPr>
      <w:ins w:id="6041" w:author="Sammartano, Marc (BIC USA)" w:date="2014-10-09T14:42:00Z">
        <w:r>
          <w:rPr>
            <w:b/>
          </w:rPr>
          <w:t>Notes:</w:t>
        </w:r>
        <w:r>
          <w:t xml:space="preserve"> </w:t>
        </w:r>
      </w:ins>
      <w:ins w:id="6042" w:author="Sammartano, Marc (BIC USA)" w:date="2014-10-08T16:42:00Z">
        <w:r w:rsidR="00930520">
          <w:t xml:space="preserve">The </w:t>
        </w:r>
        <w:r w:rsidR="003777B0">
          <w:rPr>
            <w:b/>
          </w:rPr>
          <w:t>"</w:t>
        </w:r>
      </w:ins>
      <w:ins w:id="6043" w:author="Sammartano, Marc (BIC USA)" w:date="2014-10-09T15:17:00Z">
        <w:r w:rsidR="003777B0">
          <w:rPr>
            <w:b/>
          </w:rPr>
          <w:t>m</w:t>
        </w:r>
      </w:ins>
      <w:ins w:id="6044" w:author="Sammartano, Marc (BIC USA)" w:date="2014-10-08T16:42:00Z">
        <w:r w:rsidR="00930520" w:rsidRPr="000E1BC3">
          <w:rPr>
            <w:b/>
          </w:rPr>
          <w:t>onospace"</w:t>
        </w:r>
        <w:r w:rsidR="00930520">
          <w:t xml:space="preserve"> font</w:t>
        </w:r>
      </w:ins>
      <w:ins w:id="6045" w:author="Sammartano, Marc (BIC USA)" w:date="2014-10-08T16:55:00Z">
        <w:r w:rsidR="000E1BC3">
          <w:t xml:space="preserve"> family</w:t>
        </w:r>
      </w:ins>
      <w:ins w:id="6046" w:author="Sammartano, Marc (BIC USA)" w:date="2014-10-08T16:42:00Z">
        <w:r w:rsidR="00930520">
          <w:t xml:space="preserve"> always displays as </w:t>
        </w:r>
        <w:r w:rsidR="003777B0">
          <w:rPr>
            <w:b/>
          </w:rPr>
          <w:t>"</w:t>
        </w:r>
      </w:ins>
      <w:ins w:id="6047" w:author="Sammartano, Marc (BIC USA)" w:date="2014-10-09T15:17:00Z">
        <w:r w:rsidR="003777B0">
          <w:rPr>
            <w:b/>
          </w:rPr>
          <w:t>n</w:t>
        </w:r>
      </w:ins>
      <w:ins w:id="6048" w:author="Sammartano, Marc (BIC USA)" w:date="2014-10-08T16:42:00Z">
        <w:r w:rsidR="00930520" w:rsidRPr="000E1BC3">
          <w:rPr>
            <w:b/>
          </w:rPr>
          <w:t>ormal"</w:t>
        </w:r>
      </w:ins>
      <w:ins w:id="6049" w:author="Sammartano, Marc (BIC USA)" w:date="2014-10-08T16:56:00Z">
        <w:r w:rsidR="000E1BC3">
          <w:t>, regardless of the style parameter.</w:t>
        </w:r>
      </w:ins>
      <w:ins w:id="6050" w:author="Sammartano, Marc (BIC USA)" w:date="2014-10-09T14:33:00Z">
        <w:r w:rsidR="004F4E60">
          <w:t xml:space="preserve"> Some devices do not support </w:t>
        </w:r>
      </w:ins>
      <w:ins w:id="6051" w:author="Sammartano, Marc (BIC USA)" w:date="2014-10-09T14:34:00Z">
        <w:r w:rsidR="004F4E60">
          <w:t xml:space="preserve">all of the </w:t>
        </w:r>
      </w:ins>
      <w:ins w:id="6052" w:author="Sammartano, Marc (BIC USA)" w:date="2014-10-09T14:33:00Z">
        <w:r w:rsidR="004F4E60">
          <w:t>style</w:t>
        </w:r>
      </w:ins>
      <w:ins w:id="6053" w:author="Sammartano, Marc (BIC USA)" w:date="2014-10-09T14:34:00Z">
        <w:r w:rsidR="004F4E60">
          <w:t>s</w:t>
        </w:r>
      </w:ins>
      <w:ins w:id="6054" w:author="Sammartano, Marc (BIC USA)" w:date="2014-10-09T14:33:00Z">
        <w:r w:rsidR="004F4E60">
          <w:t>.</w:t>
        </w:r>
      </w:ins>
    </w:p>
    <w:p w:rsidR="00E95069" w:rsidRDefault="003A4712" w:rsidP="005F4916">
      <w:pPr>
        <w:pStyle w:val="Heading3"/>
      </w:pPr>
      <w:bookmarkStart w:id="6055" w:name="_Toc400726816"/>
      <w:r>
        <w:t>Gr.</w:t>
      </w:r>
      <w:r w:rsidR="00E95069">
        <w:t xml:space="preserve">text.typeface </w:t>
      </w:r>
      <w:ins w:id="6056" w:author="Sammartano, Marc (BIC USA)" w:date="2014-10-09T15:29:00Z">
        <w:r w:rsidR="009B541F">
          <w:t>{{</w:t>
        </w:r>
      </w:ins>
      <w:r w:rsidR="00DB0B71">
        <w:t>&lt;</w:t>
      </w:r>
      <w:ins w:id="6057" w:author="Sammartano, Marc (BIC USA)" w:date="2014-10-08T16:14:00Z">
        <w:r w:rsidR="006D27CC">
          <w:t>font_</w:t>
        </w:r>
      </w:ins>
      <w:r w:rsidR="00DB0B71">
        <w:t>nexp&gt;</w:t>
      </w:r>
      <w:ins w:id="6058" w:author="Sammartano, Marc (BIC USA)" w:date="2014-10-09T15:29:00Z">
        <w:r w:rsidR="009B541F">
          <w:t>} {</w:t>
        </w:r>
      </w:ins>
      <w:ins w:id="6059" w:author="Sammartano, Marc (BIC USA)" w:date="2014-10-08T16:15:00Z">
        <w:r w:rsidR="006D27CC">
          <w:t>, &lt;style_nexp&gt;</w:t>
        </w:r>
      </w:ins>
      <w:ins w:id="6060" w:author="Sammartano, Marc (BIC USA)" w:date="2014-10-09T15:29:00Z">
        <w:r w:rsidR="009B541F">
          <w:t>}}</w:t>
        </w:r>
      </w:ins>
      <w:bookmarkEnd w:id="6055"/>
      <w:r w:rsidR="00520661">
        <w:fldChar w:fldCharType="begin"/>
      </w:r>
      <w:r w:rsidR="00E94276">
        <w:instrText xml:space="preserve"> XE "</w:instrText>
      </w:r>
      <w:r w:rsidR="00DB0B71">
        <w:instrText>G</w:instrText>
      </w:r>
      <w:r w:rsidR="00E94276" w:rsidRPr="00B35654">
        <w:instrText xml:space="preserve">r.text.typeface </w:instrText>
      </w:r>
      <w:ins w:id="6061" w:author="Sammartano, Marc (BIC USA)" w:date="2014-10-09T15:29:00Z">
        <w:r w:rsidR="009B541F">
          <w:instrText>{</w:instrText>
        </w:r>
      </w:ins>
      <w:r w:rsidR="00DB0B71">
        <w:instrText>&lt;nexp&gt;</w:instrText>
      </w:r>
      <w:ins w:id="6062" w:author="Sammartano, Marc (BIC USA)" w:date="2014-10-09T15:29:00Z">
        <w:r w:rsidR="009B541F">
          <w:instrText>} {</w:instrText>
        </w:r>
      </w:ins>
      <w:ins w:id="6063" w:author="Sammartano, Marc (BIC USA)" w:date="2014-10-08T16:15:00Z">
        <w:r w:rsidR="006D27CC">
          <w:instrText>, &lt;style_nexp&gt;</w:instrText>
        </w:r>
      </w:ins>
      <w:ins w:id="6064" w:author="Sammartano, Marc (BIC USA)" w:date="2014-10-09T15:29:00Z">
        <w:r w:rsidR="009B541F">
          <w:instrText>}</w:instrText>
        </w:r>
      </w:ins>
      <w:r w:rsidR="00E94276">
        <w:instrText xml:space="preserve">" </w:instrText>
      </w:r>
      <w:r w:rsidR="00520661">
        <w:fldChar w:fldCharType="end"/>
      </w:r>
    </w:p>
    <w:p w:rsidR="00E95069" w:rsidRDefault="00E95069" w:rsidP="00D173FA">
      <w:r>
        <w:t>Set the text typeface and style.</w:t>
      </w:r>
      <w:ins w:id="6065" w:author="Sammartano, Marc (BIC USA)" w:date="2014-10-08T16:15:00Z">
        <w:r w:rsidR="006D27CC">
          <w:t xml:space="preserve"> Both parameters are optional. The default value </w:t>
        </w:r>
      </w:ins>
      <w:ins w:id="6066" w:author="Sammartano, Marc (BIC USA)" w:date="2014-10-08T16:16:00Z">
        <w:r w:rsidR="006D27CC">
          <w:t>if you omit either parameter is 1.</w:t>
        </w:r>
      </w:ins>
      <w:ins w:id="6067" w:author="Sammartano, Marc (BIC USA)" w:date="2014-10-08T17:05:00Z">
        <w:r w:rsidR="007C18B5">
          <w:t xml:space="preserve"> All valid parameter values and their meanings are shown in this table:</w:t>
        </w:r>
      </w:ins>
    </w:p>
    <w:tbl>
      <w:tblPr>
        <w:tblStyle w:val="TableGrid"/>
        <w:tblW w:w="0" w:type="auto"/>
        <w:tblInd w:w="918" w:type="dxa"/>
        <w:tblLook w:val="04A0" w:firstRow="1" w:lastRow="0" w:firstColumn="1" w:lastColumn="0" w:noHBand="0" w:noVBand="1"/>
      </w:tblPr>
      <w:tblGrid>
        <w:gridCol w:w="720"/>
        <w:gridCol w:w="3185"/>
        <w:gridCol w:w="685"/>
        <w:gridCol w:w="3420"/>
      </w:tblGrid>
      <w:tr w:rsidR="009843B2" w:rsidRPr="006D27CC" w:rsidTr="009843B2">
        <w:trPr>
          <w:ins w:id="6068" w:author="Sammartano, Marc (BIC USA)" w:date="2014-10-08T16:23:00Z"/>
        </w:trPr>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pPr>
              <w:rPr>
                <w:ins w:id="6069" w:author="Sammartano, Marc (BIC USA)" w:date="2014-10-08T16:24:00Z"/>
              </w:rPr>
            </w:pPr>
            <w:ins w:id="6070" w:author="Sammartano, Marc (BIC USA)" w:date="2014-10-08T16:25:00Z">
              <w:r w:rsidRPr="006D27CC">
                <w:lastRenderedPageBreak/>
                <w:t>The values for &lt;</w:t>
              </w:r>
            </w:ins>
            <w:ins w:id="6071" w:author="Sammartano, Marc (BIC USA)" w:date="2014-10-08T16:28:00Z">
              <w:r>
                <w:t>font_</w:t>
              </w:r>
            </w:ins>
            <w:ins w:id="6072" w:author="Sammartano, Marc (BIC USA)" w:date="2014-10-08T16:25:00Z">
              <w:r w:rsidRPr="006D27CC">
                <w:t>nexp&gt; are:</w:t>
              </w:r>
            </w:ins>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rsidR="009843B2" w:rsidRPr="006D27CC" w:rsidRDefault="009843B2" w:rsidP="00F733A7">
            <w:pPr>
              <w:rPr>
                <w:ins w:id="6073" w:author="Sammartano, Marc (BIC USA)" w:date="2014-10-08T16:23:00Z"/>
              </w:rPr>
            </w:pPr>
            <w:ins w:id="6074" w:author="Sammartano, Marc (BIC USA)" w:date="2014-10-08T16:23:00Z">
              <w:r w:rsidRPr="006D27CC">
                <w:t>The values for &lt;</w:t>
              </w:r>
            </w:ins>
            <w:ins w:id="6075" w:author="Sammartano, Marc (BIC USA)" w:date="2014-10-08T16:28:00Z">
              <w:r>
                <w:t>style_</w:t>
              </w:r>
            </w:ins>
            <w:ins w:id="6076" w:author="Sammartano, Marc (BIC USA)" w:date="2014-10-08T16:23:00Z">
              <w:r w:rsidRPr="006D27CC">
                <w:t>nexp&gt; are:</w:t>
              </w:r>
            </w:ins>
          </w:p>
        </w:tc>
      </w:tr>
      <w:tr w:rsidR="009843B2" w:rsidRPr="006D27CC" w:rsidTr="009843B2">
        <w:trPr>
          <w:ins w:id="6077" w:author="Sammartano, Marc (BIC USA)" w:date="2014-10-08T16:23:00Z"/>
        </w:trPr>
        <w:tc>
          <w:tcPr>
            <w:tcW w:w="720" w:type="dxa"/>
            <w:tcBorders>
              <w:top w:val="single" w:sz="12" w:space="0" w:color="auto"/>
              <w:left w:val="single" w:sz="12" w:space="0" w:color="auto"/>
            </w:tcBorders>
            <w:shd w:val="clear" w:color="auto" w:fill="auto"/>
          </w:tcPr>
          <w:p w:rsidR="009843B2" w:rsidRDefault="009843B2" w:rsidP="009843B2">
            <w:pPr>
              <w:jc w:val="center"/>
              <w:rPr>
                <w:ins w:id="6078" w:author="Sammartano, Marc (BIC USA)" w:date="2014-10-08T16:25:00Z"/>
              </w:rPr>
            </w:pPr>
            <w:ins w:id="6079" w:author="Sammartano, Marc (BIC USA)" w:date="2014-10-08T16:26:00Z">
              <w:r>
                <w:t>1</w:t>
              </w:r>
            </w:ins>
          </w:p>
        </w:tc>
        <w:tc>
          <w:tcPr>
            <w:tcW w:w="3185" w:type="dxa"/>
            <w:tcBorders>
              <w:top w:val="single" w:sz="12" w:space="0" w:color="auto"/>
              <w:right w:val="single" w:sz="12" w:space="0" w:color="auto"/>
            </w:tcBorders>
            <w:shd w:val="clear" w:color="auto" w:fill="auto"/>
          </w:tcPr>
          <w:p w:rsidR="009843B2" w:rsidRDefault="009843B2" w:rsidP="009843B2">
            <w:pPr>
              <w:rPr>
                <w:ins w:id="6080" w:author="Sammartano, Marc (BIC USA)" w:date="2014-10-08T16:24:00Z"/>
              </w:rPr>
            </w:pPr>
            <w:ins w:id="6081" w:author="Sammartano, Marc (BIC USA)" w:date="2014-10-08T16:26:00Z">
              <w:r w:rsidRPr="006D27CC">
                <w:t>Default font</w:t>
              </w:r>
            </w:ins>
          </w:p>
        </w:tc>
        <w:tc>
          <w:tcPr>
            <w:tcW w:w="685" w:type="dxa"/>
            <w:tcBorders>
              <w:top w:val="single" w:sz="12" w:space="0" w:color="auto"/>
              <w:left w:val="single" w:sz="12" w:space="0" w:color="auto"/>
            </w:tcBorders>
            <w:shd w:val="clear" w:color="auto" w:fill="auto"/>
          </w:tcPr>
          <w:p w:rsidR="009843B2" w:rsidRDefault="009843B2" w:rsidP="009843B2">
            <w:pPr>
              <w:jc w:val="center"/>
              <w:rPr>
                <w:ins w:id="6082" w:author="Sammartano, Marc (BIC USA)" w:date="2014-10-08T16:25:00Z"/>
              </w:rPr>
            </w:pPr>
            <w:ins w:id="6083" w:author="Sammartano, Marc (BIC USA)" w:date="2014-10-08T16:26:00Z">
              <w:r>
                <w:t>1</w:t>
              </w:r>
            </w:ins>
          </w:p>
        </w:tc>
        <w:tc>
          <w:tcPr>
            <w:tcW w:w="3420" w:type="dxa"/>
            <w:tcBorders>
              <w:top w:val="single" w:sz="12" w:space="0" w:color="auto"/>
              <w:right w:val="single" w:sz="12" w:space="0" w:color="auto"/>
            </w:tcBorders>
            <w:shd w:val="clear" w:color="auto" w:fill="auto"/>
          </w:tcPr>
          <w:p w:rsidR="009843B2" w:rsidRPr="006D27CC" w:rsidRDefault="009843B2" w:rsidP="009843B2">
            <w:pPr>
              <w:rPr>
                <w:ins w:id="6084" w:author="Sammartano, Marc (BIC USA)" w:date="2014-10-08T16:23:00Z"/>
              </w:rPr>
            </w:pPr>
            <w:ins w:id="6085" w:author="Sammartano, Marc (BIC USA)" w:date="2014-10-08T16:26:00Z">
              <w:r>
                <w:t>Normal (not bold or italic)</w:t>
              </w:r>
            </w:ins>
          </w:p>
        </w:tc>
      </w:tr>
      <w:tr w:rsidR="009843B2" w:rsidRPr="006D27CC" w:rsidTr="009843B2">
        <w:trPr>
          <w:ins w:id="6086" w:author="Sammartano, Marc (BIC USA)" w:date="2014-10-08T16:23:00Z"/>
        </w:trPr>
        <w:tc>
          <w:tcPr>
            <w:tcW w:w="720" w:type="dxa"/>
            <w:tcBorders>
              <w:left w:val="single" w:sz="12" w:space="0" w:color="auto"/>
            </w:tcBorders>
            <w:shd w:val="clear" w:color="auto" w:fill="auto"/>
          </w:tcPr>
          <w:p w:rsidR="009843B2" w:rsidRPr="006D27CC" w:rsidRDefault="009843B2" w:rsidP="009843B2">
            <w:pPr>
              <w:jc w:val="center"/>
              <w:rPr>
                <w:ins w:id="6087" w:author="Sammartano, Marc (BIC USA)" w:date="2014-10-08T16:25:00Z"/>
              </w:rPr>
            </w:pPr>
            <w:ins w:id="6088" w:author="Sammartano, Marc (BIC USA)" w:date="2014-10-08T16:26:00Z">
              <w:r>
                <w:t>2</w:t>
              </w:r>
            </w:ins>
          </w:p>
        </w:tc>
        <w:tc>
          <w:tcPr>
            <w:tcW w:w="3185" w:type="dxa"/>
            <w:tcBorders>
              <w:right w:val="single" w:sz="12" w:space="0" w:color="auto"/>
            </w:tcBorders>
            <w:shd w:val="clear" w:color="auto" w:fill="auto"/>
          </w:tcPr>
          <w:p w:rsidR="009843B2" w:rsidRPr="006D27CC" w:rsidRDefault="009843B2" w:rsidP="009843B2">
            <w:pPr>
              <w:rPr>
                <w:ins w:id="6089" w:author="Sammartano, Marc (BIC USA)" w:date="2014-10-08T16:24:00Z"/>
              </w:rPr>
            </w:pPr>
            <w:ins w:id="6090" w:author="Sammartano, Marc (BIC USA)" w:date="2014-10-08T16:26:00Z">
              <w:r w:rsidRPr="006D27CC">
                <w:t>Monospace font</w:t>
              </w:r>
            </w:ins>
          </w:p>
        </w:tc>
        <w:tc>
          <w:tcPr>
            <w:tcW w:w="685" w:type="dxa"/>
            <w:tcBorders>
              <w:left w:val="single" w:sz="12" w:space="0" w:color="auto"/>
            </w:tcBorders>
            <w:shd w:val="clear" w:color="auto" w:fill="auto"/>
          </w:tcPr>
          <w:p w:rsidR="009843B2" w:rsidRPr="006D27CC" w:rsidRDefault="009843B2" w:rsidP="009843B2">
            <w:pPr>
              <w:jc w:val="center"/>
              <w:rPr>
                <w:ins w:id="6091" w:author="Sammartano, Marc (BIC USA)" w:date="2014-10-08T16:25:00Z"/>
              </w:rPr>
            </w:pPr>
            <w:ins w:id="6092" w:author="Sammartano, Marc (BIC USA)" w:date="2014-10-08T16:26:00Z">
              <w:r>
                <w:t>2</w:t>
              </w:r>
            </w:ins>
          </w:p>
        </w:tc>
        <w:tc>
          <w:tcPr>
            <w:tcW w:w="3420" w:type="dxa"/>
            <w:tcBorders>
              <w:right w:val="single" w:sz="12" w:space="0" w:color="auto"/>
            </w:tcBorders>
            <w:shd w:val="clear" w:color="auto" w:fill="auto"/>
          </w:tcPr>
          <w:p w:rsidR="009843B2" w:rsidRPr="006D27CC" w:rsidRDefault="009843B2" w:rsidP="009843B2">
            <w:pPr>
              <w:rPr>
                <w:ins w:id="6093" w:author="Sammartano, Marc (BIC USA)" w:date="2014-10-08T16:23:00Z"/>
              </w:rPr>
            </w:pPr>
            <w:ins w:id="6094" w:author="Sammartano, Marc (BIC USA)" w:date="2014-10-08T16:26:00Z">
              <w:r>
                <w:t>Bold</w:t>
              </w:r>
            </w:ins>
          </w:p>
        </w:tc>
      </w:tr>
      <w:tr w:rsidR="009843B2" w:rsidRPr="006D27CC" w:rsidTr="009843B2">
        <w:trPr>
          <w:ins w:id="6095" w:author="Sammartano, Marc (BIC USA)" w:date="2014-10-08T16:23:00Z"/>
        </w:trPr>
        <w:tc>
          <w:tcPr>
            <w:tcW w:w="720" w:type="dxa"/>
            <w:tcBorders>
              <w:left w:val="single" w:sz="12" w:space="0" w:color="auto"/>
            </w:tcBorders>
            <w:shd w:val="clear" w:color="auto" w:fill="auto"/>
          </w:tcPr>
          <w:p w:rsidR="009843B2" w:rsidRPr="006D27CC" w:rsidRDefault="009843B2" w:rsidP="009843B2">
            <w:pPr>
              <w:jc w:val="center"/>
              <w:rPr>
                <w:ins w:id="6096" w:author="Sammartano, Marc (BIC USA)" w:date="2014-10-08T16:25:00Z"/>
              </w:rPr>
            </w:pPr>
            <w:ins w:id="6097" w:author="Sammartano, Marc (BIC USA)" w:date="2014-10-08T16:26:00Z">
              <w:r>
                <w:t>3</w:t>
              </w:r>
            </w:ins>
          </w:p>
        </w:tc>
        <w:tc>
          <w:tcPr>
            <w:tcW w:w="3185" w:type="dxa"/>
            <w:tcBorders>
              <w:right w:val="single" w:sz="12" w:space="0" w:color="auto"/>
            </w:tcBorders>
            <w:shd w:val="clear" w:color="auto" w:fill="auto"/>
          </w:tcPr>
          <w:p w:rsidR="009843B2" w:rsidRPr="006D27CC" w:rsidRDefault="009843B2" w:rsidP="009843B2">
            <w:pPr>
              <w:rPr>
                <w:ins w:id="6098" w:author="Sammartano, Marc (BIC USA)" w:date="2014-10-08T16:24:00Z"/>
              </w:rPr>
            </w:pPr>
            <w:ins w:id="6099" w:author="Sammartano, Marc (BIC USA)" w:date="2014-10-08T16:26:00Z">
              <w:r w:rsidRPr="006D27CC">
                <w:t>Sans-serif font</w:t>
              </w:r>
            </w:ins>
          </w:p>
        </w:tc>
        <w:tc>
          <w:tcPr>
            <w:tcW w:w="685" w:type="dxa"/>
            <w:tcBorders>
              <w:left w:val="single" w:sz="12" w:space="0" w:color="auto"/>
            </w:tcBorders>
            <w:shd w:val="clear" w:color="auto" w:fill="auto"/>
          </w:tcPr>
          <w:p w:rsidR="009843B2" w:rsidRPr="006D27CC" w:rsidRDefault="009843B2" w:rsidP="009843B2">
            <w:pPr>
              <w:jc w:val="center"/>
              <w:rPr>
                <w:ins w:id="6100" w:author="Sammartano, Marc (BIC USA)" w:date="2014-10-08T16:25:00Z"/>
              </w:rPr>
            </w:pPr>
            <w:ins w:id="6101" w:author="Sammartano, Marc (BIC USA)" w:date="2014-10-08T16:26:00Z">
              <w:r>
                <w:t>3</w:t>
              </w:r>
            </w:ins>
          </w:p>
        </w:tc>
        <w:tc>
          <w:tcPr>
            <w:tcW w:w="3420" w:type="dxa"/>
            <w:tcBorders>
              <w:right w:val="single" w:sz="12" w:space="0" w:color="auto"/>
            </w:tcBorders>
            <w:shd w:val="clear" w:color="auto" w:fill="auto"/>
          </w:tcPr>
          <w:p w:rsidR="009843B2" w:rsidRPr="006D27CC" w:rsidRDefault="009843B2" w:rsidP="009843B2">
            <w:pPr>
              <w:rPr>
                <w:ins w:id="6102" w:author="Sammartano, Marc (BIC USA)" w:date="2014-10-08T16:23:00Z"/>
              </w:rPr>
            </w:pPr>
            <w:ins w:id="6103" w:author="Sammartano, Marc (BIC USA)" w:date="2014-10-08T16:26:00Z">
              <w:r>
                <w:t>Italic</w:t>
              </w:r>
            </w:ins>
          </w:p>
        </w:tc>
      </w:tr>
      <w:tr w:rsidR="009843B2" w:rsidRPr="006D27CC" w:rsidTr="009843B2">
        <w:trPr>
          <w:ins w:id="6104" w:author="Sammartano, Marc (BIC USA)" w:date="2014-10-08T16:23:00Z"/>
        </w:trPr>
        <w:tc>
          <w:tcPr>
            <w:tcW w:w="720" w:type="dxa"/>
            <w:tcBorders>
              <w:left w:val="single" w:sz="12" w:space="0" w:color="auto"/>
              <w:bottom w:val="single" w:sz="12" w:space="0" w:color="auto"/>
            </w:tcBorders>
            <w:shd w:val="clear" w:color="auto" w:fill="auto"/>
          </w:tcPr>
          <w:p w:rsidR="009843B2" w:rsidRPr="006D27CC" w:rsidRDefault="009843B2" w:rsidP="009843B2">
            <w:pPr>
              <w:jc w:val="center"/>
              <w:rPr>
                <w:ins w:id="6105" w:author="Sammartano, Marc (BIC USA)" w:date="2014-10-08T16:25:00Z"/>
              </w:rPr>
            </w:pPr>
            <w:ins w:id="6106" w:author="Sammartano, Marc (BIC USA)" w:date="2014-10-08T16:26:00Z">
              <w:r>
                <w:t>4</w:t>
              </w:r>
            </w:ins>
          </w:p>
        </w:tc>
        <w:tc>
          <w:tcPr>
            <w:tcW w:w="3185" w:type="dxa"/>
            <w:tcBorders>
              <w:bottom w:val="single" w:sz="12" w:space="0" w:color="auto"/>
              <w:right w:val="single" w:sz="12" w:space="0" w:color="auto"/>
            </w:tcBorders>
            <w:shd w:val="clear" w:color="auto" w:fill="auto"/>
          </w:tcPr>
          <w:p w:rsidR="009843B2" w:rsidRPr="006D27CC" w:rsidRDefault="009843B2" w:rsidP="009843B2">
            <w:pPr>
              <w:rPr>
                <w:ins w:id="6107" w:author="Sammartano, Marc (BIC USA)" w:date="2014-10-08T16:24:00Z"/>
              </w:rPr>
            </w:pPr>
            <w:ins w:id="6108" w:author="Sammartano, Marc (BIC USA)" w:date="2014-10-08T16:26:00Z">
              <w:r w:rsidRPr="006D27CC">
                <w:t>Serif font</w:t>
              </w:r>
            </w:ins>
          </w:p>
        </w:tc>
        <w:tc>
          <w:tcPr>
            <w:tcW w:w="685" w:type="dxa"/>
            <w:tcBorders>
              <w:left w:val="single" w:sz="12" w:space="0" w:color="auto"/>
              <w:bottom w:val="single" w:sz="12" w:space="0" w:color="auto"/>
            </w:tcBorders>
            <w:shd w:val="clear" w:color="auto" w:fill="auto"/>
          </w:tcPr>
          <w:p w:rsidR="009843B2" w:rsidRPr="006D27CC" w:rsidRDefault="009843B2" w:rsidP="009843B2">
            <w:pPr>
              <w:jc w:val="center"/>
              <w:rPr>
                <w:ins w:id="6109" w:author="Sammartano, Marc (BIC USA)" w:date="2014-10-08T16:25:00Z"/>
              </w:rPr>
            </w:pPr>
            <w:ins w:id="6110" w:author="Sammartano, Marc (BIC USA)" w:date="2014-10-08T16:26:00Z">
              <w:r>
                <w:t>4</w:t>
              </w:r>
            </w:ins>
          </w:p>
        </w:tc>
        <w:tc>
          <w:tcPr>
            <w:tcW w:w="3420" w:type="dxa"/>
            <w:tcBorders>
              <w:bottom w:val="single" w:sz="12" w:space="0" w:color="auto"/>
              <w:right w:val="single" w:sz="12" w:space="0" w:color="auto"/>
            </w:tcBorders>
            <w:shd w:val="clear" w:color="auto" w:fill="auto"/>
          </w:tcPr>
          <w:p w:rsidR="009843B2" w:rsidRPr="006D27CC" w:rsidRDefault="009843B2" w:rsidP="009843B2">
            <w:pPr>
              <w:rPr>
                <w:ins w:id="6111" w:author="Sammartano, Marc (BIC USA)" w:date="2014-10-08T16:23:00Z"/>
              </w:rPr>
            </w:pPr>
            <w:ins w:id="6112" w:author="Sammartano, Marc (BIC USA)" w:date="2014-10-08T16:26:00Z">
              <w:r>
                <w:t>Bold and italic</w:t>
              </w:r>
            </w:ins>
          </w:p>
        </w:tc>
      </w:tr>
    </w:tbl>
    <w:p w:rsidR="00E95069" w:rsidRPr="006D27CC" w:rsidDel="006D27CC" w:rsidRDefault="00E95069" w:rsidP="009843B2">
      <w:pPr>
        <w:spacing w:after="0" w:line="240" w:lineRule="auto"/>
        <w:rPr>
          <w:del w:id="6113" w:author="Sammartano, Marc (BIC USA)" w:date="2014-10-08T16:23:00Z"/>
        </w:rPr>
      </w:pPr>
      <w:del w:id="6114" w:author="Sammartano, Marc (BIC USA)" w:date="2014-10-08T16:23:00Z">
        <w:r w:rsidRPr="006D27CC" w:rsidDel="006D27CC">
          <w:delText xml:space="preserve">The values for </w:delText>
        </w:r>
        <w:r w:rsidR="00DB0B71" w:rsidRPr="006D27CC" w:rsidDel="006D27CC">
          <w:delText>&lt;nexp&gt;</w:delText>
        </w:r>
        <w:r w:rsidRPr="006D27CC" w:rsidDel="006D27CC">
          <w:delText xml:space="preserve"> are:</w:delText>
        </w:r>
      </w:del>
    </w:p>
    <w:p w:rsidR="00E95069" w:rsidRPr="006D27CC" w:rsidDel="006D27CC" w:rsidRDefault="00E95069" w:rsidP="00E95069">
      <w:pPr>
        <w:spacing w:after="0"/>
        <w:rPr>
          <w:del w:id="6115" w:author="Sammartano, Marc (BIC USA)" w:date="2014-10-08T16:23:00Z"/>
        </w:rPr>
      </w:pPr>
      <w:del w:id="6116" w:author="Sammartano, Marc (BIC USA)" w:date="2014-10-08T16:23:00Z">
        <w:r w:rsidRPr="006D27CC" w:rsidDel="006D27CC">
          <w:tab/>
          <w:delText>1 = Default font</w:delText>
        </w:r>
      </w:del>
    </w:p>
    <w:p w:rsidR="00E95069" w:rsidRPr="006D27CC" w:rsidDel="006D27CC" w:rsidRDefault="00E95069" w:rsidP="00E95069">
      <w:pPr>
        <w:spacing w:after="0"/>
        <w:rPr>
          <w:del w:id="6117" w:author="Sammartano, Marc (BIC USA)" w:date="2014-10-08T16:23:00Z"/>
        </w:rPr>
      </w:pPr>
      <w:del w:id="6118" w:author="Sammartano, Marc (BIC USA)" w:date="2014-10-08T16:23:00Z">
        <w:r w:rsidRPr="006D27CC" w:rsidDel="006D27CC">
          <w:tab/>
          <w:delText>2 = Monospace font</w:delText>
        </w:r>
      </w:del>
    </w:p>
    <w:p w:rsidR="00E95069" w:rsidRPr="006D27CC" w:rsidDel="006D27CC" w:rsidRDefault="00E95069" w:rsidP="00E95069">
      <w:pPr>
        <w:spacing w:after="0"/>
        <w:rPr>
          <w:del w:id="6119" w:author="Sammartano, Marc (BIC USA)" w:date="2014-10-08T16:23:00Z"/>
        </w:rPr>
      </w:pPr>
      <w:del w:id="6120" w:author="Sammartano, Marc (BIC USA)" w:date="2014-10-08T16:23:00Z">
        <w:r w:rsidRPr="006D27CC" w:rsidDel="006D27CC">
          <w:tab/>
          <w:delText>3 = San</w:delText>
        </w:r>
        <w:r w:rsidR="008E60CA" w:rsidRPr="006D27CC" w:rsidDel="006D27CC">
          <w:delText>s-s</w:delText>
        </w:r>
        <w:r w:rsidRPr="006D27CC" w:rsidDel="006D27CC">
          <w:delText>erif font</w:delText>
        </w:r>
      </w:del>
    </w:p>
    <w:p w:rsidR="00E95069" w:rsidDel="009843B2" w:rsidRDefault="00E95069" w:rsidP="00E95069">
      <w:pPr>
        <w:spacing w:after="0"/>
        <w:rPr>
          <w:del w:id="6121" w:author="Sammartano, Marc (BIC USA)" w:date="2014-10-08T16:23:00Z"/>
        </w:rPr>
      </w:pPr>
      <w:del w:id="6122" w:author="Sammartano, Marc (BIC USA)" w:date="2014-10-08T16:23:00Z">
        <w:r w:rsidRPr="006D27CC" w:rsidDel="006D27CC">
          <w:tab/>
          <w:delText>4 = Serif font</w:delText>
        </w:r>
      </w:del>
    </w:p>
    <w:p w:rsidR="009843B2" w:rsidRDefault="009843B2" w:rsidP="007C18B5">
      <w:pPr>
        <w:spacing w:before="120"/>
        <w:rPr>
          <w:ins w:id="6123" w:author="Sammartano, Marc (BIC USA)" w:date="2014-10-08T16:37:00Z"/>
        </w:rPr>
      </w:pPr>
      <w:ins w:id="6124" w:author="Sammartano, Marc (BIC USA)" w:date="2014-10-08T16:33:00Z">
        <w:r>
          <w:t>This command is similar to</w:t>
        </w:r>
      </w:ins>
      <w:ins w:id="6125" w:author="Sammartano, Marc (BIC USA)" w:date="2014-10-08T16:41:00Z">
        <w:r w:rsidR="00930520">
          <w:t xml:space="preserve"> the newer</w:t>
        </w:r>
      </w:ins>
      <w:ins w:id="6126" w:author="Sammartano, Marc (BIC USA)" w:date="2014-10-08T16:33:00Z">
        <w:r>
          <w:t xml:space="preserve"> </w:t>
        </w:r>
        <w:r w:rsidRPr="00930520">
          <w:rPr>
            <w:b/>
          </w:rPr>
          <w:t>Gr.text.</w:t>
        </w:r>
      </w:ins>
      <w:ins w:id="6127" w:author="Sammartano, Marc (BIC USA)" w:date="2014-10-08T16:34:00Z">
        <w:r w:rsidRPr="00930520">
          <w:rPr>
            <w:b/>
          </w:rPr>
          <w:t>s</w:t>
        </w:r>
      </w:ins>
      <w:ins w:id="6128" w:author="Sammartano, Marc (BIC USA)" w:date="2014-10-08T16:33:00Z">
        <w:r w:rsidRPr="00930520">
          <w:rPr>
            <w:b/>
          </w:rPr>
          <w:t>et</w:t>
        </w:r>
      </w:ins>
      <w:ins w:id="6129" w:author="Sammartano, Marc (BIC USA)" w:date="2014-10-08T16:34:00Z">
        <w:r w:rsidRPr="00930520">
          <w:rPr>
            <w:b/>
          </w:rPr>
          <w:t>f</w:t>
        </w:r>
      </w:ins>
      <w:ins w:id="6130" w:author="Sammartano, Marc (BIC USA)" w:date="2014-10-08T16:33:00Z">
        <w:r w:rsidRPr="00930520">
          <w:rPr>
            <w:b/>
          </w:rPr>
          <w:t>ont</w:t>
        </w:r>
      </w:ins>
      <w:ins w:id="6131" w:author="Sammartano, Marc (BIC USA)" w:date="2014-10-08T16:34:00Z">
        <w:r w:rsidR="00930520">
          <w:t xml:space="preserve">, except that it is limited to the four typefaces listed in the table. It cannot </w:t>
        </w:r>
      </w:ins>
      <w:ins w:id="6132" w:author="Sammartano, Marc (BIC USA)" w:date="2014-10-08T16:35:00Z">
        <w:r w:rsidR="00930520">
          <w:t xml:space="preserve">specify </w:t>
        </w:r>
      </w:ins>
      <w:ins w:id="6133" w:author="Sammartano, Marc (BIC USA)" w:date="2014-10-08T16:34:00Z">
        <w:r w:rsidR="00930520">
          <w:t xml:space="preserve">fonts loaded by </w:t>
        </w:r>
      </w:ins>
      <w:ins w:id="6134" w:author="Sammartano, Marc (BIC USA)" w:date="2014-10-08T16:35:00Z">
        <w:r w:rsidR="00930520">
          <w:t xml:space="preserve">the </w:t>
        </w:r>
      </w:ins>
      <w:ins w:id="6135" w:author="Sammartano, Marc (BIC USA)" w:date="2014-10-08T16:34:00Z">
        <w:r w:rsidR="00930520" w:rsidRPr="00930520">
          <w:rPr>
            <w:b/>
          </w:rPr>
          <w:t>Font.load</w:t>
        </w:r>
      </w:ins>
      <w:ins w:id="6136" w:author="Sammartano, Marc (BIC USA)" w:date="2014-10-08T16:35:00Z">
        <w:r w:rsidR="00930520">
          <w:t xml:space="preserve"> command</w:t>
        </w:r>
      </w:ins>
      <w:ins w:id="6137" w:author="Sammartano, Marc (BIC USA)" w:date="2014-10-08T16:34:00Z">
        <w:r w:rsidR="00930520">
          <w:t>.</w:t>
        </w:r>
      </w:ins>
    </w:p>
    <w:p w:rsidR="00930520" w:rsidRPr="006D27CC" w:rsidRDefault="001B19AA" w:rsidP="00930520">
      <w:pPr>
        <w:rPr>
          <w:ins w:id="6138" w:author="Sammartano, Marc (BIC USA)" w:date="2014-10-08T16:33:00Z"/>
        </w:rPr>
      </w:pPr>
      <w:ins w:id="6139" w:author="Sammartano, Marc (BIC USA)" w:date="2014-10-09T14:50:00Z">
        <w:r>
          <w:rPr>
            <w:b/>
          </w:rPr>
          <w:t>Notes:</w:t>
        </w:r>
        <w:r>
          <w:t xml:space="preserve"> </w:t>
        </w:r>
      </w:ins>
      <w:ins w:id="6140" w:author="Sammartano, Marc (BIC USA)" w:date="2014-10-08T16:38:00Z">
        <w:r w:rsidR="00930520">
          <w:t>The "</w:t>
        </w:r>
      </w:ins>
      <w:ins w:id="6141" w:author="Sammartano, Marc (BIC USA)" w:date="2014-10-08T16:37:00Z">
        <w:r w:rsidR="00930520">
          <w:t>Monospace</w:t>
        </w:r>
      </w:ins>
      <w:ins w:id="6142" w:author="Sammartano, Marc (BIC USA)" w:date="2014-10-08T16:38:00Z">
        <w:r w:rsidR="00930520">
          <w:t>"</w:t>
        </w:r>
      </w:ins>
      <w:ins w:id="6143" w:author="Sammartano, Marc (BIC USA)" w:date="2014-10-08T16:39:00Z">
        <w:r w:rsidR="00930520">
          <w:t xml:space="preserve"> font</w:t>
        </w:r>
      </w:ins>
      <w:ins w:id="6144" w:author="Sammartano, Marc (BIC USA)" w:date="2014-10-08T16:38:00Z">
        <w:r w:rsidR="00930520">
          <w:t xml:space="preserve"> </w:t>
        </w:r>
      </w:ins>
      <w:ins w:id="6145" w:author="Sammartano, Marc (BIC USA)" w:date="2014-10-09T14:02:00Z">
        <w:r w:rsidR="00D35156">
          <w:t xml:space="preserve">(font 2) </w:t>
        </w:r>
      </w:ins>
      <w:ins w:id="6146" w:author="Sammartano, Marc (BIC USA)" w:date="2014-10-08T16:39:00Z">
        <w:r w:rsidR="00930520">
          <w:t>always displays as "Normal"</w:t>
        </w:r>
      </w:ins>
      <w:ins w:id="6147" w:author="Sammartano, Marc (BIC USA)" w:date="2014-10-09T14:03:00Z">
        <w:r w:rsidR="00D35156">
          <w:t xml:space="preserve"> (style 1)</w:t>
        </w:r>
      </w:ins>
      <w:ins w:id="6148" w:author="Sammartano, Marc (BIC USA)" w:date="2014-10-08T16:56:00Z">
        <w:r w:rsidR="000E1BC3">
          <w:t>, regardless of the style parameter.</w:t>
        </w:r>
      </w:ins>
      <w:ins w:id="6149" w:author="Sammartano, Marc (BIC USA)" w:date="2014-10-09T14:50:00Z">
        <w:r>
          <w:t xml:space="preserve"> Some devices do not support all of the styles.</w:t>
        </w:r>
      </w:ins>
    </w:p>
    <w:p w:rsidR="009558AD" w:rsidRDefault="003A4712" w:rsidP="005F4916">
      <w:pPr>
        <w:pStyle w:val="Heading3"/>
      </w:pPr>
      <w:bookmarkStart w:id="6150" w:name="_Toc400726817"/>
      <w:r>
        <w:t>Gr.</w:t>
      </w:r>
      <w:r w:rsidR="009558AD">
        <w:t xml:space="preserve">text.bold </w:t>
      </w:r>
      <w:r w:rsidR="00634DDF">
        <w:t>&lt;lexp&gt;</w:t>
      </w:r>
      <w:bookmarkEnd w:id="6150"/>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pPr>
        <w:rPr>
          <w:ins w:id="6151" w:author="Sammartano, Marc (BIC USA)" w:date="2014-10-08T16:36:00Z"/>
        </w:rPr>
      </w:pPr>
      <w:r>
        <w:t>Makes the text</w:t>
      </w:r>
      <w:r>
        <w:rPr>
          <w:b/>
          <w:bCs/>
        </w:rPr>
        <w:t xml:space="preserve"> </w:t>
      </w:r>
      <w:r w:rsidR="00E94276" w:rsidRPr="00E94276">
        <w:t>appear</w:t>
      </w:r>
      <w:r w:rsidR="00E94276">
        <w:rPr>
          <w:b/>
          <w:bCs/>
        </w:rPr>
        <w:t xml:space="preserve"> </w:t>
      </w:r>
      <w:r>
        <w:t>bold if</w:t>
      </w:r>
      <w:del w:id="6152" w:author="Sammartano, Marc (BIC USA)" w:date="2014-09-29T15:31:00Z">
        <w:r w:rsidDel="00D54750">
          <w:delText> </w:delText>
        </w:r>
      </w:del>
      <w:r w:rsidR="00634DDF">
        <w:t>&lt;lexp&gt; is true (&lt;&gt; 0)</w:t>
      </w:r>
      <w:r>
        <w:t xml:space="preserve">. If the color fill parameter is 0, </w:t>
      </w:r>
      <w:r w:rsidR="00E94276">
        <w:t>only the outline of the bold tex</w:t>
      </w:r>
      <w:r>
        <w:t>t will be shown. If fill &lt;&gt;0, the text outline will be filled.</w:t>
      </w:r>
    </w:p>
    <w:p w:rsidR="00930520" w:rsidRPr="00930520" w:rsidRDefault="00930520" w:rsidP="00930520">
      <w:ins w:id="6153" w:author="Sammartano, Marc (BIC USA)" w:date="2014-10-08T16:36:00Z">
        <w:r>
          <w:t xml:space="preserve">This is a "fake bold", simulated by graphical techniques. It </w:t>
        </w:r>
      </w:ins>
      <w:ins w:id="6154" w:author="Sammartano, Marc (BIC USA)" w:date="2014-10-08T16:37:00Z">
        <w:r>
          <w:t xml:space="preserve">may not look the same as </w:t>
        </w:r>
      </w:ins>
      <w:ins w:id="6155" w:author="Sammartano, Marc (BIC USA)" w:date="2014-10-08T16:40:00Z">
        <w:r>
          <w:t xml:space="preserve">text drawn after setting </w:t>
        </w:r>
      </w:ins>
      <w:ins w:id="6156" w:author="Sammartano, Marc (BIC USA)" w:date="2014-10-08T16:37:00Z">
        <w:r>
          <w:t xml:space="preserve">"Bold" style </w:t>
        </w:r>
      </w:ins>
      <w:ins w:id="6157" w:author="Sammartano, Marc (BIC USA)" w:date="2014-10-08T16:40:00Z">
        <w:r>
          <w:t xml:space="preserve">with </w:t>
        </w:r>
        <w:r w:rsidRPr="00930520">
          <w:rPr>
            <w:b/>
          </w:rPr>
          <w:t>Gr.text.setfont</w:t>
        </w:r>
      </w:ins>
      <w:ins w:id="6158" w:author="Sammartano, Marc (BIC USA)" w:date="2014-10-08T16:41:00Z">
        <w:r>
          <w:t xml:space="preserve"> or </w:t>
        </w:r>
        <w:r>
          <w:rPr>
            <w:b/>
          </w:rPr>
          <w:t>Gr.text.typeface</w:t>
        </w:r>
        <w:r>
          <w:t>.</w:t>
        </w:r>
      </w:ins>
    </w:p>
    <w:p w:rsidR="00E94276" w:rsidRDefault="003A4712" w:rsidP="005F4916">
      <w:pPr>
        <w:pStyle w:val="Heading3"/>
      </w:pPr>
      <w:bookmarkStart w:id="6159" w:name="_Toc400726818"/>
      <w:r>
        <w:t>Gr.</w:t>
      </w:r>
      <w:r w:rsidR="00E94276">
        <w:t xml:space="preserve">text.skew </w:t>
      </w:r>
      <w:r w:rsidR="00634DDF">
        <w:t>&lt;nexp&gt;</w:t>
      </w:r>
      <w:bookmarkEnd w:id="6159"/>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6160" w:name="_Toc400726819"/>
      <w:r>
        <w:t>Gr.</w:t>
      </w:r>
      <w:r w:rsidR="009558AD">
        <w:t xml:space="preserve">text.underline </w:t>
      </w:r>
      <w:r w:rsidR="00634DDF">
        <w:t>&lt;lexp&gt;</w:t>
      </w:r>
      <w:bookmarkEnd w:id="6160"/>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6161" w:name="_Toc400726820"/>
      <w:r>
        <w:t>Gr.</w:t>
      </w:r>
      <w:r w:rsidR="009558AD">
        <w:t xml:space="preserve">text.strike </w:t>
      </w:r>
      <w:r w:rsidR="00634DDF">
        <w:t>&lt;lexp&gt;</w:t>
      </w:r>
      <w:bookmarkEnd w:id="6161"/>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6162" w:name="_Gr.text.draw_&lt;object_number_nvar&gt;,_"/>
      <w:bookmarkStart w:id="6163" w:name="_Toc400726821"/>
      <w:bookmarkEnd w:id="6162"/>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6163"/>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ins w:id="6164" w:author="Sammartano, Marc (BIC USA)" w:date="2014-09-29T15:31:00Z">
        <w:r w:rsidR="00D54750">
          <w:t>Display</w:t>
        </w:r>
      </w:ins>
      <w:del w:id="6165" w:author="Sammartano, Marc (BIC USA)" w:date="2014-09-29T15:31:00Z">
        <w:r w:rsidR="007B78EF" w:rsidDel="00D54750">
          <w:delText>Object</w:delText>
        </w:r>
      </w:del>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ins w:id="6166" w:author="Sammartano, Marc (BIC USA)" w:date="2014-09-29T15:32:00Z">
        <w:r w:rsidR="00D54750">
          <w:t>Display</w:t>
        </w:r>
      </w:ins>
      <w:del w:id="6167" w:author="Sammartano, Marc (BIC USA)" w:date="2014-09-29T15:32:00Z">
        <w:r w:rsidR="009A086F" w:rsidDel="00D54750">
          <w:delText>Object</w:delText>
        </w:r>
      </w:del>
      <w:r w:rsidR="009A086F">
        <w:t xml:space="preserve"> List object number for this</w:t>
      </w:r>
      <w:r>
        <w:t xml:space="preserve"> text. This object will not be visible until the </w:t>
      </w:r>
      <w:del w:id="6168" w:author="Sammartano, Marc (BIC USA)" w:date="2014-09-29T15:27:00Z">
        <w:r w:rsidR="008E4198" w:rsidDel="0034018C">
          <w:delText>g</w:delText>
        </w:r>
      </w:del>
      <w:ins w:id="6169" w:author="Sammartano, Marc (BIC USA)" w:date="2014-09-29T15:27:00Z">
        <w:r w:rsidR="0034018C" w:rsidRPr="0034018C">
          <w:rPr>
            <w:b/>
          </w:rPr>
          <w:t>G</w:t>
        </w:r>
      </w:ins>
      <w:r w:rsidR="008E4198" w:rsidRPr="0034018C">
        <w:rPr>
          <w:b/>
        </w:rPr>
        <w:t>r.render</w:t>
      </w:r>
      <w:r>
        <w:t xml:space="preserve"> command is called.</w:t>
      </w:r>
    </w:p>
    <w:p w:rsidR="00945569" w:rsidRDefault="00945569" w:rsidP="009558AD">
      <w:pPr>
        <w:rPr>
          <w:ins w:id="6170" w:author="Sammartano, Marc (BIC USA)" w:date="2014-09-29T16:14:00Z"/>
        </w:rPr>
      </w:pPr>
      <w:ins w:id="6171" w:author="Sammartano, Marc (BIC USA)" w:date="2014-09-29T16:13:00Z">
        <w:r w:rsidRPr="00D54750">
          <w:rPr>
            <w:b/>
          </w:rPr>
          <w:t>Gr.text.draw</w:t>
        </w:r>
        <w:r>
          <w:t xml:space="preserve"> positions the text so the the body of the characters sit on a line called the baseline. </w:t>
        </w:r>
      </w:ins>
      <w:ins w:id="6172" w:author="Sammartano, Marc (BIC USA)" w:date="2014-09-29T16:15:00Z">
        <w:r>
          <w:t>The tails of letters like "y" hang below the baseline.</w:t>
        </w:r>
      </w:ins>
      <w:r w:rsidR="00101960" w:rsidRPr="008A230C">
        <w:t xml:space="preserve">The </w:t>
      </w:r>
      <w:r w:rsidR="00101960" w:rsidRPr="00D54750">
        <w:rPr>
          <w:b/>
        </w:rPr>
        <w:t>y</w:t>
      </w:r>
      <w:r w:rsidR="00101960" w:rsidRPr="008A230C">
        <w:t xml:space="preserve"> value </w:t>
      </w:r>
      <w:ins w:id="6173" w:author="Sammartano, Marc (BIC USA)" w:date="2014-09-29T16:15:00Z">
        <w:r>
          <w:t xml:space="preserve">&lt;y_nexp&gt; </w:t>
        </w:r>
      </w:ins>
      <w:ins w:id="6174" w:author="Sammartano, Marc (BIC USA)" w:date="2014-09-29T16:13:00Z">
        <w:r>
          <w:t>sets</w:t>
        </w:r>
      </w:ins>
      <w:del w:id="6175" w:author="Sammartano, Marc (BIC USA)" w:date="2014-09-29T16:13:00Z">
        <w:r w:rsidR="00101960" w:rsidRPr="008A230C" w:rsidDel="00945569">
          <w:delText>corresponds to</w:delText>
        </w:r>
      </w:del>
      <w:r w:rsidR="00101960" w:rsidRPr="008A230C">
        <w:t xml:space="preserve"> the </w:t>
      </w:r>
      <w:ins w:id="6176" w:author="Sammartano, Marc (BIC USA)" w:date="2014-09-29T16:14:00Z">
        <w:r>
          <w:t>location of this baseline</w:t>
        </w:r>
      </w:ins>
      <w:del w:id="6177" w:author="Sammartano, Marc (BIC USA)" w:date="2014-09-29T15:30:00Z">
        <w:r w:rsidR="00101960" w:rsidRPr="008A230C" w:rsidDel="00D54750">
          <w:delText>lowest position of any character in the string.</w:delText>
        </w:r>
        <w:r w:rsidR="00101960" w:rsidRPr="008A230C" w:rsidDel="00D54750">
          <w:br/>
          <w:delText>The 'writing line' lies typically 30% of the gr.text.size higher</w:delText>
        </w:r>
      </w:del>
      <w:r w:rsidR="00101960" w:rsidRPr="008A230C">
        <w:t>.</w:t>
      </w:r>
    </w:p>
    <w:p w:rsidR="00372F11" w:rsidRDefault="00D54750" w:rsidP="009558AD">
      <w:ins w:id="6178" w:author="Sammartano, Marc (BIC USA)" w:date="2014-09-29T15:39:00Z">
        <w:r>
          <w:t>T</w:t>
        </w:r>
      </w:ins>
      <w:ins w:id="6179" w:author="Sammartano, Marc (BIC USA)" w:date="2014-09-29T15:38:00Z">
        <w:r>
          <w:t xml:space="preserve">he </w:t>
        </w:r>
        <w:r w:rsidRPr="00D54750">
          <w:rPr>
            <w:b/>
          </w:rPr>
          <w:t>Gr.text.height</w:t>
        </w:r>
        <w:r>
          <w:t xml:space="preserve"> command t</w:t>
        </w:r>
      </w:ins>
      <w:ins w:id="6180" w:author="Sammartano, Marc (BIC USA)" w:date="2014-09-29T15:39:00Z">
        <w:r>
          <w:t>ells you the locations of the various l</w:t>
        </w:r>
      </w:ins>
      <w:ins w:id="6181" w:author="Sammartano, Marc (BIC USA)" w:date="2014-09-29T15:38:00Z">
        <w:r>
          <w:t xml:space="preserve">ines used to draw </w:t>
        </w:r>
      </w:ins>
      <w:ins w:id="6182" w:author="Sammartano, Marc (BIC USA)" w:date="2014-09-29T15:36:00Z">
        <w:r>
          <w:t>text</w:t>
        </w:r>
      </w:ins>
      <w:ins w:id="6183" w:author="Sammartano, Marc (BIC USA)" w:date="2014-09-29T15:38:00Z">
        <w:r>
          <w:t>.</w:t>
        </w:r>
      </w:ins>
      <w:ins w:id="6184" w:author="Sammartano, Marc (BIC USA)" w:date="2014-09-29T15:36:00Z">
        <w:r>
          <w:t xml:space="preserve"> </w:t>
        </w:r>
      </w:ins>
      <w:ins w:id="6185" w:author="Sammartano, Marc (BIC USA)" w:date="2014-09-29T15:42:00Z">
        <w:r w:rsidR="002E3829">
          <w:t xml:space="preserve">The </w:t>
        </w:r>
        <w:r w:rsidR="002E3829" w:rsidRPr="002E3829">
          <w:rPr>
            <w:b/>
          </w:rPr>
          <w:t>Gr.text.width</w:t>
        </w:r>
        <w:r w:rsidR="002E3829">
          <w:t xml:space="preserve"> command tells you </w:t>
        </w:r>
      </w:ins>
      <w:ins w:id="6186" w:author="Sammartano, Marc (BIC USA)" w:date="2014-09-29T15:43:00Z">
        <w:r w:rsidR="002E3829">
          <w:t xml:space="preserve">width of the space in which a specific string will be drawn. </w:t>
        </w:r>
      </w:ins>
      <w:ins w:id="6187" w:author="Sammartano, Marc (BIC USA)" w:date="2014-09-29T15:40:00Z">
        <w:r w:rsidR="002E3829" w:rsidRPr="002E3829">
          <w:t>The</w:t>
        </w:r>
        <w:r w:rsidR="002E3829">
          <w:t xml:space="preserve"> </w:t>
        </w:r>
        <w:r w:rsidR="002E3829">
          <w:rPr>
            <w:b/>
          </w:rPr>
          <w:t>Gr.get.textbounds</w:t>
        </w:r>
        <w:r w:rsidR="002E3829">
          <w:t xml:space="preserve"> command tells you the locations of the left</w:t>
        </w:r>
      </w:ins>
      <w:ins w:id="6188" w:author="Sammartano, Marc (BIC USA)" w:date="2014-09-29T15:41:00Z">
        <w:r w:rsidR="002E3829">
          <w:t>-</w:t>
        </w:r>
      </w:ins>
      <w:ins w:id="6189" w:author="Sammartano, Marc (BIC USA)" w:date="2014-09-29T15:40:00Z">
        <w:r w:rsidR="002E3829">
          <w:t>, top</w:t>
        </w:r>
      </w:ins>
      <w:ins w:id="6190" w:author="Sammartano, Marc (BIC USA)" w:date="2014-09-29T15:41:00Z">
        <w:r w:rsidR="002E3829">
          <w:t>-</w:t>
        </w:r>
      </w:ins>
      <w:ins w:id="6191" w:author="Sammartano, Marc (BIC USA)" w:date="2014-09-29T15:40:00Z">
        <w:r w:rsidR="002E3829">
          <w:t>, right</w:t>
        </w:r>
      </w:ins>
      <w:ins w:id="6192" w:author="Sammartano, Marc (BIC USA)" w:date="2014-09-29T15:41:00Z">
        <w:r w:rsidR="002E3829">
          <w:t>-</w:t>
        </w:r>
      </w:ins>
      <w:ins w:id="6193" w:author="Sammartano, Marc (BIC USA)" w:date="2014-09-29T15:40:00Z">
        <w:r w:rsidR="002E3829">
          <w:t>, and</w:t>
        </w:r>
      </w:ins>
      <w:ins w:id="6194" w:author="Sammartano, Marc (BIC USA)" w:date="2014-09-29T15:41:00Z">
        <w:r w:rsidR="002E3829">
          <w:t xml:space="preserve"> bottom-most pixels actually drawn for a specific text string.</w:t>
        </w:r>
      </w:ins>
    </w:p>
    <w:p w:rsidR="009558AD" w:rsidRDefault="000E355C" w:rsidP="009558AD">
      <w:r w:rsidRPr="000E355C">
        <w:t xml:space="preserve">The </w:t>
      </w:r>
      <w:del w:id="6195" w:author="Sammartano, Marc (BIC USA)" w:date="2014-09-29T15:32:00Z">
        <w:r w:rsidRPr="000E355C" w:rsidDel="00D54750">
          <w:delText>g</w:delText>
        </w:r>
      </w:del>
      <w:ins w:id="6196" w:author="Sammartano, Marc (BIC USA)" w:date="2014-09-29T15:32:00Z">
        <w:r w:rsidR="00D54750" w:rsidRPr="00D54750">
          <w:rPr>
            <w:b/>
          </w:rPr>
          <w:t>G</w:t>
        </w:r>
      </w:ins>
      <w:r w:rsidRPr="00D54750">
        <w:rPr>
          <w:b/>
        </w:rPr>
        <w:t>r.modify</w:t>
      </w:r>
      <w:r w:rsidRPr="000E355C">
        <w:t xml:space="preserve"> parameters for </w:t>
      </w:r>
      <w:del w:id="6197" w:author="Sammartano, Marc (BIC USA)" w:date="2014-09-29T15:32:00Z">
        <w:r w:rsidRPr="000E355C" w:rsidDel="00D54750">
          <w:delText>g</w:delText>
        </w:r>
      </w:del>
      <w:ins w:id="6198" w:author="Sammartano, Marc (BIC USA)" w:date="2014-09-29T15:32:00Z">
        <w:r w:rsidR="00D54750" w:rsidRPr="00D54750">
          <w:rPr>
            <w:b/>
          </w:rPr>
          <w:t>G</w:t>
        </w:r>
      </w:ins>
      <w:r w:rsidRPr="00D54750">
        <w:rPr>
          <w:b/>
        </w:rPr>
        <w:t>r.text.draw</w:t>
      </w:r>
      <w:r w:rsidRPr="000E355C">
        <w:t xml:space="preserve"> are "x", "y", and "text". The value for "text" is a string representing the new text.</w:t>
      </w:r>
    </w:p>
    <w:p w:rsidR="009558AD" w:rsidRDefault="009558AD" w:rsidP="00EB1F62">
      <w:pPr>
        <w:pStyle w:val="Heading2"/>
      </w:pPr>
      <w:bookmarkStart w:id="6199" w:name="_Toc400726822"/>
      <w:r>
        <w:lastRenderedPageBreak/>
        <w:t>Bitmap Commands</w:t>
      </w:r>
      <w:bookmarkEnd w:id="6199"/>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6200" w:name="_Toc400726823"/>
      <w:r>
        <w:t xml:space="preserve">Gr.bitmap.create </w:t>
      </w:r>
      <w:r w:rsidR="00231401">
        <w:t>&lt;</w:t>
      </w:r>
      <w:r>
        <w:t>bitmap_ptr</w:t>
      </w:r>
      <w:r w:rsidR="00231401">
        <w:t>_nvar&gt;</w:t>
      </w:r>
      <w:r>
        <w:t>, width, height</w:t>
      </w:r>
      <w:bookmarkEnd w:id="6200"/>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6201" w:name="_Toc400726824"/>
      <w:r>
        <w:t>Gr.</w:t>
      </w:r>
      <w:r w:rsidR="009558AD">
        <w:t xml:space="preserve">bitmap.load </w:t>
      </w:r>
      <w:r w:rsidR="00231401">
        <w:t>&lt;bitmap_ptr_nvar&gt;</w:t>
      </w:r>
      <w:r w:rsidR="009558AD">
        <w:t>, File_name$</w:t>
      </w:r>
      <w:bookmarkEnd w:id="6201"/>
      <w:r w:rsidR="00520661">
        <w:fldChar w:fldCharType="begin"/>
      </w:r>
      <w:r w:rsidR="0078615E">
        <w:instrText xml:space="preserve"> XE "</w:instrText>
      </w:r>
      <w:r w:rsidR="0078615E" w:rsidRPr="002E6C8B">
        <w:instrText>gr.bitmap.load bitmap_ptr, File_name$</w:instrText>
      </w:r>
      <w:r w:rsidR="0078615E">
        <w:instrText xml:space="preserve">" </w:instrText>
      </w:r>
      <w:r w:rsidR="0052066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6202" w:name="_Toc400726825"/>
      <w:r>
        <w:t>Gr.</w:t>
      </w:r>
      <w:r w:rsidR="009558AD">
        <w:t xml:space="preserve">bitmap.size </w:t>
      </w:r>
      <w:r w:rsidR="00231401">
        <w:t>&lt;bitmap_ptr_n</w:t>
      </w:r>
      <w:ins w:id="6203" w:author="Sammartano, Marc (BIC USA)" w:date="2014-09-29T14:45:00Z">
        <w:r w:rsidR="009E12C2">
          <w:t>exp</w:t>
        </w:r>
      </w:ins>
      <w:del w:id="6204" w:author="Sammartano, Marc (BIC USA)" w:date="2014-09-29T14:45:00Z">
        <w:r w:rsidR="00231401" w:rsidDel="009E12C2">
          <w:delText>var</w:delText>
        </w:r>
      </w:del>
      <w:r w:rsidR="00231401">
        <w:t>&gt;</w:t>
      </w:r>
      <w:r w:rsidR="009558AD">
        <w:t xml:space="preserve">, </w:t>
      </w:r>
      <w:r w:rsidR="008C1657">
        <w:t>w</w:t>
      </w:r>
      <w:r w:rsidR="009558AD">
        <w:t xml:space="preserve">idth, </w:t>
      </w:r>
      <w:r w:rsidR="008C1657">
        <w:t>h</w:t>
      </w:r>
      <w:r w:rsidR="009558AD">
        <w:t>eight</w:t>
      </w:r>
      <w:bookmarkEnd w:id="6202"/>
      <w:r w:rsidR="00520661">
        <w:fldChar w:fldCharType="begin"/>
      </w:r>
      <w:r w:rsidR="007D29E2">
        <w:instrText xml:space="preserve"> XE "</w:instrText>
      </w:r>
      <w:r w:rsidR="007D29E2" w:rsidRPr="007853D3">
        <w:instrText>Gr.bitmap.size &lt;bitmap_ptr_n</w:instrText>
      </w:r>
      <w:ins w:id="6205" w:author="Sammartano, Marc (BIC USA)" w:date="2014-09-29T14:45:00Z">
        <w:r w:rsidR="009E12C2">
          <w:instrText>exp</w:instrText>
        </w:r>
      </w:ins>
      <w:del w:id="6206" w:author="Sammartano, Marc (BIC USA)" w:date="2014-09-29T14:45:00Z">
        <w:r w:rsidR="007D29E2" w:rsidRPr="007853D3" w:rsidDel="009E12C2">
          <w:delInstrText>var</w:delInstrText>
        </w:r>
      </w:del>
      <w:r w:rsidR="007D29E2" w:rsidRPr="007853D3">
        <w:instrText>&gt;,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w:t>
      </w:r>
      <w:ins w:id="6207" w:author="Sammartano, Marc (BIC USA)" w:date="2014-09-29T14:45:00Z">
        <w:r w:rsidR="009E12C2">
          <w:t>exp</w:t>
        </w:r>
      </w:ins>
      <w:del w:id="6208" w:author="Sammartano, Marc (BIC USA)" w:date="2014-09-29T14:45:00Z">
        <w:r w:rsidR="007D29E2" w:rsidDel="009E12C2">
          <w:delText>var</w:delText>
        </w:r>
      </w:del>
      <w:r w:rsidR="007D29E2">
        <w:t>&gt;</w:t>
      </w:r>
      <w:r>
        <w:t xml:space="preserve"> into the </w:t>
      </w:r>
      <w:r w:rsidR="008C1657">
        <w:t>w</w:t>
      </w:r>
      <w:r>
        <w:t xml:space="preserve">idth and </w:t>
      </w:r>
      <w:r w:rsidR="008C1657">
        <w:t>h</w:t>
      </w:r>
      <w:r>
        <w:t>eight variables.</w:t>
      </w:r>
    </w:p>
    <w:p w:rsidR="009558AD" w:rsidRDefault="003A4712" w:rsidP="005F4916">
      <w:pPr>
        <w:pStyle w:val="Heading3"/>
      </w:pPr>
      <w:bookmarkStart w:id="6209" w:name="_Toc400726826"/>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ins w:id="6210" w:author="Sammartano, Marc (BIC USA)" w:date="2014-09-29T14:42:00Z">
        <w:r w:rsidR="009E12C2">
          <w:t>exp</w:t>
        </w:r>
      </w:ins>
      <w:del w:id="6211" w:author="Sammartano, Marc (BIC USA)" w:date="2014-09-29T14:42:00Z">
        <w:r w:rsidR="001E42B4" w:rsidDel="009E12C2">
          <w:delText>var</w:delText>
        </w:r>
      </w:del>
      <w:r w:rsidR="001E42B4">
        <w:t>&gt;</w:t>
      </w:r>
      <w:r w:rsidR="002B560F">
        <w:t>}</w:t>
      </w:r>
      <w:bookmarkEnd w:id="6209"/>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w:instrText>
      </w:r>
      <w:ins w:id="6212" w:author="Sammartano, Marc (BIC USA)" w:date="2014-09-29T14:42:00Z">
        <w:r w:rsidR="009E12C2">
          <w:instrText>exp</w:instrText>
        </w:r>
      </w:ins>
      <w:del w:id="6213" w:author="Sammartano, Marc (BIC USA)" w:date="2014-09-29T14:42:00Z">
        <w:r w:rsidR="001E42B4" w:rsidDel="009E12C2">
          <w:delInstrText>var</w:delInstrText>
        </w:r>
      </w:del>
      <w:r w:rsidR="001E42B4">
        <w:instrText>&gt;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lastRenderedPageBreak/>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(&lt;smoothing_l</w:t>
      </w:r>
      <w:ins w:id="6214" w:author="Sammartano, Marc (BIC USA)" w:date="2014-09-29T14:44:00Z">
        <w:r w:rsidR="009E12C2">
          <w:t>exp</w:t>
        </w:r>
      </w:ins>
      <w:del w:id="6215" w:author="Sammartano, Marc (BIC USA)" w:date="2014-09-29T14:44:00Z">
        <w:r w:rsidR="001E42B4" w:rsidDel="009E12C2">
          <w:delText>var</w:delText>
        </w:r>
      </w:del>
      <w:r w:rsidR="001E42B4">
        <w:t xml:space="preserve">&gt;)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6216" w:name="_Toc400726827"/>
      <w:r>
        <w:t>Gr.</w:t>
      </w:r>
      <w:r w:rsidR="009558AD">
        <w:t xml:space="preserve">bitmap.delete </w:t>
      </w:r>
      <w:r w:rsidR="00231401">
        <w:t>&lt;bitmap_ptr_nvar&gt;</w:t>
      </w:r>
      <w:bookmarkEnd w:id="6216"/>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6217" w:name="_Toc400726828"/>
      <w:r>
        <w:t>Gr.</w:t>
      </w:r>
      <w:r w:rsidR="00963048">
        <w:t xml:space="preserve">bitmap.crop </w:t>
      </w:r>
      <w:r w:rsidR="000F725A">
        <w:t>&lt;new_bitmap_object_n</w:t>
      </w:r>
      <w:r w:rsidR="0007633F">
        <w:t>var&gt;, &lt;source_bitmap_object_nexp&gt;, &lt;x_nexp&gt;, &lt;y_nexp&gt;, &lt;width_nexp&gt;, &lt;height_nexp&gt;</w:t>
      </w:r>
      <w:bookmarkEnd w:id="6217"/>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5E2D7004" wp14:editId="102F2E76">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6218" w:name="_Toc400726829"/>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6218"/>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6219" w:name="_Gr.bitmap.draw_&lt;object_ptr_nvar&gt;,_&lt;"/>
      <w:bookmarkStart w:id="6220" w:name="_Toc400726830"/>
      <w:bookmarkEnd w:id="6219"/>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6220"/>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6221" w:name="_Toc400726831"/>
      <w:r>
        <w:lastRenderedPageBreak/>
        <w:t>Gr.</w:t>
      </w:r>
      <w:r w:rsidR="005B2415">
        <w:t>get.bm</w:t>
      </w:r>
      <w:r w:rsidR="005B2415" w:rsidRPr="0042524E">
        <w:t>pixel</w:t>
      </w:r>
      <w:r w:rsidR="005B2415">
        <w:t xml:space="preserve"> </w:t>
      </w:r>
      <w:r w:rsidR="00622D55">
        <w:t>&lt;bitmap_ptr_nvar&gt;</w:t>
      </w:r>
      <w:r w:rsidR="005B2415">
        <w:t>, x, y, alpha, red, green, blue</w:t>
      </w:r>
      <w:bookmarkEnd w:id="6221"/>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6222" w:name="_Toc400726832"/>
      <w:r>
        <w:t>Gr.</w:t>
      </w:r>
      <w:r w:rsidR="00490D0B">
        <w:t xml:space="preserve">bitmap.drawinto.start </w:t>
      </w:r>
      <w:r w:rsidR="00B37C37">
        <w:t>&lt;bitmap_ptr_nvar&gt;</w:t>
      </w:r>
      <w:bookmarkEnd w:id="6222"/>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6223" w:name="_Toc400726833"/>
      <w:r>
        <w:t>Gr.</w:t>
      </w:r>
      <w:r w:rsidR="00D05EDD">
        <w:t>bitmap.drawinto.end</w:t>
      </w:r>
      <w:bookmarkEnd w:id="6223"/>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6224" w:name="_Toc400726834"/>
      <w:r>
        <w:t>Rotate Commands</w:t>
      </w:r>
      <w:bookmarkEnd w:id="6224"/>
    </w:p>
    <w:p w:rsidR="009558AD" w:rsidRDefault="003A4712" w:rsidP="005F4916">
      <w:pPr>
        <w:pStyle w:val="Heading3"/>
      </w:pPr>
      <w:bookmarkStart w:id="6225" w:name="_Gr.rotate.start_angle,_x,"/>
      <w:bookmarkStart w:id="6226" w:name="_Toc400726835"/>
      <w:bookmarkEnd w:id="6225"/>
      <w:r>
        <w:t>Gr.</w:t>
      </w:r>
      <w:r w:rsidR="009558AD">
        <w:t>rotate.start angle, x, y</w:t>
      </w:r>
      <w:r w:rsidR="00490E53">
        <w:t>{,&lt;obj_nvar&gt;}</w:t>
      </w:r>
      <w:bookmarkEnd w:id="6226"/>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6227" w:name="_Toc400726836"/>
      <w:r>
        <w:t>Gr.</w:t>
      </w:r>
      <w:r w:rsidR="009558AD">
        <w:t>rotate.end</w:t>
      </w:r>
      <w:r w:rsidR="00490E53">
        <w:t xml:space="preserve"> {&lt;obj_nvar&gt;}</w:t>
      </w:r>
      <w:bookmarkEnd w:id="6227"/>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6228" w:name="_Toc400726837"/>
      <w:r>
        <w:t>Camera Commands</w:t>
      </w:r>
      <w:bookmarkEnd w:id="6228"/>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lastRenderedPageBreak/>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106CC9">
      <w:pPr>
        <w:pStyle w:val="ListParagraph"/>
        <w:numPr>
          <w:ilvl w:val="0"/>
          <w:numId w:val="1"/>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6229" w:name="_Toc400726838"/>
      <w:r>
        <w:t>Gr.camera.select 1|2</w:t>
      </w:r>
      <w:bookmarkEnd w:id="6229"/>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ins w:id="6230" w:author="Sammartano, Marc (BIC USA)" w:date="2014-10-10T12:11:00Z">
        <w:r w:rsidR="00ED0B7C">
          <w:t xml:space="preserve"> </w:t>
        </w:r>
      </w:ins>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6231" w:name="_Toc400726839"/>
      <w:r>
        <w:t>Gr.</w:t>
      </w:r>
      <w:r w:rsidR="00FA6D79">
        <w:t>camera.shoot</w:t>
      </w:r>
      <w:r w:rsidR="000A4E4F">
        <w:t xml:space="preserve"> &lt;</w:t>
      </w:r>
      <w:r w:rsidR="00FA6D79">
        <w:t>bm_ptr</w:t>
      </w:r>
      <w:r w:rsidR="000A4E4F">
        <w:t>_nvar&gt;</w:t>
      </w:r>
      <w:bookmarkEnd w:id="6231"/>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 xml:space="preserve">The command calls the device’s built in camera user interface to take a picture. </w:t>
      </w:r>
      <w:del w:id="6232" w:author="Sammartano, Marc (BIC USA)" w:date="2014-10-10T12:11:00Z">
        <w:r w:rsidDel="00ED0B7C">
          <w:delText xml:space="preserve"> </w:delText>
        </w:r>
      </w:del>
      <w:r>
        <w:t xml:space="preserve">The image is returned to BASIC! as a bitmap pointed to by the bm_ptr numeric variable. </w:t>
      </w:r>
      <w:del w:id="6233" w:author="Sammartano, Marc (BIC USA)" w:date="2014-10-10T12:11:00Z">
        <w:r w:rsidDel="00ED0B7C">
          <w:delText xml:space="preserve"> </w:delText>
        </w:r>
      </w:del>
      <w:r>
        <w:t>If the camera interface does not, for some reason, take a picture, bm_ptr will b</w:t>
      </w:r>
      <w:r w:rsidR="009D5C0C">
        <w:t>e returned with a zero value.</w:t>
      </w:r>
      <w:del w:id="6234" w:author="Sammartano, Marc (BIC USA)" w:date="2014-10-10T12:11:00Z">
        <w:r w:rsidR="009D5C0C" w:rsidDel="00ED0B7C">
          <w:delText xml:space="preserve"> </w:delText>
        </w:r>
      </w:del>
    </w:p>
    <w:p w:rsidR="00FA6D79" w:rsidRDefault="00FA6D79" w:rsidP="00D30887">
      <w:r>
        <w:lastRenderedPageBreak/>
        <w:t xml:space="preserve">Many of the device camera interfaces will also store the captured images somewhere else in memory with a date coded filename. These images can be found with the gallery application. </w:t>
      </w:r>
      <w:del w:id="6235" w:author="Sammartano, Marc (BIC USA)" w:date="2014-10-10T12:11:00Z">
        <w:r w:rsidDel="00ED0B7C">
          <w:delText xml:space="preserve"> </w:delText>
        </w:r>
      </w:del>
      <w:r>
        <w:t>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6236" w:name="_Toc400726840"/>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6236"/>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6237" w:name="_Toc400726841"/>
      <w:r>
        <w:t>Gr.</w:t>
      </w:r>
      <w:r w:rsidR="004373C7">
        <w:t>camera.manualS</w:t>
      </w:r>
      <w:r>
        <w:t>hoot</w:t>
      </w:r>
      <w:r w:rsidR="004373C7">
        <w:t xml:space="preserve"> </w:t>
      </w:r>
      <w:r w:rsidR="000A4E4F">
        <w:t>&lt;bm_ptr_nvar&gt;{, &lt;flash_ mode_nexp&gt;</w:t>
      </w:r>
      <w:r w:rsidR="00345C7F">
        <w:t xml:space="preserve"> {, focus_mode_nexp} </w:t>
      </w:r>
      <w:r w:rsidR="000A4E4F">
        <w:t>}</w:t>
      </w:r>
      <w:bookmarkEnd w:id="6237"/>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6238" w:name="_Toc400726842"/>
      <w:r>
        <w:t>Other Graphics</w:t>
      </w:r>
      <w:r w:rsidR="0042524E">
        <w:t xml:space="preserve"> Commands</w:t>
      </w:r>
      <w:bookmarkEnd w:id="6238"/>
    </w:p>
    <w:p w:rsidR="008C4DBB" w:rsidRDefault="003A4712" w:rsidP="005F4916">
      <w:pPr>
        <w:pStyle w:val="Heading3"/>
      </w:pPr>
      <w:bookmarkStart w:id="6239" w:name="_Toc400726843"/>
      <w:r>
        <w:t>Gr.</w:t>
      </w:r>
      <w:r w:rsidR="008C4DBB">
        <w:t>screen.to</w:t>
      </w:r>
      <w:r w:rsidR="005857C7">
        <w:t>_</w:t>
      </w:r>
      <w:r w:rsidR="008C4DBB">
        <w:t xml:space="preserve">bitmap </w:t>
      </w:r>
      <w:r w:rsidR="00FD7CB8">
        <w:t>&lt;bm_ptr_nvar&gt;</w:t>
      </w:r>
      <w:bookmarkEnd w:id="6239"/>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6240" w:name="_Toc400726844"/>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6240"/>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6241" w:name="_Toc400726845"/>
      <w:r>
        <w:t>Gr.</w:t>
      </w:r>
      <w:r w:rsidR="0042524E">
        <w:t xml:space="preserve">save </w:t>
      </w:r>
      <w:r w:rsidR="00FD7CB8">
        <w:t>&lt;filename_sexp&gt;</w:t>
      </w:r>
      <w:r w:rsidR="00910535">
        <w:t xml:space="preserve"> {,&lt;quality_nexp&gt;}</w:t>
      </w:r>
      <w:bookmarkEnd w:id="6241"/>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The optional</w:t>
      </w:r>
      <w:r w:rsidR="004411C1">
        <w:t xml:space="preserve"> </w:t>
      </w:r>
      <w:r>
        <w:t xml:space="preserve">&lt;quality_nexp&gt; is used to specify the quality of a saved JPEG file. The value may range from 0 (bad) to 100 (very good). </w:t>
      </w:r>
      <w:del w:id="6242" w:author="Sammartano, Marc (BIC USA)" w:date="2014-10-10T11:14:00Z">
        <w:r w:rsidDel="00B973CC">
          <w:delText xml:space="preserve"> </w:delText>
        </w:r>
      </w:del>
      <w:r>
        <w:t xml:space="preserve">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 xml:space="preserve">Note: The </w:t>
      </w:r>
      <w:del w:id="6243" w:author="Sammartano, Marc (BIC USA)" w:date="2014-09-17T09:16:00Z">
        <w:r w:rsidDel="00C75AE9">
          <w:delText xml:space="preserve">file </w:delText>
        </w:r>
      </w:del>
      <w:r>
        <w:t xml:space="preserve">size of the JPEG file </w:t>
      </w:r>
      <w:del w:id="6244" w:author="Sammartano, Marc (BIC USA)" w:date="2014-09-17T09:16:00Z">
        <w:r w:rsidDel="00C75AE9">
          <w:delText>i</w:delText>
        </w:r>
        <w:r w:rsidR="002E0AAF" w:rsidDel="00C75AE9">
          <w:delText xml:space="preserve">s </w:delText>
        </w:r>
      </w:del>
      <w:del w:id="6245" w:author="Sammartano, Marc (BIC USA)" w:date="2014-09-17T09:15:00Z">
        <w:r w:rsidDel="00C75AE9">
          <w:delText xml:space="preserve">inversely proportional </w:delText>
        </w:r>
      </w:del>
      <w:del w:id="6246" w:author="Sammartano, Marc (BIC USA)" w:date="2014-09-17T09:16:00Z">
        <w:r w:rsidDel="00C75AE9">
          <w:delText>to</w:delText>
        </w:r>
      </w:del>
      <w:ins w:id="6247" w:author="Sammartano, Marc (BIC USA)" w:date="2014-09-17T09:16:00Z">
        <w:r w:rsidR="00C75AE9">
          <w:t>depends on</w:t>
        </w:r>
      </w:ins>
      <w:r>
        <w:t xml:space="preserve"> the quality. Lower quality values produce smaller files.</w:t>
      </w:r>
    </w:p>
    <w:p w:rsidR="007E28D7" w:rsidRDefault="0081032D" w:rsidP="007E28D7">
      <w:pPr>
        <w:pStyle w:val="Heading3"/>
      </w:pPr>
      <w:bookmarkStart w:id="6248" w:name="_Toc400726846"/>
      <w:r>
        <w:t xml:space="preserve">Gr.get.type &lt;object_ptr_nvar&gt;, </w:t>
      </w:r>
      <w:r w:rsidR="007E28D7">
        <w:t>&lt;type_svar&gt;</w:t>
      </w:r>
      <w:bookmarkEnd w:id="6248"/>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ins w:id="6249" w:author="Sammartano, Marc (BIC USA)" w:date="2014-10-10T10:44:00Z">
        <w:r w:rsidR="006B371C">
          <w:t xml:space="preserve"> For a complete list of types, see the table in </w:t>
        </w:r>
        <w:r w:rsidR="006B371C" w:rsidRPr="006B371C">
          <w:rPr>
            <w:b/>
          </w:rPr>
          <w:t>Gr.Modify</w:t>
        </w:r>
        <w:r w:rsidR="006B371C">
          <w:t>.</w:t>
        </w:r>
      </w:ins>
    </w:p>
    <w:p w:rsidR="0031554D" w:rsidRDefault="0031554D" w:rsidP="0031554D">
      <w:pPr>
        <w:pStyle w:val="Heading3"/>
      </w:pPr>
      <w:bookmarkStart w:id="6250" w:name="_Toc400726847"/>
      <w:r>
        <w:t>Gr.get.params &lt;object_ptr_nvar&gt;, &lt;param_array$[]&gt;</w:t>
      </w:r>
      <w:bookmarkEnd w:id="6250"/>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ins w:id="6251" w:author="Sammartano, Marc (BIC USA)" w:date="2014-10-10T10:45:00Z">
        <w:r w:rsidR="006B371C">
          <w:t xml:space="preserve"> For a complete list of parameters, see the table in </w:t>
        </w:r>
        <w:r w:rsidR="006B371C" w:rsidRPr="006B371C">
          <w:rPr>
            <w:b/>
          </w:rPr>
          <w:t>Gr.Modify</w:t>
        </w:r>
        <w:r w:rsidR="006B371C">
          <w:t>.</w:t>
        </w:r>
      </w:ins>
    </w:p>
    <w:p w:rsidR="00A4418F" w:rsidRDefault="003A4712" w:rsidP="005F4916">
      <w:pPr>
        <w:pStyle w:val="Heading3"/>
      </w:pPr>
      <w:bookmarkStart w:id="6252" w:name="_Toc400726848"/>
      <w:r>
        <w:t>Gr.</w:t>
      </w:r>
      <w:r w:rsidR="00A4418F">
        <w:t>get</w:t>
      </w:r>
      <w:r w:rsidR="00546410">
        <w:t>.</w:t>
      </w:r>
      <w:r w:rsidR="00A4418F">
        <w:t xml:space="preserve">position </w:t>
      </w:r>
      <w:r w:rsidR="007F0903">
        <w:t>&lt;object_ptr_nvar&gt;</w:t>
      </w:r>
      <w:r w:rsidR="00A4418F">
        <w:t xml:space="preserve">, </w:t>
      </w:r>
      <w:del w:id="6253" w:author="Sammartano, Marc (BIC USA)" w:date="2014-09-29T14:51:00Z">
        <w:r w:rsidR="00A4418F" w:rsidDel="00AC5659">
          <w:delText xml:space="preserve"> </w:delText>
        </w:r>
      </w:del>
      <w:r w:rsidR="00A4418F">
        <w:t>x, y</w:t>
      </w:r>
      <w:bookmarkEnd w:id="6252"/>
      <w:r w:rsidR="00520661">
        <w:fldChar w:fldCharType="begin"/>
      </w:r>
      <w:r w:rsidR="007F0903">
        <w:instrText xml:space="preserve"> XE "</w:instrText>
      </w:r>
      <w:r w:rsidR="007F0903" w:rsidRPr="00CD7324">
        <w:instrText xml:space="preserve">Gr.get.position &lt;object_ptr_nvar&gt;, </w:instrText>
      </w:r>
      <w:del w:id="6254" w:author="Sammartano, Marc (BIC USA)" w:date="2014-09-29T14:51:00Z">
        <w:r w:rsidR="007F0903" w:rsidRPr="00CD7324" w:rsidDel="00AC5659">
          <w:delInstrText xml:space="preserve"> </w:delInstrText>
        </w:r>
      </w:del>
      <w:r w:rsidR="007F0903" w:rsidRPr="00CD7324">
        <w:instrText>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del w:id="6255" w:author="Sammartano, Marc (BIC USA)" w:date="2014-10-10T10:38:00Z">
        <w:r w:rsidDel="00E9000C">
          <w:delText>will be</w:delText>
        </w:r>
      </w:del>
      <w:ins w:id="6256" w:author="Sammartano, Marc (BIC USA)" w:date="2014-10-10T10:38:00Z">
        <w:r w:rsidR="00E9000C">
          <w:t>is</w:t>
        </w:r>
      </w:ins>
      <w:r>
        <w:t xml:space="preserve"> returned in x and top </w:t>
      </w:r>
      <w:del w:id="6257" w:author="Sammartano, Marc (BIC USA)" w:date="2014-10-10T10:37:00Z">
        <w:r w:rsidDel="00E9000C">
          <w:delText>will be</w:delText>
        </w:r>
      </w:del>
      <w:ins w:id="6258" w:author="Sammartano, Marc (BIC USA)" w:date="2014-10-10T10:37:00Z">
        <w:r w:rsidR="00E9000C">
          <w:t>is</w:t>
        </w:r>
      </w:ins>
      <w:r>
        <w:t xml:space="preserve"> returned in y.</w:t>
      </w:r>
      <w:ins w:id="6259" w:author="Sammartano, Marc (BIC USA)" w:date="2014-10-10T10:35:00Z">
        <w:r w:rsidR="00E9000C">
          <w:t xml:space="preserve"> For Line objects, the x1 and y1 </w:t>
        </w:r>
      </w:ins>
      <w:ins w:id="6260" w:author="Sammartano, Marc (BIC USA)" w:date="2014-10-10T10:36:00Z">
        <w:r w:rsidR="00E9000C">
          <w:t>parameters are returned.</w:t>
        </w:r>
      </w:ins>
      <w:ins w:id="6261" w:author="Sammartano, Marc (BIC USA)" w:date="2014-10-10T10:39:00Z">
        <w:r w:rsidR="00E9000C">
          <w:t xml:space="preserve"> </w:t>
        </w:r>
      </w:ins>
    </w:p>
    <w:p w:rsidR="00A4418F" w:rsidRDefault="00A4418F" w:rsidP="005F4916">
      <w:pPr>
        <w:pStyle w:val="Heading3"/>
      </w:pPr>
      <w:bookmarkStart w:id="6262" w:name="_Toc400726849"/>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6262"/>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ins w:id="6263" w:author="Sammartano, Marc (BIC USA)" w:date="2014-10-10T10:47:00Z">
        <w:r w:rsidR="006B371C">
          <w:t xml:space="preserve"> For a complete list of parameters, see the table in </w:t>
        </w:r>
        <w:r w:rsidR="006B371C" w:rsidRPr="006B371C">
          <w:rPr>
            <w:b/>
          </w:rPr>
          <w:t>Gr.Modify</w:t>
        </w:r>
        <w:r w:rsidR="006B371C">
          <w:t>.</w:t>
        </w:r>
      </w:ins>
    </w:p>
    <w:p w:rsidR="008C6E0B" w:rsidRDefault="003A4712" w:rsidP="005F4916">
      <w:pPr>
        <w:pStyle w:val="Heading3"/>
      </w:pPr>
      <w:bookmarkStart w:id="6264" w:name="_Toc400726850"/>
      <w:r>
        <w:t>Gr.</w:t>
      </w:r>
      <w:r w:rsidR="008C6E0B" w:rsidRPr="008C6E0B">
        <w:t xml:space="preserve">modify </w:t>
      </w:r>
      <w:r w:rsidR="007F0903">
        <w:t>&lt;object_ptr_nvar&gt;</w:t>
      </w:r>
      <w:r w:rsidR="008C6E0B" w:rsidRPr="008C6E0B">
        <w:t xml:space="preserve">, </w:t>
      </w:r>
      <w:r w:rsidR="00BF3B4F">
        <w:t>{</w:t>
      </w:r>
      <w:r w:rsidR="002E10EB">
        <w:t>&lt;tag_sexp</w:t>
      </w:r>
      <w:r w:rsidR="002E10EB" w:rsidRPr="004411C1">
        <w:t>&gt;</w:t>
      </w:r>
      <w:r w:rsidR="002E10EB">
        <w:t>, &lt;value_nvar | value_svar</w:t>
      </w:r>
      <w:r w:rsidR="002E10EB" w:rsidRPr="004411C1">
        <w:t>&gt;</w:t>
      </w:r>
      <w:r w:rsidR="002E10EB" w:rsidRPr="008C6E0B">
        <w:t>}</w:t>
      </w:r>
      <w:r w:rsidR="00BF3B4F">
        <w:t>, ...</w:t>
      </w:r>
      <w:bookmarkEnd w:id="6264"/>
      <w:r w:rsidR="00520661">
        <w:fldChar w:fldCharType="begin"/>
      </w:r>
      <w:r w:rsidR="007D352D">
        <w:instrText xml:space="preserve"> XE "</w:instrText>
      </w:r>
      <w:r w:rsidR="007D352D" w:rsidRPr="00FB3C83">
        <w:instrText xml:space="preserve">Gr.modify &lt;object_ptr_nvar&gt;, </w:instrText>
      </w:r>
      <w:r w:rsidR="00BF3B4F">
        <w:instrText>{</w:instrText>
      </w:r>
      <w:r w:rsidR="007D352D" w:rsidRPr="00FB3C83">
        <w:instrText>&lt;tag_sexp&gt;, &lt;value_nvar | value_svar&gt;}</w:instrText>
      </w:r>
      <w:r w:rsidR="00BF3B4F">
        <w:instrText>, ...</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will be changed to &lt;value_nvar&gt; or &lt;value_svar&gt;. </w:t>
      </w:r>
      <w:r w:rsidR="00BF3B4F">
        <w:t>This command can change only one object at a time, but y</w:t>
      </w:r>
      <w:r w:rsidR="00D6410D">
        <w:t>ou may list</w:t>
      </w:r>
      <w:r w:rsidR="00BF3B4F">
        <w:t xml:space="preserve"> as many tag/value pairs as you want.</w:t>
      </w:r>
    </w:p>
    <w:p w:rsidR="00727BB2" w:rsidRDefault="00144076" w:rsidP="00144076">
      <w:r>
        <w:t xml:space="preserve">With this command, you can change any of the parameters of any object in the Display List. The parameters you can change are given with the descriptions of the commands in this manual. In addition </w:t>
      </w:r>
      <w:r>
        <w:lastRenderedPageBreak/>
        <w:t>there are two general purpose parameters, "paint" and "alpha" (see below for details).</w:t>
      </w:r>
      <w:r w:rsidR="00007984">
        <w:t>You must provide parameter names that are valid for the specified object.</w:t>
      </w:r>
    </w:p>
    <w:p w:rsidR="00007984" w:rsidRDefault="00007984" w:rsidP="00007984">
      <w:r>
        <w:t>The results of gr.modify commands will not be observed until a gr.render command is given.</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rsidTr="00622721">
        <w:trPr>
          <w:ins w:id="6265" w:author="Sammartano, Marc (BIC USA)" w:date="2014-10-09T16:01:00Z"/>
        </w:trPr>
        <w:tc>
          <w:tcPr>
            <w:tcW w:w="849" w:type="dxa"/>
            <w:tcBorders>
              <w:top w:val="single" w:sz="12" w:space="0" w:color="auto"/>
              <w:bottom w:val="single" w:sz="12" w:space="0" w:color="auto"/>
            </w:tcBorders>
          </w:tcPr>
          <w:p w:rsidR="004E1435" w:rsidRDefault="004E1435" w:rsidP="004E1435">
            <w:pPr>
              <w:jc w:val="center"/>
              <w:rPr>
                <w:ins w:id="6266" w:author="Sammartano, Marc (BIC USA)" w:date="2014-10-09T16:09:00Z"/>
              </w:rPr>
            </w:pPr>
          </w:p>
        </w:tc>
        <w:tc>
          <w:tcPr>
            <w:tcW w:w="957" w:type="dxa"/>
            <w:tcBorders>
              <w:top w:val="single" w:sz="12" w:space="0" w:color="auto"/>
              <w:bottom w:val="single" w:sz="12" w:space="0" w:color="auto"/>
              <w:right w:val="single" w:sz="12" w:space="0" w:color="auto"/>
            </w:tcBorders>
          </w:tcPr>
          <w:p w:rsidR="004E1435" w:rsidRDefault="00E9000C" w:rsidP="004E1435">
            <w:pPr>
              <w:jc w:val="center"/>
              <w:rPr>
                <w:ins w:id="6267" w:author="Sammartano, Marc (BIC USA)" w:date="2014-10-09T16:01:00Z"/>
              </w:rPr>
            </w:pPr>
            <w:ins w:id="6268" w:author="Sammartano, Marc (BIC USA)" w:date="2014-10-09T16:02:00Z">
              <w:r>
                <w:t>TYPE</w:t>
              </w:r>
            </w:ins>
          </w:p>
        </w:tc>
        <w:tc>
          <w:tcPr>
            <w:tcW w:w="1440" w:type="dxa"/>
            <w:gridSpan w:val="2"/>
            <w:tcBorders>
              <w:top w:val="single" w:sz="12" w:space="0" w:color="auto"/>
              <w:left w:val="single" w:sz="12" w:space="0" w:color="auto"/>
              <w:bottom w:val="single" w:sz="12" w:space="0" w:color="auto"/>
            </w:tcBorders>
          </w:tcPr>
          <w:p w:rsidR="004E1435" w:rsidRDefault="004E1435" w:rsidP="004E1435">
            <w:pPr>
              <w:jc w:val="center"/>
              <w:rPr>
                <w:ins w:id="6269" w:author="Sammartano, Marc (BIC USA)" w:date="2014-10-09T16:22:00Z"/>
              </w:rPr>
            </w:pPr>
            <w:ins w:id="6270" w:author="Sammartano, Marc (BIC USA)" w:date="2014-10-09T16:12:00Z">
              <w:r>
                <w:t>POSITION</w:t>
              </w:r>
            </w:ins>
            <w:ins w:id="6271" w:author="Sammartano, Marc (BIC USA)" w:date="2014-10-09T16:13:00Z">
              <w:r>
                <w:t xml:space="preserve"> </w:t>
              </w:r>
            </w:ins>
            <w:ins w:id="6272" w:author="Sammartano, Marc (BIC USA)" w:date="2014-10-09T16:12:00Z">
              <w:r>
                <w:t>1</w:t>
              </w:r>
            </w:ins>
          </w:p>
          <w:p w:rsidR="00AE483F" w:rsidRDefault="00AE483F" w:rsidP="004E1435">
            <w:pPr>
              <w:jc w:val="center"/>
              <w:rPr>
                <w:ins w:id="6273" w:author="Sammartano, Marc (BIC USA)" w:date="2014-10-09T16:01:00Z"/>
              </w:rPr>
            </w:pPr>
            <w:ins w:id="6274" w:author="Sammartano, Marc (BIC USA)" w:date="2014-10-09T16:22:00Z">
              <w:r>
                <w:t>(numeric)</w:t>
              </w:r>
            </w:ins>
          </w:p>
        </w:tc>
        <w:tc>
          <w:tcPr>
            <w:tcW w:w="1607" w:type="dxa"/>
            <w:gridSpan w:val="2"/>
            <w:tcBorders>
              <w:top w:val="single" w:sz="12" w:space="0" w:color="auto"/>
              <w:bottom w:val="single" w:sz="12" w:space="0" w:color="auto"/>
            </w:tcBorders>
          </w:tcPr>
          <w:p w:rsidR="004E1435" w:rsidRDefault="004E1435" w:rsidP="004E1435">
            <w:pPr>
              <w:jc w:val="center"/>
              <w:rPr>
                <w:ins w:id="6275" w:author="Sammartano, Marc (BIC USA)" w:date="2014-10-09T16:23:00Z"/>
              </w:rPr>
            </w:pPr>
            <w:ins w:id="6276" w:author="Sammartano, Marc (BIC USA)" w:date="2014-10-09T16:13:00Z">
              <w:r>
                <w:t>POSITION 2</w:t>
              </w:r>
            </w:ins>
          </w:p>
          <w:p w:rsidR="00AE483F" w:rsidRDefault="00AE483F" w:rsidP="004E1435">
            <w:pPr>
              <w:jc w:val="center"/>
              <w:rPr>
                <w:ins w:id="6277" w:author="Sammartano, Marc (BIC USA)" w:date="2014-10-09T16:01:00Z"/>
              </w:rPr>
            </w:pPr>
            <w:ins w:id="6278" w:author="Sammartano, Marc (BIC USA)" w:date="2014-10-09T16:23:00Z">
              <w:r>
                <w:t>(numeric)</w:t>
              </w:r>
            </w:ins>
          </w:p>
        </w:tc>
        <w:tc>
          <w:tcPr>
            <w:tcW w:w="1589" w:type="dxa"/>
            <w:tcBorders>
              <w:top w:val="single" w:sz="12" w:space="0" w:color="auto"/>
              <w:bottom w:val="single" w:sz="12" w:space="0" w:color="auto"/>
            </w:tcBorders>
          </w:tcPr>
          <w:p w:rsidR="004E1435" w:rsidRDefault="004E1435" w:rsidP="004E1435">
            <w:pPr>
              <w:jc w:val="center"/>
              <w:rPr>
                <w:ins w:id="6279" w:author="Sammartano, Marc (BIC USA)" w:date="2014-10-09T16:23:00Z"/>
              </w:rPr>
            </w:pPr>
            <w:ins w:id="6280" w:author="Sammartano, Marc (BIC USA)" w:date="2014-10-09T16:13:00Z">
              <w:r>
                <w:t>ANGLE/RADIUS</w:t>
              </w:r>
            </w:ins>
          </w:p>
          <w:p w:rsidR="00AE483F" w:rsidRDefault="00AE483F" w:rsidP="004E1435">
            <w:pPr>
              <w:jc w:val="center"/>
              <w:rPr>
                <w:ins w:id="6281" w:author="Sammartano, Marc (BIC USA)" w:date="2014-10-09T16:01:00Z"/>
              </w:rPr>
            </w:pPr>
            <w:ins w:id="6282" w:author="Sammartano, Marc (BIC USA)" w:date="2014-10-09T16:23:00Z">
              <w:r>
                <w:t>(numeric)</w:t>
              </w:r>
            </w:ins>
          </w:p>
        </w:tc>
        <w:tc>
          <w:tcPr>
            <w:tcW w:w="1061" w:type="dxa"/>
            <w:tcBorders>
              <w:top w:val="single" w:sz="12" w:space="0" w:color="auto"/>
              <w:bottom w:val="single" w:sz="12" w:space="0" w:color="auto"/>
            </w:tcBorders>
          </w:tcPr>
          <w:p w:rsidR="004E1435" w:rsidRDefault="004E1435" w:rsidP="004E1435">
            <w:pPr>
              <w:jc w:val="center"/>
              <w:rPr>
                <w:ins w:id="6283" w:author="Sammartano, Marc (BIC USA)" w:date="2014-10-09T16:23:00Z"/>
              </w:rPr>
            </w:pPr>
            <w:ins w:id="6284" w:author="Sammartano, Marc (BIC USA)" w:date="2014-10-09T16:13:00Z">
              <w:r>
                <w:t>UNIQUE</w:t>
              </w:r>
            </w:ins>
          </w:p>
          <w:p w:rsidR="00AE483F" w:rsidRDefault="00AE483F" w:rsidP="004E1435">
            <w:pPr>
              <w:jc w:val="center"/>
              <w:rPr>
                <w:ins w:id="6285" w:author="Sammartano, Marc (BIC USA)" w:date="2014-10-09T16:01:00Z"/>
              </w:rPr>
            </w:pPr>
            <w:ins w:id="6286" w:author="Sammartano, Marc (BIC USA)" w:date="2014-10-09T16:23:00Z">
              <w:r>
                <w:t>(various)</w:t>
              </w:r>
            </w:ins>
          </w:p>
        </w:tc>
        <w:tc>
          <w:tcPr>
            <w:tcW w:w="958" w:type="dxa"/>
            <w:tcBorders>
              <w:top w:val="single" w:sz="12" w:space="0" w:color="auto"/>
              <w:bottom w:val="single" w:sz="12" w:space="0" w:color="auto"/>
            </w:tcBorders>
          </w:tcPr>
          <w:p w:rsidR="004E1435" w:rsidRDefault="004E1435" w:rsidP="004E1435">
            <w:pPr>
              <w:jc w:val="center"/>
              <w:rPr>
                <w:ins w:id="6287" w:author="Sammartano, Marc (BIC USA)" w:date="2014-10-09T16:23:00Z"/>
              </w:rPr>
            </w:pPr>
            <w:ins w:id="6288" w:author="Sammartano, Marc (BIC USA)" w:date="2014-10-09T16:13:00Z">
              <w:r>
                <w:t>PAINT</w:t>
              </w:r>
            </w:ins>
          </w:p>
          <w:p w:rsidR="00AE483F" w:rsidRDefault="00AE483F" w:rsidP="004E1435">
            <w:pPr>
              <w:jc w:val="center"/>
              <w:rPr>
                <w:ins w:id="6289" w:author="Sammartano, Marc (BIC USA)" w:date="2014-10-09T16:01:00Z"/>
              </w:rPr>
            </w:pPr>
            <w:ins w:id="6290" w:author="Sammartano, Marc (BIC USA)" w:date="2014-10-09T16:23:00Z">
              <w:r>
                <w:t>(list ptr)</w:t>
              </w:r>
            </w:ins>
          </w:p>
        </w:tc>
        <w:tc>
          <w:tcPr>
            <w:tcW w:w="814" w:type="dxa"/>
            <w:tcBorders>
              <w:top w:val="single" w:sz="12" w:space="0" w:color="auto"/>
              <w:bottom w:val="single" w:sz="12" w:space="0" w:color="auto"/>
            </w:tcBorders>
          </w:tcPr>
          <w:p w:rsidR="004E1435" w:rsidRDefault="004E1435" w:rsidP="004E1435">
            <w:pPr>
              <w:jc w:val="center"/>
              <w:rPr>
                <w:ins w:id="6291" w:author="Sammartano, Marc (BIC USA)" w:date="2014-10-09T16:23:00Z"/>
              </w:rPr>
            </w:pPr>
            <w:ins w:id="6292" w:author="Sammartano, Marc (BIC USA)" w:date="2014-10-09T16:13:00Z">
              <w:r>
                <w:t>ALPHA</w:t>
              </w:r>
            </w:ins>
          </w:p>
          <w:p w:rsidR="00AE483F" w:rsidRDefault="00AE483F" w:rsidP="004E1435">
            <w:pPr>
              <w:jc w:val="center"/>
              <w:rPr>
                <w:ins w:id="6293" w:author="Sammartano, Marc (BIC USA)" w:date="2014-10-09T16:01:00Z"/>
              </w:rPr>
            </w:pPr>
            <w:ins w:id="6294" w:author="Sammartano, Marc (BIC USA)" w:date="2014-10-09T16:23:00Z">
              <w:r>
                <w:t>(num)</w:t>
              </w:r>
            </w:ins>
          </w:p>
        </w:tc>
      </w:tr>
      <w:tr w:rsidR="004E1435" w:rsidTr="00622721">
        <w:trPr>
          <w:ins w:id="6295" w:author="Sammartano, Marc (BIC USA)" w:date="2014-10-09T16:11:00Z"/>
        </w:trPr>
        <w:tc>
          <w:tcPr>
            <w:tcW w:w="849" w:type="dxa"/>
            <w:vMerge w:val="restart"/>
            <w:tcBorders>
              <w:top w:val="single" w:sz="12" w:space="0" w:color="auto"/>
              <w:bottom w:val="single" w:sz="6" w:space="0" w:color="auto"/>
            </w:tcBorders>
            <w:textDirection w:val="btLr"/>
            <w:vAlign w:val="center"/>
          </w:tcPr>
          <w:p w:rsidR="004E1435" w:rsidRDefault="004E1435" w:rsidP="00622721">
            <w:pPr>
              <w:ind w:left="113" w:right="113"/>
              <w:jc w:val="center"/>
              <w:rPr>
                <w:ins w:id="6296" w:author="Sammartano, Marc (BIC USA)" w:date="2014-10-09T16:11:00Z"/>
              </w:rPr>
            </w:pPr>
            <w:ins w:id="6297" w:author="Sammartano, Marc (BIC USA)" w:date="2014-10-09T16:16:00Z">
              <w:r>
                <w:t>SHAPE</w:t>
              </w:r>
            </w:ins>
            <w:ins w:id="6298" w:author="Sammartano, Marc (BIC USA)" w:date="2014-10-09T16:18:00Z">
              <w:r>
                <w:t>S</w:t>
              </w:r>
            </w:ins>
            <w:ins w:id="6299" w:author="Sammartano, Marc (BIC USA)" w:date="2014-10-09T16:25:00Z">
              <w:r w:rsidR="00AE483F">
                <w:t xml:space="preserve"> and</w:t>
              </w:r>
            </w:ins>
            <w:ins w:id="6300" w:author="Sammartano, Marc (BIC USA)" w:date="2014-10-09T16:49:00Z">
              <w:r w:rsidR="00622721">
                <w:t xml:space="preserve"> </w:t>
              </w:r>
            </w:ins>
            <w:ins w:id="6301" w:author="Sammartano, Marc (BIC USA)" w:date="2014-10-09T16:16:00Z">
              <w:r>
                <w:t>OBJECT</w:t>
              </w:r>
            </w:ins>
            <w:ins w:id="6302" w:author="Sammartano, Marc (BIC USA)" w:date="2014-10-09T16:18:00Z">
              <w:r>
                <w:t>S</w:t>
              </w:r>
            </w:ins>
          </w:p>
        </w:tc>
        <w:tc>
          <w:tcPr>
            <w:tcW w:w="957" w:type="dxa"/>
            <w:tcBorders>
              <w:top w:val="single" w:sz="12" w:space="0" w:color="auto"/>
              <w:bottom w:val="single" w:sz="6" w:space="0" w:color="auto"/>
              <w:right w:val="single" w:sz="12" w:space="0" w:color="auto"/>
            </w:tcBorders>
          </w:tcPr>
          <w:p w:rsidR="004E1435" w:rsidRDefault="00D14519" w:rsidP="004E1435">
            <w:pPr>
              <w:jc w:val="center"/>
              <w:rPr>
                <w:ins w:id="6303" w:author="Sammartano, Marc (BIC USA)" w:date="2014-10-09T16:11:00Z"/>
              </w:rPr>
            </w:pPr>
            <w:ins w:id="6304" w:author="Sammartano, Marc (BIC USA)" w:date="2014-10-09T16:56:00Z">
              <w:r>
                <w:fldChar w:fldCharType="begin"/>
              </w:r>
              <w:r>
                <w:instrText xml:space="preserve"> HYPERLINK  \l "_Gr.arc_&lt;object_number_nvar&gt;,_left," </w:instrText>
              </w:r>
              <w:r>
                <w:fldChar w:fldCharType="separate"/>
              </w:r>
              <w:r w:rsidR="004E1435" w:rsidRPr="00D14519">
                <w:rPr>
                  <w:rStyle w:val="Hyperlink"/>
                </w:rPr>
                <w:t>arc</w:t>
              </w:r>
              <w:r>
                <w:fldChar w:fldCharType="end"/>
              </w:r>
            </w:ins>
          </w:p>
        </w:tc>
        <w:tc>
          <w:tcPr>
            <w:tcW w:w="720" w:type="dxa"/>
            <w:tcBorders>
              <w:top w:val="single" w:sz="12" w:space="0" w:color="auto"/>
              <w:left w:val="single" w:sz="12" w:space="0" w:color="auto"/>
            </w:tcBorders>
          </w:tcPr>
          <w:p w:rsidR="004E1435" w:rsidRDefault="004E1435" w:rsidP="004E1435">
            <w:pPr>
              <w:jc w:val="center"/>
              <w:rPr>
                <w:ins w:id="6305" w:author="Sammartano, Marc (BIC USA)" w:date="2014-10-09T16:11:00Z"/>
              </w:rPr>
            </w:pPr>
            <w:ins w:id="6306" w:author="Sammartano, Marc (BIC USA)" w:date="2014-10-09T16:11:00Z">
              <w:r>
                <w:t>left</w:t>
              </w:r>
            </w:ins>
          </w:p>
        </w:tc>
        <w:tc>
          <w:tcPr>
            <w:tcW w:w="720" w:type="dxa"/>
            <w:tcBorders>
              <w:top w:val="single" w:sz="12" w:space="0" w:color="auto"/>
            </w:tcBorders>
          </w:tcPr>
          <w:p w:rsidR="004E1435" w:rsidRDefault="004E1435" w:rsidP="004E1435">
            <w:pPr>
              <w:jc w:val="center"/>
              <w:rPr>
                <w:ins w:id="6307" w:author="Sammartano, Marc (BIC USA)" w:date="2014-10-09T16:11:00Z"/>
              </w:rPr>
            </w:pPr>
            <w:ins w:id="6308" w:author="Sammartano, Marc (BIC USA)" w:date="2014-10-09T16:11:00Z">
              <w:r>
                <w:t>top</w:t>
              </w:r>
            </w:ins>
          </w:p>
        </w:tc>
        <w:tc>
          <w:tcPr>
            <w:tcW w:w="720" w:type="dxa"/>
            <w:tcBorders>
              <w:top w:val="single" w:sz="12" w:space="0" w:color="auto"/>
            </w:tcBorders>
          </w:tcPr>
          <w:p w:rsidR="004E1435" w:rsidRDefault="004E1435" w:rsidP="004E1435">
            <w:pPr>
              <w:jc w:val="center"/>
              <w:rPr>
                <w:ins w:id="6309" w:author="Sammartano, Marc (BIC USA)" w:date="2014-10-09T16:11:00Z"/>
              </w:rPr>
            </w:pPr>
            <w:ins w:id="6310" w:author="Sammartano, Marc (BIC USA)" w:date="2014-10-09T16:11:00Z">
              <w:r>
                <w:t>right</w:t>
              </w:r>
            </w:ins>
          </w:p>
        </w:tc>
        <w:tc>
          <w:tcPr>
            <w:tcW w:w="887" w:type="dxa"/>
            <w:tcBorders>
              <w:top w:val="single" w:sz="12" w:space="0" w:color="auto"/>
            </w:tcBorders>
          </w:tcPr>
          <w:p w:rsidR="004E1435" w:rsidRDefault="004E1435" w:rsidP="004E1435">
            <w:pPr>
              <w:jc w:val="center"/>
              <w:rPr>
                <w:ins w:id="6311" w:author="Sammartano, Marc (BIC USA)" w:date="2014-10-09T16:11:00Z"/>
              </w:rPr>
            </w:pPr>
            <w:ins w:id="6312" w:author="Sammartano, Marc (BIC USA)" w:date="2014-10-09T16:11:00Z">
              <w:r>
                <w:t>bottom</w:t>
              </w:r>
            </w:ins>
          </w:p>
        </w:tc>
        <w:tc>
          <w:tcPr>
            <w:tcW w:w="1589" w:type="dxa"/>
            <w:tcBorders>
              <w:top w:val="single" w:sz="12" w:space="0" w:color="auto"/>
            </w:tcBorders>
          </w:tcPr>
          <w:p w:rsidR="004E1435" w:rsidRDefault="004E1435" w:rsidP="004E1435">
            <w:pPr>
              <w:jc w:val="center"/>
              <w:rPr>
                <w:ins w:id="6313" w:author="Sammartano, Marc (BIC USA)" w:date="2014-10-09T16:11:00Z"/>
              </w:rPr>
            </w:pPr>
            <w:ins w:id="6314" w:author="Sammartano, Marc (BIC USA)" w:date="2014-10-09T16:11:00Z">
              <w:r>
                <w:t>start_angle</w:t>
              </w:r>
            </w:ins>
          </w:p>
          <w:p w:rsidR="004E1435" w:rsidRDefault="004E1435" w:rsidP="004E1435">
            <w:pPr>
              <w:jc w:val="center"/>
              <w:rPr>
                <w:ins w:id="6315" w:author="Sammartano, Marc (BIC USA)" w:date="2014-10-09T16:11:00Z"/>
              </w:rPr>
            </w:pPr>
            <w:ins w:id="6316" w:author="Sammartano, Marc (BIC USA)" w:date="2014-10-09T16:11:00Z">
              <w:r>
                <w:t>sweep_angle</w:t>
              </w:r>
            </w:ins>
          </w:p>
        </w:tc>
        <w:tc>
          <w:tcPr>
            <w:tcW w:w="1061" w:type="dxa"/>
            <w:tcBorders>
              <w:top w:val="single" w:sz="12" w:space="0" w:color="auto"/>
            </w:tcBorders>
          </w:tcPr>
          <w:p w:rsidR="004E1435" w:rsidRDefault="004E1435" w:rsidP="004E1435">
            <w:pPr>
              <w:jc w:val="center"/>
              <w:rPr>
                <w:ins w:id="6317" w:author="Sammartano, Marc (BIC USA)" w:date="2014-10-09T16:11:00Z"/>
              </w:rPr>
            </w:pPr>
            <w:ins w:id="6318" w:author="Sammartano, Marc (BIC USA)" w:date="2014-10-09T16:11:00Z">
              <w:r>
                <w:t>fill_mode</w:t>
              </w:r>
            </w:ins>
          </w:p>
        </w:tc>
        <w:tc>
          <w:tcPr>
            <w:tcW w:w="958" w:type="dxa"/>
            <w:tcBorders>
              <w:top w:val="single" w:sz="12" w:space="0" w:color="auto"/>
            </w:tcBorders>
          </w:tcPr>
          <w:p w:rsidR="004E1435" w:rsidRDefault="004E1435" w:rsidP="004E1435">
            <w:pPr>
              <w:jc w:val="center"/>
              <w:rPr>
                <w:ins w:id="6319" w:author="Sammartano, Marc (BIC USA)" w:date="2014-10-09T16:11:00Z"/>
              </w:rPr>
            </w:pPr>
            <w:ins w:id="6320" w:author="Sammartano, Marc (BIC USA)" w:date="2014-10-09T16:11:00Z">
              <w:r>
                <w:t>paint</w:t>
              </w:r>
            </w:ins>
          </w:p>
        </w:tc>
        <w:tc>
          <w:tcPr>
            <w:tcW w:w="814" w:type="dxa"/>
            <w:tcBorders>
              <w:top w:val="single" w:sz="12" w:space="0" w:color="auto"/>
            </w:tcBorders>
          </w:tcPr>
          <w:p w:rsidR="004E1435" w:rsidRDefault="004E1435" w:rsidP="004E1435">
            <w:pPr>
              <w:jc w:val="center"/>
              <w:rPr>
                <w:ins w:id="6321" w:author="Sammartano, Marc (BIC USA)" w:date="2014-10-09T16:11:00Z"/>
              </w:rPr>
            </w:pPr>
            <w:ins w:id="6322" w:author="Sammartano, Marc (BIC USA)" w:date="2014-10-09T16:11:00Z">
              <w:r>
                <w:t>alpha</w:t>
              </w:r>
            </w:ins>
          </w:p>
        </w:tc>
      </w:tr>
      <w:tr w:rsidR="004E1435" w:rsidTr="00622721">
        <w:trPr>
          <w:ins w:id="6323" w:author="Sammartano, Marc (BIC USA)" w:date="2014-10-09T16:01:00Z"/>
        </w:trPr>
        <w:tc>
          <w:tcPr>
            <w:tcW w:w="849" w:type="dxa"/>
            <w:vMerge/>
            <w:tcBorders>
              <w:top w:val="single" w:sz="6" w:space="0" w:color="auto"/>
              <w:bottom w:val="single" w:sz="6" w:space="0" w:color="auto"/>
            </w:tcBorders>
          </w:tcPr>
          <w:p w:rsidR="004E1435" w:rsidRDefault="004E1435" w:rsidP="004E1435">
            <w:pPr>
              <w:jc w:val="center"/>
              <w:rPr>
                <w:ins w:id="6324" w:author="Sammartano, Marc (BIC USA)" w:date="2014-10-09T16:09:00Z"/>
              </w:rPr>
            </w:pPr>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325" w:author="Sammartano, Marc (BIC USA)" w:date="2014-10-09T16:01:00Z"/>
              </w:rPr>
            </w:pPr>
            <w:ins w:id="6326" w:author="Sammartano, Marc (BIC USA)" w:date="2014-10-09T16:57:00Z">
              <w:r>
                <w:fldChar w:fldCharType="begin"/>
              </w:r>
              <w:r>
                <w:instrText xml:space="preserve"> HYPERLINK  \l "_Gr.bitmap.draw_&lt;object_ptr_nvar&gt;,_&lt;" </w:instrText>
              </w:r>
              <w:r>
                <w:fldChar w:fldCharType="separate"/>
              </w:r>
              <w:r w:rsidR="004E1435" w:rsidRPr="00D14519">
                <w:rPr>
                  <w:rStyle w:val="Hyperlink"/>
                </w:rPr>
                <w:t>bitmap</w:t>
              </w:r>
              <w:r>
                <w:fldChar w:fldCharType="end"/>
              </w:r>
            </w:ins>
          </w:p>
        </w:tc>
        <w:tc>
          <w:tcPr>
            <w:tcW w:w="720" w:type="dxa"/>
            <w:tcBorders>
              <w:left w:val="single" w:sz="12" w:space="0" w:color="auto"/>
            </w:tcBorders>
          </w:tcPr>
          <w:p w:rsidR="004E1435" w:rsidRDefault="004E1435" w:rsidP="004E1435">
            <w:pPr>
              <w:jc w:val="center"/>
              <w:rPr>
                <w:ins w:id="6327" w:author="Sammartano, Marc (BIC USA)" w:date="2014-10-09T16:01:00Z"/>
              </w:rPr>
            </w:pPr>
            <w:ins w:id="6328" w:author="Sammartano, Marc (BIC USA)" w:date="2014-10-09T16:06:00Z">
              <w:r>
                <w:t>x</w:t>
              </w:r>
            </w:ins>
          </w:p>
        </w:tc>
        <w:tc>
          <w:tcPr>
            <w:tcW w:w="720" w:type="dxa"/>
          </w:tcPr>
          <w:p w:rsidR="004E1435" w:rsidRDefault="004E1435" w:rsidP="004E1435">
            <w:pPr>
              <w:jc w:val="center"/>
              <w:rPr>
                <w:ins w:id="6329" w:author="Sammartano, Marc (BIC USA)" w:date="2014-10-09T16:01:00Z"/>
              </w:rPr>
            </w:pPr>
            <w:ins w:id="6330" w:author="Sammartano, Marc (BIC USA)" w:date="2014-10-09T16:06:00Z">
              <w:r>
                <w:t>y</w:t>
              </w:r>
            </w:ins>
          </w:p>
        </w:tc>
        <w:tc>
          <w:tcPr>
            <w:tcW w:w="720" w:type="dxa"/>
          </w:tcPr>
          <w:p w:rsidR="004E1435" w:rsidRDefault="004E1435" w:rsidP="004E1435">
            <w:pPr>
              <w:jc w:val="center"/>
              <w:rPr>
                <w:ins w:id="6331" w:author="Sammartano, Marc (BIC USA)" w:date="2014-10-09T16:01:00Z"/>
              </w:rPr>
            </w:pPr>
          </w:p>
        </w:tc>
        <w:tc>
          <w:tcPr>
            <w:tcW w:w="887" w:type="dxa"/>
          </w:tcPr>
          <w:p w:rsidR="004E1435" w:rsidRDefault="004E1435" w:rsidP="004E1435">
            <w:pPr>
              <w:jc w:val="center"/>
              <w:rPr>
                <w:ins w:id="6332" w:author="Sammartano, Marc (BIC USA)" w:date="2014-10-09T16:01:00Z"/>
              </w:rPr>
            </w:pPr>
          </w:p>
        </w:tc>
        <w:tc>
          <w:tcPr>
            <w:tcW w:w="1589" w:type="dxa"/>
          </w:tcPr>
          <w:p w:rsidR="004E1435" w:rsidRDefault="004E1435" w:rsidP="004E1435">
            <w:pPr>
              <w:jc w:val="center"/>
              <w:rPr>
                <w:ins w:id="6333" w:author="Sammartano, Marc (BIC USA)" w:date="2014-10-09T16:01:00Z"/>
              </w:rPr>
            </w:pPr>
          </w:p>
        </w:tc>
        <w:tc>
          <w:tcPr>
            <w:tcW w:w="1061" w:type="dxa"/>
          </w:tcPr>
          <w:p w:rsidR="004E1435" w:rsidRDefault="004E1435" w:rsidP="004E1435">
            <w:pPr>
              <w:jc w:val="center"/>
              <w:rPr>
                <w:ins w:id="6334" w:author="Sammartano, Marc (BIC USA)" w:date="2014-10-09T16:01:00Z"/>
              </w:rPr>
            </w:pPr>
          </w:p>
        </w:tc>
        <w:tc>
          <w:tcPr>
            <w:tcW w:w="958" w:type="dxa"/>
          </w:tcPr>
          <w:p w:rsidR="004E1435" w:rsidRDefault="004E1435" w:rsidP="004E1435">
            <w:pPr>
              <w:jc w:val="center"/>
              <w:rPr>
                <w:ins w:id="6335" w:author="Sammartano, Marc (BIC USA)" w:date="2014-10-09T16:01:00Z"/>
              </w:rPr>
            </w:pPr>
            <w:ins w:id="6336" w:author="Sammartano, Marc (BIC USA)" w:date="2014-10-09T16:10:00Z">
              <w:r w:rsidRPr="00413BCD">
                <w:t>paint</w:t>
              </w:r>
            </w:ins>
          </w:p>
        </w:tc>
        <w:tc>
          <w:tcPr>
            <w:tcW w:w="814" w:type="dxa"/>
          </w:tcPr>
          <w:p w:rsidR="004E1435" w:rsidRDefault="004E1435" w:rsidP="004E1435">
            <w:pPr>
              <w:jc w:val="center"/>
              <w:rPr>
                <w:ins w:id="6337" w:author="Sammartano, Marc (BIC USA)" w:date="2014-10-09T16:01:00Z"/>
              </w:rPr>
            </w:pPr>
            <w:ins w:id="6338" w:author="Sammartano, Marc (BIC USA)" w:date="2014-10-09T16:10:00Z">
              <w:r w:rsidRPr="00034F5E">
                <w:t>alpha</w:t>
              </w:r>
            </w:ins>
          </w:p>
        </w:tc>
      </w:tr>
      <w:tr w:rsidR="004E1435" w:rsidTr="00622721">
        <w:trPr>
          <w:ins w:id="6339" w:author="Sammartano, Marc (BIC USA)" w:date="2014-10-09T16:01:00Z"/>
        </w:trPr>
        <w:tc>
          <w:tcPr>
            <w:tcW w:w="849" w:type="dxa"/>
            <w:vMerge/>
            <w:tcBorders>
              <w:top w:val="single" w:sz="6" w:space="0" w:color="auto"/>
              <w:bottom w:val="single" w:sz="6" w:space="0" w:color="auto"/>
            </w:tcBorders>
          </w:tcPr>
          <w:p w:rsidR="004E1435" w:rsidRDefault="004E1435" w:rsidP="004E1435">
            <w:pPr>
              <w:jc w:val="center"/>
              <w:rPr>
                <w:ins w:id="6340" w:author="Sammartano, Marc (BIC USA)" w:date="2014-10-09T16:09:00Z"/>
              </w:rPr>
            </w:pPr>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341" w:author="Sammartano, Marc (BIC USA)" w:date="2014-10-09T16:01:00Z"/>
              </w:rPr>
            </w:pPr>
            <w:ins w:id="6342" w:author="Sammartano, Marc (BIC USA)" w:date="2014-10-09T16:58:00Z">
              <w:r>
                <w:fldChar w:fldCharType="begin"/>
              </w:r>
              <w:r>
                <w:instrText xml:space="preserve"> HYPERLINK  \l "_Gr.circle_&lt;object_number_nvar&gt;,_x," </w:instrText>
              </w:r>
              <w:r>
                <w:fldChar w:fldCharType="separate"/>
              </w:r>
              <w:r w:rsidR="004E1435" w:rsidRPr="00D14519">
                <w:rPr>
                  <w:rStyle w:val="Hyperlink"/>
                </w:rPr>
                <w:t>circle</w:t>
              </w:r>
              <w:r>
                <w:fldChar w:fldCharType="end"/>
              </w:r>
            </w:ins>
          </w:p>
        </w:tc>
        <w:tc>
          <w:tcPr>
            <w:tcW w:w="720" w:type="dxa"/>
            <w:tcBorders>
              <w:left w:val="single" w:sz="12" w:space="0" w:color="auto"/>
            </w:tcBorders>
          </w:tcPr>
          <w:p w:rsidR="004E1435" w:rsidRDefault="004E1435" w:rsidP="004E1435">
            <w:pPr>
              <w:jc w:val="center"/>
              <w:rPr>
                <w:ins w:id="6343" w:author="Sammartano, Marc (BIC USA)" w:date="2014-10-09T16:01:00Z"/>
              </w:rPr>
            </w:pPr>
            <w:ins w:id="6344" w:author="Sammartano, Marc (BIC USA)" w:date="2014-10-09T16:07:00Z">
              <w:r>
                <w:t>x</w:t>
              </w:r>
            </w:ins>
          </w:p>
        </w:tc>
        <w:tc>
          <w:tcPr>
            <w:tcW w:w="720" w:type="dxa"/>
          </w:tcPr>
          <w:p w:rsidR="004E1435" w:rsidRDefault="004E1435" w:rsidP="004E1435">
            <w:pPr>
              <w:jc w:val="center"/>
              <w:rPr>
                <w:ins w:id="6345" w:author="Sammartano, Marc (BIC USA)" w:date="2014-10-09T16:01:00Z"/>
              </w:rPr>
            </w:pPr>
            <w:ins w:id="6346" w:author="Sammartano, Marc (BIC USA)" w:date="2014-10-09T16:07:00Z">
              <w:r>
                <w:t>y</w:t>
              </w:r>
            </w:ins>
          </w:p>
        </w:tc>
        <w:tc>
          <w:tcPr>
            <w:tcW w:w="720" w:type="dxa"/>
          </w:tcPr>
          <w:p w:rsidR="004E1435" w:rsidRDefault="004E1435" w:rsidP="004E1435">
            <w:pPr>
              <w:jc w:val="center"/>
              <w:rPr>
                <w:ins w:id="6347" w:author="Sammartano, Marc (BIC USA)" w:date="2014-10-09T16:01:00Z"/>
              </w:rPr>
            </w:pPr>
          </w:p>
        </w:tc>
        <w:tc>
          <w:tcPr>
            <w:tcW w:w="887" w:type="dxa"/>
          </w:tcPr>
          <w:p w:rsidR="004E1435" w:rsidRDefault="004E1435" w:rsidP="004E1435">
            <w:pPr>
              <w:jc w:val="center"/>
              <w:rPr>
                <w:ins w:id="6348" w:author="Sammartano, Marc (BIC USA)" w:date="2014-10-09T16:01:00Z"/>
              </w:rPr>
            </w:pPr>
          </w:p>
        </w:tc>
        <w:tc>
          <w:tcPr>
            <w:tcW w:w="1589" w:type="dxa"/>
          </w:tcPr>
          <w:p w:rsidR="004E1435" w:rsidRDefault="004E1435" w:rsidP="004E1435">
            <w:pPr>
              <w:jc w:val="center"/>
              <w:rPr>
                <w:ins w:id="6349" w:author="Sammartano, Marc (BIC USA)" w:date="2014-10-09T16:01:00Z"/>
              </w:rPr>
            </w:pPr>
            <w:ins w:id="6350" w:author="Sammartano, Marc (BIC USA)" w:date="2014-10-09T16:07:00Z">
              <w:r>
                <w:t>radius</w:t>
              </w:r>
            </w:ins>
          </w:p>
        </w:tc>
        <w:tc>
          <w:tcPr>
            <w:tcW w:w="1061" w:type="dxa"/>
          </w:tcPr>
          <w:p w:rsidR="004E1435" w:rsidRDefault="004E1435" w:rsidP="004E1435">
            <w:pPr>
              <w:jc w:val="center"/>
              <w:rPr>
                <w:ins w:id="6351" w:author="Sammartano, Marc (BIC USA)" w:date="2014-10-09T16:01:00Z"/>
              </w:rPr>
            </w:pPr>
          </w:p>
        </w:tc>
        <w:tc>
          <w:tcPr>
            <w:tcW w:w="958" w:type="dxa"/>
          </w:tcPr>
          <w:p w:rsidR="004E1435" w:rsidRDefault="004E1435" w:rsidP="004E1435">
            <w:pPr>
              <w:jc w:val="center"/>
              <w:rPr>
                <w:ins w:id="6352" w:author="Sammartano, Marc (BIC USA)" w:date="2014-10-09T16:01:00Z"/>
              </w:rPr>
            </w:pPr>
            <w:ins w:id="6353" w:author="Sammartano, Marc (BIC USA)" w:date="2014-10-09T16:10:00Z">
              <w:r w:rsidRPr="00413BCD">
                <w:t>paint</w:t>
              </w:r>
            </w:ins>
          </w:p>
        </w:tc>
        <w:tc>
          <w:tcPr>
            <w:tcW w:w="814" w:type="dxa"/>
          </w:tcPr>
          <w:p w:rsidR="004E1435" w:rsidRDefault="004E1435" w:rsidP="004E1435">
            <w:pPr>
              <w:jc w:val="center"/>
              <w:rPr>
                <w:ins w:id="6354" w:author="Sammartano, Marc (BIC USA)" w:date="2014-10-09T16:01:00Z"/>
              </w:rPr>
            </w:pPr>
            <w:ins w:id="6355" w:author="Sammartano, Marc (BIC USA)" w:date="2014-10-09T16:10:00Z">
              <w:r w:rsidRPr="00034F5E">
                <w:t>alpha</w:t>
              </w:r>
            </w:ins>
          </w:p>
        </w:tc>
      </w:tr>
      <w:tr w:rsidR="004E1435" w:rsidTr="00622721">
        <w:trPr>
          <w:ins w:id="6356" w:author="Sammartano, Marc (BIC USA)" w:date="2014-10-09T16:01:00Z"/>
        </w:trPr>
        <w:tc>
          <w:tcPr>
            <w:tcW w:w="849" w:type="dxa"/>
            <w:vMerge/>
            <w:tcBorders>
              <w:top w:val="single" w:sz="6" w:space="0" w:color="auto"/>
              <w:bottom w:val="single" w:sz="6" w:space="0" w:color="auto"/>
            </w:tcBorders>
          </w:tcPr>
          <w:p w:rsidR="004E1435" w:rsidRDefault="004E1435" w:rsidP="004E1435">
            <w:pPr>
              <w:jc w:val="center"/>
              <w:rPr>
                <w:ins w:id="6357" w:author="Sammartano, Marc (BIC USA)" w:date="2014-10-09T16:09:00Z"/>
              </w:rPr>
            </w:pPr>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358" w:author="Sammartano, Marc (BIC USA)" w:date="2014-10-09T16:01:00Z"/>
              </w:rPr>
            </w:pPr>
            <w:ins w:id="6359" w:author="Sammartano, Marc (BIC USA)" w:date="2014-10-09T16:58:00Z">
              <w:r>
                <w:fldChar w:fldCharType="begin"/>
              </w:r>
              <w:r>
                <w:instrText xml:space="preserve"> HYPERLINK  \l "_Gr.line_&lt;object_number_nvar&gt;,_x1," </w:instrText>
              </w:r>
              <w:r>
                <w:fldChar w:fldCharType="separate"/>
              </w:r>
              <w:r w:rsidR="004E1435" w:rsidRPr="00D14519">
                <w:rPr>
                  <w:rStyle w:val="Hyperlink"/>
                </w:rPr>
                <w:t>line</w:t>
              </w:r>
              <w:r>
                <w:fldChar w:fldCharType="end"/>
              </w:r>
            </w:ins>
          </w:p>
        </w:tc>
        <w:tc>
          <w:tcPr>
            <w:tcW w:w="720" w:type="dxa"/>
            <w:tcBorders>
              <w:left w:val="single" w:sz="12" w:space="0" w:color="auto"/>
            </w:tcBorders>
          </w:tcPr>
          <w:p w:rsidR="004E1435" w:rsidRDefault="004E1435" w:rsidP="004E1435">
            <w:pPr>
              <w:jc w:val="center"/>
              <w:rPr>
                <w:ins w:id="6360" w:author="Sammartano, Marc (BIC USA)" w:date="2014-10-09T16:01:00Z"/>
              </w:rPr>
            </w:pPr>
            <w:ins w:id="6361" w:author="Sammartano, Marc (BIC USA)" w:date="2014-10-09T16:07:00Z">
              <w:r>
                <w:t>x1</w:t>
              </w:r>
            </w:ins>
          </w:p>
        </w:tc>
        <w:tc>
          <w:tcPr>
            <w:tcW w:w="720" w:type="dxa"/>
          </w:tcPr>
          <w:p w:rsidR="004E1435" w:rsidRDefault="004E1435" w:rsidP="004E1435">
            <w:pPr>
              <w:jc w:val="center"/>
              <w:rPr>
                <w:ins w:id="6362" w:author="Sammartano, Marc (BIC USA)" w:date="2014-10-09T16:01:00Z"/>
              </w:rPr>
            </w:pPr>
            <w:ins w:id="6363" w:author="Sammartano, Marc (BIC USA)" w:date="2014-10-09T16:07:00Z">
              <w:r>
                <w:t>y1</w:t>
              </w:r>
            </w:ins>
          </w:p>
        </w:tc>
        <w:tc>
          <w:tcPr>
            <w:tcW w:w="720" w:type="dxa"/>
          </w:tcPr>
          <w:p w:rsidR="004E1435" w:rsidRDefault="004E1435" w:rsidP="004E1435">
            <w:pPr>
              <w:jc w:val="center"/>
              <w:rPr>
                <w:ins w:id="6364" w:author="Sammartano, Marc (BIC USA)" w:date="2014-10-09T16:01:00Z"/>
              </w:rPr>
            </w:pPr>
            <w:ins w:id="6365" w:author="Sammartano, Marc (BIC USA)" w:date="2014-10-09T16:07:00Z">
              <w:r>
                <w:t>x2</w:t>
              </w:r>
            </w:ins>
          </w:p>
        </w:tc>
        <w:tc>
          <w:tcPr>
            <w:tcW w:w="887" w:type="dxa"/>
          </w:tcPr>
          <w:p w:rsidR="004E1435" w:rsidRDefault="004E1435" w:rsidP="004E1435">
            <w:pPr>
              <w:jc w:val="center"/>
              <w:rPr>
                <w:ins w:id="6366" w:author="Sammartano, Marc (BIC USA)" w:date="2014-10-09T16:01:00Z"/>
              </w:rPr>
            </w:pPr>
            <w:ins w:id="6367" w:author="Sammartano, Marc (BIC USA)" w:date="2014-10-09T16:07:00Z">
              <w:r>
                <w:t>y2</w:t>
              </w:r>
            </w:ins>
          </w:p>
        </w:tc>
        <w:tc>
          <w:tcPr>
            <w:tcW w:w="1589" w:type="dxa"/>
          </w:tcPr>
          <w:p w:rsidR="004E1435" w:rsidRDefault="004E1435" w:rsidP="004E1435">
            <w:pPr>
              <w:jc w:val="center"/>
              <w:rPr>
                <w:ins w:id="6368" w:author="Sammartano, Marc (BIC USA)" w:date="2014-10-09T16:01:00Z"/>
              </w:rPr>
            </w:pPr>
          </w:p>
        </w:tc>
        <w:tc>
          <w:tcPr>
            <w:tcW w:w="1061" w:type="dxa"/>
          </w:tcPr>
          <w:p w:rsidR="004E1435" w:rsidRDefault="004E1435" w:rsidP="004E1435">
            <w:pPr>
              <w:jc w:val="center"/>
              <w:rPr>
                <w:ins w:id="6369" w:author="Sammartano, Marc (BIC USA)" w:date="2014-10-09T16:01:00Z"/>
              </w:rPr>
            </w:pPr>
          </w:p>
        </w:tc>
        <w:tc>
          <w:tcPr>
            <w:tcW w:w="958" w:type="dxa"/>
          </w:tcPr>
          <w:p w:rsidR="004E1435" w:rsidRDefault="004E1435" w:rsidP="004E1435">
            <w:pPr>
              <w:jc w:val="center"/>
              <w:rPr>
                <w:ins w:id="6370" w:author="Sammartano, Marc (BIC USA)" w:date="2014-10-09T16:01:00Z"/>
              </w:rPr>
            </w:pPr>
            <w:ins w:id="6371" w:author="Sammartano, Marc (BIC USA)" w:date="2014-10-09T16:10:00Z">
              <w:r w:rsidRPr="00413BCD">
                <w:t>paint</w:t>
              </w:r>
            </w:ins>
          </w:p>
        </w:tc>
        <w:tc>
          <w:tcPr>
            <w:tcW w:w="814" w:type="dxa"/>
          </w:tcPr>
          <w:p w:rsidR="004E1435" w:rsidRDefault="004E1435" w:rsidP="004E1435">
            <w:pPr>
              <w:jc w:val="center"/>
              <w:rPr>
                <w:ins w:id="6372" w:author="Sammartano, Marc (BIC USA)" w:date="2014-10-09T16:01:00Z"/>
              </w:rPr>
            </w:pPr>
            <w:ins w:id="6373" w:author="Sammartano, Marc (BIC USA)" w:date="2014-10-09T16:10:00Z">
              <w:r w:rsidRPr="00034F5E">
                <w:t>alpha</w:t>
              </w:r>
            </w:ins>
          </w:p>
        </w:tc>
      </w:tr>
      <w:tr w:rsidR="004E1435" w:rsidTr="00622721">
        <w:trPr>
          <w:ins w:id="6374" w:author="Sammartano, Marc (BIC USA)" w:date="2014-10-09T16:01:00Z"/>
        </w:trPr>
        <w:tc>
          <w:tcPr>
            <w:tcW w:w="849" w:type="dxa"/>
            <w:vMerge/>
            <w:tcBorders>
              <w:top w:val="single" w:sz="6" w:space="0" w:color="auto"/>
              <w:bottom w:val="single" w:sz="6" w:space="0" w:color="auto"/>
            </w:tcBorders>
          </w:tcPr>
          <w:p w:rsidR="004E1435" w:rsidRDefault="004E1435" w:rsidP="004E1435">
            <w:pPr>
              <w:jc w:val="center"/>
              <w:rPr>
                <w:ins w:id="6375" w:author="Sammartano, Marc (BIC USA)" w:date="2014-10-09T16:09:00Z"/>
              </w:rPr>
            </w:pPr>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376" w:author="Sammartano, Marc (BIC USA)" w:date="2014-10-09T16:01:00Z"/>
              </w:rPr>
            </w:pPr>
            <w:ins w:id="6377" w:author="Sammartano, Marc (BIC USA)" w:date="2014-10-09T16:58:00Z">
              <w:r>
                <w:fldChar w:fldCharType="begin"/>
              </w:r>
              <w:r>
                <w:instrText xml:space="preserve"> HYPERLINK  \l "_Gr.oval_&lt;object_number_nvar&gt;,_left," </w:instrText>
              </w:r>
              <w:r>
                <w:fldChar w:fldCharType="separate"/>
              </w:r>
              <w:r w:rsidR="004E1435" w:rsidRPr="00D14519">
                <w:rPr>
                  <w:rStyle w:val="Hyperlink"/>
                </w:rPr>
                <w:t>oval</w:t>
              </w:r>
              <w:r>
                <w:fldChar w:fldCharType="end"/>
              </w:r>
            </w:ins>
          </w:p>
        </w:tc>
        <w:tc>
          <w:tcPr>
            <w:tcW w:w="720" w:type="dxa"/>
            <w:tcBorders>
              <w:left w:val="single" w:sz="12" w:space="0" w:color="auto"/>
            </w:tcBorders>
          </w:tcPr>
          <w:p w:rsidR="004E1435" w:rsidRDefault="004E1435" w:rsidP="004E1435">
            <w:pPr>
              <w:jc w:val="center"/>
              <w:rPr>
                <w:ins w:id="6378" w:author="Sammartano, Marc (BIC USA)" w:date="2014-10-09T16:01:00Z"/>
              </w:rPr>
            </w:pPr>
            <w:ins w:id="6379" w:author="Sammartano, Marc (BIC USA)" w:date="2014-10-09T16:07:00Z">
              <w:r>
                <w:t>left</w:t>
              </w:r>
            </w:ins>
          </w:p>
        </w:tc>
        <w:tc>
          <w:tcPr>
            <w:tcW w:w="720" w:type="dxa"/>
          </w:tcPr>
          <w:p w:rsidR="004E1435" w:rsidRDefault="004E1435" w:rsidP="004E1435">
            <w:pPr>
              <w:jc w:val="center"/>
              <w:rPr>
                <w:ins w:id="6380" w:author="Sammartano, Marc (BIC USA)" w:date="2014-10-09T16:01:00Z"/>
              </w:rPr>
            </w:pPr>
            <w:ins w:id="6381" w:author="Sammartano, Marc (BIC USA)" w:date="2014-10-09T16:07:00Z">
              <w:r>
                <w:t>top</w:t>
              </w:r>
            </w:ins>
          </w:p>
        </w:tc>
        <w:tc>
          <w:tcPr>
            <w:tcW w:w="720" w:type="dxa"/>
          </w:tcPr>
          <w:p w:rsidR="004E1435" w:rsidRDefault="004E1435" w:rsidP="004E1435">
            <w:pPr>
              <w:jc w:val="center"/>
              <w:rPr>
                <w:ins w:id="6382" w:author="Sammartano, Marc (BIC USA)" w:date="2014-10-09T16:01:00Z"/>
              </w:rPr>
            </w:pPr>
            <w:ins w:id="6383" w:author="Sammartano, Marc (BIC USA)" w:date="2014-10-09T16:07:00Z">
              <w:r>
                <w:t>right</w:t>
              </w:r>
            </w:ins>
          </w:p>
        </w:tc>
        <w:tc>
          <w:tcPr>
            <w:tcW w:w="887" w:type="dxa"/>
          </w:tcPr>
          <w:p w:rsidR="004E1435" w:rsidRDefault="004E1435" w:rsidP="004E1435">
            <w:pPr>
              <w:jc w:val="center"/>
              <w:rPr>
                <w:ins w:id="6384" w:author="Sammartano, Marc (BIC USA)" w:date="2014-10-09T16:01:00Z"/>
              </w:rPr>
            </w:pPr>
            <w:ins w:id="6385" w:author="Sammartano, Marc (BIC USA)" w:date="2014-10-09T16:07:00Z">
              <w:r>
                <w:t>bottom</w:t>
              </w:r>
            </w:ins>
          </w:p>
        </w:tc>
        <w:tc>
          <w:tcPr>
            <w:tcW w:w="1589" w:type="dxa"/>
          </w:tcPr>
          <w:p w:rsidR="004E1435" w:rsidRDefault="004E1435" w:rsidP="004E1435">
            <w:pPr>
              <w:jc w:val="center"/>
              <w:rPr>
                <w:ins w:id="6386" w:author="Sammartano, Marc (BIC USA)" w:date="2014-10-09T16:01:00Z"/>
              </w:rPr>
            </w:pPr>
          </w:p>
        </w:tc>
        <w:tc>
          <w:tcPr>
            <w:tcW w:w="1061" w:type="dxa"/>
          </w:tcPr>
          <w:p w:rsidR="004E1435" w:rsidRDefault="004E1435" w:rsidP="004E1435">
            <w:pPr>
              <w:jc w:val="center"/>
              <w:rPr>
                <w:ins w:id="6387" w:author="Sammartano, Marc (BIC USA)" w:date="2014-10-09T16:01:00Z"/>
              </w:rPr>
            </w:pPr>
          </w:p>
        </w:tc>
        <w:tc>
          <w:tcPr>
            <w:tcW w:w="958" w:type="dxa"/>
          </w:tcPr>
          <w:p w:rsidR="004E1435" w:rsidRDefault="004E1435" w:rsidP="004E1435">
            <w:pPr>
              <w:jc w:val="center"/>
              <w:rPr>
                <w:ins w:id="6388" w:author="Sammartano, Marc (BIC USA)" w:date="2014-10-09T16:01:00Z"/>
              </w:rPr>
            </w:pPr>
            <w:ins w:id="6389" w:author="Sammartano, Marc (BIC USA)" w:date="2014-10-09T16:10:00Z">
              <w:r w:rsidRPr="00413BCD">
                <w:t>paint</w:t>
              </w:r>
            </w:ins>
          </w:p>
        </w:tc>
        <w:tc>
          <w:tcPr>
            <w:tcW w:w="814" w:type="dxa"/>
          </w:tcPr>
          <w:p w:rsidR="004E1435" w:rsidRDefault="004E1435" w:rsidP="004E1435">
            <w:pPr>
              <w:jc w:val="center"/>
              <w:rPr>
                <w:ins w:id="6390" w:author="Sammartano, Marc (BIC USA)" w:date="2014-10-09T16:01:00Z"/>
              </w:rPr>
            </w:pPr>
            <w:ins w:id="6391" w:author="Sammartano, Marc (BIC USA)" w:date="2014-10-09T16:10:00Z">
              <w:r w:rsidRPr="00034F5E">
                <w:t>alpha</w:t>
              </w:r>
            </w:ins>
          </w:p>
        </w:tc>
      </w:tr>
      <w:tr w:rsidR="004E1435" w:rsidTr="00622721">
        <w:trPr>
          <w:ins w:id="6392" w:author="Sammartano, Marc (BIC USA)" w:date="2014-10-09T16:01:00Z"/>
        </w:trPr>
        <w:tc>
          <w:tcPr>
            <w:tcW w:w="849" w:type="dxa"/>
            <w:vMerge/>
            <w:tcBorders>
              <w:top w:val="single" w:sz="6" w:space="0" w:color="auto"/>
              <w:bottom w:val="single" w:sz="6" w:space="0" w:color="auto"/>
            </w:tcBorders>
          </w:tcPr>
          <w:p w:rsidR="004E1435" w:rsidRDefault="004E1435" w:rsidP="004E1435">
            <w:pPr>
              <w:jc w:val="center"/>
              <w:rPr>
                <w:ins w:id="6393" w:author="Sammartano, Marc (BIC USA)" w:date="2014-10-09T16:09:00Z"/>
              </w:rPr>
            </w:pPr>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394" w:author="Sammartano, Marc (BIC USA)" w:date="2014-10-09T16:01:00Z"/>
              </w:rPr>
            </w:pPr>
            <w:ins w:id="6395" w:author="Sammartano, Marc (BIC USA)" w:date="2014-10-09T16:59:00Z">
              <w:r>
                <w:fldChar w:fldCharType="begin"/>
              </w:r>
              <w:r>
                <w:instrText xml:space="preserve"> HYPERLINK  \l "_Gr.set.pixels_&lt;object_number_nvar&gt;," </w:instrText>
              </w:r>
              <w:r>
                <w:fldChar w:fldCharType="separate"/>
              </w:r>
              <w:r w:rsidR="004E1435" w:rsidRPr="00D14519">
                <w:rPr>
                  <w:rStyle w:val="Hyperlink"/>
                </w:rPr>
                <w:t>pixels</w:t>
              </w:r>
              <w:r>
                <w:fldChar w:fldCharType="end"/>
              </w:r>
            </w:ins>
          </w:p>
        </w:tc>
        <w:tc>
          <w:tcPr>
            <w:tcW w:w="720" w:type="dxa"/>
            <w:tcBorders>
              <w:left w:val="single" w:sz="12" w:space="0" w:color="auto"/>
            </w:tcBorders>
          </w:tcPr>
          <w:p w:rsidR="004E1435" w:rsidRDefault="004E1435" w:rsidP="004E1435">
            <w:pPr>
              <w:jc w:val="center"/>
              <w:rPr>
                <w:ins w:id="6396" w:author="Sammartano, Marc (BIC USA)" w:date="2014-10-09T16:01:00Z"/>
              </w:rPr>
            </w:pPr>
            <w:ins w:id="6397" w:author="Sammartano, Marc (BIC USA)" w:date="2014-10-09T16:08:00Z">
              <w:r>
                <w:t>x</w:t>
              </w:r>
            </w:ins>
          </w:p>
        </w:tc>
        <w:tc>
          <w:tcPr>
            <w:tcW w:w="720" w:type="dxa"/>
          </w:tcPr>
          <w:p w:rsidR="004E1435" w:rsidRDefault="004E1435" w:rsidP="004E1435">
            <w:pPr>
              <w:jc w:val="center"/>
              <w:rPr>
                <w:ins w:id="6398" w:author="Sammartano, Marc (BIC USA)" w:date="2014-10-09T16:01:00Z"/>
              </w:rPr>
            </w:pPr>
            <w:ins w:id="6399" w:author="Sammartano, Marc (BIC USA)" w:date="2014-10-09T16:08:00Z">
              <w:r>
                <w:t>y</w:t>
              </w:r>
            </w:ins>
          </w:p>
        </w:tc>
        <w:tc>
          <w:tcPr>
            <w:tcW w:w="720" w:type="dxa"/>
          </w:tcPr>
          <w:p w:rsidR="004E1435" w:rsidRDefault="004E1435" w:rsidP="004E1435">
            <w:pPr>
              <w:jc w:val="center"/>
              <w:rPr>
                <w:ins w:id="6400" w:author="Sammartano, Marc (BIC USA)" w:date="2014-10-09T16:01:00Z"/>
              </w:rPr>
            </w:pPr>
          </w:p>
        </w:tc>
        <w:tc>
          <w:tcPr>
            <w:tcW w:w="887" w:type="dxa"/>
          </w:tcPr>
          <w:p w:rsidR="004E1435" w:rsidRDefault="004E1435" w:rsidP="004E1435">
            <w:pPr>
              <w:jc w:val="center"/>
              <w:rPr>
                <w:ins w:id="6401" w:author="Sammartano, Marc (BIC USA)" w:date="2014-10-09T16:01:00Z"/>
              </w:rPr>
            </w:pPr>
          </w:p>
        </w:tc>
        <w:tc>
          <w:tcPr>
            <w:tcW w:w="1589" w:type="dxa"/>
          </w:tcPr>
          <w:p w:rsidR="004E1435" w:rsidRDefault="004E1435" w:rsidP="004E1435">
            <w:pPr>
              <w:jc w:val="center"/>
              <w:rPr>
                <w:ins w:id="6402" w:author="Sammartano, Marc (BIC USA)" w:date="2014-10-09T16:01:00Z"/>
              </w:rPr>
            </w:pPr>
          </w:p>
        </w:tc>
        <w:tc>
          <w:tcPr>
            <w:tcW w:w="1061" w:type="dxa"/>
          </w:tcPr>
          <w:p w:rsidR="004E1435" w:rsidRDefault="004E1435" w:rsidP="00AE483F">
            <w:pPr>
              <w:jc w:val="center"/>
              <w:rPr>
                <w:ins w:id="6403" w:author="Sammartano, Marc (BIC USA)" w:date="2014-10-09T16:01:00Z"/>
              </w:rPr>
            </w:pPr>
          </w:p>
        </w:tc>
        <w:tc>
          <w:tcPr>
            <w:tcW w:w="958" w:type="dxa"/>
          </w:tcPr>
          <w:p w:rsidR="004E1435" w:rsidRDefault="004E1435" w:rsidP="004E1435">
            <w:pPr>
              <w:jc w:val="center"/>
              <w:rPr>
                <w:ins w:id="6404" w:author="Sammartano, Marc (BIC USA)" w:date="2014-10-09T16:01:00Z"/>
              </w:rPr>
            </w:pPr>
            <w:ins w:id="6405" w:author="Sammartano, Marc (BIC USA)" w:date="2014-10-09T16:10:00Z">
              <w:r w:rsidRPr="00413BCD">
                <w:t>paint</w:t>
              </w:r>
            </w:ins>
          </w:p>
        </w:tc>
        <w:tc>
          <w:tcPr>
            <w:tcW w:w="814" w:type="dxa"/>
          </w:tcPr>
          <w:p w:rsidR="004E1435" w:rsidRDefault="004E1435" w:rsidP="004E1435">
            <w:pPr>
              <w:jc w:val="center"/>
              <w:rPr>
                <w:ins w:id="6406" w:author="Sammartano, Marc (BIC USA)" w:date="2014-10-09T16:01:00Z"/>
              </w:rPr>
            </w:pPr>
            <w:ins w:id="6407" w:author="Sammartano, Marc (BIC USA)" w:date="2014-10-09T16:10:00Z">
              <w:r w:rsidRPr="00034F5E">
                <w:t>alpha</w:t>
              </w:r>
            </w:ins>
          </w:p>
        </w:tc>
      </w:tr>
      <w:tr w:rsidR="004E1435" w:rsidTr="00622721">
        <w:trPr>
          <w:ins w:id="6408" w:author="Sammartano, Marc (BIC USA)" w:date="2014-10-09T16:01:00Z"/>
        </w:trPr>
        <w:tc>
          <w:tcPr>
            <w:tcW w:w="849" w:type="dxa"/>
            <w:vMerge/>
            <w:tcBorders>
              <w:top w:val="single" w:sz="6" w:space="0" w:color="auto"/>
              <w:bottom w:val="single" w:sz="6" w:space="0" w:color="auto"/>
            </w:tcBorders>
          </w:tcPr>
          <w:p w:rsidR="004E1435" w:rsidRDefault="004E1435" w:rsidP="004E1435">
            <w:pPr>
              <w:jc w:val="center"/>
              <w:rPr>
                <w:ins w:id="6409" w:author="Sammartano, Marc (BIC USA)" w:date="2014-10-09T16:09:00Z"/>
              </w:rPr>
            </w:pPr>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410" w:author="Sammartano, Marc (BIC USA)" w:date="2014-10-09T16:01:00Z"/>
              </w:rPr>
            </w:pPr>
            <w:ins w:id="6411" w:author="Sammartano, Marc (BIC USA)" w:date="2014-10-09T16:59:00Z">
              <w:r>
                <w:fldChar w:fldCharType="begin"/>
              </w:r>
              <w:r>
                <w:instrText xml:space="preserve"> HYPERLINK  \l "_Gr.point_&lt;object_number_nvar&gt;,_x," </w:instrText>
              </w:r>
              <w:r>
                <w:fldChar w:fldCharType="separate"/>
              </w:r>
              <w:r w:rsidR="004E1435" w:rsidRPr="00D14519">
                <w:rPr>
                  <w:rStyle w:val="Hyperlink"/>
                </w:rPr>
                <w:t>point</w:t>
              </w:r>
              <w:r>
                <w:fldChar w:fldCharType="end"/>
              </w:r>
            </w:ins>
          </w:p>
        </w:tc>
        <w:tc>
          <w:tcPr>
            <w:tcW w:w="720" w:type="dxa"/>
            <w:tcBorders>
              <w:left w:val="single" w:sz="12" w:space="0" w:color="auto"/>
            </w:tcBorders>
          </w:tcPr>
          <w:p w:rsidR="004E1435" w:rsidRDefault="004E1435" w:rsidP="004E1435">
            <w:pPr>
              <w:jc w:val="center"/>
              <w:rPr>
                <w:ins w:id="6412" w:author="Sammartano, Marc (BIC USA)" w:date="2014-10-09T16:01:00Z"/>
              </w:rPr>
            </w:pPr>
            <w:ins w:id="6413" w:author="Sammartano, Marc (BIC USA)" w:date="2014-10-09T16:08:00Z">
              <w:r>
                <w:t>x</w:t>
              </w:r>
            </w:ins>
          </w:p>
        </w:tc>
        <w:tc>
          <w:tcPr>
            <w:tcW w:w="720" w:type="dxa"/>
          </w:tcPr>
          <w:p w:rsidR="004E1435" w:rsidRDefault="004E1435" w:rsidP="004E1435">
            <w:pPr>
              <w:jc w:val="center"/>
              <w:rPr>
                <w:ins w:id="6414" w:author="Sammartano, Marc (BIC USA)" w:date="2014-10-09T16:01:00Z"/>
              </w:rPr>
            </w:pPr>
            <w:ins w:id="6415" w:author="Sammartano, Marc (BIC USA)" w:date="2014-10-09T16:08:00Z">
              <w:r>
                <w:t>y</w:t>
              </w:r>
            </w:ins>
          </w:p>
        </w:tc>
        <w:tc>
          <w:tcPr>
            <w:tcW w:w="720" w:type="dxa"/>
          </w:tcPr>
          <w:p w:rsidR="004E1435" w:rsidRDefault="004E1435" w:rsidP="004E1435">
            <w:pPr>
              <w:jc w:val="center"/>
              <w:rPr>
                <w:ins w:id="6416" w:author="Sammartano, Marc (BIC USA)" w:date="2014-10-09T16:01:00Z"/>
              </w:rPr>
            </w:pPr>
          </w:p>
        </w:tc>
        <w:tc>
          <w:tcPr>
            <w:tcW w:w="887" w:type="dxa"/>
          </w:tcPr>
          <w:p w:rsidR="004E1435" w:rsidRDefault="004E1435" w:rsidP="004E1435">
            <w:pPr>
              <w:jc w:val="center"/>
              <w:rPr>
                <w:ins w:id="6417" w:author="Sammartano, Marc (BIC USA)" w:date="2014-10-09T16:01:00Z"/>
              </w:rPr>
            </w:pPr>
          </w:p>
        </w:tc>
        <w:tc>
          <w:tcPr>
            <w:tcW w:w="1589" w:type="dxa"/>
          </w:tcPr>
          <w:p w:rsidR="004E1435" w:rsidRDefault="004E1435" w:rsidP="004E1435">
            <w:pPr>
              <w:jc w:val="center"/>
              <w:rPr>
                <w:ins w:id="6418" w:author="Sammartano, Marc (BIC USA)" w:date="2014-10-09T16:01:00Z"/>
              </w:rPr>
            </w:pPr>
          </w:p>
        </w:tc>
        <w:tc>
          <w:tcPr>
            <w:tcW w:w="1061" w:type="dxa"/>
          </w:tcPr>
          <w:p w:rsidR="004E1435" w:rsidRDefault="004E1435" w:rsidP="004E1435">
            <w:pPr>
              <w:jc w:val="center"/>
              <w:rPr>
                <w:ins w:id="6419" w:author="Sammartano, Marc (BIC USA)" w:date="2014-10-09T16:01:00Z"/>
              </w:rPr>
            </w:pPr>
          </w:p>
        </w:tc>
        <w:tc>
          <w:tcPr>
            <w:tcW w:w="958" w:type="dxa"/>
          </w:tcPr>
          <w:p w:rsidR="004E1435" w:rsidRDefault="004E1435" w:rsidP="004E1435">
            <w:pPr>
              <w:jc w:val="center"/>
              <w:rPr>
                <w:ins w:id="6420" w:author="Sammartano, Marc (BIC USA)" w:date="2014-10-09T16:01:00Z"/>
              </w:rPr>
            </w:pPr>
            <w:ins w:id="6421" w:author="Sammartano, Marc (BIC USA)" w:date="2014-10-09T16:10:00Z">
              <w:r w:rsidRPr="00413BCD">
                <w:t>paint</w:t>
              </w:r>
            </w:ins>
          </w:p>
        </w:tc>
        <w:tc>
          <w:tcPr>
            <w:tcW w:w="814" w:type="dxa"/>
          </w:tcPr>
          <w:p w:rsidR="004E1435" w:rsidRDefault="004E1435" w:rsidP="004E1435">
            <w:pPr>
              <w:jc w:val="center"/>
              <w:rPr>
                <w:ins w:id="6422" w:author="Sammartano, Marc (BIC USA)" w:date="2014-10-09T16:01:00Z"/>
              </w:rPr>
            </w:pPr>
            <w:ins w:id="6423" w:author="Sammartano, Marc (BIC USA)" w:date="2014-10-09T16:10:00Z">
              <w:r w:rsidRPr="00034F5E">
                <w:t>alpha</w:t>
              </w:r>
            </w:ins>
          </w:p>
        </w:tc>
      </w:tr>
      <w:tr w:rsidR="004E1435" w:rsidTr="00622721">
        <w:trPr>
          <w:ins w:id="6424" w:author="Sammartano, Marc (BIC USA)" w:date="2014-10-09T16:03:00Z"/>
        </w:trPr>
        <w:tc>
          <w:tcPr>
            <w:tcW w:w="849" w:type="dxa"/>
            <w:vMerge/>
            <w:tcBorders>
              <w:top w:val="single" w:sz="6" w:space="0" w:color="auto"/>
              <w:bottom w:val="single" w:sz="6" w:space="0" w:color="auto"/>
            </w:tcBorders>
          </w:tcPr>
          <w:p w:rsidR="004E1435" w:rsidRDefault="004E1435" w:rsidP="004E1435">
            <w:pPr>
              <w:jc w:val="center"/>
              <w:rPr>
                <w:ins w:id="6425" w:author="Sammartano, Marc (BIC USA)" w:date="2014-10-09T16:09:00Z"/>
              </w:rPr>
            </w:pPr>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426" w:author="Sammartano, Marc (BIC USA)" w:date="2014-10-09T16:03:00Z"/>
              </w:rPr>
            </w:pPr>
            <w:ins w:id="6427" w:author="Sammartano, Marc (BIC USA)" w:date="2014-10-09T16:59:00Z">
              <w:r>
                <w:fldChar w:fldCharType="begin"/>
              </w:r>
              <w:r>
                <w:instrText xml:space="preserve"> HYPERLINK  \l "_Gr.poly_&lt;object_number_nvar&gt;,_list_" </w:instrText>
              </w:r>
              <w:r>
                <w:fldChar w:fldCharType="separate"/>
              </w:r>
              <w:r w:rsidR="004E1435" w:rsidRPr="00D14519">
                <w:rPr>
                  <w:rStyle w:val="Hyperlink"/>
                </w:rPr>
                <w:t>poly</w:t>
              </w:r>
              <w:r>
                <w:fldChar w:fldCharType="end"/>
              </w:r>
            </w:ins>
          </w:p>
        </w:tc>
        <w:tc>
          <w:tcPr>
            <w:tcW w:w="720" w:type="dxa"/>
            <w:tcBorders>
              <w:left w:val="single" w:sz="12" w:space="0" w:color="auto"/>
            </w:tcBorders>
          </w:tcPr>
          <w:p w:rsidR="004E1435" w:rsidRDefault="004E1435" w:rsidP="004E1435">
            <w:pPr>
              <w:jc w:val="center"/>
              <w:rPr>
                <w:ins w:id="6428" w:author="Sammartano, Marc (BIC USA)" w:date="2014-10-09T16:03:00Z"/>
              </w:rPr>
            </w:pPr>
            <w:ins w:id="6429" w:author="Sammartano, Marc (BIC USA)" w:date="2014-10-09T16:08:00Z">
              <w:r>
                <w:t>x</w:t>
              </w:r>
            </w:ins>
          </w:p>
        </w:tc>
        <w:tc>
          <w:tcPr>
            <w:tcW w:w="720" w:type="dxa"/>
          </w:tcPr>
          <w:p w:rsidR="004E1435" w:rsidRDefault="004E1435" w:rsidP="004E1435">
            <w:pPr>
              <w:jc w:val="center"/>
              <w:rPr>
                <w:ins w:id="6430" w:author="Sammartano, Marc (BIC USA)" w:date="2014-10-09T16:03:00Z"/>
              </w:rPr>
            </w:pPr>
            <w:ins w:id="6431" w:author="Sammartano, Marc (BIC USA)" w:date="2014-10-09T16:08:00Z">
              <w:r>
                <w:t>y</w:t>
              </w:r>
            </w:ins>
          </w:p>
        </w:tc>
        <w:tc>
          <w:tcPr>
            <w:tcW w:w="720" w:type="dxa"/>
          </w:tcPr>
          <w:p w:rsidR="004E1435" w:rsidRDefault="004E1435" w:rsidP="004E1435">
            <w:pPr>
              <w:jc w:val="center"/>
              <w:rPr>
                <w:ins w:id="6432" w:author="Sammartano, Marc (BIC USA)" w:date="2014-10-09T16:03:00Z"/>
              </w:rPr>
            </w:pPr>
          </w:p>
        </w:tc>
        <w:tc>
          <w:tcPr>
            <w:tcW w:w="887" w:type="dxa"/>
          </w:tcPr>
          <w:p w:rsidR="004E1435" w:rsidRDefault="004E1435" w:rsidP="004E1435">
            <w:pPr>
              <w:jc w:val="center"/>
              <w:rPr>
                <w:ins w:id="6433" w:author="Sammartano, Marc (BIC USA)" w:date="2014-10-09T16:03:00Z"/>
              </w:rPr>
            </w:pPr>
          </w:p>
        </w:tc>
        <w:tc>
          <w:tcPr>
            <w:tcW w:w="1589" w:type="dxa"/>
          </w:tcPr>
          <w:p w:rsidR="004E1435" w:rsidRDefault="004E1435" w:rsidP="004E1435">
            <w:pPr>
              <w:jc w:val="center"/>
              <w:rPr>
                <w:ins w:id="6434" w:author="Sammartano, Marc (BIC USA)" w:date="2014-10-09T16:03:00Z"/>
              </w:rPr>
            </w:pPr>
          </w:p>
        </w:tc>
        <w:tc>
          <w:tcPr>
            <w:tcW w:w="1061" w:type="dxa"/>
          </w:tcPr>
          <w:p w:rsidR="004E1435" w:rsidRDefault="004E1435" w:rsidP="004E1435">
            <w:pPr>
              <w:jc w:val="center"/>
              <w:rPr>
                <w:ins w:id="6435" w:author="Sammartano, Marc (BIC USA)" w:date="2014-10-09T16:03:00Z"/>
              </w:rPr>
            </w:pPr>
            <w:ins w:id="6436" w:author="Sammartano, Marc (BIC USA)" w:date="2014-10-09T16:10:00Z">
              <w:r>
                <w:t>list</w:t>
              </w:r>
            </w:ins>
          </w:p>
        </w:tc>
        <w:tc>
          <w:tcPr>
            <w:tcW w:w="958" w:type="dxa"/>
          </w:tcPr>
          <w:p w:rsidR="004E1435" w:rsidRDefault="004E1435" w:rsidP="004E1435">
            <w:pPr>
              <w:jc w:val="center"/>
              <w:rPr>
                <w:ins w:id="6437" w:author="Sammartano, Marc (BIC USA)" w:date="2014-10-09T16:03:00Z"/>
              </w:rPr>
            </w:pPr>
            <w:ins w:id="6438" w:author="Sammartano, Marc (BIC USA)" w:date="2014-10-09T16:10:00Z">
              <w:r w:rsidRPr="00413BCD">
                <w:t>paint</w:t>
              </w:r>
            </w:ins>
          </w:p>
        </w:tc>
        <w:tc>
          <w:tcPr>
            <w:tcW w:w="814" w:type="dxa"/>
          </w:tcPr>
          <w:p w:rsidR="004E1435" w:rsidRDefault="004E1435" w:rsidP="004E1435">
            <w:pPr>
              <w:jc w:val="center"/>
              <w:rPr>
                <w:ins w:id="6439" w:author="Sammartano, Marc (BIC USA)" w:date="2014-10-09T16:03:00Z"/>
              </w:rPr>
            </w:pPr>
            <w:ins w:id="6440" w:author="Sammartano, Marc (BIC USA)" w:date="2014-10-09T16:10:00Z">
              <w:r w:rsidRPr="00034F5E">
                <w:t>alpha</w:t>
              </w:r>
            </w:ins>
          </w:p>
        </w:tc>
      </w:tr>
      <w:tr w:rsidR="004E1435" w:rsidTr="00622721">
        <w:trPr>
          <w:ins w:id="6441" w:author="Sammartano, Marc (BIC USA)" w:date="2014-10-09T16:03:00Z"/>
        </w:trPr>
        <w:tc>
          <w:tcPr>
            <w:tcW w:w="849" w:type="dxa"/>
            <w:vMerge/>
            <w:tcBorders>
              <w:top w:val="single" w:sz="6" w:space="0" w:color="auto"/>
              <w:bottom w:val="single" w:sz="6" w:space="0" w:color="auto"/>
            </w:tcBorders>
          </w:tcPr>
          <w:p w:rsidR="004E1435" w:rsidRDefault="004E1435" w:rsidP="004E1435">
            <w:pPr>
              <w:jc w:val="center"/>
              <w:rPr>
                <w:ins w:id="6442" w:author="Sammartano, Marc (BIC USA)" w:date="2014-10-09T16:09:00Z"/>
              </w:rPr>
            </w:pPr>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443" w:author="Sammartano, Marc (BIC USA)" w:date="2014-10-09T16:03:00Z"/>
              </w:rPr>
            </w:pPr>
            <w:ins w:id="6444" w:author="Sammartano, Marc (BIC USA)" w:date="2014-10-09T17:00:00Z">
              <w:r>
                <w:fldChar w:fldCharType="begin"/>
              </w:r>
              <w:r>
                <w:instrText xml:space="preserve"> HYPERLINK  \l "_Gr.rect_&lt;object_number_nvar&gt;,_left," </w:instrText>
              </w:r>
              <w:r>
                <w:fldChar w:fldCharType="separate"/>
              </w:r>
              <w:r w:rsidR="004E1435" w:rsidRPr="00D14519">
                <w:rPr>
                  <w:rStyle w:val="Hyperlink"/>
                </w:rPr>
                <w:t>rect</w:t>
              </w:r>
              <w:r>
                <w:fldChar w:fldCharType="end"/>
              </w:r>
            </w:ins>
          </w:p>
        </w:tc>
        <w:tc>
          <w:tcPr>
            <w:tcW w:w="720" w:type="dxa"/>
            <w:tcBorders>
              <w:left w:val="single" w:sz="12" w:space="0" w:color="auto"/>
            </w:tcBorders>
          </w:tcPr>
          <w:p w:rsidR="004E1435" w:rsidRDefault="004E1435" w:rsidP="004E1435">
            <w:pPr>
              <w:jc w:val="center"/>
              <w:rPr>
                <w:ins w:id="6445" w:author="Sammartano, Marc (BIC USA)" w:date="2014-10-09T16:03:00Z"/>
              </w:rPr>
            </w:pPr>
            <w:ins w:id="6446" w:author="Sammartano, Marc (BIC USA)" w:date="2014-10-09T16:08:00Z">
              <w:r>
                <w:t>left</w:t>
              </w:r>
            </w:ins>
          </w:p>
        </w:tc>
        <w:tc>
          <w:tcPr>
            <w:tcW w:w="720" w:type="dxa"/>
          </w:tcPr>
          <w:p w:rsidR="004E1435" w:rsidRDefault="004E1435" w:rsidP="004E1435">
            <w:pPr>
              <w:jc w:val="center"/>
              <w:rPr>
                <w:ins w:id="6447" w:author="Sammartano, Marc (BIC USA)" w:date="2014-10-09T16:03:00Z"/>
              </w:rPr>
            </w:pPr>
            <w:ins w:id="6448" w:author="Sammartano, Marc (BIC USA)" w:date="2014-10-09T16:08:00Z">
              <w:r>
                <w:t>top</w:t>
              </w:r>
            </w:ins>
          </w:p>
        </w:tc>
        <w:tc>
          <w:tcPr>
            <w:tcW w:w="720" w:type="dxa"/>
          </w:tcPr>
          <w:p w:rsidR="004E1435" w:rsidRDefault="004E1435" w:rsidP="004E1435">
            <w:pPr>
              <w:jc w:val="center"/>
              <w:rPr>
                <w:ins w:id="6449" w:author="Sammartano, Marc (BIC USA)" w:date="2014-10-09T16:03:00Z"/>
              </w:rPr>
            </w:pPr>
            <w:ins w:id="6450" w:author="Sammartano, Marc (BIC USA)" w:date="2014-10-09T16:08:00Z">
              <w:r>
                <w:t>right</w:t>
              </w:r>
            </w:ins>
          </w:p>
        </w:tc>
        <w:tc>
          <w:tcPr>
            <w:tcW w:w="887" w:type="dxa"/>
          </w:tcPr>
          <w:p w:rsidR="004E1435" w:rsidRDefault="004E1435" w:rsidP="004E1435">
            <w:pPr>
              <w:jc w:val="center"/>
              <w:rPr>
                <w:ins w:id="6451" w:author="Sammartano, Marc (BIC USA)" w:date="2014-10-09T16:03:00Z"/>
              </w:rPr>
            </w:pPr>
            <w:ins w:id="6452" w:author="Sammartano, Marc (BIC USA)" w:date="2014-10-09T16:08:00Z">
              <w:r>
                <w:t>bottom</w:t>
              </w:r>
            </w:ins>
          </w:p>
        </w:tc>
        <w:tc>
          <w:tcPr>
            <w:tcW w:w="1589" w:type="dxa"/>
          </w:tcPr>
          <w:p w:rsidR="004E1435" w:rsidRDefault="004E1435" w:rsidP="004E1435">
            <w:pPr>
              <w:jc w:val="center"/>
              <w:rPr>
                <w:ins w:id="6453" w:author="Sammartano, Marc (BIC USA)" w:date="2014-10-09T16:03:00Z"/>
              </w:rPr>
            </w:pPr>
          </w:p>
        </w:tc>
        <w:tc>
          <w:tcPr>
            <w:tcW w:w="1061" w:type="dxa"/>
          </w:tcPr>
          <w:p w:rsidR="004E1435" w:rsidRDefault="004E1435" w:rsidP="004E1435">
            <w:pPr>
              <w:jc w:val="center"/>
              <w:rPr>
                <w:ins w:id="6454" w:author="Sammartano, Marc (BIC USA)" w:date="2014-10-09T16:03:00Z"/>
              </w:rPr>
            </w:pPr>
          </w:p>
        </w:tc>
        <w:tc>
          <w:tcPr>
            <w:tcW w:w="958" w:type="dxa"/>
          </w:tcPr>
          <w:p w:rsidR="004E1435" w:rsidRDefault="004E1435" w:rsidP="004E1435">
            <w:pPr>
              <w:jc w:val="center"/>
              <w:rPr>
                <w:ins w:id="6455" w:author="Sammartano, Marc (BIC USA)" w:date="2014-10-09T16:03:00Z"/>
              </w:rPr>
            </w:pPr>
            <w:ins w:id="6456" w:author="Sammartano, Marc (BIC USA)" w:date="2014-10-09T16:10:00Z">
              <w:r w:rsidRPr="00413BCD">
                <w:t>paint</w:t>
              </w:r>
            </w:ins>
          </w:p>
        </w:tc>
        <w:tc>
          <w:tcPr>
            <w:tcW w:w="814" w:type="dxa"/>
          </w:tcPr>
          <w:p w:rsidR="004E1435" w:rsidRDefault="004E1435" w:rsidP="004E1435">
            <w:pPr>
              <w:jc w:val="center"/>
              <w:rPr>
                <w:ins w:id="6457" w:author="Sammartano, Marc (BIC USA)" w:date="2014-10-09T16:03:00Z"/>
              </w:rPr>
            </w:pPr>
            <w:ins w:id="6458" w:author="Sammartano, Marc (BIC USA)" w:date="2014-10-09T16:10:00Z">
              <w:r w:rsidRPr="00034F5E">
                <w:t>alpha</w:t>
              </w:r>
            </w:ins>
          </w:p>
        </w:tc>
      </w:tr>
      <w:tr w:rsidR="004E1435" w:rsidTr="00622721">
        <w:trPr>
          <w:ins w:id="6459" w:author="Sammartano, Marc (BIC USA)" w:date="2014-10-09T16:03:00Z"/>
        </w:trPr>
        <w:tc>
          <w:tcPr>
            <w:tcW w:w="849" w:type="dxa"/>
            <w:vMerge/>
            <w:tcBorders>
              <w:top w:val="single" w:sz="6" w:space="0" w:color="auto"/>
              <w:bottom w:val="single" w:sz="6" w:space="0" w:color="auto"/>
            </w:tcBorders>
          </w:tcPr>
          <w:p w:rsidR="004E1435" w:rsidRDefault="004E1435" w:rsidP="004E1435">
            <w:pPr>
              <w:jc w:val="center"/>
              <w:rPr>
                <w:ins w:id="6460" w:author="Sammartano, Marc (BIC USA)" w:date="2014-10-09T16:09:00Z"/>
              </w:rPr>
            </w:pPr>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461" w:author="Sammartano, Marc (BIC USA)" w:date="2014-10-09T16:03:00Z"/>
              </w:rPr>
            </w:pPr>
            <w:ins w:id="6462" w:author="Sammartano, Marc (BIC USA)" w:date="2014-10-09T17:00:00Z">
              <w:r>
                <w:fldChar w:fldCharType="begin"/>
              </w:r>
              <w:r>
                <w:instrText xml:space="preserve"> HYPERLINK  \l "_Gr.text.draw_&lt;object_number_nvar&gt;,_" </w:instrText>
              </w:r>
              <w:r>
                <w:fldChar w:fldCharType="separate"/>
              </w:r>
              <w:r w:rsidR="004E1435" w:rsidRPr="00D14519">
                <w:rPr>
                  <w:rStyle w:val="Hyperlink"/>
                </w:rPr>
                <w:t>text</w:t>
              </w:r>
              <w:r>
                <w:fldChar w:fldCharType="end"/>
              </w:r>
            </w:ins>
          </w:p>
        </w:tc>
        <w:tc>
          <w:tcPr>
            <w:tcW w:w="720" w:type="dxa"/>
            <w:tcBorders>
              <w:left w:val="single" w:sz="12" w:space="0" w:color="auto"/>
            </w:tcBorders>
          </w:tcPr>
          <w:p w:rsidR="004E1435" w:rsidRDefault="004E1435" w:rsidP="004E1435">
            <w:pPr>
              <w:jc w:val="center"/>
              <w:rPr>
                <w:ins w:id="6463" w:author="Sammartano, Marc (BIC USA)" w:date="2014-10-09T16:03:00Z"/>
              </w:rPr>
            </w:pPr>
            <w:ins w:id="6464" w:author="Sammartano, Marc (BIC USA)" w:date="2014-10-09T16:08:00Z">
              <w:r>
                <w:t>x</w:t>
              </w:r>
            </w:ins>
          </w:p>
        </w:tc>
        <w:tc>
          <w:tcPr>
            <w:tcW w:w="720" w:type="dxa"/>
          </w:tcPr>
          <w:p w:rsidR="004E1435" w:rsidRDefault="004E1435" w:rsidP="004E1435">
            <w:pPr>
              <w:jc w:val="center"/>
              <w:rPr>
                <w:ins w:id="6465" w:author="Sammartano, Marc (BIC USA)" w:date="2014-10-09T16:03:00Z"/>
              </w:rPr>
            </w:pPr>
            <w:ins w:id="6466" w:author="Sammartano, Marc (BIC USA)" w:date="2014-10-09T16:08:00Z">
              <w:r>
                <w:t>y</w:t>
              </w:r>
            </w:ins>
          </w:p>
        </w:tc>
        <w:tc>
          <w:tcPr>
            <w:tcW w:w="720" w:type="dxa"/>
          </w:tcPr>
          <w:p w:rsidR="004E1435" w:rsidRDefault="004E1435" w:rsidP="004E1435">
            <w:pPr>
              <w:jc w:val="center"/>
              <w:rPr>
                <w:ins w:id="6467" w:author="Sammartano, Marc (BIC USA)" w:date="2014-10-09T16:03:00Z"/>
              </w:rPr>
            </w:pPr>
          </w:p>
        </w:tc>
        <w:tc>
          <w:tcPr>
            <w:tcW w:w="887" w:type="dxa"/>
          </w:tcPr>
          <w:p w:rsidR="004E1435" w:rsidRDefault="004E1435" w:rsidP="004E1435">
            <w:pPr>
              <w:jc w:val="center"/>
              <w:rPr>
                <w:ins w:id="6468" w:author="Sammartano, Marc (BIC USA)" w:date="2014-10-09T16:03:00Z"/>
              </w:rPr>
            </w:pPr>
          </w:p>
        </w:tc>
        <w:tc>
          <w:tcPr>
            <w:tcW w:w="1589" w:type="dxa"/>
          </w:tcPr>
          <w:p w:rsidR="004E1435" w:rsidRDefault="004E1435" w:rsidP="004E1435">
            <w:pPr>
              <w:jc w:val="center"/>
              <w:rPr>
                <w:ins w:id="6469" w:author="Sammartano, Marc (BIC USA)" w:date="2014-10-09T16:03:00Z"/>
              </w:rPr>
            </w:pPr>
          </w:p>
        </w:tc>
        <w:tc>
          <w:tcPr>
            <w:tcW w:w="1061" w:type="dxa"/>
          </w:tcPr>
          <w:p w:rsidR="004E1435" w:rsidRDefault="004E1435" w:rsidP="004E1435">
            <w:pPr>
              <w:jc w:val="center"/>
              <w:rPr>
                <w:ins w:id="6470" w:author="Sammartano, Marc (BIC USA)" w:date="2014-10-09T16:03:00Z"/>
              </w:rPr>
            </w:pPr>
            <w:ins w:id="6471" w:author="Sammartano, Marc (BIC USA)" w:date="2014-10-09T16:10:00Z">
              <w:r>
                <w:t>text</w:t>
              </w:r>
            </w:ins>
          </w:p>
        </w:tc>
        <w:tc>
          <w:tcPr>
            <w:tcW w:w="958" w:type="dxa"/>
          </w:tcPr>
          <w:p w:rsidR="004E1435" w:rsidRDefault="004E1435" w:rsidP="004E1435">
            <w:pPr>
              <w:jc w:val="center"/>
              <w:rPr>
                <w:ins w:id="6472" w:author="Sammartano, Marc (BIC USA)" w:date="2014-10-09T16:03:00Z"/>
              </w:rPr>
            </w:pPr>
            <w:ins w:id="6473" w:author="Sammartano, Marc (BIC USA)" w:date="2014-10-09T16:10:00Z">
              <w:r w:rsidRPr="00413BCD">
                <w:t>paint</w:t>
              </w:r>
            </w:ins>
          </w:p>
        </w:tc>
        <w:tc>
          <w:tcPr>
            <w:tcW w:w="814" w:type="dxa"/>
          </w:tcPr>
          <w:p w:rsidR="004E1435" w:rsidRDefault="004E1435" w:rsidP="004E1435">
            <w:pPr>
              <w:jc w:val="center"/>
              <w:rPr>
                <w:ins w:id="6474" w:author="Sammartano, Marc (BIC USA)" w:date="2014-10-09T16:03:00Z"/>
              </w:rPr>
            </w:pPr>
            <w:ins w:id="6475" w:author="Sammartano, Marc (BIC USA)" w:date="2014-10-09T16:10:00Z">
              <w:r w:rsidRPr="00034F5E">
                <w:t>alpha</w:t>
              </w:r>
            </w:ins>
          </w:p>
        </w:tc>
      </w:tr>
      <w:tr w:rsidR="004E1435" w:rsidTr="00622721">
        <w:trPr>
          <w:ins w:id="6476" w:author="Sammartano, Marc (BIC USA)" w:date="2014-10-09T16:03:00Z"/>
        </w:trPr>
        <w:tc>
          <w:tcPr>
            <w:tcW w:w="849" w:type="dxa"/>
            <w:vMerge w:val="restart"/>
            <w:tcBorders>
              <w:top w:val="single" w:sz="6" w:space="0" w:color="auto"/>
              <w:bottom w:val="single" w:sz="6" w:space="0" w:color="auto"/>
            </w:tcBorders>
            <w:vAlign w:val="center"/>
          </w:tcPr>
          <w:p w:rsidR="004E1435" w:rsidRDefault="004E1435" w:rsidP="004E1435">
            <w:pPr>
              <w:jc w:val="center"/>
              <w:rPr>
                <w:ins w:id="6477" w:author="Sammartano, Marc (BIC USA)" w:date="2014-10-09T16:09:00Z"/>
              </w:rPr>
            </w:pPr>
            <w:ins w:id="6478" w:author="Sammartano, Marc (BIC USA)" w:date="2014-10-09T16:17:00Z">
              <w:r>
                <w:t>MOD</w:t>
              </w:r>
            </w:ins>
            <w:ins w:id="6479" w:author="Sammartano, Marc (BIC USA)" w:date="2014-10-09T16:18:00Z">
              <w:r>
                <w:t>I-FIERS</w:t>
              </w:r>
            </w:ins>
          </w:p>
        </w:tc>
        <w:tc>
          <w:tcPr>
            <w:tcW w:w="957" w:type="dxa"/>
            <w:tcBorders>
              <w:top w:val="single" w:sz="6" w:space="0" w:color="auto"/>
              <w:bottom w:val="single" w:sz="6" w:space="0" w:color="auto"/>
              <w:right w:val="single" w:sz="12" w:space="0" w:color="auto"/>
            </w:tcBorders>
          </w:tcPr>
          <w:p w:rsidR="004E1435" w:rsidRDefault="00D14519" w:rsidP="004E1435">
            <w:pPr>
              <w:jc w:val="center"/>
              <w:rPr>
                <w:ins w:id="6480" w:author="Sammartano, Marc (BIC USA)" w:date="2014-10-09T16:03:00Z"/>
              </w:rPr>
            </w:pPr>
            <w:ins w:id="6481" w:author="Sammartano, Marc (BIC USA)" w:date="2014-10-09T17:01:00Z">
              <w:r>
                <w:fldChar w:fldCharType="begin"/>
              </w:r>
              <w:r>
                <w:instrText xml:space="preserve"> HYPERLINK  \l "_Gr.clip_&lt;object_ptr_nvar&gt;,_" </w:instrText>
              </w:r>
              <w:r>
                <w:fldChar w:fldCharType="separate"/>
              </w:r>
              <w:r w:rsidR="004E1435" w:rsidRPr="00D14519">
                <w:rPr>
                  <w:rStyle w:val="Hyperlink"/>
                </w:rPr>
                <w:t>clip</w:t>
              </w:r>
              <w:r>
                <w:fldChar w:fldCharType="end"/>
              </w:r>
            </w:ins>
          </w:p>
        </w:tc>
        <w:tc>
          <w:tcPr>
            <w:tcW w:w="720" w:type="dxa"/>
            <w:tcBorders>
              <w:left w:val="single" w:sz="12" w:space="0" w:color="auto"/>
            </w:tcBorders>
          </w:tcPr>
          <w:p w:rsidR="004E1435" w:rsidRDefault="004E1435" w:rsidP="004E1435">
            <w:pPr>
              <w:jc w:val="center"/>
              <w:rPr>
                <w:ins w:id="6482" w:author="Sammartano, Marc (BIC USA)" w:date="2014-10-09T16:03:00Z"/>
              </w:rPr>
            </w:pPr>
            <w:ins w:id="6483" w:author="Sammartano, Marc (BIC USA)" w:date="2014-10-09T16:08:00Z">
              <w:r>
                <w:t>left</w:t>
              </w:r>
            </w:ins>
          </w:p>
        </w:tc>
        <w:tc>
          <w:tcPr>
            <w:tcW w:w="720" w:type="dxa"/>
          </w:tcPr>
          <w:p w:rsidR="004E1435" w:rsidRDefault="004E1435" w:rsidP="004E1435">
            <w:pPr>
              <w:jc w:val="center"/>
              <w:rPr>
                <w:ins w:id="6484" w:author="Sammartano, Marc (BIC USA)" w:date="2014-10-09T16:03:00Z"/>
              </w:rPr>
            </w:pPr>
            <w:ins w:id="6485" w:author="Sammartano, Marc (BIC USA)" w:date="2014-10-09T16:08:00Z">
              <w:r>
                <w:t>top</w:t>
              </w:r>
            </w:ins>
          </w:p>
        </w:tc>
        <w:tc>
          <w:tcPr>
            <w:tcW w:w="720" w:type="dxa"/>
          </w:tcPr>
          <w:p w:rsidR="004E1435" w:rsidRDefault="004E1435" w:rsidP="004E1435">
            <w:pPr>
              <w:jc w:val="center"/>
              <w:rPr>
                <w:ins w:id="6486" w:author="Sammartano, Marc (BIC USA)" w:date="2014-10-09T16:03:00Z"/>
              </w:rPr>
            </w:pPr>
            <w:ins w:id="6487" w:author="Sammartano, Marc (BIC USA)" w:date="2014-10-09T16:08:00Z">
              <w:r>
                <w:t>right</w:t>
              </w:r>
            </w:ins>
          </w:p>
        </w:tc>
        <w:tc>
          <w:tcPr>
            <w:tcW w:w="887" w:type="dxa"/>
          </w:tcPr>
          <w:p w:rsidR="004E1435" w:rsidRDefault="004E1435" w:rsidP="004E1435">
            <w:pPr>
              <w:jc w:val="center"/>
              <w:rPr>
                <w:ins w:id="6488" w:author="Sammartano, Marc (BIC USA)" w:date="2014-10-09T16:03:00Z"/>
              </w:rPr>
            </w:pPr>
            <w:ins w:id="6489" w:author="Sammartano, Marc (BIC USA)" w:date="2014-10-09T16:08:00Z">
              <w:r>
                <w:t>bottom</w:t>
              </w:r>
            </w:ins>
          </w:p>
        </w:tc>
        <w:tc>
          <w:tcPr>
            <w:tcW w:w="1589" w:type="dxa"/>
          </w:tcPr>
          <w:p w:rsidR="004E1435" w:rsidRDefault="004E1435" w:rsidP="004E1435">
            <w:pPr>
              <w:jc w:val="center"/>
              <w:rPr>
                <w:ins w:id="6490" w:author="Sammartano, Marc (BIC USA)" w:date="2014-10-09T16:03:00Z"/>
              </w:rPr>
            </w:pPr>
          </w:p>
        </w:tc>
        <w:tc>
          <w:tcPr>
            <w:tcW w:w="1061" w:type="dxa"/>
          </w:tcPr>
          <w:p w:rsidR="004E1435" w:rsidRDefault="004E1435" w:rsidP="004E1435">
            <w:pPr>
              <w:jc w:val="center"/>
              <w:rPr>
                <w:ins w:id="6491" w:author="Sammartano, Marc (BIC USA)" w:date="2014-10-09T16:03:00Z"/>
              </w:rPr>
            </w:pPr>
            <w:ins w:id="6492" w:author="Sammartano, Marc (BIC USA)" w:date="2014-10-09T16:10:00Z">
              <w:r>
                <w:t>RO</w:t>
              </w:r>
            </w:ins>
          </w:p>
        </w:tc>
        <w:tc>
          <w:tcPr>
            <w:tcW w:w="958" w:type="dxa"/>
          </w:tcPr>
          <w:p w:rsidR="004E1435" w:rsidRDefault="004E1435" w:rsidP="004E1435">
            <w:pPr>
              <w:jc w:val="center"/>
              <w:rPr>
                <w:ins w:id="6493" w:author="Sammartano, Marc (BIC USA)" w:date="2014-10-09T16:03:00Z"/>
              </w:rPr>
            </w:pPr>
            <w:ins w:id="6494" w:author="Sammartano, Marc (BIC USA)" w:date="2014-10-09T16:10:00Z">
              <w:r w:rsidRPr="00413BCD">
                <w:t>paint</w:t>
              </w:r>
            </w:ins>
          </w:p>
        </w:tc>
        <w:tc>
          <w:tcPr>
            <w:tcW w:w="814" w:type="dxa"/>
          </w:tcPr>
          <w:p w:rsidR="004E1435" w:rsidRDefault="004E1435" w:rsidP="004E1435">
            <w:pPr>
              <w:jc w:val="center"/>
              <w:rPr>
                <w:ins w:id="6495" w:author="Sammartano, Marc (BIC USA)" w:date="2014-10-09T16:03:00Z"/>
              </w:rPr>
            </w:pPr>
            <w:ins w:id="6496" w:author="Sammartano, Marc (BIC USA)" w:date="2014-10-09T16:10:00Z">
              <w:r w:rsidRPr="00034F5E">
                <w:t>alpha</w:t>
              </w:r>
            </w:ins>
          </w:p>
        </w:tc>
      </w:tr>
      <w:tr w:rsidR="004E1435" w:rsidTr="00622721">
        <w:trPr>
          <w:ins w:id="6497" w:author="Sammartano, Marc (BIC USA)" w:date="2014-10-09T16:01:00Z"/>
        </w:trPr>
        <w:tc>
          <w:tcPr>
            <w:tcW w:w="849" w:type="dxa"/>
            <w:vMerge/>
            <w:tcBorders>
              <w:top w:val="single" w:sz="6" w:space="0" w:color="auto"/>
              <w:bottom w:val="single" w:sz="12" w:space="0" w:color="auto"/>
            </w:tcBorders>
          </w:tcPr>
          <w:p w:rsidR="004E1435" w:rsidRDefault="004E1435" w:rsidP="004E1435">
            <w:pPr>
              <w:jc w:val="center"/>
              <w:rPr>
                <w:ins w:id="6498" w:author="Sammartano, Marc (BIC USA)" w:date="2014-10-09T16:09:00Z"/>
              </w:rPr>
            </w:pPr>
          </w:p>
        </w:tc>
        <w:tc>
          <w:tcPr>
            <w:tcW w:w="957" w:type="dxa"/>
            <w:tcBorders>
              <w:top w:val="single" w:sz="6" w:space="0" w:color="auto"/>
              <w:bottom w:val="single" w:sz="12" w:space="0" w:color="auto"/>
              <w:right w:val="single" w:sz="12" w:space="0" w:color="auto"/>
            </w:tcBorders>
          </w:tcPr>
          <w:p w:rsidR="004E1435" w:rsidRDefault="00D14519" w:rsidP="004E1435">
            <w:pPr>
              <w:jc w:val="center"/>
              <w:rPr>
                <w:ins w:id="6499" w:author="Sammartano, Marc (BIC USA)" w:date="2014-10-09T16:01:00Z"/>
              </w:rPr>
            </w:pPr>
            <w:ins w:id="6500" w:author="Sammartano, Marc (BIC USA)" w:date="2014-10-09T17:01:00Z">
              <w:r>
                <w:fldChar w:fldCharType="begin"/>
              </w:r>
              <w:r>
                <w:instrText xml:space="preserve"> HYPERLINK  \l "_Gr.rotate.start_angle,_x," </w:instrText>
              </w:r>
              <w:r>
                <w:fldChar w:fldCharType="separate"/>
              </w:r>
              <w:r w:rsidR="004E1435" w:rsidRPr="00D14519">
                <w:rPr>
                  <w:rStyle w:val="Hyperlink"/>
                </w:rPr>
                <w:t>rotate</w:t>
              </w:r>
              <w:r>
                <w:fldChar w:fldCharType="end"/>
              </w:r>
            </w:ins>
          </w:p>
        </w:tc>
        <w:tc>
          <w:tcPr>
            <w:tcW w:w="720" w:type="dxa"/>
            <w:tcBorders>
              <w:left w:val="single" w:sz="12" w:space="0" w:color="auto"/>
            </w:tcBorders>
          </w:tcPr>
          <w:p w:rsidR="004E1435" w:rsidRDefault="00E9000C" w:rsidP="004E1435">
            <w:pPr>
              <w:jc w:val="center"/>
              <w:rPr>
                <w:ins w:id="6501" w:author="Sammartano, Marc (BIC USA)" w:date="2014-10-09T16:01:00Z"/>
              </w:rPr>
            </w:pPr>
            <w:ins w:id="6502" w:author="Sammartano, Marc (BIC USA)" w:date="2014-10-10T10:42:00Z">
              <w:r>
                <w:t>x</w:t>
              </w:r>
            </w:ins>
          </w:p>
        </w:tc>
        <w:tc>
          <w:tcPr>
            <w:tcW w:w="720" w:type="dxa"/>
          </w:tcPr>
          <w:p w:rsidR="004E1435" w:rsidRDefault="00E9000C" w:rsidP="004E1435">
            <w:pPr>
              <w:jc w:val="center"/>
              <w:rPr>
                <w:ins w:id="6503" w:author="Sammartano, Marc (BIC USA)" w:date="2014-10-09T16:01:00Z"/>
              </w:rPr>
            </w:pPr>
            <w:ins w:id="6504" w:author="Sammartano, Marc (BIC USA)" w:date="2014-10-10T10:42:00Z">
              <w:r>
                <w:t>y</w:t>
              </w:r>
            </w:ins>
          </w:p>
        </w:tc>
        <w:tc>
          <w:tcPr>
            <w:tcW w:w="720" w:type="dxa"/>
          </w:tcPr>
          <w:p w:rsidR="004E1435" w:rsidRDefault="004E1435" w:rsidP="004E1435">
            <w:pPr>
              <w:jc w:val="center"/>
              <w:rPr>
                <w:ins w:id="6505" w:author="Sammartano, Marc (BIC USA)" w:date="2014-10-09T16:01:00Z"/>
              </w:rPr>
            </w:pPr>
          </w:p>
        </w:tc>
        <w:tc>
          <w:tcPr>
            <w:tcW w:w="887" w:type="dxa"/>
          </w:tcPr>
          <w:p w:rsidR="004E1435" w:rsidRDefault="004E1435" w:rsidP="004E1435">
            <w:pPr>
              <w:jc w:val="center"/>
              <w:rPr>
                <w:ins w:id="6506" w:author="Sammartano, Marc (BIC USA)" w:date="2014-10-09T16:01:00Z"/>
              </w:rPr>
            </w:pPr>
          </w:p>
        </w:tc>
        <w:tc>
          <w:tcPr>
            <w:tcW w:w="1589" w:type="dxa"/>
          </w:tcPr>
          <w:p w:rsidR="004E1435" w:rsidRDefault="004E1435" w:rsidP="004E1435">
            <w:pPr>
              <w:jc w:val="center"/>
              <w:rPr>
                <w:ins w:id="6507" w:author="Sammartano, Marc (BIC USA)" w:date="2014-10-09T16:01:00Z"/>
              </w:rPr>
            </w:pPr>
            <w:ins w:id="6508" w:author="Sammartano, Marc (BIC USA)" w:date="2014-10-09T16:10:00Z">
              <w:r>
                <w:t>angle</w:t>
              </w:r>
            </w:ins>
          </w:p>
        </w:tc>
        <w:tc>
          <w:tcPr>
            <w:tcW w:w="1061" w:type="dxa"/>
          </w:tcPr>
          <w:p w:rsidR="004E1435" w:rsidRDefault="004E1435" w:rsidP="004E1435">
            <w:pPr>
              <w:jc w:val="center"/>
              <w:rPr>
                <w:ins w:id="6509" w:author="Sammartano, Marc (BIC USA)" w:date="2014-10-09T16:01:00Z"/>
              </w:rPr>
            </w:pPr>
          </w:p>
        </w:tc>
        <w:tc>
          <w:tcPr>
            <w:tcW w:w="958" w:type="dxa"/>
          </w:tcPr>
          <w:p w:rsidR="004E1435" w:rsidRDefault="004E1435" w:rsidP="004E1435">
            <w:pPr>
              <w:jc w:val="center"/>
              <w:rPr>
                <w:ins w:id="6510" w:author="Sammartano, Marc (BIC USA)" w:date="2014-10-09T16:01:00Z"/>
              </w:rPr>
            </w:pPr>
            <w:ins w:id="6511" w:author="Sammartano, Marc (BIC USA)" w:date="2014-10-09T16:10:00Z">
              <w:r w:rsidRPr="00413BCD">
                <w:t>paint</w:t>
              </w:r>
            </w:ins>
          </w:p>
        </w:tc>
        <w:tc>
          <w:tcPr>
            <w:tcW w:w="814" w:type="dxa"/>
          </w:tcPr>
          <w:p w:rsidR="004E1435" w:rsidRDefault="004E1435" w:rsidP="004E1435">
            <w:pPr>
              <w:jc w:val="center"/>
              <w:rPr>
                <w:ins w:id="6512" w:author="Sammartano, Marc (BIC USA)" w:date="2014-10-09T16:01:00Z"/>
              </w:rPr>
            </w:pPr>
            <w:ins w:id="6513" w:author="Sammartano, Marc (BIC USA)" w:date="2014-10-09T16:10:00Z">
              <w:r w:rsidRPr="00034F5E">
                <w:t>alpha</w:t>
              </w:r>
            </w:ins>
          </w:p>
        </w:tc>
      </w:tr>
    </w:tbl>
    <w:p w:rsidR="004E1435" w:rsidRPr="00E9000C" w:rsidRDefault="004E1435" w:rsidP="00D777EF">
      <w:pPr>
        <w:pStyle w:val="ListParagraph"/>
        <w:ind w:left="0"/>
        <w:rPr>
          <w:ins w:id="6514" w:author="Sammartano, Marc (BIC USA)" w:date="2014-10-09T16:21:00Z"/>
          <w:b/>
        </w:rPr>
      </w:pPr>
      <w:ins w:id="6515" w:author="Sammartano, Marc (BIC USA)" w:date="2014-10-09T16:21:00Z">
        <w:r w:rsidRPr="00E9000C">
          <w:rPr>
            <w:b/>
          </w:rPr>
          <w:t>TABLE NOTES:</w:t>
        </w:r>
      </w:ins>
    </w:p>
    <w:p w:rsidR="00E9000C" w:rsidRDefault="00E9000C" w:rsidP="00D777EF">
      <w:pPr>
        <w:pStyle w:val="ListParagraph"/>
        <w:numPr>
          <w:ilvl w:val="0"/>
          <w:numId w:val="27"/>
        </w:numPr>
        <w:rPr>
          <w:ins w:id="6516" w:author="Sammartano, Marc (BIC USA)" w:date="2014-10-10T10:40:00Z"/>
        </w:rPr>
      </w:pPr>
      <w:ins w:id="6517" w:author="Sammartano, Marc (BIC USA)" w:date="2014-10-10T10:40:00Z">
        <w:r>
          <w:t xml:space="preserve">The </w:t>
        </w:r>
        <w:r w:rsidRPr="00E9000C">
          <w:rPr>
            <w:b/>
          </w:rPr>
          <w:t>TYPE</w:t>
        </w:r>
        <w:r>
          <w:t xml:space="preserve"> column shows the string returned by </w:t>
        </w:r>
        <w:r w:rsidRPr="00E9000C">
          <w:rPr>
            <w:b/>
          </w:rPr>
          <w:t>Gr.get.type</w:t>
        </w:r>
        <w:r>
          <w:t xml:space="preserve"> for each </w:t>
        </w:r>
      </w:ins>
      <w:ins w:id="6518" w:author="Sammartano, Marc (BIC USA)" w:date="2014-10-10T10:41:00Z">
        <w:r>
          <w:t xml:space="preserve">graphical </w:t>
        </w:r>
      </w:ins>
      <w:ins w:id="6519" w:author="Sammartano, Marc (BIC USA)" w:date="2014-10-10T10:40:00Z">
        <w:r>
          <w:t>object type.</w:t>
        </w:r>
      </w:ins>
    </w:p>
    <w:p w:rsidR="00E9000C" w:rsidRDefault="00E9000C" w:rsidP="00E9000C">
      <w:pPr>
        <w:pStyle w:val="ListParagraph"/>
        <w:numPr>
          <w:ilvl w:val="0"/>
          <w:numId w:val="27"/>
        </w:numPr>
        <w:rPr>
          <w:ins w:id="6520" w:author="Sammartano, Marc (BIC USA)" w:date="2014-10-10T10:43:00Z"/>
        </w:rPr>
      </w:pPr>
      <w:ins w:id="6521" w:author="Sammartano, Marc (BIC USA)" w:date="2014-10-10T10:43:00Z">
        <w:r w:rsidRPr="00AE483F">
          <w:rPr>
            <w:b/>
          </w:rPr>
          <w:t>Gr.get.position</w:t>
        </w:r>
        <w:r>
          <w:t xml:space="preserve"> returns the values in the </w:t>
        </w:r>
        <w:r w:rsidRPr="00E9000C">
          <w:rPr>
            <w:b/>
          </w:rPr>
          <w:t>POSITION 1</w:t>
        </w:r>
        <w:r>
          <w:t xml:space="preserve"> columns.</w:t>
        </w:r>
      </w:ins>
    </w:p>
    <w:p w:rsidR="00AE483F" w:rsidRDefault="00AE483F" w:rsidP="00D777EF">
      <w:pPr>
        <w:pStyle w:val="ListParagraph"/>
        <w:numPr>
          <w:ilvl w:val="0"/>
          <w:numId w:val="27"/>
        </w:numPr>
        <w:rPr>
          <w:ins w:id="6522" w:author="Sammartano, Marc (BIC USA)" w:date="2014-10-09T16:29:00Z"/>
        </w:rPr>
      </w:pPr>
      <w:ins w:id="6523" w:author="Sammartano, Marc (BIC USA)" w:date="2014-10-09T16:29:00Z">
        <w:r>
          <w:t xml:space="preserve">All table entries are </w:t>
        </w:r>
        <w:r w:rsidRPr="00622721">
          <w:rPr>
            <w:b/>
          </w:rPr>
          <w:t>Gr.modify</w:t>
        </w:r>
        <w:r>
          <w:t xml:space="preserve"> tags (strings)</w:t>
        </w:r>
        <w:r w:rsidR="00622721">
          <w:t>.</w:t>
        </w:r>
        <w:r>
          <w:t xml:space="preserve"> </w:t>
        </w:r>
      </w:ins>
      <w:ins w:id="6524" w:author="Sammartano, Marc (BIC USA)" w:date="2014-10-09T16:46:00Z">
        <w:r w:rsidR="00622721">
          <w:t>V</w:t>
        </w:r>
      </w:ins>
      <w:ins w:id="6525" w:author="Sammartano, Marc (BIC USA)" w:date="2014-10-09T16:29:00Z">
        <w:r>
          <w:t xml:space="preserve">alues of all the tags are numeric except for </w:t>
        </w:r>
        <w:r w:rsidRPr="00622721">
          <w:rPr>
            <w:b/>
          </w:rPr>
          <w:t>"text"</w:t>
        </w:r>
        <w:r>
          <w:t>.</w:t>
        </w:r>
      </w:ins>
    </w:p>
    <w:p w:rsidR="00383441" w:rsidRDefault="00E9000C" w:rsidP="00D777EF">
      <w:pPr>
        <w:pStyle w:val="ListParagraph"/>
        <w:numPr>
          <w:ilvl w:val="0"/>
          <w:numId w:val="27"/>
        </w:numPr>
        <w:rPr>
          <w:ins w:id="6526" w:author="Sammartano, Marc (BIC USA)" w:date="2014-10-09T16:45:00Z"/>
        </w:rPr>
      </w:pPr>
      <w:ins w:id="6527" w:author="Sammartano, Marc (BIC USA)" w:date="2014-10-09T16:29:00Z">
        <w:r>
          <w:t xml:space="preserve">The values of tags in the </w:t>
        </w:r>
        <w:r w:rsidR="00AE483F" w:rsidRPr="00383441">
          <w:rPr>
            <w:b/>
          </w:rPr>
          <w:t>UNIQUE</w:t>
        </w:r>
        <w:r w:rsidR="00AE483F">
          <w:t xml:space="preserve"> column</w:t>
        </w:r>
      </w:ins>
      <w:ins w:id="6528" w:author="Sammartano, Marc (BIC USA)" w:date="2014-10-09T16:30:00Z">
        <w:r w:rsidR="00AE483F">
          <w:t xml:space="preserve"> are either strings (</w:t>
        </w:r>
        <w:r w:rsidR="00AE483F" w:rsidRPr="00383441">
          <w:rPr>
            <w:b/>
          </w:rPr>
          <w:t>"text"</w:t>
        </w:r>
        <w:r w:rsidR="00AE483F">
          <w:t xml:space="preserve">) or numbers with special interpretations. </w:t>
        </w:r>
        <w:r w:rsidR="00AE483F" w:rsidRPr="00383441">
          <w:rPr>
            <w:b/>
          </w:rPr>
          <w:t>"fill_mode"</w:t>
        </w:r>
      </w:ins>
      <w:ins w:id="6529" w:author="Sammartano, Marc (BIC USA)" w:date="2014-10-09T16:31:00Z">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ins>
      <w:ins w:id="6530" w:author="Sammartano, Marc (BIC USA)" w:date="2014-10-09T16:46:00Z">
        <w:r w:rsidR="00622721">
          <w:t xml:space="preserve">a Region Operator as </w:t>
        </w:r>
      </w:ins>
      <w:ins w:id="6531" w:author="Sammartano, Marc (BIC USA)" w:date="2014-10-09T16:31:00Z">
        <w:r w:rsidR="00AE483F">
          <w:t xml:space="preserve">explained in </w:t>
        </w:r>
        <w:r w:rsidR="00AE483F" w:rsidRPr="00AE483F">
          <w:rPr>
            <w:b/>
          </w:rPr>
          <w:t>Gr.</w:t>
        </w:r>
      </w:ins>
      <w:ins w:id="6532" w:author="Sammartano, Marc (BIC USA)" w:date="2014-10-09T16:32:00Z">
        <w:r w:rsidR="00AE483F" w:rsidRPr="00AE483F">
          <w:rPr>
            <w:b/>
          </w:rPr>
          <w:t>clip</w:t>
        </w:r>
        <w:r w:rsidR="00AE483F">
          <w:t>.</w:t>
        </w:r>
      </w:ins>
    </w:p>
    <w:p w:rsidR="00622721" w:rsidRDefault="00622721" w:rsidP="00D777EF">
      <w:pPr>
        <w:pStyle w:val="ListParagraph"/>
        <w:numPr>
          <w:ilvl w:val="0"/>
          <w:numId w:val="27"/>
        </w:numPr>
        <w:rPr>
          <w:ins w:id="6533" w:author="Sammartano, Marc (BIC USA)" w:date="2014-10-09T17:01:00Z"/>
        </w:rPr>
      </w:pPr>
      <w:ins w:id="6534" w:author="Sammartano, Marc (BIC USA)" w:date="2014-10-09T16:45:00Z">
        <w:r w:rsidRPr="00383441">
          <w:rPr>
            <w:b/>
          </w:rPr>
          <w:t>"alpha"</w:t>
        </w:r>
        <w:r>
          <w:t xml:space="preserve"> is an integer value from 0 to 256, with 256 interpreted specially. See </w:t>
        </w:r>
        <w:r w:rsidRPr="00383441">
          <w:rPr>
            <w:b/>
          </w:rPr>
          <w:t>General Purpose Parameters</w:t>
        </w:r>
        <w:r>
          <w:t>, below.</w:t>
        </w:r>
      </w:ins>
    </w:p>
    <w:p w:rsidR="00AE483F" w:rsidRDefault="00D14519" w:rsidP="00D777EF">
      <w:pPr>
        <w:pStyle w:val="ListParagraph"/>
        <w:numPr>
          <w:ilvl w:val="0"/>
          <w:numId w:val="27"/>
        </w:numPr>
        <w:rPr>
          <w:ins w:id="6535" w:author="Sammartano, Marc (BIC USA)" w:date="2014-10-09T16:21:00Z"/>
        </w:rPr>
      </w:pPr>
      <w:ins w:id="6536" w:author="Sammartano, Marc (BIC USA)" w:date="2014-10-09T17:03:00Z">
        <w:r>
          <w:t>You can modify t</w:t>
        </w:r>
      </w:ins>
      <w:ins w:id="6537" w:author="Sammartano, Marc (BIC USA)" w:date="2014-10-09T17:02:00Z">
        <w:r>
          <w:t xml:space="preserve">he </w:t>
        </w:r>
        <w:r>
          <w:rPr>
            <w:b/>
          </w:rPr>
          <w:t>Gr.set.pixels</w:t>
        </w:r>
        <w:r>
          <w:t xml:space="preserve"> </w:t>
        </w:r>
      </w:ins>
      <w:ins w:id="6538" w:author="Sammartano, Marc (BIC USA)" w:date="2014-10-09T17:03:00Z">
        <w:r w:rsidR="00D777EF">
          <w:t>point-coordinates array directly.</w:t>
        </w:r>
      </w:ins>
      <w:ins w:id="6539" w:author="Sammartano, Marc (BIC USA)" w:date="2014-10-09T17:04:00Z">
        <w:r w:rsidR="00D777EF">
          <w:t xml:space="preserve"> There is no </w:t>
        </w:r>
        <w:r w:rsidR="00D777EF">
          <w:rPr>
            <w:b/>
          </w:rPr>
          <w:t>Gr.modify</w:t>
        </w:r>
        <w:r w:rsidR="00D777EF">
          <w:t xml:space="preserve"> tag</w:t>
        </w:r>
      </w:ins>
      <w:ins w:id="6540" w:author="Sammartano, Marc (BIC USA)" w:date="2014-10-09T16:37:00Z">
        <w:r w:rsidR="00383441">
          <w:t>.</w:t>
        </w:r>
      </w:ins>
    </w:p>
    <w:p w:rsidR="00727BB2" w:rsidRDefault="00546410" w:rsidP="004E1435">
      <w:r>
        <w:t>For</w:t>
      </w:r>
      <w:r w:rsidR="009558AD">
        <w:t xml:space="preserve"> example, suppose a bitmap object was created with </w:t>
      </w:r>
      <w:del w:id="6541" w:author="Sammartano, Marc (BIC USA)" w:date="2014-10-09T16:37:00Z">
        <w:r w:rsidR="009558AD" w:rsidDel="00383441">
          <w:delText>"gr</w:delText>
        </w:r>
      </w:del>
      <w:ins w:id="6542" w:author="Sammartano, Marc (BIC USA)" w:date="2014-10-09T16:37:00Z">
        <w:r w:rsidR="00383441" w:rsidRPr="00383441">
          <w:rPr>
            <w:rFonts w:ascii="Times New Roman" w:hAnsi="Times New Roman" w:cs="Times New Roman"/>
            <w:b/>
            <w:sz w:val="20"/>
            <w:szCs w:val="20"/>
          </w:rPr>
          <w:t>GR</w:t>
        </w:r>
      </w:ins>
      <w:r w:rsidR="009558AD" w:rsidRPr="00383441">
        <w:rPr>
          <w:rFonts w:ascii="Times New Roman" w:hAnsi="Times New Roman" w:cs="Times New Roman"/>
          <w:b/>
          <w:sz w:val="20"/>
          <w:szCs w:val="20"/>
        </w:rPr>
        <w:t>.bitmap.draw BM_ptr, galaxy_ptr, 400, 120</w:t>
      </w:r>
      <w:del w:id="6543" w:author="Sammartano, Marc (BIC USA)" w:date="2014-10-09T16:37:00Z">
        <w:r w:rsidR="009558AD" w:rsidDel="00383441">
          <w:delText>"</w:delText>
        </w:r>
      </w:del>
      <w:r w:rsidR="009558AD">
        <w:t>.</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del w:id="6544" w:author="Sammartano, Marc (BIC USA)" w:date="2014-10-10T10:48:00Z">
        <w:r w:rsidDel="006B371C">
          <w:delText>"</w:delText>
        </w:r>
      </w:del>
      <w:r w:rsidRPr="006B371C">
        <w:rPr>
          <w:b/>
        </w:rPr>
        <w:t>Gr.paint.get</w:t>
      </w:r>
      <w:del w:id="6545" w:author="Sammartano, Marc (BIC USA)" w:date="2014-10-10T10:48:00Z">
        <w:r w:rsidDel="006B371C">
          <w:delText>"</w:delText>
        </w:r>
      </w:del>
      <w:r>
        <w:t xml:space="preserve"> command description</w:t>
      </w:r>
      <w:r w:rsidR="00B11692">
        <w:t xml:space="preserve"> (below)</w:t>
      </w:r>
      <w:r>
        <w:t xml:space="preserve"> for more details.</w:t>
      </w:r>
      <w:r w:rsidR="002E4DA7">
        <w:t xml:space="preserve"> </w:t>
      </w:r>
    </w:p>
    <w:p w:rsidR="00144076" w:rsidRDefault="00144076" w:rsidP="002E4DA7">
      <w:r>
        <w:lastRenderedPageBreak/>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p>
    <w:p w:rsidR="00DA274F" w:rsidRDefault="003A4712" w:rsidP="005F4916">
      <w:pPr>
        <w:pStyle w:val="Heading3"/>
      </w:pPr>
      <w:bookmarkStart w:id="6546" w:name="_Toc400726851"/>
      <w:r>
        <w:t>Gr.</w:t>
      </w:r>
      <w:r w:rsidR="00DA274F">
        <w:t xml:space="preserve">paint.get </w:t>
      </w:r>
      <w:r w:rsidR="007F0903">
        <w:t>&lt;object_ptr_nvar&gt;</w:t>
      </w:r>
      <w:bookmarkEnd w:id="6546"/>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AB2AE7" w:rsidRDefault="00DA274F" w:rsidP="00DA274F">
      <w:pPr>
        <w:rPr>
          <w:ins w:id="6547" w:author="Sammartano, Marc (BIC USA)" w:date="2014-10-10T11:22:00Z"/>
        </w:rPr>
      </w:pPr>
      <w:del w:id="6548" w:author="Sammartano, Marc (BIC USA)" w:date="2014-10-10T11:16:00Z">
        <w:r w:rsidDel="00AB2AE7">
          <w:delText xml:space="preserve">BASIC! has Paint objects. </w:delText>
        </w:r>
        <w:r w:rsidR="00156B67" w:rsidDel="00AB2AE7">
          <w:delText>The gr.paint.get command g</w:delText>
        </w:r>
      </w:del>
      <w:ins w:id="6549" w:author="Sammartano, Marc (BIC USA)" w:date="2014-10-10T11:16:00Z">
        <w:r w:rsidR="00AB2AE7">
          <w:t>G</w:t>
        </w:r>
      </w:ins>
      <w:r w:rsidR="00156B67">
        <w:t xml:space="preserve">ets </w:t>
      </w:r>
      <w:del w:id="6550" w:author="Sammartano, Marc (BIC USA)" w:date="2014-10-10T11:16:00Z">
        <w:r w:rsidR="00156B67" w:rsidDel="00AB2AE7">
          <w:delText>the object</w:delText>
        </w:r>
      </w:del>
      <w:ins w:id="6551" w:author="Sammartano, Marc (BIC USA)" w:date="2014-10-10T11:16:00Z">
        <w:r w:rsidR="00AB2AE7">
          <w:t>a</w:t>
        </w:r>
      </w:ins>
      <w:r w:rsidR="00156B67">
        <w:t xml:space="preserve"> pointer</w:t>
      </w:r>
      <w:r w:rsidR="00EA16FA">
        <w:t xml:space="preserve"> (&lt;object_ptr_nvar&gt;)</w:t>
      </w:r>
      <w:r w:rsidR="00156B67">
        <w:t xml:space="preserve"> </w:t>
      </w:r>
      <w:ins w:id="6552" w:author="Sammartano, Marc (BIC USA)" w:date="2014-10-10T11:25:00Z">
        <w:r w:rsidR="00C21006">
          <w:t>t</w:t>
        </w:r>
      </w:ins>
      <w:r w:rsidR="00156B67">
        <w:t>o</w:t>
      </w:r>
      <w:del w:id="6553" w:author="Sammartano, Marc (BIC USA)" w:date="2014-10-10T11:25:00Z">
        <w:r w:rsidR="00156B67" w:rsidDel="00C21006">
          <w:delText>f</w:delText>
        </w:r>
      </w:del>
      <w:r w:rsidR="00156B67">
        <w:t xml:space="preserve"> the last created </w:t>
      </w:r>
      <w:del w:id="6554" w:author="Sammartano, Marc (BIC USA)" w:date="2014-10-10T11:17:00Z">
        <w:r w:rsidR="00156B67" w:rsidDel="00AB2AE7">
          <w:delText>p</w:delText>
        </w:r>
      </w:del>
      <w:ins w:id="6555" w:author="Sammartano, Marc (BIC USA)" w:date="2014-10-10T11:17:00Z">
        <w:r w:rsidR="00AB2AE7">
          <w:t>P</w:t>
        </w:r>
      </w:ins>
      <w:r w:rsidR="00156B67">
        <w:t>aint object</w:t>
      </w:r>
      <w:del w:id="6556" w:author="Sammartano, Marc (BIC USA)" w:date="2014-10-10T11:23:00Z">
        <w:r w:rsidR="00156B67" w:rsidDel="00AB2AE7">
          <w:delText xml:space="preserve">. </w:delText>
        </w:r>
        <w:r w:rsidDel="00AB2AE7">
          <w:delText>The last created paint object is the paint ob</w:delText>
        </w:r>
        <w:r w:rsidR="00DA2136" w:rsidDel="00AB2AE7">
          <w:delText>ject</w:delText>
        </w:r>
        <w:r w:rsidDel="00AB2AE7">
          <w:delText xml:space="preserve"> associated with a draw object when a draw command is executed</w:delText>
        </w:r>
      </w:del>
      <w:r>
        <w:t xml:space="preserve">. </w:t>
      </w:r>
      <w:ins w:id="6557" w:author="Sammartano, Marc (BIC USA)" w:date="2014-10-10T11:23:00Z">
        <w:r w:rsidR="00AB2AE7">
          <w:t xml:space="preserve">For information about Paint objects, see the section Graphics </w:t>
        </w:r>
        <w:r w:rsidR="00AB2AE7" w:rsidRPr="00C21006">
          <w:rPr>
            <w:sz w:val="16"/>
            <w:szCs w:val="16"/>
          </w:rPr>
          <w:sym w:font="Wingdings" w:char="F0E0"/>
        </w:r>
        <w:r w:rsidR="00AB2AE7">
          <w:t xml:space="preserve"> Introduction </w:t>
        </w:r>
      </w:ins>
      <w:ins w:id="6558" w:author="Sammartano, Marc (BIC USA)" w:date="2014-10-10T11:24:00Z">
        <w:r w:rsidR="00AB2AE7" w:rsidRPr="00C21006">
          <w:rPr>
            <w:sz w:val="16"/>
            <w:szCs w:val="16"/>
          </w:rPr>
          <w:sym w:font="Wingdings" w:char="F0E0"/>
        </w:r>
        <w:r w:rsidR="00AB2AE7">
          <w:t xml:space="preserve"> Paints, above.</w:t>
        </w:r>
      </w:ins>
    </w:p>
    <w:p w:rsidR="009558AD" w:rsidRDefault="003158FC" w:rsidP="00DA274F">
      <w:r>
        <w:t xml:space="preserve">This </w:t>
      </w:r>
      <w:del w:id="6559" w:author="Sammartano, Marc (BIC USA)" w:date="2014-10-10T11:18:00Z">
        <w:r w:rsidDel="00AB2AE7">
          <w:delText xml:space="preserve">object </w:delText>
        </w:r>
      </w:del>
      <w:r>
        <w:t xml:space="preserve">pointer can be used to change the </w:t>
      </w:r>
      <w:del w:id="6560" w:author="Sammartano, Marc (BIC USA)" w:date="2014-10-10T10:53:00Z">
        <w:r w:rsidDel="006B371C">
          <w:delText>p</w:delText>
        </w:r>
      </w:del>
      <w:ins w:id="6561" w:author="Sammartano, Marc (BIC USA)" w:date="2014-10-10T10:53:00Z">
        <w:r w:rsidR="006B371C">
          <w:t>P</w:t>
        </w:r>
      </w:ins>
      <w:r>
        <w:t xml:space="preserve">aint object associated with a draw object by means of the </w:t>
      </w:r>
      <w:del w:id="6562" w:author="Sammartano, Marc (BIC USA)" w:date="2014-10-10T10:53:00Z">
        <w:r w:rsidDel="006B371C">
          <w:delText>g</w:delText>
        </w:r>
      </w:del>
      <w:ins w:id="6563" w:author="Sammartano, Marc (BIC USA)" w:date="2014-10-10T10:53:00Z">
        <w:r w:rsidR="006B371C" w:rsidRPr="006B371C">
          <w:rPr>
            <w:b/>
          </w:rPr>
          <w:t>G</w:t>
        </w:r>
      </w:ins>
      <w:r w:rsidRPr="006B371C">
        <w:rPr>
          <w:b/>
        </w:rPr>
        <w:t>r.modify command</w:t>
      </w:r>
      <w:r>
        <w:t xml:space="preserve">. </w:t>
      </w:r>
      <w:del w:id="6564" w:author="Sammartano, Marc (BIC USA)" w:date="2014-10-10T10:49:00Z">
        <w:r w:rsidDel="006B371C">
          <w:delText xml:space="preserve"> </w:delText>
        </w:r>
      </w:del>
      <w:r>
        <w:t xml:space="preserve">The </w:t>
      </w:r>
      <w:del w:id="6565" w:author="Sammartano, Marc (BIC USA)" w:date="2014-10-10T10:49:00Z">
        <w:r w:rsidDel="006B371C">
          <w:delText>g</w:delText>
        </w:r>
      </w:del>
      <w:ins w:id="6566" w:author="Sammartano, Marc (BIC USA)" w:date="2014-10-10T10:49:00Z">
        <w:r w:rsidR="006B371C" w:rsidRPr="006B371C">
          <w:rPr>
            <w:b/>
          </w:rPr>
          <w:t>G</w:t>
        </w:r>
      </w:ins>
      <w:r w:rsidRPr="006B371C">
        <w:rPr>
          <w:b/>
        </w:rPr>
        <w:t>r.modify parameter</w:t>
      </w:r>
      <w:r>
        <w:t xml:space="preserve"> is </w:t>
      </w:r>
      <w:r w:rsidR="00F5651B">
        <w:t>"</w:t>
      </w:r>
      <w:r>
        <w:t>paint</w:t>
      </w:r>
      <w:r w:rsidR="00F5651B">
        <w:t>"</w:t>
      </w:r>
      <w:r>
        <w:t>.</w:t>
      </w:r>
    </w:p>
    <w:p w:rsidR="001B78DE" w:rsidDel="00AB2AE7" w:rsidRDefault="003158FC" w:rsidP="001B78DE">
      <w:pPr>
        <w:rPr>
          <w:del w:id="6567" w:author="Sammartano, Marc (BIC USA)" w:date="2014-10-10T11:17:00Z"/>
        </w:rPr>
      </w:pPr>
      <w:del w:id="6568" w:author="Sammartano, Marc (BIC USA)" w:date="2014-10-10T11:17:00Z">
        <w:r w:rsidDel="00AB2AE7">
          <w:delText>A</w:delText>
        </w:r>
        <w:r w:rsidR="001B78DE" w:rsidDel="00AB2AE7">
          <w:delText xml:space="preserve"> Paint object includes all paint</w:delText>
        </w:r>
        <w:r w:rsidR="00727BB2" w:rsidDel="00AB2AE7">
          <w:delText>-</w:delText>
        </w:r>
        <w:r w:rsidR="001B78DE" w:rsidDel="00AB2AE7">
          <w:delText>related information in addition to the color. This includes font size, style and so forth. Each command that affects the current paint object (gr.color, gr.text.size, etc</w:delText>
        </w:r>
        <w:r w:rsidDel="00AB2AE7">
          <w:delText>.</w:delText>
        </w:r>
        <w:r w:rsidR="001B78DE" w:rsidDel="00AB2AE7">
          <w:delText xml:space="preserve">) first inherits the current </w:delText>
        </w:r>
      </w:del>
      <w:del w:id="6569" w:author="Sammartano, Marc (BIC USA)" w:date="2014-10-10T10:50:00Z">
        <w:r w:rsidR="001B78DE" w:rsidDel="006B371C">
          <w:delText>p</w:delText>
        </w:r>
      </w:del>
      <w:del w:id="6570" w:author="Sammartano, Marc (BIC USA)" w:date="2014-10-10T11:17:00Z">
        <w:r w:rsidR="001B78DE" w:rsidDel="00AB2AE7">
          <w:delText xml:space="preserve">aint and then modifies it to make a new </w:delText>
        </w:r>
      </w:del>
      <w:del w:id="6571" w:author="Sammartano, Marc (BIC USA)" w:date="2014-10-10T10:50:00Z">
        <w:r w:rsidR="001B78DE" w:rsidDel="006B371C">
          <w:delText>p</w:delText>
        </w:r>
      </w:del>
      <w:del w:id="6572" w:author="Sammartano, Marc (BIC USA)" w:date="2014-10-10T11:17:00Z">
        <w:r w:rsidR="001B78DE" w:rsidDel="00AB2AE7">
          <w:delText xml:space="preserve">aint object which then becomes the current </w:delText>
        </w:r>
      </w:del>
      <w:del w:id="6573" w:author="Sammartano, Marc (BIC USA)" w:date="2014-10-10T10:50:00Z">
        <w:r w:rsidR="001B78DE" w:rsidDel="006B371C">
          <w:delText>p</w:delText>
        </w:r>
      </w:del>
      <w:del w:id="6574" w:author="Sammartano, Marc (BIC USA)" w:date="2014-10-10T11:17:00Z">
        <w:r w:rsidR="001B78DE" w:rsidDel="00AB2AE7">
          <w:delText>aint object.</w:delText>
        </w:r>
      </w:del>
    </w:p>
    <w:p w:rsidR="001B78DE" w:rsidRDefault="001B78DE" w:rsidP="001B78DE">
      <w:r>
        <w:t xml:space="preserve">If you want to modify any of the paint characteristics of an object then you will need to create a current </w:t>
      </w:r>
      <w:del w:id="6575" w:author="Sammartano, Marc (BIC USA)" w:date="2014-10-10T10:52:00Z">
        <w:r w:rsidDel="006B371C">
          <w:delText>p</w:delText>
        </w:r>
      </w:del>
      <w:ins w:id="6576" w:author="Sammartano, Marc (BIC USA)" w:date="2014-10-10T10:52:00Z">
        <w:r w:rsidR="006B371C">
          <w:t>P</w:t>
        </w:r>
      </w:ins>
      <w:r>
        <w:t>aint object with those parameters changed.</w:t>
      </w:r>
      <w:r w:rsidR="0082291F">
        <w:t xml:space="preserve"> </w:t>
      </w:r>
      <w:del w:id="6577" w:author="Sammartano, Marc (BIC USA)" w:date="2014-10-10T10:52:00Z">
        <w:r w:rsidR="0082291F" w:rsidDel="006B371C">
          <w:delText xml:space="preserve"> </w:delText>
        </w:r>
      </w:del>
      <w:r w:rsidR="0082291F">
        <w:t>For example:</w:t>
      </w:r>
    </w:p>
    <w:p w:rsidR="001B78DE" w:rsidRPr="00F3525E" w:rsidRDefault="001B78DE" w:rsidP="00727BB2">
      <w:pPr>
        <w:pStyle w:val="Codeexample"/>
        <w:rPr>
          <w:rFonts w:ascii="Letter Gothic" w:hAnsi="Letter Gothic"/>
        </w:rPr>
      </w:pPr>
      <w:r w:rsidRPr="00F3525E">
        <w:rPr>
          <w:rFonts w:ascii="Letter Gothic" w:hAnsi="Letter Gothic"/>
        </w:rPr>
        <w:t>gr.color 255,0,255,0,0</w:t>
      </w:r>
    </w:p>
    <w:p w:rsidR="001B78DE" w:rsidRPr="00F3525E" w:rsidRDefault="001B78DE" w:rsidP="00727BB2">
      <w:pPr>
        <w:pStyle w:val="Codeexample"/>
        <w:rPr>
          <w:rFonts w:ascii="Letter Gothic" w:hAnsi="Letter Gothic"/>
        </w:rPr>
      </w:pPr>
      <w:r w:rsidRPr="00F3525E">
        <w:rPr>
          <w:rFonts w:ascii="Letter Gothic" w:hAnsi="Letter Gothic"/>
        </w:rPr>
        <w:t>gr.text.size 20</w:t>
      </w:r>
    </w:p>
    <w:p w:rsidR="001B78DE" w:rsidRPr="00F3525E" w:rsidRDefault="001B78DE" w:rsidP="00727BB2">
      <w:pPr>
        <w:pStyle w:val="Codeexample"/>
        <w:rPr>
          <w:rFonts w:ascii="Letter Gothic" w:hAnsi="Letter Gothic"/>
        </w:rPr>
      </w:pPr>
      <w:r w:rsidRPr="00F3525E">
        <w:rPr>
          <w:rFonts w:ascii="Letter Gothic" w:hAnsi="Letter Gothic"/>
        </w:rPr>
        <w:t>gr.text.align 2</w:t>
      </w:r>
    </w:p>
    <w:p w:rsidR="001B78DE" w:rsidRPr="00F3525E" w:rsidRDefault="001B78DE" w:rsidP="00727BB2">
      <w:pPr>
        <w:pStyle w:val="Codeexample"/>
        <w:rPr>
          <w:rFonts w:ascii="Letter Gothic" w:hAnsi="Letter Gothic"/>
        </w:rPr>
      </w:pPr>
      <w:r w:rsidRPr="00F3525E">
        <w:rPr>
          <w:rFonts w:ascii="Letter Gothic" w:hAnsi="Letter Gothic"/>
        </w:rPr>
        <w:t>gr.paint.get the_paint</w:t>
      </w:r>
    </w:p>
    <w:p w:rsidR="001B78DE" w:rsidRPr="00F3525E" w:rsidRDefault="001B78DE" w:rsidP="00727BB2">
      <w:pPr>
        <w:pStyle w:val="Codeexample"/>
        <w:rPr>
          <w:rFonts w:ascii="Letter Gothic" w:hAnsi="Letter Gothic"/>
        </w:rPr>
      </w:pPr>
      <w:r w:rsidRPr="00F3525E">
        <w:rPr>
          <w:rFonts w:ascii="Letter Gothic" w:hAnsi="Letter Gothic"/>
        </w:rPr>
        <w:t>gr.modify shot, "paint", the_paint</w:t>
      </w:r>
    </w:p>
    <w:p w:rsidR="001B78DE" w:rsidRDefault="001B78DE" w:rsidP="001B78DE">
      <w:r>
        <w:t>changes the current text size and alignment as well as the color.</w:t>
      </w:r>
    </w:p>
    <w:p w:rsidR="003C6050" w:rsidRDefault="0082291F" w:rsidP="005F4916">
      <w:pPr>
        <w:pStyle w:val="Heading3"/>
      </w:pPr>
      <w:bookmarkStart w:id="6578" w:name="_Toc400726852"/>
      <w:r>
        <w:t>G</w:t>
      </w:r>
      <w:ins w:id="6579" w:author="Sammartano, Marc (BIC USA)" w:date="2014-09-23T18:08:00Z">
        <w:r w:rsidR="009B0614">
          <w:t>R</w:t>
        </w:r>
      </w:ins>
      <w:del w:id="6580" w:author="Sammartano, Marc (BIC USA)" w:date="2014-09-23T18:08:00Z">
        <w:r w:rsidR="003C6050" w:rsidDel="009B0614">
          <w:delText>r</w:delText>
        </w:r>
      </w:del>
      <w:r w:rsidR="003C6050">
        <w:t>_</w:t>
      </w:r>
      <w:ins w:id="6581" w:author="Sammartano, Marc (BIC USA)" w:date="2014-09-23T18:08:00Z">
        <w:r w:rsidR="009B0614">
          <w:t>COLLISION</w:t>
        </w:r>
      </w:ins>
      <w:del w:id="6582" w:author="Sammartano, Marc (BIC USA)" w:date="2014-09-23T18:08:00Z">
        <w:r w:rsidR="003C6050" w:rsidDel="009B0614">
          <w:delText xml:space="preserve">collision </w:delText>
        </w:r>
      </w:del>
      <w:r w:rsidR="003C6050">
        <w:t>(</w:t>
      </w:r>
      <w:del w:id="6583" w:author="Sammartano, Marc (BIC USA)" w:date="2014-09-23T18:12:00Z">
        <w:r w:rsidR="003C6050" w:rsidDel="009B0614">
          <w:delText xml:space="preserve"> </w:delText>
        </w:r>
      </w:del>
      <w:r w:rsidR="003C6050">
        <w:t>&lt;object_1_nvar&gt;, &lt;object_2_n</w:t>
      </w:r>
      <w:r w:rsidR="00FD7CB8">
        <w:t>va</w:t>
      </w:r>
      <w:r w:rsidR="003C6050">
        <w:t>r&gt;)</w:t>
      </w:r>
      <w:bookmarkEnd w:id="6578"/>
      <w:del w:id="6584" w:author="Sammartano, Marc (BIC USA)" w:date="2014-09-23T18:12:00Z">
        <w:r w:rsidR="00520661" w:rsidDel="009B0614">
          <w:fldChar w:fldCharType="begin"/>
        </w:r>
        <w:r w:rsidR="003C6050" w:rsidDel="009B0614">
          <w:delInstrText xml:space="preserve"> XE "</w:delInstrText>
        </w:r>
        <w:r w:rsidR="00FD7CB8" w:rsidDel="009B0614">
          <w:delInstrText>G</w:delInstrText>
        </w:r>
      </w:del>
      <w:del w:id="6585" w:author="Sammartano, Marc (BIC USA)" w:date="2014-09-23T18:08:00Z">
        <w:r w:rsidR="003C6050" w:rsidRPr="002D0058" w:rsidDel="009B0614">
          <w:delInstrText>r</w:delInstrText>
        </w:r>
      </w:del>
      <w:del w:id="6586" w:author="Sammartano, Marc (BIC USA)" w:date="2014-09-23T18:12:00Z">
        <w:r w:rsidR="003C6050" w:rsidRPr="002D0058" w:rsidDel="009B0614">
          <w:delInstrText>_</w:delInstrText>
        </w:r>
      </w:del>
      <w:del w:id="6587" w:author="Sammartano, Marc (BIC USA)" w:date="2014-09-23T18:08:00Z">
        <w:r w:rsidR="003C6050" w:rsidRPr="002D0058" w:rsidDel="009B0614">
          <w:delInstrText xml:space="preserve">collision </w:delInstrText>
        </w:r>
      </w:del>
      <w:del w:id="6588" w:author="Sammartano, Marc (BIC USA)" w:date="2014-09-23T18:12:00Z">
        <w:r w:rsidR="003C6050" w:rsidRPr="002D0058" w:rsidDel="009B0614">
          <w:delInstrText>( &lt;object_1_nvar&gt;, &lt;object_2_n</w:delInstrText>
        </w:r>
        <w:r w:rsidR="00FD7CB8" w:rsidDel="009B0614">
          <w:delInstrText>va</w:delInstrText>
        </w:r>
        <w:r w:rsidR="003C6050" w:rsidRPr="002D0058" w:rsidDel="009B0614">
          <w:delInstrText>r&gt;)</w:delInstrText>
        </w:r>
        <w:r w:rsidR="003C6050" w:rsidDel="009B0614">
          <w:delInstrText xml:space="preserve">" </w:delInstrText>
        </w:r>
        <w:r w:rsidR="00520661" w:rsidDel="009B0614">
          <w:fldChar w:fldCharType="end"/>
        </w:r>
      </w:del>
    </w:p>
    <w:p w:rsidR="003C6050" w:rsidRDefault="0082291F" w:rsidP="003C6050">
      <w:r>
        <w:t>G</w:t>
      </w:r>
      <w:ins w:id="6589" w:author="Sammartano, Marc (BIC USA)" w:date="2014-09-23T18:08:00Z">
        <w:r w:rsidR="009B0614">
          <w:t>R</w:t>
        </w:r>
      </w:ins>
      <w:del w:id="6590" w:author="Sammartano, Marc (BIC USA)" w:date="2014-09-23T18:08:00Z">
        <w:r w:rsidDel="009B0614">
          <w:delText>r</w:delText>
        </w:r>
      </w:del>
      <w:r>
        <w:t>_</w:t>
      </w:r>
      <w:ins w:id="6591" w:author="Sammartano, Marc (BIC USA)" w:date="2014-09-23T18:08:00Z">
        <w:r w:rsidR="009B0614">
          <w:t>COLLISION()</w:t>
        </w:r>
      </w:ins>
      <w:del w:id="6592" w:author="Sammartano, Marc (BIC USA)" w:date="2014-09-23T18:08:00Z">
        <w:r w:rsidDel="009B0614">
          <w:delText>collision</w:delText>
        </w:r>
      </w:del>
      <w:r>
        <w:t xml:space="preserve"> is a function, not a command. </w:t>
      </w:r>
      <w:r w:rsidR="00C3183D">
        <w:t xml:space="preserve">The </w:t>
      </w:r>
      <w:ins w:id="6593" w:author="Sammartano, Marc (BIC USA)" w:date="2014-09-23T18:14:00Z">
        <w:r w:rsidR="005E290C">
          <w:t xml:space="preserve">variables </w:t>
        </w:r>
      </w:ins>
      <w:r>
        <w:t>&lt;</w:t>
      </w:r>
      <w:r w:rsidR="00C3183D">
        <w:t>object</w:t>
      </w:r>
      <w:ins w:id="6594" w:author="Sammartano, Marc (BIC USA)" w:date="2014-09-23T18:14:00Z">
        <w:r w:rsidR="005E290C">
          <w:t>_1_</w:t>
        </w:r>
      </w:ins>
      <w:del w:id="6595" w:author="Sammartano, Marc (BIC USA)" w:date="2014-09-23T18:15:00Z">
        <w:r w:rsidR="00C3183D" w:rsidDel="005E290C">
          <w:delText xml:space="preserve"> </w:delText>
        </w:r>
      </w:del>
      <w:r w:rsidR="00C3183D">
        <w:t>nvar</w:t>
      </w:r>
      <w:r w:rsidR="003C6050">
        <w:t>&gt;</w:t>
      </w:r>
      <w:del w:id="6596" w:author="Sammartano, Marc (BIC USA)" w:date="2014-09-23T18:15:00Z">
        <w:r w:rsidR="00C3183D" w:rsidDel="005E290C">
          <w:delText>s</w:delText>
        </w:r>
      </w:del>
      <w:ins w:id="6597" w:author="Sammartano, Marc (BIC USA)" w:date="2014-09-23T18:15:00Z">
        <w:r w:rsidR="005E290C">
          <w:t xml:space="preserve"> and &lt;object_2_nvar&gt;</w:t>
        </w:r>
      </w:ins>
      <w:r w:rsidR="003C6050">
        <w:t xml:space="preserve"> are the object</w:t>
      </w:r>
      <w:del w:id="6598" w:author="Sammartano, Marc (BIC USA)" w:date="2014-09-23T18:15:00Z">
        <w:r w:rsidDel="005E290C">
          <w:delText>s'</w:delText>
        </w:r>
      </w:del>
      <w:r w:rsidR="003C6050">
        <w:t xml:space="preserve"> </w:t>
      </w:r>
      <w:del w:id="6599" w:author="Sammartano, Marc (BIC USA)" w:date="2014-09-23T18:15:00Z">
        <w:r w:rsidR="003C6050" w:rsidDel="005E290C">
          <w:delText>table numb</w:delText>
        </w:r>
      </w:del>
      <w:ins w:id="6600" w:author="Sammartano, Marc (BIC USA)" w:date="2014-09-23T18:15:00Z">
        <w:r w:rsidR="005E290C">
          <w:t>point</w:t>
        </w:r>
      </w:ins>
      <w:r w:rsidR="003C6050">
        <w:t xml:space="preserve">ers </w:t>
      </w:r>
      <w:del w:id="6601" w:author="Sammartano, Marc (BIC USA)" w:date="2014-09-23T18:15:00Z">
        <w:r w:rsidR="00C3183D" w:rsidDel="005E290C">
          <w:delText xml:space="preserve">that were </w:delText>
        </w:r>
      </w:del>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w:t>
      </w:r>
      <w:del w:id="6602" w:author="Sammartano, Marc (BIC USA)" w:date="2014-09-23T18:09:00Z">
        <w:r w:rsidDel="009B0614">
          <w:delText xml:space="preserve"> </w:delText>
        </w:r>
      </w:del>
      <w:r>
        <w:t>rectangle, bitmap, circle, arc</w:t>
      </w:r>
      <w:ins w:id="6603" w:author="Sammartano, Marc (BIC USA)" w:date="2014-09-23T18:09:00Z">
        <w:r w:rsidR="009B0614">
          <w:t>,</w:t>
        </w:r>
      </w:ins>
      <w:del w:id="6604" w:author="Sammartano, Marc (BIC USA)" w:date="2014-09-23T18:09:00Z">
        <w:r w:rsidDel="009B0614">
          <w:delText xml:space="preserve"> and</w:delText>
        </w:r>
      </w:del>
      <w:r>
        <w:t xml:space="preserve"> oval</w:t>
      </w:r>
      <w:ins w:id="6605" w:author="Sammartano, Marc (BIC USA)" w:date="2014-09-23T18:09:00Z">
        <w:r w:rsidR="009B0614">
          <w:t>, and text</w:t>
        </w:r>
      </w:ins>
      <w:r>
        <w:t xml:space="preserve">. In the case of a circle, </w:t>
      </w:r>
      <w:ins w:id="6606" w:author="Sammartano, Marc (BIC USA)" w:date="2014-09-23T18:09:00Z">
        <w:r w:rsidR="009B0614">
          <w:t xml:space="preserve">an </w:t>
        </w:r>
      </w:ins>
      <w:r>
        <w:t>arc</w:t>
      </w:r>
      <w:ins w:id="6607" w:author="Sammartano, Marc (BIC USA)" w:date="2014-09-23T18:09:00Z">
        <w:r w:rsidR="009B0614">
          <w:t>,</w:t>
        </w:r>
      </w:ins>
      <w:del w:id="6608" w:author="Sammartano, Marc (BIC USA)" w:date="2014-09-23T18:09:00Z">
        <w:r w:rsidDel="009B0614">
          <w:delText xml:space="preserve"> and</w:delText>
        </w:r>
      </w:del>
      <w:r>
        <w:t xml:space="preserve"> an oval</w:t>
      </w:r>
      <w:ins w:id="6609" w:author="Sammartano, Marc (BIC USA)" w:date="2014-09-23T18:09:00Z">
        <w:r w:rsidR="005E290C">
          <w:t>, or</w:t>
        </w:r>
        <w:r w:rsidR="009B0614">
          <w:t xml:space="preserve"> text,</w:t>
        </w:r>
      </w:ins>
      <w:r>
        <w:t xml:space="preserve"> </w:t>
      </w:r>
      <w:del w:id="6610" w:author="Sammartano, Marc (BIC USA)" w:date="2014-09-23T18:16:00Z">
        <w:r w:rsidDel="005E290C">
          <w:delText xml:space="preserve">it will be </w:delText>
        </w:r>
      </w:del>
      <w:r w:rsidR="005D4A6D">
        <w:t xml:space="preserve">the </w:t>
      </w:r>
      <w:r>
        <w:t xml:space="preserve">object’s rectangular boundary box </w:t>
      </w:r>
      <w:del w:id="6611" w:author="Sammartano, Marc (BIC USA)" w:date="2014-09-23T18:17:00Z">
        <w:r w:rsidDel="005E290C">
          <w:delText>that will be</w:delText>
        </w:r>
      </w:del>
      <w:ins w:id="6612" w:author="Sammartano, Marc (BIC USA)" w:date="2014-09-23T18:17:00Z">
        <w:r w:rsidR="005E290C">
          <w:t>is</w:t>
        </w:r>
      </w:ins>
      <w:r>
        <w:t xml:space="preserve"> used for collision testing, not the actual drawn object.</w:t>
      </w:r>
    </w:p>
    <w:p w:rsidR="005D0400" w:rsidRDefault="003A4712" w:rsidP="005F4916">
      <w:pPr>
        <w:pStyle w:val="Heading3"/>
      </w:pPr>
      <w:bookmarkStart w:id="6613" w:name="_Gr.clip_&lt;object_ptr_nvar&gt;,_"/>
      <w:bookmarkStart w:id="6614" w:name="_Toc400726853"/>
      <w:bookmarkEnd w:id="6613"/>
      <w:r>
        <w:t>Gr.</w:t>
      </w:r>
      <w:r w:rsidR="005D0400">
        <w:t xml:space="preserve">clip </w:t>
      </w:r>
      <w:r w:rsidR="00EA16FA">
        <w:t>&lt;object_ptr_nvar</w:t>
      </w:r>
      <w:r w:rsidR="005D0400">
        <w:t xml:space="preserve">&gt;, </w:t>
      </w:r>
      <w:del w:id="6615" w:author="Sammartano, Marc (BIC USA)" w:date="2014-09-29T14:50:00Z">
        <w:r w:rsidR="005D0400" w:rsidDel="00AC5659">
          <w:delText xml:space="preserve"> </w:delText>
        </w:r>
      </w:del>
      <w:r w:rsidR="005D0400">
        <w:t>&lt;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6614"/>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 xml:space="preserve">nvar&gt;, </w:instrText>
      </w:r>
      <w:del w:id="6616" w:author="Sammartano, Marc (BIC USA)" w:date="2014-09-29T14:50:00Z">
        <w:r w:rsidR="00B97CA8" w:rsidRPr="004A06E0" w:rsidDel="00AC5659">
          <w:delInstrText xml:space="preserve"> </w:delInstrText>
        </w:r>
      </w:del>
      <w:r w:rsidR="00B97CA8" w:rsidRPr="004A06E0">
        <w:instrText>&lt;left_nexp&gt;,&lt;top_nexp&gt;,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 xml:space="preserve">s can be used </w:t>
      </w:r>
      <w:del w:id="6617" w:author="Sammartano, Marc (BIC USA)" w:date="2014-09-29T14:50:00Z">
        <w:r w:rsidR="00963048" w:rsidDel="00AC5659">
          <w:delText xml:space="preserve"> </w:delText>
        </w:r>
      </w:del>
      <w:r w:rsidR="00963048">
        <w:t>with the gr.clip object.</w:t>
      </w:r>
    </w:p>
    <w:p w:rsidR="00AD03AA" w:rsidRDefault="003A4712" w:rsidP="005F4916">
      <w:pPr>
        <w:pStyle w:val="Heading3"/>
      </w:pPr>
      <w:bookmarkStart w:id="6618" w:name="_Toc400726854"/>
      <w:r>
        <w:t>Gr.</w:t>
      </w:r>
      <w:del w:id="6619" w:author="Sammartano, Marc (BIC USA)" w:date="2014-09-23T17:59:00Z">
        <w:r w:rsidR="00AD03AA" w:rsidDel="001B1CBE">
          <w:delText>N</w:delText>
        </w:r>
      </w:del>
      <w:ins w:id="6620" w:author="Sammartano, Marc (BIC USA)" w:date="2014-09-23T17:59:00Z">
        <w:r w:rsidR="001B1CBE">
          <w:t>n</w:t>
        </w:r>
      </w:ins>
      <w:r w:rsidR="00AD03AA">
        <w:t>ewD</w:t>
      </w:r>
      <w:r w:rsidR="006B63C3">
        <w:t>L</w:t>
      </w:r>
      <w:r w:rsidR="00AD03AA">
        <w:t xml:space="preserve"> </w:t>
      </w:r>
      <w:r w:rsidR="008C6F8F">
        <w:t>&lt;dl_a</w:t>
      </w:r>
      <w:r w:rsidR="00AD03AA">
        <w:t>rray[</w:t>
      </w:r>
      <w:r w:rsidR="00CE4035">
        <w:t>{&lt;start&gt;,&lt;length&gt;}</w:t>
      </w:r>
      <w:r w:rsidR="00AD03AA">
        <w:t>]</w:t>
      </w:r>
      <w:r w:rsidR="008C6F8F">
        <w:t>&gt;</w:t>
      </w:r>
      <w:bookmarkEnd w:id="6618"/>
      <w:r w:rsidR="00520661">
        <w:fldChar w:fldCharType="begin"/>
      </w:r>
      <w:r w:rsidR="008C6F8F">
        <w:instrText xml:space="preserve"> XE "</w:instrText>
      </w:r>
      <w:r w:rsidR="008C6F8F" w:rsidRPr="006D4E7F">
        <w:instrText>Gr.</w:instrText>
      </w:r>
      <w:del w:id="6621" w:author="Sammartano, Marc (BIC USA)" w:date="2014-09-23T17:59:00Z">
        <w:r w:rsidR="008C6F8F" w:rsidRPr="006D4E7F" w:rsidDel="001B1CBE">
          <w:delInstrText>N</w:delInstrText>
        </w:r>
      </w:del>
      <w:ins w:id="6622" w:author="Sammartano, Marc (BIC USA)" w:date="2014-09-23T17:59:00Z">
        <w:r w:rsidR="001B1CBE">
          <w:instrText>n</w:instrText>
        </w:r>
      </w:ins>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6623" w:name="_Toc400726855"/>
      <w:r>
        <w:t>G</w:t>
      </w:r>
      <w:r w:rsidR="00D43DA8">
        <w:t>r</w:t>
      </w:r>
      <w:r>
        <w:t>.</w:t>
      </w:r>
      <w:del w:id="6624" w:author="Sammartano, Marc (BIC USA)" w:date="2014-09-23T17:59:00Z">
        <w:r w:rsidDel="001B1CBE">
          <w:delText>G</w:delText>
        </w:r>
      </w:del>
      <w:ins w:id="6625" w:author="Sammartano, Marc (BIC USA)" w:date="2014-09-23T17:59:00Z">
        <w:r w:rsidR="001B1CBE">
          <w:t>g</w:t>
        </w:r>
      </w:ins>
      <w:r>
        <w:t>etDL &lt;dl_array[]&gt; {, &lt;keep_all_objects_lexp&gt; }</w:t>
      </w:r>
      <w:bookmarkEnd w:id="6623"/>
      <w:r w:rsidR="00520661">
        <w:fldChar w:fldCharType="begin"/>
      </w:r>
      <w:r>
        <w:instrText xml:space="preserve"> XE "</w:instrText>
      </w:r>
      <w:r w:rsidRPr="00A73E48">
        <w:instrText>G</w:instrText>
      </w:r>
      <w:r w:rsidR="00D43DA8">
        <w:instrText>r</w:instrText>
      </w:r>
      <w:r w:rsidRPr="00A73E48">
        <w:instrText>.</w:instrText>
      </w:r>
      <w:del w:id="6626" w:author="Sammartano, Marc (BIC USA)" w:date="2014-09-23T17:59:00Z">
        <w:r w:rsidRPr="00A73E48" w:rsidDel="001B1CBE">
          <w:delInstrText>G</w:delInstrText>
        </w:r>
      </w:del>
      <w:ins w:id="6627" w:author="Sammartano, Marc (BIC USA)" w:date="2014-09-23T17:59:00Z">
        <w:r w:rsidR="001B1CBE">
          <w:instrText>g</w:instrText>
        </w:r>
      </w:ins>
      <w:r w:rsidRPr="00A73E48">
        <w:instrText>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6628" w:name="_Toc400726856"/>
      <w:r>
        <w:t xml:space="preserve">Audio </w:t>
      </w:r>
      <w:r w:rsidR="0032463A">
        <w:t>Interface</w:t>
      </w:r>
      <w:bookmarkEnd w:id="6628"/>
    </w:p>
    <w:p w:rsidR="005C5D73" w:rsidRPr="005C5D73" w:rsidRDefault="005C5D73" w:rsidP="00EB1F62">
      <w:pPr>
        <w:pStyle w:val="Heading2"/>
      </w:pPr>
      <w:bookmarkStart w:id="6629" w:name="_Toc400726857"/>
      <w:r>
        <w:t>Introduction</w:t>
      </w:r>
      <w:bookmarkEnd w:id="6629"/>
    </w:p>
    <w:p w:rsidR="005C5D73" w:rsidRDefault="005C5D73" w:rsidP="005F4916">
      <w:pPr>
        <w:pStyle w:val="Heading3"/>
      </w:pPr>
      <w:bookmarkStart w:id="6630" w:name="_Toc400726858"/>
      <w:r>
        <w:t>The Audio Interface</w:t>
      </w:r>
      <w:bookmarkEnd w:id="6630"/>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6631" w:name="_Toc400726859"/>
      <w:r>
        <w:t xml:space="preserve">Audio </w:t>
      </w:r>
      <w:r w:rsidRPr="005C5D73">
        <w:t>File</w:t>
      </w:r>
      <w:r>
        <w:t xml:space="preserve"> Types</w:t>
      </w:r>
      <w:bookmarkEnd w:id="6631"/>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6632" w:name="_Toc400726860"/>
      <w:r>
        <w:t>Commands</w:t>
      </w:r>
      <w:bookmarkEnd w:id="6632"/>
    </w:p>
    <w:p w:rsidR="007B0C51" w:rsidRPr="007B0C51" w:rsidRDefault="007B0C51" w:rsidP="007B0C51">
      <w:r>
        <w:t>Audio files must</w:t>
      </w:r>
      <w:r w:rsidR="00C121F3">
        <w:t xml:space="preserve"> be</w:t>
      </w:r>
      <w:r>
        <w:t xml:space="preserve"> loaded into </w:t>
      </w:r>
      <w:r w:rsidR="00C121F3">
        <w:t xml:space="preserve">the </w:t>
      </w:r>
      <w:del w:id="6633" w:author="Sammartano, Marc (BIC USA)" w:date="2014-10-10T11:47:00Z">
        <w:r w:rsidR="00C121F3" w:rsidDel="005B2E59">
          <w:delText xml:space="preserve"> </w:delText>
        </w:r>
      </w:del>
      <w:r w:rsidR="00C121F3">
        <w:t>Audio File T</w:t>
      </w:r>
      <w:r>
        <w:t xml:space="preserve">able </w:t>
      </w:r>
      <w:r w:rsidR="005C1E53">
        <w:t xml:space="preserve">(AFT) </w:t>
      </w:r>
      <w:r>
        <w:t xml:space="preserve">before they can be played. </w:t>
      </w:r>
      <w:del w:id="6634" w:author="Sammartano, Marc (BIC USA)" w:date="2014-10-10T11:47:00Z">
        <w:r w:rsidDel="005B2E59">
          <w:delText xml:space="preserve"> </w:delText>
        </w:r>
      </w:del>
      <w:r>
        <w:t xml:space="preserve">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6635" w:name="_Toc400726861"/>
      <w:r>
        <w:lastRenderedPageBreak/>
        <w:t>Audio.</w:t>
      </w:r>
      <w:r w:rsidR="005C5D73">
        <w:t xml:space="preserve">load </w:t>
      </w:r>
      <w:del w:id="6636" w:author="Sammartano, Marc (BIC USA)" w:date="2014-09-29T14:47:00Z">
        <w:r w:rsidR="007B0C51" w:rsidDel="009E12C2">
          <w:delText xml:space="preserve"> </w:delText>
        </w:r>
      </w:del>
      <w:r w:rsidR="007B0C51">
        <w:t>&lt;aft_nvar&gt;, &lt;filename_sexp</w:t>
      </w:r>
      <w:r w:rsidR="00DF7D65">
        <w:t>&gt;</w:t>
      </w:r>
      <w:bookmarkEnd w:id="6635"/>
      <w:r w:rsidR="00520661">
        <w:fldChar w:fldCharType="begin"/>
      </w:r>
      <w:r w:rsidR="00994A9D">
        <w:instrText xml:space="preserve"> XE "</w:instrText>
      </w:r>
      <w:r w:rsidR="00AF3F34">
        <w:instrText>A</w:instrText>
      </w:r>
      <w:r w:rsidR="002D664A">
        <w:instrText>udi</w:instrText>
      </w:r>
      <w:r w:rsidR="00994A9D" w:rsidRPr="007417D8">
        <w:instrText xml:space="preserve">o.load </w:instrText>
      </w:r>
      <w:del w:id="6637" w:author="Sammartano, Marc (BIC USA)" w:date="2014-09-29T14:47:00Z">
        <w:r w:rsidR="00994A9D" w:rsidRPr="007417D8" w:rsidDel="009E12C2">
          <w:delInstrText xml:space="preserve"> </w:delInstrText>
        </w:r>
      </w:del>
      <w:r w:rsidR="00994A9D" w:rsidRPr="007417D8">
        <w:instrText>&lt;aft_nvar&gt;,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6638" w:name="_Toc400726862"/>
      <w:r>
        <w:t>Audio.</w:t>
      </w:r>
      <w:r w:rsidR="005C5D73">
        <w:t>play</w:t>
      </w:r>
      <w:r w:rsidR="007B0C51">
        <w:t xml:space="preserve"> &lt;aft_nexp&gt;</w:t>
      </w:r>
      <w:bookmarkEnd w:id="6638"/>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del w:id="6639" w:author="Sammartano, Marc (BIC USA)" w:date="2014-10-10T11:48:00Z">
        <w:r w:rsidDel="005B2E59">
          <w:delText xml:space="preserve"> </w:delText>
        </w:r>
      </w:del>
    </w:p>
    <w:p w:rsidR="000C6FC0" w:rsidRDefault="000C6FC0" w:rsidP="005C1E53">
      <w:r>
        <w:t xml:space="preserve">The music stops </w:t>
      </w:r>
      <w:r w:rsidR="005C1E53">
        <w:t xml:space="preserve">playing </w:t>
      </w:r>
      <w:r>
        <w:t xml:space="preserve">when the program stops running. </w:t>
      </w:r>
      <w:del w:id="6640" w:author="Sammartano, Marc (BIC USA)" w:date="2014-10-10T11:48:00Z">
        <w:r w:rsidDel="005B2E59">
          <w:delText xml:space="preserve"> </w:delText>
        </w:r>
      </w:del>
      <w:r>
        <w:t>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6641" w:name="_Toc400726863"/>
      <w:r>
        <w:t>Audio.</w:t>
      </w:r>
      <w:r w:rsidR="005C5D73">
        <w:t>stop</w:t>
      </w:r>
      <w:bookmarkEnd w:id="6641"/>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6642" w:name="_Toc400726864"/>
      <w:r>
        <w:t>Audio.</w:t>
      </w:r>
      <w:r w:rsidR="0008315F">
        <w:t>pause</w:t>
      </w:r>
      <w:bookmarkEnd w:id="6642"/>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6643" w:name="_Toc400726865"/>
      <w:r>
        <w:t>Audio.</w:t>
      </w:r>
      <w:r w:rsidR="007A7A93">
        <w:t>loop</w:t>
      </w:r>
      <w:bookmarkEnd w:id="6643"/>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6644" w:name="_Toc400726866"/>
      <w:r>
        <w:t>Audio.</w:t>
      </w:r>
      <w:r w:rsidR="007A7A93">
        <w:t>volume &lt;left_nexp&gt;, &lt;right_nexp&gt;</w:t>
      </w:r>
      <w:bookmarkEnd w:id="6644"/>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del w:id="6645" w:author="Sammartano, Marc (BIC USA)" w:date="2014-10-10T11:48:00Z">
        <w:r w:rsidDel="005B2E59">
          <w:delText xml:space="preserve"> </w:delText>
        </w:r>
      </w:del>
      <w:r>
        <w:t>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lastRenderedPageBreak/>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6646" w:name="_Toc400726867"/>
      <w:r>
        <w:t>Audio.</w:t>
      </w:r>
      <w:r w:rsidR="00DF5630">
        <w:t>position.current</w:t>
      </w:r>
      <w:r w:rsidR="00994A9D">
        <w:t xml:space="preserve"> </w:t>
      </w:r>
      <w:del w:id="6647" w:author="Sammartano, Marc (BIC USA)" w:date="2014-09-29T14:47:00Z">
        <w:r w:rsidR="00DF5630" w:rsidDel="009E12C2">
          <w:delText xml:space="preserve"> </w:delText>
        </w:r>
      </w:del>
      <w:r w:rsidR="00DF5630">
        <w:t>&lt;nvar&gt;</w:t>
      </w:r>
      <w:bookmarkEnd w:id="6646"/>
      <w:r w:rsidR="00520661">
        <w:fldChar w:fldCharType="begin"/>
      </w:r>
      <w:r w:rsidR="00994A9D">
        <w:instrText xml:space="preserve"> XE "</w:instrText>
      </w:r>
      <w:r w:rsidR="00AF3F34">
        <w:instrText>A</w:instrText>
      </w:r>
      <w:r w:rsidR="00994A9D" w:rsidRPr="007417D8">
        <w:instrText xml:space="preserve">udio.position.current </w:instrText>
      </w:r>
      <w:del w:id="6648" w:author="Sammartano, Marc (BIC USA)" w:date="2014-09-29T14:47:00Z">
        <w:r w:rsidR="00994A9D" w:rsidRPr="007417D8" w:rsidDel="009E12C2">
          <w:delInstrText xml:space="preserve"> </w:delInstrText>
        </w:r>
      </w:del>
      <w:r w:rsidR="00994A9D" w:rsidRPr="007417D8">
        <w:instrText>&lt;nvar&gt;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6649" w:name="_Toc400726868"/>
      <w:r>
        <w:t>Audio.</w:t>
      </w:r>
      <w:r w:rsidR="00DF5630">
        <w:t>position.seek &lt;nexp&gt;</w:t>
      </w:r>
      <w:bookmarkEnd w:id="6649"/>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6650" w:name="_Toc400726869"/>
      <w:r>
        <w:t>Audio.</w:t>
      </w:r>
      <w:r w:rsidR="00DF5630">
        <w:t>length &lt;length_nvar&gt;, &lt;aft_nexp&gt;</w:t>
      </w:r>
      <w:bookmarkEnd w:id="6650"/>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6651" w:name="_Toc400726870"/>
      <w:r>
        <w:t>Audio.</w:t>
      </w:r>
      <w:r w:rsidR="00DF5630">
        <w:t>release &lt;aft_nexp&gt;</w:t>
      </w:r>
      <w:bookmarkEnd w:id="6651"/>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del w:id="6652" w:author="Sammartano, Marc (BIC USA)" w:date="2014-10-10T11:48:00Z">
        <w:r w:rsidR="00C121F3" w:rsidDel="005B2E59">
          <w:delText xml:space="preserve"> </w:delText>
        </w:r>
      </w:del>
      <w:r w:rsidR="00C121F3">
        <w:t>The specified file will no longer be able to be played.</w:t>
      </w:r>
    </w:p>
    <w:p w:rsidR="00766AEB" w:rsidRDefault="003A4712" w:rsidP="005F4916">
      <w:pPr>
        <w:pStyle w:val="Heading3"/>
      </w:pPr>
      <w:bookmarkStart w:id="6653" w:name="_Toc400726871"/>
      <w:r>
        <w:t>Audio.</w:t>
      </w:r>
      <w:r w:rsidR="00766AEB">
        <w:t xml:space="preserve">isdone </w:t>
      </w:r>
      <w:r w:rsidR="00792AD4">
        <w:t>&lt;lvar&gt;</w:t>
      </w:r>
      <w:bookmarkEnd w:id="6653"/>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w:t>
      </w:r>
      <w:del w:id="6654" w:author="Sammartano, Marc (BIC USA)" w:date="2014-09-29T14:46:00Z">
        <w:r w:rsidDel="009E12C2">
          <w:delText xml:space="preserve"> </w:delText>
        </w:r>
      </w:del>
      <w:r>
        <w:t>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6655" w:name="_Toc400726872"/>
      <w:r>
        <w:t>Audio.</w:t>
      </w:r>
      <w:r w:rsidR="003928AD">
        <w:t>record.start &lt;fn_svar&gt;</w:t>
      </w:r>
      <w:bookmarkEnd w:id="6655"/>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6656" w:name="_Toc400726873"/>
      <w:r>
        <w:t>Audio.</w:t>
      </w:r>
      <w:r w:rsidR="003928AD">
        <w:t>record.stop</w:t>
      </w:r>
      <w:bookmarkEnd w:id="6656"/>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6657" w:name="_Toc400726874"/>
      <w:r>
        <w:lastRenderedPageBreak/>
        <w:t>SoundPool</w:t>
      </w:r>
      <w:bookmarkEnd w:id="6657"/>
    </w:p>
    <w:p w:rsidR="00CD4CCB" w:rsidRDefault="00CD4CCB" w:rsidP="00EB1F62">
      <w:pPr>
        <w:pStyle w:val="Heading2"/>
      </w:pPr>
      <w:bookmarkStart w:id="6658" w:name="_Toc400726875"/>
      <w:r>
        <w:t>Introduction</w:t>
      </w:r>
      <w:bookmarkEnd w:id="665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del w:id="6659" w:author="Sammartano, Marc (BIC USA)" w:date="2014-10-10T11:48:00Z">
        <w:r w:rsidDel="005B2E59">
          <w:delText xml:space="preserve"> </w:delText>
        </w:r>
      </w:del>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w:t>
      </w:r>
      <w:del w:id="6660" w:author="Sammartano, Marc (BIC USA)" w:date="2014-10-10T11:48:00Z">
        <w:r w:rsidR="00DF5A86" w:rsidDel="005B2E59">
          <w:delText xml:space="preserve"> </w:delText>
        </w:r>
      </w:del>
      <w:r w:rsidR="00DF5A86">
        <w:t>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6661" w:name="_Toc400726876"/>
      <w:r>
        <w:t>Commands</w:t>
      </w:r>
      <w:bookmarkEnd w:id="6661"/>
    </w:p>
    <w:p w:rsidR="00DF5A86" w:rsidRDefault="00DF5A86" w:rsidP="005F4916">
      <w:pPr>
        <w:pStyle w:val="Heading3"/>
      </w:pPr>
      <w:bookmarkStart w:id="6662" w:name="_Toc400726877"/>
      <w:r>
        <w:t>Soundpool.open &lt;</w:t>
      </w:r>
      <w:r w:rsidR="000841A9">
        <w:t>MaxStreams_nexp</w:t>
      </w:r>
      <w:r>
        <w:t>&gt;</w:t>
      </w:r>
      <w:bookmarkEnd w:id="6662"/>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6663" w:name="_Toc400726878"/>
      <w:r>
        <w:t>Soundpool.load &lt;soundID_nvar&gt;, &lt;file_path_sexp&gt;</w:t>
      </w:r>
      <w:bookmarkEnd w:id="6663"/>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del w:id="6664" w:author="Sammartano, Marc (BIC USA)" w:date="2014-10-10T11:48:00Z">
        <w:r w:rsidR="00EE58F8" w:rsidDel="005B2E59">
          <w:delText xml:space="preserve"> </w:delText>
        </w:r>
      </w:del>
      <w:r w:rsidR="00EE58F8">
        <w:t>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6665" w:name="_Toc400726879"/>
      <w:r>
        <w:t>Soundpool.unload &lt;soundID_nexp&gt;</w:t>
      </w:r>
      <w:bookmarkEnd w:id="6665"/>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6666" w:name="_Toc400726880"/>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6666"/>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lastRenderedPageBreak/>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6667" w:name="_Toc400726881"/>
      <w:r>
        <w:t>Soundpool.setvolume &lt;streamID_nexp&gt;, &lt;leftVolume_nexp&gt;, &lt;rightVolume_nexp&gt;</w:t>
      </w:r>
      <w:bookmarkEnd w:id="6667"/>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6668" w:name="_Toc400726882"/>
      <w:r>
        <w:t>Soundpool.setrate &lt;streamID_nexp&gt;, &lt;rate_nexp&gt;</w:t>
      </w:r>
      <w:bookmarkEnd w:id="6668"/>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6669" w:name="_Toc400726883"/>
      <w:r>
        <w:t>Soundpool.setpriority &lt;streamID_nexp&gt;, &lt;priority_nexp&gt;</w:t>
      </w:r>
      <w:bookmarkEnd w:id="6669"/>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6670" w:name="_Toc400726884"/>
      <w:r>
        <w:t>Soundpool.pause &lt;streamID_nexp&gt;</w:t>
      </w:r>
      <w:bookmarkEnd w:id="6670"/>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6671" w:name="_Toc400726885"/>
      <w:r>
        <w:t>Soundpool.resume &lt;streamID_nexp&gt;</w:t>
      </w:r>
      <w:bookmarkEnd w:id="6671"/>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6672" w:name="_Toc400726886"/>
      <w:r>
        <w:t>Soundpool.stop &lt;streamID_nexp&gt;</w:t>
      </w:r>
      <w:bookmarkEnd w:id="6672"/>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6673" w:name="_Toc400726887"/>
      <w:r>
        <w:t>Soundpool.release</w:t>
      </w:r>
      <w:bookmarkEnd w:id="6673"/>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6674" w:name="_Toc400726888"/>
      <w:r>
        <w:lastRenderedPageBreak/>
        <w:t>GPS</w:t>
      </w:r>
      <w:bookmarkEnd w:id="6674"/>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6675" w:name="_Toc400726889"/>
      <w:r>
        <w:t>Commands</w:t>
      </w:r>
      <w:bookmarkEnd w:id="6675"/>
    </w:p>
    <w:p w:rsidR="00514CEB" w:rsidRDefault="003A4712" w:rsidP="005F4916">
      <w:pPr>
        <w:pStyle w:val="Heading3"/>
      </w:pPr>
      <w:bookmarkStart w:id="6676" w:name="_Toc400726890"/>
      <w:r>
        <w:t>Gps.</w:t>
      </w:r>
      <w:r w:rsidR="00514CEB">
        <w:t>open</w:t>
      </w:r>
      <w:bookmarkEnd w:id="6676"/>
      <w:r w:rsidR="00520661">
        <w:fldChar w:fldCharType="begin"/>
      </w:r>
      <w:r w:rsidR="00137E1C">
        <w:instrText xml:space="preserve"> XE "</w:instrText>
      </w:r>
      <w:r w:rsidR="00AF3F34">
        <w:instrText>G</w:instrText>
      </w:r>
      <w:r w:rsidR="00137E1C" w:rsidRPr="00B83376">
        <w:instrText>ps.open</w:instrText>
      </w:r>
      <w:r w:rsidR="00137E1C">
        <w:instrText xml:space="preserve">" </w:instrText>
      </w:r>
      <w:r w:rsidR="00520661">
        <w:fldChar w:fldCharType="end"/>
      </w:r>
    </w:p>
    <w:p w:rsidR="00514CEB" w:rsidRDefault="005B2E59" w:rsidP="00514CEB">
      <w:pPr>
        <w:spacing w:after="240"/>
      </w:pPr>
      <w:ins w:id="6677" w:author="Sammartano, Marc (BIC USA)" w:date="2014-10-10T11:49:00Z">
        <w:r>
          <w:t>Connects to</w:t>
        </w:r>
      </w:ins>
      <w:del w:id="6678" w:author="Sammartano, Marc (BIC USA)" w:date="2014-10-10T11:49:00Z">
        <w:r w:rsidR="00514CEB" w:rsidDel="005B2E59">
          <w:delText>Turns on</w:delText>
        </w:r>
      </w:del>
      <w:r w:rsidR="00514CEB">
        <w:t xml:space="preserve"> the GPS hardware and starts it reporting location information. This command must be issued before using any of the other </w:t>
      </w:r>
      <w:r w:rsidR="00A45912">
        <w:t>GPS</w:t>
      </w:r>
      <w:r w:rsidR="00514CEB">
        <w:t xml:space="preserve"> commands.</w:t>
      </w:r>
    </w:p>
    <w:p w:rsidR="00514CEB" w:rsidRDefault="003A4712" w:rsidP="005F4916">
      <w:pPr>
        <w:pStyle w:val="Heading3"/>
      </w:pPr>
      <w:bookmarkStart w:id="6679" w:name="_Toc400726891"/>
      <w:r>
        <w:t>Gps.</w:t>
      </w:r>
      <w:r w:rsidR="00514CEB">
        <w:t>close</w:t>
      </w:r>
      <w:bookmarkEnd w:id="6679"/>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B2E59" w:rsidP="00514CEB">
      <w:pPr>
        <w:spacing w:after="240"/>
      </w:pPr>
      <w:ins w:id="6680" w:author="Sammartano, Marc (BIC USA)" w:date="2014-10-10T11:49:00Z">
        <w:r>
          <w:t>Disconnects from</w:t>
        </w:r>
      </w:ins>
      <w:del w:id="6681" w:author="Sammartano, Marc (BIC USA)" w:date="2014-10-10T11:49:00Z">
        <w:r w:rsidR="00514CEB" w:rsidDel="005B2E59">
          <w:delText>Turns off</w:delText>
        </w:r>
      </w:del>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del w:id="6682" w:author="Sammartano, Marc (BIC USA)" w:date="2014-10-10T11:49:00Z">
        <w:r w:rsidR="00514CEB" w:rsidDel="005B2E59">
          <w:delText xml:space="preserve"> </w:delText>
        </w:r>
      </w:del>
    </w:p>
    <w:p w:rsidR="00514CEB" w:rsidRDefault="003A4712" w:rsidP="005F4916">
      <w:pPr>
        <w:pStyle w:val="Heading3"/>
      </w:pPr>
      <w:bookmarkStart w:id="6683" w:name="_Toc400726892"/>
      <w:r>
        <w:t>Gps.</w:t>
      </w:r>
      <w:r w:rsidR="00514CEB">
        <w:t>provider &lt;svar&gt;</w:t>
      </w:r>
      <w:bookmarkEnd w:id="6683"/>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6684" w:name="_Toc400726893"/>
      <w:r>
        <w:t>Gps.</w:t>
      </w:r>
      <w:r w:rsidR="00514CEB">
        <w:t>accuracy &lt;nvar&gt;</w:t>
      </w:r>
      <w:bookmarkEnd w:id="6684"/>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w:t>
      </w:r>
      <w:del w:id="6685" w:author="Sammartano, Marc (BIC USA)" w:date="2014-10-10T11:48:00Z">
        <w:r w:rsidR="00C956D0" w:rsidDel="005B2E59">
          <w:delText xml:space="preserve"> </w:delText>
        </w:r>
      </w:del>
      <w:r w:rsidR="00C956D0">
        <w:t>This is an estimate of the uncertainty in the reported location, measured in meters.</w:t>
      </w:r>
    </w:p>
    <w:p w:rsidR="00514CEB" w:rsidRDefault="003A4712" w:rsidP="005F4916">
      <w:pPr>
        <w:pStyle w:val="Heading3"/>
      </w:pPr>
      <w:bookmarkStart w:id="6686" w:name="_Toc400726894"/>
      <w:r>
        <w:t>Gps.</w:t>
      </w:r>
      <w:r w:rsidR="00514CEB">
        <w:t>latitude &lt;nvar&gt;</w:t>
      </w:r>
      <w:bookmarkEnd w:id="6686"/>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6687" w:name="_Toc400726895"/>
      <w:r>
        <w:t>Gps.</w:t>
      </w:r>
      <w:r w:rsidR="00514CEB">
        <w:t>longitude &lt;nvar&gt;</w:t>
      </w:r>
      <w:bookmarkEnd w:id="6687"/>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6688" w:name="_Toc400726896"/>
      <w:r>
        <w:t>Gps.</w:t>
      </w:r>
      <w:r w:rsidR="00514CEB">
        <w:t>altitude &lt;nvar&gt;</w:t>
      </w:r>
      <w:bookmarkEnd w:id="6688"/>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6689" w:name="_Toc400726897"/>
      <w:r>
        <w:t>Gps.</w:t>
      </w:r>
      <w:r w:rsidR="00514CEB">
        <w:t>bearing &lt;nvar&gt;</w:t>
      </w:r>
      <w:bookmarkEnd w:id="6689"/>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6690" w:name="_Toc400726898"/>
      <w:r>
        <w:t>Gps.</w:t>
      </w:r>
      <w:r w:rsidR="00514CEB">
        <w:t>speed &lt;nvar&gt;</w:t>
      </w:r>
      <w:bookmarkEnd w:id="6690"/>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6691" w:name="_Toc400726899"/>
      <w:r>
        <w:t>Gps.</w:t>
      </w:r>
      <w:r w:rsidR="00514CEB">
        <w:t>time &lt;nvar&gt;</w:t>
      </w:r>
      <w:bookmarkEnd w:id="6691"/>
      <w:r w:rsidR="0052066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520661">
        <w:fldChar w:fldCharType="end"/>
      </w:r>
    </w:p>
    <w:p w:rsidR="00514CEB" w:rsidRPr="00514CEB" w:rsidRDefault="00514CEB" w:rsidP="00514CEB">
      <w:r>
        <w:t>Returns the returns the UTC</w:t>
      </w:r>
      <w:r w:rsidR="00A416A5">
        <w:t xml:space="preserve"> time in milliseconds since </w:t>
      </w:r>
      <w:r>
        <w:t>January 1, 1970.</w:t>
      </w:r>
    </w:p>
    <w:p w:rsidR="004951B6" w:rsidRDefault="004951B6" w:rsidP="00E33967">
      <w:pPr>
        <w:pStyle w:val="Heading1"/>
      </w:pPr>
      <w:bookmarkStart w:id="6692" w:name="_Toc400726900"/>
      <w:r>
        <w:lastRenderedPageBreak/>
        <w:t>Sensors</w:t>
      </w:r>
      <w:bookmarkEnd w:id="6692"/>
    </w:p>
    <w:p w:rsidR="004951B6" w:rsidRDefault="004951B6" w:rsidP="00EB1F62">
      <w:pPr>
        <w:pStyle w:val="Heading2"/>
      </w:pPr>
      <w:bookmarkStart w:id="6693" w:name="_Toc400726901"/>
      <w:r>
        <w:t>Introduction</w:t>
      </w:r>
      <w:bookmarkEnd w:id="6693"/>
    </w:p>
    <w:p w:rsidR="006416FB" w:rsidRDefault="004951B6" w:rsidP="00035C08">
      <w:r>
        <w:t>Android devices can have several types of Sensors.</w:t>
      </w:r>
      <w:del w:id="6694" w:author="Sammartano, Marc (BIC USA)" w:date="2014-10-10T11:49:00Z">
        <w:r w:rsidDel="005B2E59">
          <w:delText> </w:delText>
        </w:r>
      </w:del>
      <w:r>
        <w:t xml:space="preserve">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0" w:history="1">
        <w:r>
          <w:rPr>
            <w:rStyle w:val="Hyperlink"/>
          </w:rPr>
          <w:t>Android's Sensor Event</w:t>
        </w:r>
      </w:hyperlink>
      <w:r>
        <w:t xml:space="preserve"> </w:t>
      </w:r>
      <w:r w:rsidR="00D329AA">
        <w:t>(</w:t>
      </w:r>
      <w:hyperlink r:id="rId61"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del w:id="6695" w:author="Sammartano, Marc (BIC USA)" w:date="2014-10-10T11:50:00Z">
        <w:r w:rsidDel="005B2E59">
          <w:delText xml:space="preserve"> </w:delText>
        </w:r>
      </w:del>
    </w:p>
    <w:p w:rsidR="004951B6" w:rsidRDefault="004951B6" w:rsidP="00EB1F62">
      <w:pPr>
        <w:pStyle w:val="Heading2"/>
      </w:pPr>
      <w:bookmarkStart w:id="6696" w:name="_Toc400726902"/>
      <w:r>
        <w:t>Sensor Commands</w:t>
      </w:r>
      <w:bookmarkEnd w:id="6696"/>
    </w:p>
    <w:p w:rsidR="004951B6" w:rsidRDefault="003A4712" w:rsidP="00D43DA8">
      <w:pPr>
        <w:pStyle w:val="Heading3"/>
      </w:pPr>
      <w:bookmarkStart w:id="6697" w:name="_Toc400726903"/>
      <w:r>
        <w:t>Sensors.</w:t>
      </w:r>
      <w:r w:rsidR="004951B6">
        <w:t xml:space="preserve">list </w:t>
      </w:r>
      <w:r w:rsidR="003E3561" w:rsidRPr="003E3561">
        <w:t>&lt;sensor_array$[]&gt;</w:t>
      </w:r>
      <w:bookmarkEnd w:id="6697"/>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w:t>
      </w:r>
      <w:del w:id="6698" w:author="Sammartano, Marc (BIC USA)" w:date="2014-10-10T11:50:00Z">
        <w:r w:rsidDel="005B2E59">
          <w:delText> </w:delText>
        </w:r>
      </w:del>
      <w:r>
        <w:t xml:space="preserve">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for index = 1 to size</w:t>
      </w:r>
      <w:del w:id="6699" w:author="Sammartano, Marc (BIC USA)" w:date="2014-10-10T11:51:00Z">
        <w:r w:rsidRPr="005757F3" w:rsidDel="00074D68">
          <w:rPr>
            <w:rFonts w:ascii="QuickType II Mono" w:hAnsi="QuickType II Mono"/>
            <w:b/>
            <w:sz w:val="20"/>
            <w:szCs w:val="20"/>
          </w:rPr>
          <w:delText xml:space="preserve">   </w:delText>
        </w:r>
      </w:del>
      <w:r w:rsidRPr="005757F3">
        <w:rPr>
          <w:rFonts w:ascii="QuickType II Mono" w:hAnsi="QuickType II Mono"/>
          <w:b/>
          <w:sz w:val="20"/>
          <w:szCs w:val="20"/>
        </w:rPr>
        <w:br/>
      </w:r>
      <w:del w:id="6700" w:author="Sammartano, Marc (BIC USA)" w:date="2014-10-10T11:51:00Z">
        <w:r w:rsidRPr="005757F3" w:rsidDel="00074D68">
          <w:rPr>
            <w:rFonts w:ascii="QuickType II Mono" w:hAnsi="QuickType II Mono"/>
            <w:b/>
            <w:sz w:val="20"/>
            <w:szCs w:val="20"/>
          </w:rPr>
          <w:delText>   </w:delText>
        </w:r>
      </w:del>
      <w:r w:rsidRPr="005757F3">
        <w:rPr>
          <w:rFonts w:ascii="QuickType II Mono" w:hAnsi="QuickType II Mono"/>
          <w:b/>
          <w:sz w:val="20"/>
          <w:szCs w:val="20"/>
        </w:rPr>
        <w:t xml:space="preserve"> </w:t>
      </w:r>
      <w:ins w:id="6701" w:author="Sammartano, Marc (BIC USA)" w:date="2014-10-10T11:51:00Z">
        <w:r w:rsidR="00074D68">
          <w:rPr>
            <w:rFonts w:ascii="QuickType II Mono" w:hAnsi="QuickType II Mono"/>
            <w:b/>
            <w:sz w:val="20"/>
            <w:szCs w:val="20"/>
          </w:rPr>
          <w:t xml:space="preserve">   </w:t>
        </w:r>
      </w:ins>
      <w:r w:rsidRPr="005757F3">
        <w:rPr>
          <w:rFonts w:ascii="QuickType II Mono" w:hAnsi="QuickType II Mono"/>
          <w:b/>
          <w:sz w:val="20"/>
          <w:szCs w:val="20"/>
        </w:rPr>
        <w:t xml:space="preserve">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6702" w:name="_Toc400726904"/>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6702"/>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w:t>
      </w:r>
      <w:del w:id="6703" w:author="Sammartano, Marc (BIC USA)" w:date="2014-10-10T11:52:00Z">
        <w:r w:rsidR="00D73535" w:rsidDel="00074D68">
          <w:delText xml:space="preserve"> </w:delText>
        </w:r>
      </w:del>
      <w:r w:rsidR="00D73535">
        <w:t xml:space="preserve">3 is the default (slowest). </w:t>
      </w:r>
      <w:del w:id="6704" w:author="Sammartano, Marc (BIC USA)" w:date="2014-10-10T11:51:00Z">
        <w:r w:rsidR="00D73535" w:rsidDel="00074D68">
          <w:delText xml:space="preserve"> </w:delText>
        </w:r>
      </w:del>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6705" w:name="_Toc400726905"/>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6705"/>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 xml:space="preserve">This command returns that latest values from the sensors specified by the "sensor_type" parameters. </w:t>
      </w:r>
      <w:del w:id="6706" w:author="Sammartano, Marc (BIC USA)" w:date="2014-10-10T11:52:00Z">
        <w:r w:rsidR="00106183" w:rsidDel="00074D68">
          <w:delText xml:space="preserve"> </w:delText>
        </w:r>
      </w:del>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2" w:history="1">
        <w:r>
          <w:rPr>
            <w:rStyle w:val="Hyperlink"/>
          </w:rPr>
          <w:t>Android's Sensor Event</w:t>
        </w:r>
      </w:hyperlink>
      <w:r>
        <w:t xml:space="preserve"> web page for the meaning of these parameters.</w:t>
      </w:r>
    </w:p>
    <w:p w:rsidR="004951B6" w:rsidRDefault="003A4712" w:rsidP="005F4916">
      <w:pPr>
        <w:pStyle w:val="Heading3"/>
      </w:pPr>
      <w:bookmarkStart w:id="6707" w:name="_Toc400726906"/>
      <w:r>
        <w:t>Sensors.</w:t>
      </w:r>
      <w:r w:rsidR="004951B6">
        <w:t>close</w:t>
      </w:r>
      <w:bookmarkEnd w:id="6707"/>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6708" w:name="_Toc400726907"/>
      <w:r>
        <w:t>System</w:t>
      </w:r>
      <w:bookmarkEnd w:id="6708"/>
    </w:p>
    <w:p w:rsidR="005E6325" w:rsidRDefault="005E6325" w:rsidP="005E6325">
      <w:r>
        <w:t xml:space="preserve">These commands provide for the execution of System commands on non-rooted devices. </w:t>
      </w:r>
    </w:p>
    <w:p w:rsidR="005E6325" w:rsidRDefault="005E6325" w:rsidP="005E6325">
      <w:pPr>
        <w:pStyle w:val="Heading2"/>
      </w:pPr>
      <w:bookmarkStart w:id="6709" w:name="_Toc400726908"/>
      <w:r>
        <w:t>Commands</w:t>
      </w:r>
      <w:bookmarkEnd w:id="6709"/>
    </w:p>
    <w:p w:rsidR="005E6325" w:rsidRDefault="005E6325" w:rsidP="005F4916">
      <w:pPr>
        <w:pStyle w:val="Heading3"/>
      </w:pPr>
      <w:bookmarkStart w:id="6710" w:name="_Toc400726909"/>
      <w:r>
        <w:t>System.open</w:t>
      </w:r>
      <w:bookmarkEnd w:id="6710"/>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6711" w:name="_Toc400726910"/>
      <w:r>
        <w:t>System.write &lt;sexp&gt;</w:t>
      </w:r>
      <w:bookmarkEnd w:id="6711"/>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6712" w:name="_Toc400726911"/>
      <w:r>
        <w:t>System.read.ready &lt;nvar&gt;</w:t>
      </w:r>
      <w:bookmarkEnd w:id="6712"/>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6713" w:name="_Toc400726912"/>
      <w:r>
        <w:t>System.read.line &lt;svar&gt;</w:t>
      </w:r>
      <w:bookmarkEnd w:id="6713"/>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6714" w:name="_Toc400726913"/>
      <w:r>
        <w:t>System.close</w:t>
      </w:r>
      <w:bookmarkEnd w:id="6714"/>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6715" w:name="_Toc400726914"/>
      <w:r>
        <w:t>Superuser</w:t>
      </w:r>
      <w:bookmarkEnd w:id="6715"/>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6716" w:name="_Toc400726915"/>
      <w:r>
        <w:t>Commands</w:t>
      </w:r>
      <w:bookmarkEnd w:id="6716"/>
    </w:p>
    <w:p w:rsidR="00D94677" w:rsidRDefault="00D94677" w:rsidP="005F4916">
      <w:pPr>
        <w:pStyle w:val="Heading3"/>
      </w:pPr>
      <w:bookmarkStart w:id="6717" w:name="_Toc400726916"/>
      <w:r>
        <w:t>Su.open</w:t>
      </w:r>
      <w:bookmarkEnd w:id="6717"/>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w:t>
      </w:r>
      <w:del w:id="6718" w:author="Sammartano, Marc (BIC USA)" w:date="2014-10-10T11:52:00Z">
        <w:r w:rsidR="001D7F4D" w:rsidDel="00074D68">
          <w:delText xml:space="preserve"> </w:delText>
        </w:r>
      </w:del>
      <w:r w:rsidR="001D7F4D">
        <w:t>If you open a command shell with either Su.open or System.open, you can't open another one of either type without first closing the open one.</w:t>
      </w:r>
    </w:p>
    <w:p w:rsidR="00D94677" w:rsidRDefault="00D94677" w:rsidP="005F4916">
      <w:pPr>
        <w:pStyle w:val="Heading3"/>
      </w:pPr>
      <w:bookmarkStart w:id="6719" w:name="_Toc400726917"/>
      <w:r>
        <w:t>Su.write &lt;sexp&gt;</w:t>
      </w:r>
      <w:bookmarkEnd w:id="6719"/>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6720" w:name="_Toc400726918"/>
      <w:r>
        <w:t>Su.read.ready &lt;nvar&gt;</w:t>
      </w:r>
      <w:bookmarkEnd w:id="6720"/>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6721" w:name="_Toc400726919"/>
      <w:r>
        <w:t>Su.read.line &lt;svar&gt;</w:t>
      </w:r>
      <w:bookmarkEnd w:id="6721"/>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6722" w:name="_Toc400726920"/>
      <w:r>
        <w:t>Su.close</w:t>
      </w:r>
      <w:bookmarkEnd w:id="6722"/>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6723" w:name="_Toc400726921"/>
      <w:r>
        <w:lastRenderedPageBreak/>
        <w:t xml:space="preserve">Appendix A </w:t>
      </w:r>
      <w:r w:rsidR="00A416A5">
        <w:t>–</w:t>
      </w:r>
      <w:r>
        <w:t xml:space="preserve"> Command List</w:t>
      </w:r>
      <w:bookmarkEnd w:id="6723"/>
    </w:p>
    <w:p w:rsidR="00592A71" w:rsidRDefault="00520661">
      <w:pPr>
        <w:rPr>
          <w:ins w:id="6724" w:author="Sammartano, Marc (BIC USA)" w:date="2014-10-10T17:47:00Z"/>
          <w:noProof/>
        </w:rPr>
        <w:sectPr w:rsidR="00592A71" w:rsidSect="0028723B">
          <w:footerReference w:type="default" r:id="rId63"/>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592A71" w:rsidRDefault="00592A71">
      <w:pPr>
        <w:pStyle w:val="Index1"/>
        <w:tabs>
          <w:tab w:val="right" w:leader="dot" w:pos="9350"/>
        </w:tabs>
        <w:rPr>
          <w:ins w:id="6725" w:author="Sammartano, Marc (BIC USA)" w:date="2014-10-10T17:47:00Z"/>
          <w:noProof/>
        </w:rPr>
      </w:pPr>
      <w:ins w:id="6726" w:author="Sammartano, Marc (BIC USA)" w:date="2014-10-10T17:47:00Z">
        <w:r>
          <w:rPr>
            <w:noProof/>
          </w:rPr>
          <w:lastRenderedPageBreak/>
          <w:t>! - Single Line Comment, 45</w:t>
        </w:r>
      </w:ins>
    </w:p>
    <w:p w:rsidR="00592A71" w:rsidRDefault="00592A71">
      <w:pPr>
        <w:pStyle w:val="Index1"/>
        <w:tabs>
          <w:tab w:val="right" w:leader="dot" w:pos="9350"/>
        </w:tabs>
        <w:rPr>
          <w:ins w:id="6727" w:author="Sammartano, Marc (BIC USA)" w:date="2014-10-10T17:47:00Z"/>
          <w:noProof/>
        </w:rPr>
      </w:pPr>
      <w:ins w:id="6728" w:author="Sammartano, Marc (BIC USA)" w:date="2014-10-10T17:47:00Z">
        <w:r>
          <w:rPr>
            <w:noProof/>
          </w:rPr>
          <w:t>!! - Block Comment, 45</w:t>
        </w:r>
      </w:ins>
    </w:p>
    <w:p w:rsidR="00592A71" w:rsidRDefault="00592A71">
      <w:pPr>
        <w:pStyle w:val="Index1"/>
        <w:tabs>
          <w:tab w:val="right" w:leader="dot" w:pos="9350"/>
        </w:tabs>
        <w:rPr>
          <w:ins w:id="6729" w:author="Sammartano, Marc (BIC USA)" w:date="2014-10-10T17:47:00Z"/>
          <w:noProof/>
        </w:rPr>
      </w:pPr>
      <w:ins w:id="6730" w:author="Sammartano, Marc (BIC USA)" w:date="2014-10-10T17:47:00Z">
        <w:r>
          <w:rPr>
            <w:noProof/>
          </w:rPr>
          <w:t># - Format Line, 24</w:t>
        </w:r>
      </w:ins>
    </w:p>
    <w:p w:rsidR="00592A71" w:rsidRDefault="00592A71">
      <w:pPr>
        <w:pStyle w:val="Index1"/>
        <w:tabs>
          <w:tab w:val="right" w:leader="dot" w:pos="9350"/>
        </w:tabs>
        <w:rPr>
          <w:ins w:id="6731" w:author="Sammartano, Marc (BIC USA)" w:date="2014-10-10T17:47:00Z"/>
          <w:noProof/>
        </w:rPr>
      </w:pPr>
      <w:ins w:id="6732" w:author="Sammartano, Marc (BIC USA)" w:date="2014-10-10T17:47:00Z">
        <w:r>
          <w:rPr>
            <w:noProof/>
          </w:rPr>
          <w:t>% - Middle of Line Comment, 45</w:t>
        </w:r>
      </w:ins>
    </w:p>
    <w:p w:rsidR="00592A71" w:rsidRDefault="00592A71">
      <w:pPr>
        <w:pStyle w:val="Index1"/>
        <w:tabs>
          <w:tab w:val="right" w:leader="dot" w:pos="9350"/>
        </w:tabs>
        <w:rPr>
          <w:ins w:id="6733" w:author="Sammartano, Marc (BIC USA)" w:date="2014-10-10T17:47:00Z"/>
          <w:noProof/>
        </w:rPr>
      </w:pPr>
      <w:ins w:id="6734" w:author="Sammartano, Marc (BIC USA)" w:date="2014-10-10T17:47:00Z">
        <w:r>
          <w:rPr>
            <w:noProof/>
          </w:rPr>
          <w:t>ABS(&lt;nexp&gt;), 48</w:t>
        </w:r>
      </w:ins>
    </w:p>
    <w:p w:rsidR="00592A71" w:rsidRDefault="00592A71">
      <w:pPr>
        <w:pStyle w:val="Index1"/>
        <w:tabs>
          <w:tab w:val="right" w:leader="dot" w:pos="9350"/>
        </w:tabs>
        <w:rPr>
          <w:ins w:id="6735" w:author="Sammartano, Marc (BIC USA)" w:date="2014-10-10T17:47:00Z"/>
          <w:noProof/>
        </w:rPr>
      </w:pPr>
      <w:ins w:id="6736" w:author="Sammartano, Marc (BIC USA)" w:date="2014-10-10T17:47:00Z">
        <w:r>
          <w:rPr>
            <w:noProof/>
          </w:rPr>
          <w:t>ACOS(&lt;nexp&gt;), 52</w:t>
        </w:r>
      </w:ins>
    </w:p>
    <w:p w:rsidR="00592A71" w:rsidRDefault="00592A71">
      <w:pPr>
        <w:pStyle w:val="Index1"/>
        <w:tabs>
          <w:tab w:val="right" w:leader="dot" w:pos="9350"/>
        </w:tabs>
        <w:rPr>
          <w:ins w:id="6737" w:author="Sammartano, Marc (BIC USA)" w:date="2014-10-10T17:47:00Z"/>
          <w:noProof/>
        </w:rPr>
      </w:pPr>
      <w:ins w:id="6738" w:author="Sammartano, Marc (BIC USA)" w:date="2014-10-10T17:47:00Z">
        <w:r>
          <w:rPr>
            <w:noProof/>
          </w:rPr>
          <w:t>Array. reverse Array$[{&lt;start&gt;,&lt;length&gt;}], 36</w:t>
        </w:r>
      </w:ins>
    </w:p>
    <w:p w:rsidR="00592A71" w:rsidRDefault="00592A71">
      <w:pPr>
        <w:pStyle w:val="Index1"/>
        <w:tabs>
          <w:tab w:val="right" w:leader="dot" w:pos="9350"/>
        </w:tabs>
        <w:rPr>
          <w:ins w:id="6739" w:author="Sammartano, Marc (BIC USA)" w:date="2014-10-10T17:47:00Z"/>
          <w:noProof/>
        </w:rPr>
      </w:pPr>
      <w:ins w:id="6740" w:author="Sammartano, Marc (BIC USA)" w:date="2014-10-10T17:47:00Z">
        <w:r>
          <w:rPr>
            <w:noProof/>
          </w:rPr>
          <w:t>Array. reverse Array[{&lt;start&gt;,&lt;length&gt;}], 36</w:t>
        </w:r>
      </w:ins>
    </w:p>
    <w:p w:rsidR="00592A71" w:rsidRDefault="00592A71">
      <w:pPr>
        <w:pStyle w:val="Index1"/>
        <w:tabs>
          <w:tab w:val="right" w:leader="dot" w:pos="9350"/>
        </w:tabs>
        <w:rPr>
          <w:ins w:id="6741" w:author="Sammartano, Marc (BIC USA)" w:date="2014-10-10T17:47:00Z"/>
          <w:noProof/>
        </w:rPr>
      </w:pPr>
      <w:ins w:id="6742" w:author="Sammartano, Marc (BIC USA)" w:date="2014-10-10T17:47:00Z">
        <w:r>
          <w:rPr>
            <w:noProof/>
          </w:rPr>
          <w:t>Array.average &lt;Average_nvar&gt;, Array[{&lt;start&gt;,&lt;length&gt;}], 35</w:t>
        </w:r>
      </w:ins>
    </w:p>
    <w:p w:rsidR="00592A71" w:rsidRDefault="00592A71">
      <w:pPr>
        <w:pStyle w:val="Index1"/>
        <w:tabs>
          <w:tab w:val="right" w:leader="dot" w:pos="9350"/>
        </w:tabs>
        <w:rPr>
          <w:ins w:id="6743" w:author="Sammartano, Marc (BIC USA)" w:date="2014-10-10T17:47:00Z"/>
          <w:noProof/>
        </w:rPr>
      </w:pPr>
      <w:ins w:id="6744" w:author="Sammartano, Marc (BIC USA)" w:date="2014-10-10T17:47:00Z">
        <w:r>
          <w:rPr>
            <w:noProof/>
          </w:rPr>
          <w:t>Array.copy SourceArray$[{&lt;start&gt;,&lt;length&gt;}], DestinationArray$[{{-}&lt;extras&gt;}], 35</w:t>
        </w:r>
      </w:ins>
    </w:p>
    <w:p w:rsidR="00592A71" w:rsidRDefault="00592A71">
      <w:pPr>
        <w:pStyle w:val="Index1"/>
        <w:tabs>
          <w:tab w:val="right" w:leader="dot" w:pos="9350"/>
        </w:tabs>
        <w:rPr>
          <w:ins w:id="6745" w:author="Sammartano, Marc (BIC USA)" w:date="2014-10-10T17:47:00Z"/>
          <w:noProof/>
        </w:rPr>
      </w:pPr>
      <w:ins w:id="6746" w:author="Sammartano, Marc (BIC USA)" w:date="2014-10-10T17:47:00Z">
        <w:r>
          <w:rPr>
            <w:noProof/>
          </w:rPr>
          <w:t>Array.copy SourceArray[{&lt;start&gt;,&lt;length&gt;}], DestinationArray[{{-}&lt;extras&gt;}], 35</w:t>
        </w:r>
      </w:ins>
    </w:p>
    <w:p w:rsidR="00592A71" w:rsidRDefault="00592A71">
      <w:pPr>
        <w:pStyle w:val="Index1"/>
        <w:tabs>
          <w:tab w:val="right" w:leader="dot" w:pos="9350"/>
        </w:tabs>
        <w:rPr>
          <w:ins w:id="6747" w:author="Sammartano, Marc (BIC USA)" w:date="2014-10-10T17:47:00Z"/>
          <w:noProof/>
        </w:rPr>
      </w:pPr>
      <w:ins w:id="6748" w:author="Sammartano, Marc (BIC USA)" w:date="2014-10-10T17:47:00Z">
        <w:r>
          <w:rPr>
            <w:noProof/>
          </w:rPr>
          <w:t>Array.delete Array[], Array$[] ..., 35</w:t>
        </w:r>
      </w:ins>
    </w:p>
    <w:p w:rsidR="00592A71" w:rsidRDefault="00592A71">
      <w:pPr>
        <w:pStyle w:val="Index1"/>
        <w:tabs>
          <w:tab w:val="right" w:leader="dot" w:pos="9350"/>
        </w:tabs>
        <w:rPr>
          <w:ins w:id="6749" w:author="Sammartano, Marc (BIC USA)" w:date="2014-10-10T17:47:00Z"/>
          <w:noProof/>
        </w:rPr>
      </w:pPr>
      <w:ins w:id="6750" w:author="Sammartano, Marc (BIC USA)" w:date="2014-10-10T17:47:00Z">
        <w:r>
          <w:rPr>
            <w:noProof/>
          </w:rPr>
          <w:t>Array.length n, Array$[{&lt;start&gt;,&lt;length&gt;}], 36</w:t>
        </w:r>
      </w:ins>
    </w:p>
    <w:p w:rsidR="00592A71" w:rsidRDefault="00592A71">
      <w:pPr>
        <w:pStyle w:val="Index1"/>
        <w:tabs>
          <w:tab w:val="right" w:leader="dot" w:pos="9350"/>
        </w:tabs>
        <w:rPr>
          <w:ins w:id="6751" w:author="Sammartano, Marc (BIC USA)" w:date="2014-10-10T17:47:00Z"/>
          <w:noProof/>
        </w:rPr>
      </w:pPr>
      <w:ins w:id="6752" w:author="Sammartano, Marc (BIC USA)" w:date="2014-10-10T17:47:00Z">
        <w:r>
          <w:rPr>
            <w:noProof/>
          </w:rPr>
          <w:t>Array.length n, Array[{&lt;start&gt;,&lt;length&gt;}], 36</w:t>
        </w:r>
      </w:ins>
    </w:p>
    <w:p w:rsidR="00592A71" w:rsidRDefault="00592A71">
      <w:pPr>
        <w:pStyle w:val="Index1"/>
        <w:tabs>
          <w:tab w:val="right" w:leader="dot" w:pos="9350"/>
        </w:tabs>
        <w:rPr>
          <w:ins w:id="6753" w:author="Sammartano, Marc (BIC USA)" w:date="2014-10-10T17:47:00Z"/>
          <w:noProof/>
        </w:rPr>
      </w:pPr>
      <w:ins w:id="6754" w:author="Sammartano, Marc (BIC USA)" w:date="2014-10-10T17:47:00Z">
        <w:r>
          <w:rPr>
            <w:noProof/>
          </w:rPr>
          <w:t>Array.load Array$[], &lt;sexp&gt;, ..., 36</w:t>
        </w:r>
      </w:ins>
    </w:p>
    <w:p w:rsidR="00592A71" w:rsidRDefault="00592A71">
      <w:pPr>
        <w:pStyle w:val="Index1"/>
        <w:tabs>
          <w:tab w:val="right" w:leader="dot" w:pos="9350"/>
        </w:tabs>
        <w:rPr>
          <w:ins w:id="6755" w:author="Sammartano, Marc (BIC USA)" w:date="2014-10-10T17:47:00Z"/>
          <w:noProof/>
        </w:rPr>
      </w:pPr>
      <w:ins w:id="6756" w:author="Sammartano, Marc (BIC USA)" w:date="2014-10-10T17:47:00Z">
        <w:r>
          <w:rPr>
            <w:noProof/>
          </w:rPr>
          <w:t>Array.load Array[], &lt;nexp&gt;, ..., 36</w:t>
        </w:r>
      </w:ins>
    </w:p>
    <w:p w:rsidR="00592A71" w:rsidRDefault="00592A71">
      <w:pPr>
        <w:pStyle w:val="Index1"/>
        <w:tabs>
          <w:tab w:val="right" w:leader="dot" w:pos="9350"/>
        </w:tabs>
        <w:rPr>
          <w:ins w:id="6757" w:author="Sammartano, Marc (BIC USA)" w:date="2014-10-10T17:47:00Z"/>
          <w:noProof/>
        </w:rPr>
      </w:pPr>
      <w:ins w:id="6758" w:author="Sammartano, Marc (BIC USA)" w:date="2014-10-10T17:47:00Z">
        <w:r>
          <w:rPr>
            <w:noProof/>
          </w:rPr>
          <w:t>Array.max &lt;max_nvar&gt; Array[{&lt;start&gt;,&lt;length&gt;}], 36</w:t>
        </w:r>
      </w:ins>
    </w:p>
    <w:p w:rsidR="00592A71" w:rsidRDefault="00592A71">
      <w:pPr>
        <w:pStyle w:val="Index1"/>
        <w:tabs>
          <w:tab w:val="right" w:leader="dot" w:pos="9350"/>
        </w:tabs>
        <w:rPr>
          <w:ins w:id="6759" w:author="Sammartano, Marc (BIC USA)" w:date="2014-10-10T17:47:00Z"/>
          <w:noProof/>
        </w:rPr>
      </w:pPr>
      <w:ins w:id="6760" w:author="Sammartano, Marc (BIC USA)" w:date="2014-10-10T17:47:00Z">
        <w:r>
          <w:rPr>
            <w:noProof/>
          </w:rPr>
          <w:t>Array.min &lt;min_nvar&gt;, Array[{&lt;start&gt;,&lt;length&gt;}], 36</w:t>
        </w:r>
      </w:ins>
    </w:p>
    <w:p w:rsidR="00592A71" w:rsidRDefault="00592A71">
      <w:pPr>
        <w:pStyle w:val="Index1"/>
        <w:tabs>
          <w:tab w:val="right" w:leader="dot" w:pos="9350"/>
        </w:tabs>
        <w:rPr>
          <w:ins w:id="6761" w:author="Sammartano, Marc (BIC USA)" w:date="2014-10-10T17:47:00Z"/>
          <w:noProof/>
        </w:rPr>
      </w:pPr>
      <w:ins w:id="6762" w:author="Sammartano, Marc (BIC USA)" w:date="2014-10-10T17:47:00Z">
        <w:r>
          <w:rPr>
            <w:noProof/>
          </w:rPr>
          <w:t>Array.search Array$[{&lt;start&gt;,&lt;length&gt;}], &lt;value_sexp&gt;, &lt;result_nvar&gt;{,&lt;start_nexp&gt;}, 36</w:t>
        </w:r>
      </w:ins>
    </w:p>
    <w:p w:rsidR="00592A71" w:rsidRDefault="00592A71">
      <w:pPr>
        <w:pStyle w:val="Index1"/>
        <w:tabs>
          <w:tab w:val="right" w:leader="dot" w:pos="9350"/>
        </w:tabs>
        <w:rPr>
          <w:ins w:id="6763" w:author="Sammartano, Marc (BIC USA)" w:date="2014-10-10T17:47:00Z"/>
          <w:noProof/>
        </w:rPr>
      </w:pPr>
      <w:ins w:id="6764" w:author="Sammartano, Marc (BIC USA)" w:date="2014-10-10T17:47:00Z">
        <w:r>
          <w:rPr>
            <w:noProof/>
          </w:rPr>
          <w:t>Array.search Array[{&lt;start&gt;,&lt;length&gt;}], &lt;value_nexp&gt;, &lt;result_nvar&gt;{,&lt;start_nexp&gt;}, 36</w:t>
        </w:r>
      </w:ins>
    </w:p>
    <w:p w:rsidR="00592A71" w:rsidRDefault="00592A71">
      <w:pPr>
        <w:pStyle w:val="Index1"/>
        <w:tabs>
          <w:tab w:val="right" w:leader="dot" w:pos="9350"/>
        </w:tabs>
        <w:rPr>
          <w:ins w:id="6765" w:author="Sammartano, Marc (BIC USA)" w:date="2014-10-10T17:47:00Z"/>
          <w:noProof/>
        </w:rPr>
      </w:pPr>
      <w:ins w:id="6766" w:author="Sammartano, Marc (BIC USA)" w:date="2014-10-10T17:47:00Z">
        <w:r>
          <w:rPr>
            <w:noProof/>
          </w:rPr>
          <w:t>Array.shuffle Array[{&lt;start&gt;,&lt;length&gt;}], 37</w:t>
        </w:r>
      </w:ins>
    </w:p>
    <w:p w:rsidR="00592A71" w:rsidRDefault="00592A71">
      <w:pPr>
        <w:pStyle w:val="Index1"/>
        <w:tabs>
          <w:tab w:val="right" w:leader="dot" w:pos="9350"/>
        </w:tabs>
        <w:rPr>
          <w:ins w:id="6767" w:author="Sammartano, Marc (BIC USA)" w:date="2014-10-10T17:47:00Z"/>
          <w:noProof/>
        </w:rPr>
      </w:pPr>
      <w:ins w:id="6768" w:author="Sammartano, Marc (BIC USA)" w:date="2014-10-10T17:47:00Z">
        <w:r>
          <w:rPr>
            <w:noProof/>
          </w:rPr>
          <w:t>Array.sort Array[{&lt;start&gt;,&lt;length&gt;}], 37</w:t>
        </w:r>
      </w:ins>
    </w:p>
    <w:p w:rsidR="00592A71" w:rsidRDefault="00592A71">
      <w:pPr>
        <w:pStyle w:val="Index1"/>
        <w:tabs>
          <w:tab w:val="right" w:leader="dot" w:pos="9350"/>
        </w:tabs>
        <w:rPr>
          <w:ins w:id="6769" w:author="Sammartano, Marc (BIC USA)" w:date="2014-10-10T17:47:00Z"/>
          <w:noProof/>
        </w:rPr>
      </w:pPr>
      <w:ins w:id="6770" w:author="Sammartano, Marc (BIC USA)" w:date="2014-10-10T17:47:00Z">
        <w:r>
          <w:rPr>
            <w:noProof/>
          </w:rPr>
          <w:t>Array.std_dev &lt;sd_nvar&gt;, Array[{&lt;start&gt;,&lt;length&gt;}], 37</w:t>
        </w:r>
      </w:ins>
    </w:p>
    <w:p w:rsidR="00592A71" w:rsidRDefault="00592A71">
      <w:pPr>
        <w:pStyle w:val="Index1"/>
        <w:tabs>
          <w:tab w:val="right" w:leader="dot" w:pos="9350"/>
        </w:tabs>
        <w:rPr>
          <w:ins w:id="6771" w:author="Sammartano, Marc (BIC USA)" w:date="2014-10-10T17:47:00Z"/>
          <w:noProof/>
        </w:rPr>
      </w:pPr>
      <w:ins w:id="6772" w:author="Sammartano, Marc (BIC USA)" w:date="2014-10-10T17:47:00Z">
        <w:r>
          <w:rPr>
            <w:noProof/>
          </w:rPr>
          <w:t>Array.sum &lt;sum_nvar&gt;, Array[{&lt;start&gt;,&lt;length&gt;}], 37</w:t>
        </w:r>
      </w:ins>
    </w:p>
    <w:p w:rsidR="00592A71" w:rsidRDefault="00592A71">
      <w:pPr>
        <w:pStyle w:val="Index1"/>
        <w:tabs>
          <w:tab w:val="right" w:leader="dot" w:pos="9350"/>
        </w:tabs>
        <w:rPr>
          <w:ins w:id="6773" w:author="Sammartano, Marc (BIC USA)" w:date="2014-10-10T17:47:00Z"/>
          <w:noProof/>
        </w:rPr>
      </w:pPr>
      <w:ins w:id="6774" w:author="Sammartano, Marc (BIC USA)" w:date="2014-10-10T17:47:00Z">
        <w:r>
          <w:rPr>
            <w:noProof/>
          </w:rPr>
          <w:t>Array.variance &lt;v_nvar&gt;, Array[{&lt;start&gt;,&lt;length&gt;}], 37</w:t>
        </w:r>
      </w:ins>
    </w:p>
    <w:p w:rsidR="00592A71" w:rsidRDefault="00592A71">
      <w:pPr>
        <w:pStyle w:val="Index1"/>
        <w:tabs>
          <w:tab w:val="right" w:leader="dot" w:pos="9350"/>
        </w:tabs>
        <w:rPr>
          <w:ins w:id="6775" w:author="Sammartano, Marc (BIC USA)" w:date="2014-10-10T17:47:00Z"/>
          <w:noProof/>
        </w:rPr>
      </w:pPr>
      <w:ins w:id="6776" w:author="Sammartano, Marc (BIC USA)" w:date="2014-10-10T17:47:00Z">
        <w:r>
          <w:rPr>
            <w:noProof/>
          </w:rPr>
          <w:t>ASCII(&lt;sexp&gt;{, &lt;index_nexp&gt;}), 53</w:t>
        </w:r>
      </w:ins>
    </w:p>
    <w:p w:rsidR="00592A71" w:rsidRDefault="00592A71">
      <w:pPr>
        <w:pStyle w:val="Index1"/>
        <w:tabs>
          <w:tab w:val="right" w:leader="dot" w:pos="9350"/>
        </w:tabs>
        <w:rPr>
          <w:ins w:id="6777" w:author="Sammartano, Marc (BIC USA)" w:date="2014-10-10T17:47:00Z"/>
          <w:noProof/>
        </w:rPr>
      </w:pPr>
      <w:ins w:id="6778" w:author="Sammartano, Marc (BIC USA)" w:date="2014-10-10T17:47:00Z">
        <w:r>
          <w:rPr>
            <w:noProof/>
          </w:rPr>
          <w:t>ASIN(&lt;nexp&gt;), 52</w:t>
        </w:r>
      </w:ins>
    </w:p>
    <w:p w:rsidR="00592A71" w:rsidRDefault="00592A71">
      <w:pPr>
        <w:pStyle w:val="Index1"/>
        <w:tabs>
          <w:tab w:val="right" w:leader="dot" w:pos="9350"/>
        </w:tabs>
        <w:rPr>
          <w:ins w:id="6779" w:author="Sammartano, Marc (BIC USA)" w:date="2014-10-10T17:47:00Z"/>
          <w:noProof/>
        </w:rPr>
      </w:pPr>
      <w:ins w:id="6780" w:author="Sammartano, Marc (BIC USA)" w:date="2014-10-10T17:47:00Z">
        <w:r>
          <w:rPr>
            <w:noProof/>
          </w:rPr>
          <w:t>ATAN(&lt;nexp&gt;), 52</w:t>
        </w:r>
      </w:ins>
    </w:p>
    <w:p w:rsidR="00592A71" w:rsidRDefault="00592A71">
      <w:pPr>
        <w:pStyle w:val="Index1"/>
        <w:tabs>
          <w:tab w:val="right" w:leader="dot" w:pos="9350"/>
        </w:tabs>
        <w:rPr>
          <w:ins w:id="6781" w:author="Sammartano, Marc (BIC USA)" w:date="2014-10-10T17:47:00Z"/>
          <w:noProof/>
        </w:rPr>
      </w:pPr>
      <w:ins w:id="6782" w:author="Sammartano, Marc (BIC USA)" w:date="2014-10-10T17:47:00Z">
        <w:r>
          <w:rPr>
            <w:noProof/>
          </w:rPr>
          <w:t>ATAN2 (&lt;nexp_y&gt;, &lt;nexp_x&gt;), 52</w:t>
        </w:r>
      </w:ins>
    </w:p>
    <w:p w:rsidR="00592A71" w:rsidRDefault="00592A71">
      <w:pPr>
        <w:pStyle w:val="Index1"/>
        <w:tabs>
          <w:tab w:val="right" w:leader="dot" w:pos="9350"/>
        </w:tabs>
        <w:rPr>
          <w:ins w:id="6783" w:author="Sammartano, Marc (BIC USA)" w:date="2014-10-10T17:47:00Z"/>
          <w:noProof/>
        </w:rPr>
      </w:pPr>
      <w:ins w:id="6784" w:author="Sammartano, Marc (BIC USA)" w:date="2014-10-10T17:47:00Z">
        <w:r>
          <w:rPr>
            <w:noProof/>
          </w:rPr>
          <w:t>Audio.isdone &lt;lvar&gt;, 149</w:t>
        </w:r>
      </w:ins>
    </w:p>
    <w:p w:rsidR="00592A71" w:rsidRDefault="00592A71">
      <w:pPr>
        <w:pStyle w:val="Index1"/>
        <w:tabs>
          <w:tab w:val="right" w:leader="dot" w:pos="9350"/>
        </w:tabs>
        <w:rPr>
          <w:ins w:id="6785" w:author="Sammartano, Marc (BIC USA)" w:date="2014-10-10T17:47:00Z"/>
          <w:noProof/>
        </w:rPr>
      </w:pPr>
      <w:ins w:id="6786" w:author="Sammartano, Marc (BIC USA)" w:date="2014-10-10T17:47:00Z">
        <w:r>
          <w:rPr>
            <w:noProof/>
          </w:rPr>
          <w:t>Audio.length &lt;length_nvar&gt;, &lt;aft_nexp&gt;, 149</w:t>
        </w:r>
      </w:ins>
    </w:p>
    <w:p w:rsidR="00592A71" w:rsidRDefault="00592A71">
      <w:pPr>
        <w:pStyle w:val="Index1"/>
        <w:tabs>
          <w:tab w:val="right" w:leader="dot" w:pos="9350"/>
        </w:tabs>
        <w:rPr>
          <w:ins w:id="6787" w:author="Sammartano, Marc (BIC USA)" w:date="2014-10-10T17:47:00Z"/>
          <w:noProof/>
        </w:rPr>
      </w:pPr>
      <w:ins w:id="6788" w:author="Sammartano, Marc (BIC USA)" w:date="2014-10-10T17:47:00Z">
        <w:r>
          <w:rPr>
            <w:noProof/>
          </w:rPr>
          <w:t>Audio.load &lt;aft_nvar&gt;, &lt;filename_sexp&gt;, 147</w:t>
        </w:r>
      </w:ins>
    </w:p>
    <w:p w:rsidR="00592A71" w:rsidRDefault="00592A71">
      <w:pPr>
        <w:pStyle w:val="Index1"/>
        <w:tabs>
          <w:tab w:val="right" w:leader="dot" w:pos="9350"/>
        </w:tabs>
        <w:rPr>
          <w:ins w:id="6789" w:author="Sammartano, Marc (BIC USA)" w:date="2014-10-10T17:47:00Z"/>
          <w:noProof/>
        </w:rPr>
      </w:pPr>
      <w:ins w:id="6790" w:author="Sammartano, Marc (BIC USA)" w:date="2014-10-10T17:47:00Z">
        <w:r>
          <w:rPr>
            <w:noProof/>
          </w:rPr>
          <w:t>Audio.loop, 148</w:t>
        </w:r>
      </w:ins>
    </w:p>
    <w:p w:rsidR="00592A71" w:rsidRDefault="00592A71">
      <w:pPr>
        <w:pStyle w:val="Index1"/>
        <w:tabs>
          <w:tab w:val="right" w:leader="dot" w:pos="9350"/>
        </w:tabs>
        <w:rPr>
          <w:ins w:id="6791" w:author="Sammartano, Marc (BIC USA)" w:date="2014-10-10T17:47:00Z"/>
          <w:noProof/>
        </w:rPr>
      </w:pPr>
      <w:ins w:id="6792" w:author="Sammartano, Marc (BIC USA)" w:date="2014-10-10T17:47:00Z">
        <w:r>
          <w:rPr>
            <w:noProof/>
          </w:rPr>
          <w:t>Audio.pause, 148</w:t>
        </w:r>
      </w:ins>
    </w:p>
    <w:p w:rsidR="00592A71" w:rsidRDefault="00592A71">
      <w:pPr>
        <w:pStyle w:val="Index1"/>
        <w:tabs>
          <w:tab w:val="right" w:leader="dot" w:pos="9350"/>
        </w:tabs>
        <w:rPr>
          <w:ins w:id="6793" w:author="Sammartano, Marc (BIC USA)" w:date="2014-10-10T17:47:00Z"/>
          <w:noProof/>
        </w:rPr>
      </w:pPr>
      <w:ins w:id="6794" w:author="Sammartano, Marc (BIC USA)" w:date="2014-10-10T17:47:00Z">
        <w:r>
          <w:rPr>
            <w:noProof/>
          </w:rPr>
          <w:t>Audio.play &lt;aft_nexp&gt;, 148</w:t>
        </w:r>
      </w:ins>
    </w:p>
    <w:p w:rsidR="00592A71" w:rsidRDefault="00592A71">
      <w:pPr>
        <w:pStyle w:val="Index1"/>
        <w:tabs>
          <w:tab w:val="right" w:leader="dot" w:pos="9350"/>
        </w:tabs>
        <w:rPr>
          <w:ins w:id="6795" w:author="Sammartano, Marc (BIC USA)" w:date="2014-10-10T17:47:00Z"/>
          <w:noProof/>
        </w:rPr>
      </w:pPr>
      <w:ins w:id="6796" w:author="Sammartano, Marc (BIC USA)" w:date="2014-10-10T17:47:00Z">
        <w:r>
          <w:rPr>
            <w:noProof/>
          </w:rPr>
          <w:t>Audio.position.current &lt;nvar&gt;, 149</w:t>
        </w:r>
      </w:ins>
    </w:p>
    <w:p w:rsidR="00592A71" w:rsidRDefault="00592A71">
      <w:pPr>
        <w:pStyle w:val="Index1"/>
        <w:tabs>
          <w:tab w:val="right" w:leader="dot" w:pos="9350"/>
        </w:tabs>
        <w:rPr>
          <w:ins w:id="6797" w:author="Sammartano, Marc (BIC USA)" w:date="2014-10-10T17:47:00Z"/>
          <w:noProof/>
        </w:rPr>
      </w:pPr>
      <w:ins w:id="6798" w:author="Sammartano, Marc (BIC USA)" w:date="2014-10-10T17:47:00Z">
        <w:r>
          <w:rPr>
            <w:noProof/>
          </w:rPr>
          <w:t>Audio.position.seek &lt;nexp&gt;, 149</w:t>
        </w:r>
      </w:ins>
    </w:p>
    <w:p w:rsidR="00592A71" w:rsidRDefault="00592A71">
      <w:pPr>
        <w:pStyle w:val="Index1"/>
        <w:tabs>
          <w:tab w:val="right" w:leader="dot" w:pos="9350"/>
        </w:tabs>
        <w:rPr>
          <w:ins w:id="6799" w:author="Sammartano, Marc (BIC USA)" w:date="2014-10-10T17:47:00Z"/>
          <w:noProof/>
        </w:rPr>
      </w:pPr>
      <w:ins w:id="6800" w:author="Sammartano, Marc (BIC USA)" w:date="2014-10-10T17:47:00Z">
        <w:r>
          <w:rPr>
            <w:noProof/>
          </w:rPr>
          <w:t>Audio.record.start &lt;fn_svar&gt;, 149</w:t>
        </w:r>
      </w:ins>
    </w:p>
    <w:p w:rsidR="00592A71" w:rsidRDefault="00592A71">
      <w:pPr>
        <w:pStyle w:val="Index1"/>
        <w:tabs>
          <w:tab w:val="right" w:leader="dot" w:pos="9350"/>
        </w:tabs>
        <w:rPr>
          <w:ins w:id="6801" w:author="Sammartano, Marc (BIC USA)" w:date="2014-10-10T17:47:00Z"/>
          <w:noProof/>
        </w:rPr>
      </w:pPr>
      <w:ins w:id="6802" w:author="Sammartano, Marc (BIC USA)" w:date="2014-10-10T17:47:00Z">
        <w:r>
          <w:rPr>
            <w:noProof/>
          </w:rPr>
          <w:t>Audio.record.stop, 149</w:t>
        </w:r>
      </w:ins>
    </w:p>
    <w:p w:rsidR="00592A71" w:rsidRDefault="00592A71">
      <w:pPr>
        <w:pStyle w:val="Index1"/>
        <w:tabs>
          <w:tab w:val="right" w:leader="dot" w:pos="9350"/>
        </w:tabs>
        <w:rPr>
          <w:ins w:id="6803" w:author="Sammartano, Marc (BIC USA)" w:date="2014-10-10T17:47:00Z"/>
          <w:noProof/>
        </w:rPr>
      </w:pPr>
      <w:ins w:id="6804" w:author="Sammartano, Marc (BIC USA)" w:date="2014-10-10T17:47:00Z">
        <w:r>
          <w:rPr>
            <w:noProof/>
          </w:rPr>
          <w:t>Audio.release &lt;aft_nexp&gt;, 149</w:t>
        </w:r>
      </w:ins>
    </w:p>
    <w:p w:rsidR="00592A71" w:rsidRDefault="00592A71">
      <w:pPr>
        <w:pStyle w:val="Index1"/>
        <w:tabs>
          <w:tab w:val="right" w:leader="dot" w:pos="9350"/>
        </w:tabs>
        <w:rPr>
          <w:ins w:id="6805" w:author="Sammartano, Marc (BIC USA)" w:date="2014-10-10T17:47:00Z"/>
          <w:noProof/>
        </w:rPr>
      </w:pPr>
      <w:ins w:id="6806" w:author="Sammartano, Marc (BIC USA)" w:date="2014-10-10T17:47:00Z">
        <w:r>
          <w:rPr>
            <w:noProof/>
          </w:rPr>
          <w:t>Audio.stop, 148</w:t>
        </w:r>
      </w:ins>
    </w:p>
    <w:p w:rsidR="00592A71" w:rsidRDefault="00592A71">
      <w:pPr>
        <w:pStyle w:val="Index1"/>
        <w:tabs>
          <w:tab w:val="right" w:leader="dot" w:pos="9350"/>
        </w:tabs>
        <w:rPr>
          <w:ins w:id="6807" w:author="Sammartano, Marc (BIC USA)" w:date="2014-10-10T17:47:00Z"/>
          <w:noProof/>
        </w:rPr>
      </w:pPr>
      <w:ins w:id="6808" w:author="Sammartano, Marc (BIC USA)" w:date="2014-10-10T17:47:00Z">
        <w:r>
          <w:rPr>
            <w:noProof/>
          </w:rPr>
          <w:t>Audio.volume &lt;left_nexp&gt;, &lt;right_nexp&gt;, 148</w:t>
        </w:r>
      </w:ins>
    </w:p>
    <w:p w:rsidR="00592A71" w:rsidRDefault="00592A71">
      <w:pPr>
        <w:pStyle w:val="Index1"/>
        <w:tabs>
          <w:tab w:val="right" w:leader="dot" w:pos="9350"/>
        </w:tabs>
        <w:rPr>
          <w:ins w:id="6809" w:author="Sammartano, Marc (BIC USA)" w:date="2014-10-10T17:47:00Z"/>
          <w:noProof/>
        </w:rPr>
      </w:pPr>
      <w:ins w:id="6810" w:author="Sammartano, Marc (BIC USA)" w:date="2014-10-10T17:47:00Z">
        <w:r>
          <w:rPr>
            <w:noProof/>
          </w:rPr>
          <w:t>Back.resume, 73</w:t>
        </w:r>
      </w:ins>
    </w:p>
    <w:p w:rsidR="00592A71" w:rsidRDefault="00592A71">
      <w:pPr>
        <w:pStyle w:val="Index1"/>
        <w:tabs>
          <w:tab w:val="right" w:leader="dot" w:pos="9350"/>
        </w:tabs>
        <w:rPr>
          <w:ins w:id="6811" w:author="Sammartano, Marc (BIC USA)" w:date="2014-10-10T17:47:00Z"/>
          <w:noProof/>
        </w:rPr>
      </w:pPr>
      <w:ins w:id="6812" w:author="Sammartano, Marc (BIC USA)" w:date="2014-10-10T17:47:00Z">
        <w:r>
          <w:rPr>
            <w:noProof/>
          </w:rPr>
          <w:t>Background.resume, 120</w:t>
        </w:r>
      </w:ins>
    </w:p>
    <w:p w:rsidR="00592A71" w:rsidRDefault="00592A71">
      <w:pPr>
        <w:pStyle w:val="Index1"/>
        <w:tabs>
          <w:tab w:val="right" w:leader="dot" w:pos="9350"/>
        </w:tabs>
        <w:rPr>
          <w:ins w:id="6813" w:author="Sammartano, Marc (BIC USA)" w:date="2014-10-10T17:47:00Z"/>
          <w:noProof/>
        </w:rPr>
      </w:pPr>
      <w:ins w:id="6814" w:author="Sammartano, Marc (BIC USA)" w:date="2014-10-10T17:47:00Z">
        <w:r>
          <w:rPr>
            <w:noProof/>
          </w:rPr>
          <w:t>BACKGROUND(), 54</w:t>
        </w:r>
      </w:ins>
    </w:p>
    <w:p w:rsidR="00592A71" w:rsidRDefault="00592A71">
      <w:pPr>
        <w:pStyle w:val="Index1"/>
        <w:tabs>
          <w:tab w:val="right" w:leader="dot" w:pos="9350"/>
        </w:tabs>
        <w:rPr>
          <w:ins w:id="6815" w:author="Sammartano, Marc (BIC USA)" w:date="2014-10-10T17:47:00Z"/>
          <w:noProof/>
        </w:rPr>
      </w:pPr>
      <w:ins w:id="6816" w:author="Sammartano, Marc (BIC USA)" w:date="2014-10-10T17:47:00Z">
        <w:r>
          <w:rPr>
            <w:noProof/>
          </w:rPr>
          <w:t>BAND(&lt;nexp1&gt;, &lt;nexp2&gt;), 48</w:t>
        </w:r>
      </w:ins>
    </w:p>
    <w:p w:rsidR="00592A71" w:rsidRDefault="00592A71">
      <w:pPr>
        <w:pStyle w:val="Index1"/>
        <w:tabs>
          <w:tab w:val="right" w:leader="dot" w:pos="9350"/>
        </w:tabs>
        <w:rPr>
          <w:ins w:id="6817" w:author="Sammartano, Marc (BIC USA)" w:date="2014-10-10T17:47:00Z"/>
          <w:noProof/>
        </w:rPr>
      </w:pPr>
      <w:ins w:id="6818" w:author="Sammartano, Marc (BIC USA)" w:date="2014-10-10T17:47:00Z">
        <w:r>
          <w:rPr>
            <w:noProof/>
          </w:rPr>
          <w:lastRenderedPageBreak/>
          <w:t>BIN$(&lt;nexp&gt;), 57</w:t>
        </w:r>
      </w:ins>
    </w:p>
    <w:p w:rsidR="00592A71" w:rsidRDefault="00592A71">
      <w:pPr>
        <w:pStyle w:val="Index1"/>
        <w:tabs>
          <w:tab w:val="right" w:leader="dot" w:pos="9350"/>
        </w:tabs>
        <w:rPr>
          <w:ins w:id="6819" w:author="Sammartano, Marc (BIC USA)" w:date="2014-10-10T17:47:00Z"/>
          <w:noProof/>
        </w:rPr>
      </w:pPr>
      <w:ins w:id="6820" w:author="Sammartano, Marc (BIC USA)" w:date="2014-10-10T17:47:00Z">
        <w:r>
          <w:rPr>
            <w:noProof/>
          </w:rPr>
          <w:t>BIN(&lt;sexp&gt;), 52</w:t>
        </w:r>
      </w:ins>
    </w:p>
    <w:p w:rsidR="00592A71" w:rsidRDefault="00592A71">
      <w:pPr>
        <w:pStyle w:val="Index1"/>
        <w:tabs>
          <w:tab w:val="right" w:leader="dot" w:pos="9350"/>
        </w:tabs>
        <w:rPr>
          <w:ins w:id="6821" w:author="Sammartano, Marc (BIC USA)" w:date="2014-10-10T17:47:00Z"/>
          <w:noProof/>
        </w:rPr>
      </w:pPr>
      <w:ins w:id="6822" w:author="Sammartano, Marc (BIC USA)" w:date="2014-10-10T17:47:00Z">
        <w:r>
          <w:rPr>
            <w:noProof/>
          </w:rPr>
          <w:t>BOR(&lt;nexp1&gt;, &lt;nexp2&gt;), 48</w:t>
        </w:r>
      </w:ins>
    </w:p>
    <w:p w:rsidR="00592A71" w:rsidRDefault="00592A71">
      <w:pPr>
        <w:pStyle w:val="Index1"/>
        <w:tabs>
          <w:tab w:val="right" w:leader="dot" w:pos="9350"/>
        </w:tabs>
        <w:rPr>
          <w:ins w:id="6823" w:author="Sammartano, Marc (BIC USA)" w:date="2014-10-10T17:47:00Z"/>
          <w:noProof/>
        </w:rPr>
      </w:pPr>
      <w:ins w:id="6824" w:author="Sammartano, Marc (BIC USA)" w:date="2014-10-10T17:47:00Z">
        <w:r>
          <w:rPr>
            <w:noProof/>
          </w:rPr>
          <w:t>Browse &lt;url_sexp&gt;, 96</w:t>
        </w:r>
      </w:ins>
    </w:p>
    <w:p w:rsidR="00592A71" w:rsidRDefault="00592A71">
      <w:pPr>
        <w:pStyle w:val="Index1"/>
        <w:tabs>
          <w:tab w:val="right" w:leader="dot" w:pos="9350"/>
        </w:tabs>
        <w:rPr>
          <w:ins w:id="6825" w:author="Sammartano, Marc (BIC USA)" w:date="2014-10-10T17:47:00Z"/>
          <w:noProof/>
        </w:rPr>
      </w:pPr>
      <w:ins w:id="6826" w:author="Sammartano, Marc (BIC USA)" w:date="2014-10-10T17:47:00Z">
        <w:r>
          <w:rPr>
            <w:noProof/>
          </w:rPr>
          <w:t>Bt.close, 104</w:t>
        </w:r>
      </w:ins>
    </w:p>
    <w:p w:rsidR="00592A71" w:rsidRDefault="00592A71">
      <w:pPr>
        <w:pStyle w:val="Index1"/>
        <w:tabs>
          <w:tab w:val="right" w:leader="dot" w:pos="9350"/>
        </w:tabs>
        <w:rPr>
          <w:ins w:id="6827" w:author="Sammartano, Marc (BIC USA)" w:date="2014-10-10T17:47:00Z"/>
          <w:noProof/>
        </w:rPr>
      </w:pPr>
      <w:ins w:id="6828" w:author="Sammartano, Marc (BIC USA)" w:date="2014-10-10T17:47:00Z">
        <w:r>
          <w:rPr>
            <w:noProof/>
          </w:rPr>
          <w:t>Bt.connect {0|1}, 104</w:t>
        </w:r>
      </w:ins>
    </w:p>
    <w:p w:rsidR="00592A71" w:rsidRDefault="00592A71">
      <w:pPr>
        <w:pStyle w:val="Index1"/>
        <w:tabs>
          <w:tab w:val="right" w:leader="dot" w:pos="9350"/>
        </w:tabs>
        <w:rPr>
          <w:ins w:id="6829" w:author="Sammartano, Marc (BIC USA)" w:date="2014-10-10T17:47:00Z"/>
          <w:noProof/>
        </w:rPr>
      </w:pPr>
      <w:ins w:id="6830" w:author="Sammartano, Marc (BIC USA)" w:date="2014-10-10T17:47:00Z">
        <w:r>
          <w:rPr>
            <w:noProof/>
          </w:rPr>
          <w:t>Bt.device.name &lt;svar&gt;, 105</w:t>
        </w:r>
      </w:ins>
    </w:p>
    <w:p w:rsidR="00592A71" w:rsidRDefault="00592A71">
      <w:pPr>
        <w:pStyle w:val="Index1"/>
        <w:tabs>
          <w:tab w:val="right" w:leader="dot" w:pos="9350"/>
        </w:tabs>
        <w:rPr>
          <w:ins w:id="6831" w:author="Sammartano, Marc (BIC USA)" w:date="2014-10-10T17:47:00Z"/>
          <w:noProof/>
        </w:rPr>
      </w:pPr>
      <w:ins w:id="6832" w:author="Sammartano, Marc (BIC USA)" w:date="2014-10-10T17:47:00Z">
        <w:r>
          <w:rPr>
            <w:noProof/>
          </w:rPr>
          <w:t>Bt.disconnect, 104</w:t>
        </w:r>
      </w:ins>
    </w:p>
    <w:p w:rsidR="00592A71" w:rsidRDefault="00592A71">
      <w:pPr>
        <w:pStyle w:val="Index1"/>
        <w:tabs>
          <w:tab w:val="right" w:leader="dot" w:pos="9350"/>
        </w:tabs>
        <w:rPr>
          <w:ins w:id="6833" w:author="Sammartano, Marc (BIC USA)" w:date="2014-10-10T17:47:00Z"/>
          <w:noProof/>
        </w:rPr>
      </w:pPr>
      <w:ins w:id="6834" w:author="Sammartano, Marc (BIC USA)" w:date="2014-10-10T17:47:00Z">
        <w:r>
          <w:rPr>
            <w:noProof/>
          </w:rPr>
          <w:t>Bt.onReadReady.resume, 105</w:t>
        </w:r>
      </w:ins>
    </w:p>
    <w:p w:rsidR="00592A71" w:rsidRDefault="00592A71">
      <w:pPr>
        <w:pStyle w:val="Index1"/>
        <w:tabs>
          <w:tab w:val="right" w:leader="dot" w:pos="9350"/>
        </w:tabs>
        <w:rPr>
          <w:ins w:id="6835" w:author="Sammartano, Marc (BIC USA)" w:date="2014-10-10T17:47:00Z"/>
          <w:noProof/>
        </w:rPr>
      </w:pPr>
      <w:ins w:id="6836" w:author="Sammartano, Marc (BIC USA)" w:date="2014-10-10T17:47:00Z">
        <w:r>
          <w:rPr>
            <w:noProof/>
          </w:rPr>
          <w:t>Bt.open {0|1}, 103</w:t>
        </w:r>
      </w:ins>
    </w:p>
    <w:p w:rsidR="00592A71" w:rsidRDefault="00592A71">
      <w:pPr>
        <w:pStyle w:val="Index1"/>
        <w:tabs>
          <w:tab w:val="right" w:leader="dot" w:pos="9350"/>
        </w:tabs>
        <w:rPr>
          <w:ins w:id="6837" w:author="Sammartano, Marc (BIC USA)" w:date="2014-10-10T17:47:00Z"/>
          <w:noProof/>
        </w:rPr>
      </w:pPr>
      <w:ins w:id="6838" w:author="Sammartano, Marc (BIC USA)" w:date="2014-10-10T17:47:00Z">
        <w:r>
          <w:rPr>
            <w:noProof/>
          </w:rPr>
          <w:t>Bt.read.bytes &lt;svar&gt;, 105</w:t>
        </w:r>
      </w:ins>
    </w:p>
    <w:p w:rsidR="00592A71" w:rsidRDefault="00592A71">
      <w:pPr>
        <w:pStyle w:val="Index1"/>
        <w:tabs>
          <w:tab w:val="right" w:leader="dot" w:pos="9350"/>
        </w:tabs>
        <w:rPr>
          <w:ins w:id="6839" w:author="Sammartano, Marc (BIC USA)" w:date="2014-10-10T17:47:00Z"/>
          <w:noProof/>
        </w:rPr>
      </w:pPr>
      <w:ins w:id="6840" w:author="Sammartano, Marc (BIC USA)" w:date="2014-10-10T17:47:00Z">
        <w:r>
          <w:rPr>
            <w:noProof/>
          </w:rPr>
          <w:t>Bt.read.ready &lt;nvar&gt;, 105</w:t>
        </w:r>
      </w:ins>
    </w:p>
    <w:p w:rsidR="00592A71" w:rsidRDefault="00592A71">
      <w:pPr>
        <w:pStyle w:val="Index1"/>
        <w:tabs>
          <w:tab w:val="right" w:leader="dot" w:pos="9350"/>
        </w:tabs>
        <w:rPr>
          <w:ins w:id="6841" w:author="Sammartano, Marc (BIC USA)" w:date="2014-10-10T17:47:00Z"/>
          <w:noProof/>
        </w:rPr>
      </w:pPr>
      <w:ins w:id="6842" w:author="Sammartano, Marc (BIC USA)" w:date="2014-10-10T17:47:00Z">
        <w:r>
          <w:rPr>
            <w:noProof/>
          </w:rPr>
          <w:t>Bt.reconnect, 104</w:t>
        </w:r>
      </w:ins>
    </w:p>
    <w:p w:rsidR="00592A71" w:rsidRDefault="00592A71">
      <w:pPr>
        <w:pStyle w:val="Index1"/>
        <w:tabs>
          <w:tab w:val="right" w:leader="dot" w:pos="9350"/>
        </w:tabs>
        <w:rPr>
          <w:ins w:id="6843" w:author="Sammartano, Marc (BIC USA)" w:date="2014-10-10T17:47:00Z"/>
          <w:noProof/>
        </w:rPr>
      </w:pPr>
      <w:ins w:id="6844" w:author="Sammartano, Marc (BIC USA)" w:date="2014-10-10T17:47:00Z">
        <w:r>
          <w:rPr>
            <w:noProof/>
          </w:rPr>
          <w:t>Bt.set.UUID &lt;sexp&gt;, 105</w:t>
        </w:r>
      </w:ins>
    </w:p>
    <w:p w:rsidR="00592A71" w:rsidRDefault="00592A71">
      <w:pPr>
        <w:pStyle w:val="Index1"/>
        <w:tabs>
          <w:tab w:val="right" w:leader="dot" w:pos="9350"/>
        </w:tabs>
        <w:rPr>
          <w:ins w:id="6845" w:author="Sammartano, Marc (BIC USA)" w:date="2014-10-10T17:47:00Z"/>
          <w:noProof/>
        </w:rPr>
      </w:pPr>
      <w:ins w:id="6846" w:author="Sammartano, Marc (BIC USA)" w:date="2014-10-10T17:47:00Z">
        <w:r>
          <w:rPr>
            <w:noProof/>
          </w:rPr>
          <w:t>Bt.status &lt;nvar&gt;, 104</w:t>
        </w:r>
      </w:ins>
    </w:p>
    <w:p w:rsidR="00592A71" w:rsidRDefault="00592A71">
      <w:pPr>
        <w:pStyle w:val="Index1"/>
        <w:tabs>
          <w:tab w:val="right" w:leader="dot" w:pos="9350"/>
        </w:tabs>
        <w:rPr>
          <w:ins w:id="6847" w:author="Sammartano, Marc (BIC USA)" w:date="2014-10-10T17:47:00Z"/>
          <w:noProof/>
        </w:rPr>
      </w:pPr>
      <w:ins w:id="6848" w:author="Sammartano, Marc (BIC USA)" w:date="2014-10-10T17:47:00Z">
        <w:r>
          <w:rPr>
            <w:noProof/>
          </w:rPr>
          <w:t>Bt.write {&lt;exp&gt; {,|;}} ..., 104</w:t>
        </w:r>
      </w:ins>
    </w:p>
    <w:p w:rsidR="00592A71" w:rsidRDefault="00592A71">
      <w:pPr>
        <w:pStyle w:val="Index1"/>
        <w:tabs>
          <w:tab w:val="right" w:leader="dot" w:pos="9350"/>
        </w:tabs>
        <w:rPr>
          <w:ins w:id="6849" w:author="Sammartano, Marc (BIC USA)" w:date="2014-10-10T17:47:00Z"/>
          <w:noProof/>
        </w:rPr>
      </w:pPr>
      <w:ins w:id="6850" w:author="Sammartano, Marc (BIC USA)" w:date="2014-10-10T17:47:00Z">
        <w:r>
          <w:rPr>
            <w:noProof/>
          </w:rPr>
          <w:t>Bundle.clear &lt;pointer_nexp&gt;, 43</w:t>
        </w:r>
      </w:ins>
    </w:p>
    <w:p w:rsidR="00592A71" w:rsidRDefault="00592A71">
      <w:pPr>
        <w:pStyle w:val="Index1"/>
        <w:tabs>
          <w:tab w:val="right" w:leader="dot" w:pos="9350"/>
        </w:tabs>
        <w:rPr>
          <w:ins w:id="6851" w:author="Sammartano, Marc (BIC USA)" w:date="2014-10-10T17:47:00Z"/>
          <w:noProof/>
        </w:rPr>
      </w:pPr>
      <w:ins w:id="6852" w:author="Sammartano, Marc (BIC USA)" w:date="2014-10-10T17:47:00Z">
        <w:r>
          <w:rPr>
            <w:noProof/>
          </w:rPr>
          <w:t>Bundle.contain &lt;pointer_nexp&gt;, &lt;key_sexp&gt; , &lt;contains_nvar&gt;, 43</w:t>
        </w:r>
      </w:ins>
    </w:p>
    <w:p w:rsidR="00592A71" w:rsidRDefault="00592A71">
      <w:pPr>
        <w:pStyle w:val="Index1"/>
        <w:tabs>
          <w:tab w:val="right" w:leader="dot" w:pos="9350"/>
        </w:tabs>
        <w:rPr>
          <w:ins w:id="6853" w:author="Sammartano, Marc (BIC USA)" w:date="2014-10-10T17:47:00Z"/>
          <w:noProof/>
        </w:rPr>
      </w:pPr>
      <w:ins w:id="6854" w:author="Sammartano, Marc (BIC USA)" w:date="2014-10-10T17:47:00Z">
        <w:r>
          <w:rPr>
            <w:noProof/>
          </w:rPr>
          <w:t>Bundle.create &lt;pointer_nvar&gt;, 42</w:t>
        </w:r>
      </w:ins>
    </w:p>
    <w:p w:rsidR="00592A71" w:rsidRDefault="00592A71">
      <w:pPr>
        <w:pStyle w:val="Index1"/>
        <w:tabs>
          <w:tab w:val="right" w:leader="dot" w:pos="9350"/>
        </w:tabs>
        <w:rPr>
          <w:ins w:id="6855" w:author="Sammartano, Marc (BIC USA)" w:date="2014-10-10T17:47:00Z"/>
          <w:noProof/>
        </w:rPr>
      </w:pPr>
      <w:ins w:id="6856" w:author="Sammartano, Marc (BIC USA)" w:date="2014-10-10T17:47:00Z">
        <w:r>
          <w:rPr>
            <w:noProof/>
          </w:rPr>
          <w:t>Bundle.get &lt;pointer_nexp&gt;, &lt;key_sexp&gt;, &lt;nvar&gt;|&lt;svar&gt;, 42</w:t>
        </w:r>
      </w:ins>
    </w:p>
    <w:p w:rsidR="00592A71" w:rsidRDefault="00592A71">
      <w:pPr>
        <w:pStyle w:val="Index1"/>
        <w:tabs>
          <w:tab w:val="right" w:leader="dot" w:pos="9350"/>
        </w:tabs>
        <w:rPr>
          <w:ins w:id="6857" w:author="Sammartano, Marc (BIC USA)" w:date="2014-10-10T17:47:00Z"/>
          <w:noProof/>
        </w:rPr>
      </w:pPr>
      <w:ins w:id="6858" w:author="Sammartano, Marc (BIC USA)" w:date="2014-10-10T17:47:00Z">
        <w:r>
          <w:rPr>
            <w:noProof/>
          </w:rPr>
          <w:t>Bundle.keys &lt;pointer_nexp&gt;, &lt;list_nvar&gt;, 42</w:t>
        </w:r>
      </w:ins>
    </w:p>
    <w:p w:rsidR="00592A71" w:rsidRDefault="00592A71">
      <w:pPr>
        <w:pStyle w:val="Index1"/>
        <w:tabs>
          <w:tab w:val="right" w:leader="dot" w:pos="9350"/>
        </w:tabs>
        <w:rPr>
          <w:ins w:id="6859" w:author="Sammartano, Marc (BIC USA)" w:date="2014-10-10T17:47:00Z"/>
          <w:noProof/>
        </w:rPr>
      </w:pPr>
      <w:ins w:id="6860" w:author="Sammartano, Marc (BIC USA)" w:date="2014-10-10T17:47:00Z">
        <w:r>
          <w:rPr>
            <w:noProof/>
          </w:rPr>
          <w:t>Bundle.put &lt;pointer_nexp&gt;, &lt;key_sexp&gt;, &lt;value_nexp&gt;|&lt;value_sexp&gt;, 42</w:t>
        </w:r>
      </w:ins>
    </w:p>
    <w:p w:rsidR="00592A71" w:rsidRDefault="00592A71">
      <w:pPr>
        <w:pStyle w:val="Index1"/>
        <w:tabs>
          <w:tab w:val="right" w:leader="dot" w:pos="9350"/>
        </w:tabs>
        <w:rPr>
          <w:ins w:id="6861" w:author="Sammartano, Marc (BIC USA)" w:date="2014-10-10T17:47:00Z"/>
          <w:noProof/>
        </w:rPr>
      </w:pPr>
      <w:ins w:id="6862" w:author="Sammartano, Marc (BIC USA)" w:date="2014-10-10T17:47:00Z">
        <w:r>
          <w:rPr>
            <w:noProof/>
          </w:rPr>
          <w:t>Bundle.type &lt;pointer_nexp&gt;, &lt;key_sexp&gt;, &lt;type_svar&gt;, 43</w:t>
        </w:r>
      </w:ins>
    </w:p>
    <w:p w:rsidR="00592A71" w:rsidRDefault="00592A71">
      <w:pPr>
        <w:pStyle w:val="Index1"/>
        <w:tabs>
          <w:tab w:val="right" w:leader="dot" w:pos="9350"/>
        </w:tabs>
        <w:rPr>
          <w:ins w:id="6863" w:author="Sammartano, Marc (BIC USA)" w:date="2014-10-10T17:47:00Z"/>
          <w:noProof/>
        </w:rPr>
      </w:pPr>
      <w:ins w:id="6864" w:author="Sammartano, Marc (BIC USA)" w:date="2014-10-10T17:47:00Z">
        <w:r>
          <w:rPr>
            <w:noProof/>
          </w:rPr>
          <w:t>BXOR(&lt;nexp1&gt;, &lt;nexp2&gt;), 48</w:t>
        </w:r>
      </w:ins>
    </w:p>
    <w:p w:rsidR="00592A71" w:rsidRDefault="00592A71">
      <w:pPr>
        <w:pStyle w:val="Index1"/>
        <w:tabs>
          <w:tab w:val="right" w:leader="dot" w:pos="9350"/>
        </w:tabs>
        <w:rPr>
          <w:ins w:id="6865" w:author="Sammartano, Marc (BIC USA)" w:date="2014-10-10T17:47:00Z"/>
          <w:noProof/>
        </w:rPr>
      </w:pPr>
      <w:ins w:id="6866" w:author="Sammartano, Marc (BIC USA)" w:date="2014-10-10T17:47:00Z">
        <w:r>
          <w:rPr>
            <w:noProof/>
          </w:rPr>
          <w:t>Byte.close &lt;file_table_nvar&gt;, 91</w:t>
        </w:r>
      </w:ins>
    </w:p>
    <w:p w:rsidR="00592A71" w:rsidRDefault="00592A71">
      <w:pPr>
        <w:pStyle w:val="Index1"/>
        <w:tabs>
          <w:tab w:val="right" w:leader="dot" w:pos="9350"/>
        </w:tabs>
        <w:rPr>
          <w:ins w:id="6867" w:author="Sammartano, Marc (BIC USA)" w:date="2014-10-10T17:47:00Z"/>
          <w:noProof/>
        </w:rPr>
      </w:pPr>
      <w:ins w:id="6868" w:author="Sammartano, Marc (BIC USA)" w:date="2014-10-10T17:47:00Z">
        <w:r>
          <w:rPr>
            <w:noProof/>
          </w:rPr>
          <w:t>Byte.copy &lt;file_table_nvar&gt;,&lt;output_file_svar&gt;, 93</w:t>
        </w:r>
      </w:ins>
    </w:p>
    <w:p w:rsidR="00592A71" w:rsidRDefault="00592A71">
      <w:pPr>
        <w:pStyle w:val="Index1"/>
        <w:tabs>
          <w:tab w:val="right" w:leader="dot" w:pos="9350"/>
        </w:tabs>
        <w:rPr>
          <w:ins w:id="6869" w:author="Sammartano, Marc (BIC USA)" w:date="2014-10-10T17:47:00Z"/>
          <w:noProof/>
        </w:rPr>
      </w:pPr>
      <w:ins w:id="6870" w:author="Sammartano, Marc (BIC USA)" w:date="2014-10-10T17:47:00Z">
        <w:r>
          <w:rPr>
            <w:noProof/>
          </w:rPr>
          <w:t>Byte.open {r|w|a}, &lt;file_table_nvar&gt;, &lt;path_sexp&gt;, 91</w:t>
        </w:r>
      </w:ins>
    </w:p>
    <w:p w:rsidR="00592A71" w:rsidRDefault="00592A71">
      <w:pPr>
        <w:pStyle w:val="Index1"/>
        <w:tabs>
          <w:tab w:val="right" w:leader="dot" w:pos="9350"/>
        </w:tabs>
        <w:rPr>
          <w:ins w:id="6871" w:author="Sammartano, Marc (BIC USA)" w:date="2014-10-10T17:47:00Z"/>
          <w:noProof/>
        </w:rPr>
      </w:pPr>
      <w:ins w:id="6872" w:author="Sammartano, Marc (BIC USA)" w:date="2014-10-10T17:47:00Z">
        <w:r>
          <w:rPr>
            <w:noProof/>
          </w:rPr>
          <w:t>Byte.position.get &lt;file_table_nvar&gt;, &lt;position_nexp&gt;, 92</w:t>
        </w:r>
      </w:ins>
    </w:p>
    <w:p w:rsidR="00592A71" w:rsidRDefault="00592A71">
      <w:pPr>
        <w:pStyle w:val="Index1"/>
        <w:tabs>
          <w:tab w:val="right" w:leader="dot" w:pos="9350"/>
        </w:tabs>
        <w:rPr>
          <w:ins w:id="6873" w:author="Sammartano, Marc (BIC USA)" w:date="2014-10-10T17:47:00Z"/>
          <w:noProof/>
        </w:rPr>
      </w:pPr>
      <w:ins w:id="6874" w:author="Sammartano, Marc (BIC USA)" w:date="2014-10-10T17:47:00Z">
        <w:r>
          <w:rPr>
            <w:noProof/>
          </w:rPr>
          <w:t>Byte.position.set &lt;file_table_nvar&gt;, &lt;position_nexp&gt;, 93</w:t>
        </w:r>
      </w:ins>
    </w:p>
    <w:p w:rsidR="00592A71" w:rsidRDefault="00592A71">
      <w:pPr>
        <w:pStyle w:val="Index1"/>
        <w:tabs>
          <w:tab w:val="right" w:leader="dot" w:pos="9350"/>
        </w:tabs>
        <w:rPr>
          <w:ins w:id="6875" w:author="Sammartano, Marc (BIC USA)" w:date="2014-10-10T17:47:00Z"/>
          <w:noProof/>
        </w:rPr>
      </w:pPr>
      <w:ins w:id="6876" w:author="Sammartano, Marc (BIC USA)" w:date="2014-10-10T17:47:00Z">
        <w:r>
          <w:rPr>
            <w:noProof/>
          </w:rPr>
          <w:t>Byte.read.buffer &lt;file_table_nvar&gt;, &lt;count_nexp&gt;, &lt;buffer_svar&gt;, 92</w:t>
        </w:r>
      </w:ins>
    </w:p>
    <w:p w:rsidR="00592A71" w:rsidRDefault="00592A71">
      <w:pPr>
        <w:pStyle w:val="Index1"/>
        <w:tabs>
          <w:tab w:val="right" w:leader="dot" w:pos="9350"/>
        </w:tabs>
        <w:rPr>
          <w:ins w:id="6877" w:author="Sammartano, Marc (BIC USA)" w:date="2014-10-10T17:47:00Z"/>
          <w:noProof/>
        </w:rPr>
      </w:pPr>
      <w:ins w:id="6878" w:author="Sammartano, Marc (BIC USA)" w:date="2014-10-10T17:47:00Z">
        <w:r>
          <w:rPr>
            <w:noProof/>
          </w:rPr>
          <w:t>Byte.read.byte &lt;file_table_nvar&gt;, &lt;byte_nvar&gt;, 92</w:t>
        </w:r>
      </w:ins>
    </w:p>
    <w:p w:rsidR="00592A71" w:rsidRDefault="00592A71">
      <w:pPr>
        <w:pStyle w:val="Index1"/>
        <w:tabs>
          <w:tab w:val="right" w:leader="dot" w:pos="9350"/>
        </w:tabs>
        <w:rPr>
          <w:ins w:id="6879" w:author="Sammartano, Marc (BIC USA)" w:date="2014-10-10T17:47:00Z"/>
          <w:noProof/>
        </w:rPr>
      </w:pPr>
      <w:ins w:id="6880" w:author="Sammartano, Marc (BIC USA)" w:date="2014-10-10T17:47:00Z">
        <w:r>
          <w:rPr>
            <w:noProof/>
          </w:rPr>
          <w:t>Byte.write.buffer &lt;file_table_nvar&gt;, &lt;sexp&gt;, 92</w:t>
        </w:r>
      </w:ins>
    </w:p>
    <w:p w:rsidR="00592A71" w:rsidRDefault="00592A71">
      <w:pPr>
        <w:pStyle w:val="Index1"/>
        <w:tabs>
          <w:tab w:val="right" w:leader="dot" w:pos="9350"/>
        </w:tabs>
        <w:rPr>
          <w:ins w:id="6881" w:author="Sammartano, Marc (BIC USA)" w:date="2014-10-10T17:47:00Z"/>
          <w:noProof/>
        </w:rPr>
      </w:pPr>
      <w:ins w:id="6882" w:author="Sammartano, Marc (BIC USA)" w:date="2014-10-10T17:47:00Z">
        <w:r>
          <w:rPr>
            <w:noProof/>
          </w:rPr>
          <w:t>Byte.write.byte &lt;file_table_nvar&gt;, &lt;byte_nexp&gt;|&lt;sexp&gt;, 92</w:t>
        </w:r>
      </w:ins>
    </w:p>
    <w:p w:rsidR="00592A71" w:rsidRDefault="00592A71">
      <w:pPr>
        <w:pStyle w:val="Index1"/>
        <w:tabs>
          <w:tab w:val="right" w:leader="dot" w:pos="9350"/>
        </w:tabs>
        <w:rPr>
          <w:ins w:id="6883" w:author="Sammartano, Marc (BIC USA)" w:date="2014-10-10T17:47:00Z"/>
          <w:noProof/>
        </w:rPr>
      </w:pPr>
      <w:ins w:id="6884" w:author="Sammartano, Marc (BIC USA)" w:date="2014-10-10T17:47:00Z">
        <w:r>
          <w:rPr>
            <w:noProof/>
          </w:rPr>
          <w:t>Call &lt;user_defined_function&gt;, 65</w:t>
        </w:r>
      </w:ins>
    </w:p>
    <w:p w:rsidR="00592A71" w:rsidRDefault="00592A71">
      <w:pPr>
        <w:pStyle w:val="Index1"/>
        <w:tabs>
          <w:tab w:val="right" w:leader="dot" w:pos="9350"/>
        </w:tabs>
        <w:rPr>
          <w:ins w:id="6885" w:author="Sammartano, Marc (BIC USA)" w:date="2014-10-10T17:47:00Z"/>
          <w:noProof/>
        </w:rPr>
      </w:pPr>
      <w:ins w:id="6886" w:author="Sammartano, Marc (BIC USA)" w:date="2014-10-10T17:47:00Z">
        <w:r>
          <w:rPr>
            <w:noProof/>
          </w:rPr>
          <w:t>CBRT(&lt;nexp&gt;), 49</w:t>
        </w:r>
      </w:ins>
    </w:p>
    <w:p w:rsidR="00592A71" w:rsidRDefault="00592A71">
      <w:pPr>
        <w:pStyle w:val="Index1"/>
        <w:tabs>
          <w:tab w:val="right" w:leader="dot" w:pos="9350"/>
        </w:tabs>
        <w:rPr>
          <w:ins w:id="6887" w:author="Sammartano, Marc (BIC USA)" w:date="2014-10-10T17:47:00Z"/>
          <w:noProof/>
        </w:rPr>
      </w:pPr>
      <w:ins w:id="6888" w:author="Sammartano, Marc (BIC USA)" w:date="2014-10-10T17:47:00Z">
        <w:r>
          <w:rPr>
            <w:noProof/>
          </w:rPr>
          <w:t>CEIL(&lt;nexp&gt;), 49</w:t>
        </w:r>
      </w:ins>
    </w:p>
    <w:p w:rsidR="00592A71" w:rsidRDefault="00592A71">
      <w:pPr>
        <w:pStyle w:val="Index1"/>
        <w:tabs>
          <w:tab w:val="right" w:leader="dot" w:pos="9350"/>
        </w:tabs>
        <w:rPr>
          <w:ins w:id="6889" w:author="Sammartano, Marc (BIC USA)" w:date="2014-10-10T17:47:00Z"/>
          <w:noProof/>
        </w:rPr>
      </w:pPr>
      <w:ins w:id="6890" w:author="Sammartano, Marc (BIC USA)" w:date="2014-10-10T17:47:00Z">
        <w:r>
          <w:rPr>
            <w:noProof/>
          </w:rPr>
          <w:t>CHR$ (&lt;nexp&gt;, ...), 55</w:t>
        </w:r>
      </w:ins>
    </w:p>
    <w:p w:rsidR="00592A71" w:rsidRDefault="00592A71">
      <w:pPr>
        <w:pStyle w:val="Index1"/>
        <w:tabs>
          <w:tab w:val="right" w:leader="dot" w:pos="9350"/>
        </w:tabs>
        <w:rPr>
          <w:ins w:id="6891" w:author="Sammartano, Marc (BIC USA)" w:date="2014-10-10T17:47:00Z"/>
          <w:noProof/>
        </w:rPr>
      </w:pPr>
      <w:ins w:id="6892" w:author="Sammartano, Marc (BIC USA)" w:date="2014-10-10T17:47:00Z">
        <w:r>
          <w:rPr>
            <w:noProof/>
          </w:rPr>
          <w:t>Clipboard.get &lt;svar&gt;, 106</w:t>
        </w:r>
      </w:ins>
    </w:p>
    <w:p w:rsidR="00592A71" w:rsidRDefault="00592A71">
      <w:pPr>
        <w:pStyle w:val="Index1"/>
        <w:tabs>
          <w:tab w:val="right" w:leader="dot" w:pos="9350"/>
        </w:tabs>
        <w:rPr>
          <w:ins w:id="6893" w:author="Sammartano, Marc (BIC USA)" w:date="2014-10-10T17:47:00Z"/>
          <w:noProof/>
        </w:rPr>
      </w:pPr>
      <w:ins w:id="6894" w:author="Sammartano, Marc (BIC USA)" w:date="2014-10-10T17:47:00Z">
        <w:r>
          <w:rPr>
            <w:noProof/>
          </w:rPr>
          <w:t>Clipboard.put &lt;sexp&gt;, 106</w:t>
        </w:r>
      </w:ins>
    </w:p>
    <w:p w:rsidR="00592A71" w:rsidRDefault="00592A71">
      <w:pPr>
        <w:pStyle w:val="Index1"/>
        <w:tabs>
          <w:tab w:val="right" w:leader="dot" w:pos="9350"/>
        </w:tabs>
        <w:rPr>
          <w:ins w:id="6895" w:author="Sammartano, Marc (BIC USA)" w:date="2014-10-10T17:47:00Z"/>
          <w:noProof/>
        </w:rPr>
      </w:pPr>
      <w:ins w:id="6896" w:author="Sammartano, Marc (BIC USA)" w:date="2014-10-10T17:47:00Z">
        <w:r>
          <w:rPr>
            <w:noProof/>
          </w:rPr>
          <w:t>CLOCK(), 54</w:t>
        </w:r>
      </w:ins>
    </w:p>
    <w:p w:rsidR="00592A71" w:rsidRDefault="00592A71">
      <w:pPr>
        <w:pStyle w:val="Index1"/>
        <w:tabs>
          <w:tab w:val="right" w:leader="dot" w:pos="9350"/>
        </w:tabs>
        <w:rPr>
          <w:ins w:id="6897" w:author="Sammartano, Marc (BIC USA)" w:date="2014-10-10T17:47:00Z"/>
          <w:noProof/>
        </w:rPr>
      </w:pPr>
      <w:ins w:id="6898" w:author="Sammartano, Marc (BIC USA)" w:date="2014-10-10T17:47:00Z">
        <w:r>
          <w:rPr>
            <w:noProof/>
          </w:rPr>
          <w:t>Cls, 79</w:t>
        </w:r>
      </w:ins>
    </w:p>
    <w:p w:rsidR="00592A71" w:rsidRDefault="00592A71">
      <w:pPr>
        <w:pStyle w:val="Index1"/>
        <w:tabs>
          <w:tab w:val="right" w:leader="dot" w:pos="9350"/>
        </w:tabs>
        <w:rPr>
          <w:ins w:id="6899" w:author="Sammartano, Marc (BIC USA)" w:date="2014-10-10T17:47:00Z"/>
          <w:noProof/>
        </w:rPr>
      </w:pPr>
      <w:ins w:id="6900" w:author="Sammartano, Marc (BIC USA)" w:date="2014-10-10T17:47:00Z">
        <w:r>
          <w:rPr>
            <w:noProof/>
          </w:rPr>
          <w:t>Console.line. count &lt;count_nvar &gt;, 80</w:t>
        </w:r>
      </w:ins>
    </w:p>
    <w:p w:rsidR="00592A71" w:rsidRDefault="00592A71">
      <w:pPr>
        <w:pStyle w:val="Index1"/>
        <w:tabs>
          <w:tab w:val="right" w:leader="dot" w:pos="9350"/>
        </w:tabs>
        <w:rPr>
          <w:ins w:id="6901" w:author="Sammartano, Marc (BIC USA)" w:date="2014-10-10T17:47:00Z"/>
          <w:noProof/>
        </w:rPr>
      </w:pPr>
      <w:ins w:id="6902" w:author="Sammartano, Marc (BIC USA)" w:date="2014-10-10T17:47:00Z">
        <w:r>
          <w:rPr>
            <w:noProof/>
          </w:rPr>
          <w:t>Console.line.text &lt;line_nexp&gt;, &lt;text_svar&gt;, 80</w:t>
        </w:r>
      </w:ins>
    </w:p>
    <w:p w:rsidR="00592A71" w:rsidRDefault="00592A71">
      <w:pPr>
        <w:pStyle w:val="Index1"/>
        <w:tabs>
          <w:tab w:val="right" w:leader="dot" w:pos="9350"/>
        </w:tabs>
        <w:rPr>
          <w:ins w:id="6903" w:author="Sammartano, Marc (BIC USA)" w:date="2014-10-10T17:47:00Z"/>
          <w:noProof/>
        </w:rPr>
      </w:pPr>
      <w:ins w:id="6904" w:author="Sammartano, Marc (BIC USA)" w:date="2014-10-10T17:47:00Z">
        <w:r>
          <w:rPr>
            <w:noProof/>
          </w:rPr>
          <w:t>Console.line.touched &lt;line_nvar&gt; {, &lt;press_lvar&gt;}, 80</w:t>
        </w:r>
      </w:ins>
    </w:p>
    <w:p w:rsidR="00592A71" w:rsidRDefault="00592A71">
      <w:pPr>
        <w:pStyle w:val="Index1"/>
        <w:tabs>
          <w:tab w:val="right" w:leader="dot" w:pos="9350"/>
        </w:tabs>
        <w:rPr>
          <w:ins w:id="6905" w:author="Sammartano, Marc (BIC USA)" w:date="2014-10-10T17:47:00Z"/>
          <w:noProof/>
        </w:rPr>
      </w:pPr>
      <w:ins w:id="6906" w:author="Sammartano, Marc (BIC USA)" w:date="2014-10-10T17:47:00Z">
        <w:r>
          <w:rPr>
            <w:noProof/>
          </w:rPr>
          <w:t>Console.save &lt;filename_sexp&gt;, 80</w:t>
        </w:r>
      </w:ins>
    </w:p>
    <w:p w:rsidR="00592A71" w:rsidRDefault="00592A71">
      <w:pPr>
        <w:pStyle w:val="Index1"/>
        <w:tabs>
          <w:tab w:val="right" w:leader="dot" w:pos="9350"/>
        </w:tabs>
        <w:rPr>
          <w:ins w:id="6907" w:author="Sammartano, Marc (BIC USA)" w:date="2014-10-10T17:47:00Z"/>
          <w:noProof/>
        </w:rPr>
      </w:pPr>
      <w:ins w:id="6908" w:author="Sammartano, Marc (BIC USA)" w:date="2014-10-10T17:47:00Z">
        <w:r>
          <w:rPr>
            <w:noProof/>
          </w:rPr>
          <w:t>Console.title { &lt;title_sexp&gt;}, 78</w:t>
        </w:r>
      </w:ins>
    </w:p>
    <w:p w:rsidR="00592A71" w:rsidRDefault="00592A71">
      <w:pPr>
        <w:pStyle w:val="Index1"/>
        <w:tabs>
          <w:tab w:val="right" w:leader="dot" w:pos="9350"/>
        </w:tabs>
        <w:rPr>
          <w:ins w:id="6909" w:author="Sammartano, Marc (BIC USA)" w:date="2014-10-10T17:47:00Z"/>
          <w:noProof/>
        </w:rPr>
      </w:pPr>
      <w:ins w:id="6910" w:author="Sammartano, Marc (BIC USA)" w:date="2014-10-10T17:47:00Z">
        <w:r>
          <w:rPr>
            <w:noProof/>
          </w:rPr>
          <w:t>ConsoleTouch.resume, 72</w:t>
        </w:r>
      </w:ins>
    </w:p>
    <w:p w:rsidR="00592A71" w:rsidRDefault="00592A71">
      <w:pPr>
        <w:pStyle w:val="Index1"/>
        <w:tabs>
          <w:tab w:val="right" w:leader="dot" w:pos="9350"/>
        </w:tabs>
        <w:rPr>
          <w:ins w:id="6911" w:author="Sammartano, Marc (BIC USA)" w:date="2014-10-10T17:47:00Z"/>
          <w:noProof/>
        </w:rPr>
      </w:pPr>
      <w:ins w:id="6912" w:author="Sammartano, Marc (BIC USA)" w:date="2014-10-10T17:47:00Z">
        <w:r>
          <w:rPr>
            <w:noProof/>
          </w:rPr>
          <w:t>COS(&lt;nexp&gt;), 51</w:t>
        </w:r>
      </w:ins>
    </w:p>
    <w:p w:rsidR="00592A71" w:rsidRDefault="00592A71">
      <w:pPr>
        <w:pStyle w:val="Index1"/>
        <w:tabs>
          <w:tab w:val="right" w:leader="dot" w:pos="9350"/>
        </w:tabs>
        <w:rPr>
          <w:ins w:id="6913" w:author="Sammartano, Marc (BIC USA)" w:date="2014-10-10T17:47:00Z"/>
          <w:noProof/>
        </w:rPr>
      </w:pPr>
      <w:ins w:id="6914" w:author="Sammartano, Marc (BIC USA)" w:date="2014-10-10T17:47:00Z">
        <w:r>
          <w:rPr>
            <w:noProof/>
          </w:rPr>
          <w:lastRenderedPageBreak/>
          <w:t>COSH(&lt;nexp&gt;), 51</w:t>
        </w:r>
      </w:ins>
    </w:p>
    <w:p w:rsidR="00592A71" w:rsidRDefault="00592A71">
      <w:pPr>
        <w:pStyle w:val="Index1"/>
        <w:tabs>
          <w:tab w:val="right" w:leader="dot" w:pos="9350"/>
        </w:tabs>
        <w:rPr>
          <w:ins w:id="6915" w:author="Sammartano, Marc (BIC USA)" w:date="2014-10-10T17:47:00Z"/>
          <w:noProof/>
        </w:rPr>
      </w:pPr>
      <w:ins w:id="6916" w:author="Sammartano, Marc (BIC USA)" w:date="2014-10-10T17:47:00Z">
        <w:r>
          <w:rPr>
            <w:noProof/>
          </w:rPr>
          <w:t>D_U.break, 68</w:t>
        </w:r>
      </w:ins>
    </w:p>
    <w:p w:rsidR="00592A71" w:rsidRDefault="00592A71">
      <w:pPr>
        <w:pStyle w:val="Index1"/>
        <w:tabs>
          <w:tab w:val="right" w:leader="dot" w:pos="9350"/>
        </w:tabs>
        <w:rPr>
          <w:ins w:id="6917" w:author="Sammartano, Marc (BIC USA)" w:date="2014-10-10T17:47:00Z"/>
          <w:noProof/>
        </w:rPr>
      </w:pPr>
      <w:ins w:id="6918" w:author="Sammartano, Marc (BIC USA)" w:date="2014-10-10T17:47:00Z">
        <w:r>
          <w:rPr>
            <w:noProof/>
          </w:rPr>
          <w:t>D_U.continue, 68</w:t>
        </w:r>
      </w:ins>
    </w:p>
    <w:p w:rsidR="00592A71" w:rsidRDefault="00592A71">
      <w:pPr>
        <w:pStyle w:val="Index1"/>
        <w:tabs>
          <w:tab w:val="right" w:leader="dot" w:pos="9350"/>
        </w:tabs>
        <w:rPr>
          <w:ins w:id="6919" w:author="Sammartano, Marc (BIC USA)" w:date="2014-10-10T17:47:00Z"/>
          <w:noProof/>
        </w:rPr>
      </w:pPr>
      <w:ins w:id="6920" w:author="Sammartano, Marc (BIC USA)" w:date="2014-10-10T17:47:00Z">
        <w:r>
          <w:rPr>
            <w:noProof/>
          </w:rPr>
          <w:t>Debug.dump.array Array[], 75</w:t>
        </w:r>
      </w:ins>
    </w:p>
    <w:p w:rsidR="00592A71" w:rsidRDefault="00592A71">
      <w:pPr>
        <w:pStyle w:val="Index1"/>
        <w:tabs>
          <w:tab w:val="right" w:leader="dot" w:pos="9350"/>
        </w:tabs>
        <w:rPr>
          <w:ins w:id="6921" w:author="Sammartano, Marc (BIC USA)" w:date="2014-10-10T17:47:00Z"/>
          <w:noProof/>
        </w:rPr>
      </w:pPr>
      <w:ins w:id="6922" w:author="Sammartano, Marc (BIC USA)" w:date="2014-10-10T17:47:00Z">
        <w:r>
          <w:rPr>
            <w:noProof/>
          </w:rPr>
          <w:t>Debug.dump.bundle &lt;bundlePtr_nexp&gt;, 75</w:t>
        </w:r>
      </w:ins>
    </w:p>
    <w:p w:rsidR="00592A71" w:rsidRDefault="00592A71">
      <w:pPr>
        <w:pStyle w:val="Index1"/>
        <w:tabs>
          <w:tab w:val="right" w:leader="dot" w:pos="9350"/>
        </w:tabs>
        <w:rPr>
          <w:ins w:id="6923" w:author="Sammartano, Marc (BIC USA)" w:date="2014-10-10T17:47:00Z"/>
          <w:noProof/>
        </w:rPr>
      </w:pPr>
      <w:ins w:id="6924" w:author="Sammartano, Marc (BIC USA)" w:date="2014-10-10T17:47:00Z">
        <w:r>
          <w:rPr>
            <w:noProof/>
          </w:rPr>
          <w:t>Debug.dump.list &lt;listPtr_nexp&gt;, 75</w:t>
        </w:r>
      </w:ins>
    </w:p>
    <w:p w:rsidR="00592A71" w:rsidRDefault="00592A71">
      <w:pPr>
        <w:pStyle w:val="Index1"/>
        <w:tabs>
          <w:tab w:val="right" w:leader="dot" w:pos="9350"/>
        </w:tabs>
        <w:rPr>
          <w:ins w:id="6925" w:author="Sammartano, Marc (BIC USA)" w:date="2014-10-10T17:47:00Z"/>
          <w:noProof/>
        </w:rPr>
      </w:pPr>
      <w:ins w:id="6926" w:author="Sammartano, Marc (BIC USA)" w:date="2014-10-10T17:47:00Z">
        <w:r>
          <w:rPr>
            <w:noProof/>
          </w:rPr>
          <w:t>Debug.dump.scalars, 75</w:t>
        </w:r>
      </w:ins>
    </w:p>
    <w:p w:rsidR="00592A71" w:rsidRDefault="00592A71">
      <w:pPr>
        <w:pStyle w:val="Index1"/>
        <w:tabs>
          <w:tab w:val="right" w:leader="dot" w:pos="9350"/>
        </w:tabs>
        <w:rPr>
          <w:ins w:id="6927" w:author="Sammartano, Marc (BIC USA)" w:date="2014-10-10T17:47:00Z"/>
          <w:noProof/>
        </w:rPr>
      </w:pPr>
      <w:ins w:id="6928" w:author="Sammartano, Marc (BIC USA)" w:date="2014-10-10T17:47:00Z">
        <w:r>
          <w:rPr>
            <w:noProof/>
          </w:rPr>
          <w:t>Debug.dump.stack &lt;stackPtr_nexp&gt;, 75</w:t>
        </w:r>
      </w:ins>
    </w:p>
    <w:p w:rsidR="00592A71" w:rsidRDefault="00592A71">
      <w:pPr>
        <w:pStyle w:val="Index1"/>
        <w:tabs>
          <w:tab w:val="right" w:leader="dot" w:pos="9350"/>
        </w:tabs>
        <w:rPr>
          <w:ins w:id="6929" w:author="Sammartano, Marc (BIC USA)" w:date="2014-10-10T17:47:00Z"/>
          <w:noProof/>
        </w:rPr>
      </w:pPr>
      <w:ins w:id="6930" w:author="Sammartano, Marc (BIC USA)" w:date="2014-10-10T17:47:00Z">
        <w:r>
          <w:rPr>
            <w:noProof/>
          </w:rPr>
          <w:t>Debug.echo.off, 75</w:t>
        </w:r>
      </w:ins>
    </w:p>
    <w:p w:rsidR="00592A71" w:rsidRDefault="00592A71">
      <w:pPr>
        <w:pStyle w:val="Index1"/>
        <w:tabs>
          <w:tab w:val="right" w:leader="dot" w:pos="9350"/>
        </w:tabs>
        <w:rPr>
          <w:ins w:id="6931" w:author="Sammartano, Marc (BIC USA)" w:date="2014-10-10T17:47:00Z"/>
          <w:noProof/>
        </w:rPr>
      </w:pPr>
      <w:ins w:id="6932" w:author="Sammartano, Marc (BIC USA)" w:date="2014-10-10T17:47:00Z">
        <w:r>
          <w:rPr>
            <w:noProof/>
          </w:rPr>
          <w:t>Debug.echo.on, 75</w:t>
        </w:r>
      </w:ins>
    </w:p>
    <w:p w:rsidR="00592A71" w:rsidRDefault="00592A71">
      <w:pPr>
        <w:pStyle w:val="Index1"/>
        <w:tabs>
          <w:tab w:val="right" w:leader="dot" w:pos="9350"/>
        </w:tabs>
        <w:rPr>
          <w:ins w:id="6933" w:author="Sammartano, Marc (BIC USA)" w:date="2014-10-10T17:47:00Z"/>
          <w:noProof/>
        </w:rPr>
      </w:pPr>
      <w:ins w:id="6934" w:author="Sammartano, Marc (BIC USA)" w:date="2014-10-10T17:47:00Z">
        <w:r>
          <w:rPr>
            <w:noProof/>
          </w:rPr>
          <w:t>Debug.off, 74</w:t>
        </w:r>
      </w:ins>
    </w:p>
    <w:p w:rsidR="00592A71" w:rsidRDefault="00592A71">
      <w:pPr>
        <w:pStyle w:val="Index1"/>
        <w:tabs>
          <w:tab w:val="right" w:leader="dot" w:pos="9350"/>
        </w:tabs>
        <w:rPr>
          <w:ins w:id="6935" w:author="Sammartano, Marc (BIC USA)" w:date="2014-10-10T17:47:00Z"/>
          <w:noProof/>
        </w:rPr>
      </w:pPr>
      <w:ins w:id="6936" w:author="Sammartano, Marc (BIC USA)" w:date="2014-10-10T17:47:00Z">
        <w:r>
          <w:rPr>
            <w:noProof/>
          </w:rPr>
          <w:t>Debug.on, 74</w:t>
        </w:r>
      </w:ins>
    </w:p>
    <w:p w:rsidR="00592A71" w:rsidRDefault="00592A71">
      <w:pPr>
        <w:pStyle w:val="Index1"/>
        <w:tabs>
          <w:tab w:val="right" w:leader="dot" w:pos="9350"/>
        </w:tabs>
        <w:rPr>
          <w:ins w:id="6937" w:author="Sammartano, Marc (BIC USA)" w:date="2014-10-10T17:47:00Z"/>
          <w:noProof/>
        </w:rPr>
      </w:pPr>
      <w:ins w:id="6938" w:author="Sammartano, Marc (BIC USA)" w:date="2014-10-10T17:47:00Z">
        <w:r>
          <w:rPr>
            <w:noProof/>
          </w:rPr>
          <w:t>Debug.print, 75</w:t>
        </w:r>
      </w:ins>
    </w:p>
    <w:p w:rsidR="00592A71" w:rsidRDefault="00592A71">
      <w:pPr>
        <w:pStyle w:val="Index1"/>
        <w:tabs>
          <w:tab w:val="right" w:leader="dot" w:pos="9350"/>
        </w:tabs>
        <w:rPr>
          <w:ins w:id="6939" w:author="Sammartano, Marc (BIC USA)" w:date="2014-10-10T17:47:00Z"/>
          <w:noProof/>
        </w:rPr>
      </w:pPr>
      <w:ins w:id="6940" w:author="Sammartano, Marc (BIC USA)" w:date="2014-10-10T17:47:00Z">
        <w:r>
          <w:rPr>
            <w:noProof/>
          </w:rPr>
          <w:t>Debug.show, 77</w:t>
        </w:r>
      </w:ins>
    </w:p>
    <w:p w:rsidR="00592A71" w:rsidRDefault="00592A71">
      <w:pPr>
        <w:pStyle w:val="Index1"/>
        <w:tabs>
          <w:tab w:val="right" w:leader="dot" w:pos="9350"/>
        </w:tabs>
        <w:rPr>
          <w:ins w:id="6941" w:author="Sammartano, Marc (BIC USA)" w:date="2014-10-10T17:47:00Z"/>
          <w:noProof/>
        </w:rPr>
      </w:pPr>
      <w:ins w:id="6942" w:author="Sammartano, Marc (BIC USA)" w:date="2014-10-10T17:47:00Z">
        <w:r>
          <w:rPr>
            <w:noProof/>
          </w:rPr>
          <w:t>Debug.show.array Array[], 76</w:t>
        </w:r>
      </w:ins>
    </w:p>
    <w:p w:rsidR="00592A71" w:rsidRDefault="00592A71">
      <w:pPr>
        <w:pStyle w:val="Index1"/>
        <w:tabs>
          <w:tab w:val="right" w:leader="dot" w:pos="9350"/>
        </w:tabs>
        <w:rPr>
          <w:ins w:id="6943" w:author="Sammartano, Marc (BIC USA)" w:date="2014-10-10T17:47:00Z"/>
          <w:noProof/>
        </w:rPr>
      </w:pPr>
      <w:ins w:id="6944" w:author="Sammartano, Marc (BIC USA)" w:date="2014-10-10T17:47:00Z">
        <w:r>
          <w:rPr>
            <w:noProof/>
          </w:rPr>
          <w:t>Debug.show.bundle &lt;bundlePtr_nexp&gt;, 76</w:t>
        </w:r>
      </w:ins>
    </w:p>
    <w:p w:rsidR="00592A71" w:rsidRDefault="00592A71">
      <w:pPr>
        <w:pStyle w:val="Index1"/>
        <w:tabs>
          <w:tab w:val="right" w:leader="dot" w:pos="9350"/>
        </w:tabs>
        <w:rPr>
          <w:ins w:id="6945" w:author="Sammartano, Marc (BIC USA)" w:date="2014-10-10T17:47:00Z"/>
          <w:noProof/>
        </w:rPr>
      </w:pPr>
      <w:ins w:id="6946" w:author="Sammartano, Marc (BIC USA)" w:date="2014-10-10T17:47:00Z">
        <w:r>
          <w:rPr>
            <w:noProof/>
          </w:rPr>
          <w:t>Debug.show.list &lt;listPtr_nexp&gt;, 76</w:t>
        </w:r>
      </w:ins>
    </w:p>
    <w:p w:rsidR="00592A71" w:rsidRDefault="00592A71">
      <w:pPr>
        <w:pStyle w:val="Index1"/>
        <w:tabs>
          <w:tab w:val="right" w:leader="dot" w:pos="9350"/>
        </w:tabs>
        <w:rPr>
          <w:ins w:id="6947" w:author="Sammartano, Marc (BIC USA)" w:date="2014-10-10T17:47:00Z"/>
          <w:noProof/>
        </w:rPr>
      </w:pPr>
      <w:ins w:id="6948" w:author="Sammartano, Marc (BIC USA)" w:date="2014-10-10T17:47:00Z">
        <w:r>
          <w:rPr>
            <w:noProof/>
          </w:rPr>
          <w:t>Debug.show.program, 77</w:t>
        </w:r>
      </w:ins>
    </w:p>
    <w:p w:rsidR="00592A71" w:rsidRDefault="00592A71">
      <w:pPr>
        <w:pStyle w:val="Index1"/>
        <w:tabs>
          <w:tab w:val="right" w:leader="dot" w:pos="9350"/>
        </w:tabs>
        <w:rPr>
          <w:ins w:id="6949" w:author="Sammartano, Marc (BIC USA)" w:date="2014-10-10T17:47:00Z"/>
          <w:noProof/>
        </w:rPr>
      </w:pPr>
      <w:ins w:id="6950" w:author="Sammartano, Marc (BIC USA)" w:date="2014-10-10T17:47:00Z">
        <w:r>
          <w:rPr>
            <w:noProof/>
          </w:rPr>
          <w:t>Debug.show.scalars, 75</w:t>
        </w:r>
      </w:ins>
    </w:p>
    <w:p w:rsidR="00592A71" w:rsidRDefault="00592A71">
      <w:pPr>
        <w:pStyle w:val="Index1"/>
        <w:tabs>
          <w:tab w:val="right" w:leader="dot" w:pos="9350"/>
        </w:tabs>
        <w:rPr>
          <w:ins w:id="6951" w:author="Sammartano, Marc (BIC USA)" w:date="2014-10-10T17:47:00Z"/>
          <w:noProof/>
        </w:rPr>
      </w:pPr>
      <w:ins w:id="6952" w:author="Sammartano, Marc (BIC USA)" w:date="2014-10-10T17:47:00Z">
        <w:r>
          <w:rPr>
            <w:noProof/>
          </w:rPr>
          <w:t>Debug.show.stack &lt;stackPtr_nexp&gt;, 76</w:t>
        </w:r>
      </w:ins>
    </w:p>
    <w:p w:rsidR="00592A71" w:rsidRDefault="00592A71">
      <w:pPr>
        <w:pStyle w:val="Index1"/>
        <w:tabs>
          <w:tab w:val="right" w:leader="dot" w:pos="9350"/>
        </w:tabs>
        <w:rPr>
          <w:ins w:id="6953" w:author="Sammartano, Marc (BIC USA)" w:date="2014-10-10T17:47:00Z"/>
          <w:noProof/>
        </w:rPr>
      </w:pPr>
      <w:ins w:id="6954" w:author="Sammartano, Marc (BIC USA)" w:date="2014-10-10T17:47:00Z">
        <w:r>
          <w:rPr>
            <w:noProof/>
          </w:rPr>
          <w:t>Debug.show.watch, 77</w:t>
        </w:r>
      </w:ins>
    </w:p>
    <w:p w:rsidR="00592A71" w:rsidRDefault="00592A71">
      <w:pPr>
        <w:pStyle w:val="Index1"/>
        <w:tabs>
          <w:tab w:val="right" w:leader="dot" w:pos="9350"/>
        </w:tabs>
        <w:rPr>
          <w:ins w:id="6955" w:author="Sammartano, Marc (BIC USA)" w:date="2014-10-10T17:47:00Z"/>
          <w:noProof/>
        </w:rPr>
      </w:pPr>
      <w:ins w:id="6956" w:author="Sammartano, Marc (BIC USA)" w:date="2014-10-10T17:47:00Z">
        <w:r>
          <w:rPr>
            <w:noProof/>
          </w:rPr>
          <w:t>Debug.watch var, ..., 77</w:t>
        </w:r>
      </w:ins>
    </w:p>
    <w:p w:rsidR="00592A71" w:rsidRDefault="00592A71">
      <w:pPr>
        <w:pStyle w:val="Index1"/>
        <w:tabs>
          <w:tab w:val="right" w:leader="dot" w:pos="9350"/>
        </w:tabs>
        <w:rPr>
          <w:ins w:id="6957" w:author="Sammartano, Marc (BIC USA)" w:date="2014-10-10T17:47:00Z"/>
          <w:noProof/>
        </w:rPr>
      </w:pPr>
      <w:ins w:id="6958" w:author="Sammartano, Marc (BIC USA)" w:date="2014-10-10T17:47:00Z">
        <w:r>
          <w:rPr>
            <w:noProof/>
          </w:rPr>
          <w:t>Decrypt &lt;pw_sexp&gt;, &lt;encrypted_svar&gt;, &lt;decrypted_svar&gt;, 106</w:t>
        </w:r>
      </w:ins>
    </w:p>
    <w:p w:rsidR="00592A71" w:rsidRDefault="00592A71">
      <w:pPr>
        <w:pStyle w:val="Index1"/>
        <w:tabs>
          <w:tab w:val="right" w:leader="dot" w:pos="9350"/>
        </w:tabs>
        <w:rPr>
          <w:ins w:id="6959" w:author="Sammartano, Marc (BIC USA)" w:date="2014-10-10T17:47:00Z"/>
          <w:noProof/>
        </w:rPr>
      </w:pPr>
      <w:ins w:id="6960" w:author="Sammartano, Marc (BIC USA)" w:date="2014-10-10T17:47:00Z">
        <w:r>
          <w:rPr>
            <w:noProof/>
          </w:rPr>
          <w:t>Device &lt;nvar&gt;|&lt;nexp&gt;, 111</w:t>
        </w:r>
      </w:ins>
    </w:p>
    <w:p w:rsidR="00592A71" w:rsidRDefault="00592A71">
      <w:pPr>
        <w:pStyle w:val="Index1"/>
        <w:tabs>
          <w:tab w:val="right" w:leader="dot" w:pos="9350"/>
        </w:tabs>
        <w:rPr>
          <w:ins w:id="6961" w:author="Sammartano, Marc (BIC USA)" w:date="2014-10-10T17:47:00Z"/>
          <w:noProof/>
        </w:rPr>
      </w:pPr>
      <w:ins w:id="6962" w:author="Sammartano, Marc (BIC USA)" w:date="2014-10-10T17:47:00Z">
        <w:r>
          <w:rPr>
            <w:noProof/>
          </w:rPr>
          <w:t>Device &lt;svar&gt;, 111</w:t>
        </w:r>
      </w:ins>
    </w:p>
    <w:p w:rsidR="00592A71" w:rsidRDefault="00592A71">
      <w:pPr>
        <w:pStyle w:val="Index1"/>
        <w:tabs>
          <w:tab w:val="right" w:leader="dot" w:pos="9350"/>
        </w:tabs>
        <w:rPr>
          <w:ins w:id="6963" w:author="Sammartano, Marc (BIC USA)" w:date="2014-10-10T17:47:00Z"/>
          <w:noProof/>
        </w:rPr>
      </w:pPr>
      <w:ins w:id="6964" w:author="Sammartano, Marc (BIC USA)" w:date="2014-10-10T17:47:00Z">
        <w:r>
          <w:rPr>
            <w:noProof/>
          </w:rPr>
          <w:t>Dialog.message {&lt;title_sexp&gt;}, {&lt;message_sexp&gt;}, &lt;selection_nvar&gt; {, &lt;button1_sexp&gt;{, &lt;button2_sexp&gt;{, &lt;button3_sexp&gt;}}}, 81</w:t>
        </w:r>
      </w:ins>
    </w:p>
    <w:p w:rsidR="00592A71" w:rsidRDefault="00592A71">
      <w:pPr>
        <w:pStyle w:val="Index1"/>
        <w:tabs>
          <w:tab w:val="right" w:leader="dot" w:pos="9350"/>
        </w:tabs>
        <w:rPr>
          <w:ins w:id="6965" w:author="Sammartano, Marc (BIC USA)" w:date="2014-10-10T17:47:00Z"/>
          <w:noProof/>
        </w:rPr>
      </w:pPr>
      <w:ins w:id="6966" w:author="Sammartano, Marc (BIC USA)" w:date="2014-10-10T17:47:00Z">
        <w:r>
          <w:rPr>
            <w:noProof/>
          </w:rPr>
          <w:t>Dialog.select &lt;selection_nvar&gt;, &lt; Array$[]&gt;|&lt;list_nexp&gt;, {,&lt;title_sexp&gt;}, 82</w:t>
        </w:r>
      </w:ins>
    </w:p>
    <w:p w:rsidR="00592A71" w:rsidRDefault="00592A71">
      <w:pPr>
        <w:pStyle w:val="Index1"/>
        <w:tabs>
          <w:tab w:val="right" w:leader="dot" w:pos="9350"/>
        </w:tabs>
        <w:rPr>
          <w:ins w:id="6967" w:author="Sammartano, Marc (BIC USA)" w:date="2014-10-10T17:47:00Z"/>
          <w:noProof/>
        </w:rPr>
      </w:pPr>
      <w:ins w:id="6968" w:author="Sammartano, Marc (BIC USA)" w:date="2014-10-10T17:47:00Z">
        <w:r>
          <w:rPr>
            <w:noProof/>
          </w:rPr>
          <w:t>Dim Array [n, n, ...], Array$[n, n, ...] ..., 34</w:t>
        </w:r>
      </w:ins>
    </w:p>
    <w:p w:rsidR="00592A71" w:rsidRDefault="00592A71">
      <w:pPr>
        <w:pStyle w:val="Index1"/>
        <w:tabs>
          <w:tab w:val="right" w:leader="dot" w:pos="9350"/>
        </w:tabs>
        <w:rPr>
          <w:ins w:id="6969" w:author="Sammartano, Marc (BIC USA)" w:date="2014-10-10T17:47:00Z"/>
          <w:noProof/>
        </w:rPr>
      </w:pPr>
      <w:ins w:id="6970" w:author="Sammartano, Marc (BIC USA)" w:date="2014-10-10T17:47:00Z">
        <w:r>
          <w:rPr>
            <w:noProof/>
          </w:rPr>
          <w:t>Do / Until &lt;lexp&gt;, 67</w:t>
        </w:r>
      </w:ins>
    </w:p>
    <w:p w:rsidR="00592A71" w:rsidRDefault="00592A71">
      <w:pPr>
        <w:pStyle w:val="Index1"/>
        <w:tabs>
          <w:tab w:val="right" w:leader="dot" w:pos="9350"/>
        </w:tabs>
        <w:rPr>
          <w:ins w:id="6971" w:author="Sammartano, Marc (BIC USA)" w:date="2014-10-10T17:47:00Z"/>
          <w:noProof/>
        </w:rPr>
      </w:pPr>
      <w:ins w:id="6972" w:author="Sammartano, Marc (BIC USA)" w:date="2014-10-10T17:47:00Z">
        <w:r>
          <w:rPr>
            <w:noProof/>
          </w:rPr>
          <w:t>Echo.off, 106</w:t>
        </w:r>
      </w:ins>
    </w:p>
    <w:p w:rsidR="00592A71" w:rsidRDefault="00592A71">
      <w:pPr>
        <w:pStyle w:val="Index1"/>
        <w:tabs>
          <w:tab w:val="right" w:leader="dot" w:pos="9350"/>
        </w:tabs>
        <w:rPr>
          <w:ins w:id="6973" w:author="Sammartano, Marc (BIC USA)" w:date="2014-10-10T17:47:00Z"/>
          <w:noProof/>
        </w:rPr>
      </w:pPr>
      <w:ins w:id="6974" w:author="Sammartano, Marc (BIC USA)" w:date="2014-10-10T17:47:00Z">
        <w:r>
          <w:rPr>
            <w:noProof/>
          </w:rPr>
          <w:t>Echo.on, 106</w:t>
        </w:r>
      </w:ins>
    </w:p>
    <w:p w:rsidR="00592A71" w:rsidRDefault="00592A71">
      <w:pPr>
        <w:pStyle w:val="Index1"/>
        <w:tabs>
          <w:tab w:val="right" w:leader="dot" w:pos="9350"/>
        </w:tabs>
        <w:rPr>
          <w:ins w:id="6975" w:author="Sammartano, Marc (BIC USA)" w:date="2014-10-10T17:47:00Z"/>
          <w:noProof/>
        </w:rPr>
      </w:pPr>
      <w:ins w:id="6976" w:author="Sammartano, Marc (BIC USA)" w:date="2014-10-10T17:47:00Z">
        <w:r>
          <w:rPr>
            <w:noProof/>
          </w:rPr>
          <w:t>Email.send &lt;recipient_sexp&gt;, &lt;subject_sexp&gt;, &lt;body_sexp&gt;, 119</w:t>
        </w:r>
      </w:ins>
    </w:p>
    <w:p w:rsidR="00592A71" w:rsidRDefault="00592A71">
      <w:pPr>
        <w:pStyle w:val="Index1"/>
        <w:tabs>
          <w:tab w:val="right" w:leader="dot" w:pos="9350"/>
        </w:tabs>
        <w:rPr>
          <w:ins w:id="6977" w:author="Sammartano, Marc (BIC USA)" w:date="2014-10-10T17:47:00Z"/>
          <w:noProof/>
        </w:rPr>
      </w:pPr>
      <w:ins w:id="6978" w:author="Sammartano, Marc (BIC USA)" w:date="2014-10-10T17:47:00Z">
        <w:r>
          <w:rPr>
            <w:noProof/>
          </w:rPr>
          <w:t>Encrypt &lt;pw_sexp&gt;, &lt;source_sexp&gt;, &lt;encrypted_svar&gt;, 106</w:t>
        </w:r>
      </w:ins>
    </w:p>
    <w:p w:rsidR="00592A71" w:rsidRDefault="00592A71">
      <w:pPr>
        <w:pStyle w:val="Index1"/>
        <w:tabs>
          <w:tab w:val="right" w:leader="dot" w:pos="9350"/>
        </w:tabs>
        <w:rPr>
          <w:ins w:id="6979" w:author="Sammartano, Marc (BIC USA)" w:date="2014-10-10T17:47:00Z"/>
          <w:noProof/>
        </w:rPr>
      </w:pPr>
      <w:ins w:id="6980" w:author="Sammartano, Marc (BIC USA)" w:date="2014-10-10T17:47:00Z">
        <w:r>
          <w:rPr>
            <w:noProof/>
          </w:rPr>
          <w:t>End{ &lt;msg_sexp&gt;}, 73</w:t>
        </w:r>
      </w:ins>
    </w:p>
    <w:p w:rsidR="00592A71" w:rsidRDefault="00592A71">
      <w:pPr>
        <w:pStyle w:val="Index1"/>
        <w:tabs>
          <w:tab w:val="right" w:leader="dot" w:pos="9350"/>
        </w:tabs>
        <w:rPr>
          <w:ins w:id="6981" w:author="Sammartano, Marc (BIC USA)" w:date="2014-10-10T17:47:00Z"/>
          <w:noProof/>
        </w:rPr>
      </w:pPr>
      <w:ins w:id="6982" w:author="Sammartano, Marc (BIC USA)" w:date="2014-10-10T17:47:00Z">
        <w:r>
          <w:rPr>
            <w:noProof/>
          </w:rPr>
          <w:t>ENDS_WITH(&lt;sub_sexp&gt;, &lt;base_sexp&gt;), 54</w:t>
        </w:r>
      </w:ins>
    </w:p>
    <w:p w:rsidR="00592A71" w:rsidRDefault="00592A71">
      <w:pPr>
        <w:pStyle w:val="Index1"/>
        <w:tabs>
          <w:tab w:val="right" w:leader="dot" w:pos="9350"/>
        </w:tabs>
        <w:rPr>
          <w:ins w:id="6983" w:author="Sammartano, Marc (BIC USA)" w:date="2014-10-10T17:47:00Z"/>
          <w:noProof/>
        </w:rPr>
      </w:pPr>
      <w:ins w:id="6984" w:author="Sammartano, Marc (BIC USA)" w:date="2014-10-10T17:47:00Z">
        <w:r>
          <w:rPr>
            <w:noProof/>
          </w:rPr>
          <w:t>Exit, 73</w:t>
        </w:r>
      </w:ins>
    </w:p>
    <w:p w:rsidR="00592A71" w:rsidRDefault="00592A71">
      <w:pPr>
        <w:pStyle w:val="Index1"/>
        <w:tabs>
          <w:tab w:val="right" w:leader="dot" w:pos="9350"/>
        </w:tabs>
        <w:rPr>
          <w:ins w:id="6985" w:author="Sammartano, Marc (BIC USA)" w:date="2014-10-10T17:47:00Z"/>
          <w:noProof/>
        </w:rPr>
      </w:pPr>
      <w:ins w:id="6986" w:author="Sammartano, Marc (BIC USA)" w:date="2014-10-10T17:47:00Z">
        <w:r>
          <w:rPr>
            <w:noProof/>
          </w:rPr>
          <w:t>EXP(&lt;nexp&gt;), 51</w:t>
        </w:r>
      </w:ins>
    </w:p>
    <w:p w:rsidR="00592A71" w:rsidRDefault="00592A71">
      <w:pPr>
        <w:pStyle w:val="Index1"/>
        <w:tabs>
          <w:tab w:val="right" w:leader="dot" w:pos="9350"/>
        </w:tabs>
        <w:rPr>
          <w:ins w:id="6987" w:author="Sammartano, Marc (BIC USA)" w:date="2014-10-10T17:47:00Z"/>
          <w:noProof/>
        </w:rPr>
      </w:pPr>
      <w:ins w:id="6988" w:author="Sammartano, Marc (BIC USA)" w:date="2014-10-10T17:47:00Z">
        <w:r>
          <w:rPr>
            <w:noProof/>
          </w:rPr>
          <w:t>F_N.break, 67</w:t>
        </w:r>
      </w:ins>
    </w:p>
    <w:p w:rsidR="00592A71" w:rsidRDefault="00592A71">
      <w:pPr>
        <w:pStyle w:val="Index1"/>
        <w:tabs>
          <w:tab w:val="right" w:leader="dot" w:pos="9350"/>
        </w:tabs>
        <w:rPr>
          <w:ins w:id="6989" w:author="Sammartano, Marc (BIC USA)" w:date="2014-10-10T17:47:00Z"/>
          <w:noProof/>
        </w:rPr>
      </w:pPr>
      <w:ins w:id="6990" w:author="Sammartano, Marc (BIC USA)" w:date="2014-10-10T17:47:00Z">
        <w:r>
          <w:rPr>
            <w:noProof/>
          </w:rPr>
          <w:t>F_N.continue, 67</w:t>
        </w:r>
      </w:ins>
    </w:p>
    <w:p w:rsidR="00592A71" w:rsidRDefault="00592A71">
      <w:pPr>
        <w:pStyle w:val="Index1"/>
        <w:tabs>
          <w:tab w:val="right" w:leader="dot" w:pos="9350"/>
        </w:tabs>
        <w:rPr>
          <w:ins w:id="6991" w:author="Sammartano, Marc (BIC USA)" w:date="2014-10-10T17:47:00Z"/>
          <w:noProof/>
        </w:rPr>
      </w:pPr>
      <w:ins w:id="6992" w:author="Sammartano, Marc (BIC USA)" w:date="2014-10-10T17:47:00Z">
        <w:r>
          <w:rPr>
            <w:noProof/>
          </w:rPr>
          <w:t>File.delete &lt;lvar&gt;, &lt;path_sexp&gt;, 87</w:t>
        </w:r>
      </w:ins>
    </w:p>
    <w:p w:rsidR="00592A71" w:rsidRDefault="00592A71">
      <w:pPr>
        <w:pStyle w:val="Index1"/>
        <w:tabs>
          <w:tab w:val="right" w:leader="dot" w:pos="9350"/>
        </w:tabs>
        <w:rPr>
          <w:ins w:id="6993" w:author="Sammartano, Marc (BIC USA)" w:date="2014-10-10T17:47:00Z"/>
          <w:noProof/>
        </w:rPr>
      </w:pPr>
      <w:ins w:id="6994" w:author="Sammartano, Marc (BIC USA)" w:date="2014-10-10T17:47:00Z">
        <w:r>
          <w:rPr>
            <w:noProof/>
          </w:rPr>
          <w:t>File.dir &lt;path_sexp&gt;, Array[] {, &lt;dirmark_sexp&gt;}, 87</w:t>
        </w:r>
      </w:ins>
    </w:p>
    <w:p w:rsidR="00592A71" w:rsidRDefault="00592A71">
      <w:pPr>
        <w:pStyle w:val="Index1"/>
        <w:tabs>
          <w:tab w:val="right" w:leader="dot" w:pos="9350"/>
        </w:tabs>
        <w:rPr>
          <w:ins w:id="6995" w:author="Sammartano, Marc (BIC USA)" w:date="2014-10-10T17:47:00Z"/>
          <w:noProof/>
        </w:rPr>
      </w:pPr>
      <w:ins w:id="6996" w:author="Sammartano, Marc (BIC USA)" w:date="2014-10-10T17:47:00Z">
        <w:r>
          <w:rPr>
            <w:noProof/>
          </w:rPr>
          <w:t>File.exists &lt;lvar&gt;, &lt;path_sexp&gt;, 87</w:t>
        </w:r>
      </w:ins>
    </w:p>
    <w:p w:rsidR="00592A71" w:rsidRDefault="00592A71">
      <w:pPr>
        <w:pStyle w:val="Index1"/>
        <w:tabs>
          <w:tab w:val="right" w:leader="dot" w:pos="9350"/>
        </w:tabs>
        <w:rPr>
          <w:ins w:id="6997" w:author="Sammartano, Marc (BIC USA)" w:date="2014-10-10T17:47:00Z"/>
          <w:noProof/>
        </w:rPr>
      </w:pPr>
      <w:ins w:id="6998" w:author="Sammartano, Marc (BIC USA)" w:date="2014-10-10T17:47:00Z">
        <w:r>
          <w:rPr>
            <w:noProof/>
          </w:rPr>
          <w:t>File.mkdir &lt;path_sexp&gt;, 87</w:t>
        </w:r>
      </w:ins>
    </w:p>
    <w:p w:rsidR="00592A71" w:rsidRDefault="00592A71">
      <w:pPr>
        <w:pStyle w:val="Index1"/>
        <w:tabs>
          <w:tab w:val="right" w:leader="dot" w:pos="9350"/>
        </w:tabs>
        <w:rPr>
          <w:ins w:id="6999" w:author="Sammartano, Marc (BIC USA)" w:date="2014-10-10T17:47:00Z"/>
          <w:noProof/>
        </w:rPr>
      </w:pPr>
      <w:ins w:id="7000" w:author="Sammartano, Marc (BIC USA)" w:date="2014-10-10T17:47:00Z">
        <w:r>
          <w:rPr>
            <w:noProof/>
          </w:rPr>
          <w:t>File.rename &lt;old_path_sexp&gt;, &lt;new_path_sexp&gt;, 87</w:t>
        </w:r>
      </w:ins>
    </w:p>
    <w:p w:rsidR="00592A71" w:rsidRDefault="00592A71">
      <w:pPr>
        <w:pStyle w:val="Index1"/>
        <w:tabs>
          <w:tab w:val="right" w:leader="dot" w:pos="9350"/>
        </w:tabs>
        <w:rPr>
          <w:ins w:id="7001" w:author="Sammartano, Marc (BIC USA)" w:date="2014-10-10T17:47:00Z"/>
          <w:noProof/>
        </w:rPr>
      </w:pPr>
      <w:ins w:id="7002" w:author="Sammartano, Marc (BIC USA)" w:date="2014-10-10T17:47:00Z">
        <w:r>
          <w:rPr>
            <w:noProof/>
          </w:rPr>
          <w:t>File.root &lt;svar&gt;, 88</w:t>
        </w:r>
      </w:ins>
    </w:p>
    <w:p w:rsidR="00592A71" w:rsidRDefault="00592A71">
      <w:pPr>
        <w:pStyle w:val="Index1"/>
        <w:tabs>
          <w:tab w:val="right" w:leader="dot" w:pos="9350"/>
        </w:tabs>
        <w:rPr>
          <w:ins w:id="7003" w:author="Sammartano, Marc (BIC USA)" w:date="2014-10-10T17:47:00Z"/>
          <w:noProof/>
        </w:rPr>
      </w:pPr>
      <w:ins w:id="7004" w:author="Sammartano, Marc (BIC USA)" w:date="2014-10-10T17:47:00Z">
        <w:r>
          <w:rPr>
            <w:noProof/>
          </w:rPr>
          <w:t>File.size &lt;size_nvar&gt;, &lt;path_sexp&gt;, 88</w:t>
        </w:r>
      </w:ins>
    </w:p>
    <w:p w:rsidR="00592A71" w:rsidRDefault="00592A71">
      <w:pPr>
        <w:pStyle w:val="Index1"/>
        <w:tabs>
          <w:tab w:val="right" w:leader="dot" w:pos="9350"/>
        </w:tabs>
        <w:rPr>
          <w:ins w:id="7005" w:author="Sammartano, Marc (BIC USA)" w:date="2014-10-10T17:47:00Z"/>
          <w:noProof/>
        </w:rPr>
      </w:pPr>
      <w:ins w:id="7006" w:author="Sammartano, Marc (BIC USA)" w:date="2014-10-10T17:47:00Z">
        <w:r>
          <w:rPr>
            <w:noProof/>
          </w:rPr>
          <w:t>File.type &lt;type_svar&gt;, &lt;path_sexp&gt;, 88</w:t>
        </w:r>
      </w:ins>
    </w:p>
    <w:p w:rsidR="00592A71" w:rsidRDefault="00592A71">
      <w:pPr>
        <w:pStyle w:val="Index1"/>
        <w:tabs>
          <w:tab w:val="right" w:leader="dot" w:pos="9350"/>
        </w:tabs>
        <w:rPr>
          <w:ins w:id="7007" w:author="Sammartano, Marc (BIC USA)" w:date="2014-10-10T17:47:00Z"/>
          <w:noProof/>
        </w:rPr>
      </w:pPr>
      <w:ins w:id="7008" w:author="Sammartano, Marc (BIC USA)" w:date="2014-10-10T17:47:00Z">
        <w:r>
          <w:rPr>
            <w:noProof/>
          </w:rPr>
          <w:lastRenderedPageBreak/>
          <w:t>FLOOR(&lt;nexp&gt;), 49</w:t>
        </w:r>
      </w:ins>
    </w:p>
    <w:p w:rsidR="00592A71" w:rsidRDefault="00592A71">
      <w:pPr>
        <w:pStyle w:val="Index1"/>
        <w:tabs>
          <w:tab w:val="right" w:leader="dot" w:pos="9350"/>
        </w:tabs>
        <w:rPr>
          <w:ins w:id="7009" w:author="Sammartano, Marc (BIC USA)" w:date="2014-10-10T17:47:00Z"/>
          <w:noProof/>
        </w:rPr>
      </w:pPr>
      <w:ins w:id="7010" w:author="Sammartano, Marc (BIC USA)" w:date="2014-10-10T17:47:00Z">
        <w:r>
          <w:rPr>
            <w:noProof/>
          </w:rPr>
          <w:t>Fn.def name|name$( {nvar}|{svar}|Array[]|Array$[], ... {nvar}|{svar}|Array[]|Array$[]), 63</w:t>
        </w:r>
      </w:ins>
    </w:p>
    <w:p w:rsidR="00592A71" w:rsidRDefault="00592A71">
      <w:pPr>
        <w:pStyle w:val="Index1"/>
        <w:tabs>
          <w:tab w:val="right" w:leader="dot" w:pos="9350"/>
        </w:tabs>
        <w:rPr>
          <w:ins w:id="7011" w:author="Sammartano, Marc (BIC USA)" w:date="2014-10-10T17:47:00Z"/>
          <w:noProof/>
        </w:rPr>
      </w:pPr>
      <w:ins w:id="7012" w:author="Sammartano, Marc (BIC USA)" w:date="2014-10-10T17:47:00Z">
        <w:r>
          <w:rPr>
            <w:noProof/>
          </w:rPr>
          <w:t>Fn.end, 65</w:t>
        </w:r>
      </w:ins>
    </w:p>
    <w:p w:rsidR="00592A71" w:rsidRDefault="00592A71">
      <w:pPr>
        <w:pStyle w:val="Index1"/>
        <w:tabs>
          <w:tab w:val="right" w:leader="dot" w:pos="9350"/>
        </w:tabs>
        <w:rPr>
          <w:ins w:id="7013" w:author="Sammartano, Marc (BIC USA)" w:date="2014-10-10T17:47:00Z"/>
          <w:noProof/>
        </w:rPr>
      </w:pPr>
      <w:ins w:id="7014" w:author="Sammartano, Marc (BIC USA)" w:date="2014-10-10T17:47:00Z">
        <w:r>
          <w:rPr>
            <w:noProof/>
          </w:rPr>
          <w:t>Fn.rtn &lt;sexp&gt;|&lt;nexp&gt;, 65</w:t>
        </w:r>
      </w:ins>
    </w:p>
    <w:p w:rsidR="00592A71" w:rsidRDefault="00592A71">
      <w:pPr>
        <w:pStyle w:val="Index1"/>
        <w:tabs>
          <w:tab w:val="right" w:leader="dot" w:pos="9350"/>
        </w:tabs>
        <w:rPr>
          <w:ins w:id="7015" w:author="Sammartano, Marc (BIC USA)" w:date="2014-10-10T17:47:00Z"/>
          <w:noProof/>
        </w:rPr>
      </w:pPr>
      <w:ins w:id="7016" w:author="Sammartano, Marc (BIC USA)" w:date="2014-10-10T17:47:00Z">
        <w:r>
          <w:rPr>
            <w:noProof/>
          </w:rPr>
          <w:t>Font.clear, 78</w:t>
        </w:r>
      </w:ins>
    </w:p>
    <w:p w:rsidR="00592A71" w:rsidRDefault="00592A71">
      <w:pPr>
        <w:pStyle w:val="Index1"/>
        <w:tabs>
          <w:tab w:val="right" w:leader="dot" w:pos="9350"/>
        </w:tabs>
        <w:rPr>
          <w:ins w:id="7017" w:author="Sammartano, Marc (BIC USA)" w:date="2014-10-10T17:47:00Z"/>
          <w:noProof/>
        </w:rPr>
      </w:pPr>
      <w:ins w:id="7018" w:author="Sammartano, Marc (BIC USA)" w:date="2014-10-10T17:47:00Z">
        <w:r>
          <w:rPr>
            <w:noProof/>
          </w:rPr>
          <w:t>Font.delete {&lt;font_ptr_nexp&gt;}, 78</w:t>
        </w:r>
      </w:ins>
    </w:p>
    <w:p w:rsidR="00592A71" w:rsidRDefault="00592A71">
      <w:pPr>
        <w:pStyle w:val="Index1"/>
        <w:tabs>
          <w:tab w:val="right" w:leader="dot" w:pos="9350"/>
        </w:tabs>
        <w:rPr>
          <w:ins w:id="7019" w:author="Sammartano, Marc (BIC USA)" w:date="2014-10-10T17:47:00Z"/>
          <w:noProof/>
        </w:rPr>
      </w:pPr>
      <w:ins w:id="7020" w:author="Sammartano, Marc (BIC USA)" w:date="2014-10-10T17:47:00Z">
        <w:r>
          <w:rPr>
            <w:noProof/>
          </w:rPr>
          <w:t>Font.load &lt;font_ptr_nvar&gt;, &lt;filename_sexp&gt;, 78</w:t>
        </w:r>
      </w:ins>
    </w:p>
    <w:p w:rsidR="00592A71" w:rsidRDefault="00592A71">
      <w:pPr>
        <w:pStyle w:val="Index1"/>
        <w:tabs>
          <w:tab w:val="right" w:leader="dot" w:pos="9350"/>
        </w:tabs>
        <w:rPr>
          <w:ins w:id="7021" w:author="Sammartano, Marc (BIC USA)" w:date="2014-10-10T17:47:00Z"/>
          <w:noProof/>
        </w:rPr>
      </w:pPr>
      <w:ins w:id="7022" w:author="Sammartano, Marc (BIC USA)" w:date="2014-10-10T17:47:00Z">
        <w:r>
          <w:rPr>
            <w:noProof/>
          </w:rPr>
          <w:t>For - To - Step / Next, 66</w:t>
        </w:r>
      </w:ins>
    </w:p>
    <w:p w:rsidR="00592A71" w:rsidRDefault="00592A71">
      <w:pPr>
        <w:pStyle w:val="Index1"/>
        <w:tabs>
          <w:tab w:val="right" w:leader="dot" w:pos="9350"/>
        </w:tabs>
        <w:rPr>
          <w:ins w:id="7023" w:author="Sammartano, Marc (BIC USA)" w:date="2014-10-10T17:47:00Z"/>
          <w:noProof/>
        </w:rPr>
      </w:pPr>
      <w:ins w:id="7024" w:author="Sammartano, Marc (BIC USA)" w:date="2014-10-10T17:47:00Z">
        <w:r w:rsidRPr="008837F1">
          <w:rPr>
            <w:rFonts w:eastAsia="Times New Roman"/>
            <w:noProof/>
          </w:rPr>
          <w:t>FORMAT$(</w:t>
        </w:r>
        <w:r>
          <w:rPr>
            <w:noProof/>
          </w:rPr>
          <w:t>&lt;pattern_sexp&gt;</w:t>
        </w:r>
        <w:r w:rsidRPr="008837F1">
          <w:rPr>
            <w:rFonts w:eastAsia="Times New Roman"/>
            <w:noProof/>
          </w:rPr>
          <w:t xml:space="preserve">, </w:t>
        </w:r>
        <w:r>
          <w:rPr>
            <w:noProof/>
          </w:rPr>
          <w:t>&lt;nexp&gt;</w:t>
        </w:r>
        <w:r w:rsidRPr="008837F1">
          <w:rPr>
            <w:rFonts w:eastAsia="Times New Roman"/>
            <w:noProof/>
          </w:rPr>
          <w:t>)</w:t>
        </w:r>
        <w:r>
          <w:rPr>
            <w:noProof/>
          </w:rPr>
          <w:t>, 62</w:t>
        </w:r>
      </w:ins>
    </w:p>
    <w:p w:rsidR="00592A71" w:rsidRDefault="00592A71">
      <w:pPr>
        <w:pStyle w:val="Index1"/>
        <w:tabs>
          <w:tab w:val="right" w:leader="dot" w:pos="9350"/>
        </w:tabs>
        <w:rPr>
          <w:ins w:id="7025" w:author="Sammartano, Marc (BIC USA)" w:date="2014-10-10T17:47:00Z"/>
          <w:noProof/>
        </w:rPr>
      </w:pPr>
      <w:ins w:id="7026" w:author="Sammartano, Marc (BIC USA)" w:date="2014-10-10T17:47:00Z">
        <w:r>
          <w:rPr>
            <w:noProof/>
          </w:rPr>
          <w:t>FORMAT_USING$(&lt;locale_sexp&gt;, &lt;format_sexp&gt; { , &lt;exp&gt;}...), 62</w:t>
        </w:r>
      </w:ins>
    </w:p>
    <w:p w:rsidR="00592A71" w:rsidRDefault="00592A71">
      <w:pPr>
        <w:pStyle w:val="Index1"/>
        <w:tabs>
          <w:tab w:val="right" w:leader="dot" w:pos="9350"/>
        </w:tabs>
        <w:rPr>
          <w:ins w:id="7027" w:author="Sammartano, Marc (BIC USA)" w:date="2014-10-10T17:47:00Z"/>
          <w:noProof/>
        </w:rPr>
      </w:pPr>
      <w:ins w:id="7028" w:author="Sammartano, Marc (BIC USA)" w:date="2014-10-10T17:47:00Z">
        <w:r>
          <w:rPr>
            <w:noProof/>
          </w:rPr>
          <w:t>FRAC(&lt;nexp&gt;), 50</w:t>
        </w:r>
      </w:ins>
    </w:p>
    <w:p w:rsidR="00592A71" w:rsidRDefault="00592A71">
      <w:pPr>
        <w:pStyle w:val="Index1"/>
        <w:tabs>
          <w:tab w:val="right" w:leader="dot" w:pos="9350"/>
        </w:tabs>
        <w:rPr>
          <w:ins w:id="7029" w:author="Sammartano, Marc (BIC USA)" w:date="2014-10-10T17:47:00Z"/>
          <w:noProof/>
        </w:rPr>
      </w:pPr>
      <w:ins w:id="7030" w:author="Sammartano, Marc (BIC USA)" w:date="2014-10-10T17:47:00Z">
        <w:r>
          <w:rPr>
            <w:noProof/>
          </w:rPr>
          <w:t>Ftp.cd &lt;new_directory_sexp&gt;, 102</w:t>
        </w:r>
      </w:ins>
    </w:p>
    <w:p w:rsidR="00592A71" w:rsidRDefault="00592A71">
      <w:pPr>
        <w:pStyle w:val="Index1"/>
        <w:tabs>
          <w:tab w:val="right" w:leader="dot" w:pos="9350"/>
        </w:tabs>
        <w:rPr>
          <w:ins w:id="7031" w:author="Sammartano, Marc (BIC USA)" w:date="2014-10-10T17:47:00Z"/>
          <w:noProof/>
        </w:rPr>
      </w:pPr>
      <w:ins w:id="7032" w:author="Sammartano, Marc (BIC USA)" w:date="2014-10-10T17:47:00Z">
        <w:r>
          <w:rPr>
            <w:noProof/>
          </w:rPr>
          <w:t>Ftp.close, 101</w:t>
        </w:r>
      </w:ins>
    </w:p>
    <w:p w:rsidR="00592A71" w:rsidRDefault="00592A71">
      <w:pPr>
        <w:pStyle w:val="Index1"/>
        <w:tabs>
          <w:tab w:val="right" w:leader="dot" w:pos="9350"/>
        </w:tabs>
        <w:rPr>
          <w:ins w:id="7033" w:author="Sammartano, Marc (BIC USA)" w:date="2014-10-10T17:47:00Z"/>
          <w:noProof/>
        </w:rPr>
      </w:pPr>
      <w:ins w:id="7034" w:author="Sammartano, Marc (BIC USA)" w:date="2014-10-10T17:47:00Z">
        <w:r>
          <w:rPr>
            <w:noProof/>
          </w:rPr>
          <w:t>Ftp.delete &lt;filename_sexp&gt;, 102</w:t>
        </w:r>
      </w:ins>
    </w:p>
    <w:p w:rsidR="00592A71" w:rsidRDefault="00592A71">
      <w:pPr>
        <w:pStyle w:val="Index1"/>
        <w:tabs>
          <w:tab w:val="right" w:leader="dot" w:pos="9350"/>
        </w:tabs>
        <w:rPr>
          <w:ins w:id="7035" w:author="Sammartano, Marc (BIC USA)" w:date="2014-10-10T17:47:00Z"/>
          <w:noProof/>
        </w:rPr>
      </w:pPr>
      <w:ins w:id="7036" w:author="Sammartano, Marc (BIC USA)" w:date="2014-10-10T17:47:00Z">
        <w:r>
          <w:rPr>
            <w:noProof/>
          </w:rPr>
          <w:t>Ftp.dir &lt;list_nvar&gt;, 102</w:t>
        </w:r>
      </w:ins>
    </w:p>
    <w:p w:rsidR="00592A71" w:rsidRDefault="00592A71">
      <w:pPr>
        <w:pStyle w:val="Index1"/>
        <w:tabs>
          <w:tab w:val="right" w:leader="dot" w:pos="9350"/>
        </w:tabs>
        <w:rPr>
          <w:ins w:id="7037" w:author="Sammartano, Marc (BIC USA)" w:date="2014-10-10T17:47:00Z"/>
          <w:noProof/>
        </w:rPr>
      </w:pPr>
      <w:ins w:id="7038" w:author="Sammartano, Marc (BIC USA)" w:date="2014-10-10T17:47:00Z">
        <w:r>
          <w:rPr>
            <w:noProof/>
          </w:rPr>
          <w:t>Ftp.get &lt;source_sexp&gt;, &lt;destination_sexp&gt;, 101</w:t>
        </w:r>
      </w:ins>
    </w:p>
    <w:p w:rsidR="00592A71" w:rsidRDefault="00592A71">
      <w:pPr>
        <w:pStyle w:val="Index1"/>
        <w:tabs>
          <w:tab w:val="right" w:leader="dot" w:pos="9350"/>
        </w:tabs>
        <w:rPr>
          <w:ins w:id="7039" w:author="Sammartano, Marc (BIC USA)" w:date="2014-10-10T17:47:00Z"/>
          <w:noProof/>
        </w:rPr>
      </w:pPr>
      <w:ins w:id="7040" w:author="Sammartano, Marc (BIC USA)" w:date="2014-10-10T17:47:00Z">
        <w:r>
          <w:rPr>
            <w:noProof/>
          </w:rPr>
          <w:t>Ftp.mkdir &lt;directory_sexp&gt;, 102</w:t>
        </w:r>
      </w:ins>
    </w:p>
    <w:p w:rsidR="00592A71" w:rsidRDefault="00592A71">
      <w:pPr>
        <w:pStyle w:val="Index1"/>
        <w:tabs>
          <w:tab w:val="right" w:leader="dot" w:pos="9350"/>
        </w:tabs>
        <w:rPr>
          <w:ins w:id="7041" w:author="Sammartano, Marc (BIC USA)" w:date="2014-10-10T17:47:00Z"/>
          <w:noProof/>
        </w:rPr>
      </w:pPr>
      <w:ins w:id="7042" w:author="Sammartano, Marc (BIC USA)" w:date="2014-10-10T17:47:00Z">
        <w:r>
          <w:rPr>
            <w:noProof/>
          </w:rPr>
          <w:t>Ftp.open &lt;url_sexp&gt;, &lt;port_nexp&gt;, &lt;user_sexp&gt;, &lt;pw_sexp&gt;, 101</w:t>
        </w:r>
      </w:ins>
    </w:p>
    <w:p w:rsidR="00592A71" w:rsidRDefault="00592A71">
      <w:pPr>
        <w:pStyle w:val="Index1"/>
        <w:tabs>
          <w:tab w:val="right" w:leader="dot" w:pos="9350"/>
        </w:tabs>
        <w:rPr>
          <w:ins w:id="7043" w:author="Sammartano, Marc (BIC USA)" w:date="2014-10-10T17:47:00Z"/>
          <w:noProof/>
        </w:rPr>
      </w:pPr>
      <w:ins w:id="7044" w:author="Sammartano, Marc (BIC USA)" w:date="2014-10-10T17:47:00Z">
        <w:r>
          <w:rPr>
            <w:noProof/>
          </w:rPr>
          <w:t>Ftp.put &lt;source_sexp&gt;, &lt;destination_sexp&gt;, 101</w:t>
        </w:r>
      </w:ins>
    </w:p>
    <w:p w:rsidR="00592A71" w:rsidRDefault="00592A71">
      <w:pPr>
        <w:pStyle w:val="Index1"/>
        <w:tabs>
          <w:tab w:val="right" w:leader="dot" w:pos="9350"/>
        </w:tabs>
        <w:rPr>
          <w:ins w:id="7045" w:author="Sammartano, Marc (BIC USA)" w:date="2014-10-10T17:47:00Z"/>
          <w:noProof/>
        </w:rPr>
      </w:pPr>
      <w:ins w:id="7046" w:author="Sammartano, Marc (BIC USA)" w:date="2014-10-10T17:47:00Z">
        <w:r>
          <w:rPr>
            <w:noProof/>
          </w:rPr>
          <w:t>Ftp.rename &lt;old_filename_sexp&gt;, &lt;new_filename_sexp&gt;, 102</w:t>
        </w:r>
      </w:ins>
    </w:p>
    <w:p w:rsidR="00592A71" w:rsidRDefault="00592A71">
      <w:pPr>
        <w:pStyle w:val="Index1"/>
        <w:tabs>
          <w:tab w:val="right" w:leader="dot" w:pos="9350"/>
        </w:tabs>
        <w:rPr>
          <w:ins w:id="7047" w:author="Sammartano, Marc (BIC USA)" w:date="2014-10-10T17:47:00Z"/>
          <w:noProof/>
        </w:rPr>
      </w:pPr>
      <w:ins w:id="7048" w:author="Sammartano, Marc (BIC USA)" w:date="2014-10-10T17:47:00Z">
        <w:r>
          <w:rPr>
            <w:noProof/>
          </w:rPr>
          <w:t>Ftp.rmdir &lt;directory_sexp&gt;, 102</w:t>
        </w:r>
      </w:ins>
    </w:p>
    <w:p w:rsidR="00592A71" w:rsidRDefault="00592A71">
      <w:pPr>
        <w:pStyle w:val="Index1"/>
        <w:tabs>
          <w:tab w:val="right" w:leader="dot" w:pos="9350"/>
        </w:tabs>
        <w:rPr>
          <w:ins w:id="7049" w:author="Sammartano, Marc (BIC USA)" w:date="2014-10-10T17:47:00Z"/>
          <w:noProof/>
        </w:rPr>
      </w:pPr>
      <w:ins w:id="7050" w:author="Sammartano, Marc (BIC USA)" w:date="2014-10-10T17:47:00Z">
        <w:r>
          <w:rPr>
            <w:noProof/>
          </w:rPr>
          <w:t>GETERROR$(), 55</w:t>
        </w:r>
      </w:ins>
    </w:p>
    <w:p w:rsidR="00592A71" w:rsidRDefault="00592A71">
      <w:pPr>
        <w:pStyle w:val="Index1"/>
        <w:tabs>
          <w:tab w:val="right" w:leader="dot" w:pos="9350"/>
        </w:tabs>
        <w:rPr>
          <w:ins w:id="7051" w:author="Sammartano, Marc (BIC USA)" w:date="2014-10-10T17:47:00Z"/>
          <w:noProof/>
        </w:rPr>
      </w:pPr>
      <w:ins w:id="7052" w:author="Sammartano, Marc (BIC USA)" w:date="2014-10-10T17:47:00Z">
        <w:r>
          <w:rPr>
            <w:noProof/>
          </w:rPr>
          <w:t>GoSub &lt;index_nexp&gt;, &lt;label&gt;... / Return, 69</w:t>
        </w:r>
      </w:ins>
    </w:p>
    <w:p w:rsidR="00592A71" w:rsidRDefault="00592A71">
      <w:pPr>
        <w:pStyle w:val="Index1"/>
        <w:tabs>
          <w:tab w:val="right" w:leader="dot" w:pos="9350"/>
        </w:tabs>
        <w:rPr>
          <w:ins w:id="7053" w:author="Sammartano, Marc (BIC USA)" w:date="2014-10-10T17:47:00Z"/>
          <w:noProof/>
        </w:rPr>
      </w:pPr>
      <w:ins w:id="7054" w:author="Sammartano, Marc (BIC USA)" w:date="2014-10-10T17:47:00Z">
        <w:r>
          <w:rPr>
            <w:noProof/>
          </w:rPr>
          <w:t>GoSub &lt;label&gt; / Return, 69</w:t>
        </w:r>
      </w:ins>
    </w:p>
    <w:p w:rsidR="00592A71" w:rsidRDefault="00592A71">
      <w:pPr>
        <w:pStyle w:val="Index1"/>
        <w:tabs>
          <w:tab w:val="right" w:leader="dot" w:pos="9350"/>
        </w:tabs>
        <w:rPr>
          <w:ins w:id="7055" w:author="Sammartano, Marc (BIC USA)" w:date="2014-10-10T17:47:00Z"/>
          <w:noProof/>
        </w:rPr>
      </w:pPr>
      <w:ins w:id="7056" w:author="Sammartano, Marc (BIC USA)" w:date="2014-10-10T17:47:00Z">
        <w:r>
          <w:rPr>
            <w:noProof/>
          </w:rPr>
          <w:t>GoTo &lt;index_nexp&gt;, &lt;label&gt;..., 69</w:t>
        </w:r>
      </w:ins>
    </w:p>
    <w:p w:rsidR="00592A71" w:rsidRDefault="00592A71">
      <w:pPr>
        <w:pStyle w:val="Index1"/>
        <w:tabs>
          <w:tab w:val="right" w:leader="dot" w:pos="9350"/>
        </w:tabs>
        <w:rPr>
          <w:ins w:id="7057" w:author="Sammartano, Marc (BIC USA)" w:date="2014-10-10T17:47:00Z"/>
          <w:noProof/>
        </w:rPr>
      </w:pPr>
      <w:ins w:id="7058" w:author="Sammartano, Marc (BIC USA)" w:date="2014-10-10T17:47:00Z">
        <w:r>
          <w:rPr>
            <w:noProof/>
          </w:rPr>
          <w:t>GoTo &lt;label&gt;, 69</w:t>
        </w:r>
      </w:ins>
    </w:p>
    <w:p w:rsidR="00592A71" w:rsidRDefault="00592A71">
      <w:pPr>
        <w:pStyle w:val="Index1"/>
        <w:tabs>
          <w:tab w:val="right" w:leader="dot" w:pos="9350"/>
        </w:tabs>
        <w:rPr>
          <w:ins w:id="7059" w:author="Sammartano, Marc (BIC USA)" w:date="2014-10-10T17:47:00Z"/>
          <w:noProof/>
        </w:rPr>
      </w:pPr>
      <w:ins w:id="7060" w:author="Sammartano, Marc (BIC USA)" w:date="2014-10-10T17:47:00Z">
        <w:r>
          <w:rPr>
            <w:noProof/>
          </w:rPr>
          <w:t>Gps.accuracy &lt;nvar&gt;, 152</w:t>
        </w:r>
      </w:ins>
    </w:p>
    <w:p w:rsidR="00592A71" w:rsidRDefault="00592A71">
      <w:pPr>
        <w:pStyle w:val="Index1"/>
        <w:tabs>
          <w:tab w:val="right" w:leader="dot" w:pos="9350"/>
        </w:tabs>
        <w:rPr>
          <w:ins w:id="7061" w:author="Sammartano, Marc (BIC USA)" w:date="2014-10-10T17:47:00Z"/>
          <w:noProof/>
        </w:rPr>
      </w:pPr>
      <w:ins w:id="7062" w:author="Sammartano, Marc (BIC USA)" w:date="2014-10-10T17:47:00Z">
        <w:r>
          <w:rPr>
            <w:noProof/>
          </w:rPr>
          <w:t>Gps.altitude &lt;nvar&gt;, 152</w:t>
        </w:r>
      </w:ins>
    </w:p>
    <w:p w:rsidR="00592A71" w:rsidRDefault="00592A71">
      <w:pPr>
        <w:pStyle w:val="Index1"/>
        <w:tabs>
          <w:tab w:val="right" w:leader="dot" w:pos="9350"/>
        </w:tabs>
        <w:rPr>
          <w:ins w:id="7063" w:author="Sammartano, Marc (BIC USA)" w:date="2014-10-10T17:47:00Z"/>
          <w:noProof/>
        </w:rPr>
      </w:pPr>
      <w:ins w:id="7064" w:author="Sammartano, Marc (BIC USA)" w:date="2014-10-10T17:47:00Z">
        <w:r>
          <w:rPr>
            <w:noProof/>
          </w:rPr>
          <w:t>Gps.bearing &lt;nvar&gt;, 152</w:t>
        </w:r>
      </w:ins>
    </w:p>
    <w:p w:rsidR="00592A71" w:rsidRDefault="00592A71">
      <w:pPr>
        <w:pStyle w:val="Index1"/>
        <w:tabs>
          <w:tab w:val="right" w:leader="dot" w:pos="9350"/>
        </w:tabs>
        <w:rPr>
          <w:ins w:id="7065" w:author="Sammartano, Marc (BIC USA)" w:date="2014-10-10T17:47:00Z"/>
          <w:noProof/>
        </w:rPr>
      </w:pPr>
      <w:ins w:id="7066" w:author="Sammartano, Marc (BIC USA)" w:date="2014-10-10T17:47:00Z">
        <w:r>
          <w:rPr>
            <w:noProof/>
          </w:rPr>
          <w:t>Gps.close, 152</w:t>
        </w:r>
      </w:ins>
    </w:p>
    <w:p w:rsidR="00592A71" w:rsidRDefault="00592A71">
      <w:pPr>
        <w:pStyle w:val="Index1"/>
        <w:tabs>
          <w:tab w:val="right" w:leader="dot" w:pos="9350"/>
        </w:tabs>
        <w:rPr>
          <w:ins w:id="7067" w:author="Sammartano, Marc (BIC USA)" w:date="2014-10-10T17:47:00Z"/>
          <w:noProof/>
        </w:rPr>
      </w:pPr>
      <w:ins w:id="7068" w:author="Sammartano, Marc (BIC USA)" w:date="2014-10-10T17:47:00Z">
        <w:r>
          <w:rPr>
            <w:noProof/>
          </w:rPr>
          <w:t>Gps.latitude &lt;nvar&gt;, 152</w:t>
        </w:r>
      </w:ins>
    </w:p>
    <w:p w:rsidR="00592A71" w:rsidRDefault="00592A71">
      <w:pPr>
        <w:pStyle w:val="Index1"/>
        <w:tabs>
          <w:tab w:val="right" w:leader="dot" w:pos="9350"/>
        </w:tabs>
        <w:rPr>
          <w:ins w:id="7069" w:author="Sammartano, Marc (BIC USA)" w:date="2014-10-10T17:47:00Z"/>
          <w:noProof/>
        </w:rPr>
      </w:pPr>
      <w:ins w:id="7070" w:author="Sammartano, Marc (BIC USA)" w:date="2014-10-10T17:47:00Z">
        <w:r>
          <w:rPr>
            <w:noProof/>
          </w:rPr>
          <w:t>Gps.longitude &lt;nvar&gt;, 152</w:t>
        </w:r>
      </w:ins>
    </w:p>
    <w:p w:rsidR="00592A71" w:rsidRDefault="00592A71">
      <w:pPr>
        <w:pStyle w:val="Index1"/>
        <w:tabs>
          <w:tab w:val="right" w:leader="dot" w:pos="9350"/>
        </w:tabs>
        <w:rPr>
          <w:ins w:id="7071" w:author="Sammartano, Marc (BIC USA)" w:date="2014-10-10T17:47:00Z"/>
          <w:noProof/>
        </w:rPr>
      </w:pPr>
      <w:ins w:id="7072" w:author="Sammartano, Marc (BIC USA)" w:date="2014-10-10T17:47:00Z">
        <w:r>
          <w:rPr>
            <w:noProof/>
          </w:rPr>
          <w:t>Gps.open, 152</w:t>
        </w:r>
      </w:ins>
    </w:p>
    <w:p w:rsidR="00592A71" w:rsidRDefault="00592A71">
      <w:pPr>
        <w:pStyle w:val="Index1"/>
        <w:tabs>
          <w:tab w:val="right" w:leader="dot" w:pos="9350"/>
        </w:tabs>
        <w:rPr>
          <w:ins w:id="7073" w:author="Sammartano, Marc (BIC USA)" w:date="2014-10-10T17:47:00Z"/>
          <w:noProof/>
        </w:rPr>
      </w:pPr>
      <w:ins w:id="7074" w:author="Sammartano, Marc (BIC USA)" w:date="2014-10-10T17:47:00Z">
        <w:r>
          <w:rPr>
            <w:noProof/>
          </w:rPr>
          <w:t>Gps.provider &lt;svar&gt;, 152</w:t>
        </w:r>
      </w:ins>
    </w:p>
    <w:p w:rsidR="00592A71" w:rsidRDefault="00592A71">
      <w:pPr>
        <w:pStyle w:val="Index1"/>
        <w:tabs>
          <w:tab w:val="right" w:leader="dot" w:pos="9350"/>
        </w:tabs>
        <w:rPr>
          <w:ins w:id="7075" w:author="Sammartano, Marc (BIC USA)" w:date="2014-10-10T17:47:00Z"/>
          <w:noProof/>
        </w:rPr>
      </w:pPr>
      <w:ins w:id="7076" w:author="Sammartano, Marc (BIC USA)" w:date="2014-10-10T17:47:00Z">
        <w:r>
          <w:rPr>
            <w:noProof/>
          </w:rPr>
          <w:t>Gps.speed &lt;nvar&gt;, 152</w:t>
        </w:r>
      </w:ins>
    </w:p>
    <w:p w:rsidR="00592A71" w:rsidRDefault="00592A71">
      <w:pPr>
        <w:pStyle w:val="Index1"/>
        <w:tabs>
          <w:tab w:val="right" w:leader="dot" w:pos="9350"/>
        </w:tabs>
        <w:rPr>
          <w:ins w:id="7077" w:author="Sammartano, Marc (BIC USA)" w:date="2014-10-10T17:47:00Z"/>
          <w:noProof/>
        </w:rPr>
      </w:pPr>
      <w:ins w:id="7078" w:author="Sammartano, Marc (BIC USA)" w:date="2014-10-10T17:47:00Z">
        <w:r>
          <w:rPr>
            <w:noProof/>
          </w:rPr>
          <w:t>Gps.time &lt;nvar&gt;, 152</w:t>
        </w:r>
      </w:ins>
    </w:p>
    <w:p w:rsidR="00592A71" w:rsidRDefault="00592A71">
      <w:pPr>
        <w:pStyle w:val="Index1"/>
        <w:tabs>
          <w:tab w:val="right" w:leader="dot" w:pos="9350"/>
        </w:tabs>
        <w:rPr>
          <w:ins w:id="7079" w:author="Sammartano, Marc (BIC USA)" w:date="2014-10-10T17:47:00Z"/>
          <w:noProof/>
        </w:rPr>
      </w:pPr>
      <w:ins w:id="7080" w:author="Sammartano, Marc (BIC USA)" w:date="2014-10-10T17:47:00Z">
        <w:r>
          <w:rPr>
            <w:noProof/>
          </w:rPr>
          <w:t>Gr.arc &lt;object_number_nvar&gt;, left, top, right, bottom, start_angle, sweep_angle, fill_mode, 130</w:t>
        </w:r>
      </w:ins>
    </w:p>
    <w:p w:rsidR="00592A71" w:rsidRDefault="00592A71">
      <w:pPr>
        <w:pStyle w:val="Index1"/>
        <w:tabs>
          <w:tab w:val="right" w:leader="dot" w:pos="9350"/>
        </w:tabs>
        <w:rPr>
          <w:ins w:id="7081" w:author="Sammartano, Marc (BIC USA)" w:date="2014-10-10T17:47:00Z"/>
          <w:noProof/>
        </w:rPr>
      </w:pPr>
      <w:ins w:id="7082" w:author="Sammartano, Marc (BIC USA)" w:date="2014-10-10T17:47:00Z">
        <w:r>
          <w:rPr>
            <w:noProof/>
          </w:rPr>
          <w:t>Gr.bitmap.create &lt;bitmap_ptr_nvar&gt;, width, height, 137</w:t>
        </w:r>
      </w:ins>
    </w:p>
    <w:p w:rsidR="00592A71" w:rsidRDefault="00592A71">
      <w:pPr>
        <w:pStyle w:val="Index1"/>
        <w:tabs>
          <w:tab w:val="right" w:leader="dot" w:pos="9350"/>
        </w:tabs>
        <w:rPr>
          <w:ins w:id="7083" w:author="Sammartano, Marc (BIC USA)" w:date="2014-10-10T17:47:00Z"/>
          <w:noProof/>
        </w:rPr>
      </w:pPr>
      <w:ins w:id="7084" w:author="Sammartano, Marc (BIC USA)" w:date="2014-10-10T17:47:00Z">
        <w:r>
          <w:rPr>
            <w:noProof/>
          </w:rPr>
          <w:t>Gr.bitmap.crop &lt;new_bitmap_object_nvar&gt;, &lt;source_bitmap_object_nexp&gt;, &lt;x_nexp&gt;, &lt;y_nexp&gt;, &lt;width_nexp&gt;, &lt;height_nexp&gt;, 138</w:t>
        </w:r>
      </w:ins>
    </w:p>
    <w:p w:rsidR="00592A71" w:rsidRDefault="00592A71">
      <w:pPr>
        <w:pStyle w:val="Index1"/>
        <w:tabs>
          <w:tab w:val="right" w:leader="dot" w:pos="9350"/>
        </w:tabs>
        <w:rPr>
          <w:ins w:id="7085" w:author="Sammartano, Marc (BIC USA)" w:date="2014-10-10T17:47:00Z"/>
          <w:noProof/>
        </w:rPr>
      </w:pPr>
      <w:ins w:id="7086" w:author="Sammartano, Marc (BIC USA)" w:date="2014-10-10T17:47:00Z">
        <w:r>
          <w:rPr>
            <w:noProof/>
          </w:rPr>
          <w:t>Gr.bitmap.delete &lt;bitmap_ptr_nvar&gt;, 138</w:t>
        </w:r>
      </w:ins>
    </w:p>
    <w:p w:rsidR="00592A71" w:rsidRDefault="00592A71">
      <w:pPr>
        <w:pStyle w:val="Index1"/>
        <w:tabs>
          <w:tab w:val="right" w:leader="dot" w:pos="9350"/>
        </w:tabs>
        <w:rPr>
          <w:ins w:id="7087" w:author="Sammartano, Marc (BIC USA)" w:date="2014-10-10T17:47:00Z"/>
          <w:noProof/>
        </w:rPr>
      </w:pPr>
      <w:ins w:id="7088" w:author="Sammartano, Marc (BIC USA)" w:date="2014-10-10T17:47:00Z">
        <w:r>
          <w:rPr>
            <w:noProof/>
          </w:rPr>
          <w:t>Gr.bitmap.draw &lt;object_ptr_nvar&gt;, &lt;bitmap_ptr_nvar&gt;, x , y, 139</w:t>
        </w:r>
      </w:ins>
    </w:p>
    <w:p w:rsidR="00592A71" w:rsidRDefault="00592A71">
      <w:pPr>
        <w:pStyle w:val="Index1"/>
        <w:tabs>
          <w:tab w:val="right" w:leader="dot" w:pos="9350"/>
        </w:tabs>
        <w:rPr>
          <w:ins w:id="7089" w:author="Sammartano, Marc (BIC USA)" w:date="2014-10-10T17:47:00Z"/>
          <w:noProof/>
        </w:rPr>
      </w:pPr>
      <w:ins w:id="7090" w:author="Sammartano, Marc (BIC USA)" w:date="2014-10-10T17:47:00Z">
        <w:r>
          <w:rPr>
            <w:noProof/>
          </w:rPr>
          <w:t>Gr.bitmap.drawinto.end, 140</w:t>
        </w:r>
      </w:ins>
    </w:p>
    <w:p w:rsidR="00592A71" w:rsidRDefault="00592A71">
      <w:pPr>
        <w:pStyle w:val="Index1"/>
        <w:tabs>
          <w:tab w:val="right" w:leader="dot" w:pos="9350"/>
        </w:tabs>
        <w:rPr>
          <w:ins w:id="7091" w:author="Sammartano, Marc (BIC USA)" w:date="2014-10-10T17:47:00Z"/>
          <w:noProof/>
        </w:rPr>
      </w:pPr>
      <w:ins w:id="7092" w:author="Sammartano, Marc (BIC USA)" w:date="2014-10-10T17:47:00Z">
        <w:r>
          <w:rPr>
            <w:noProof/>
          </w:rPr>
          <w:t>Gr.bitmap.drawinto.start &lt;bitmap_ptr_nvar&gt;, 139</w:t>
        </w:r>
      </w:ins>
    </w:p>
    <w:p w:rsidR="00592A71" w:rsidRDefault="00592A71">
      <w:pPr>
        <w:pStyle w:val="Index1"/>
        <w:tabs>
          <w:tab w:val="right" w:leader="dot" w:pos="9350"/>
        </w:tabs>
        <w:rPr>
          <w:ins w:id="7093" w:author="Sammartano, Marc (BIC USA)" w:date="2014-10-10T17:47:00Z"/>
          <w:noProof/>
        </w:rPr>
      </w:pPr>
      <w:ins w:id="7094" w:author="Sammartano, Marc (BIC USA)" w:date="2014-10-10T17:47:00Z">
        <w:r>
          <w:rPr>
            <w:noProof/>
          </w:rPr>
          <w:t>gr.bitmap.load bitmap_ptr, File_name$, 137</w:t>
        </w:r>
      </w:ins>
    </w:p>
    <w:p w:rsidR="00592A71" w:rsidRDefault="00592A71">
      <w:pPr>
        <w:pStyle w:val="Index1"/>
        <w:tabs>
          <w:tab w:val="right" w:leader="dot" w:pos="9350"/>
        </w:tabs>
        <w:rPr>
          <w:ins w:id="7095" w:author="Sammartano, Marc (BIC USA)" w:date="2014-10-10T17:47:00Z"/>
          <w:noProof/>
        </w:rPr>
      </w:pPr>
      <w:ins w:id="7096" w:author="Sammartano, Marc (BIC USA)" w:date="2014-10-10T17:47:00Z">
        <w:r>
          <w:rPr>
            <w:noProof/>
          </w:rPr>
          <w:t>Gr.bitmap.save &lt;bitmap_ptr_nvar&gt;, &lt;filename_sexp&gt;{, &lt;quality_nexp&gt;}, 139</w:t>
        </w:r>
      </w:ins>
    </w:p>
    <w:p w:rsidR="00592A71" w:rsidRDefault="00592A71">
      <w:pPr>
        <w:pStyle w:val="Index1"/>
        <w:tabs>
          <w:tab w:val="right" w:leader="dot" w:pos="9350"/>
        </w:tabs>
        <w:rPr>
          <w:ins w:id="7097" w:author="Sammartano, Marc (BIC USA)" w:date="2014-10-10T17:47:00Z"/>
          <w:noProof/>
        </w:rPr>
      </w:pPr>
      <w:ins w:id="7098" w:author="Sammartano, Marc (BIC USA)" w:date="2014-10-10T17:47:00Z">
        <w:r>
          <w:rPr>
            <w:noProof/>
          </w:rPr>
          <w:t>Gr.bitmap.scale &lt;new_bitmap_ptr_nvar&gt;, &lt;bitmap_ptr_nvar&gt;, width, height {, &lt;smoothing_lexp&gt; }, 138</w:t>
        </w:r>
      </w:ins>
    </w:p>
    <w:p w:rsidR="00592A71" w:rsidRDefault="00592A71">
      <w:pPr>
        <w:pStyle w:val="Index1"/>
        <w:tabs>
          <w:tab w:val="right" w:leader="dot" w:pos="9350"/>
        </w:tabs>
        <w:rPr>
          <w:ins w:id="7099" w:author="Sammartano, Marc (BIC USA)" w:date="2014-10-10T17:47:00Z"/>
          <w:noProof/>
        </w:rPr>
      </w:pPr>
      <w:ins w:id="7100" w:author="Sammartano, Marc (BIC USA)" w:date="2014-10-10T17:47:00Z">
        <w:r>
          <w:rPr>
            <w:noProof/>
          </w:rPr>
          <w:t>Gr.bitmap.size &lt;bitmap_ptr_nexp&gt;, width, height, 138</w:t>
        </w:r>
      </w:ins>
    </w:p>
    <w:p w:rsidR="00592A71" w:rsidRDefault="00592A71">
      <w:pPr>
        <w:pStyle w:val="Index1"/>
        <w:tabs>
          <w:tab w:val="right" w:leader="dot" w:pos="9350"/>
        </w:tabs>
        <w:rPr>
          <w:ins w:id="7101" w:author="Sammartano, Marc (BIC USA)" w:date="2014-10-10T17:47:00Z"/>
          <w:noProof/>
        </w:rPr>
      </w:pPr>
      <w:ins w:id="7102" w:author="Sammartano, Marc (BIC USA)" w:date="2014-10-10T17:47:00Z">
        <w:r>
          <w:rPr>
            <w:noProof/>
          </w:rPr>
          <w:lastRenderedPageBreak/>
          <w:t>Gr.bounded.touch touched, left, top, right, bottom, 133</w:t>
        </w:r>
      </w:ins>
    </w:p>
    <w:p w:rsidR="00592A71" w:rsidRDefault="00592A71">
      <w:pPr>
        <w:pStyle w:val="Index1"/>
        <w:tabs>
          <w:tab w:val="right" w:leader="dot" w:pos="9350"/>
        </w:tabs>
        <w:rPr>
          <w:ins w:id="7103" w:author="Sammartano, Marc (BIC USA)" w:date="2014-10-10T17:47:00Z"/>
          <w:noProof/>
        </w:rPr>
      </w:pPr>
      <w:ins w:id="7104" w:author="Sammartano, Marc (BIC USA)" w:date="2014-10-10T17:47:00Z">
        <w:r>
          <w:rPr>
            <w:noProof/>
          </w:rPr>
          <w:t>Gr.bounded.touch2 touched, left, top, right, bottom, 133</w:t>
        </w:r>
      </w:ins>
    </w:p>
    <w:p w:rsidR="00592A71" w:rsidRDefault="00592A71">
      <w:pPr>
        <w:pStyle w:val="Index1"/>
        <w:tabs>
          <w:tab w:val="right" w:leader="dot" w:pos="9350"/>
        </w:tabs>
        <w:rPr>
          <w:ins w:id="7105" w:author="Sammartano, Marc (BIC USA)" w:date="2014-10-10T17:47:00Z"/>
          <w:noProof/>
        </w:rPr>
      </w:pPr>
      <w:ins w:id="7106" w:author="Sammartano, Marc (BIC USA)" w:date="2014-10-10T17:47:00Z">
        <w:r>
          <w:rPr>
            <w:noProof/>
          </w:rPr>
          <w:t>Gr.brightness &lt;nexp&gt;, 129</w:t>
        </w:r>
      </w:ins>
    </w:p>
    <w:p w:rsidR="00592A71" w:rsidRDefault="00592A71">
      <w:pPr>
        <w:pStyle w:val="Index1"/>
        <w:tabs>
          <w:tab w:val="right" w:leader="dot" w:pos="9350"/>
        </w:tabs>
        <w:rPr>
          <w:ins w:id="7107" w:author="Sammartano, Marc (BIC USA)" w:date="2014-10-10T17:47:00Z"/>
          <w:noProof/>
        </w:rPr>
      </w:pPr>
      <w:ins w:id="7108" w:author="Sammartano, Marc (BIC USA)" w:date="2014-10-10T17:47:00Z">
        <w:r>
          <w:rPr>
            <w:noProof/>
          </w:rPr>
          <w:t>Gr.camera.autoshoot &lt;bm_ptr_nvar&gt;{, &lt;flash_ mode_nexp&gt; {, focus_mode_nexp} }, 141</w:t>
        </w:r>
      </w:ins>
    </w:p>
    <w:p w:rsidR="00592A71" w:rsidRDefault="00592A71">
      <w:pPr>
        <w:pStyle w:val="Index1"/>
        <w:tabs>
          <w:tab w:val="right" w:leader="dot" w:pos="9350"/>
        </w:tabs>
        <w:rPr>
          <w:ins w:id="7109" w:author="Sammartano, Marc (BIC USA)" w:date="2014-10-10T17:47:00Z"/>
          <w:noProof/>
        </w:rPr>
      </w:pPr>
      <w:ins w:id="7110" w:author="Sammartano, Marc (BIC USA)" w:date="2014-10-10T17:47:00Z">
        <w:r>
          <w:rPr>
            <w:noProof/>
          </w:rPr>
          <w:t>Gr.camera.manualShoot &lt;bm_ptr_nvar&gt;{, &lt;flash_ mode_nexp&gt; {, focus_mode_nexp} }, 142</w:t>
        </w:r>
      </w:ins>
    </w:p>
    <w:p w:rsidR="00592A71" w:rsidRDefault="00592A71">
      <w:pPr>
        <w:pStyle w:val="Index1"/>
        <w:tabs>
          <w:tab w:val="right" w:leader="dot" w:pos="9350"/>
        </w:tabs>
        <w:rPr>
          <w:ins w:id="7111" w:author="Sammartano, Marc (BIC USA)" w:date="2014-10-10T17:47:00Z"/>
          <w:noProof/>
        </w:rPr>
      </w:pPr>
      <w:ins w:id="7112" w:author="Sammartano, Marc (BIC USA)" w:date="2014-10-10T17:47:00Z">
        <w:r>
          <w:rPr>
            <w:noProof/>
          </w:rPr>
          <w:t>Gr.camera.select 1|2, 141</w:t>
        </w:r>
      </w:ins>
    </w:p>
    <w:p w:rsidR="00592A71" w:rsidRDefault="00592A71">
      <w:pPr>
        <w:pStyle w:val="Index1"/>
        <w:tabs>
          <w:tab w:val="right" w:leader="dot" w:pos="9350"/>
        </w:tabs>
        <w:rPr>
          <w:ins w:id="7113" w:author="Sammartano, Marc (BIC USA)" w:date="2014-10-10T17:47:00Z"/>
          <w:noProof/>
        </w:rPr>
      </w:pPr>
      <w:ins w:id="7114" w:author="Sammartano, Marc (BIC USA)" w:date="2014-10-10T17:47:00Z">
        <w:r>
          <w:rPr>
            <w:noProof/>
          </w:rPr>
          <w:t>Gr.camera.shoot &lt;bm_ptr_nvar&gt;, 141</w:t>
        </w:r>
      </w:ins>
    </w:p>
    <w:p w:rsidR="00592A71" w:rsidRDefault="00592A71">
      <w:pPr>
        <w:pStyle w:val="Index1"/>
        <w:tabs>
          <w:tab w:val="right" w:leader="dot" w:pos="9350"/>
        </w:tabs>
        <w:rPr>
          <w:ins w:id="7115" w:author="Sammartano, Marc (BIC USA)" w:date="2014-10-10T17:47:00Z"/>
          <w:noProof/>
        </w:rPr>
      </w:pPr>
      <w:ins w:id="7116" w:author="Sammartano, Marc (BIC USA)" w:date="2014-10-10T17:47:00Z">
        <w:r>
          <w:rPr>
            <w:noProof/>
          </w:rPr>
          <w:t>Gr.circle &lt;object_number_nvar&gt;, x, y, radius, 131</w:t>
        </w:r>
      </w:ins>
    </w:p>
    <w:p w:rsidR="00592A71" w:rsidRDefault="00592A71">
      <w:pPr>
        <w:pStyle w:val="Index1"/>
        <w:tabs>
          <w:tab w:val="right" w:leader="dot" w:pos="9350"/>
        </w:tabs>
        <w:rPr>
          <w:ins w:id="7117" w:author="Sammartano, Marc (BIC USA)" w:date="2014-10-10T17:47:00Z"/>
          <w:noProof/>
        </w:rPr>
      </w:pPr>
      <w:ins w:id="7118" w:author="Sammartano, Marc (BIC USA)" w:date="2014-10-10T17:47:00Z">
        <w:r>
          <w:rPr>
            <w:noProof/>
          </w:rPr>
          <w:t>Gr.clip &lt;object__ptr_nvar&gt;, &lt;left_nexp&gt;,&lt;top_nexp&gt;, &lt;right_nexp&gt;, &lt;bottom_nexp&gt;{, &lt;RO_nexp&gt;}, 146</w:t>
        </w:r>
      </w:ins>
    </w:p>
    <w:p w:rsidR="00592A71" w:rsidRDefault="00592A71">
      <w:pPr>
        <w:pStyle w:val="Index1"/>
        <w:tabs>
          <w:tab w:val="right" w:leader="dot" w:pos="9350"/>
        </w:tabs>
        <w:rPr>
          <w:ins w:id="7119" w:author="Sammartano, Marc (BIC USA)" w:date="2014-10-10T17:47:00Z"/>
          <w:noProof/>
        </w:rPr>
      </w:pPr>
      <w:ins w:id="7120" w:author="Sammartano, Marc (BIC USA)" w:date="2014-10-10T17:47:00Z">
        <w:r>
          <w:rPr>
            <w:noProof/>
          </w:rPr>
          <w:t>Gr.close, 129</w:t>
        </w:r>
      </w:ins>
    </w:p>
    <w:p w:rsidR="00592A71" w:rsidRDefault="00592A71">
      <w:pPr>
        <w:pStyle w:val="Index1"/>
        <w:tabs>
          <w:tab w:val="right" w:leader="dot" w:pos="9350"/>
        </w:tabs>
        <w:rPr>
          <w:ins w:id="7121" w:author="Sammartano, Marc (BIC USA)" w:date="2014-10-10T17:47:00Z"/>
          <w:noProof/>
        </w:rPr>
      </w:pPr>
      <w:ins w:id="7122" w:author="Sammartano, Marc (BIC USA)" w:date="2014-10-10T17:47:00Z">
        <w:r>
          <w:rPr>
            <w:noProof/>
          </w:rPr>
          <w:t>Gr.cls, 128</w:t>
        </w:r>
      </w:ins>
    </w:p>
    <w:p w:rsidR="00592A71" w:rsidRDefault="00592A71">
      <w:pPr>
        <w:pStyle w:val="Index1"/>
        <w:tabs>
          <w:tab w:val="right" w:leader="dot" w:pos="9350"/>
        </w:tabs>
        <w:rPr>
          <w:ins w:id="7123" w:author="Sammartano, Marc (BIC USA)" w:date="2014-10-10T17:47:00Z"/>
          <w:noProof/>
        </w:rPr>
      </w:pPr>
      <w:ins w:id="7124" w:author="Sammartano, Marc (BIC USA)" w:date="2014-10-10T17:47:00Z">
        <w:r>
          <w:rPr>
            <w:noProof/>
          </w:rPr>
          <w:t>Gr.color alpha, red, green, blue, &lt;style_nexp&gt;, 126</w:t>
        </w:r>
      </w:ins>
    </w:p>
    <w:p w:rsidR="00592A71" w:rsidRDefault="00592A71">
      <w:pPr>
        <w:pStyle w:val="Index1"/>
        <w:tabs>
          <w:tab w:val="right" w:leader="dot" w:pos="9350"/>
        </w:tabs>
        <w:rPr>
          <w:ins w:id="7125" w:author="Sammartano, Marc (BIC USA)" w:date="2014-10-10T17:47:00Z"/>
          <w:noProof/>
        </w:rPr>
      </w:pPr>
      <w:ins w:id="7126" w:author="Sammartano, Marc (BIC USA)" w:date="2014-10-10T17:47:00Z">
        <w:r>
          <w:rPr>
            <w:noProof/>
          </w:rPr>
          <w:t>Gr.front flag, 129</w:t>
        </w:r>
      </w:ins>
    </w:p>
    <w:p w:rsidR="00592A71" w:rsidRDefault="00592A71">
      <w:pPr>
        <w:pStyle w:val="Index1"/>
        <w:tabs>
          <w:tab w:val="right" w:leader="dot" w:pos="9350"/>
        </w:tabs>
        <w:rPr>
          <w:ins w:id="7127" w:author="Sammartano, Marc (BIC USA)" w:date="2014-10-10T17:47:00Z"/>
          <w:noProof/>
        </w:rPr>
      </w:pPr>
      <w:ins w:id="7128" w:author="Sammartano, Marc (BIC USA)" w:date="2014-10-10T17:47:00Z">
        <w:r>
          <w:rPr>
            <w:noProof/>
          </w:rPr>
          <w:t>Gr.get.bmpixel &lt;bitmap_ptr_nvar&gt;, x, y, alpha, red, green, blue, 139</w:t>
        </w:r>
      </w:ins>
    </w:p>
    <w:p w:rsidR="00592A71" w:rsidRDefault="00592A71">
      <w:pPr>
        <w:pStyle w:val="Index1"/>
        <w:tabs>
          <w:tab w:val="right" w:leader="dot" w:pos="9350"/>
        </w:tabs>
        <w:rPr>
          <w:ins w:id="7129" w:author="Sammartano, Marc (BIC USA)" w:date="2014-10-10T17:47:00Z"/>
          <w:noProof/>
        </w:rPr>
      </w:pPr>
      <w:ins w:id="7130" w:author="Sammartano, Marc (BIC USA)" w:date="2014-10-10T17:47:00Z">
        <w:r>
          <w:rPr>
            <w:noProof/>
          </w:rPr>
          <w:t>Gr.get.params &lt;object_ptr_nvar&gt;, &lt;param_array$[]&gt;, 143</w:t>
        </w:r>
      </w:ins>
    </w:p>
    <w:p w:rsidR="00592A71" w:rsidRDefault="00592A71">
      <w:pPr>
        <w:pStyle w:val="Index1"/>
        <w:tabs>
          <w:tab w:val="right" w:leader="dot" w:pos="9350"/>
        </w:tabs>
        <w:rPr>
          <w:ins w:id="7131" w:author="Sammartano, Marc (BIC USA)" w:date="2014-10-10T17:47:00Z"/>
          <w:noProof/>
        </w:rPr>
      </w:pPr>
      <w:ins w:id="7132" w:author="Sammartano, Marc (BIC USA)" w:date="2014-10-10T17:47:00Z">
        <w:r>
          <w:rPr>
            <w:noProof/>
          </w:rPr>
          <w:t>Gr.get.pixel x, y, alpha, red, green, blue, 142</w:t>
        </w:r>
      </w:ins>
    </w:p>
    <w:p w:rsidR="00592A71" w:rsidRDefault="00592A71">
      <w:pPr>
        <w:pStyle w:val="Index1"/>
        <w:tabs>
          <w:tab w:val="right" w:leader="dot" w:pos="9350"/>
        </w:tabs>
        <w:rPr>
          <w:ins w:id="7133" w:author="Sammartano, Marc (BIC USA)" w:date="2014-10-10T17:47:00Z"/>
          <w:noProof/>
        </w:rPr>
      </w:pPr>
      <w:ins w:id="7134" w:author="Sammartano, Marc (BIC USA)" w:date="2014-10-10T17:47:00Z">
        <w:r>
          <w:rPr>
            <w:noProof/>
          </w:rPr>
          <w:t>Gr.get.position &lt;object_ptr_nvar&gt;, x, y, 143</w:t>
        </w:r>
      </w:ins>
    </w:p>
    <w:p w:rsidR="00592A71" w:rsidRDefault="00592A71">
      <w:pPr>
        <w:pStyle w:val="Index1"/>
        <w:tabs>
          <w:tab w:val="right" w:leader="dot" w:pos="9350"/>
        </w:tabs>
        <w:rPr>
          <w:ins w:id="7135" w:author="Sammartano, Marc (BIC USA)" w:date="2014-10-10T17:47:00Z"/>
          <w:noProof/>
        </w:rPr>
      </w:pPr>
      <w:ins w:id="7136" w:author="Sammartano, Marc (BIC USA)" w:date="2014-10-10T17:47:00Z">
        <w:r>
          <w:rPr>
            <w:noProof/>
          </w:rPr>
          <w:t>Gr.get.textbounds &lt;sexp&gt;, left, top, right, bottom, 135</w:t>
        </w:r>
      </w:ins>
    </w:p>
    <w:p w:rsidR="00592A71" w:rsidRDefault="00592A71">
      <w:pPr>
        <w:pStyle w:val="Index1"/>
        <w:tabs>
          <w:tab w:val="right" w:leader="dot" w:pos="9350"/>
        </w:tabs>
        <w:rPr>
          <w:ins w:id="7137" w:author="Sammartano, Marc (BIC USA)" w:date="2014-10-10T17:47:00Z"/>
          <w:noProof/>
        </w:rPr>
      </w:pPr>
      <w:ins w:id="7138" w:author="Sammartano, Marc (BIC USA)" w:date="2014-10-10T17:47:00Z">
        <w:r>
          <w:rPr>
            <w:noProof/>
          </w:rPr>
          <w:t>Gr.get.type &lt;object_ptr_nvar&gt;, &lt;type_svar&gt;, 143</w:t>
        </w:r>
      </w:ins>
    </w:p>
    <w:p w:rsidR="00592A71" w:rsidRDefault="00592A71">
      <w:pPr>
        <w:pStyle w:val="Index1"/>
        <w:tabs>
          <w:tab w:val="right" w:leader="dot" w:pos="9350"/>
        </w:tabs>
        <w:rPr>
          <w:ins w:id="7139" w:author="Sammartano, Marc (BIC USA)" w:date="2014-10-10T17:47:00Z"/>
          <w:noProof/>
        </w:rPr>
      </w:pPr>
      <w:ins w:id="7140" w:author="Sammartano, Marc (BIC USA)" w:date="2014-10-10T17:47:00Z">
        <w:r>
          <w:rPr>
            <w:noProof/>
          </w:rPr>
          <w:t>Gr.get.value &lt;object_ptr_nvar&gt;, &lt;tag_sexp&gt;, {&lt;value_nvar | value_svar&gt;}, 143</w:t>
        </w:r>
      </w:ins>
    </w:p>
    <w:p w:rsidR="00592A71" w:rsidRDefault="00592A71">
      <w:pPr>
        <w:pStyle w:val="Index1"/>
        <w:tabs>
          <w:tab w:val="right" w:leader="dot" w:pos="9350"/>
        </w:tabs>
        <w:rPr>
          <w:ins w:id="7141" w:author="Sammartano, Marc (BIC USA)" w:date="2014-10-10T17:47:00Z"/>
          <w:noProof/>
        </w:rPr>
      </w:pPr>
      <w:ins w:id="7142" w:author="Sammartano, Marc (BIC USA)" w:date="2014-10-10T17:47:00Z">
        <w:r>
          <w:rPr>
            <w:noProof/>
          </w:rPr>
          <w:t>Gr.getDL &lt;dl_array[]&gt; {, &lt;keep_all_objects_lexp&gt; }, 147</w:t>
        </w:r>
      </w:ins>
    </w:p>
    <w:p w:rsidR="00592A71" w:rsidRDefault="00592A71">
      <w:pPr>
        <w:pStyle w:val="Index1"/>
        <w:tabs>
          <w:tab w:val="right" w:leader="dot" w:pos="9350"/>
        </w:tabs>
        <w:rPr>
          <w:ins w:id="7143" w:author="Sammartano, Marc (BIC USA)" w:date="2014-10-10T17:47:00Z"/>
          <w:noProof/>
        </w:rPr>
      </w:pPr>
      <w:ins w:id="7144" w:author="Sammartano, Marc (BIC USA)" w:date="2014-10-10T17:47:00Z">
        <w:r>
          <w:rPr>
            <w:noProof/>
          </w:rPr>
          <w:t>Gr.hide &lt;object_number_nvar&gt;, 132</w:t>
        </w:r>
      </w:ins>
    </w:p>
    <w:p w:rsidR="00592A71" w:rsidRDefault="00592A71">
      <w:pPr>
        <w:pStyle w:val="Index1"/>
        <w:tabs>
          <w:tab w:val="right" w:leader="dot" w:pos="9350"/>
        </w:tabs>
        <w:rPr>
          <w:ins w:id="7145" w:author="Sammartano, Marc (BIC USA)" w:date="2014-10-10T17:47:00Z"/>
          <w:noProof/>
        </w:rPr>
      </w:pPr>
      <w:ins w:id="7146" w:author="Sammartano, Marc (BIC USA)" w:date="2014-10-10T17:47:00Z">
        <w:r>
          <w:rPr>
            <w:noProof/>
          </w:rPr>
          <w:t>Gr.line &lt;object_number_nvar&gt;, x1, y1, x2, y2, 130</w:t>
        </w:r>
      </w:ins>
    </w:p>
    <w:p w:rsidR="00592A71" w:rsidRDefault="00592A71">
      <w:pPr>
        <w:pStyle w:val="Index1"/>
        <w:tabs>
          <w:tab w:val="right" w:leader="dot" w:pos="9350"/>
        </w:tabs>
        <w:rPr>
          <w:ins w:id="7147" w:author="Sammartano, Marc (BIC USA)" w:date="2014-10-10T17:47:00Z"/>
          <w:noProof/>
        </w:rPr>
      </w:pPr>
      <w:ins w:id="7148" w:author="Sammartano, Marc (BIC USA)" w:date="2014-10-10T17:47:00Z">
        <w:r>
          <w:rPr>
            <w:noProof/>
          </w:rPr>
          <w:t>Gr.modify &lt;object_ptr_nvar&gt;, {&lt;tag_sexp&gt;, &lt;value_nvar | value_svar&gt;}, ..., 143</w:t>
        </w:r>
      </w:ins>
    </w:p>
    <w:p w:rsidR="00592A71" w:rsidRDefault="00592A71">
      <w:pPr>
        <w:pStyle w:val="Index1"/>
        <w:tabs>
          <w:tab w:val="right" w:leader="dot" w:pos="9350"/>
        </w:tabs>
        <w:rPr>
          <w:ins w:id="7149" w:author="Sammartano, Marc (BIC USA)" w:date="2014-10-10T17:47:00Z"/>
          <w:noProof/>
        </w:rPr>
      </w:pPr>
      <w:ins w:id="7150" w:author="Sammartano, Marc (BIC USA)" w:date="2014-10-10T17:47:00Z">
        <w:r>
          <w:rPr>
            <w:noProof/>
          </w:rPr>
          <w:t>Gr.newDL &lt;dl_array[{&lt;start&gt;,&lt;length&gt;}]&gt;, 147</w:t>
        </w:r>
      </w:ins>
    </w:p>
    <w:p w:rsidR="00592A71" w:rsidRDefault="00592A71">
      <w:pPr>
        <w:pStyle w:val="Index1"/>
        <w:tabs>
          <w:tab w:val="right" w:leader="dot" w:pos="9350"/>
        </w:tabs>
        <w:rPr>
          <w:ins w:id="7151" w:author="Sammartano, Marc (BIC USA)" w:date="2014-10-10T17:47:00Z"/>
          <w:noProof/>
        </w:rPr>
      </w:pPr>
      <w:ins w:id="7152" w:author="Sammartano, Marc (BIC USA)" w:date="2014-10-10T17:47:00Z">
        <w:r>
          <w:rPr>
            <w:noProof/>
          </w:rPr>
          <w:t>Gr.onGrTouch.resume, 133</w:t>
        </w:r>
      </w:ins>
    </w:p>
    <w:p w:rsidR="00592A71" w:rsidRDefault="00592A71">
      <w:pPr>
        <w:pStyle w:val="Index1"/>
        <w:tabs>
          <w:tab w:val="right" w:leader="dot" w:pos="9350"/>
        </w:tabs>
        <w:rPr>
          <w:ins w:id="7153" w:author="Sammartano, Marc (BIC USA)" w:date="2014-10-10T17:47:00Z"/>
          <w:noProof/>
        </w:rPr>
      </w:pPr>
      <w:ins w:id="7154" w:author="Sammartano, Marc (BIC USA)" w:date="2014-10-10T17:47:00Z">
        <w:r>
          <w:rPr>
            <w:noProof/>
          </w:rPr>
          <w:t>Gr.open alpha, red, green, blue {, &lt;ShowStatusBar_lexp&gt; {, &lt;Orientation_nexp&gt;}}, 126</w:t>
        </w:r>
      </w:ins>
    </w:p>
    <w:p w:rsidR="00592A71" w:rsidRDefault="00592A71">
      <w:pPr>
        <w:pStyle w:val="Index1"/>
        <w:tabs>
          <w:tab w:val="right" w:leader="dot" w:pos="9350"/>
        </w:tabs>
        <w:rPr>
          <w:ins w:id="7155" w:author="Sammartano, Marc (BIC USA)" w:date="2014-10-10T17:47:00Z"/>
          <w:noProof/>
        </w:rPr>
      </w:pPr>
      <w:ins w:id="7156" w:author="Sammartano, Marc (BIC USA)" w:date="2014-10-10T17:47:00Z">
        <w:r>
          <w:rPr>
            <w:noProof/>
          </w:rPr>
          <w:t>Gr.orientation &lt;nexp&gt;, 127</w:t>
        </w:r>
      </w:ins>
    </w:p>
    <w:p w:rsidR="00592A71" w:rsidRDefault="00592A71">
      <w:pPr>
        <w:pStyle w:val="Index1"/>
        <w:tabs>
          <w:tab w:val="right" w:leader="dot" w:pos="9350"/>
        </w:tabs>
        <w:rPr>
          <w:ins w:id="7157" w:author="Sammartano, Marc (BIC USA)" w:date="2014-10-10T17:47:00Z"/>
          <w:noProof/>
        </w:rPr>
      </w:pPr>
      <w:ins w:id="7158" w:author="Sammartano, Marc (BIC USA)" w:date="2014-10-10T17:47:00Z">
        <w:r>
          <w:rPr>
            <w:noProof/>
          </w:rPr>
          <w:t>Gr.oval &lt;object_number_nvar&gt;, left, top, right, bottom, 130</w:t>
        </w:r>
      </w:ins>
    </w:p>
    <w:p w:rsidR="00592A71" w:rsidRDefault="00592A71">
      <w:pPr>
        <w:pStyle w:val="Index1"/>
        <w:tabs>
          <w:tab w:val="right" w:leader="dot" w:pos="9350"/>
        </w:tabs>
        <w:rPr>
          <w:ins w:id="7159" w:author="Sammartano, Marc (BIC USA)" w:date="2014-10-10T17:47:00Z"/>
          <w:noProof/>
        </w:rPr>
      </w:pPr>
      <w:ins w:id="7160" w:author="Sammartano, Marc (BIC USA)" w:date="2014-10-10T17:47:00Z">
        <w:r>
          <w:rPr>
            <w:noProof/>
          </w:rPr>
          <w:t>Gr.paint.get &lt;object_ptr_nvar&gt;, 145</w:t>
        </w:r>
      </w:ins>
    </w:p>
    <w:p w:rsidR="00592A71" w:rsidRDefault="00592A71">
      <w:pPr>
        <w:pStyle w:val="Index1"/>
        <w:tabs>
          <w:tab w:val="right" w:leader="dot" w:pos="9350"/>
        </w:tabs>
        <w:rPr>
          <w:ins w:id="7161" w:author="Sammartano, Marc (BIC USA)" w:date="2014-10-10T17:47:00Z"/>
          <w:noProof/>
        </w:rPr>
      </w:pPr>
      <w:ins w:id="7162" w:author="Sammartano, Marc (BIC USA)" w:date="2014-10-10T17:47:00Z">
        <w:r>
          <w:rPr>
            <w:noProof/>
          </w:rPr>
          <w:t>Gr.point &lt;object_number_nvar&gt;, x, y, 129</w:t>
        </w:r>
      </w:ins>
    </w:p>
    <w:p w:rsidR="00592A71" w:rsidRDefault="00592A71">
      <w:pPr>
        <w:pStyle w:val="Index1"/>
        <w:tabs>
          <w:tab w:val="right" w:leader="dot" w:pos="9350"/>
        </w:tabs>
        <w:rPr>
          <w:ins w:id="7163" w:author="Sammartano, Marc (BIC USA)" w:date="2014-10-10T17:47:00Z"/>
          <w:noProof/>
        </w:rPr>
      </w:pPr>
      <w:ins w:id="7164" w:author="Sammartano, Marc (BIC USA)" w:date="2014-10-10T17:47:00Z">
        <w:r>
          <w:rPr>
            <w:noProof/>
          </w:rPr>
          <w:t>Gr.poly &lt;object_number_nvar&gt;, list_pointer {,x,y}, 131</w:t>
        </w:r>
      </w:ins>
    </w:p>
    <w:p w:rsidR="00592A71" w:rsidRDefault="00592A71">
      <w:pPr>
        <w:pStyle w:val="Index1"/>
        <w:tabs>
          <w:tab w:val="right" w:leader="dot" w:pos="9350"/>
        </w:tabs>
        <w:rPr>
          <w:ins w:id="7165" w:author="Sammartano, Marc (BIC USA)" w:date="2014-10-10T17:47:00Z"/>
          <w:noProof/>
        </w:rPr>
      </w:pPr>
      <w:ins w:id="7166" w:author="Sammartano, Marc (BIC USA)" w:date="2014-10-10T17:47:00Z">
        <w:r>
          <w:rPr>
            <w:noProof/>
          </w:rPr>
          <w:t>Gr.rect &lt;object_number_nvar&gt;, left, top, right, bottom, 130</w:t>
        </w:r>
      </w:ins>
    </w:p>
    <w:p w:rsidR="00592A71" w:rsidRDefault="00592A71">
      <w:pPr>
        <w:pStyle w:val="Index1"/>
        <w:tabs>
          <w:tab w:val="right" w:leader="dot" w:pos="9350"/>
        </w:tabs>
        <w:rPr>
          <w:ins w:id="7167" w:author="Sammartano, Marc (BIC USA)" w:date="2014-10-10T17:47:00Z"/>
          <w:noProof/>
        </w:rPr>
      </w:pPr>
      <w:ins w:id="7168" w:author="Sammartano, Marc (BIC USA)" w:date="2014-10-10T17:47:00Z">
        <w:r>
          <w:rPr>
            <w:noProof/>
          </w:rPr>
          <w:t>Gr.render, 128</w:t>
        </w:r>
      </w:ins>
    </w:p>
    <w:p w:rsidR="00592A71" w:rsidRDefault="00592A71">
      <w:pPr>
        <w:pStyle w:val="Index1"/>
        <w:tabs>
          <w:tab w:val="right" w:leader="dot" w:pos="9350"/>
        </w:tabs>
        <w:rPr>
          <w:ins w:id="7169" w:author="Sammartano, Marc (BIC USA)" w:date="2014-10-10T17:47:00Z"/>
          <w:noProof/>
        </w:rPr>
      </w:pPr>
      <w:ins w:id="7170" w:author="Sammartano, Marc (BIC USA)" w:date="2014-10-10T17:47:00Z">
        <w:r>
          <w:rPr>
            <w:noProof/>
          </w:rPr>
          <w:t>Gr.rotate.end {&lt;obj_nvar&gt;}, 140</w:t>
        </w:r>
      </w:ins>
    </w:p>
    <w:p w:rsidR="00592A71" w:rsidRDefault="00592A71">
      <w:pPr>
        <w:pStyle w:val="Index1"/>
        <w:tabs>
          <w:tab w:val="right" w:leader="dot" w:pos="9350"/>
        </w:tabs>
        <w:rPr>
          <w:ins w:id="7171" w:author="Sammartano, Marc (BIC USA)" w:date="2014-10-10T17:47:00Z"/>
          <w:noProof/>
        </w:rPr>
      </w:pPr>
      <w:ins w:id="7172" w:author="Sammartano, Marc (BIC USA)" w:date="2014-10-10T17:47:00Z">
        <w:r>
          <w:rPr>
            <w:noProof/>
          </w:rPr>
          <w:t>Gr.rotate.start angle, x, y{,&lt;obj_nvar&gt;}, 140</w:t>
        </w:r>
      </w:ins>
    </w:p>
    <w:p w:rsidR="00592A71" w:rsidRDefault="00592A71">
      <w:pPr>
        <w:pStyle w:val="Index1"/>
        <w:tabs>
          <w:tab w:val="right" w:leader="dot" w:pos="9350"/>
        </w:tabs>
        <w:rPr>
          <w:ins w:id="7173" w:author="Sammartano, Marc (BIC USA)" w:date="2014-10-10T17:47:00Z"/>
          <w:noProof/>
        </w:rPr>
      </w:pPr>
      <w:ins w:id="7174" w:author="Sammartano, Marc (BIC USA)" w:date="2014-10-10T17:47:00Z">
        <w:r>
          <w:rPr>
            <w:noProof/>
          </w:rPr>
          <w:t>Gr.save &lt;filename_sexp&gt; {,&lt;quality_nexp&gt;}, 142</w:t>
        </w:r>
      </w:ins>
    </w:p>
    <w:p w:rsidR="00592A71" w:rsidRDefault="00592A71">
      <w:pPr>
        <w:pStyle w:val="Index1"/>
        <w:tabs>
          <w:tab w:val="right" w:leader="dot" w:pos="9350"/>
        </w:tabs>
        <w:rPr>
          <w:ins w:id="7175" w:author="Sammartano, Marc (BIC USA)" w:date="2014-10-10T17:47:00Z"/>
          <w:noProof/>
        </w:rPr>
      </w:pPr>
      <w:ins w:id="7176" w:author="Sammartano, Marc (BIC USA)" w:date="2014-10-10T17:47:00Z">
        <w:r>
          <w:rPr>
            <w:noProof/>
          </w:rPr>
          <w:t>Gr.scale x_factor, y_factor, 128</w:t>
        </w:r>
      </w:ins>
    </w:p>
    <w:p w:rsidR="00592A71" w:rsidRDefault="00592A71">
      <w:pPr>
        <w:pStyle w:val="Index1"/>
        <w:tabs>
          <w:tab w:val="right" w:leader="dot" w:pos="9350"/>
        </w:tabs>
        <w:rPr>
          <w:ins w:id="7177" w:author="Sammartano, Marc (BIC USA)" w:date="2014-10-10T17:47:00Z"/>
          <w:noProof/>
        </w:rPr>
      </w:pPr>
      <w:ins w:id="7178" w:author="Sammartano, Marc (BIC USA)" w:date="2014-10-10T17:47:00Z">
        <w:r>
          <w:rPr>
            <w:noProof/>
          </w:rPr>
          <w:t>Gr.screen width, height{, density }, 128</w:t>
        </w:r>
      </w:ins>
    </w:p>
    <w:p w:rsidR="00592A71" w:rsidRDefault="00592A71">
      <w:pPr>
        <w:pStyle w:val="Index1"/>
        <w:tabs>
          <w:tab w:val="right" w:leader="dot" w:pos="9350"/>
        </w:tabs>
        <w:rPr>
          <w:ins w:id="7179" w:author="Sammartano, Marc (BIC USA)" w:date="2014-10-10T17:47:00Z"/>
          <w:noProof/>
        </w:rPr>
      </w:pPr>
      <w:ins w:id="7180" w:author="Sammartano, Marc (BIC USA)" w:date="2014-10-10T17:47:00Z">
        <w:r>
          <w:rPr>
            <w:noProof/>
          </w:rPr>
          <w:t>Gr.screen.to_bitmap &lt;bm_ptr_nvar&gt;, 142</w:t>
        </w:r>
      </w:ins>
    </w:p>
    <w:p w:rsidR="00592A71" w:rsidRDefault="00592A71">
      <w:pPr>
        <w:pStyle w:val="Index1"/>
        <w:tabs>
          <w:tab w:val="right" w:leader="dot" w:pos="9350"/>
        </w:tabs>
        <w:rPr>
          <w:ins w:id="7181" w:author="Sammartano, Marc (BIC USA)" w:date="2014-10-10T17:47:00Z"/>
          <w:noProof/>
        </w:rPr>
      </w:pPr>
      <w:ins w:id="7182" w:author="Sammartano, Marc (BIC USA)" w:date="2014-10-10T17:47:00Z">
        <w:r>
          <w:rPr>
            <w:noProof/>
          </w:rPr>
          <w:t>Gr.set.antialias &lt;lexp&gt;, 127</w:t>
        </w:r>
      </w:ins>
    </w:p>
    <w:p w:rsidR="00592A71" w:rsidRDefault="00592A71">
      <w:pPr>
        <w:pStyle w:val="Index1"/>
        <w:tabs>
          <w:tab w:val="right" w:leader="dot" w:pos="9350"/>
        </w:tabs>
        <w:rPr>
          <w:ins w:id="7183" w:author="Sammartano, Marc (BIC USA)" w:date="2014-10-10T17:47:00Z"/>
          <w:noProof/>
        </w:rPr>
      </w:pPr>
      <w:ins w:id="7184" w:author="Sammartano, Marc (BIC USA)" w:date="2014-10-10T17:47:00Z">
        <w:r>
          <w:rPr>
            <w:noProof/>
          </w:rPr>
          <w:t>Gr.set.pixels &lt;object_number_nvar&gt;, pixels[{&lt;start&gt;,&lt;length&gt;}] {,x,y}, 131</w:t>
        </w:r>
      </w:ins>
    </w:p>
    <w:p w:rsidR="00592A71" w:rsidRDefault="00592A71">
      <w:pPr>
        <w:pStyle w:val="Index1"/>
        <w:tabs>
          <w:tab w:val="right" w:leader="dot" w:pos="9350"/>
        </w:tabs>
        <w:rPr>
          <w:ins w:id="7185" w:author="Sammartano, Marc (BIC USA)" w:date="2014-10-10T17:47:00Z"/>
          <w:noProof/>
        </w:rPr>
      </w:pPr>
      <w:ins w:id="7186" w:author="Sammartano, Marc (BIC USA)" w:date="2014-10-10T17:47:00Z">
        <w:r>
          <w:rPr>
            <w:noProof/>
          </w:rPr>
          <w:t>Gr.set.stroke &lt;nexp&gt;, 127</w:t>
        </w:r>
      </w:ins>
    </w:p>
    <w:p w:rsidR="00592A71" w:rsidRDefault="00592A71">
      <w:pPr>
        <w:pStyle w:val="Index1"/>
        <w:tabs>
          <w:tab w:val="right" w:leader="dot" w:pos="9350"/>
        </w:tabs>
        <w:rPr>
          <w:ins w:id="7187" w:author="Sammartano, Marc (BIC USA)" w:date="2014-10-10T17:47:00Z"/>
          <w:noProof/>
        </w:rPr>
      </w:pPr>
      <w:ins w:id="7188" w:author="Sammartano, Marc (BIC USA)" w:date="2014-10-10T17:47:00Z">
        <w:r>
          <w:rPr>
            <w:noProof/>
          </w:rPr>
          <w:t>Gr.show &lt;object_number_nvar&gt;, 132</w:t>
        </w:r>
      </w:ins>
    </w:p>
    <w:p w:rsidR="00592A71" w:rsidRDefault="00592A71">
      <w:pPr>
        <w:pStyle w:val="Index1"/>
        <w:tabs>
          <w:tab w:val="right" w:leader="dot" w:pos="9350"/>
        </w:tabs>
        <w:rPr>
          <w:ins w:id="7189" w:author="Sammartano, Marc (BIC USA)" w:date="2014-10-10T17:47:00Z"/>
          <w:noProof/>
        </w:rPr>
      </w:pPr>
      <w:ins w:id="7190" w:author="Sammartano, Marc (BIC USA)" w:date="2014-10-10T17:47:00Z">
        <w:r>
          <w:rPr>
            <w:noProof/>
          </w:rPr>
          <w:t>Gr.statusbar.show &lt;nexp&gt;, 127</w:t>
        </w:r>
      </w:ins>
    </w:p>
    <w:p w:rsidR="00592A71" w:rsidRDefault="00592A71">
      <w:pPr>
        <w:pStyle w:val="Index1"/>
        <w:tabs>
          <w:tab w:val="right" w:leader="dot" w:pos="9350"/>
        </w:tabs>
        <w:rPr>
          <w:ins w:id="7191" w:author="Sammartano, Marc (BIC USA)" w:date="2014-10-10T17:47:00Z"/>
          <w:noProof/>
        </w:rPr>
      </w:pPr>
      <w:ins w:id="7192" w:author="Sammartano, Marc (BIC USA)" w:date="2014-10-10T17:47:00Z">
        <w:r>
          <w:rPr>
            <w:noProof/>
          </w:rPr>
          <w:t>Gr.statusbar {&lt;height_nvar&gt;} {, showing_lvar}, 127</w:t>
        </w:r>
      </w:ins>
    </w:p>
    <w:p w:rsidR="00592A71" w:rsidRDefault="00592A71">
      <w:pPr>
        <w:pStyle w:val="Index1"/>
        <w:tabs>
          <w:tab w:val="right" w:leader="dot" w:pos="9350"/>
        </w:tabs>
        <w:rPr>
          <w:ins w:id="7193" w:author="Sammartano, Marc (BIC USA)" w:date="2014-10-10T17:47:00Z"/>
          <w:noProof/>
        </w:rPr>
      </w:pPr>
      <w:ins w:id="7194" w:author="Sammartano, Marc (BIC USA)" w:date="2014-10-10T17:47:00Z">
        <w:r>
          <w:rPr>
            <w:noProof/>
          </w:rPr>
          <w:t>Gr.text.align type, 133</w:t>
        </w:r>
      </w:ins>
    </w:p>
    <w:p w:rsidR="00592A71" w:rsidRDefault="00592A71">
      <w:pPr>
        <w:pStyle w:val="Index1"/>
        <w:tabs>
          <w:tab w:val="right" w:leader="dot" w:pos="9350"/>
        </w:tabs>
        <w:rPr>
          <w:ins w:id="7195" w:author="Sammartano, Marc (BIC USA)" w:date="2014-10-10T17:47:00Z"/>
          <w:noProof/>
        </w:rPr>
      </w:pPr>
      <w:ins w:id="7196" w:author="Sammartano, Marc (BIC USA)" w:date="2014-10-10T17:47:00Z">
        <w:r>
          <w:rPr>
            <w:noProof/>
          </w:rPr>
          <w:t>Gr.text.bold &lt;lexp&gt;, 136</w:t>
        </w:r>
      </w:ins>
    </w:p>
    <w:p w:rsidR="00592A71" w:rsidRDefault="00592A71">
      <w:pPr>
        <w:pStyle w:val="Index1"/>
        <w:tabs>
          <w:tab w:val="right" w:leader="dot" w:pos="9350"/>
        </w:tabs>
        <w:rPr>
          <w:ins w:id="7197" w:author="Sammartano, Marc (BIC USA)" w:date="2014-10-10T17:47:00Z"/>
          <w:noProof/>
        </w:rPr>
      </w:pPr>
      <w:ins w:id="7198" w:author="Sammartano, Marc (BIC USA)" w:date="2014-10-10T17:47:00Z">
        <w:r>
          <w:rPr>
            <w:noProof/>
          </w:rPr>
          <w:lastRenderedPageBreak/>
          <w:t>Gr.text.draw &lt;object_number_nvar&gt;, &lt;x_nexp&gt;, &lt;y_nexp&gt;, &lt;text_object_sexp&gt;, 137</w:t>
        </w:r>
      </w:ins>
    </w:p>
    <w:p w:rsidR="00592A71" w:rsidRDefault="00592A71">
      <w:pPr>
        <w:pStyle w:val="Index1"/>
        <w:tabs>
          <w:tab w:val="right" w:leader="dot" w:pos="9350"/>
        </w:tabs>
        <w:rPr>
          <w:ins w:id="7199" w:author="Sammartano, Marc (BIC USA)" w:date="2014-10-10T17:47:00Z"/>
          <w:noProof/>
        </w:rPr>
      </w:pPr>
      <w:ins w:id="7200" w:author="Sammartano, Marc (BIC USA)" w:date="2014-10-10T17:47:00Z">
        <w:r>
          <w:rPr>
            <w:noProof/>
          </w:rPr>
          <w:t>Gr.text.height {&lt;height_nvar&gt;} {, &lt;up_nvar&gt;} {, &lt;down_nvar&gt;}, 134</w:t>
        </w:r>
      </w:ins>
    </w:p>
    <w:p w:rsidR="00592A71" w:rsidRDefault="00592A71">
      <w:pPr>
        <w:pStyle w:val="Index1"/>
        <w:tabs>
          <w:tab w:val="right" w:leader="dot" w:pos="9350"/>
        </w:tabs>
        <w:rPr>
          <w:ins w:id="7201" w:author="Sammartano, Marc (BIC USA)" w:date="2014-10-10T17:47:00Z"/>
          <w:noProof/>
        </w:rPr>
      </w:pPr>
      <w:ins w:id="7202" w:author="Sammartano, Marc (BIC USA)" w:date="2014-10-10T17:47:00Z">
        <w:r>
          <w:rPr>
            <w:noProof/>
          </w:rPr>
          <w:t>Gr.text.setfont {&lt;font_ptr_nexp&gt;|&lt;font_family_sexp&gt;} {, &lt;style_sexp&gt;}, 135</w:t>
        </w:r>
      </w:ins>
    </w:p>
    <w:p w:rsidR="00592A71" w:rsidRDefault="00592A71">
      <w:pPr>
        <w:pStyle w:val="Index1"/>
        <w:tabs>
          <w:tab w:val="right" w:leader="dot" w:pos="9350"/>
        </w:tabs>
        <w:rPr>
          <w:ins w:id="7203" w:author="Sammartano, Marc (BIC USA)" w:date="2014-10-10T17:47:00Z"/>
          <w:noProof/>
        </w:rPr>
      </w:pPr>
      <w:ins w:id="7204" w:author="Sammartano, Marc (BIC USA)" w:date="2014-10-10T17:47:00Z">
        <w:r>
          <w:rPr>
            <w:noProof/>
          </w:rPr>
          <w:t>Gr.text.size &lt;nexp&gt;, 134</w:t>
        </w:r>
      </w:ins>
    </w:p>
    <w:p w:rsidR="00592A71" w:rsidRDefault="00592A71">
      <w:pPr>
        <w:pStyle w:val="Index1"/>
        <w:tabs>
          <w:tab w:val="right" w:leader="dot" w:pos="9350"/>
        </w:tabs>
        <w:rPr>
          <w:ins w:id="7205" w:author="Sammartano, Marc (BIC USA)" w:date="2014-10-10T17:47:00Z"/>
          <w:noProof/>
        </w:rPr>
      </w:pPr>
      <w:ins w:id="7206" w:author="Sammartano, Marc (BIC USA)" w:date="2014-10-10T17:47:00Z">
        <w:r>
          <w:rPr>
            <w:noProof/>
          </w:rPr>
          <w:t>Gr.text.skew &lt;nexp&gt;, 136</w:t>
        </w:r>
      </w:ins>
    </w:p>
    <w:p w:rsidR="00592A71" w:rsidRDefault="00592A71">
      <w:pPr>
        <w:pStyle w:val="Index1"/>
        <w:tabs>
          <w:tab w:val="right" w:leader="dot" w:pos="9350"/>
        </w:tabs>
        <w:rPr>
          <w:ins w:id="7207" w:author="Sammartano, Marc (BIC USA)" w:date="2014-10-10T17:47:00Z"/>
          <w:noProof/>
        </w:rPr>
      </w:pPr>
      <w:ins w:id="7208" w:author="Sammartano, Marc (BIC USA)" w:date="2014-10-10T17:47:00Z">
        <w:r>
          <w:rPr>
            <w:noProof/>
          </w:rPr>
          <w:t>Gr.text.strike &lt;lexp&gt;, 136</w:t>
        </w:r>
      </w:ins>
    </w:p>
    <w:p w:rsidR="00592A71" w:rsidRDefault="00592A71">
      <w:pPr>
        <w:pStyle w:val="Index1"/>
        <w:tabs>
          <w:tab w:val="right" w:leader="dot" w:pos="9350"/>
        </w:tabs>
        <w:rPr>
          <w:ins w:id="7209" w:author="Sammartano, Marc (BIC USA)" w:date="2014-10-10T17:47:00Z"/>
          <w:noProof/>
        </w:rPr>
      </w:pPr>
      <w:ins w:id="7210" w:author="Sammartano, Marc (BIC USA)" w:date="2014-10-10T17:47:00Z">
        <w:r>
          <w:rPr>
            <w:noProof/>
          </w:rPr>
          <w:t>Gr.text.typeface {&lt;nexp&gt;} {, &lt;style_nexp&gt;}, 136</w:t>
        </w:r>
      </w:ins>
    </w:p>
    <w:p w:rsidR="00592A71" w:rsidRDefault="00592A71">
      <w:pPr>
        <w:pStyle w:val="Index1"/>
        <w:tabs>
          <w:tab w:val="right" w:leader="dot" w:pos="9350"/>
        </w:tabs>
        <w:rPr>
          <w:ins w:id="7211" w:author="Sammartano, Marc (BIC USA)" w:date="2014-10-10T17:47:00Z"/>
          <w:noProof/>
        </w:rPr>
      </w:pPr>
      <w:ins w:id="7212" w:author="Sammartano, Marc (BIC USA)" w:date="2014-10-10T17:47:00Z">
        <w:r>
          <w:rPr>
            <w:noProof/>
          </w:rPr>
          <w:t>Gr.text.underline &lt;lexp&gt;, 136</w:t>
        </w:r>
      </w:ins>
    </w:p>
    <w:p w:rsidR="00592A71" w:rsidRDefault="00592A71">
      <w:pPr>
        <w:pStyle w:val="Index1"/>
        <w:tabs>
          <w:tab w:val="right" w:leader="dot" w:pos="9350"/>
        </w:tabs>
        <w:rPr>
          <w:ins w:id="7213" w:author="Sammartano, Marc (BIC USA)" w:date="2014-10-10T17:47:00Z"/>
          <w:noProof/>
        </w:rPr>
      </w:pPr>
      <w:ins w:id="7214" w:author="Sammartano, Marc (BIC USA)" w:date="2014-10-10T17:47:00Z">
        <w:r>
          <w:rPr>
            <w:noProof/>
          </w:rPr>
          <w:t>Gr.text.width &lt;nvar&gt;, &lt;sexp&gt;, 134</w:t>
        </w:r>
      </w:ins>
    </w:p>
    <w:p w:rsidR="00592A71" w:rsidRDefault="00592A71">
      <w:pPr>
        <w:pStyle w:val="Index1"/>
        <w:tabs>
          <w:tab w:val="right" w:leader="dot" w:pos="9350"/>
        </w:tabs>
        <w:rPr>
          <w:ins w:id="7215" w:author="Sammartano, Marc (BIC USA)" w:date="2014-10-10T17:47:00Z"/>
          <w:noProof/>
        </w:rPr>
      </w:pPr>
      <w:ins w:id="7216" w:author="Sammartano, Marc (BIC USA)" w:date="2014-10-10T17:47:00Z">
        <w:r>
          <w:rPr>
            <w:noProof/>
          </w:rPr>
          <w:t>Gr.touch touched, x, y, 132</w:t>
        </w:r>
      </w:ins>
    </w:p>
    <w:p w:rsidR="00592A71" w:rsidRDefault="00592A71">
      <w:pPr>
        <w:pStyle w:val="Index1"/>
        <w:tabs>
          <w:tab w:val="right" w:leader="dot" w:pos="9350"/>
        </w:tabs>
        <w:rPr>
          <w:ins w:id="7217" w:author="Sammartano, Marc (BIC USA)" w:date="2014-10-10T17:47:00Z"/>
          <w:noProof/>
        </w:rPr>
      </w:pPr>
      <w:ins w:id="7218" w:author="Sammartano, Marc (BIC USA)" w:date="2014-10-10T17:47:00Z">
        <w:r>
          <w:rPr>
            <w:noProof/>
          </w:rPr>
          <w:t>Gr.touch2 touched, x, y, 133</w:t>
        </w:r>
      </w:ins>
    </w:p>
    <w:p w:rsidR="00592A71" w:rsidRDefault="00592A71">
      <w:pPr>
        <w:pStyle w:val="Index1"/>
        <w:tabs>
          <w:tab w:val="right" w:leader="dot" w:pos="9350"/>
        </w:tabs>
        <w:rPr>
          <w:ins w:id="7219" w:author="Sammartano, Marc (BIC USA)" w:date="2014-10-10T17:47:00Z"/>
          <w:noProof/>
        </w:rPr>
      </w:pPr>
      <w:ins w:id="7220" w:author="Sammartano, Marc (BIC USA)" w:date="2014-10-10T17:47:00Z">
        <w:r>
          <w:rPr>
            <w:noProof/>
          </w:rPr>
          <w:t>GR_COLLISION ( &lt;object_1_nvar&gt;, &lt;object_2_nvar&gt;), 54</w:t>
        </w:r>
      </w:ins>
    </w:p>
    <w:p w:rsidR="00592A71" w:rsidRDefault="00592A71">
      <w:pPr>
        <w:pStyle w:val="Index1"/>
        <w:tabs>
          <w:tab w:val="right" w:leader="dot" w:pos="9350"/>
        </w:tabs>
        <w:rPr>
          <w:ins w:id="7221" w:author="Sammartano, Marc (BIC USA)" w:date="2014-10-10T17:47:00Z"/>
          <w:noProof/>
        </w:rPr>
      </w:pPr>
      <w:ins w:id="7222" w:author="Sammartano, Marc (BIC USA)" w:date="2014-10-10T17:47:00Z">
        <w:r>
          <w:rPr>
            <w:noProof/>
          </w:rPr>
          <w:t>GrabFile &lt;result_svar&gt;, &lt;path_sexp&gt;{, &lt;unicode_flag_lexp&gt;}, 91</w:t>
        </w:r>
      </w:ins>
    </w:p>
    <w:p w:rsidR="00592A71" w:rsidRDefault="00592A71">
      <w:pPr>
        <w:pStyle w:val="Index1"/>
        <w:tabs>
          <w:tab w:val="right" w:leader="dot" w:pos="9350"/>
        </w:tabs>
        <w:rPr>
          <w:ins w:id="7223" w:author="Sammartano, Marc (BIC USA)" w:date="2014-10-10T17:47:00Z"/>
          <w:noProof/>
        </w:rPr>
      </w:pPr>
      <w:ins w:id="7224" w:author="Sammartano, Marc (BIC USA)" w:date="2014-10-10T17:47:00Z">
        <w:r>
          <w:rPr>
            <w:noProof/>
          </w:rPr>
          <w:t>GrabURL &lt;result_svar&gt;, &lt;url_sexp&gt;{, &lt;timeout_nexp&gt;}, 90</w:t>
        </w:r>
      </w:ins>
    </w:p>
    <w:p w:rsidR="00592A71" w:rsidRDefault="00592A71">
      <w:pPr>
        <w:pStyle w:val="Index1"/>
        <w:tabs>
          <w:tab w:val="right" w:leader="dot" w:pos="9350"/>
        </w:tabs>
        <w:rPr>
          <w:ins w:id="7225" w:author="Sammartano, Marc (BIC USA)" w:date="2014-10-10T17:47:00Z"/>
          <w:noProof/>
        </w:rPr>
      </w:pPr>
      <w:ins w:id="7226" w:author="Sammartano, Marc (BIC USA)" w:date="2014-10-10T17:47:00Z">
        <w:r>
          <w:rPr>
            <w:noProof/>
          </w:rPr>
          <w:t>Headset &lt;state_nvar&gt;, &lt;type_svar&gt;, &lt;mic_nvar&gt;, 119</w:t>
        </w:r>
      </w:ins>
    </w:p>
    <w:p w:rsidR="00592A71" w:rsidRDefault="00592A71">
      <w:pPr>
        <w:pStyle w:val="Index1"/>
        <w:tabs>
          <w:tab w:val="right" w:leader="dot" w:pos="9350"/>
        </w:tabs>
        <w:rPr>
          <w:ins w:id="7227" w:author="Sammartano, Marc (BIC USA)" w:date="2014-10-10T17:47:00Z"/>
          <w:noProof/>
        </w:rPr>
      </w:pPr>
      <w:ins w:id="7228" w:author="Sammartano, Marc (BIC USA)" w:date="2014-10-10T17:47:00Z">
        <w:r w:rsidRPr="008837F1">
          <w:rPr>
            <w:rFonts w:eastAsia="Times New Roman"/>
            <w:noProof/>
          </w:rPr>
          <w:t>HEX$(&lt;nexp&gt;)</w:t>
        </w:r>
        <w:r>
          <w:rPr>
            <w:noProof/>
          </w:rPr>
          <w:t>, 57</w:t>
        </w:r>
      </w:ins>
    </w:p>
    <w:p w:rsidR="00592A71" w:rsidRDefault="00592A71">
      <w:pPr>
        <w:pStyle w:val="Index1"/>
        <w:tabs>
          <w:tab w:val="right" w:leader="dot" w:pos="9350"/>
        </w:tabs>
        <w:rPr>
          <w:ins w:id="7229" w:author="Sammartano, Marc (BIC USA)" w:date="2014-10-10T17:47:00Z"/>
          <w:noProof/>
        </w:rPr>
      </w:pPr>
      <w:ins w:id="7230" w:author="Sammartano, Marc (BIC USA)" w:date="2014-10-10T17:47:00Z">
        <w:r>
          <w:rPr>
            <w:noProof/>
          </w:rPr>
          <w:t>HEX(&lt;sexp&gt;), 52</w:t>
        </w:r>
      </w:ins>
    </w:p>
    <w:p w:rsidR="00592A71" w:rsidRDefault="00592A71">
      <w:pPr>
        <w:pStyle w:val="Index1"/>
        <w:tabs>
          <w:tab w:val="right" w:leader="dot" w:pos="9350"/>
        </w:tabs>
        <w:rPr>
          <w:ins w:id="7231" w:author="Sammartano, Marc (BIC USA)" w:date="2014-10-10T17:47:00Z"/>
          <w:noProof/>
        </w:rPr>
      </w:pPr>
      <w:ins w:id="7232" w:author="Sammartano, Marc (BIC USA)" w:date="2014-10-10T17:47:00Z">
        <w:r>
          <w:rPr>
            <w:noProof/>
          </w:rPr>
          <w:t>Home, 120</w:t>
        </w:r>
      </w:ins>
    </w:p>
    <w:p w:rsidR="00592A71" w:rsidRDefault="00592A71">
      <w:pPr>
        <w:pStyle w:val="Index1"/>
        <w:tabs>
          <w:tab w:val="right" w:leader="dot" w:pos="9350"/>
        </w:tabs>
        <w:rPr>
          <w:ins w:id="7233" w:author="Sammartano, Marc (BIC USA)" w:date="2014-10-10T17:47:00Z"/>
          <w:noProof/>
        </w:rPr>
      </w:pPr>
      <w:ins w:id="7234" w:author="Sammartano, Marc (BIC USA)" w:date="2014-10-10T17:47:00Z">
        <w:r>
          <w:rPr>
            <w:noProof/>
          </w:rPr>
          <w:t>Html.clear.cache, 96</w:t>
        </w:r>
      </w:ins>
    </w:p>
    <w:p w:rsidR="00592A71" w:rsidRDefault="00592A71">
      <w:pPr>
        <w:pStyle w:val="Index1"/>
        <w:tabs>
          <w:tab w:val="right" w:leader="dot" w:pos="9350"/>
        </w:tabs>
        <w:rPr>
          <w:ins w:id="7235" w:author="Sammartano, Marc (BIC USA)" w:date="2014-10-10T17:47:00Z"/>
          <w:noProof/>
        </w:rPr>
      </w:pPr>
      <w:ins w:id="7236" w:author="Sammartano, Marc (BIC USA)" w:date="2014-10-10T17:47:00Z">
        <w:r>
          <w:rPr>
            <w:noProof/>
          </w:rPr>
          <w:t>Html.clear.history, 96</w:t>
        </w:r>
      </w:ins>
    </w:p>
    <w:p w:rsidR="00592A71" w:rsidRDefault="00592A71">
      <w:pPr>
        <w:pStyle w:val="Index1"/>
        <w:tabs>
          <w:tab w:val="right" w:leader="dot" w:pos="9350"/>
        </w:tabs>
        <w:rPr>
          <w:ins w:id="7237" w:author="Sammartano, Marc (BIC USA)" w:date="2014-10-10T17:47:00Z"/>
          <w:noProof/>
        </w:rPr>
      </w:pPr>
      <w:ins w:id="7238" w:author="Sammartano, Marc (BIC USA)" w:date="2014-10-10T17:47:00Z">
        <w:r>
          <w:rPr>
            <w:noProof/>
          </w:rPr>
          <w:t>Html.close, 96</w:t>
        </w:r>
      </w:ins>
    </w:p>
    <w:p w:rsidR="00592A71" w:rsidRDefault="00592A71">
      <w:pPr>
        <w:pStyle w:val="Index1"/>
        <w:tabs>
          <w:tab w:val="right" w:leader="dot" w:pos="9350"/>
        </w:tabs>
        <w:rPr>
          <w:ins w:id="7239" w:author="Sammartano, Marc (BIC USA)" w:date="2014-10-10T17:47:00Z"/>
          <w:noProof/>
        </w:rPr>
      </w:pPr>
      <w:ins w:id="7240" w:author="Sammartano, Marc (BIC USA)" w:date="2014-10-10T17:47:00Z">
        <w:r>
          <w:rPr>
            <w:noProof/>
          </w:rPr>
          <w:t>Html.get.datalink &lt;data_svar&gt;, 95</w:t>
        </w:r>
      </w:ins>
    </w:p>
    <w:p w:rsidR="00592A71" w:rsidRDefault="00592A71">
      <w:pPr>
        <w:pStyle w:val="Index1"/>
        <w:tabs>
          <w:tab w:val="right" w:leader="dot" w:pos="9350"/>
        </w:tabs>
        <w:rPr>
          <w:ins w:id="7241" w:author="Sammartano, Marc (BIC USA)" w:date="2014-10-10T17:47:00Z"/>
          <w:noProof/>
        </w:rPr>
      </w:pPr>
      <w:ins w:id="7242" w:author="Sammartano, Marc (BIC USA)" w:date="2014-10-10T17:47:00Z">
        <w:r>
          <w:rPr>
            <w:noProof/>
          </w:rPr>
          <w:t>Html.go.back, 96</w:t>
        </w:r>
      </w:ins>
    </w:p>
    <w:p w:rsidR="00592A71" w:rsidRDefault="00592A71">
      <w:pPr>
        <w:pStyle w:val="Index1"/>
        <w:tabs>
          <w:tab w:val="right" w:leader="dot" w:pos="9350"/>
        </w:tabs>
        <w:rPr>
          <w:ins w:id="7243" w:author="Sammartano, Marc (BIC USA)" w:date="2014-10-10T17:47:00Z"/>
          <w:noProof/>
        </w:rPr>
      </w:pPr>
      <w:ins w:id="7244" w:author="Sammartano, Marc (BIC USA)" w:date="2014-10-10T17:47:00Z">
        <w:r>
          <w:rPr>
            <w:noProof/>
          </w:rPr>
          <w:t>Html.go.forward, 96</w:t>
        </w:r>
      </w:ins>
    </w:p>
    <w:p w:rsidR="00592A71" w:rsidRDefault="00592A71">
      <w:pPr>
        <w:pStyle w:val="Index1"/>
        <w:tabs>
          <w:tab w:val="right" w:leader="dot" w:pos="9350"/>
        </w:tabs>
        <w:rPr>
          <w:ins w:id="7245" w:author="Sammartano, Marc (BIC USA)" w:date="2014-10-10T17:47:00Z"/>
          <w:noProof/>
        </w:rPr>
      </w:pPr>
      <w:ins w:id="7246" w:author="Sammartano, Marc (BIC USA)" w:date="2014-10-10T17:47:00Z">
        <w:r>
          <w:rPr>
            <w:noProof/>
          </w:rPr>
          <w:t>Html.load.string &lt;html_sexp&gt;, 94</w:t>
        </w:r>
      </w:ins>
    </w:p>
    <w:p w:rsidR="00592A71" w:rsidRDefault="00592A71">
      <w:pPr>
        <w:pStyle w:val="Index1"/>
        <w:tabs>
          <w:tab w:val="right" w:leader="dot" w:pos="9350"/>
        </w:tabs>
        <w:rPr>
          <w:ins w:id="7247" w:author="Sammartano, Marc (BIC USA)" w:date="2014-10-10T17:47:00Z"/>
          <w:noProof/>
        </w:rPr>
      </w:pPr>
      <w:ins w:id="7248" w:author="Sammartano, Marc (BIC USA)" w:date="2014-10-10T17:47:00Z">
        <w:r>
          <w:rPr>
            <w:noProof/>
          </w:rPr>
          <w:t>Html.load.url &lt;file_sexp&gt;, 94</w:t>
        </w:r>
      </w:ins>
    </w:p>
    <w:p w:rsidR="00592A71" w:rsidRDefault="00592A71">
      <w:pPr>
        <w:pStyle w:val="Index1"/>
        <w:tabs>
          <w:tab w:val="right" w:leader="dot" w:pos="9350"/>
        </w:tabs>
        <w:rPr>
          <w:ins w:id="7249" w:author="Sammartano, Marc (BIC USA)" w:date="2014-10-10T17:47:00Z"/>
          <w:noProof/>
        </w:rPr>
      </w:pPr>
      <w:ins w:id="7250" w:author="Sammartano, Marc (BIC USA)" w:date="2014-10-10T17:47:00Z">
        <w:r>
          <w:rPr>
            <w:noProof/>
          </w:rPr>
          <w:t>Html.open {&lt;ShowStatusBar_lexp&gt; {, &lt;Orientation_nexp&gt;}}, 93</w:t>
        </w:r>
      </w:ins>
    </w:p>
    <w:p w:rsidR="00592A71" w:rsidRDefault="00592A71">
      <w:pPr>
        <w:pStyle w:val="Index1"/>
        <w:tabs>
          <w:tab w:val="right" w:leader="dot" w:pos="9350"/>
        </w:tabs>
        <w:rPr>
          <w:ins w:id="7251" w:author="Sammartano, Marc (BIC USA)" w:date="2014-10-10T17:47:00Z"/>
          <w:noProof/>
        </w:rPr>
      </w:pPr>
      <w:ins w:id="7252" w:author="Sammartano, Marc (BIC USA)" w:date="2014-10-10T17:47:00Z">
        <w:r>
          <w:rPr>
            <w:noProof/>
          </w:rPr>
          <w:t>Html.orientation &lt;nexp&gt;, 94</w:t>
        </w:r>
      </w:ins>
    </w:p>
    <w:p w:rsidR="00592A71" w:rsidRDefault="00592A71">
      <w:pPr>
        <w:pStyle w:val="Index1"/>
        <w:tabs>
          <w:tab w:val="right" w:leader="dot" w:pos="9350"/>
        </w:tabs>
        <w:rPr>
          <w:ins w:id="7253" w:author="Sammartano, Marc (BIC USA)" w:date="2014-10-10T17:47:00Z"/>
          <w:noProof/>
        </w:rPr>
      </w:pPr>
      <w:ins w:id="7254" w:author="Sammartano, Marc (BIC USA)" w:date="2014-10-10T17:47:00Z">
        <w:r>
          <w:rPr>
            <w:noProof/>
          </w:rPr>
          <w:t>Html.post &lt;url_sexp&gt;, &lt;list_nexp&gt;, 95</w:t>
        </w:r>
      </w:ins>
    </w:p>
    <w:p w:rsidR="00592A71" w:rsidRDefault="00592A71">
      <w:pPr>
        <w:pStyle w:val="Index1"/>
        <w:tabs>
          <w:tab w:val="right" w:leader="dot" w:pos="9350"/>
        </w:tabs>
        <w:rPr>
          <w:ins w:id="7255" w:author="Sammartano, Marc (BIC USA)" w:date="2014-10-10T17:47:00Z"/>
          <w:noProof/>
        </w:rPr>
      </w:pPr>
      <w:ins w:id="7256" w:author="Sammartano, Marc (BIC USA)" w:date="2014-10-10T17:47:00Z">
        <w:r>
          <w:rPr>
            <w:noProof/>
          </w:rPr>
          <w:t>Http.post &lt;url_sexp&gt;, &lt;list_nexp&gt;, &lt;result_svar&gt;, 96</w:t>
        </w:r>
      </w:ins>
    </w:p>
    <w:p w:rsidR="00592A71" w:rsidRDefault="00592A71">
      <w:pPr>
        <w:pStyle w:val="Index1"/>
        <w:tabs>
          <w:tab w:val="right" w:leader="dot" w:pos="9350"/>
        </w:tabs>
        <w:rPr>
          <w:ins w:id="7257" w:author="Sammartano, Marc (BIC USA)" w:date="2014-10-10T17:47:00Z"/>
          <w:noProof/>
        </w:rPr>
      </w:pPr>
      <w:ins w:id="7258" w:author="Sammartano, Marc (BIC USA)" w:date="2014-10-10T17:47:00Z">
        <w:r>
          <w:rPr>
            <w:noProof/>
          </w:rPr>
          <w:t>HYPOT(&lt;nexp_x&gt;, &lt;nexp_y), 51</w:t>
        </w:r>
      </w:ins>
    </w:p>
    <w:p w:rsidR="00592A71" w:rsidRDefault="00592A71">
      <w:pPr>
        <w:pStyle w:val="Index1"/>
        <w:tabs>
          <w:tab w:val="right" w:leader="dot" w:pos="9350"/>
        </w:tabs>
        <w:rPr>
          <w:ins w:id="7259" w:author="Sammartano, Marc (BIC USA)" w:date="2014-10-10T17:47:00Z"/>
          <w:noProof/>
        </w:rPr>
      </w:pPr>
      <w:ins w:id="7260" w:author="Sammartano, Marc (BIC USA)" w:date="2014-10-10T17:47:00Z">
        <w:r>
          <w:rPr>
            <w:noProof/>
          </w:rPr>
          <w:t>If / Then / Else, 66</w:t>
        </w:r>
      </w:ins>
    </w:p>
    <w:p w:rsidR="00592A71" w:rsidRDefault="00592A71">
      <w:pPr>
        <w:pStyle w:val="Index1"/>
        <w:tabs>
          <w:tab w:val="right" w:leader="dot" w:pos="9350"/>
        </w:tabs>
        <w:rPr>
          <w:ins w:id="7261" w:author="Sammartano, Marc (BIC USA)" w:date="2014-10-10T17:47:00Z"/>
          <w:noProof/>
        </w:rPr>
      </w:pPr>
      <w:ins w:id="7262" w:author="Sammartano, Marc (BIC USA)" w:date="2014-10-10T17:47:00Z">
        <w:r>
          <w:rPr>
            <w:noProof/>
          </w:rPr>
          <w:t>If / Then / Else / Elseif / Endif, 65</w:t>
        </w:r>
      </w:ins>
    </w:p>
    <w:p w:rsidR="00592A71" w:rsidRDefault="00592A71">
      <w:pPr>
        <w:pStyle w:val="Index1"/>
        <w:tabs>
          <w:tab w:val="right" w:leader="dot" w:pos="9350"/>
        </w:tabs>
        <w:rPr>
          <w:ins w:id="7263" w:author="Sammartano, Marc (BIC USA)" w:date="2014-10-10T17:47:00Z"/>
          <w:noProof/>
        </w:rPr>
      </w:pPr>
      <w:ins w:id="7264" w:author="Sammartano, Marc (BIC USA)" w:date="2014-10-10T17:47:00Z">
        <w:r>
          <w:rPr>
            <w:noProof/>
          </w:rPr>
          <w:t>Include FileNamePath, 70</w:t>
        </w:r>
      </w:ins>
    </w:p>
    <w:p w:rsidR="00592A71" w:rsidRDefault="00592A71">
      <w:pPr>
        <w:pStyle w:val="Index1"/>
        <w:tabs>
          <w:tab w:val="right" w:leader="dot" w:pos="9350"/>
        </w:tabs>
        <w:rPr>
          <w:ins w:id="7265" w:author="Sammartano, Marc (BIC USA)" w:date="2014-10-10T17:47:00Z"/>
          <w:noProof/>
        </w:rPr>
      </w:pPr>
      <w:ins w:id="7266" w:author="Sammartano, Marc (BIC USA)" w:date="2014-10-10T17:47:00Z">
        <w:r>
          <w:rPr>
            <w:noProof/>
          </w:rPr>
          <w:t>Inkey$ &lt;svar&gt;, 83</w:t>
        </w:r>
      </w:ins>
    </w:p>
    <w:p w:rsidR="00592A71" w:rsidRDefault="00592A71">
      <w:pPr>
        <w:pStyle w:val="Index1"/>
        <w:tabs>
          <w:tab w:val="right" w:leader="dot" w:pos="9350"/>
        </w:tabs>
        <w:rPr>
          <w:ins w:id="7267" w:author="Sammartano, Marc (BIC USA)" w:date="2014-10-10T17:47:00Z"/>
          <w:noProof/>
        </w:rPr>
      </w:pPr>
      <w:ins w:id="7268" w:author="Sammartano, Marc (BIC USA)" w:date="2014-10-10T17:47:00Z">
        <w:r>
          <w:rPr>
            <w:noProof/>
          </w:rPr>
          <w:t>Input {&lt;prompt_sexp&gt;}, &lt;result_var&gt;{, &lt;default_exp&gt;},{&lt;canceled_nvar&gt;}, 82</w:t>
        </w:r>
      </w:ins>
    </w:p>
    <w:p w:rsidR="00592A71" w:rsidRDefault="00592A71">
      <w:pPr>
        <w:pStyle w:val="Index1"/>
        <w:tabs>
          <w:tab w:val="right" w:leader="dot" w:pos="9350"/>
        </w:tabs>
        <w:rPr>
          <w:ins w:id="7269" w:author="Sammartano, Marc (BIC USA)" w:date="2014-10-10T17:47:00Z"/>
          <w:noProof/>
        </w:rPr>
      </w:pPr>
      <w:ins w:id="7270" w:author="Sammartano, Marc (BIC USA)" w:date="2014-10-10T17:47:00Z">
        <w:r w:rsidRPr="008837F1">
          <w:rPr>
            <w:rFonts w:eastAsia="Times New Roman"/>
            <w:noProof/>
          </w:rPr>
          <w:t>INT$(&lt;nexp&gt;)</w:t>
        </w:r>
        <w:r>
          <w:rPr>
            <w:noProof/>
          </w:rPr>
          <w:t>, 57</w:t>
        </w:r>
      </w:ins>
    </w:p>
    <w:p w:rsidR="00592A71" w:rsidRDefault="00592A71">
      <w:pPr>
        <w:pStyle w:val="Index1"/>
        <w:tabs>
          <w:tab w:val="right" w:leader="dot" w:pos="9350"/>
        </w:tabs>
        <w:rPr>
          <w:ins w:id="7271" w:author="Sammartano, Marc (BIC USA)" w:date="2014-10-10T17:47:00Z"/>
          <w:noProof/>
        </w:rPr>
      </w:pPr>
      <w:ins w:id="7272" w:author="Sammartano, Marc (BIC USA)" w:date="2014-10-10T17:47:00Z">
        <w:r>
          <w:rPr>
            <w:noProof/>
          </w:rPr>
          <w:t>INT(&lt;nexp&gt;), 49</w:t>
        </w:r>
      </w:ins>
    </w:p>
    <w:p w:rsidR="00592A71" w:rsidRDefault="00592A71">
      <w:pPr>
        <w:pStyle w:val="Index1"/>
        <w:tabs>
          <w:tab w:val="right" w:leader="dot" w:pos="9350"/>
        </w:tabs>
        <w:rPr>
          <w:ins w:id="7273" w:author="Sammartano, Marc (BIC USA)" w:date="2014-10-10T17:47:00Z"/>
          <w:noProof/>
        </w:rPr>
      </w:pPr>
      <w:ins w:id="7274" w:author="Sammartano, Marc (BIC USA)" w:date="2014-10-10T17:47:00Z">
        <w:r w:rsidRPr="008837F1">
          <w:rPr>
            <w:rFonts w:eastAsia="Times New Roman"/>
            <w:noProof/>
          </w:rPr>
          <w:t>IS_IN(&lt;sub</w:t>
        </w:r>
        <w:r>
          <w:rPr>
            <w:noProof/>
          </w:rPr>
          <w:t>_sexp&gt;</w:t>
        </w:r>
        <w:r w:rsidRPr="008837F1">
          <w:rPr>
            <w:rFonts w:eastAsia="Times New Roman"/>
            <w:noProof/>
          </w:rPr>
          <w:t>, &lt;base</w:t>
        </w:r>
        <w:r>
          <w:rPr>
            <w:noProof/>
          </w:rPr>
          <w:t>_sexp&gt;{, &lt;start_nexp&gt;}, 53</w:t>
        </w:r>
      </w:ins>
    </w:p>
    <w:p w:rsidR="00592A71" w:rsidRDefault="00592A71">
      <w:pPr>
        <w:pStyle w:val="Index1"/>
        <w:tabs>
          <w:tab w:val="right" w:leader="dot" w:pos="9350"/>
        </w:tabs>
        <w:rPr>
          <w:ins w:id="7275" w:author="Sammartano, Marc (BIC USA)" w:date="2014-10-10T17:47:00Z"/>
          <w:noProof/>
        </w:rPr>
      </w:pPr>
      <w:ins w:id="7276" w:author="Sammartano, Marc (BIC USA)" w:date="2014-10-10T17:47:00Z">
        <w:r>
          <w:rPr>
            <w:noProof/>
          </w:rPr>
          <w:t>Kb.hide, 85</w:t>
        </w:r>
      </w:ins>
    </w:p>
    <w:p w:rsidR="00592A71" w:rsidRDefault="00592A71">
      <w:pPr>
        <w:pStyle w:val="Index1"/>
        <w:tabs>
          <w:tab w:val="right" w:leader="dot" w:pos="9350"/>
        </w:tabs>
        <w:rPr>
          <w:ins w:id="7277" w:author="Sammartano, Marc (BIC USA)" w:date="2014-10-10T17:47:00Z"/>
          <w:noProof/>
        </w:rPr>
      </w:pPr>
      <w:ins w:id="7278" w:author="Sammartano, Marc (BIC USA)" w:date="2014-10-10T17:47:00Z">
        <w:r>
          <w:rPr>
            <w:noProof/>
          </w:rPr>
          <w:t>Kb.toggle, 85</w:t>
        </w:r>
      </w:ins>
    </w:p>
    <w:p w:rsidR="00592A71" w:rsidRDefault="00592A71">
      <w:pPr>
        <w:pStyle w:val="Index1"/>
        <w:tabs>
          <w:tab w:val="right" w:leader="dot" w:pos="9350"/>
        </w:tabs>
        <w:rPr>
          <w:ins w:id="7279" w:author="Sammartano, Marc (BIC USA)" w:date="2014-10-10T17:47:00Z"/>
          <w:noProof/>
        </w:rPr>
      </w:pPr>
      <w:ins w:id="7280" w:author="Sammartano, Marc (BIC USA)" w:date="2014-10-10T17:47:00Z">
        <w:r>
          <w:rPr>
            <w:noProof/>
          </w:rPr>
          <w:t>Key.resume, 73</w:t>
        </w:r>
      </w:ins>
    </w:p>
    <w:p w:rsidR="00592A71" w:rsidRDefault="00592A71">
      <w:pPr>
        <w:pStyle w:val="Index1"/>
        <w:tabs>
          <w:tab w:val="right" w:leader="dot" w:pos="9350"/>
        </w:tabs>
        <w:rPr>
          <w:ins w:id="7281" w:author="Sammartano, Marc (BIC USA)" w:date="2014-10-10T17:47:00Z"/>
          <w:noProof/>
        </w:rPr>
      </w:pPr>
      <w:ins w:id="7282" w:author="Sammartano, Marc (BIC USA)" w:date="2014-10-10T17:47:00Z">
        <w:r w:rsidRPr="008837F1">
          <w:rPr>
            <w:rFonts w:eastAsia="Times New Roman"/>
            <w:noProof/>
          </w:rPr>
          <w:t xml:space="preserve">LEFT$ (&lt;sexp&gt;, </w:t>
        </w:r>
        <w:r>
          <w:rPr>
            <w:noProof/>
          </w:rPr>
          <w:t>&lt;nexp&gt;</w:t>
        </w:r>
        <w:r w:rsidRPr="008837F1">
          <w:rPr>
            <w:rFonts w:eastAsia="Times New Roman"/>
            <w:noProof/>
          </w:rPr>
          <w:t>)</w:t>
        </w:r>
        <w:r>
          <w:rPr>
            <w:noProof/>
          </w:rPr>
          <w:t>, 55</w:t>
        </w:r>
      </w:ins>
    </w:p>
    <w:p w:rsidR="00592A71" w:rsidRDefault="00592A71">
      <w:pPr>
        <w:pStyle w:val="Index1"/>
        <w:tabs>
          <w:tab w:val="right" w:leader="dot" w:pos="9350"/>
        </w:tabs>
        <w:rPr>
          <w:ins w:id="7283" w:author="Sammartano, Marc (BIC USA)" w:date="2014-10-10T17:47:00Z"/>
          <w:noProof/>
        </w:rPr>
      </w:pPr>
      <w:ins w:id="7284" w:author="Sammartano, Marc (BIC USA)" w:date="2014-10-10T17:47:00Z">
        <w:r>
          <w:rPr>
            <w:noProof/>
          </w:rPr>
          <w:t>LEN(&lt;sexp&gt;), 52</w:t>
        </w:r>
      </w:ins>
    </w:p>
    <w:p w:rsidR="00592A71" w:rsidRDefault="00592A71">
      <w:pPr>
        <w:pStyle w:val="Index1"/>
        <w:tabs>
          <w:tab w:val="right" w:leader="dot" w:pos="9350"/>
        </w:tabs>
        <w:rPr>
          <w:ins w:id="7285" w:author="Sammartano, Marc (BIC USA)" w:date="2014-10-10T17:47:00Z"/>
          <w:noProof/>
        </w:rPr>
      </w:pPr>
      <w:ins w:id="7286" w:author="Sammartano, Marc (BIC USA)" w:date="2014-10-10T17:47:00Z">
        <w:r>
          <w:rPr>
            <w:noProof/>
          </w:rPr>
          <w:t>Let, 47</w:t>
        </w:r>
      </w:ins>
    </w:p>
    <w:p w:rsidR="00592A71" w:rsidRDefault="00592A71">
      <w:pPr>
        <w:pStyle w:val="Index1"/>
        <w:tabs>
          <w:tab w:val="right" w:leader="dot" w:pos="9350"/>
        </w:tabs>
        <w:rPr>
          <w:ins w:id="7287" w:author="Sammartano, Marc (BIC USA)" w:date="2014-10-10T17:47:00Z"/>
          <w:noProof/>
        </w:rPr>
      </w:pPr>
      <w:ins w:id="7288" w:author="Sammartano, Marc (BIC USA)" w:date="2014-10-10T17:47:00Z">
        <w:r>
          <w:rPr>
            <w:noProof/>
          </w:rPr>
          <w:t>List.add &lt;pointer_nexp&gt;, &lt;nexp&gt;{,&lt;nexp&gt;...,&lt;nexp&gt;}, 39</w:t>
        </w:r>
      </w:ins>
    </w:p>
    <w:p w:rsidR="00592A71" w:rsidRDefault="00592A71">
      <w:pPr>
        <w:pStyle w:val="Index1"/>
        <w:tabs>
          <w:tab w:val="right" w:leader="dot" w:pos="9350"/>
        </w:tabs>
        <w:rPr>
          <w:ins w:id="7289" w:author="Sammartano, Marc (BIC USA)" w:date="2014-10-10T17:47:00Z"/>
          <w:noProof/>
        </w:rPr>
      </w:pPr>
      <w:ins w:id="7290" w:author="Sammartano, Marc (BIC USA)" w:date="2014-10-10T17:47:00Z">
        <w:r>
          <w:rPr>
            <w:noProof/>
          </w:rPr>
          <w:t>List.add.array numeric_list_pointer, Array[{&lt;start&gt;,&lt;length&gt;}], 40</w:t>
        </w:r>
      </w:ins>
    </w:p>
    <w:p w:rsidR="00592A71" w:rsidRDefault="00592A71">
      <w:pPr>
        <w:pStyle w:val="Index1"/>
        <w:tabs>
          <w:tab w:val="right" w:leader="dot" w:pos="9350"/>
        </w:tabs>
        <w:rPr>
          <w:ins w:id="7291" w:author="Sammartano, Marc (BIC USA)" w:date="2014-10-10T17:47:00Z"/>
          <w:noProof/>
        </w:rPr>
      </w:pPr>
      <w:ins w:id="7292" w:author="Sammartano, Marc (BIC USA)" w:date="2014-10-10T17:47:00Z">
        <w:r>
          <w:rPr>
            <w:noProof/>
          </w:rPr>
          <w:t>List.add.array string_list_pointer, Array$[{&lt;start&gt;,&lt;length&gt;}], 40</w:t>
        </w:r>
      </w:ins>
    </w:p>
    <w:p w:rsidR="00592A71" w:rsidRDefault="00592A71">
      <w:pPr>
        <w:pStyle w:val="Index1"/>
        <w:tabs>
          <w:tab w:val="right" w:leader="dot" w:pos="9350"/>
        </w:tabs>
        <w:rPr>
          <w:ins w:id="7293" w:author="Sammartano, Marc (BIC USA)" w:date="2014-10-10T17:47:00Z"/>
          <w:noProof/>
        </w:rPr>
      </w:pPr>
      <w:ins w:id="7294" w:author="Sammartano, Marc (BIC USA)" w:date="2014-10-10T17:47:00Z">
        <w:r>
          <w:rPr>
            <w:noProof/>
          </w:rPr>
          <w:lastRenderedPageBreak/>
          <w:t>List.add.list &lt;destination_list_pointer_nexp&gt;, &lt;source_list_pointer_nexp&gt;, 39</w:t>
        </w:r>
      </w:ins>
    </w:p>
    <w:p w:rsidR="00592A71" w:rsidRDefault="00592A71">
      <w:pPr>
        <w:pStyle w:val="Index1"/>
        <w:tabs>
          <w:tab w:val="right" w:leader="dot" w:pos="9350"/>
        </w:tabs>
        <w:rPr>
          <w:ins w:id="7295" w:author="Sammartano, Marc (BIC USA)" w:date="2014-10-10T17:47:00Z"/>
          <w:noProof/>
        </w:rPr>
      </w:pPr>
      <w:ins w:id="7296" w:author="Sammartano, Marc (BIC USA)" w:date="2014-10-10T17:47:00Z">
        <w:r>
          <w:rPr>
            <w:noProof/>
          </w:rPr>
          <w:t>List.clear &lt;pointer_nexp&gt;, 41</w:t>
        </w:r>
      </w:ins>
    </w:p>
    <w:p w:rsidR="00592A71" w:rsidRDefault="00592A71">
      <w:pPr>
        <w:pStyle w:val="Index1"/>
        <w:tabs>
          <w:tab w:val="right" w:leader="dot" w:pos="9350"/>
        </w:tabs>
        <w:rPr>
          <w:ins w:id="7297" w:author="Sammartano, Marc (BIC USA)" w:date="2014-10-10T17:47:00Z"/>
          <w:noProof/>
        </w:rPr>
      </w:pPr>
      <w:ins w:id="7298" w:author="Sammartano, Marc (BIC USA)" w:date="2014-10-10T17:47:00Z">
        <w:r>
          <w:rPr>
            <w:noProof/>
          </w:rPr>
          <w:t>List.create N|S, &lt;pointer_nvar&gt;, 39</w:t>
        </w:r>
      </w:ins>
    </w:p>
    <w:p w:rsidR="00592A71" w:rsidRDefault="00592A71">
      <w:pPr>
        <w:pStyle w:val="Index1"/>
        <w:tabs>
          <w:tab w:val="right" w:leader="dot" w:pos="9350"/>
        </w:tabs>
        <w:rPr>
          <w:ins w:id="7299" w:author="Sammartano, Marc (BIC USA)" w:date="2014-10-10T17:47:00Z"/>
          <w:noProof/>
        </w:rPr>
      </w:pPr>
      <w:ins w:id="7300" w:author="Sammartano, Marc (BIC USA)" w:date="2014-10-10T17:47:00Z">
        <w:r>
          <w:rPr>
            <w:noProof/>
          </w:rPr>
          <w:t>List.get &lt;pointer_nexp&gt;,&lt;index_nexp&gt;, &lt;svar&gt;|&lt;nvar&gt;, 40</w:t>
        </w:r>
      </w:ins>
    </w:p>
    <w:p w:rsidR="00592A71" w:rsidRDefault="00592A71">
      <w:pPr>
        <w:pStyle w:val="Index1"/>
        <w:tabs>
          <w:tab w:val="right" w:leader="dot" w:pos="9350"/>
        </w:tabs>
        <w:rPr>
          <w:ins w:id="7301" w:author="Sammartano, Marc (BIC USA)" w:date="2014-10-10T17:47:00Z"/>
          <w:noProof/>
        </w:rPr>
      </w:pPr>
      <w:ins w:id="7302" w:author="Sammartano, Marc (BIC USA)" w:date="2014-10-10T17:47:00Z">
        <w:r>
          <w:rPr>
            <w:noProof/>
          </w:rPr>
          <w:t>List.insert &lt;pointer_nexp&gt;, &lt;index_nexp&gt;, &lt;sexp&gt;|&lt;nexp&gt;, 40</w:t>
        </w:r>
      </w:ins>
    </w:p>
    <w:p w:rsidR="00592A71" w:rsidRDefault="00592A71">
      <w:pPr>
        <w:pStyle w:val="Index1"/>
        <w:tabs>
          <w:tab w:val="right" w:leader="dot" w:pos="9350"/>
        </w:tabs>
        <w:rPr>
          <w:ins w:id="7303" w:author="Sammartano, Marc (BIC USA)" w:date="2014-10-10T17:47:00Z"/>
          <w:noProof/>
        </w:rPr>
      </w:pPr>
      <w:ins w:id="7304" w:author="Sammartano, Marc (BIC USA)" w:date="2014-10-10T17:47:00Z">
        <w:r>
          <w:rPr>
            <w:noProof/>
          </w:rPr>
          <w:t>List.remove &lt;pointer_nexp&gt;,&lt;index_nexp&gt;, 40</w:t>
        </w:r>
      </w:ins>
    </w:p>
    <w:p w:rsidR="00592A71" w:rsidRDefault="00592A71">
      <w:pPr>
        <w:pStyle w:val="Index1"/>
        <w:tabs>
          <w:tab w:val="right" w:leader="dot" w:pos="9350"/>
        </w:tabs>
        <w:rPr>
          <w:ins w:id="7305" w:author="Sammartano, Marc (BIC USA)" w:date="2014-10-10T17:47:00Z"/>
          <w:noProof/>
        </w:rPr>
      </w:pPr>
      <w:ins w:id="7306" w:author="Sammartano, Marc (BIC USA)" w:date="2014-10-10T17:47:00Z">
        <w:r>
          <w:rPr>
            <w:noProof/>
          </w:rPr>
          <w:t>List.replace &lt;pointer_nexp&gt;,&lt;index_nexp&gt;, &lt;sexp&gt;|&lt;nexp&gt;, 40</w:t>
        </w:r>
      </w:ins>
    </w:p>
    <w:p w:rsidR="00592A71" w:rsidRDefault="00592A71">
      <w:pPr>
        <w:pStyle w:val="Index1"/>
        <w:tabs>
          <w:tab w:val="right" w:leader="dot" w:pos="9350"/>
        </w:tabs>
        <w:rPr>
          <w:ins w:id="7307" w:author="Sammartano, Marc (BIC USA)" w:date="2014-10-10T17:47:00Z"/>
          <w:noProof/>
        </w:rPr>
      </w:pPr>
      <w:ins w:id="7308" w:author="Sammartano, Marc (BIC USA)" w:date="2014-10-10T17:47:00Z">
        <w:r>
          <w:rPr>
            <w:noProof/>
          </w:rPr>
          <w:t>List.search &lt;pointer_nexp&gt;, value|value$, &lt;result_nvar&gt;{,&lt;start_nexp&gt;}, 41</w:t>
        </w:r>
      </w:ins>
    </w:p>
    <w:p w:rsidR="00592A71" w:rsidRDefault="00592A71">
      <w:pPr>
        <w:pStyle w:val="Index1"/>
        <w:tabs>
          <w:tab w:val="right" w:leader="dot" w:pos="9350"/>
        </w:tabs>
        <w:rPr>
          <w:ins w:id="7309" w:author="Sammartano, Marc (BIC USA)" w:date="2014-10-10T17:47:00Z"/>
          <w:noProof/>
        </w:rPr>
      </w:pPr>
      <w:ins w:id="7310" w:author="Sammartano, Marc (BIC USA)" w:date="2014-10-10T17:47:00Z">
        <w:r>
          <w:rPr>
            <w:noProof/>
          </w:rPr>
          <w:t>List.size &lt;pointer_nexp&gt;, &lt;nvar&gt;, 41</w:t>
        </w:r>
      </w:ins>
    </w:p>
    <w:p w:rsidR="00592A71" w:rsidRDefault="00592A71">
      <w:pPr>
        <w:pStyle w:val="Index1"/>
        <w:tabs>
          <w:tab w:val="right" w:leader="dot" w:pos="9350"/>
        </w:tabs>
        <w:rPr>
          <w:ins w:id="7311" w:author="Sammartano, Marc (BIC USA)" w:date="2014-10-10T17:47:00Z"/>
          <w:noProof/>
        </w:rPr>
      </w:pPr>
      <w:ins w:id="7312" w:author="Sammartano, Marc (BIC USA)" w:date="2014-10-10T17:47:00Z">
        <w:r>
          <w:rPr>
            <w:noProof/>
          </w:rPr>
          <w:t>List.toArray &lt;pointer_nexp&gt;, Array$[] | Array[], 41</w:t>
        </w:r>
      </w:ins>
    </w:p>
    <w:p w:rsidR="00592A71" w:rsidRDefault="00592A71">
      <w:pPr>
        <w:pStyle w:val="Index1"/>
        <w:tabs>
          <w:tab w:val="right" w:leader="dot" w:pos="9350"/>
        </w:tabs>
        <w:rPr>
          <w:ins w:id="7313" w:author="Sammartano, Marc (BIC USA)" w:date="2014-10-10T17:47:00Z"/>
          <w:noProof/>
        </w:rPr>
      </w:pPr>
      <w:ins w:id="7314" w:author="Sammartano, Marc (BIC USA)" w:date="2014-10-10T17:47:00Z">
        <w:r>
          <w:rPr>
            <w:noProof/>
          </w:rPr>
          <w:t>List.type &lt;pointer_nexp&gt;, &lt;svar&gt;, 41</w:t>
        </w:r>
      </w:ins>
    </w:p>
    <w:p w:rsidR="00592A71" w:rsidRDefault="00592A71">
      <w:pPr>
        <w:pStyle w:val="Index1"/>
        <w:tabs>
          <w:tab w:val="right" w:leader="dot" w:pos="9350"/>
        </w:tabs>
        <w:rPr>
          <w:ins w:id="7315" w:author="Sammartano, Marc (BIC USA)" w:date="2014-10-10T17:47:00Z"/>
          <w:noProof/>
        </w:rPr>
      </w:pPr>
      <w:ins w:id="7316" w:author="Sammartano, Marc (BIC USA)" w:date="2014-10-10T17:47:00Z">
        <w:r>
          <w:rPr>
            <w:noProof/>
          </w:rPr>
          <w:t>LOG(&lt;nexp&gt;), 51</w:t>
        </w:r>
      </w:ins>
    </w:p>
    <w:p w:rsidR="00592A71" w:rsidRDefault="00592A71">
      <w:pPr>
        <w:pStyle w:val="Index1"/>
        <w:tabs>
          <w:tab w:val="right" w:leader="dot" w:pos="9350"/>
        </w:tabs>
        <w:rPr>
          <w:ins w:id="7317" w:author="Sammartano, Marc (BIC USA)" w:date="2014-10-10T17:47:00Z"/>
          <w:noProof/>
        </w:rPr>
      </w:pPr>
      <w:ins w:id="7318" w:author="Sammartano, Marc (BIC USA)" w:date="2014-10-10T17:47:00Z">
        <w:r>
          <w:rPr>
            <w:noProof/>
          </w:rPr>
          <w:t>LOG10(&lt;nexp&gt;), 51</w:t>
        </w:r>
      </w:ins>
    </w:p>
    <w:p w:rsidR="00592A71" w:rsidRDefault="00592A71">
      <w:pPr>
        <w:pStyle w:val="Index1"/>
        <w:tabs>
          <w:tab w:val="right" w:leader="dot" w:pos="9350"/>
        </w:tabs>
        <w:rPr>
          <w:ins w:id="7319" w:author="Sammartano, Marc (BIC USA)" w:date="2014-10-10T17:47:00Z"/>
          <w:noProof/>
        </w:rPr>
      </w:pPr>
      <w:ins w:id="7320" w:author="Sammartano, Marc (BIC USA)" w:date="2014-10-10T17:47:00Z">
        <w:r w:rsidRPr="008837F1">
          <w:rPr>
            <w:rFonts w:eastAsia="Times New Roman"/>
            <w:noProof/>
          </w:rPr>
          <w:t>LOWER$(</w:t>
        </w:r>
        <w:r>
          <w:rPr>
            <w:noProof/>
          </w:rPr>
          <w:t>&lt;sexp&gt;</w:t>
        </w:r>
        <w:r w:rsidRPr="008837F1">
          <w:rPr>
            <w:rFonts w:eastAsia="Times New Roman"/>
            <w:noProof/>
          </w:rPr>
          <w:t>)</w:t>
        </w:r>
        <w:r>
          <w:rPr>
            <w:noProof/>
          </w:rPr>
          <w:t>, 57</w:t>
        </w:r>
      </w:ins>
    </w:p>
    <w:p w:rsidR="00592A71" w:rsidRDefault="00592A71">
      <w:pPr>
        <w:pStyle w:val="Index1"/>
        <w:tabs>
          <w:tab w:val="right" w:leader="dot" w:pos="9350"/>
        </w:tabs>
        <w:rPr>
          <w:ins w:id="7321" w:author="Sammartano, Marc (BIC USA)" w:date="2014-10-10T17:47:00Z"/>
          <w:noProof/>
        </w:rPr>
      </w:pPr>
      <w:ins w:id="7322" w:author="Sammartano, Marc (BIC USA)" w:date="2014-10-10T17:47:00Z">
        <w:r>
          <w:rPr>
            <w:noProof/>
          </w:rPr>
          <w:t>MAX(&lt;nexp&gt;, &lt;nexp&gt;), 49</w:t>
        </w:r>
      </w:ins>
    </w:p>
    <w:p w:rsidR="00592A71" w:rsidRDefault="00592A71">
      <w:pPr>
        <w:pStyle w:val="Index1"/>
        <w:tabs>
          <w:tab w:val="right" w:leader="dot" w:pos="9350"/>
        </w:tabs>
        <w:rPr>
          <w:ins w:id="7323" w:author="Sammartano, Marc (BIC USA)" w:date="2014-10-10T17:47:00Z"/>
          <w:noProof/>
        </w:rPr>
      </w:pPr>
      <w:ins w:id="7324" w:author="Sammartano, Marc (BIC USA)" w:date="2014-10-10T17:47:00Z">
        <w:r>
          <w:rPr>
            <w:noProof/>
          </w:rPr>
          <w:t>MenuKey.resume, 73</w:t>
        </w:r>
      </w:ins>
    </w:p>
    <w:p w:rsidR="00592A71" w:rsidRDefault="00592A71">
      <w:pPr>
        <w:pStyle w:val="Index1"/>
        <w:tabs>
          <w:tab w:val="right" w:leader="dot" w:pos="9350"/>
        </w:tabs>
        <w:rPr>
          <w:ins w:id="7325" w:author="Sammartano, Marc (BIC USA)" w:date="2014-10-10T17:47:00Z"/>
          <w:noProof/>
        </w:rPr>
      </w:pPr>
      <w:ins w:id="7326" w:author="Sammartano, Marc (BIC USA)" w:date="2014-10-10T17:47:00Z">
        <w:r w:rsidRPr="008837F1">
          <w:rPr>
            <w:rFonts w:eastAsia="Times New Roman"/>
            <w:noProof/>
          </w:rPr>
          <w:t xml:space="preserve">MID$(&lt;sexp&gt;, </w:t>
        </w:r>
        <w:r>
          <w:rPr>
            <w:noProof/>
          </w:rPr>
          <w:t>&lt;start_nexp&gt;{, &lt;count_nexp&gt;}</w:t>
        </w:r>
        <w:r w:rsidRPr="008837F1">
          <w:rPr>
            <w:rFonts w:eastAsia="Times New Roman"/>
            <w:noProof/>
          </w:rPr>
          <w:t>)</w:t>
        </w:r>
        <w:r>
          <w:rPr>
            <w:noProof/>
          </w:rPr>
          <w:t>, 56</w:t>
        </w:r>
      </w:ins>
    </w:p>
    <w:p w:rsidR="00592A71" w:rsidRDefault="00592A71">
      <w:pPr>
        <w:pStyle w:val="Index1"/>
        <w:tabs>
          <w:tab w:val="right" w:leader="dot" w:pos="9350"/>
        </w:tabs>
        <w:rPr>
          <w:ins w:id="7327" w:author="Sammartano, Marc (BIC USA)" w:date="2014-10-10T17:47:00Z"/>
          <w:noProof/>
        </w:rPr>
      </w:pPr>
      <w:ins w:id="7328" w:author="Sammartano, Marc (BIC USA)" w:date="2014-10-10T17:47:00Z">
        <w:r>
          <w:rPr>
            <w:noProof/>
          </w:rPr>
          <w:t>MIN(&lt;nexp&gt;, &lt;nexp&gt;), 49</w:t>
        </w:r>
      </w:ins>
    </w:p>
    <w:p w:rsidR="00592A71" w:rsidRDefault="00592A71">
      <w:pPr>
        <w:pStyle w:val="Index1"/>
        <w:tabs>
          <w:tab w:val="right" w:leader="dot" w:pos="9350"/>
        </w:tabs>
        <w:rPr>
          <w:ins w:id="7329" w:author="Sammartano, Marc (BIC USA)" w:date="2014-10-10T17:47:00Z"/>
          <w:noProof/>
        </w:rPr>
      </w:pPr>
      <w:ins w:id="7330" w:author="Sammartano, Marc (BIC USA)" w:date="2014-10-10T17:47:00Z">
        <w:r>
          <w:rPr>
            <w:noProof/>
          </w:rPr>
          <w:t>MOD(&lt;nexp1&gt;, &lt;nexp2&gt;), 50</w:t>
        </w:r>
      </w:ins>
    </w:p>
    <w:p w:rsidR="00592A71" w:rsidRDefault="00592A71">
      <w:pPr>
        <w:pStyle w:val="Index1"/>
        <w:tabs>
          <w:tab w:val="right" w:leader="dot" w:pos="9350"/>
        </w:tabs>
        <w:rPr>
          <w:ins w:id="7331" w:author="Sammartano, Marc (BIC USA)" w:date="2014-10-10T17:47:00Z"/>
          <w:noProof/>
        </w:rPr>
      </w:pPr>
      <w:ins w:id="7332" w:author="Sammartano, Marc (BIC USA)" w:date="2014-10-10T17:47:00Z">
        <w:r>
          <w:rPr>
            <w:noProof/>
          </w:rPr>
          <w:t>MyPhoneNumber &lt;svar&gt;, 117</w:t>
        </w:r>
      </w:ins>
    </w:p>
    <w:p w:rsidR="00592A71" w:rsidRDefault="00592A71">
      <w:pPr>
        <w:pStyle w:val="Index1"/>
        <w:tabs>
          <w:tab w:val="right" w:leader="dot" w:pos="9350"/>
        </w:tabs>
        <w:rPr>
          <w:ins w:id="7333" w:author="Sammartano, Marc (BIC USA)" w:date="2014-10-10T17:47:00Z"/>
          <w:noProof/>
        </w:rPr>
      </w:pPr>
      <w:ins w:id="7334" w:author="Sammartano, Marc (BIC USA)" w:date="2014-10-10T17:47:00Z">
        <w:r>
          <w:rPr>
            <w:noProof/>
          </w:rPr>
          <w:t>Notify &lt;title_sexp&gt;, &lt;subtitle_sexp&gt;, &lt;alert_sexp&gt;, &lt;wait_lexp&gt;, 119</w:t>
        </w:r>
      </w:ins>
    </w:p>
    <w:p w:rsidR="00592A71" w:rsidRDefault="00592A71">
      <w:pPr>
        <w:pStyle w:val="Index1"/>
        <w:tabs>
          <w:tab w:val="right" w:leader="dot" w:pos="9350"/>
        </w:tabs>
        <w:rPr>
          <w:ins w:id="7335" w:author="Sammartano, Marc (BIC USA)" w:date="2014-10-10T17:47:00Z"/>
          <w:noProof/>
        </w:rPr>
      </w:pPr>
      <w:ins w:id="7336" w:author="Sammartano, Marc (BIC USA)" w:date="2014-10-10T17:47:00Z">
        <w:r>
          <w:rPr>
            <w:noProof/>
          </w:rPr>
          <w:t>OCT$(&lt;nexp&gt;, 57</w:t>
        </w:r>
      </w:ins>
    </w:p>
    <w:p w:rsidR="00592A71" w:rsidRDefault="00592A71">
      <w:pPr>
        <w:pStyle w:val="Index1"/>
        <w:tabs>
          <w:tab w:val="right" w:leader="dot" w:pos="9350"/>
        </w:tabs>
        <w:rPr>
          <w:ins w:id="7337" w:author="Sammartano, Marc (BIC USA)" w:date="2014-10-10T17:47:00Z"/>
          <w:noProof/>
        </w:rPr>
      </w:pPr>
      <w:ins w:id="7338" w:author="Sammartano, Marc (BIC USA)" w:date="2014-10-10T17:47:00Z">
        <w:r>
          <w:rPr>
            <w:noProof/>
          </w:rPr>
          <w:t>OCT(&lt;sexp&gt;), 52</w:t>
        </w:r>
      </w:ins>
    </w:p>
    <w:p w:rsidR="00592A71" w:rsidRDefault="00592A71">
      <w:pPr>
        <w:pStyle w:val="Index1"/>
        <w:tabs>
          <w:tab w:val="right" w:leader="dot" w:pos="9350"/>
        </w:tabs>
        <w:rPr>
          <w:ins w:id="7339" w:author="Sammartano, Marc (BIC USA)" w:date="2014-10-10T17:47:00Z"/>
          <w:noProof/>
        </w:rPr>
      </w:pPr>
      <w:ins w:id="7340" w:author="Sammartano, Marc (BIC USA)" w:date="2014-10-10T17:47:00Z">
        <w:r>
          <w:rPr>
            <w:noProof/>
          </w:rPr>
          <w:t>OnBackGround:, 120</w:t>
        </w:r>
      </w:ins>
    </w:p>
    <w:p w:rsidR="00592A71" w:rsidRDefault="00592A71">
      <w:pPr>
        <w:pStyle w:val="Index1"/>
        <w:tabs>
          <w:tab w:val="right" w:leader="dot" w:pos="9350"/>
        </w:tabs>
        <w:rPr>
          <w:ins w:id="7341" w:author="Sammartano, Marc (BIC USA)" w:date="2014-10-10T17:47:00Z"/>
          <w:noProof/>
        </w:rPr>
      </w:pPr>
      <w:ins w:id="7342" w:author="Sammartano, Marc (BIC USA)" w:date="2014-10-10T17:47:00Z">
        <w:r>
          <w:rPr>
            <w:noProof/>
          </w:rPr>
          <w:t>OnBackKey:, 72</w:t>
        </w:r>
      </w:ins>
    </w:p>
    <w:p w:rsidR="00592A71" w:rsidRDefault="00592A71">
      <w:pPr>
        <w:pStyle w:val="Index1"/>
        <w:tabs>
          <w:tab w:val="right" w:leader="dot" w:pos="9350"/>
        </w:tabs>
        <w:rPr>
          <w:ins w:id="7343" w:author="Sammartano, Marc (BIC USA)" w:date="2014-10-10T17:47:00Z"/>
          <w:noProof/>
        </w:rPr>
      </w:pPr>
      <w:ins w:id="7344" w:author="Sammartano, Marc (BIC USA)" w:date="2014-10-10T17:47:00Z">
        <w:r>
          <w:rPr>
            <w:noProof/>
          </w:rPr>
          <w:t>OnBtReadReady:, 105</w:t>
        </w:r>
      </w:ins>
    </w:p>
    <w:p w:rsidR="00592A71" w:rsidRDefault="00592A71">
      <w:pPr>
        <w:pStyle w:val="Index1"/>
        <w:tabs>
          <w:tab w:val="right" w:leader="dot" w:pos="9350"/>
        </w:tabs>
        <w:rPr>
          <w:ins w:id="7345" w:author="Sammartano, Marc (BIC USA)" w:date="2014-10-10T17:47:00Z"/>
          <w:noProof/>
        </w:rPr>
      </w:pPr>
      <w:ins w:id="7346" w:author="Sammartano, Marc (BIC USA)" w:date="2014-10-10T17:47:00Z">
        <w:r>
          <w:rPr>
            <w:noProof/>
          </w:rPr>
          <w:t>OnConsoleTouch:, 72</w:t>
        </w:r>
      </w:ins>
    </w:p>
    <w:p w:rsidR="00592A71" w:rsidRDefault="00592A71">
      <w:pPr>
        <w:pStyle w:val="Index1"/>
        <w:tabs>
          <w:tab w:val="right" w:leader="dot" w:pos="9350"/>
        </w:tabs>
        <w:rPr>
          <w:ins w:id="7347" w:author="Sammartano, Marc (BIC USA)" w:date="2014-10-10T17:47:00Z"/>
          <w:noProof/>
        </w:rPr>
      </w:pPr>
      <w:ins w:id="7348" w:author="Sammartano, Marc (BIC USA)" w:date="2014-10-10T17:47:00Z">
        <w:r>
          <w:rPr>
            <w:noProof/>
          </w:rPr>
          <w:t>OnError:, 72</w:t>
        </w:r>
      </w:ins>
    </w:p>
    <w:p w:rsidR="00592A71" w:rsidRDefault="00592A71">
      <w:pPr>
        <w:pStyle w:val="Index1"/>
        <w:tabs>
          <w:tab w:val="right" w:leader="dot" w:pos="9350"/>
        </w:tabs>
        <w:rPr>
          <w:ins w:id="7349" w:author="Sammartano, Marc (BIC USA)" w:date="2014-10-10T17:47:00Z"/>
          <w:noProof/>
        </w:rPr>
      </w:pPr>
      <w:ins w:id="7350" w:author="Sammartano, Marc (BIC USA)" w:date="2014-10-10T17:47:00Z">
        <w:r>
          <w:rPr>
            <w:noProof/>
          </w:rPr>
          <w:t>OnGrTouch:, 133</w:t>
        </w:r>
      </w:ins>
    </w:p>
    <w:p w:rsidR="00592A71" w:rsidRDefault="00592A71">
      <w:pPr>
        <w:pStyle w:val="Index1"/>
        <w:tabs>
          <w:tab w:val="right" w:leader="dot" w:pos="9350"/>
        </w:tabs>
        <w:rPr>
          <w:ins w:id="7351" w:author="Sammartano, Marc (BIC USA)" w:date="2014-10-10T17:47:00Z"/>
          <w:noProof/>
        </w:rPr>
      </w:pPr>
      <w:ins w:id="7352" w:author="Sammartano, Marc (BIC USA)" w:date="2014-10-10T17:47:00Z">
        <w:r>
          <w:rPr>
            <w:noProof/>
          </w:rPr>
          <w:t>OnKeyPress:, 73</w:t>
        </w:r>
      </w:ins>
    </w:p>
    <w:p w:rsidR="00592A71" w:rsidRDefault="00592A71">
      <w:pPr>
        <w:pStyle w:val="Index1"/>
        <w:tabs>
          <w:tab w:val="right" w:leader="dot" w:pos="9350"/>
        </w:tabs>
        <w:rPr>
          <w:ins w:id="7353" w:author="Sammartano, Marc (BIC USA)" w:date="2014-10-10T17:47:00Z"/>
          <w:noProof/>
        </w:rPr>
      </w:pPr>
      <w:ins w:id="7354" w:author="Sammartano, Marc (BIC USA)" w:date="2014-10-10T17:47:00Z">
        <w:r>
          <w:rPr>
            <w:noProof/>
          </w:rPr>
          <w:t>OnMenuKey:, 73</w:t>
        </w:r>
      </w:ins>
    </w:p>
    <w:p w:rsidR="00592A71" w:rsidRDefault="00592A71">
      <w:pPr>
        <w:pStyle w:val="Index1"/>
        <w:tabs>
          <w:tab w:val="right" w:leader="dot" w:pos="9350"/>
        </w:tabs>
        <w:rPr>
          <w:ins w:id="7355" w:author="Sammartano, Marc (BIC USA)" w:date="2014-10-10T17:47:00Z"/>
          <w:noProof/>
        </w:rPr>
      </w:pPr>
      <w:ins w:id="7356" w:author="Sammartano, Marc (BIC USA)" w:date="2014-10-10T17:47:00Z">
        <w:r>
          <w:rPr>
            <w:noProof/>
          </w:rPr>
          <w:t>OnTimer:, 110</w:t>
        </w:r>
      </w:ins>
    </w:p>
    <w:p w:rsidR="00592A71" w:rsidRDefault="00592A71">
      <w:pPr>
        <w:pStyle w:val="Index1"/>
        <w:tabs>
          <w:tab w:val="right" w:leader="dot" w:pos="9350"/>
        </w:tabs>
        <w:rPr>
          <w:ins w:id="7357" w:author="Sammartano, Marc (BIC USA)" w:date="2014-10-10T17:47:00Z"/>
          <w:noProof/>
        </w:rPr>
      </w:pPr>
      <w:ins w:id="7358" w:author="Sammartano, Marc (BIC USA)" w:date="2014-10-10T17:47:00Z">
        <w:r>
          <w:rPr>
            <w:noProof/>
          </w:rPr>
          <w:t>Pause &lt;ticks_nexp&gt;, 113</w:t>
        </w:r>
      </w:ins>
    </w:p>
    <w:p w:rsidR="00592A71" w:rsidRDefault="00592A71">
      <w:pPr>
        <w:pStyle w:val="Index1"/>
        <w:tabs>
          <w:tab w:val="right" w:leader="dot" w:pos="9350"/>
        </w:tabs>
        <w:rPr>
          <w:ins w:id="7359" w:author="Sammartano, Marc (BIC USA)" w:date="2014-10-10T17:47:00Z"/>
          <w:noProof/>
        </w:rPr>
      </w:pPr>
      <w:ins w:id="7360" w:author="Sammartano, Marc (BIC USA)" w:date="2014-10-10T17:47:00Z">
        <w:r>
          <w:rPr>
            <w:noProof/>
          </w:rPr>
          <w:t>Phone.call &lt;sexp&gt;, 118</w:t>
        </w:r>
      </w:ins>
    </w:p>
    <w:p w:rsidR="00592A71" w:rsidRDefault="00592A71">
      <w:pPr>
        <w:pStyle w:val="Index1"/>
        <w:tabs>
          <w:tab w:val="right" w:leader="dot" w:pos="9350"/>
        </w:tabs>
        <w:rPr>
          <w:ins w:id="7361" w:author="Sammartano, Marc (BIC USA)" w:date="2014-10-10T17:47:00Z"/>
          <w:noProof/>
        </w:rPr>
      </w:pPr>
      <w:ins w:id="7362" w:author="Sammartano, Marc (BIC USA)" w:date="2014-10-10T17:47:00Z">
        <w:r>
          <w:rPr>
            <w:noProof/>
          </w:rPr>
          <w:t>Phone.info &lt;nvar&gt;|&lt;nexp&gt;, 112</w:t>
        </w:r>
      </w:ins>
    </w:p>
    <w:p w:rsidR="00592A71" w:rsidRDefault="00592A71">
      <w:pPr>
        <w:pStyle w:val="Index1"/>
        <w:tabs>
          <w:tab w:val="right" w:leader="dot" w:pos="9350"/>
        </w:tabs>
        <w:rPr>
          <w:ins w:id="7363" w:author="Sammartano, Marc (BIC USA)" w:date="2014-10-10T17:47:00Z"/>
          <w:noProof/>
        </w:rPr>
      </w:pPr>
      <w:ins w:id="7364" w:author="Sammartano, Marc (BIC USA)" w:date="2014-10-10T17:47:00Z">
        <w:r>
          <w:rPr>
            <w:noProof/>
          </w:rPr>
          <w:t>Phone.rcv.init, 118</w:t>
        </w:r>
      </w:ins>
    </w:p>
    <w:p w:rsidR="00592A71" w:rsidRDefault="00592A71">
      <w:pPr>
        <w:pStyle w:val="Index1"/>
        <w:tabs>
          <w:tab w:val="right" w:leader="dot" w:pos="9350"/>
        </w:tabs>
        <w:rPr>
          <w:ins w:id="7365" w:author="Sammartano, Marc (BIC USA)" w:date="2014-10-10T17:47:00Z"/>
          <w:noProof/>
        </w:rPr>
      </w:pPr>
      <w:ins w:id="7366" w:author="Sammartano, Marc (BIC USA)" w:date="2014-10-10T17:47:00Z">
        <w:r>
          <w:rPr>
            <w:noProof/>
          </w:rPr>
          <w:t>Phone.rcv.next &lt;state_nvar&gt;, &lt;number_svar&gt;, 118</w:t>
        </w:r>
      </w:ins>
    </w:p>
    <w:p w:rsidR="00592A71" w:rsidRDefault="00592A71">
      <w:pPr>
        <w:pStyle w:val="Index1"/>
        <w:tabs>
          <w:tab w:val="right" w:leader="dot" w:pos="9350"/>
        </w:tabs>
        <w:rPr>
          <w:ins w:id="7367" w:author="Sammartano, Marc (BIC USA)" w:date="2014-10-10T17:47:00Z"/>
          <w:noProof/>
        </w:rPr>
      </w:pPr>
      <w:ins w:id="7368" w:author="Sammartano, Marc (BIC USA)" w:date="2014-10-10T17:47:00Z">
        <w:r>
          <w:rPr>
            <w:noProof/>
          </w:rPr>
          <w:t>PI(), 51</w:t>
        </w:r>
      </w:ins>
    </w:p>
    <w:p w:rsidR="00592A71" w:rsidRDefault="00592A71">
      <w:pPr>
        <w:pStyle w:val="Index1"/>
        <w:tabs>
          <w:tab w:val="right" w:leader="dot" w:pos="9350"/>
        </w:tabs>
        <w:rPr>
          <w:ins w:id="7369" w:author="Sammartano, Marc (BIC USA)" w:date="2014-10-10T17:47:00Z"/>
          <w:noProof/>
        </w:rPr>
      </w:pPr>
      <w:ins w:id="7370" w:author="Sammartano, Marc (BIC USA)" w:date="2014-10-10T17:47:00Z">
        <w:r>
          <w:rPr>
            <w:noProof/>
          </w:rPr>
          <w:t>Popup &lt;message_sexp&gt;, &lt;x_nexp&gt;, &lt;y_nexp&gt;, &lt;duration_nexp&gt;, 83</w:t>
        </w:r>
      </w:ins>
    </w:p>
    <w:p w:rsidR="00592A71" w:rsidRDefault="00592A71">
      <w:pPr>
        <w:pStyle w:val="Index1"/>
        <w:tabs>
          <w:tab w:val="right" w:leader="dot" w:pos="9350"/>
        </w:tabs>
        <w:rPr>
          <w:ins w:id="7371" w:author="Sammartano, Marc (BIC USA)" w:date="2014-10-10T17:47:00Z"/>
          <w:noProof/>
        </w:rPr>
      </w:pPr>
      <w:ins w:id="7372" w:author="Sammartano, Marc (BIC USA)" w:date="2014-10-10T17:47:00Z">
        <w:r>
          <w:rPr>
            <w:noProof/>
          </w:rPr>
          <w:t>POW(&lt;nexp1&gt;, &lt;nexp2&gt;), 51</w:t>
        </w:r>
      </w:ins>
    </w:p>
    <w:p w:rsidR="00592A71" w:rsidRDefault="00592A71">
      <w:pPr>
        <w:pStyle w:val="Index1"/>
        <w:tabs>
          <w:tab w:val="right" w:leader="dot" w:pos="9350"/>
        </w:tabs>
        <w:rPr>
          <w:ins w:id="7373" w:author="Sammartano, Marc (BIC USA)" w:date="2014-10-10T17:47:00Z"/>
          <w:noProof/>
        </w:rPr>
      </w:pPr>
      <w:ins w:id="7374" w:author="Sammartano, Marc (BIC USA)" w:date="2014-10-10T17:47:00Z">
        <w:r>
          <w:rPr>
            <w:noProof/>
          </w:rPr>
          <w:t>Print {&lt;exp&gt; {,|;}} ..., 79</w:t>
        </w:r>
      </w:ins>
    </w:p>
    <w:p w:rsidR="00592A71" w:rsidRDefault="00592A71">
      <w:pPr>
        <w:pStyle w:val="Index1"/>
        <w:tabs>
          <w:tab w:val="right" w:leader="dot" w:pos="9350"/>
        </w:tabs>
        <w:rPr>
          <w:ins w:id="7375" w:author="Sammartano, Marc (BIC USA)" w:date="2014-10-10T17:47:00Z"/>
          <w:noProof/>
        </w:rPr>
      </w:pPr>
      <w:ins w:id="7376" w:author="Sammartano, Marc (BIC USA)" w:date="2014-10-10T17:47:00Z">
        <w:r>
          <w:rPr>
            <w:noProof/>
          </w:rPr>
          <w:t>RANDOMIZE(&lt;nexp&gt;), 49</w:t>
        </w:r>
      </w:ins>
    </w:p>
    <w:p w:rsidR="00592A71" w:rsidRDefault="00592A71">
      <w:pPr>
        <w:pStyle w:val="Index1"/>
        <w:tabs>
          <w:tab w:val="right" w:leader="dot" w:pos="9350"/>
        </w:tabs>
        <w:rPr>
          <w:ins w:id="7377" w:author="Sammartano, Marc (BIC USA)" w:date="2014-10-10T17:47:00Z"/>
          <w:noProof/>
        </w:rPr>
      </w:pPr>
      <w:ins w:id="7378" w:author="Sammartano, Marc (BIC USA)" w:date="2014-10-10T17:47:00Z">
        <w:r>
          <w:rPr>
            <w:noProof/>
          </w:rPr>
          <w:t>Read.data &lt;number&gt;|&lt;string&gt; {,&lt;number&gt;|&lt;string&gt;...,&lt;number&gt;|&lt;string&gt;}, 74</w:t>
        </w:r>
      </w:ins>
    </w:p>
    <w:p w:rsidR="00592A71" w:rsidRDefault="00592A71">
      <w:pPr>
        <w:pStyle w:val="Index1"/>
        <w:tabs>
          <w:tab w:val="right" w:leader="dot" w:pos="9350"/>
        </w:tabs>
        <w:rPr>
          <w:ins w:id="7379" w:author="Sammartano, Marc (BIC USA)" w:date="2014-10-10T17:47:00Z"/>
          <w:noProof/>
        </w:rPr>
      </w:pPr>
      <w:ins w:id="7380" w:author="Sammartano, Marc (BIC USA)" w:date="2014-10-10T17:47:00Z">
        <w:r>
          <w:rPr>
            <w:noProof/>
          </w:rPr>
          <w:t>Read.from &lt;nexp&gt;, 74</w:t>
        </w:r>
      </w:ins>
    </w:p>
    <w:p w:rsidR="00592A71" w:rsidRDefault="00592A71">
      <w:pPr>
        <w:pStyle w:val="Index1"/>
        <w:tabs>
          <w:tab w:val="right" w:leader="dot" w:pos="9350"/>
        </w:tabs>
        <w:rPr>
          <w:ins w:id="7381" w:author="Sammartano, Marc (BIC USA)" w:date="2014-10-10T17:47:00Z"/>
          <w:noProof/>
        </w:rPr>
      </w:pPr>
      <w:ins w:id="7382" w:author="Sammartano, Marc (BIC USA)" w:date="2014-10-10T17:47:00Z">
        <w:r>
          <w:rPr>
            <w:noProof/>
          </w:rPr>
          <w:t>Read.next &lt;var&gt;, ..., 74</w:t>
        </w:r>
      </w:ins>
    </w:p>
    <w:p w:rsidR="00592A71" w:rsidRDefault="00592A71">
      <w:pPr>
        <w:pStyle w:val="Index1"/>
        <w:tabs>
          <w:tab w:val="right" w:leader="dot" w:pos="9350"/>
        </w:tabs>
        <w:rPr>
          <w:ins w:id="7383" w:author="Sammartano, Marc (BIC USA)" w:date="2014-10-10T17:47:00Z"/>
          <w:noProof/>
        </w:rPr>
      </w:pPr>
      <w:ins w:id="7384" w:author="Sammartano, Marc (BIC USA)" w:date="2014-10-10T17:47:00Z">
        <w:r>
          <w:rPr>
            <w:noProof/>
          </w:rPr>
          <w:t>Rem, 45</w:t>
        </w:r>
      </w:ins>
    </w:p>
    <w:p w:rsidR="00592A71" w:rsidRDefault="00592A71">
      <w:pPr>
        <w:pStyle w:val="Index1"/>
        <w:tabs>
          <w:tab w:val="right" w:leader="dot" w:pos="9350"/>
        </w:tabs>
        <w:rPr>
          <w:ins w:id="7385" w:author="Sammartano, Marc (BIC USA)" w:date="2014-10-10T17:47:00Z"/>
          <w:noProof/>
        </w:rPr>
      </w:pPr>
      <w:ins w:id="7386" w:author="Sammartano, Marc (BIC USA)" w:date="2014-10-10T17:47:00Z">
        <w:r w:rsidRPr="008837F1">
          <w:rPr>
            <w:rFonts w:eastAsia="Times New Roman"/>
            <w:noProof/>
          </w:rPr>
          <w:t>REPLACE$( &lt;target_sexp&gt;, &lt;argument_sexp&gt;, &lt;replace_sexp&gt;)</w:t>
        </w:r>
        <w:r>
          <w:rPr>
            <w:noProof/>
          </w:rPr>
          <w:t>, 56</w:t>
        </w:r>
      </w:ins>
    </w:p>
    <w:p w:rsidR="00592A71" w:rsidRDefault="00592A71">
      <w:pPr>
        <w:pStyle w:val="Index1"/>
        <w:tabs>
          <w:tab w:val="right" w:leader="dot" w:pos="9350"/>
        </w:tabs>
        <w:rPr>
          <w:ins w:id="7387" w:author="Sammartano, Marc (BIC USA)" w:date="2014-10-10T17:47:00Z"/>
          <w:noProof/>
        </w:rPr>
      </w:pPr>
      <w:ins w:id="7388" w:author="Sammartano, Marc (BIC USA)" w:date="2014-10-10T17:47:00Z">
        <w:r w:rsidRPr="008837F1">
          <w:rPr>
            <w:rFonts w:eastAsia="Times New Roman"/>
            <w:noProof/>
          </w:rPr>
          <w:t>RIGHT$(</w:t>
        </w:r>
        <w:r>
          <w:rPr>
            <w:noProof/>
          </w:rPr>
          <w:t>&lt;sexp&gt;, &lt;nexp&gt;</w:t>
        </w:r>
        <w:r w:rsidRPr="008837F1">
          <w:rPr>
            <w:rFonts w:eastAsia="Times New Roman"/>
            <w:noProof/>
          </w:rPr>
          <w:t>)</w:t>
        </w:r>
        <w:r>
          <w:rPr>
            <w:noProof/>
          </w:rPr>
          <w:t>, 56</w:t>
        </w:r>
      </w:ins>
    </w:p>
    <w:p w:rsidR="00592A71" w:rsidRDefault="00592A71">
      <w:pPr>
        <w:pStyle w:val="Index1"/>
        <w:tabs>
          <w:tab w:val="right" w:leader="dot" w:pos="9350"/>
        </w:tabs>
        <w:rPr>
          <w:ins w:id="7389" w:author="Sammartano, Marc (BIC USA)" w:date="2014-10-10T17:47:00Z"/>
          <w:noProof/>
        </w:rPr>
      </w:pPr>
      <w:ins w:id="7390" w:author="Sammartano, Marc (BIC USA)" w:date="2014-10-10T17:47:00Z">
        <w:r>
          <w:rPr>
            <w:noProof/>
          </w:rPr>
          <w:lastRenderedPageBreak/>
          <w:t>Ringer.get.mode &lt;nvar&gt;, 107</w:t>
        </w:r>
      </w:ins>
    </w:p>
    <w:p w:rsidR="00592A71" w:rsidRDefault="00592A71">
      <w:pPr>
        <w:pStyle w:val="Index1"/>
        <w:tabs>
          <w:tab w:val="right" w:leader="dot" w:pos="9350"/>
        </w:tabs>
        <w:rPr>
          <w:ins w:id="7391" w:author="Sammartano, Marc (BIC USA)" w:date="2014-10-10T17:47:00Z"/>
          <w:noProof/>
        </w:rPr>
      </w:pPr>
      <w:ins w:id="7392" w:author="Sammartano, Marc (BIC USA)" w:date="2014-10-10T17:47:00Z">
        <w:r>
          <w:rPr>
            <w:noProof/>
          </w:rPr>
          <w:t>Ringer.get.volume &lt;nvar&gt;, 107</w:t>
        </w:r>
      </w:ins>
    </w:p>
    <w:p w:rsidR="00592A71" w:rsidRDefault="00592A71">
      <w:pPr>
        <w:pStyle w:val="Index1"/>
        <w:tabs>
          <w:tab w:val="right" w:leader="dot" w:pos="9350"/>
        </w:tabs>
        <w:rPr>
          <w:ins w:id="7393" w:author="Sammartano, Marc (BIC USA)" w:date="2014-10-10T17:47:00Z"/>
          <w:noProof/>
        </w:rPr>
      </w:pPr>
      <w:ins w:id="7394" w:author="Sammartano, Marc (BIC USA)" w:date="2014-10-10T17:47:00Z">
        <w:r>
          <w:rPr>
            <w:noProof/>
          </w:rPr>
          <w:t>Ringer.get.volume &lt;vol_nvar&gt; { , &lt;max_nvar&gt;, 107</w:t>
        </w:r>
      </w:ins>
    </w:p>
    <w:p w:rsidR="00592A71" w:rsidRDefault="00592A71">
      <w:pPr>
        <w:pStyle w:val="Index1"/>
        <w:tabs>
          <w:tab w:val="right" w:leader="dot" w:pos="9350"/>
        </w:tabs>
        <w:rPr>
          <w:ins w:id="7395" w:author="Sammartano, Marc (BIC USA)" w:date="2014-10-10T17:47:00Z"/>
          <w:noProof/>
        </w:rPr>
      </w:pPr>
      <w:ins w:id="7396" w:author="Sammartano, Marc (BIC USA)" w:date="2014-10-10T17:47:00Z">
        <w:r>
          <w:rPr>
            <w:noProof/>
          </w:rPr>
          <w:t>Ringer.set.mode &lt;nexp&gt;, 107</w:t>
        </w:r>
      </w:ins>
    </w:p>
    <w:p w:rsidR="00592A71" w:rsidRDefault="00592A71">
      <w:pPr>
        <w:pStyle w:val="Index1"/>
        <w:tabs>
          <w:tab w:val="right" w:leader="dot" w:pos="9350"/>
        </w:tabs>
        <w:rPr>
          <w:ins w:id="7397" w:author="Sammartano, Marc (BIC USA)" w:date="2014-10-10T17:47:00Z"/>
          <w:noProof/>
        </w:rPr>
      </w:pPr>
      <w:ins w:id="7398" w:author="Sammartano, Marc (BIC USA)" w:date="2014-10-10T17:47:00Z">
        <w:r>
          <w:rPr>
            <w:noProof/>
          </w:rPr>
          <w:t>RND(), 49</w:t>
        </w:r>
      </w:ins>
    </w:p>
    <w:p w:rsidR="00592A71" w:rsidRDefault="00592A71">
      <w:pPr>
        <w:pStyle w:val="Index1"/>
        <w:tabs>
          <w:tab w:val="right" w:leader="dot" w:pos="9350"/>
        </w:tabs>
        <w:rPr>
          <w:ins w:id="7399" w:author="Sammartano, Marc (BIC USA)" w:date="2014-10-10T17:47:00Z"/>
          <w:noProof/>
        </w:rPr>
      </w:pPr>
      <w:ins w:id="7400" w:author="Sammartano, Marc (BIC USA)" w:date="2014-10-10T17:47:00Z">
        <w:r>
          <w:rPr>
            <w:noProof/>
          </w:rPr>
          <w:t>ROUND(&lt;value_nexp&gt;{, &lt;count_nexp&gt;{, &lt;mode_sexp&gt;}}), 50</w:t>
        </w:r>
      </w:ins>
    </w:p>
    <w:p w:rsidR="00592A71" w:rsidRDefault="00592A71">
      <w:pPr>
        <w:pStyle w:val="Index1"/>
        <w:tabs>
          <w:tab w:val="right" w:leader="dot" w:pos="9350"/>
        </w:tabs>
        <w:rPr>
          <w:ins w:id="7401" w:author="Sammartano, Marc (BIC USA)" w:date="2014-10-10T17:47:00Z"/>
          <w:noProof/>
        </w:rPr>
      </w:pPr>
      <w:ins w:id="7402" w:author="Sammartano, Marc (BIC USA)" w:date="2014-10-10T17:47:00Z">
        <w:r>
          <w:rPr>
            <w:noProof/>
          </w:rPr>
          <w:t>Run &lt;filename_sexp&gt; {, &lt;data_sexp&gt;}, 70</w:t>
        </w:r>
      </w:ins>
    </w:p>
    <w:p w:rsidR="00592A71" w:rsidRDefault="00592A71">
      <w:pPr>
        <w:pStyle w:val="Index1"/>
        <w:tabs>
          <w:tab w:val="right" w:leader="dot" w:pos="9350"/>
        </w:tabs>
        <w:rPr>
          <w:ins w:id="7403" w:author="Sammartano, Marc (BIC USA)" w:date="2014-10-10T17:47:00Z"/>
          <w:noProof/>
        </w:rPr>
      </w:pPr>
      <w:ins w:id="7404" w:author="Sammartano, Marc (BIC USA)" w:date="2014-10-10T17:47:00Z">
        <w:r>
          <w:rPr>
            <w:noProof/>
          </w:rPr>
          <w:t>Select &lt;selection_nvar&gt;, &lt; Array$[]&gt;|&lt;list_nexp&gt;, {,&lt;title_sexp&gt; {, &lt;message_sexp&gt; } } {,&lt;press_lvar&gt; }, 83</w:t>
        </w:r>
      </w:ins>
    </w:p>
    <w:p w:rsidR="00592A71" w:rsidRDefault="00592A71">
      <w:pPr>
        <w:pStyle w:val="Index1"/>
        <w:tabs>
          <w:tab w:val="right" w:leader="dot" w:pos="9350"/>
        </w:tabs>
        <w:rPr>
          <w:ins w:id="7405" w:author="Sammartano, Marc (BIC USA)" w:date="2014-10-10T17:47:00Z"/>
          <w:noProof/>
        </w:rPr>
      </w:pPr>
      <w:ins w:id="7406" w:author="Sammartano, Marc (BIC USA)" w:date="2014-10-10T17:47:00Z">
        <w:r>
          <w:rPr>
            <w:noProof/>
          </w:rPr>
          <w:t>Sensors.close, 154</w:t>
        </w:r>
      </w:ins>
    </w:p>
    <w:p w:rsidR="00592A71" w:rsidRDefault="00592A71">
      <w:pPr>
        <w:pStyle w:val="Index1"/>
        <w:tabs>
          <w:tab w:val="right" w:leader="dot" w:pos="9350"/>
        </w:tabs>
        <w:rPr>
          <w:ins w:id="7407" w:author="Sammartano, Marc (BIC USA)" w:date="2014-10-10T17:47:00Z"/>
          <w:noProof/>
        </w:rPr>
      </w:pPr>
      <w:ins w:id="7408" w:author="Sammartano, Marc (BIC USA)" w:date="2014-10-10T17:47:00Z">
        <w:r>
          <w:rPr>
            <w:noProof/>
          </w:rPr>
          <w:t>Sensors.list &lt;sensor_array$[]&gt;, 153</w:t>
        </w:r>
      </w:ins>
    </w:p>
    <w:p w:rsidR="00592A71" w:rsidRDefault="00592A71">
      <w:pPr>
        <w:pStyle w:val="Index1"/>
        <w:tabs>
          <w:tab w:val="right" w:leader="dot" w:pos="9350"/>
        </w:tabs>
        <w:rPr>
          <w:ins w:id="7409" w:author="Sammartano, Marc (BIC USA)" w:date="2014-10-10T17:47:00Z"/>
          <w:noProof/>
        </w:rPr>
      </w:pPr>
      <w:ins w:id="7410" w:author="Sammartano, Marc (BIC USA)" w:date="2014-10-10T17:47:00Z">
        <w:r>
          <w:rPr>
            <w:noProof/>
          </w:rPr>
          <w:t>Sensors.open &lt;type_nexp&gt;{:&lt;delay_nexp&gt;}{, &lt;type_nexp&gt;{:&lt;delay_nexp&gt;}, ...}, 154</w:t>
        </w:r>
      </w:ins>
    </w:p>
    <w:p w:rsidR="00592A71" w:rsidRDefault="00592A71">
      <w:pPr>
        <w:pStyle w:val="Index1"/>
        <w:tabs>
          <w:tab w:val="right" w:leader="dot" w:pos="9350"/>
        </w:tabs>
        <w:rPr>
          <w:ins w:id="7411" w:author="Sammartano, Marc (BIC USA)" w:date="2014-10-10T17:47:00Z"/>
          <w:noProof/>
        </w:rPr>
      </w:pPr>
      <w:ins w:id="7412" w:author="Sammartano, Marc (BIC USA)" w:date="2014-10-10T17:47:00Z">
        <w:r>
          <w:rPr>
            <w:noProof/>
          </w:rPr>
          <w:t>Sensors.read sensor_type, p1, p2, p3, 154</w:t>
        </w:r>
      </w:ins>
    </w:p>
    <w:p w:rsidR="00592A71" w:rsidRDefault="00592A71">
      <w:pPr>
        <w:pStyle w:val="Index1"/>
        <w:tabs>
          <w:tab w:val="right" w:leader="dot" w:pos="9350"/>
        </w:tabs>
        <w:rPr>
          <w:ins w:id="7413" w:author="Sammartano, Marc (BIC USA)" w:date="2014-10-10T17:47:00Z"/>
          <w:noProof/>
        </w:rPr>
      </w:pPr>
      <w:ins w:id="7414" w:author="Sammartano, Marc (BIC USA)" w:date="2014-10-10T17:47:00Z">
        <w:r>
          <w:rPr>
            <w:noProof/>
          </w:rPr>
          <w:t>SGN(&lt;nexp&gt;), 48</w:t>
        </w:r>
      </w:ins>
    </w:p>
    <w:p w:rsidR="00592A71" w:rsidRDefault="00592A71">
      <w:pPr>
        <w:pStyle w:val="Index1"/>
        <w:tabs>
          <w:tab w:val="right" w:leader="dot" w:pos="9350"/>
        </w:tabs>
        <w:rPr>
          <w:ins w:id="7415" w:author="Sammartano, Marc (BIC USA)" w:date="2014-10-10T17:47:00Z"/>
          <w:noProof/>
        </w:rPr>
      </w:pPr>
      <w:ins w:id="7416" w:author="Sammartano, Marc (BIC USA)" w:date="2014-10-10T17:47:00Z">
        <w:r>
          <w:rPr>
            <w:noProof/>
          </w:rPr>
          <w:t>SHIFT (&lt;value_nexp&gt;, &lt;bits_nexp&gt;), 53</w:t>
        </w:r>
      </w:ins>
    </w:p>
    <w:p w:rsidR="00592A71" w:rsidRDefault="00592A71">
      <w:pPr>
        <w:pStyle w:val="Index1"/>
        <w:tabs>
          <w:tab w:val="right" w:leader="dot" w:pos="9350"/>
        </w:tabs>
        <w:rPr>
          <w:ins w:id="7417" w:author="Sammartano, Marc (BIC USA)" w:date="2014-10-10T17:47:00Z"/>
          <w:noProof/>
        </w:rPr>
      </w:pPr>
      <w:ins w:id="7418" w:author="Sammartano, Marc (BIC USA)" w:date="2014-10-10T17:47:00Z">
        <w:r>
          <w:rPr>
            <w:noProof/>
          </w:rPr>
          <w:t>SIN(&lt;nexp&gt;), 51</w:t>
        </w:r>
      </w:ins>
    </w:p>
    <w:p w:rsidR="00592A71" w:rsidRDefault="00592A71">
      <w:pPr>
        <w:pStyle w:val="Index1"/>
        <w:tabs>
          <w:tab w:val="right" w:leader="dot" w:pos="9350"/>
        </w:tabs>
        <w:rPr>
          <w:ins w:id="7419" w:author="Sammartano, Marc (BIC USA)" w:date="2014-10-10T17:47:00Z"/>
          <w:noProof/>
        </w:rPr>
      </w:pPr>
      <w:ins w:id="7420" w:author="Sammartano, Marc (BIC USA)" w:date="2014-10-10T17:47:00Z">
        <w:r>
          <w:rPr>
            <w:noProof/>
          </w:rPr>
          <w:t>SINH(&lt;nexp&gt;), 51</w:t>
        </w:r>
      </w:ins>
    </w:p>
    <w:p w:rsidR="00592A71" w:rsidRDefault="00592A71">
      <w:pPr>
        <w:pStyle w:val="Index1"/>
        <w:tabs>
          <w:tab w:val="right" w:leader="dot" w:pos="9350"/>
        </w:tabs>
        <w:rPr>
          <w:ins w:id="7421" w:author="Sammartano, Marc (BIC USA)" w:date="2014-10-10T17:47:00Z"/>
          <w:noProof/>
        </w:rPr>
      </w:pPr>
      <w:ins w:id="7422" w:author="Sammartano, Marc (BIC USA)" w:date="2014-10-10T17:47:00Z">
        <w:r>
          <w:rPr>
            <w:noProof/>
          </w:rPr>
          <w:t>Sms.rcv.init, 118</w:t>
        </w:r>
      </w:ins>
    </w:p>
    <w:p w:rsidR="00592A71" w:rsidRDefault="00592A71">
      <w:pPr>
        <w:pStyle w:val="Index1"/>
        <w:tabs>
          <w:tab w:val="right" w:leader="dot" w:pos="9350"/>
        </w:tabs>
        <w:rPr>
          <w:ins w:id="7423" w:author="Sammartano, Marc (BIC USA)" w:date="2014-10-10T17:47:00Z"/>
          <w:noProof/>
        </w:rPr>
      </w:pPr>
      <w:ins w:id="7424" w:author="Sammartano, Marc (BIC USA)" w:date="2014-10-10T17:47:00Z">
        <w:r>
          <w:rPr>
            <w:noProof/>
          </w:rPr>
          <w:t>Sms.rcv.next &lt;svar&gt;, 118</w:t>
        </w:r>
      </w:ins>
    </w:p>
    <w:p w:rsidR="00592A71" w:rsidRDefault="00592A71">
      <w:pPr>
        <w:pStyle w:val="Index1"/>
        <w:tabs>
          <w:tab w:val="right" w:leader="dot" w:pos="9350"/>
        </w:tabs>
        <w:rPr>
          <w:ins w:id="7425" w:author="Sammartano, Marc (BIC USA)" w:date="2014-10-10T17:47:00Z"/>
          <w:noProof/>
        </w:rPr>
      </w:pPr>
      <w:ins w:id="7426" w:author="Sammartano, Marc (BIC USA)" w:date="2014-10-10T17:47:00Z">
        <w:r>
          <w:rPr>
            <w:noProof/>
          </w:rPr>
          <w:t>Sms.send &lt;number_sexp&gt;, &lt;message_sexp&gt;, 118</w:t>
        </w:r>
      </w:ins>
    </w:p>
    <w:p w:rsidR="00592A71" w:rsidRDefault="00592A71">
      <w:pPr>
        <w:pStyle w:val="Index1"/>
        <w:tabs>
          <w:tab w:val="right" w:leader="dot" w:pos="9350"/>
        </w:tabs>
        <w:rPr>
          <w:ins w:id="7427" w:author="Sammartano, Marc (BIC USA)" w:date="2014-10-10T17:47:00Z"/>
          <w:noProof/>
        </w:rPr>
      </w:pPr>
      <w:ins w:id="7428" w:author="Sammartano, Marc (BIC USA)" w:date="2014-10-10T17:47:00Z">
        <w:r>
          <w:rPr>
            <w:noProof/>
          </w:rPr>
          <w:t>Socket.client.close, 99</w:t>
        </w:r>
      </w:ins>
    </w:p>
    <w:p w:rsidR="00592A71" w:rsidRDefault="00592A71">
      <w:pPr>
        <w:pStyle w:val="Index1"/>
        <w:tabs>
          <w:tab w:val="right" w:leader="dot" w:pos="9350"/>
        </w:tabs>
        <w:rPr>
          <w:ins w:id="7429" w:author="Sammartano, Marc (BIC USA)" w:date="2014-10-10T17:47:00Z"/>
          <w:noProof/>
        </w:rPr>
      </w:pPr>
      <w:ins w:id="7430" w:author="Sammartano, Marc (BIC USA)" w:date="2014-10-10T17:47:00Z">
        <w:r>
          <w:rPr>
            <w:noProof/>
          </w:rPr>
          <w:t>Socket.client.connect &lt;server_sexp&gt;, &lt;port_nexp&gt; { , &lt;wait_lexp&gt; }, 97</w:t>
        </w:r>
      </w:ins>
    </w:p>
    <w:p w:rsidR="00592A71" w:rsidRDefault="00592A71">
      <w:pPr>
        <w:pStyle w:val="Index1"/>
        <w:tabs>
          <w:tab w:val="right" w:leader="dot" w:pos="9350"/>
        </w:tabs>
        <w:rPr>
          <w:ins w:id="7431" w:author="Sammartano, Marc (BIC USA)" w:date="2014-10-10T17:47:00Z"/>
          <w:noProof/>
        </w:rPr>
      </w:pPr>
      <w:ins w:id="7432" w:author="Sammartano, Marc (BIC USA)" w:date="2014-10-10T17:47:00Z">
        <w:r>
          <w:rPr>
            <w:noProof/>
          </w:rPr>
          <w:t>Socket.client.read.file &lt;fw_nexp&gt;, 98</w:t>
        </w:r>
      </w:ins>
    </w:p>
    <w:p w:rsidR="00592A71" w:rsidRDefault="00592A71">
      <w:pPr>
        <w:pStyle w:val="Index1"/>
        <w:tabs>
          <w:tab w:val="right" w:leader="dot" w:pos="9350"/>
        </w:tabs>
        <w:rPr>
          <w:ins w:id="7433" w:author="Sammartano, Marc (BIC USA)" w:date="2014-10-10T17:47:00Z"/>
          <w:noProof/>
        </w:rPr>
      </w:pPr>
      <w:ins w:id="7434" w:author="Sammartano, Marc (BIC USA)" w:date="2014-10-10T17:47:00Z">
        <w:r>
          <w:rPr>
            <w:noProof/>
          </w:rPr>
          <w:t>Socket.client.read.line &lt;line_svar&gt;, 98</w:t>
        </w:r>
      </w:ins>
    </w:p>
    <w:p w:rsidR="00592A71" w:rsidRDefault="00592A71">
      <w:pPr>
        <w:pStyle w:val="Index1"/>
        <w:tabs>
          <w:tab w:val="right" w:leader="dot" w:pos="9350"/>
        </w:tabs>
        <w:rPr>
          <w:ins w:id="7435" w:author="Sammartano, Marc (BIC USA)" w:date="2014-10-10T17:47:00Z"/>
          <w:noProof/>
        </w:rPr>
      </w:pPr>
      <w:ins w:id="7436" w:author="Sammartano, Marc (BIC USA)" w:date="2014-10-10T17:47:00Z">
        <w:r>
          <w:rPr>
            <w:noProof/>
          </w:rPr>
          <w:t>Socket.client.read.ready &lt;nvar&gt;, 98</w:t>
        </w:r>
      </w:ins>
    </w:p>
    <w:p w:rsidR="00592A71" w:rsidRDefault="00592A71">
      <w:pPr>
        <w:pStyle w:val="Index1"/>
        <w:tabs>
          <w:tab w:val="right" w:leader="dot" w:pos="9350"/>
        </w:tabs>
        <w:rPr>
          <w:ins w:id="7437" w:author="Sammartano, Marc (BIC USA)" w:date="2014-10-10T17:47:00Z"/>
          <w:noProof/>
        </w:rPr>
      </w:pPr>
      <w:ins w:id="7438" w:author="Sammartano, Marc (BIC USA)" w:date="2014-10-10T17:47:00Z">
        <w:r>
          <w:rPr>
            <w:noProof/>
          </w:rPr>
          <w:t>Socket.client.server.ip &lt;svar&gt;, 98</w:t>
        </w:r>
      </w:ins>
    </w:p>
    <w:p w:rsidR="00592A71" w:rsidRDefault="00592A71">
      <w:pPr>
        <w:pStyle w:val="Index1"/>
        <w:tabs>
          <w:tab w:val="right" w:leader="dot" w:pos="9350"/>
        </w:tabs>
        <w:rPr>
          <w:ins w:id="7439" w:author="Sammartano, Marc (BIC USA)" w:date="2014-10-10T17:47:00Z"/>
          <w:noProof/>
        </w:rPr>
      </w:pPr>
      <w:ins w:id="7440" w:author="Sammartano, Marc (BIC USA)" w:date="2014-10-10T17:47:00Z">
        <w:r>
          <w:rPr>
            <w:noProof/>
          </w:rPr>
          <w:t>Socket.client.status &lt;status_nvar&gt;, 98</w:t>
        </w:r>
      </w:ins>
    </w:p>
    <w:p w:rsidR="00592A71" w:rsidRDefault="00592A71">
      <w:pPr>
        <w:pStyle w:val="Index1"/>
        <w:tabs>
          <w:tab w:val="right" w:leader="dot" w:pos="9350"/>
        </w:tabs>
        <w:rPr>
          <w:ins w:id="7441" w:author="Sammartano, Marc (BIC USA)" w:date="2014-10-10T17:47:00Z"/>
          <w:noProof/>
        </w:rPr>
      </w:pPr>
      <w:ins w:id="7442" w:author="Sammartano, Marc (BIC USA)" w:date="2014-10-10T17:47:00Z">
        <w:r>
          <w:rPr>
            <w:noProof/>
          </w:rPr>
          <w:t>Socket.client.write.bytes &lt;sexp&gt;, 99</w:t>
        </w:r>
      </w:ins>
    </w:p>
    <w:p w:rsidR="00592A71" w:rsidRDefault="00592A71">
      <w:pPr>
        <w:pStyle w:val="Index1"/>
        <w:tabs>
          <w:tab w:val="right" w:leader="dot" w:pos="9350"/>
        </w:tabs>
        <w:rPr>
          <w:ins w:id="7443" w:author="Sammartano, Marc (BIC USA)" w:date="2014-10-10T17:47:00Z"/>
          <w:noProof/>
        </w:rPr>
      </w:pPr>
      <w:ins w:id="7444" w:author="Sammartano, Marc (BIC USA)" w:date="2014-10-10T17:47:00Z">
        <w:r>
          <w:rPr>
            <w:noProof/>
          </w:rPr>
          <w:t>Socket.client.write.file &lt;fr_nexp&gt;, 99</w:t>
        </w:r>
      </w:ins>
    </w:p>
    <w:p w:rsidR="00592A71" w:rsidRDefault="00592A71">
      <w:pPr>
        <w:pStyle w:val="Index1"/>
        <w:tabs>
          <w:tab w:val="right" w:leader="dot" w:pos="9350"/>
        </w:tabs>
        <w:rPr>
          <w:ins w:id="7445" w:author="Sammartano, Marc (BIC USA)" w:date="2014-10-10T17:47:00Z"/>
          <w:noProof/>
        </w:rPr>
      </w:pPr>
      <w:ins w:id="7446" w:author="Sammartano, Marc (BIC USA)" w:date="2014-10-10T17:47:00Z">
        <w:r>
          <w:rPr>
            <w:noProof/>
          </w:rPr>
          <w:t>Socket.client.write.line &lt;line_sexp&gt;, 98</w:t>
        </w:r>
      </w:ins>
    </w:p>
    <w:p w:rsidR="00592A71" w:rsidRDefault="00592A71">
      <w:pPr>
        <w:pStyle w:val="Index1"/>
        <w:tabs>
          <w:tab w:val="right" w:leader="dot" w:pos="9350"/>
        </w:tabs>
        <w:rPr>
          <w:ins w:id="7447" w:author="Sammartano, Marc (BIC USA)" w:date="2014-10-10T17:47:00Z"/>
          <w:noProof/>
        </w:rPr>
      </w:pPr>
      <w:ins w:id="7448" w:author="Sammartano, Marc (BIC USA)" w:date="2014-10-10T17:47:00Z">
        <w:r>
          <w:rPr>
            <w:noProof/>
          </w:rPr>
          <w:t>Socket.myIP &lt;svar&gt;, 99</w:t>
        </w:r>
      </w:ins>
    </w:p>
    <w:p w:rsidR="00592A71" w:rsidRDefault="00592A71">
      <w:pPr>
        <w:pStyle w:val="Index1"/>
        <w:tabs>
          <w:tab w:val="right" w:leader="dot" w:pos="9350"/>
        </w:tabs>
        <w:rPr>
          <w:ins w:id="7449" w:author="Sammartano, Marc (BIC USA)" w:date="2014-10-10T17:47:00Z"/>
          <w:noProof/>
        </w:rPr>
      </w:pPr>
      <w:ins w:id="7450" w:author="Sammartano, Marc (BIC USA)" w:date="2014-10-10T17:47:00Z">
        <w:r>
          <w:rPr>
            <w:noProof/>
          </w:rPr>
          <w:t>Socket.server.client.ip &lt;nvar&gt;, 101</w:t>
        </w:r>
      </w:ins>
    </w:p>
    <w:p w:rsidR="00592A71" w:rsidRDefault="00592A71">
      <w:pPr>
        <w:pStyle w:val="Index1"/>
        <w:tabs>
          <w:tab w:val="right" w:leader="dot" w:pos="9350"/>
        </w:tabs>
        <w:rPr>
          <w:ins w:id="7451" w:author="Sammartano, Marc (BIC USA)" w:date="2014-10-10T17:47:00Z"/>
          <w:noProof/>
        </w:rPr>
      </w:pPr>
      <w:ins w:id="7452" w:author="Sammartano, Marc (BIC USA)" w:date="2014-10-10T17:47:00Z">
        <w:r>
          <w:rPr>
            <w:noProof/>
          </w:rPr>
          <w:t>Socket.server.close, 101</w:t>
        </w:r>
      </w:ins>
    </w:p>
    <w:p w:rsidR="00592A71" w:rsidRDefault="00592A71">
      <w:pPr>
        <w:pStyle w:val="Index1"/>
        <w:tabs>
          <w:tab w:val="right" w:leader="dot" w:pos="9350"/>
        </w:tabs>
        <w:rPr>
          <w:ins w:id="7453" w:author="Sammartano, Marc (BIC USA)" w:date="2014-10-10T17:47:00Z"/>
          <w:noProof/>
        </w:rPr>
      </w:pPr>
      <w:ins w:id="7454" w:author="Sammartano, Marc (BIC USA)" w:date="2014-10-10T17:47:00Z">
        <w:r>
          <w:rPr>
            <w:noProof/>
          </w:rPr>
          <w:t>Socket.server.connect {&lt;wait_lexp&gt;}, 99</w:t>
        </w:r>
      </w:ins>
    </w:p>
    <w:p w:rsidR="00592A71" w:rsidRDefault="00592A71">
      <w:pPr>
        <w:pStyle w:val="Index1"/>
        <w:tabs>
          <w:tab w:val="right" w:leader="dot" w:pos="9350"/>
        </w:tabs>
        <w:rPr>
          <w:ins w:id="7455" w:author="Sammartano, Marc (BIC USA)" w:date="2014-10-10T17:47:00Z"/>
          <w:noProof/>
        </w:rPr>
      </w:pPr>
      <w:ins w:id="7456" w:author="Sammartano, Marc (BIC USA)" w:date="2014-10-10T17:47:00Z">
        <w:r>
          <w:rPr>
            <w:noProof/>
          </w:rPr>
          <w:t>Socket.server.create &lt;port_nexp&gt;, 99</w:t>
        </w:r>
      </w:ins>
    </w:p>
    <w:p w:rsidR="00592A71" w:rsidRDefault="00592A71">
      <w:pPr>
        <w:pStyle w:val="Index1"/>
        <w:tabs>
          <w:tab w:val="right" w:leader="dot" w:pos="9350"/>
        </w:tabs>
        <w:rPr>
          <w:ins w:id="7457" w:author="Sammartano, Marc (BIC USA)" w:date="2014-10-10T17:47:00Z"/>
          <w:noProof/>
        </w:rPr>
      </w:pPr>
      <w:ins w:id="7458" w:author="Sammartano, Marc (BIC USA)" w:date="2014-10-10T17:47:00Z">
        <w:r>
          <w:rPr>
            <w:noProof/>
          </w:rPr>
          <w:t>Socket.server.disconnect, 101</w:t>
        </w:r>
      </w:ins>
    </w:p>
    <w:p w:rsidR="00592A71" w:rsidRDefault="00592A71">
      <w:pPr>
        <w:pStyle w:val="Index1"/>
        <w:tabs>
          <w:tab w:val="right" w:leader="dot" w:pos="9350"/>
        </w:tabs>
        <w:rPr>
          <w:ins w:id="7459" w:author="Sammartano, Marc (BIC USA)" w:date="2014-10-10T17:47:00Z"/>
          <w:noProof/>
        </w:rPr>
      </w:pPr>
      <w:ins w:id="7460" w:author="Sammartano, Marc (BIC USA)" w:date="2014-10-10T17:47:00Z">
        <w:r>
          <w:rPr>
            <w:noProof/>
          </w:rPr>
          <w:t>Socket.server.read.file &lt;fw_nexp&gt;, 100</w:t>
        </w:r>
      </w:ins>
    </w:p>
    <w:p w:rsidR="00592A71" w:rsidRDefault="00592A71">
      <w:pPr>
        <w:pStyle w:val="Index1"/>
        <w:tabs>
          <w:tab w:val="right" w:leader="dot" w:pos="9350"/>
        </w:tabs>
        <w:rPr>
          <w:ins w:id="7461" w:author="Sammartano, Marc (BIC USA)" w:date="2014-10-10T17:47:00Z"/>
          <w:noProof/>
        </w:rPr>
      </w:pPr>
      <w:ins w:id="7462" w:author="Sammartano, Marc (BIC USA)" w:date="2014-10-10T17:47:00Z">
        <w:r>
          <w:rPr>
            <w:noProof/>
          </w:rPr>
          <w:t>Socket.server.read.line &lt;svar&gt;, 100</w:t>
        </w:r>
      </w:ins>
    </w:p>
    <w:p w:rsidR="00592A71" w:rsidRDefault="00592A71">
      <w:pPr>
        <w:pStyle w:val="Index1"/>
        <w:tabs>
          <w:tab w:val="right" w:leader="dot" w:pos="9350"/>
        </w:tabs>
        <w:rPr>
          <w:ins w:id="7463" w:author="Sammartano, Marc (BIC USA)" w:date="2014-10-10T17:47:00Z"/>
          <w:noProof/>
        </w:rPr>
      </w:pPr>
      <w:ins w:id="7464" w:author="Sammartano, Marc (BIC USA)" w:date="2014-10-10T17:47:00Z">
        <w:r>
          <w:rPr>
            <w:noProof/>
          </w:rPr>
          <w:t>Socket.server.read.ready &lt;nvar&gt;, 100</w:t>
        </w:r>
      </w:ins>
    </w:p>
    <w:p w:rsidR="00592A71" w:rsidRDefault="00592A71">
      <w:pPr>
        <w:pStyle w:val="Index1"/>
        <w:tabs>
          <w:tab w:val="right" w:leader="dot" w:pos="9350"/>
        </w:tabs>
        <w:rPr>
          <w:ins w:id="7465" w:author="Sammartano, Marc (BIC USA)" w:date="2014-10-10T17:47:00Z"/>
          <w:noProof/>
        </w:rPr>
      </w:pPr>
      <w:ins w:id="7466" w:author="Sammartano, Marc (BIC USA)" w:date="2014-10-10T17:47:00Z">
        <w:r>
          <w:rPr>
            <w:noProof/>
          </w:rPr>
          <w:t>Socket.server.status &lt;status_nvar&gt;, 99</w:t>
        </w:r>
      </w:ins>
    </w:p>
    <w:p w:rsidR="00592A71" w:rsidRDefault="00592A71">
      <w:pPr>
        <w:pStyle w:val="Index1"/>
        <w:tabs>
          <w:tab w:val="right" w:leader="dot" w:pos="9350"/>
        </w:tabs>
        <w:rPr>
          <w:ins w:id="7467" w:author="Sammartano, Marc (BIC USA)" w:date="2014-10-10T17:47:00Z"/>
          <w:noProof/>
        </w:rPr>
      </w:pPr>
      <w:ins w:id="7468" w:author="Sammartano, Marc (BIC USA)" w:date="2014-10-10T17:47:00Z">
        <w:r>
          <w:rPr>
            <w:noProof/>
          </w:rPr>
          <w:t>Socket.server.write.bytes &lt;sexp&gt;, 100</w:t>
        </w:r>
      </w:ins>
    </w:p>
    <w:p w:rsidR="00592A71" w:rsidRDefault="00592A71">
      <w:pPr>
        <w:pStyle w:val="Index1"/>
        <w:tabs>
          <w:tab w:val="right" w:leader="dot" w:pos="9350"/>
        </w:tabs>
        <w:rPr>
          <w:ins w:id="7469" w:author="Sammartano, Marc (BIC USA)" w:date="2014-10-10T17:47:00Z"/>
          <w:noProof/>
        </w:rPr>
      </w:pPr>
      <w:ins w:id="7470" w:author="Sammartano, Marc (BIC USA)" w:date="2014-10-10T17:47:00Z">
        <w:r>
          <w:rPr>
            <w:noProof/>
          </w:rPr>
          <w:t>Socket.server.write.file &lt;fr_nexp&gt;, 100</w:t>
        </w:r>
      </w:ins>
    </w:p>
    <w:p w:rsidR="00592A71" w:rsidRDefault="00592A71">
      <w:pPr>
        <w:pStyle w:val="Index1"/>
        <w:tabs>
          <w:tab w:val="right" w:leader="dot" w:pos="9350"/>
        </w:tabs>
        <w:rPr>
          <w:ins w:id="7471" w:author="Sammartano, Marc (BIC USA)" w:date="2014-10-10T17:47:00Z"/>
          <w:noProof/>
        </w:rPr>
      </w:pPr>
      <w:ins w:id="7472" w:author="Sammartano, Marc (BIC USA)" w:date="2014-10-10T17:47:00Z">
        <w:r>
          <w:rPr>
            <w:noProof/>
          </w:rPr>
          <w:t>Socket.server.write.line &lt;sexp&gt;, 100</w:t>
        </w:r>
      </w:ins>
    </w:p>
    <w:p w:rsidR="00592A71" w:rsidRDefault="00592A71">
      <w:pPr>
        <w:pStyle w:val="Index1"/>
        <w:tabs>
          <w:tab w:val="right" w:leader="dot" w:pos="9350"/>
        </w:tabs>
        <w:rPr>
          <w:ins w:id="7473" w:author="Sammartano, Marc (BIC USA)" w:date="2014-10-10T17:47:00Z"/>
          <w:noProof/>
        </w:rPr>
      </w:pPr>
      <w:ins w:id="7474" w:author="Sammartano, Marc (BIC USA)" w:date="2014-10-10T17:47:00Z">
        <w:r>
          <w:rPr>
            <w:noProof/>
          </w:rPr>
          <w:t>Soundpool.load &lt;soundID_nvar&gt;, &lt;file_path_sexp&gt;, 150</w:t>
        </w:r>
      </w:ins>
    </w:p>
    <w:p w:rsidR="00592A71" w:rsidRDefault="00592A71">
      <w:pPr>
        <w:pStyle w:val="Index1"/>
        <w:tabs>
          <w:tab w:val="right" w:leader="dot" w:pos="9350"/>
        </w:tabs>
        <w:rPr>
          <w:ins w:id="7475" w:author="Sammartano, Marc (BIC USA)" w:date="2014-10-10T17:47:00Z"/>
          <w:noProof/>
        </w:rPr>
      </w:pPr>
      <w:ins w:id="7476" w:author="Sammartano, Marc (BIC USA)" w:date="2014-10-10T17:47:00Z">
        <w:r>
          <w:rPr>
            <w:noProof/>
          </w:rPr>
          <w:t>Soundpool.open &lt;MaxStreams_nexp&gt;, 150</w:t>
        </w:r>
      </w:ins>
    </w:p>
    <w:p w:rsidR="00592A71" w:rsidRDefault="00592A71">
      <w:pPr>
        <w:pStyle w:val="Index1"/>
        <w:tabs>
          <w:tab w:val="right" w:leader="dot" w:pos="9350"/>
        </w:tabs>
        <w:rPr>
          <w:ins w:id="7477" w:author="Sammartano, Marc (BIC USA)" w:date="2014-10-10T17:47:00Z"/>
          <w:noProof/>
        </w:rPr>
      </w:pPr>
      <w:ins w:id="7478" w:author="Sammartano, Marc (BIC USA)" w:date="2014-10-10T17:47:00Z">
        <w:r>
          <w:rPr>
            <w:noProof/>
          </w:rPr>
          <w:t>Soundpool.pause &lt;streamID_nexp&gt;, 151</w:t>
        </w:r>
      </w:ins>
    </w:p>
    <w:p w:rsidR="00592A71" w:rsidRDefault="00592A71">
      <w:pPr>
        <w:pStyle w:val="Index1"/>
        <w:tabs>
          <w:tab w:val="right" w:leader="dot" w:pos="9350"/>
        </w:tabs>
        <w:rPr>
          <w:ins w:id="7479" w:author="Sammartano, Marc (BIC USA)" w:date="2014-10-10T17:47:00Z"/>
          <w:noProof/>
        </w:rPr>
      </w:pPr>
      <w:ins w:id="7480" w:author="Sammartano, Marc (BIC USA)" w:date="2014-10-10T17:47:00Z">
        <w:r>
          <w:rPr>
            <w:noProof/>
          </w:rPr>
          <w:t>Soundpool.play &lt;streamID_nvar&gt;, &lt;sounded_nexp&gt;, &lt;rightVolume_nexp&gt;, &lt;leftVolume_nexp&gt;, &lt;priority_nexp&gt;, &lt;loop_nexp&gt;, &lt;rate_nexp&gt;, 150</w:t>
        </w:r>
      </w:ins>
    </w:p>
    <w:p w:rsidR="00592A71" w:rsidRDefault="00592A71">
      <w:pPr>
        <w:pStyle w:val="Index1"/>
        <w:tabs>
          <w:tab w:val="right" w:leader="dot" w:pos="9350"/>
        </w:tabs>
        <w:rPr>
          <w:ins w:id="7481" w:author="Sammartano, Marc (BIC USA)" w:date="2014-10-10T17:47:00Z"/>
          <w:noProof/>
        </w:rPr>
      </w:pPr>
      <w:ins w:id="7482" w:author="Sammartano, Marc (BIC USA)" w:date="2014-10-10T17:47:00Z">
        <w:r>
          <w:rPr>
            <w:noProof/>
          </w:rPr>
          <w:lastRenderedPageBreak/>
          <w:t>Soundpool.release, 151</w:t>
        </w:r>
      </w:ins>
    </w:p>
    <w:p w:rsidR="00592A71" w:rsidRDefault="00592A71">
      <w:pPr>
        <w:pStyle w:val="Index1"/>
        <w:tabs>
          <w:tab w:val="right" w:leader="dot" w:pos="9350"/>
        </w:tabs>
        <w:rPr>
          <w:ins w:id="7483" w:author="Sammartano, Marc (BIC USA)" w:date="2014-10-10T17:47:00Z"/>
          <w:noProof/>
        </w:rPr>
      </w:pPr>
      <w:ins w:id="7484" w:author="Sammartano, Marc (BIC USA)" w:date="2014-10-10T17:47:00Z">
        <w:r>
          <w:rPr>
            <w:noProof/>
          </w:rPr>
          <w:t>Soundpool.resume &lt;streamID_nexp&gt;, 151</w:t>
        </w:r>
      </w:ins>
    </w:p>
    <w:p w:rsidR="00592A71" w:rsidRDefault="00592A71">
      <w:pPr>
        <w:pStyle w:val="Index1"/>
        <w:tabs>
          <w:tab w:val="right" w:leader="dot" w:pos="9350"/>
        </w:tabs>
        <w:rPr>
          <w:ins w:id="7485" w:author="Sammartano, Marc (BIC USA)" w:date="2014-10-10T17:47:00Z"/>
          <w:noProof/>
        </w:rPr>
      </w:pPr>
      <w:ins w:id="7486" w:author="Sammartano, Marc (BIC USA)" w:date="2014-10-10T17:47:00Z">
        <w:r>
          <w:rPr>
            <w:noProof/>
          </w:rPr>
          <w:t>Soundpool.setpriority &lt;streamID_nexp&gt;, &lt;priority_nexp&gt;, 151</w:t>
        </w:r>
      </w:ins>
    </w:p>
    <w:p w:rsidR="00592A71" w:rsidRDefault="00592A71">
      <w:pPr>
        <w:pStyle w:val="Index1"/>
        <w:tabs>
          <w:tab w:val="right" w:leader="dot" w:pos="9350"/>
        </w:tabs>
        <w:rPr>
          <w:ins w:id="7487" w:author="Sammartano, Marc (BIC USA)" w:date="2014-10-10T17:47:00Z"/>
          <w:noProof/>
        </w:rPr>
      </w:pPr>
      <w:ins w:id="7488" w:author="Sammartano, Marc (BIC USA)" w:date="2014-10-10T17:47:00Z">
        <w:r>
          <w:rPr>
            <w:noProof/>
          </w:rPr>
          <w:t>Soundpool.setrate &lt;streamID_nexp&gt;, &lt;rate_nexp&gt;, 151</w:t>
        </w:r>
      </w:ins>
    </w:p>
    <w:p w:rsidR="00592A71" w:rsidRDefault="00592A71">
      <w:pPr>
        <w:pStyle w:val="Index1"/>
        <w:tabs>
          <w:tab w:val="right" w:leader="dot" w:pos="9350"/>
        </w:tabs>
        <w:rPr>
          <w:ins w:id="7489" w:author="Sammartano, Marc (BIC USA)" w:date="2014-10-10T17:47:00Z"/>
          <w:noProof/>
        </w:rPr>
      </w:pPr>
      <w:ins w:id="7490" w:author="Sammartano, Marc (BIC USA)" w:date="2014-10-10T17:47:00Z">
        <w:r>
          <w:rPr>
            <w:noProof/>
          </w:rPr>
          <w:t>Soundpool.setvolume &lt;streamID_nexp&gt;, &lt;leftVolume_nexp&gt;, &lt;rightVolume_nexp&gt;, 151</w:t>
        </w:r>
      </w:ins>
    </w:p>
    <w:p w:rsidR="00592A71" w:rsidRDefault="00592A71">
      <w:pPr>
        <w:pStyle w:val="Index1"/>
        <w:tabs>
          <w:tab w:val="right" w:leader="dot" w:pos="9350"/>
        </w:tabs>
        <w:rPr>
          <w:ins w:id="7491" w:author="Sammartano, Marc (BIC USA)" w:date="2014-10-10T17:47:00Z"/>
          <w:noProof/>
        </w:rPr>
      </w:pPr>
      <w:ins w:id="7492" w:author="Sammartano, Marc (BIC USA)" w:date="2014-10-10T17:47:00Z">
        <w:r>
          <w:rPr>
            <w:noProof/>
          </w:rPr>
          <w:t>Soundpool.stop &lt;streamID_nexp&gt;, 151</w:t>
        </w:r>
      </w:ins>
    </w:p>
    <w:p w:rsidR="00592A71" w:rsidRDefault="00592A71">
      <w:pPr>
        <w:pStyle w:val="Index1"/>
        <w:tabs>
          <w:tab w:val="right" w:leader="dot" w:pos="9350"/>
        </w:tabs>
        <w:rPr>
          <w:ins w:id="7493" w:author="Sammartano, Marc (BIC USA)" w:date="2014-10-10T17:47:00Z"/>
          <w:noProof/>
        </w:rPr>
      </w:pPr>
      <w:ins w:id="7494" w:author="Sammartano, Marc (BIC USA)" w:date="2014-10-10T17:47:00Z">
        <w:r>
          <w:rPr>
            <w:noProof/>
          </w:rPr>
          <w:t>Soundpool.unload &lt;soundID_nexp&gt;, 150</w:t>
        </w:r>
      </w:ins>
    </w:p>
    <w:p w:rsidR="00592A71" w:rsidRDefault="00592A71">
      <w:pPr>
        <w:pStyle w:val="Index1"/>
        <w:tabs>
          <w:tab w:val="right" w:leader="dot" w:pos="9350"/>
        </w:tabs>
        <w:rPr>
          <w:ins w:id="7495" w:author="Sammartano, Marc (BIC USA)" w:date="2014-10-10T17:47:00Z"/>
          <w:noProof/>
        </w:rPr>
      </w:pPr>
      <w:ins w:id="7496" w:author="Sammartano, Marc (BIC USA)" w:date="2014-10-10T17:47:00Z">
        <w:r>
          <w:rPr>
            <w:noProof/>
          </w:rPr>
          <w:t>Split &lt;result_array$[]&gt;, &lt;source_sexp&gt; {, &lt;test_sexp&gt;}, 113</w:t>
        </w:r>
      </w:ins>
    </w:p>
    <w:p w:rsidR="00592A71" w:rsidRDefault="00592A71">
      <w:pPr>
        <w:pStyle w:val="Index1"/>
        <w:tabs>
          <w:tab w:val="right" w:leader="dot" w:pos="9350"/>
        </w:tabs>
        <w:rPr>
          <w:ins w:id="7497" w:author="Sammartano, Marc (BIC USA)" w:date="2014-10-10T17:47:00Z"/>
          <w:noProof/>
        </w:rPr>
      </w:pPr>
      <w:ins w:id="7498" w:author="Sammartano, Marc (BIC USA)" w:date="2014-10-10T17:47:00Z">
        <w:r>
          <w:rPr>
            <w:noProof/>
          </w:rPr>
          <w:t>Split.all &lt;result_array$[]&gt;, &lt;source_sexp&gt; {, &lt;test_sexp&gt;}, 113</w:t>
        </w:r>
      </w:ins>
    </w:p>
    <w:p w:rsidR="00592A71" w:rsidRDefault="00592A71">
      <w:pPr>
        <w:pStyle w:val="Index1"/>
        <w:tabs>
          <w:tab w:val="right" w:leader="dot" w:pos="9350"/>
        </w:tabs>
        <w:rPr>
          <w:ins w:id="7499" w:author="Sammartano, Marc (BIC USA)" w:date="2014-10-10T17:47:00Z"/>
          <w:noProof/>
        </w:rPr>
      </w:pPr>
      <w:ins w:id="7500" w:author="Sammartano, Marc (BIC USA)" w:date="2014-10-10T17:47:00Z">
        <w:r>
          <w:rPr>
            <w:noProof/>
          </w:rPr>
          <w:t>Sql.close &lt;DB_pointer_nvar&gt;, 121</w:t>
        </w:r>
      </w:ins>
    </w:p>
    <w:p w:rsidR="00592A71" w:rsidRDefault="00592A71">
      <w:pPr>
        <w:pStyle w:val="Index1"/>
        <w:tabs>
          <w:tab w:val="right" w:leader="dot" w:pos="9350"/>
        </w:tabs>
        <w:rPr>
          <w:ins w:id="7501" w:author="Sammartano, Marc (BIC USA)" w:date="2014-10-10T17:47:00Z"/>
          <w:noProof/>
        </w:rPr>
      </w:pPr>
      <w:ins w:id="7502" w:author="Sammartano, Marc (BIC USA)" w:date="2014-10-10T17:47:00Z">
        <w:r>
          <w:rPr>
            <w:noProof/>
          </w:rPr>
          <w:t>Sql.delete &lt;DB_pointer_nvar&gt;, &lt;table_name_sexp&gt;{,&lt;where_sexp&gt;{,&lt;count_nvar&gt;} }, 123</w:t>
        </w:r>
      </w:ins>
    </w:p>
    <w:p w:rsidR="00592A71" w:rsidRDefault="00592A71">
      <w:pPr>
        <w:pStyle w:val="Index1"/>
        <w:tabs>
          <w:tab w:val="right" w:leader="dot" w:pos="9350"/>
        </w:tabs>
        <w:rPr>
          <w:ins w:id="7503" w:author="Sammartano, Marc (BIC USA)" w:date="2014-10-10T17:47:00Z"/>
          <w:noProof/>
        </w:rPr>
      </w:pPr>
      <w:ins w:id="7504" w:author="Sammartano, Marc (BIC USA)" w:date="2014-10-10T17:47:00Z">
        <w:r>
          <w:rPr>
            <w:noProof/>
          </w:rPr>
          <w:t>Sql.drop_table &lt;DB_pointer_nvar&gt;, &lt;table_name_sexp&gt;, 121</w:t>
        </w:r>
      </w:ins>
    </w:p>
    <w:p w:rsidR="00592A71" w:rsidRDefault="00592A71">
      <w:pPr>
        <w:pStyle w:val="Index1"/>
        <w:tabs>
          <w:tab w:val="right" w:leader="dot" w:pos="9350"/>
        </w:tabs>
        <w:rPr>
          <w:ins w:id="7505" w:author="Sammartano, Marc (BIC USA)" w:date="2014-10-10T17:47:00Z"/>
          <w:noProof/>
        </w:rPr>
      </w:pPr>
      <w:ins w:id="7506" w:author="Sammartano, Marc (BIC USA)" w:date="2014-10-10T17:47:00Z">
        <w:r>
          <w:rPr>
            <w:noProof/>
          </w:rPr>
          <w:t>Sql.exec &lt;DB_pointer_nvar&gt;, &lt;command_sexp&gt;, 123</w:t>
        </w:r>
      </w:ins>
    </w:p>
    <w:p w:rsidR="00592A71" w:rsidRDefault="00592A71">
      <w:pPr>
        <w:pStyle w:val="Index1"/>
        <w:tabs>
          <w:tab w:val="right" w:leader="dot" w:pos="9350"/>
        </w:tabs>
        <w:rPr>
          <w:ins w:id="7507" w:author="Sammartano, Marc (BIC USA)" w:date="2014-10-10T17:47:00Z"/>
          <w:noProof/>
        </w:rPr>
      </w:pPr>
      <w:ins w:id="7508" w:author="Sammartano, Marc (BIC USA)" w:date="2014-10-10T17:47:00Z">
        <w:r>
          <w:rPr>
            <w:noProof/>
          </w:rPr>
          <w:t>Sql.insert &lt;DB_pointer_nvar&gt;, &lt;table_name_sexp&gt;, C1$, V1$, C2$, V2$, ...,CN$, VN$, 121</w:t>
        </w:r>
      </w:ins>
    </w:p>
    <w:p w:rsidR="00592A71" w:rsidRDefault="00592A71">
      <w:pPr>
        <w:pStyle w:val="Index1"/>
        <w:tabs>
          <w:tab w:val="right" w:leader="dot" w:pos="9350"/>
        </w:tabs>
        <w:rPr>
          <w:ins w:id="7509" w:author="Sammartano, Marc (BIC USA)" w:date="2014-10-10T17:47:00Z"/>
          <w:noProof/>
        </w:rPr>
      </w:pPr>
      <w:ins w:id="7510" w:author="Sammartano, Marc (BIC USA)" w:date="2014-10-10T17:47:00Z">
        <w:r>
          <w:rPr>
            <w:noProof/>
          </w:rPr>
          <w:t>Sql.new_table &lt;DB_pointer_nvar&gt;, &lt;table_name_sexp&gt;, C1$, C2$, ...,CN$, 121</w:t>
        </w:r>
      </w:ins>
    </w:p>
    <w:p w:rsidR="00592A71" w:rsidRDefault="00592A71">
      <w:pPr>
        <w:pStyle w:val="Index1"/>
        <w:tabs>
          <w:tab w:val="right" w:leader="dot" w:pos="9350"/>
        </w:tabs>
        <w:rPr>
          <w:ins w:id="7511" w:author="Sammartano, Marc (BIC USA)" w:date="2014-10-10T17:47:00Z"/>
          <w:noProof/>
        </w:rPr>
      </w:pPr>
      <w:ins w:id="7512" w:author="Sammartano, Marc (BIC USA)" w:date="2014-10-10T17:47:00Z">
        <w:r>
          <w:rPr>
            <w:noProof/>
          </w:rPr>
          <w:t>Sql.next &lt;done_lvar&gt;, &lt;cursor_nvar&gt;, C1V$, C2V$, .., CNV$, 123</w:t>
        </w:r>
      </w:ins>
    </w:p>
    <w:p w:rsidR="00592A71" w:rsidRDefault="00592A71">
      <w:pPr>
        <w:pStyle w:val="Index1"/>
        <w:tabs>
          <w:tab w:val="right" w:leader="dot" w:pos="9350"/>
        </w:tabs>
        <w:rPr>
          <w:ins w:id="7513" w:author="Sammartano, Marc (BIC USA)" w:date="2014-10-10T17:47:00Z"/>
          <w:noProof/>
        </w:rPr>
      </w:pPr>
      <w:ins w:id="7514" w:author="Sammartano, Marc (BIC USA)" w:date="2014-10-10T17:47:00Z">
        <w:r>
          <w:rPr>
            <w:noProof/>
          </w:rPr>
          <w:t>Sql.open &lt;DB_pointer_nvar&gt;, &lt;DB_name_sexp&gt;, 120</w:t>
        </w:r>
      </w:ins>
    </w:p>
    <w:p w:rsidR="00592A71" w:rsidRDefault="00592A71">
      <w:pPr>
        <w:pStyle w:val="Index1"/>
        <w:tabs>
          <w:tab w:val="right" w:leader="dot" w:pos="9350"/>
        </w:tabs>
        <w:rPr>
          <w:ins w:id="7515" w:author="Sammartano, Marc (BIC USA)" w:date="2014-10-10T17:47:00Z"/>
          <w:noProof/>
        </w:rPr>
      </w:pPr>
      <w:ins w:id="7516" w:author="Sammartano, Marc (BIC USA)" w:date="2014-10-10T17:47:00Z">
        <w:r>
          <w:rPr>
            <w:noProof/>
          </w:rPr>
          <w:t>Sql.query &lt;cursor_nvar&gt;, &lt;DB_pointer_nvar&gt;, &lt;table_name_sexp&gt;, &lt;columns_sexp&gt; {, &lt;where_sexp&gt;, &lt;order_sexp&gt; } }, 122</w:t>
        </w:r>
      </w:ins>
    </w:p>
    <w:p w:rsidR="00592A71" w:rsidRDefault="00592A71">
      <w:pPr>
        <w:pStyle w:val="Index1"/>
        <w:tabs>
          <w:tab w:val="right" w:leader="dot" w:pos="9350"/>
        </w:tabs>
        <w:rPr>
          <w:ins w:id="7517" w:author="Sammartano, Marc (BIC USA)" w:date="2014-10-10T17:47:00Z"/>
          <w:noProof/>
        </w:rPr>
      </w:pPr>
      <w:ins w:id="7518" w:author="Sammartano, Marc (BIC USA)" w:date="2014-10-10T17:47:00Z">
        <w:r>
          <w:rPr>
            <w:noProof/>
          </w:rPr>
          <w:t>Sql.query.length &lt;length_nvar&gt;, &lt;cursor_nvar&gt;, 122</w:t>
        </w:r>
      </w:ins>
    </w:p>
    <w:p w:rsidR="00592A71" w:rsidRDefault="00592A71">
      <w:pPr>
        <w:pStyle w:val="Index1"/>
        <w:tabs>
          <w:tab w:val="right" w:leader="dot" w:pos="9350"/>
        </w:tabs>
        <w:rPr>
          <w:ins w:id="7519" w:author="Sammartano, Marc (BIC USA)" w:date="2014-10-10T17:47:00Z"/>
          <w:noProof/>
        </w:rPr>
      </w:pPr>
      <w:ins w:id="7520" w:author="Sammartano, Marc (BIC USA)" w:date="2014-10-10T17:47:00Z">
        <w:r>
          <w:rPr>
            <w:noProof/>
          </w:rPr>
          <w:t>Sql.query.position &lt;position_nvar&gt;, &lt;cursor_nvar&gt;, 122</w:t>
        </w:r>
      </w:ins>
    </w:p>
    <w:p w:rsidR="00592A71" w:rsidRDefault="00592A71">
      <w:pPr>
        <w:pStyle w:val="Index1"/>
        <w:tabs>
          <w:tab w:val="right" w:leader="dot" w:pos="9350"/>
        </w:tabs>
        <w:rPr>
          <w:ins w:id="7521" w:author="Sammartano, Marc (BIC USA)" w:date="2014-10-10T17:47:00Z"/>
          <w:noProof/>
        </w:rPr>
      </w:pPr>
      <w:ins w:id="7522" w:author="Sammartano, Marc (BIC USA)" w:date="2014-10-10T17:47:00Z">
        <w:r>
          <w:rPr>
            <w:noProof/>
          </w:rPr>
          <w:t>Sql.raw_query &lt;cursor_nvar&gt;, &lt;DB_pointer_nvar&gt;, &lt;query_sexp&gt;, 124</w:t>
        </w:r>
      </w:ins>
    </w:p>
    <w:p w:rsidR="00592A71" w:rsidRDefault="00592A71">
      <w:pPr>
        <w:pStyle w:val="Index1"/>
        <w:tabs>
          <w:tab w:val="right" w:leader="dot" w:pos="9350"/>
        </w:tabs>
        <w:rPr>
          <w:ins w:id="7523" w:author="Sammartano, Marc (BIC USA)" w:date="2014-10-10T17:47:00Z"/>
          <w:noProof/>
        </w:rPr>
      </w:pPr>
      <w:ins w:id="7524" w:author="Sammartano, Marc (BIC USA)" w:date="2014-10-10T17:47:00Z">
        <w:r>
          <w:rPr>
            <w:noProof/>
          </w:rPr>
          <w:t>Sql.update &lt;DB_pointer_nvar&gt;, &lt;table_name_sexp&gt;, C1$, V1$, C2$, V2$,...,CN$, VN$: &lt;where_sexp&gt;, 123</w:t>
        </w:r>
      </w:ins>
    </w:p>
    <w:p w:rsidR="00592A71" w:rsidRDefault="00592A71">
      <w:pPr>
        <w:pStyle w:val="Index1"/>
        <w:tabs>
          <w:tab w:val="right" w:leader="dot" w:pos="9350"/>
        </w:tabs>
        <w:rPr>
          <w:ins w:id="7525" w:author="Sammartano, Marc (BIC USA)" w:date="2014-10-10T17:47:00Z"/>
          <w:noProof/>
        </w:rPr>
      </w:pPr>
      <w:ins w:id="7526" w:author="Sammartano, Marc (BIC USA)" w:date="2014-10-10T17:47:00Z">
        <w:r>
          <w:rPr>
            <w:noProof/>
          </w:rPr>
          <w:t>SQR(&lt;nexp&gt;), 49</w:t>
        </w:r>
      </w:ins>
    </w:p>
    <w:p w:rsidR="00592A71" w:rsidRDefault="00592A71">
      <w:pPr>
        <w:pStyle w:val="Index1"/>
        <w:tabs>
          <w:tab w:val="right" w:leader="dot" w:pos="9350"/>
        </w:tabs>
        <w:rPr>
          <w:ins w:id="7527" w:author="Sammartano, Marc (BIC USA)" w:date="2014-10-10T17:47:00Z"/>
          <w:noProof/>
        </w:rPr>
      </w:pPr>
      <w:ins w:id="7528" w:author="Sammartano, Marc (BIC USA)" w:date="2014-10-10T17:47:00Z">
        <w:r>
          <w:rPr>
            <w:noProof/>
          </w:rPr>
          <w:t>Stack.clear &lt;ptr_nexp&gt;, 44</w:t>
        </w:r>
      </w:ins>
    </w:p>
    <w:p w:rsidR="00592A71" w:rsidRDefault="00592A71">
      <w:pPr>
        <w:pStyle w:val="Index1"/>
        <w:tabs>
          <w:tab w:val="right" w:leader="dot" w:pos="9350"/>
        </w:tabs>
        <w:rPr>
          <w:ins w:id="7529" w:author="Sammartano, Marc (BIC USA)" w:date="2014-10-10T17:47:00Z"/>
          <w:noProof/>
        </w:rPr>
      </w:pPr>
      <w:ins w:id="7530" w:author="Sammartano, Marc (BIC USA)" w:date="2014-10-10T17:47:00Z">
        <w:r>
          <w:rPr>
            <w:noProof/>
          </w:rPr>
          <w:t>Stack.create N|S, &lt;ptr_nvar&gt;, 44</w:t>
        </w:r>
      </w:ins>
    </w:p>
    <w:p w:rsidR="00592A71" w:rsidRDefault="00592A71">
      <w:pPr>
        <w:pStyle w:val="Index1"/>
        <w:tabs>
          <w:tab w:val="right" w:leader="dot" w:pos="9350"/>
        </w:tabs>
        <w:rPr>
          <w:ins w:id="7531" w:author="Sammartano, Marc (BIC USA)" w:date="2014-10-10T17:47:00Z"/>
          <w:noProof/>
        </w:rPr>
      </w:pPr>
      <w:ins w:id="7532" w:author="Sammartano, Marc (BIC USA)" w:date="2014-10-10T17:47:00Z">
        <w:r>
          <w:rPr>
            <w:noProof/>
          </w:rPr>
          <w:t>Stack.isEmpty &lt;ptr_nexp&gt;, &lt;nvar&gt;, 44</w:t>
        </w:r>
      </w:ins>
    </w:p>
    <w:p w:rsidR="00592A71" w:rsidRDefault="00592A71">
      <w:pPr>
        <w:pStyle w:val="Index1"/>
        <w:tabs>
          <w:tab w:val="right" w:leader="dot" w:pos="9350"/>
        </w:tabs>
        <w:rPr>
          <w:ins w:id="7533" w:author="Sammartano, Marc (BIC USA)" w:date="2014-10-10T17:47:00Z"/>
          <w:noProof/>
        </w:rPr>
      </w:pPr>
      <w:ins w:id="7534" w:author="Sammartano, Marc (BIC USA)" w:date="2014-10-10T17:47:00Z">
        <w:r>
          <w:rPr>
            <w:noProof/>
          </w:rPr>
          <w:t>Stack.peek &lt;ptr_nexp&gt;, &lt;nvar&gt;|&lt;svar&gt;, 44</w:t>
        </w:r>
      </w:ins>
    </w:p>
    <w:p w:rsidR="00592A71" w:rsidRDefault="00592A71">
      <w:pPr>
        <w:pStyle w:val="Index1"/>
        <w:tabs>
          <w:tab w:val="right" w:leader="dot" w:pos="9350"/>
        </w:tabs>
        <w:rPr>
          <w:ins w:id="7535" w:author="Sammartano, Marc (BIC USA)" w:date="2014-10-10T17:47:00Z"/>
          <w:noProof/>
        </w:rPr>
      </w:pPr>
      <w:ins w:id="7536" w:author="Sammartano, Marc (BIC USA)" w:date="2014-10-10T17:47:00Z">
        <w:r>
          <w:rPr>
            <w:noProof/>
          </w:rPr>
          <w:t>Stack.pop &lt;ptr_nexp&gt;, &lt;nvar&gt;|&lt;svar&gt;, 44</w:t>
        </w:r>
      </w:ins>
    </w:p>
    <w:p w:rsidR="00592A71" w:rsidRDefault="00592A71">
      <w:pPr>
        <w:pStyle w:val="Index1"/>
        <w:tabs>
          <w:tab w:val="right" w:leader="dot" w:pos="9350"/>
        </w:tabs>
        <w:rPr>
          <w:ins w:id="7537" w:author="Sammartano, Marc (BIC USA)" w:date="2014-10-10T17:47:00Z"/>
          <w:noProof/>
        </w:rPr>
      </w:pPr>
      <w:ins w:id="7538" w:author="Sammartano, Marc (BIC USA)" w:date="2014-10-10T17:47:00Z">
        <w:r>
          <w:rPr>
            <w:noProof/>
          </w:rPr>
          <w:t>Stack.push &lt;ptr_nexp&gt;, &lt;nexp&gt;|&lt;sexp&gt;, 44</w:t>
        </w:r>
      </w:ins>
    </w:p>
    <w:p w:rsidR="00592A71" w:rsidRDefault="00592A71">
      <w:pPr>
        <w:pStyle w:val="Index1"/>
        <w:tabs>
          <w:tab w:val="right" w:leader="dot" w:pos="9350"/>
        </w:tabs>
        <w:rPr>
          <w:ins w:id="7539" w:author="Sammartano, Marc (BIC USA)" w:date="2014-10-10T17:47:00Z"/>
          <w:noProof/>
        </w:rPr>
      </w:pPr>
      <w:ins w:id="7540" w:author="Sammartano, Marc (BIC USA)" w:date="2014-10-10T17:47:00Z">
        <w:r>
          <w:rPr>
            <w:noProof/>
          </w:rPr>
          <w:t>Stack.type &lt;ptr_nexp&gt;, &lt;svar&gt;, 44</w:t>
        </w:r>
      </w:ins>
    </w:p>
    <w:p w:rsidR="00592A71" w:rsidRDefault="00592A71">
      <w:pPr>
        <w:pStyle w:val="Index1"/>
        <w:tabs>
          <w:tab w:val="right" w:leader="dot" w:pos="9350"/>
        </w:tabs>
        <w:rPr>
          <w:ins w:id="7541" w:author="Sammartano, Marc (BIC USA)" w:date="2014-10-10T17:47:00Z"/>
          <w:noProof/>
        </w:rPr>
      </w:pPr>
      <w:ins w:id="7542" w:author="Sammartano, Marc (BIC USA)" w:date="2014-10-10T17:47:00Z">
        <w:r>
          <w:rPr>
            <w:noProof/>
          </w:rPr>
          <w:t>STARTS_WITH (&lt;sub_sexp&gt;, &lt;base_sexp&gt;{, &lt;start_nexp&gt;}, 53</w:t>
        </w:r>
      </w:ins>
    </w:p>
    <w:p w:rsidR="00592A71" w:rsidRDefault="00592A71">
      <w:pPr>
        <w:pStyle w:val="Index1"/>
        <w:tabs>
          <w:tab w:val="right" w:leader="dot" w:pos="9350"/>
        </w:tabs>
        <w:rPr>
          <w:ins w:id="7543" w:author="Sammartano, Marc (BIC USA)" w:date="2014-10-10T17:47:00Z"/>
          <w:noProof/>
        </w:rPr>
      </w:pPr>
      <w:ins w:id="7544" w:author="Sammartano, Marc (BIC USA)" w:date="2014-10-10T17:47:00Z">
        <w:r w:rsidRPr="008837F1">
          <w:rPr>
            <w:rFonts w:eastAsia="Times New Roman"/>
            <w:noProof/>
          </w:rPr>
          <w:t>STR$(</w:t>
        </w:r>
        <w:r>
          <w:rPr>
            <w:noProof/>
          </w:rPr>
          <w:t>&lt;nexp&gt;</w:t>
        </w:r>
        <w:r w:rsidRPr="008837F1">
          <w:rPr>
            <w:rFonts w:eastAsia="Times New Roman"/>
            <w:noProof/>
          </w:rPr>
          <w:t>)</w:t>
        </w:r>
        <w:r>
          <w:rPr>
            <w:noProof/>
          </w:rPr>
          <w:t>, 57</w:t>
        </w:r>
      </w:ins>
    </w:p>
    <w:p w:rsidR="00592A71" w:rsidRDefault="00592A71">
      <w:pPr>
        <w:pStyle w:val="Index1"/>
        <w:tabs>
          <w:tab w:val="right" w:leader="dot" w:pos="9350"/>
        </w:tabs>
        <w:rPr>
          <w:ins w:id="7545" w:author="Sammartano, Marc (BIC USA)" w:date="2014-10-10T17:47:00Z"/>
          <w:noProof/>
        </w:rPr>
      </w:pPr>
      <w:ins w:id="7546" w:author="Sammartano, Marc (BIC USA)" w:date="2014-10-10T17:47:00Z">
        <w:r>
          <w:rPr>
            <w:noProof/>
          </w:rPr>
          <w:t>Stt.listen, 108</w:t>
        </w:r>
      </w:ins>
    </w:p>
    <w:p w:rsidR="00592A71" w:rsidRDefault="00592A71">
      <w:pPr>
        <w:pStyle w:val="Index1"/>
        <w:tabs>
          <w:tab w:val="right" w:leader="dot" w:pos="9350"/>
        </w:tabs>
        <w:rPr>
          <w:ins w:id="7547" w:author="Sammartano, Marc (BIC USA)" w:date="2014-10-10T17:47:00Z"/>
          <w:noProof/>
        </w:rPr>
      </w:pPr>
      <w:ins w:id="7548" w:author="Sammartano, Marc (BIC USA)" w:date="2014-10-10T17:47:00Z">
        <w:r>
          <w:rPr>
            <w:noProof/>
          </w:rPr>
          <w:t>Stt.results &lt;string_list_ptr_nvar&gt;, 108</w:t>
        </w:r>
      </w:ins>
    </w:p>
    <w:p w:rsidR="00592A71" w:rsidRDefault="00592A71">
      <w:pPr>
        <w:pStyle w:val="Index1"/>
        <w:tabs>
          <w:tab w:val="right" w:leader="dot" w:pos="9350"/>
        </w:tabs>
        <w:rPr>
          <w:ins w:id="7549" w:author="Sammartano, Marc (BIC USA)" w:date="2014-10-10T17:47:00Z"/>
          <w:noProof/>
        </w:rPr>
      </w:pPr>
      <w:ins w:id="7550" w:author="Sammartano, Marc (BIC USA)" w:date="2014-10-10T17:47:00Z">
        <w:r>
          <w:rPr>
            <w:noProof/>
          </w:rPr>
          <w:t>Su.close, 155</w:t>
        </w:r>
      </w:ins>
    </w:p>
    <w:p w:rsidR="00592A71" w:rsidRDefault="00592A71">
      <w:pPr>
        <w:pStyle w:val="Index1"/>
        <w:tabs>
          <w:tab w:val="right" w:leader="dot" w:pos="9350"/>
        </w:tabs>
        <w:rPr>
          <w:ins w:id="7551" w:author="Sammartano, Marc (BIC USA)" w:date="2014-10-10T17:47:00Z"/>
          <w:noProof/>
        </w:rPr>
      </w:pPr>
      <w:ins w:id="7552" w:author="Sammartano, Marc (BIC USA)" w:date="2014-10-10T17:47:00Z">
        <w:r>
          <w:rPr>
            <w:noProof/>
          </w:rPr>
          <w:t>Su.open, 155</w:t>
        </w:r>
      </w:ins>
    </w:p>
    <w:p w:rsidR="00592A71" w:rsidRDefault="00592A71">
      <w:pPr>
        <w:pStyle w:val="Index1"/>
        <w:tabs>
          <w:tab w:val="right" w:leader="dot" w:pos="9350"/>
        </w:tabs>
        <w:rPr>
          <w:ins w:id="7553" w:author="Sammartano, Marc (BIC USA)" w:date="2014-10-10T17:47:00Z"/>
          <w:noProof/>
        </w:rPr>
      </w:pPr>
      <w:ins w:id="7554" w:author="Sammartano, Marc (BIC USA)" w:date="2014-10-10T17:47:00Z">
        <w:r>
          <w:rPr>
            <w:noProof/>
          </w:rPr>
          <w:t>Su.read.line &lt;svar&gt;, 155</w:t>
        </w:r>
      </w:ins>
    </w:p>
    <w:p w:rsidR="00592A71" w:rsidRDefault="00592A71">
      <w:pPr>
        <w:pStyle w:val="Index1"/>
        <w:tabs>
          <w:tab w:val="right" w:leader="dot" w:pos="9350"/>
        </w:tabs>
        <w:rPr>
          <w:ins w:id="7555" w:author="Sammartano, Marc (BIC USA)" w:date="2014-10-10T17:47:00Z"/>
          <w:noProof/>
        </w:rPr>
      </w:pPr>
      <w:ins w:id="7556" w:author="Sammartano, Marc (BIC USA)" w:date="2014-10-10T17:47:00Z">
        <w:r>
          <w:rPr>
            <w:noProof/>
          </w:rPr>
          <w:t>Su.read.ready &lt;nvar&gt;, 155</w:t>
        </w:r>
      </w:ins>
    </w:p>
    <w:p w:rsidR="00592A71" w:rsidRDefault="00592A71">
      <w:pPr>
        <w:pStyle w:val="Index1"/>
        <w:tabs>
          <w:tab w:val="right" w:leader="dot" w:pos="9350"/>
        </w:tabs>
        <w:rPr>
          <w:ins w:id="7557" w:author="Sammartano, Marc (BIC USA)" w:date="2014-10-10T17:47:00Z"/>
          <w:noProof/>
        </w:rPr>
      </w:pPr>
      <w:ins w:id="7558" w:author="Sammartano, Marc (BIC USA)" w:date="2014-10-10T17:47:00Z">
        <w:r>
          <w:rPr>
            <w:noProof/>
          </w:rPr>
          <w:t>Su.write &lt;sexp&gt;, 155</w:t>
        </w:r>
      </w:ins>
    </w:p>
    <w:p w:rsidR="00592A71" w:rsidRDefault="00592A71">
      <w:pPr>
        <w:pStyle w:val="Index1"/>
        <w:tabs>
          <w:tab w:val="right" w:leader="dot" w:pos="9350"/>
        </w:tabs>
        <w:rPr>
          <w:ins w:id="7559" w:author="Sammartano, Marc (BIC USA)" w:date="2014-10-10T17:47:00Z"/>
          <w:noProof/>
        </w:rPr>
      </w:pPr>
      <w:ins w:id="7560" w:author="Sammartano, Marc (BIC USA)" w:date="2014-10-10T17:47:00Z">
        <w:r>
          <w:rPr>
            <w:noProof/>
          </w:rPr>
          <w:t>Sw.begin &lt;nexp&gt;|&lt;sexp&gt;, 71</w:t>
        </w:r>
      </w:ins>
    </w:p>
    <w:p w:rsidR="00592A71" w:rsidRDefault="00592A71">
      <w:pPr>
        <w:pStyle w:val="Index1"/>
        <w:tabs>
          <w:tab w:val="right" w:leader="dot" w:pos="9350"/>
        </w:tabs>
        <w:rPr>
          <w:ins w:id="7561" w:author="Sammartano, Marc (BIC USA)" w:date="2014-10-10T17:47:00Z"/>
          <w:noProof/>
        </w:rPr>
      </w:pPr>
      <w:ins w:id="7562" w:author="Sammartano, Marc (BIC USA)" w:date="2014-10-10T17:47:00Z">
        <w:r>
          <w:rPr>
            <w:noProof/>
          </w:rPr>
          <w:t>Sw.break, 71</w:t>
        </w:r>
      </w:ins>
    </w:p>
    <w:p w:rsidR="00592A71" w:rsidRDefault="00592A71">
      <w:pPr>
        <w:pStyle w:val="Index1"/>
        <w:tabs>
          <w:tab w:val="right" w:leader="dot" w:pos="9350"/>
        </w:tabs>
        <w:rPr>
          <w:ins w:id="7563" w:author="Sammartano, Marc (BIC USA)" w:date="2014-10-10T17:47:00Z"/>
          <w:noProof/>
        </w:rPr>
      </w:pPr>
      <w:ins w:id="7564" w:author="Sammartano, Marc (BIC USA)" w:date="2014-10-10T17:47:00Z">
        <w:r>
          <w:rPr>
            <w:noProof/>
          </w:rPr>
          <w:t>Sw.case &lt;nexp &gt;|&lt;sexp&gt;, 71</w:t>
        </w:r>
      </w:ins>
    </w:p>
    <w:p w:rsidR="00592A71" w:rsidRDefault="00592A71">
      <w:pPr>
        <w:pStyle w:val="Index1"/>
        <w:tabs>
          <w:tab w:val="right" w:leader="dot" w:pos="9350"/>
        </w:tabs>
        <w:rPr>
          <w:ins w:id="7565" w:author="Sammartano, Marc (BIC USA)" w:date="2014-10-10T17:47:00Z"/>
          <w:noProof/>
        </w:rPr>
      </w:pPr>
      <w:ins w:id="7566" w:author="Sammartano, Marc (BIC USA)" w:date="2014-10-10T17:47:00Z">
        <w:r>
          <w:rPr>
            <w:noProof/>
          </w:rPr>
          <w:t>Sw.default, 72</w:t>
        </w:r>
      </w:ins>
    </w:p>
    <w:p w:rsidR="00592A71" w:rsidRDefault="00592A71">
      <w:pPr>
        <w:pStyle w:val="Index1"/>
        <w:tabs>
          <w:tab w:val="right" w:leader="dot" w:pos="9350"/>
        </w:tabs>
        <w:rPr>
          <w:ins w:id="7567" w:author="Sammartano, Marc (BIC USA)" w:date="2014-10-10T17:47:00Z"/>
          <w:noProof/>
        </w:rPr>
      </w:pPr>
      <w:ins w:id="7568" w:author="Sammartano, Marc (BIC USA)" w:date="2014-10-10T17:47:00Z">
        <w:r>
          <w:rPr>
            <w:noProof/>
          </w:rPr>
          <w:t>Sw.end, 72</w:t>
        </w:r>
      </w:ins>
    </w:p>
    <w:p w:rsidR="00592A71" w:rsidRDefault="00592A71">
      <w:pPr>
        <w:pStyle w:val="Index1"/>
        <w:tabs>
          <w:tab w:val="right" w:leader="dot" w:pos="9350"/>
        </w:tabs>
        <w:rPr>
          <w:ins w:id="7569" w:author="Sammartano, Marc (BIC USA)" w:date="2014-10-10T17:47:00Z"/>
          <w:noProof/>
        </w:rPr>
      </w:pPr>
      <w:ins w:id="7570" w:author="Sammartano, Marc (BIC USA)" w:date="2014-10-10T17:47:00Z">
        <w:r>
          <w:rPr>
            <w:noProof/>
          </w:rPr>
          <w:t>Swap &lt;nvar_a&gt;|&lt;svar_a&gt;, &lt;nvar_b&gt;|&lt;svar_b&gt;, 114</w:t>
        </w:r>
      </w:ins>
    </w:p>
    <w:p w:rsidR="00592A71" w:rsidRDefault="00592A71">
      <w:pPr>
        <w:pStyle w:val="Index1"/>
        <w:tabs>
          <w:tab w:val="right" w:leader="dot" w:pos="9350"/>
        </w:tabs>
        <w:rPr>
          <w:ins w:id="7571" w:author="Sammartano, Marc (BIC USA)" w:date="2014-10-10T17:47:00Z"/>
          <w:noProof/>
        </w:rPr>
      </w:pPr>
      <w:ins w:id="7572" w:author="Sammartano, Marc (BIC USA)" w:date="2014-10-10T17:47:00Z">
        <w:r>
          <w:rPr>
            <w:noProof/>
          </w:rPr>
          <w:t>System.close, 155</w:t>
        </w:r>
      </w:ins>
    </w:p>
    <w:p w:rsidR="00592A71" w:rsidRDefault="00592A71">
      <w:pPr>
        <w:pStyle w:val="Index1"/>
        <w:tabs>
          <w:tab w:val="right" w:leader="dot" w:pos="9350"/>
        </w:tabs>
        <w:rPr>
          <w:ins w:id="7573" w:author="Sammartano, Marc (BIC USA)" w:date="2014-10-10T17:47:00Z"/>
          <w:noProof/>
        </w:rPr>
      </w:pPr>
      <w:ins w:id="7574" w:author="Sammartano, Marc (BIC USA)" w:date="2014-10-10T17:47:00Z">
        <w:r>
          <w:rPr>
            <w:noProof/>
          </w:rPr>
          <w:lastRenderedPageBreak/>
          <w:t>System.open, 154</w:t>
        </w:r>
      </w:ins>
    </w:p>
    <w:p w:rsidR="00592A71" w:rsidRDefault="00592A71">
      <w:pPr>
        <w:pStyle w:val="Index1"/>
        <w:tabs>
          <w:tab w:val="right" w:leader="dot" w:pos="9350"/>
        </w:tabs>
        <w:rPr>
          <w:ins w:id="7575" w:author="Sammartano, Marc (BIC USA)" w:date="2014-10-10T17:47:00Z"/>
          <w:noProof/>
        </w:rPr>
      </w:pPr>
      <w:ins w:id="7576" w:author="Sammartano, Marc (BIC USA)" w:date="2014-10-10T17:47:00Z">
        <w:r>
          <w:rPr>
            <w:noProof/>
          </w:rPr>
          <w:t>System.read.line &lt;svar&gt;, 155</w:t>
        </w:r>
      </w:ins>
    </w:p>
    <w:p w:rsidR="00592A71" w:rsidRDefault="00592A71">
      <w:pPr>
        <w:pStyle w:val="Index1"/>
        <w:tabs>
          <w:tab w:val="right" w:leader="dot" w:pos="9350"/>
        </w:tabs>
        <w:rPr>
          <w:ins w:id="7577" w:author="Sammartano, Marc (BIC USA)" w:date="2014-10-10T17:47:00Z"/>
          <w:noProof/>
        </w:rPr>
      </w:pPr>
      <w:ins w:id="7578" w:author="Sammartano, Marc (BIC USA)" w:date="2014-10-10T17:47:00Z">
        <w:r>
          <w:rPr>
            <w:noProof/>
          </w:rPr>
          <w:t>System.read.ready &lt;nvar&gt;, 155</w:t>
        </w:r>
      </w:ins>
    </w:p>
    <w:p w:rsidR="00592A71" w:rsidRDefault="00592A71">
      <w:pPr>
        <w:pStyle w:val="Index1"/>
        <w:tabs>
          <w:tab w:val="right" w:leader="dot" w:pos="9350"/>
        </w:tabs>
        <w:rPr>
          <w:ins w:id="7579" w:author="Sammartano, Marc (BIC USA)" w:date="2014-10-10T17:47:00Z"/>
          <w:noProof/>
        </w:rPr>
      </w:pPr>
      <w:ins w:id="7580" w:author="Sammartano, Marc (BIC USA)" w:date="2014-10-10T17:47:00Z">
        <w:r>
          <w:rPr>
            <w:noProof/>
          </w:rPr>
          <w:t>System.write &lt;sexp&gt;, 154</w:t>
        </w:r>
      </w:ins>
    </w:p>
    <w:p w:rsidR="00592A71" w:rsidRDefault="00592A71">
      <w:pPr>
        <w:pStyle w:val="Index1"/>
        <w:tabs>
          <w:tab w:val="right" w:leader="dot" w:pos="9350"/>
        </w:tabs>
        <w:rPr>
          <w:ins w:id="7581" w:author="Sammartano, Marc (BIC USA)" w:date="2014-10-10T17:47:00Z"/>
          <w:noProof/>
        </w:rPr>
      </w:pPr>
      <w:ins w:id="7582" w:author="Sammartano, Marc (BIC USA)" w:date="2014-10-10T17:47:00Z">
        <w:r>
          <w:rPr>
            <w:noProof/>
          </w:rPr>
          <w:t>TAN(&lt;nexp&gt;), 51</w:t>
        </w:r>
      </w:ins>
    </w:p>
    <w:p w:rsidR="00592A71" w:rsidRDefault="00592A71">
      <w:pPr>
        <w:pStyle w:val="Index1"/>
        <w:tabs>
          <w:tab w:val="right" w:leader="dot" w:pos="9350"/>
        </w:tabs>
        <w:rPr>
          <w:ins w:id="7583" w:author="Sammartano, Marc (BIC USA)" w:date="2014-10-10T17:47:00Z"/>
          <w:noProof/>
        </w:rPr>
      </w:pPr>
      <w:ins w:id="7584" w:author="Sammartano, Marc (BIC USA)" w:date="2014-10-10T17:47:00Z">
        <w:r>
          <w:rPr>
            <w:noProof/>
          </w:rPr>
          <w:t>Text.close &lt;file_table_nvar&gt;, 89</w:t>
        </w:r>
      </w:ins>
    </w:p>
    <w:p w:rsidR="00592A71" w:rsidRDefault="00592A71">
      <w:pPr>
        <w:pStyle w:val="Index1"/>
        <w:tabs>
          <w:tab w:val="right" w:leader="dot" w:pos="9350"/>
        </w:tabs>
        <w:rPr>
          <w:ins w:id="7585" w:author="Sammartano, Marc (BIC USA)" w:date="2014-10-10T17:47:00Z"/>
          <w:noProof/>
        </w:rPr>
      </w:pPr>
      <w:ins w:id="7586" w:author="Sammartano, Marc (BIC USA)" w:date="2014-10-10T17:47:00Z">
        <w:r w:rsidRPr="008837F1">
          <w:rPr>
            <w:rFonts w:eastAsia="Times New Roman"/>
            <w:noProof/>
          </w:rPr>
          <w:t>Text.input &lt;svar&gt;{, { &lt;text_sexp&gt;} , &lt;title_sexp&gt; }</w:t>
        </w:r>
        <w:r>
          <w:rPr>
            <w:noProof/>
          </w:rPr>
          <w:t>, 84</w:t>
        </w:r>
      </w:ins>
    </w:p>
    <w:p w:rsidR="00592A71" w:rsidRDefault="00592A71">
      <w:pPr>
        <w:pStyle w:val="Index1"/>
        <w:tabs>
          <w:tab w:val="right" w:leader="dot" w:pos="9350"/>
        </w:tabs>
        <w:rPr>
          <w:ins w:id="7587" w:author="Sammartano, Marc (BIC USA)" w:date="2014-10-10T17:47:00Z"/>
          <w:noProof/>
        </w:rPr>
      </w:pPr>
      <w:ins w:id="7588" w:author="Sammartano, Marc (BIC USA)" w:date="2014-10-10T17:47:00Z">
        <w:r>
          <w:rPr>
            <w:noProof/>
          </w:rPr>
          <w:t>Text.open {r|w|a}, &lt;file_table_nvar&gt;, &lt;path_sexp&gt;, 88</w:t>
        </w:r>
      </w:ins>
    </w:p>
    <w:p w:rsidR="00592A71" w:rsidRDefault="00592A71">
      <w:pPr>
        <w:pStyle w:val="Index1"/>
        <w:tabs>
          <w:tab w:val="right" w:leader="dot" w:pos="9350"/>
        </w:tabs>
        <w:rPr>
          <w:ins w:id="7589" w:author="Sammartano, Marc (BIC USA)" w:date="2014-10-10T17:47:00Z"/>
          <w:noProof/>
        </w:rPr>
      </w:pPr>
      <w:ins w:id="7590" w:author="Sammartano, Marc (BIC USA)" w:date="2014-10-10T17:47:00Z">
        <w:r>
          <w:rPr>
            <w:noProof/>
          </w:rPr>
          <w:t>Text.position.get &lt;file_table_nvar&gt;, &lt;position_nvar&gt;, 90</w:t>
        </w:r>
      </w:ins>
    </w:p>
    <w:p w:rsidR="00592A71" w:rsidRDefault="00592A71">
      <w:pPr>
        <w:pStyle w:val="Index1"/>
        <w:tabs>
          <w:tab w:val="right" w:leader="dot" w:pos="9350"/>
        </w:tabs>
        <w:rPr>
          <w:ins w:id="7591" w:author="Sammartano, Marc (BIC USA)" w:date="2014-10-10T17:47:00Z"/>
          <w:noProof/>
        </w:rPr>
      </w:pPr>
      <w:ins w:id="7592" w:author="Sammartano, Marc (BIC USA)" w:date="2014-10-10T17:47:00Z">
        <w:r>
          <w:rPr>
            <w:noProof/>
          </w:rPr>
          <w:t>Text.position.set &lt;file_table_nvar&gt;, &lt;position_nexp&gt;, 90</w:t>
        </w:r>
      </w:ins>
    </w:p>
    <w:p w:rsidR="00592A71" w:rsidRDefault="00592A71">
      <w:pPr>
        <w:pStyle w:val="Index1"/>
        <w:tabs>
          <w:tab w:val="right" w:leader="dot" w:pos="9350"/>
        </w:tabs>
        <w:rPr>
          <w:ins w:id="7593" w:author="Sammartano, Marc (BIC USA)" w:date="2014-10-10T17:47:00Z"/>
          <w:noProof/>
        </w:rPr>
      </w:pPr>
      <w:ins w:id="7594" w:author="Sammartano, Marc (BIC USA)" w:date="2014-10-10T17:47:00Z">
        <w:r>
          <w:rPr>
            <w:noProof/>
          </w:rPr>
          <w:t>Text.readln &lt;file_table_nvar&gt;, &lt;line_svar&gt;, 89</w:t>
        </w:r>
      </w:ins>
    </w:p>
    <w:p w:rsidR="00592A71" w:rsidRDefault="00592A71">
      <w:pPr>
        <w:pStyle w:val="Index1"/>
        <w:tabs>
          <w:tab w:val="right" w:leader="dot" w:pos="9350"/>
        </w:tabs>
        <w:rPr>
          <w:ins w:id="7595" w:author="Sammartano, Marc (BIC USA)" w:date="2014-10-10T17:47:00Z"/>
          <w:noProof/>
        </w:rPr>
      </w:pPr>
      <w:ins w:id="7596" w:author="Sammartano, Marc (BIC USA)" w:date="2014-10-10T17:47:00Z">
        <w:r>
          <w:rPr>
            <w:noProof/>
          </w:rPr>
          <w:t>Text.writeln &lt;file_table_nexp&gt;, {&lt;exp&gt; {,|;}} ..., 89</w:t>
        </w:r>
      </w:ins>
    </w:p>
    <w:p w:rsidR="00592A71" w:rsidRDefault="00592A71">
      <w:pPr>
        <w:pStyle w:val="Index1"/>
        <w:tabs>
          <w:tab w:val="right" w:leader="dot" w:pos="9350"/>
        </w:tabs>
        <w:rPr>
          <w:ins w:id="7597" w:author="Sammartano, Marc (BIC USA)" w:date="2014-10-10T17:47:00Z"/>
          <w:noProof/>
        </w:rPr>
      </w:pPr>
      <w:ins w:id="7598" w:author="Sammartano, Marc (BIC USA)" w:date="2014-10-10T17:47:00Z">
        <w:r>
          <w:rPr>
            <w:noProof/>
          </w:rPr>
          <w:t>TGet &lt;result_svar&gt;, &lt;prompt_sexp&gt; {, &lt;title_sexp&gt;}, 84</w:t>
        </w:r>
      </w:ins>
    </w:p>
    <w:p w:rsidR="00592A71" w:rsidRDefault="00592A71">
      <w:pPr>
        <w:pStyle w:val="Index1"/>
        <w:tabs>
          <w:tab w:val="right" w:leader="dot" w:pos="9350"/>
        </w:tabs>
        <w:rPr>
          <w:ins w:id="7599" w:author="Sammartano, Marc (BIC USA)" w:date="2014-10-10T17:47:00Z"/>
          <w:noProof/>
        </w:rPr>
      </w:pPr>
      <w:ins w:id="7600" w:author="Sammartano, Marc (BIC USA)" w:date="2014-10-10T17:47:00Z">
        <w:r>
          <w:rPr>
            <w:noProof/>
          </w:rPr>
          <w:t>Time {&lt;time_nexp&gt;,} Year$, Month$, Day$, Hour$, Minute$, Second$, WeekDay, isDST, 114</w:t>
        </w:r>
      </w:ins>
    </w:p>
    <w:p w:rsidR="00592A71" w:rsidRDefault="00592A71">
      <w:pPr>
        <w:pStyle w:val="Index1"/>
        <w:tabs>
          <w:tab w:val="right" w:leader="dot" w:pos="9350"/>
        </w:tabs>
        <w:rPr>
          <w:ins w:id="7601" w:author="Sammartano, Marc (BIC USA)" w:date="2014-10-10T17:47:00Z"/>
          <w:noProof/>
        </w:rPr>
      </w:pPr>
      <w:ins w:id="7602" w:author="Sammartano, Marc (BIC USA)" w:date="2014-10-10T17:47:00Z">
        <w:r>
          <w:rPr>
            <w:noProof/>
          </w:rPr>
          <w:t>TIME(), 55</w:t>
        </w:r>
      </w:ins>
    </w:p>
    <w:p w:rsidR="00592A71" w:rsidRDefault="00592A71">
      <w:pPr>
        <w:pStyle w:val="Index1"/>
        <w:tabs>
          <w:tab w:val="right" w:leader="dot" w:pos="9350"/>
        </w:tabs>
        <w:rPr>
          <w:ins w:id="7603" w:author="Sammartano, Marc (BIC USA)" w:date="2014-10-10T17:47:00Z"/>
          <w:noProof/>
        </w:rPr>
      </w:pPr>
      <w:ins w:id="7604" w:author="Sammartano, Marc (BIC USA)" w:date="2014-10-10T17:47:00Z">
        <w:r>
          <w:rPr>
            <w:noProof/>
          </w:rPr>
          <w:t>TIME(&lt;year_exp&gt;, &lt;month_exp&gt;, &lt;day_exp&gt;, &lt;hour_exp&gt;, &lt;minute_exp&gt;, &lt;second_exp&gt;), 55</w:t>
        </w:r>
      </w:ins>
    </w:p>
    <w:p w:rsidR="00592A71" w:rsidRDefault="00592A71">
      <w:pPr>
        <w:pStyle w:val="Index1"/>
        <w:tabs>
          <w:tab w:val="right" w:leader="dot" w:pos="9350"/>
        </w:tabs>
        <w:rPr>
          <w:ins w:id="7605" w:author="Sammartano, Marc (BIC USA)" w:date="2014-10-10T17:47:00Z"/>
          <w:noProof/>
        </w:rPr>
      </w:pPr>
      <w:ins w:id="7606" w:author="Sammartano, Marc (BIC USA)" w:date="2014-10-10T17:47:00Z">
        <w:r>
          <w:rPr>
            <w:noProof/>
          </w:rPr>
          <w:t>Timer.clear, 110</w:t>
        </w:r>
      </w:ins>
    </w:p>
    <w:p w:rsidR="00592A71" w:rsidRDefault="00592A71">
      <w:pPr>
        <w:pStyle w:val="Index1"/>
        <w:tabs>
          <w:tab w:val="right" w:leader="dot" w:pos="9350"/>
        </w:tabs>
        <w:rPr>
          <w:ins w:id="7607" w:author="Sammartano, Marc (BIC USA)" w:date="2014-10-10T17:47:00Z"/>
          <w:noProof/>
        </w:rPr>
      </w:pPr>
      <w:ins w:id="7608" w:author="Sammartano, Marc (BIC USA)" w:date="2014-10-10T17:47:00Z">
        <w:r>
          <w:rPr>
            <w:noProof/>
          </w:rPr>
          <w:t>Timer.resume, 110</w:t>
        </w:r>
      </w:ins>
    </w:p>
    <w:p w:rsidR="00592A71" w:rsidRDefault="00592A71">
      <w:pPr>
        <w:pStyle w:val="Index1"/>
        <w:tabs>
          <w:tab w:val="right" w:leader="dot" w:pos="9350"/>
        </w:tabs>
        <w:rPr>
          <w:ins w:id="7609" w:author="Sammartano, Marc (BIC USA)" w:date="2014-10-10T17:47:00Z"/>
          <w:noProof/>
        </w:rPr>
      </w:pPr>
      <w:ins w:id="7610" w:author="Sammartano, Marc (BIC USA)" w:date="2014-10-10T17:47:00Z">
        <w:r>
          <w:rPr>
            <w:noProof/>
          </w:rPr>
          <w:t>Timer.set &lt;interval_nexp&gt;, 110</w:t>
        </w:r>
      </w:ins>
    </w:p>
    <w:p w:rsidR="00592A71" w:rsidRDefault="00592A71">
      <w:pPr>
        <w:pStyle w:val="Index1"/>
        <w:tabs>
          <w:tab w:val="right" w:leader="dot" w:pos="9350"/>
        </w:tabs>
        <w:rPr>
          <w:ins w:id="7611" w:author="Sammartano, Marc (BIC USA)" w:date="2014-10-10T17:47:00Z"/>
          <w:noProof/>
        </w:rPr>
      </w:pPr>
      <w:ins w:id="7612" w:author="Sammartano, Marc (BIC USA)" w:date="2014-10-10T17:47:00Z">
        <w:r>
          <w:rPr>
            <w:noProof/>
          </w:rPr>
          <w:t>TimeZone.get &lt;tz_svar&gt;, 115</w:t>
        </w:r>
      </w:ins>
    </w:p>
    <w:p w:rsidR="00592A71" w:rsidRDefault="00592A71">
      <w:pPr>
        <w:pStyle w:val="Index1"/>
        <w:tabs>
          <w:tab w:val="right" w:leader="dot" w:pos="9350"/>
        </w:tabs>
        <w:rPr>
          <w:ins w:id="7613" w:author="Sammartano, Marc (BIC USA)" w:date="2014-10-10T17:47:00Z"/>
          <w:noProof/>
        </w:rPr>
      </w:pPr>
      <w:ins w:id="7614" w:author="Sammartano, Marc (BIC USA)" w:date="2014-10-10T17:47:00Z">
        <w:r>
          <w:rPr>
            <w:noProof/>
          </w:rPr>
          <w:t>TimeZone.list &lt;tz_list_pointer_nvar&gt;, 115</w:t>
        </w:r>
      </w:ins>
    </w:p>
    <w:p w:rsidR="00592A71" w:rsidRDefault="00592A71">
      <w:pPr>
        <w:pStyle w:val="Index1"/>
        <w:tabs>
          <w:tab w:val="right" w:leader="dot" w:pos="9350"/>
        </w:tabs>
        <w:rPr>
          <w:ins w:id="7615" w:author="Sammartano, Marc (BIC USA)" w:date="2014-10-10T17:47:00Z"/>
          <w:noProof/>
        </w:rPr>
      </w:pPr>
      <w:ins w:id="7616" w:author="Sammartano, Marc (BIC USA)" w:date="2014-10-10T17:47:00Z">
        <w:r>
          <w:rPr>
            <w:noProof/>
          </w:rPr>
          <w:t>TimeZone.set { &lt;tz_sexp&gt; }, 115</w:t>
        </w:r>
      </w:ins>
    </w:p>
    <w:p w:rsidR="00592A71" w:rsidRDefault="00592A71">
      <w:pPr>
        <w:pStyle w:val="Index1"/>
        <w:tabs>
          <w:tab w:val="right" w:leader="dot" w:pos="9350"/>
        </w:tabs>
        <w:rPr>
          <w:ins w:id="7617" w:author="Sammartano, Marc (BIC USA)" w:date="2014-10-10T17:47:00Z"/>
          <w:noProof/>
        </w:rPr>
      </w:pPr>
      <w:ins w:id="7618" w:author="Sammartano, Marc (BIC USA)" w:date="2014-10-10T17:47:00Z">
        <w:r>
          <w:rPr>
            <w:noProof/>
          </w:rPr>
          <w:t>TODEGREES(&lt;nexp&gt;), 52</w:t>
        </w:r>
      </w:ins>
    </w:p>
    <w:p w:rsidR="00592A71" w:rsidRDefault="00592A71">
      <w:pPr>
        <w:pStyle w:val="Index1"/>
        <w:tabs>
          <w:tab w:val="right" w:leader="dot" w:pos="9350"/>
        </w:tabs>
        <w:rPr>
          <w:ins w:id="7619" w:author="Sammartano, Marc (BIC USA)" w:date="2014-10-10T17:47:00Z"/>
          <w:noProof/>
        </w:rPr>
      </w:pPr>
      <w:ins w:id="7620" w:author="Sammartano, Marc (BIC USA)" w:date="2014-10-10T17:47:00Z">
        <w:r>
          <w:rPr>
            <w:noProof/>
          </w:rPr>
          <w:t>Tone &lt;frequency_nexp&gt;, &lt;duration_nexp&gt;, 116</w:t>
        </w:r>
      </w:ins>
    </w:p>
    <w:p w:rsidR="00592A71" w:rsidRDefault="00592A71">
      <w:pPr>
        <w:pStyle w:val="Index1"/>
        <w:tabs>
          <w:tab w:val="right" w:leader="dot" w:pos="9350"/>
        </w:tabs>
        <w:rPr>
          <w:ins w:id="7621" w:author="Sammartano, Marc (BIC USA)" w:date="2014-10-10T17:47:00Z"/>
          <w:noProof/>
        </w:rPr>
      </w:pPr>
      <w:ins w:id="7622" w:author="Sammartano, Marc (BIC USA)" w:date="2014-10-10T17:47:00Z">
        <w:r>
          <w:rPr>
            <w:noProof/>
          </w:rPr>
          <w:t>TORADIANS(&lt;nexp&gt;), 52</w:t>
        </w:r>
      </w:ins>
    </w:p>
    <w:p w:rsidR="00592A71" w:rsidRDefault="00592A71">
      <w:pPr>
        <w:pStyle w:val="Index1"/>
        <w:tabs>
          <w:tab w:val="right" w:leader="dot" w:pos="9350"/>
        </w:tabs>
        <w:rPr>
          <w:ins w:id="7623" w:author="Sammartano, Marc (BIC USA)" w:date="2014-10-10T17:47:00Z"/>
          <w:noProof/>
        </w:rPr>
      </w:pPr>
      <w:ins w:id="7624" w:author="Sammartano, Marc (BIC USA)" w:date="2014-10-10T17:47:00Z">
        <w:r>
          <w:rPr>
            <w:noProof/>
          </w:rPr>
          <w:t>Tts.init, 107</w:t>
        </w:r>
      </w:ins>
    </w:p>
    <w:p w:rsidR="00592A71" w:rsidRDefault="00592A71">
      <w:pPr>
        <w:pStyle w:val="Index1"/>
        <w:tabs>
          <w:tab w:val="right" w:leader="dot" w:pos="9350"/>
        </w:tabs>
        <w:rPr>
          <w:ins w:id="7625" w:author="Sammartano, Marc (BIC USA)" w:date="2014-10-10T17:47:00Z"/>
          <w:noProof/>
        </w:rPr>
      </w:pPr>
      <w:ins w:id="7626" w:author="Sammartano, Marc (BIC USA)" w:date="2014-10-10T17:47:00Z">
        <w:r>
          <w:rPr>
            <w:noProof/>
          </w:rPr>
          <w:t>Tts.speak &lt;sexp&gt; {, &lt;wait_lexp&gt;}, 108</w:t>
        </w:r>
      </w:ins>
    </w:p>
    <w:p w:rsidR="00592A71" w:rsidRDefault="00592A71">
      <w:pPr>
        <w:pStyle w:val="Index1"/>
        <w:tabs>
          <w:tab w:val="right" w:leader="dot" w:pos="9350"/>
        </w:tabs>
        <w:rPr>
          <w:ins w:id="7627" w:author="Sammartano, Marc (BIC USA)" w:date="2014-10-10T17:47:00Z"/>
          <w:noProof/>
        </w:rPr>
      </w:pPr>
      <w:ins w:id="7628" w:author="Sammartano, Marc (BIC USA)" w:date="2014-10-10T17:47:00Z">
        <w:r>
          <w:rPr>
            <w:noProof/>
          </w:rPr>
          <w:t>Tts.speak.toFile &lt;sexp&gt; {, &lt;path_sexp&gt;}, 108</w:t>
        </w:r>
      </w:ins>
    </w:p>
    <w:p w:rsidR="00592A71" w:rsidRDefault="00592A71">
      <w:pPr>
        <w:pStyle w:val="Index1"/>
        <w:tabs>
          <w:tab w:val="right" w:leader="dot" w:pos="9350"/>
        </w:tabs>
        <w:rPr>
          <w:ins w:id="7629" w:author="Sammartano, Marc (BIC USA)" w:date="2014-10-10T17:47:00Z"/>
          <w:noProof/>
        </w:rPr>
      </w:pPr>
      <w:ins w:id="7630" w:author="Sammartano, Marc (BIC USA)" w:date="2014-10-10T17:47:00Z">
        <w:r>
          <w:rPr>
            <w:noProof/>
          </w:rPr>
          <w:t>Tts.stop, 108</w:t>
        </w:r>
      </w:ins>
    </w:p>
    <w:p w:rsidR="00592A71" w:rsidRDefault="00592A71">
      <w:pPr>
        <w:pStyle w:val="Index1"/>
        <w:tabs>
          <w:tab w:val="right" w:leader="dot" w:pos="9350"/>
        </w:tabs>
        <w:rPr>
          <w:ins w:id="7631" w:author="Sammartano, Marc (BIC USA)" w:date="2014-10-10T17:47:00Z"/>
          <w:noProof/>
        </w:rPr>
      </w:pPr>
      <w:ins w:id="7632" w:author="Sammartano, Marc (BIC USA)" w:date="2014-10-10T17:47:00Z">
        <w:r>
          <w:rPr>
            <w:noProof/>
          </w:rPr>
          <w:t>UCODE(&lt;sexp&gt;{, &lt;index_nexp&gt;}), 53</w:t>
        </w:r>
      </w:ins>
    </w:p>
    <w:p w:rsidR="00592A71" w:rsidRDefault="00592A71">
      <w:pPr>
        <w:pStyle w:val="Index1"/>
        <w:tabs>
          <w:tab w:val="right" w:leader="dot" w:pos="9350"/>
        </w:tabs>
        <w:rPr>
          <w:ins w:id="7633" w:author="Sammartano, Marc (BIC USA)" w:date="2014-10-10T17:47:00Z"/>
          <w:noProof/>
        </w:rPr>
      </w:pPr>
      <w:ins w:id="7634" w:author="Sammartano, Marc (BIC USA)" w:date="2014-10-10T17:47:00Z">
        <w:r>
          <w:rPr>
            <w:noProof/>
          </w:rPr>
          <w:t>UnDim Array[], Array$[], ..., 35</w:t>
        </w:r>
      </w:ins>
    </w:p>
    <w:p w:rsidR="00592A71" w:rsidRDefault="00592A71">
      <w:pPr>
        <w:pStyle w:val="Index1"/>
        <w:tabs>
          <w:tab w:val="right" w:leader="dot" w:pos="9350"/>
        </w:tabs>
        <w:rPr>
          <w:ins w:id="7635" w:author="Sammartano, Marc (BIC USA)" w:date="2014-10-10T17:47:00Z"/>
          <w:noProof/>
        </w:rPr>
      </w:pPr>
      <w:ins w:id="7636" w:author="Sammartano, Marc (BIC USA)" w:date="2014-10-10T17:47:00Z">
        <w:r w:rsidRPr="008837F1">
          <w:rPr>
            <w:rFonts w:eastAsia="Times New Roman"/>
            <w:noProof/>
          </w:rPr>
          <w:t>UPPER$(</w:t>
        </w:r>
        <w:r>
          <w:rPr>
            <w:noProof/>
          </w:rPr>
          <w:t>&lt;sexp&gt;</w:t>
        </w:r>
        <w:r w:rsidRPr="008837F1">
          <w:rPr>
            <w:rFonts w:eastAsia="Times New Roman"/>
            <w:noProof/>
          </w:rPr>
          <w:t>)</w:t>
        </w:r>
        <w:r>
          <w:rPr>
            <w:noProof/>
          </w:rPr>
          <w:t>, 57</w:t>
        </w:r>
      </w:ins>
    </w:p>
    <w:p w:rsidR="00592A71" w:rsidRDefault="00592A71">
      <w:pPr>
        <w:pStyle w:val="Index1"/>
        <w:tabs>
          <w:tab w:val="right" w:leader="dot" w:pos="9350"/>
        </w:tabs>
        <w:rPr>
          <w:ins w:id="7637" w:author="Sammartano, Marc (BIC USA)" w:date="2014-10-10T17:47:00Z"/>
          <w:noProof/>
        </w:rPr>
      </w:pPr>
      <w:ins w:id="7638" w:author="Sammartano, Marc (BIC USA)" w:date="2014-10-10T17:47:00Z">
        <w:r>
          <w:rPr>
            <w:noProof/>
          </w:rPr>
          <w:t>USING$({&lt;locale_sexp&gt;} , &lt;format_sexp&gt; { , &lt;exp&gt;}...), 57</w:t>
        </w:r>
      </w:ins>
    </w:p>
    <w:p w:rsidR="00592A71" w:rsidRDefault="00592A71">
      <w:pPr>
        <w:pStyle w:val="Index1"/>
        <w:tabs>
          <w:tab w:val="right" w:leader="dot" w:pos="9350"/>
        </w:tabs>
        <w:rPr>
          <w:ins w:id="7639" w:author="Sammartano, Marc (BIC USA)" w:date="2014-10-10T17:47:00Z"/>
          <w:noProof/>
        </w:rPr>
      </w:pPr>
      <w:ins w:id="7640" w:author="Sammartano, Marc (BIC USA)" w:date="2014-10-10T17:47:00Z">
        <w:r>
          <w:rPr>
            <w:noProof/>
          </w:rPr>
          <w:t>VAL(&lt;sexp&gt;), 52</w:t>
        </w:r>
      </w:ins>
    </w:p>
    <w:p w:rsidR="00592A71" w:rsidRDefault="00592A71">
      <w:pPr>
        <w:pStyle w:val="Index1"/>
        <w:tabs>
          <w:tab w:val="right" w:leader="dot" w:pos="9350"/>
        </w:tabs>
        <w:rPr>
          <w:ins w:id="7641" w:author="Sammartano, Marc (BIC USA)" w:date="2014-10-10T17:47:00Z"/>
          <w:noProof/>
        </w:rPr>
      </w:pPr>
      <w:ins w:id="7642" w:author="Sammartano, Marc (BIC USA)" w:date="2014-10-10T17:47:00Z">
        <w:r w:rsidRPr="008837F1">
          <w:rPr>
            <w:rFonts w:eastAsia="Times New Roman"/>
            <w:noProof/>
          </w:rPr>
          <w:t>VERSION$()</w:t>
        </w:r>
        <w:r>
          <w:rPr>
            <w:noProof/>
          </w:rPr>
          <w:t>, 57</w:t>
        </w:r>
      </w:ins>
    </w:p>
    <w:p w:rsidR="00592A71" w:rsidRDefault="00592A71">
      <w:pPr>
        <w:pStyle w:val="Index1"/>
        <w:tabs>
          <w:tab w:val="right" w:leader="dot" w:pos="9350"/>
        </w:tabs>
        <w:rPr>
          <w:ins w:id="7643" w:author="Sammartano, Marc (BIC USA)" w:date="2014-10-10T17:47:00Z"/>
          <w:noProof/>
        </w:rPr>
      </w:pPr>
      <w:ins w:id="7644" w:author="Sammartano, Marc (BIC USA)" w:date="2014-10-10T17:47:00Z">
        <w:r>
          <w:rPr>
            <w:noProof/>
          </w:rPr>
          <w:t>Vibrate &lt;pattern_array[{&lt;start&gt;,&lt;length&gt;}]&gt;,&lt;nexp&gt;, 116</w:t>
        </w:r>
      </w:ins>
    </w:p>
    <w:p w:rsidR="00592A71" w:rsidRDefault="00592A71">
      <w:pPr>
        <w:pStyle w:val="Index1"/>
        <w:tabs>
          <w:tab w:val="right" w:leader="dot" w:pos="9350"/>
        </w:tabs>
        <w:rPr>
          <w:ins w:id="7645" w:author="Sammartano, Marc (BIC USA)" w:date="2014-10-10T17:47:00Z"/>
          <w:noProof/>
        </w:rPr>
      </w:pPr>
      <w:ins w:id="7646" w:author="Sammartano, Marc (BIC USA)" w:date="2014-10-10T17:47:00Z">
        <w:r>
          <w:rPr>
            <w:noProof/>
          </w:rPr>
          <w:t>W_R.break, 67</w:t>
        </w:r>
      </w:ins>
    </w:p>
    <w:p w:rsidR="00592A71" w:rsidRDefault="00592A71">
      <w:pPr>
        <w:pStyle w:val="Index1"/>
        <w:tabs>
          <w:tab w:val="right" w:leader="dot" w:pos="9350"/>
        </w:tabs>
        <w:rPr>
          <w:ins w:id="7647" w:author="Sammartano, Marc (BIC USA)" w:date="2014-10-10T17:47:00Z"/>
          <w:noProof/>
        </w:rPr>
      </w:pPr>
      <w:ins w:id="7648" w:author="Sammartano, Marc (BIC USA)" w:date="2014-10-10T17:47:00Z">
        <w:r>
          <w:rPr>
            <w:noProof/>
          </w:rPr>
          <w:t>W_R.continue, 67</w:t>
        </w:r>
      </w:ins>
    </w:p>
    <w:p w:rsidR="00592A71" w:rsidRDefault="00592A71">
      <w:pPr>
        <w:pStyle w:val="Index1"/>
        <w:tabs>
          <w:tab w:val="right" w:leader="dot" w:pos="9350"/>
        </w:tabs>
        <w:rPr>
          <w:ins w:id="7649" w:author="Sammartano, Marc (BIC USA)" w:date="2014-10-10T17:47:00Z"/>
          <w:noProof/>
        </w:rPr>
      </w:pPr>
      <w:ins w:id="7650" w:author="Sammartano, Marc (BIC USA)" w:date="2014-10-10T17:47:00Z">
        <w:r>
          <w:rPr>
            <w:noProof/>
          </w:rPr>
          <w:t>WakeLock &lt;code_nexp&gt;, 116</w:t>
        </w:r>
      </w:ins>
    </w:p>
    <w:p w:rsidR="00592A71" w:rsidRDefault="00592A71">
      <w:pPr>
        <w:pStyle w:val="Index1"/>
        <w:tabs>
          <w:tab w:val="right" w:leader="dot" w:pos="9350"/>
        </w:tabs>
        <w:rPr>
          <w:ins w:id="7651" w:author="Sammartano, Marc (BIC USA)" w:date="2014-10-10T17:47:00Z"/>
          <w:noProof/>
        </w:rPr>
      </w:pPr>
      <w:ins w:id="7652" w:author="Sammartano, Marc (BIC USA)" w:date="2014-10-10T17:47:00Z">
        <w:r>
          <w:rPr>
            <w:noProof/>
          </w:rPr>
          <w:t>While &lt;lexp&gt; / Repeat, 67</w:t>
        </w:r>
      </w:ins>
    </w:p>
    <w:p w:rsidR="00592A71" w:rsidRDefault="00592A71">
      <w:pPr>
        <w:pStyle w:val="Index1"/>
        <w:tabs>
          <w:tab w:val="right" w:leader="dot" w:pos="9350"/>
        </w:tabs>
        <w:rPr>
          <w:ins w:id="7653" w:author="Sammartano, Marc (BIC USA)" w:date="2014-10-10T17:47:00Z"/>
          <w:noProof/>
        </w:rPr>
      </w:pPr>
      <w:ins w:id="7654" w:author="Sammartano, Marc (BIC USA)" w:date="2014-10-10T17:47:00Z">
        <w:r>
          <w:rPr>
            <w:noProof/>
          </w:rPr>
          <w:t>WifiLock &lt;code_nexp&gt;, 117</w:t>
        </w:r>
      </w:ins>
    </w:p>
    <w:p w:rsidR="00592A71" w:rsidRDefault="00592A71">
      <w:pPr>
        <w:pStyle w:val="Index1"/>
        <w:tabs>
          <w:tab w:val="right" w:leader="dot" w:pos="9350"/>
        </w:tabs>
        <w:rPr>
          <w:ins w:id="7655" w:author="Sammartano, Marc (BIC USA)" w:date="2014-10-10T17:47:00Z"/>
          <w:noProof/>
        </w:rPr>
      </w:pPr>
      <w:ins w:id="7656" w:author="Sammartano, Marc (BIC USA)" w:date="2014-10-10T17:47:00Z">
        <w:r w:rsidRPr="008837F1">
          <w:rPr>
            <w:rFonts w:eastAsia="Times New Roman"/>
            <w:noProof/>
          </w:rPr>
          <w:t>WORD$(&lt;source_sexp&gt;, &lt;n_nexp&gt; {, &lt;test_sexp&gt;})</w:t>
        </w:r>
        <w:r>
          <w:rPr>
            <w:noProof/>
          </w:rPr>
          <w:t>, 56</w:t>
        </w:r>
      </w:ins>
    </w:p>
    <w:p w:rsidR="00592A71" w:rsidRDefault="00592A71">
      <w:pPr>
        <w:rPr>
          <w:ins w:id="7657" w:author="Sammartano, Marc (BIC USA)" w:date="2014-10-10T17:47:00Z"/>
          <w:noProof/>
        </w:rPr>
        <w:sectPr w:rsidR="00592A71" w:rsidSect="00592A71">
          <w:type w:val="continuous"/>
          <w:pgSz w:w="12240" w:h="15840"/>
          <w:pgMar w:top="1440" w:right="1440" w:bottom="1440" w:left="1440" w:header="720" w:footer="432" w:gutter="0"/>
          <w:cols w:space="720"/>
          <w:docGrid w:linePitch="360"/>
        </w:sectPr>
      </w:pPr>
    </w:p>
    <w:p w:rsidR="0028723B" w:rsidDel="00592A71" w:rsidRDefault="0028723B">
      <w:pPr>
        <w:rPr>
          <w:del w:id="7658" w:author="Sammartano, Marc (BIC USA)" w:date="2014-10-10T17:44:00Z"/>
          <w:noProof/>
        </w:rPr>
        <w:sectPr w:rsidR="0028723B" w:rsidDel="00592A71" w:rsidSect="00592A71">
          <w:type w:val="continuous"/>
          <w:pgSz w:w="12240" w:h="15840"/>
          <w:pgMar w:top="1440" w:right="1440" w:bottom="1440" w:left="1440" w:header="720" w:footer="432" w:gutter="0"/>
          <w:cols w:space="720"/>
          <w:docGrid w:linePitch="360"/>
        </w:sectPr>
      </w:pPr>
    </w:p>
    <w:p w:rsidR="0028723B" w:rsidDel="00592A71" w:rsidRDefault="0028723B">
      <w:pPr>
        <w:pStyle w:val="Index1"/>
        <w:tabs>
          <w:tab w:val="right" w:leader="dot" w:pos="9350"/>
        </w:tabs>
        <w:rPr>
          <w:del w:id="7659" w:author="Sammartano, Marc (BIC USA)" w:date="2014-10-10T17:44:00Z"/>
          <w:noProof/>
        </w:rPr>
      </w:pPr>
      <w:del w:id="7660" w:author="Sammartano, Marc (BIC USA)" w:date="2014-10-10T17:44:00Z">
        <w:r w:rsidDel="00592A71">
          <w:rPr>
            <w:noProof/>
          </w:rPr>
          <w:delText>! - Single Line Comment, 43</w:delText>
        </w:r>
      </w:del>
    </w:p>
    <w:p w:rsidR="0028723B" w:rsidDel="00592A71" w:rsidRDefault="0028723B">
      <w:pPr>
        <w:pStyle w:val="Index1"/>
        <w:tabs>
          <w:tab w:val="right" w:leader="dot" w:pos="9350"/>
        </w:tabs>
        <w:rPr>
          <w:del w:id="7661" w:author="Sammartano, Marc (BIC USA)" w:date="2014-10-10T17:44:00Z"/>
          <w:noProof/>
        </w:rPr>
      </w:pPr>
      <w:del w:id="7662" w:author="Sammartano, Marc (BIC USA)" w:date="2014-10-10T17:44:00Z">
        <w:r w:rsidDel="00592A71">
          <w:rPr>
            <w:noProof/>
          </w:rPr>
          <w:delText>!! - Block Comment, 43</w:delText>
        </w:r>
      </w:del>
    </w:p>
    <w:p w:rsidR="0028723B" w:rsidDel="00592A71" w:rsidRDefault="0028723B">
      <w:pPr>
        <w:pStyle w:val="Index1"/>
        <w:tabs>
          <w:tab w:val="right" w:leader="dot" w:pos="9350"/>
        </w:tabs>
        <w:rPr>
          <w:del w:id="7663" w:author="Sammartano, Marc (BIC USA)" w:date="2014-10-10T17:44:00Z"/>
          <w:noProof/>
        </w:rPr>
      </w:pPr>
      <w:del w:id="7664" w:author="Sammartano, Marc (BIC USA)" w:date="2014-10-10T17:44:00Z">
        <w:r w:rsidDel="00592A71">
          <w:rPr>
            <w:noProof/>
          </w:rPr>
          <w:delText># - Format Line, 23</w:delText>
        </w:r>
      </w:del>
    </w:p>
    <w:p w:rsidR="0028723B" w:rsidDel="00592A71" w:rsidRDefault="0028723B">
      <w:pPr>
        <w:pStyle w:val="Index1"/>
        <w:tabs>
          <w:tab w:val="right" w:leader="dot" w:pos="9350"/>
        </w:tabs>
        <w:rPr>
          <w:del w:id="7665" w:author="Sammartano, Marc (BIC USA)" w:date="2014-10-10T17:44:00Z"/>
          <w:noProof/>
        </w:rPr>
      </w:pPr>
      <w:del w:id="7666" w:author="Sammartano, Marc (BIC USA)" w:date="2014-10-10T17:44:00Z">
        <w:r w:rsidDel="00592A71">
          <w:rPr>
            <w:noProof/>
          </w:rPr>
          <w:delText>% - Middle of Line Comment, 44</w:delText>
        </w:r>
      </w:del>
    </w:p>
    <w:p w:rsidR="0028723B" w:rsidDel="00592A71" w:rsidRDefault="0028723B">
      <w:pPr>
        <w:pStyle w:val="Index1"/>
        <w:tabs>
          <w:tab w:val="right" w:leader="dot" w:pos="9350"/>
        </w:tabs>
        <w:rPr>
          <w:del w:id="7667" w:author="Sammartano, Marc (BIC USA)" w:date="2014-10-10T17:44:00Z"/>
          <w:noProof/>
        </w:rPr>
      </w:pPr>
      <w:del w:id="7668" w:author="Sammartano, Marc (BIC USA)" w:date="2014-10-10T17:44:00Z">
        <w:r w:rsidDel="00592A71">
          <w:rPr>
            <w:noProof/>
          </w:rPr>
          <w:delText>ABS(&lt;nexp&gt;), 47</w:delText>
        </w:r>
      </w:del>
    </w:p>
    <w:p w:rsidR="0028723B" w:rsidDel="00592A71" w:rsidRDefault="0028723B">
      <w:pPr>
        <w:pStyle w:val="Index1"/>
        <w:tabs>
          <w:tab w:val="right" w:leader="dot" w:pos="9350"/>
        </w:tabs>
        <w:rPr>
          <w:del w:id="7669" w:author="Sammartano, Marc (BIC USA)" w:date="2014-10-10T17:44:00Z"/>
          <w:noProof/>
        </w:rPr>
      </w:pPr>
      <w:del w:id="7670" w:author="Sammartano, Marc (BIC USA)" w:date="2014-10-10T17:44:00Z">
        <w:r w:rsidDel="00592A71">
          <w:rPr>
            <w:noProof/>
          </w:rPr>
          <w:delText>ACOS(&lt;nexp&gt;), 50</w:delText>
        </w:r>
      </w:del>
    </w:p>
    <w:p w:rsidR="0028723B" w:rsidDel="00592A71" w:rsidRDefault="0028723B">
      <w:pPr>
        <w:pStyle w:val="Index1"/>
        <w:tabs>
          <w:tab w:val="right" w:leader="dot" w:pos="9350"/>
        </w:tabs>
        <w:rPr>
          <w:del w:id="7671" w:author="Sammartano, Marc (BIC USA)" w:date="2014-10-10T17:44:00Z"/>
          <w:noProof/>
        </w:rPr>
      </w:pPr>
      <w:del w:id="7672" w:author="Sammartano, Marc (BIC USA)" w:date="2014-10-10T17:44:00Z">
        <w:r w:rsidDel="00592A71">
          <w:rPr>
            <w:noProof/>
          </w:rPr>
          <w:delText>Array. reverse Array$[{&lt;start&gt;,&lt;length&gt;}], 35</w:delText>
        </w:r>
      </w:del>
    </w:p>
    <w:p w:rsidR="0028723B" w:rsidDel="00592A71" w:rsidRDefault="0028723B">
      <w:pPr>
        <w:pStyle w:val="Index1"/>
        <w:tabs>
          <w:tab w:val="right" w:leader="dot" w:pos="9350"/>
        </w:tabs>
        <w:rPr>
          <w:del w:id="7673" w:author="Sammartano, Marc (BIC USA)" w:date="2014-10-10T17:44:00Z"/>
          <w:noProof/>
        </w:rPr>
      </w:pPr>
      <w:del w:id="7674" w:author="Sammartano, Marc (BIC USA)" w:date="2014-10-10T17:44:00Z">
        <w:r w:rsidDel="00592A71">
          <w:rPr>
            <w:noProof/>
          </w:rPr>
          <w:delText>Array. reverse Array[{&lt;start&gt;,&lt;length&gt;}], 35</w:delText>
        </w:r>
      </w:del>
    </w:p>
    <w:p w:rsidR="0028723B" w:rsidDel="00592A71" w:rsidRDefault="0028723B">
      <w:pPr>
        <w:pStyle w:val="Index1"/>
        <w:tabs>
          <w:tab w:val="right" w:leader="dot" w:pos="9350"/>
        </w:tabs>
        <w:rPr>
          <w:del w:id="7675" w:author="Sammartano, Marc (BIC USA)" w:date="2014-10-10T17:44:00Z"/>
          <w:noProof/>
        </w:rPr>
      </w:pPr>
      <w:del w:id="7676" w:author="Sammartano, Marc (BIC USA)" w:date="2014-10-10T17:44:00Z">
        <w:r w:rsidDel="00592A71">
          <w:rPr>
            <w:noProof/>
          </w:rPr>
          <w:delText>Array.average &lt;Average_nvar&gt;, Array[{&lt;start&gt;,&lt;length&gt;}], 34</w:delText>
        </w:r>
      </w:del>
    </w:p>
    <w:p w:rsidR="0028723B" w:rsidDel="00592A71" w:rsidRDefault="0028723B">
      <w:pPr>
        <w:pStyle w:val="Index1"/>
        <w:tabs>
          <w:tab w:val="right" w:leader="dot" w:pos="9350"/>
        </w:tabs>
        <w:rPr>
          <w:del w:id="7677" w:author="Sammartano, Marc (BIC USA)" w:date="2014-10-10T17:44:00Z"/>
          <w:noProof/>
        </w:rPr>
      </w:pPr>
      <w:del w:id="7678" w:author="Sammartano, Marc (BIC USA)" w:date="2014-10-10T17:44:00Z">
        <w:r w:rsidDel="00592A71">
          <w:rPr>
            <w:noProof/>
          </w:rPr>
          <w:delText>Array.copy SourceArray$[{&lt;start&gt;,&lt;length&gt;}], DestinationArray$[{{-}&lt;extras&gt;}], 34</w:delText>
        </w:r>
      </w:del>
    </w:p>
    <w:p w:rsidR="0028723B" w:rsidDel="00592A71" w:rsidRDefault="0028723B">
      <w:pPr>
        <w:pStyle w:val="Index1"/>
        <w:tabs>
          <w:tab w:val="right" w:leader="dot" w:pos="9350"/>
        </w:tabs>
        <w:rPr>
          <w:del w:id="7679" w:author="Sammartano, Marc (BIC USA)" w:date="2014-10-10T17:44:00Z"/>
          <w:noProof/>
        </w:rPr>
      </w:pPr>
      <w:del w:id="7680" w:author="Sammartano, Marc (BIC USA)" w:date="2014-10-10T17:44:00Z">
        <w:r w:rsidDel="00592A71">
          <w:rPr>
            <w:noProof/>
          </w:rPr>
          <w:delText>Array.copy SourceArray[{&lt;start&gt;,&lt;length&gt;}], DestinationArray[{{-}&lt;extras&gt;}], 34</w:delText>
        </w:r>
      </w:del>
    </w:p>
    <w:p w:rsidR="0028723B" w:rsidDel="00592A71" w:rsidRDefault="0028723B">
      <w:pPr>
        <w:pStyle w:val="Index1"/>
        <w:tabs>
          <w:tab w:val="right" w:leader="dot" w:pos="9350"/>
        </w:tabs>
        <w:rPr>
          <w:del w:id="7681" w:author="Sammartano, Marc (BIC USA)" w:date="2014-10-10T17:44:00Z"/>
          <w:noProof/>
        </w:rPr>
      </w:pPr>
      <w:del w:id="7682" w:author="Sammartano, Marc (BIC USA)" w:date="2014-10-10T17:44:00Z">
        <w:r w:rsidDel="00592A71">
          <w:rPr>
            <w:noProof/>
          </w:rPr>
          <w:delText>Array.delete Array[], Array$[] ..., 34</w:delText>
        </w:r>
      </w:del>
    </w:p>
    <w:p w:rsidR="0028723B" w:rsidDel="00592A71" w:rsidRDefault="0028723B">
      <w:pPr>
        <w:pStyle w:val="Index1"/>
        <w:tabs>
          <w:tab w:val="right" w:leader="dot" w:pos="9350"/>
        </w:tabs>
        <w:rPr>
          <w:del w:id="7683" w:author="Sammartano, Marc (BIC USA)" w:date="2014-10-10T17:44:00Z"/>
          <w:noProof/>
        </w:rPr>
      </w:pPr>
      <w:del w:id="7684" w:author="Sammartano, Marc (BIC USA)" w:date="2014-10-10T17:44:00Z">
        <w:r w:rsidDel="00592A71">
          <w:rPr>
            <w:noProof/>
          </w:rPr>
          <w:delText>Array.length n, Array$[{&lt;start&gt;,&lt;length&gt;}], 34</w:delText>
        </w:r>
      </w:del>
    </w:p>
    <w:p w:rsidR="0028723B" w:rsidDel="00592A71" w:rsidRDefault="0028723B">
      <w:pPr>
        <w:pStyle w:val="Index1"/>
        <w:tabs>
          <w:tab w:val="right" w:leader="dot" w:pos="9350"/>
        </w:tabs>
        <w:rPr>
          <w:del w:id="7685" w:author="Sammartano, Marc (BIC USA)" w:date="2014-10-10T17:44:00Z"/>
          <w:noProof/>
        </w:rPr>
      </w:pPr>
      <w:del w:id="7686" w:author="Sammartano, Marc (BIC USA)" w:date="2014-10-10T17:44:00Z">
        <w:r w:rsidDel="00592A71">
          <w:rPr>
            <w:noProof/>
          </w:rPr>
          <w:delText>Array.length n, Array[{&lt;start&gt;,&lt;length&gt;}], 34</w:delText>
        </w:r>
      </w:del>
    </w:p>
    <w:p w:rsidR="0028723B" w:rsidDel="00592A71" w:rsidRDefault="0028723B">
      <w:pPr>
        <w:pStyle w:val="Index1"/>
        <w:tabs>
          <w:tab w:val="right" w:leader="dot" w:pos="9350"/>
        </w:tabs>
        <w:rPr>
          <w:del w:id="7687" w:author="Sammartano, Marc (BIC USA)" w:date="2014-10-10T17:44:00Z"/>
          <w:noProof/>
        </w:rPr>
      </w:pPr>
      <w:del w:id="7688" w:author="Sammartano, Marc (BIC USA)" w:date="2014-10-10T17:44:00Z">
        <w:r w:rsidDel="00592A71">
          <w:rPr>
            <w:noProof/>
          </w:rPr>
          <w:delText>Array.load Array$[], &lt;sexp&gt;, ..., 35</w:delText>
        </w:r>
      </w:del>
    </w:p>
    <w:p w:rsidR="0028723B" w:rsidDel="00592A71" w:rsidRDefault="0028723B">
      <w:pPr>
        <w:pStyle w:val="Index1"/>
        <w:tabs>
          <w:tab w:val="right" w:leader="dot" w:pos="9350"/>
        </w:tabs>
        <w:rPr>
          <w:del w:id="7689" w:author="Sammartano, Marc (BIC USA)" w:date="2014-10-10T17:44:00Z"/>
          <w:noProof/>
        </w:rPr>
      </w:pPr>
      <w:del w:id="7690" w:author="Sammartano, Marc (BIC USA)" w:date="2014-10-10T17:44:00Z">
        <w:r w:rsidDel="00592A71">
          <w:rPr>
            <w:noProof/>
          </w:rPr>
          <w:delText>Array.load Array[], &lt;nexp&gt;, ..., 35</w:delText>
        </w:r>
      </w:del>
    </w:p>
    <w:p w:rsidR="0028723B" w:rsidDel="00592A71" w:rsidRDefault="0028723B">
      <w:pPr>
        <w:pStyle w:val="Index1"/>
        <w:tabs>
          <w:tab w:val="right" w:leader="dot" w:pos="9350"/>
        </w:tabs>
        <w:rPr>
          <w:del w:id="7691" w:author="Sammartano, Marc (BIC USA)" w:date="2014-10-10T17:44:00Z"/>
          <w:noProof/>
        </w:rPr>
      </w:pPr>
      <w:del w:id="7692" w:author="Sammartano, Marc (BIC USA)" w:date="2014-10-10T17:44:00Z">
        <w:r w:rsidDel="00592A71">
          <w:rPr>
            <w:noProof/>
          </w:rPr>
          <w:delText>Array.max &lt;max_nvar&gt; Array[{&lt;start&gt;,&lt;length&gt;}], 35</w:delText>
        </w:r>
      </w:del>
    </w:p>
    <w:p w:rsidR="0028723B" w:rsidDel="00592A71" w:rsidRDefault="0028723B">
      <w:pPr>
        <w:pStyle w:val="Index1"/>
        <w:tabs>
          <w:tab w:val="right" w:leader="dot" w:pos="9350"/>
        </w:tabs>
        <w:rPr>
          <w:del w:id="7693" w:author="Sammartano, Marc (BIC USA)" w:date="2014-10-10T17:44:00Z"/>
          <w:noProof/>
        </w:rPr>
      </w:pPr>
      <w:del w:id="7694" w:author="Sammartano, Marc (BIC USA)" w:date="2014-10-10T17:44:00Z">
        <w:r w:rsidDel="00592A71">
          <w:rPr>
            <w:noProof/>
          </w:rPr>
          <w:delText>Array.min &lt;min_nvar&gt;, Array[{&lt;start&gt;,&lt;length&gt;}], 35</w:delText>
        </w:r>
      </w:del>
    </w:p>
    <w:p w:rsidR="0028723B" w:rsidDel="00592A71" w:rsidRDefault="0028723B">
      <w:pPr>
        <w:pStyle w:val="Index1"/>
        <w:tabs>
          <w:tab w:val="right" w:leader="dot" w:pos="9350"/>
        </w:tabs>
        <w:rPr>
          <w:del w:id="7695" w:author="Sammartano, Marc (BIC USA)" w:date="2014-10-10T17:44:00Z"/>
          <w:noProof/>
        </w:rPr>
      </w:pPr>
      <w:del w:id="7696" w:author="Sammartano, Marc (BIC USA)" w:date="2014-10-10T17:44:00Z">
        <w:r w:rsidDel="00592A71">
          <w:rPr>
            <w:noProof/>
          </w:rPr>
          <w:delText>Array.search Array$[{&lt;start&gt;,&lt;length&gt;}], &lt;value_sexp&gt;, &lt;result_nvar&gt;{,&lt;start_nexp&gt;}, 35</w:delText>
        </w:r>
      </w:del>
    </w:p>
    <w:p w:rsidR="0028723B" w:rsidDel="00592A71" w:rsidRDefault="0028723B">
      <w:pPr>
        <w:pStyle w:val="Index1"/>
        <w:tabs>
          <w:tab w:val="right" w:leader="dot" w:pos="9350"/>
        </w:tabs>
        <w:rPr>
          <w:del w:id="7697" w:author="Sammartano, Marc (BIC USA)" w:date="2014-10-10T17:44:00Z"/>
          <w:noProof/>
        </w:rPr>
      </w:pPr>
      <w:del w:id="7698" w:author="Sammartano, Marc (BIC USA)" w:date="2014-10-10T17:44:00Z">
        <w:r w:rsidDel="00592A71">
          <w:rPr>
            <w:noProof/>
          </w:rPr>
          <w:delText>Array.search Array[{&lt;start&gt;,&lt;length&gt;}], &lt;value_nexp&gt;, &lt;result_nvar&gt;{,&lt;start_nexp&gt;}, 35</w:delText>
        </w:r>
      </w:del>
    </w:p>
    <w:p w:rsidR="0028723B" w:rsidDel="00592A71" w:rsidRDefault="0028723B">
      <w:pPr>
        <w:pStyle w:val="Index1"/>
        <w:tabs>
          <w:tab w:val="right" w:leader="dot" w:pos="9350"/>
        </w:tabs>
        <w:rPr>
          <w:del w:id="7699" w:author="Sammartano, Marc (BIC USA)" w:date="2014-10-10T17:44:00Z"/>
          <w:noProof/>
        </w:rPr>
      </w:pPr>
      <w:del w:id="7700" w:author="Sammartano, Marc (BIC USA)" w:date="2014-10-10T17:44:00Z">
        <w:r w:rsidDel="00592A71">
          <w:rPr>
            <w:noProof/>
          </w:rPr>
          <w:delText>Array.shuffle Array[{&lt;start&gt;,&lt;length&gt;}], 35</w:delText>
        </w:r>
      </w:del>
    </w:p>
    <w:p w:rsidR="0028723B" w:rsidDel="00592A71" w:rsidRDefault="0028723B">
      <w:pPr>
        <w:pStyle w:val="Index1"/>
        <w:tabs>
          <w:tab w:val="right" w:leader="dot" w:pos="9350"/>
        </w:tabs>
        <w:rPr>
          <w:del w:id="7701" w:author="Sammartano, Marc (BIC USA)" w:date="2014-10-10T17:44:00Z"/>
          <w:noProof/>
        </w:rPr>
      </w:pPr>
      <w:del w:id="7702" w:author="Sammartano, Marc (BIC USA)" w:date="2014-10-10T17:44:00Z">
        <w:r w:rsidDel="00592A71">
          <w:rPr>
            <w:noProof/>
          </w:rPr>
          <w:delText>Array.sort Array[{&lt;start&gt;,&lt;length&gt;}], 36</w:delText>
        </w:r>
      </w:del>
    </w:p>
    <w:p w:rsidR="0028723B" w:rsidDel="00592A71" w:rsidRDefault="0028723B">
      <w:pPr>
        <w:pStyle w:val="Index1"/>
        <w:tabs>
          <w:tab w:val="right" w:leader="dot" w:pos="9350"/>
        </w:tabs>
        <w:rPr>
          <w:del w:id="7703" w:author="Sammartano, Marc (BIC USA)" w:date="2014-10-10T17:44:00Z"/>
          <w:noProof/>
        </w:rPr>
      </w:pPr>
      <w:del w:id="7704" w:author="Sammartano, Marc (BIC USA)" w:date="2014-10-10T17:44:00Z">
        <w:r w:rsidDel="00592A71">
          <w:rPr>
            <w:noProof/>
          </w:rPr>
          <w:delText>Array.std_dev &lt;sd_nvar&gt;, Array[{&lt;start&gt;,&lt;length&gt;}], 36</w:delText>
        </w:r>
      </w:del>
    </w:p>
    <w:p w:rsidR="0028723B" w:rsidDel="00592A71" w:rsidRDefault="0028723B">
      <w:pPr>
        <w:pStyle w:val="Index1"/>
        <w:tabs>
          <w:tab w:val="right" w:leader="dot" w:pos="9350"/>
        </w:tabs>
        <w:rPr>
          <w:del w:id="7705" w:author="Sammartano, Marc (BIC USA)" w:date="2014-10-10T17:44:00Z"/>
          <w:noProof/>
        </w:rPr>
      </w:pPr>
      <w:del w:id="7706" w:author="Sammartano, Marc (BIC USA)" w:date="2014-10-10T17:44:00Z">
        <w:r w:rsidDel="00592A71">
          <w:rPr>
            <w:noProof/>
          </w:rPr>
          <w:delText>Array.sum &lt;sum_nvar&gt;, Array[{&lt;start&gt;,&lt;length&gt;}], 36</w:delText>
        </w:r>
      </w:del>
    </w:p>
    <w:p w:rsidR="0028723B" w:rsidDel="00592A71" w:rsidRDefault="0028723B">
      <w:pPr>
        <w:pStyle w:val="Index1"/>
        <w:tabs>
          <w:tab w:val="right" w:leader="dot" w:pos="9350"/>
        </w:tabs>
        <w:rPr>
          <w:del w:id="7707" w:author="Sammartano, Marc (BIC USA)" w:date="2014-10-10T17:44:00Z"/>
          <w:noProof/>
        </w:rPr>
      </w:pPr>
      <w:del w:id="7708" w:author="Sammartano, Marc (BIC USA)" w:date="2014-10-10T17:44:00Z">
        <w:r w:rsidDel="00592A71">
          <w:rPr>
            <w:noProof/>
          </w:rPr>
          <w:delText>Array.variance &lt;v_nvar&gt;, Array[{&lt;start&gt;,&lt;length&gt;}], 36</w:delText>
        </w:r>
      </w:del>
    </w:p>
    <w:p w:rsidR="0028723B" w:rsidDel="00592A71" w:rsidRDefault="0028723B">
      <w:pPr>
        <w:pStyle w:val="Index1"/>
        <w:tabs>
          <w:tab w:val="right" w:leader="dot" w:pos="9350"/>
        </w:tabs>
        <w:rPr>
          <w:del w:id="7709" w:author="Sammartano, Marc (BIC USA)" w:date="2014-10-10T17:44:00Z"/>
          <w:noProof/>
        </w:rPr>
      </w:pPr>
      <w:del w:id="7710" w:author="Sammartano, Marc (BIC USA)" w:date="2014-10-10T17:44:00Z">
        <w:r w:rsidDel="00592A71">
          <w:rPr>
            <w:noProof/>
          </w:rPr>
          <w:delText>ASCII(&lt;sexp&gt;{, &lt;index_nexp&gt;}), 51</w:delText>
        </w:r>
      </w:del>
    </w:p>
    <w:p w:rsidR="0028723B" w:rsidDel="00592A71" w:rsidRDefault="0028723B">
      <w:pPr>
        <w:pStyle w:val="Index1"/>
        <w:tabs>
          <w:tab w:val="right" w:leader="dot" w:pos="9350"/>
        </w:tabs>
        <w:rPr>
          <w:del w:id="7711" w:author="Sammartano, Marc (BIC USA)" w:date="2014-10-10T17:44:00Z"/>
          <w:noProof/>
        </w:rPr>
      </w:pPr>
      <w:del w:id="7712" w:author="Sammartano, Marc (BIC USA)" w:date="2014-10-10T17:44:00Z">
        <w:r w:rsidDel="00592A71">
          <w:rPr>
            <w:noProof/>
          </w:rPr>
          <w:delText>ASIN(&lt;nexp&gt;), 50</w:delText>
        </w:r>
      </w:del>
    </w:p>
    <w:p w:rsidR="0028723B" w:rsidDel="00592A71" w:rsidRDefault="0028723B">
      <w:pPr>
        <w:pStyle w:val="Index1"/>
        <w:tabs>
          <w:tab w:val="right" w:leader="dot" w:pos="9350"/>
        </w:tabs>
        <w:rPr>
          <w:del w:id="7713" w:author="Sammartano, Marc (BIC USA)" w:date="2014-10-10T17:44:00Z"/>
          <w:noProof/>
        </w:rPr>
      </w:pPr>
      <w:del w:id="7714" w:author="Sammartano, Marc (BIC USA)" w:date="2014-10-10T17:44:00Z">
        <w:r w:rsidDel="00592A71">
          <w:rPr>
            <w:noProof/>
          </w:rPr>
          <w:delText>ATAN(&lt;nexp&gt;), 50</w:delText>
        </w:r>
      </w:del>
    </w:p>
    <w:p w:rsidR="0028723B" w:rsidDel="00592A71" w:rsidRDefault="0028723B">
      <w:pPr>
        <w:pStyle w:val="Index1"/>
        <w:tabs>
          <w:tab w:val="right" w:leader="dot" w:pos="9350"/>
        </w:tabs>
        <w:rPr>
          <w:del w:id="7715" w:author="Sammartano, Marc (BIC USA)" w:date="2014-10-10T17:44:00Z"/>
          <w:noProof/>
        </w:rPr>
      </w:pPr>
      <w:del w:id="7716" w:author="Sammartano, Marc (BIC USA)" w:date="2014-10-10T17:44:00Z">
        <w:r w:rsidDel="00592A71">
          <w:rPr>
            <w:noProof/>
          </w:rPr>
          <w:delText>ATAN2 (&lt;nexp_x&gt;, &lt;nexp_y&gt;), 50</w:delText>
        </w:r>
      </w:del>
    </w:p>
    <w:p w:rsidR="0028723B" w:rsidDel="00592A71" w:rsidRDefault="0028723B">
      <w:pPr>
        <w:pStyle w:val="Index1"/>
        <w:tabs>
          <w:tab w:val="right" w:leader="dot" w:pos="9350"/>
        </w:tabs>
        <w:rPr>
          <w:del w:id="7717" w:author="Sammartano, Marc (BIC USA)" w:date="2014-10-10T17:44:00Z"/>
          <w:noProof/>
        </w:rPr>
      </w:pPr>
      <w:del w:id="7718" w:author="Sammartano, Marc (BIC USA)" w:date="2014-10-10T17:44:00Z">
        <w:r w:rsidDel="00592A71">
          <w:rPr>
            <w:noProof/>
          </w:rPr>
          <w:delText>Audio.isdone &lt;lvar&gt;, 136</w:delText>
        </w:r>
      </w:del>
    </w:p>
    <w:p w:rsidR="0028723B" w:rsidDel="00592A71" w:rsidRDefault="0028723B">
      <w:pPr>
        <w:pStyle w:val="Index1"/>
        <w:tabs>
          <w:tab w:val="right" w:leader="dot" w:pos="9350"/>
        </w:tabs>
        <w:rPr>
          <w:del w:id="7719" w:author="Sammartano, Marc (BIC USA)" w:date="2014-10-10T17:44:00Z"/>
          <w:noProof/>
        </w:rPr>
      </w:pPr>
      <w:del w:id="7720" w:author="Sammartano, Marc (BIC USA)" w:date="2014-10-10T17:44:00Z">
        <w:r w:rsidDel="00592A71">
          <w:rPr>
            <w:noProof/>
          </w:rPr>
          <w:delText>Audio.length &lt;length_nvar&gt;, &lt;aft_nexp&gt;, 136</w:delText>
        </w:r>
      </w:del>
    </w:p>
    <w:p w:rsidR="0028723B" w:rsidDel="00592A71" w:rsidRDefault="0028723B">
      <w:pPr>
        <w:pStyle w:val="Index1"/>
        <w:tabs>
          <w:tab w:val="right" w:leader="dot" w:pos="9350"/>
        </w:tabs>
        <w:rPr>
          <w:del w:id="7721" w:author="Sammartano, Marc (BIC USA)" w:date="2014-10-10T17:44:00Z"/>
          <w:noProof/>
        </w:rPr>
      </w:pPr>
      <w:del w:id="7722" w:author="Sammartano, Marc (BIC USA)" w:date="2014-10-10T17:44:00Z">
        <w:r w:rsidDel="00592A71">
          <w:rPr>
            <w:noProof/>
          </w:rPr>
          <w:delText>Audio.load  &lt;aft_nvar&gt;, &lt;filename_sexp&gt;, 135</w:delText>
        </w:r>
      </w:del>
    </w:p>
    <w:p w:rsidR="0028723B" w:rsidDel="00592A71" w:rsidRDefault="0028723B">
      <w:pPr>
        <w:pStyle w:val="Index1"/>
        <w:tabs>
          <w:tab w:val="right" w:leader="dot" w:pos="9350"/>
        </w:tabs>
        <w:rPr>
          <w:del w:id="7723" w:author="Sammartano, Marc (BIC USA)" w:date="2014-10-10T17:44:00Z"/>
          <w:noProof/>
        </w:rPr>
      </w:pPr>
      <w:del w:id="7724" w:author="Sammartano, Marc (BIC USA)" w:date="2014-10-10T17:44:00Z">
        <w:r w:rsidDel="00592A71">
          <w:rPr>
            <w:noProof/>
          </w:rPr>
          <w:delText>Audio.loop, 135</w:delText>
        </w:r>
      </w:del>
    </w:p>
    <w:p w:rsidR="0028723B" w:rsidDel="00592A71" w:rsidRDefault="0028723B">
      <w:pPr>
        <w:pStyle w:val="Index1"/>
        <w:tabs>
          <w:tab w:val="right" w:leader="dot" w:pos="9350"/>
        </w:tabs>
        <w:rPr>
          <w:del w:id="7725" w:author="Sammartano, Marc (BIC USA)" w:date="2014-10-10T17:44:00Z"/>
          <w:noProof/>
        </w:rPr>
      </w:pPr>
      <w:del w:id="7726" w:author="Sammartano, Marc (BIC USA)" w:date="2014-10-10T17:44:00Z">
        <w:r w:rsidDel="00592A71">
          <w:rPr>
            <w:noProof/>
          </w:rPr>
          <w:delText>Audio.pause, 135</w:delText>
        </w:r>
      </w:del>
    </w:p>
    <w:p w:rsidR="0028723B" w:rsidDel="00592A71" w:rsidRDefault="0028723B">
      <w:pPr>
        <w:pStyle w:val="Index1"/>
        <w:tabs>
          <w:tab w:val="right" w:leader="dot" w:pos="9350"/>
        </w:tabs>
        <w:rPr>
          <w:del w:id="7727" w:author="Sammartano, Marc (BIC USA)" w:date="2014-10-10T17:44:00Z"/>
          <w:noProof/>
        </w:rPr>
      </w:pPr>
      <w:del w:id="7728" w:author="Sammartano, Marc (BIC USA)" w:date="2014-10-10T17:44:00Z">
        <w:r w:rsidDel="00592A71">
          <w:rPr>
            <w:noProof/>
          </w:rPr>
          <w:delText>Audio.play &lt;aft_nexp&gt;, 135</w:delText>
        </w:r>
      </w:del>
    </w:p>
    <w:p w:rsidR="0028723B" w:rsidDel="00592A71" w:rsidRDefault="0028723B">
      <w:pPr>
        <w:pStyle w:val="Index1"/>
        <w:tabs>
          <w:tab w:val="right" w:leader="dot" w:pos="9350"/>
        </w:tabs>
        <w:rPr>
          <w:del w:id="7729" w:author="Sammartano, Marc (BIC USA)" w:date="2014-10-10T17:44:00Z"/>
          <w:noProof/>
        </w:rPr>
      </w:pPr>
      <w:del w:id="7730" w:author="Sammartano, Marc (BIC USA)" w:date="2014-10-10T17:44:00Z">
        <w:r w:rsidDel="00592A71">
          <w:rPr>
            <w:noProof/>
          </w:rPr>
          <w:delText>Audio.position.current  &lt;nvar&gt;, 136</w:delText>
        </w:r>
      </w:del>
    </w:p>
    <w:p w:rsidR="0028723B" w:rsidDel="00592A71" w:rsidRDefault="0028723B">
      <w:pPr>
        <w:pStyle w:val="Index1"/>
        <w:tabs>
          <w:tab w:val="right" w:leader="dot" w:pos="9350"/>
        </w:tabs>
        <w:rPr>
          <w:del w:id="7731" w:author="Sammartano, Marc (BIC USA)" w:date="2014-10-10T17:44:00Z"/>
          <w:noProof/>
        </w:rPr>
      </w:pPr>
      <w:del w:id="7732" w:author="Sammartano, Marc (BIC USA)" w:date="2014-10-10T17:44:00Z">
        <w:r w:rsidDel="00592A71">
          <w:rPr>
            <w:noProof/>
          </w:rPr>
          <w:delText>Audio.position.seek &lt;nexp&gt;, 136</w:delText>
        </w:r>
      </w:del>
    </w:p>
    <w:p w:rsidR="0028723B" w:rsidDel="00592A71" w:rsidRDefault="0028723B">
      <w:pPr>
        <w:pStyle w:val="Index1"/>
        <w:tabs>
          <w:tab w:val="right" w:leader="dot" w:pos="9350"/>
        </w:tabs>
        <w:rPr>
          <w:del w:id="7733" w:author="Sammartano, Marc (BIC USA)" w:date="2014-10-10T17:44:00Z"/>
          <w:noProof/>
        </w:rPr>
      </w:pPr>
      <w:del w:id="7734" w:author="Sammartano, Marc (BIC USA)" w:date="2014-10-10T17:44:00Z">
        <w:r w:rsidDel="00592A71">
          <w:rPr>
            <w:noProof/>
          </w:rPr>
          <w:delText>Audio.record.start &lt;fn_svar&gt;, 136</w:delText>
        </w:r>
      </w:del>
    </w:p>
    <w:p w:rsidR="0028723B" w:rsidDel="00592A71" w:rsidRDefault="0028723B">
      <w:pPr>
        <w:pStyle w:val="Index1"/>
        <w:tabs>
          <w:tab w:val="right" w:leader="dot" w:pos="9350"/>
        </w:tabs>
        <w:rPr>
          <w:del w:id="7735" w:author="Sammartano, Marc (BIC USA)" w:date="2014-10-10T17:44:00Z"/>
          <w:noProof/>
        </w:rPr>
      </w:pPr>
      <w:del w:id="7736" w:author="Sammartano, Marc (BIC USA)" w:date="2014-10-10T17:44:00Z">
        <w:r w:rsidDel="00592A71">
          <w:rPr>
            <w:noProof/>
          </w:rPr>
          <w:delText>Audio.record.stop, 137</w:delText>
        </w:r>
      </w:del>
    </w:p>
    <w:p w:rsidR="0028723B" w:rsidDel="00592A71" w:rsidRDefault="0028723B">
      <w:pPr>
        <w:pStyle w:val="Index1"/>
        <w:tabs>
          <w:tab w:val="right" w:leader="dot" w:pos="9350"/>
        </w:tabs>
        <w:rPr>
          <w:del w:id="7737" w:author="Sammartano, Marc (BIC USA)" w:date="2014-10-10T17:44:00Z"/>
          <w:noProof/>
        </w:rPr>
      </w:pPr>
      <w:del w:id="7738" w:author="Sammartano, Marc (BIC USA)" w:date="2014-10-10T17:44:00Z">
        <w:r w:rsidDel="00592A71">
          <w:rPr>
            <w:noProof/>
          </w:rPr>
          <w:delText>Audio.release &lt;aft_nexp&gt;, 136</w:delText>
        </w:r>
      </w:del>
    </w:p>
    <w:p w:rsidR="0028723B" w:rsidDel="00592A71" w:rsidRDefault="0028723B">
      <w:pPr>
        <w:pStyle w:val="Index1"/>
        <w:tabs>
          <w:tab w:val="right" w:leader="dot" w:pos="9350"/>
        </w:tabs>
        <w:rPr>
          <w:del w:id="7739" w:author="Sammartano, Marc (BIC USA)" w:date="2014-10-10T17:44:00Z"/>
          <w:noProof/>
        </w:rPr>
      </w:pPr>
      <w:del w:id="7740" w:author="Sammartano, Marc (BIC USA)" w:date="2014-10-10T17:44:00Z">
        <w:r w:rsidDel="00592A71">
          <w:rPr>
            <w:noProof/>
          </w:rPr>
          <w:delText>Audio.stop, 135</w:delText>
        </w:r>
      </w:del>
    </w:p>
    <w:p w:rsidR="0028723B" w:rsidDel="00592A71" w:rsidRDefault="0028723B">
      <w:pPr>
        <w:pStyle w:val="Index1"/>
        <w:tabs>
          <w:tab w:val="right" w:leader="dot" w:pos="9350"/>
        </w:tabs>
        <w:rPr>
          <w:del w:id="7741" w:author="Sammartano, Marc (BIC USA)" w:date="2014-10-10T17:44:00Z"/>
          <w:noProof/>
        </w:rPr>
      </w:pPr>
      <w:del w:id="7742" w:author="Sammartano, Marc (BIC USA)" w:date="2014-10-10T17:44:00Z">
        <w:r w:rsidDel="00592A71">
          <w:rPr>
            <w:noProof/>
          </w:rPr>
          <w:delText>Audio.volume &lt;left_nexp&gt;, &lt;right_nexp&gt;, 135</w:delText>
        </w:r>
      </w:del>
    </w:p>
    <w:p w:rsidR="0028723B" w:rsidDel="00592A71" w:rsidRDefault="0028723B">
      <w:pPr>
        <w:pStyle w:val="Index1"/>
        <w:tabs>
          <w:tab w:val="right" w:leader="dot" w:pos="9350"/>
        </w:tabs>
        <w:rPr>
          <w:del w:id="7743" w:author="Sammartano, Marc (BIC USA)" w:date="2014-10-10T17:44:00Z"/>
          <w:noProof/>
        </w:rPr>
      </w:pPr>
      <w:del w:id="7744" w:author="Sammartano, Marc (BIC USA)" w:date="2014-10-10T17:44:00Z">
        <w:r w:rsidDel="00592A71">
          <w:rPr>
            <w:noProof/>
          </w:rPr>
          <w:delText>Back.resume, 70</w:delText>
        </w:r>
      </w:del>
    </w:p>
    <w:p w:rsidR="0028723B" w:rsidDel="00592A71" w:rsidRDefault="0028723B">
      <w:pPr>
        <w:pStyle w:val="Index1"/>
        <w:tabs>
          <w:tab w:val="right" w:leader="dot" w:pos="9350"/>
        </w:tabs>
        <w:rPr>
          <w:del w:id="7745" w:author="Sammartano, Marc (BIC USA)" w:date="2014-10-10T17:44:00Z"/>
          <w:noProof/>
        </w:rPr>
      </w:pPr>
      <w:del w:id="7746" w:author="Sammartano, Marc (BIC USA)" w:date="2014-10-10T17:44:00Z">
        <w:r w:rsidDel="00592A71">
          <w:rPr>
            <w:noProof/>
          </w:rPr>
          <w:delText>Background(), 52</w:delText>
        </w:r>
      </w:del>
    </w:p>
    <w:p w:rsidR="0028723B" w:rsidDel="00592A71" w:rsidRDefault="0028723B">
      <w:pPr>
        <w:pStyle w:val="Index1"/>
        <w:tabs>
          <w:tab w:val="right" w:leader="dot" w:pos="9350"/>
        </w:tabs>
        <w:rPr>
          <w:del w:id="7747" w:author="Sammartano, Marc (BIC USA)" w:date="2014-10-10T17:44:00Z"/>
          <w:noProof/>
        </w:rPr>
      </w:pPr>
      <w:del w:id="7748" w:author="Sammartano, Marc (BIC USA)" w:date="2014-10-10T17:44:00Z">
        <w:r w:rsidDel="00592A71">
          <w:rPr>
            <w:noProof/>
          </w:rPr>
          <w:delText>Background.Resume, 112</w:delText>
        </w:r>
      </w:del>
    </w:p>
    <w:p w:rsidR="0028723B" w:rsidDel="00592A71" w:rsidRDefault="0028723B">
      <w:pPr>
        <w:pStyle w:val="Index1"/>
        <w:tabs>
          <w:tab w:val="right" w:leader="dot" w:pos="9350"/>
        </w:tabs>
        <w:rPr>
          <w:del w:id="7749" w:author="Sammartano, Marc (BIC USA)" w:date="2014-10-10T17:44:00Z"/>
          <w:noProof/>
        </w:rPr>
      </w:pPr>
      <w:del w:id="7750" w:author="Sammartano, Marc (BIC USA)" w:date="2014-10-10T17:44:00Z">
        <w:r w:rsidDel="00592A71">
          <w:rPr>
            <w:noProof/>
          </w:rPr>
          <w:delText>BAND(&lt;nexp1&gt;, &lt;nexp2&gt;), 46</w:delText>
        </w:r>
      </w:del>
    </w:p>
    <w:p w:rsidR="0028723B" w:rsidDel="00592A71" w:rsidRDefault="0028723B">
      <w:pPr>
        <w:pStyle w:val="Index1"/>
        <w:tabs>
          <w:tab w:val="right" w:leader="dot" w:pos="9350"/>
        </w:tabs>
        <w:rPr>
          <w:del w:id="7751" w:author="Sammartano, Marc (BIC USA)" w:date="2014-10-10T17:44:00Z"/>
          <w:noProof/>
        </w:rPr>
      </w:pPr>
      <w:del w:id="7752" w:author="Sammartano, Marc (BIC USA)" w:date="2014-10-10T17:44:00Z">
        <w:r w:rsidDel="00592A71">
          <w:rPr>
            <w:noProof/>
          </w:rPr>
          <w:delText>BIN$(&lt;nexp&gt;), 55</w:delText>
        </w:r>
      </w:del>
    </w:p>
    <w:p w:rsidR="0028723B" w:rsidDel="00592A71" w:rsidRDefault="0028723B">
      <w:pPr>
        <w:pStyle w:val="Index1"/>
        <w:tabs>
          <w:tab w:val="right" w:leader="dot" w:pos="9350"/>
        </w:tabs>
        <w:rPr>
          <w:del w:id="7753" w:author="Sammartano, Marc (BIC USA)" w:date="2014-10-10T17:44:00Z"/>
          <w:noProof/>
        </w:rPr>
      </w:pPr>
      <w:del w:id="7754" w:author="Sammartano, Marc (BIC USA)" w:date="2014-10-10T17:44:00Z">
        <w:r w:rsidDel="00592A71">
          <w:rPr>
            <w:noProof/>
          </w:rPr>
          <w:delText>BIN(&lt;sexp&gt;), 51</w:delText>
        </w:r>
      </w:del>
    </w:p>
    <w:p w:rsidR="0028723B" w:rsidDel="00592A71" w:rsidRDefault="0028723B">
      <w:pPr>
        <w:pStyle w:val="Index1"/>
        <w:tabs>
          <w:tab w:val="right" w:leader="dot" w:pos="9350"/>
        </w:tabs>
        <w:rPr>
          <w:del w:id="7755" w:author="Sammartano, Marc (BIC USA)" w:date="2014-10-10T17:44:00Z"/>
          <w:noProof/>
        </w:rPr>
      </w:pPr>
      <w:del w:id="7756" w:author="Sammartano, Marc (BIC USA)" w:date="2014-10-10T17:44:00Z">
        <w:r w:rsidDel="00592A71">
          <w:rPr>
            <w:noProof/>
          </w:rPr>
          <w:delText>BOR(&lt;nexp1&gt;, &lt;nexp2&gt;), 46</w:delText>
        </w:r>
      </w:del>
    </w:p>
    <w:p w:rsidR="0028723B" w:rsidDel="00592A71" w:rsidRDefault="0028723B">
      <w:pPr>
        <w:pStyle w:val="Index1"/>
        <w:tabs>
          <w:tab w:val="right" w:leader="dot" w:pos="9350"/>
        </w:tabs>
        <w:rPr>
          <w:del w:id="7757" w:author="Sammartano, Marc (BIC USA)" w:date="2014-10-10T17:44:00Z"/>
          <w:noProof/>
        </w:rPr>
      </w:pPr>
      <w:del w:id="7758" w:author="Sammartano, Marc (BIC USA)" w:date="2014-10-10T17:44:00Z">
        <w:r w:rsidDel="00592A71">
          <w:rPr>
            <w:noProof/>
          </w:rPr>
          <w:delText>Browse &lt;url_sexp&gt;, 98</w:delText>
        </w:r>
      </w:del>
    </w:p>
    <w:p w:rsidR="0028723B" w:rsidDel="00592A71" w:rsidRDefault="0028723B">
      <w:pPr>
        <w:pStyle w:val="Index1"/>
        <w:tabs>
          <w:tab w:val="right" w:leader="dot" w:pos="9350"/>
        </w:tabs>
        <w:rPr>
          <w:del w:id="7759" w:author="Sammartano, Marc (BIC USA)" w:date="2014-10-10T17:44:00Z"/>
          <w:noProof/>
        </w:rPr>
      </w:pPr>
      <w:del w:id="7760" w:author="Sammartano, Marc (BIC USA)" w:date="2014-10-10T17:44:00Z">
        <w:r w:rsidDel="00592A71">
          <w:rPr>
            <w:noProof/>
          </w:rPr>
          <w:delText>Bt.close, 95</w:delText>
        </w:r>
      </w:del>
    </w:p>
    <w:p w:rsidR="0028723B" w:rsidDel="00592A71" w:rsidRDefault="0028723B">
      <w:pPr>
        <w:pStyle w:val="Index1"/>
        <w:tabs>
          <w:tab w:val="right" w:leader="dot" w:pos="9350"/>
        </w:tabs>
        <w:rPr>
          <w:del w:id="7761" w:author="Sammartano, Marc (BIC USA)" w:date="2014-10-10T17:44:00Z"/>
          <w:noProof/>
        </w:rPr>
      </w:pPr>
      <w:del w:id="7762" w:author="Sammartano, Marc (BIC USA)" w:date="2014-10-10T17:44:00Z">
        <w:r w:rsidDel="00592A71">
          <w:rPr>
            <w:noProof/>
          </w:rPr>
          <w:delText>Bt.connect {0|1}, 96</w:delText>
        </w:r>
      </w:del>
    </w:p>
    <w:p w:rsidR="0028723B" w:rsidDel="00592A71" w:rsidRDefault="0028723B">
      <w:pPr>
        <w:pStyle w:val="Index1"/>
        <w:tabs>
          <w:tab w:val="right" w:leader="dot" w:pos="9350"/>
        </w:tabs>
        <w:rPr>
          <w:del w:id="7763" w:author="Sammartano, Marc (BIC USA)" w:date="2014-10-10T17:44:00Z"/>
          <w:noProof/>
        </w:rPr>
      </w:pPr>
      <w:del w:id="7764" w:author="Sammartano, Marc (BIC USA)" w:date="2014-10-10T17:44:00Z">
        <w:r w:rsidDel="00592A71">
          <w:rPr>
            <w:noProof/>
          </w:rPr>
          <w:delText>Bt.device.name &lt;svar&gt;, 97</w:delText>
        </w:r>
      </w:del>
    </w:p>
    <w:p w:rsidR="0028723B" w:rsidDel="00592A71" w:rsidRDefault="0028723B">
      <w:pPr>
        <w:pStyle w:val="Index1"/>
        <w:tabs>
          <w:tab w:val="right" w:leader="dot" w:pos="9350"/>
        </w:tabs>
        <w:rPr>
          <w:del w:id="7765" w:author="Sammartano, Marc (BIC USA)" w:date="2014-10-10T17:44:00Z"/>
          <w:noProof/>
        </w:rPr>
      </w:pPr>
      <w:del w:id="7766" w:author="Sammartano, Marc (BIC USA)" w:date="2014-10-10T17:44:00Z">
        <w:r w:rsidDel="00592A71">
          <w:rPr>
            <w:noProof/>
          </w:rPr>
          <w:delText>Bt.disconnect, 96</w:delText>
        </w:r>
      </w:del>
    </w:p>
    <w:p w:rsidR="0028723B" w:rsidDel="00592A71" w:rsidRDefault="0028723B">
      <w:pPr>
        <w:pStyle w:val="Index1"/>
        <w:tabs>
          <w:tab w:val="right" w:leader="dot" w:pos="9350"/>
        </w:tabs>
        <w:rPr>
          <w:del w:id="7767" w:author="Sammartano, Marc (BIC USA)" w:date="2014-10-10T17:44:00Z"/>
          <w:noProof/>
        </w:rPr>
      </w:pPr>
      <w:del w:id="7768" w:author="Sammartano, Marc (BIC USA)" w:date="2014-10-10T17:44:00Z">
        <w:r w:rsidDel="00592A71">
          <w:rPr>
            <w:noProof/>
          </w:rPr>
          <w:delText>Bt.onReadReady.Resume, 97</w:delText>
        </w:r>
      </w:del>
    </w:p>
    <w:p w:rsidR="0028723B" w:rsidDel="00592A71" w:rsidRDefault="0028723B">
      <w:pPr>
        <w:pStyle w:val="Index1"/>
        <w:tabs>
          <w:tab w:val="right" w:leader="dot" w:pos="9350"/>
        </w:tabs>
        <w:rPr>
          <w:del w:id="7769" w:author="Sammartano, Marc (BIC USA)" w:date="2014-10-10T17:44:00Z"/>
          <w:noProof/>
        </w:rPr>
      </w:pPr>
      <w:del w:id="7770" w:author="Sammartano, Marc (BIC USA)" w:date="2014-10-10T17:44:00Z">
        <w:r w:rsidDel="00592A71">
          <w:rPr>
            <w:noProof/>
          </w:rPr>
          <w:delText>Bt.open {0|1}, 95</w:delText>
        </w:r>
      </w:del>
    </w:p>
    <w:p w:rsidR="0028723B" w:rsidDel="00592A71" w:rsidRDefault="0028723B">
      <w:pPr>
        <w:pStyle w:val="Index1"/>
        <w:tabs>
          <w:tab w:val="right" w:leader="dot" w:pos="9350"/>
        </w:tabs>
        <w:rPr>
          <w:del w:id="7771" w:author="Sammartano, Marc (BIC USA)" w:date="2014-10-10T17:44:00Z"/>
          <w:noProof/>
        </w:rPr>
      </w:pPr>
      <w:del w:id="7772" w:author="Sammartano, Marc (BIC USA)" w:date="2014-10-10T17:44:00Z">
        <w:r w:rsidDel="00592A71">
          <w:rPr>
            <w:noProof/>
          </w:rPr>
          <w:delText>Bt.read.bytes &lt;svar&gt;, 97</w:delText>
        </w:r>
      </w:del>
    </w:p>
    <w:p w:rsidR="0028723B" w:rsidDel="00592A71" w:rsidRDefault="0028723B">
      <w:pPr>
        <w:pStyle w:val="Index1"/>
        <w:tabs>
          <w:tab w:val="right" w:leader="dot" w:pos="9350"/>
        </w:tabs>
        <w:rPr>
          <w:del w:id="7773" w:author="Sammartano, Marc (BIC USA)" w:date="2014-10-10T17:44:00Z"/>
          <w:noProof/>
        </w:rPr>
      </w:pPr>
      <w:del w:id="7774" w:author="Sammartano, Marc (BIC USA)" w:date="2014-10-10T17:44:00Z">
        <w:r w:rsidDel="00592A71">
          <w:rPr>
            <w:noProof/>
          </w:rPr>
          <w:delText>Bt.read.ready &lt;nvar&gt;, 97</w:delText>
        </w:r>
      </w:del>
    </w:p>
    <w:p w:rsidR="0028723B" w:rsidDel="00592A71" w:rsidRDefault="0028723B">
      <w:pPr>
        <w:pStyle w:val="Index1"/>
        <w:tabs>
          <w:tab w:val="right" w:leader="dot" w:pos="9350"/>
        </w:tabs>
        <w:rPr>
          <w:del w:id="7775" w:author="Sammartano, Marc (BIC USA)" w:date="2014-10-10T17:44:00Z"/>
          <w:noProof/>
        </w:rPr>
      </w:pPr>
      <w:del w:id="7776" w:author="Sammartano, Marc (BIC USA)" w:date="2014-10-10T17:44:00Z">
        <w:r w:rsidDel="00592A71">
          <w:rPr>
            <w:noProof/>
          </w:rPr>
          <w:delText>Bt.reconnect, 96</w:delText>
        </w:r>
      </w:del>
    </w:p>
    <w:p w:rsidR="0028723B" w:rsidDel="00592A71" w:rsidRDefault="0028723B">
      <w:pPr>
        <w:pStyle w:val="Index1"/>
        <w:tabs>
          <w:tab w:val="right" w:leader="dot" w:pos="9350"/>
        </w:tabs>
        <w:rPr>
          <w:del w:id="7777" w:author="Sammartano, Marc (BIC USA)" w:date="2014-10-10T17:44:00Z"/>
          <w:noProof/>
        </w:rPr>
      </w:pPr>
      <w:del w:id="7778" w:author="Sammartano, Marc (BIC USA)" w:date="2014-10-10T17:44:00Z">
        <w:r w:rsidDel="00592A71">
          <w:rPr>
            <w:noProof/>
          </w:rPr>
          <w:delText>Bt.set.uuid &lt;sexp&gt;, 97</w:delText>
        </w:r>
      </w:del>
    </w:p>
    <w:p w:rsidR="0028723B" w:rsidDel="00592A71" w:rsidRDefault="0028723B">
      <w:pPr>
        <w:pStyle w:val="Index1"/>
        <w:tabs>
          <w:tab w:val="right" w:leader="dot" w:pos="9350"/>
        </w:tabs>
        <w:rPr>
          <w:del w:id="7779" w:author="Sammartano, Marc (BIC USA)" w:date="2014-10-10T17:44:00Z"/>
          <w:noProof/>
        </w:rPr>
      </w:pPr>
      <w:del w:id="7780" w:author="Sammartano, Marc (BIC USA)" w:date="2014-10-10T17:44:00Z">
        <w:r w:rsidDel="00592A71">
          <w:rPr>
            <w:noProof/>
          </w:rPr>
          <w:delText>Bt.status &lt;nvar&gt;, 96</w:delText>
        </w:r>
      </w:del>
    </w:p>
    <w:p w:rsidR="0028723B" w:rsidDel="00592A71" w:rsidRDefault="0028723B">
      <w:pPr>
        <w:pStyle w:val="Index1"/>
        <w:tabs>
          <w:tab w:val="right" w:leader="dot" w:pos="9350"/>
        </w:tabs>
        <w:rPr>
          <w:del w:id="7781" w:author="Sammartano, Marc (BIC USA)" w:date="2014-10-10T17:44:00Z"/>
          <w:noProof/>
        </w:rPr>
      </w:pPr>
      <w:del w:id="7782" w:author="Sammartano, Marc (BIC USA)" w:date="2014-10-10T17:44:00Z">
        <w:r w:rsidDel="00592A71">
          <w:rPr>
            <w:noProof/>
          </w:rPr>
          <w:delText>Bt.write {&lt;exp&gt; {,|;}} ..., 96</w:delText>
        </w:r>
      </w:del>
    </w:p>
    <w:p w:rsidR="0028723B" w:rsidDel="00592A71" w:rsidRDefault="0028723B">
      <w:pPr>
        <w:pStyle w:val="Index1"/>
        <w:tabs>
          <w:tab w:val="right" w:leader="dot" w:pos="9350"/>
        </w:tabs>
        <w:rPr>
          <w:del w:id="7783" w:author="Sammartano, Marc (BIC USA)" w:date="2014-10-10T17:44:00Z"/>
          <w:noProof/>
        </w:rPr>
      </w:pPr>
      <w:del w:id="7784" w:author="Sammartano, Marc (BIC USA)" w:date="2014-10-10T17:44:00Z">
        <w:r w:rsidDel="00592A71">
          <w:rPr>
            <w:noProof/>
          </w:rPr>
          <w:delText>Bundle.clear &lt;pointer_nexp&gt;, 41</w:delText>
        </w:r>
      </w:del>
    </w:p>
    <w:p w:rsidR="0028723B" w:rsidDel="00592A71" w:rsidRDefault="0028723B">
      <w:pPr>
        <w:pStyle w:val="Index1"/>
        <w:tabs>
          <w:tab w:val="right" w:leader="dot" w:pos="9350"/>
        </w:tabs>
        <w:rPr>
          <w:del w:id="7785" w:author="Sammartano, Marc (BIC USA)" w:date="2014-10-10T17:44:00Z"/>
          <w:noProof/>
        </w:rPr>
      </w:pPr>
      <w:del w:id="7786" w:author="Sammartano, Marc (BIC USA)" w:date="2014-10-10T17:44:00Z">
        <w:r w:rsidDel="00592A71">
          <w:rPr>
            <w:noProof/>
          </w:rPr>
          <w:delText>Bundle.contain  &lt;pointer_nexp&gt;, &lt;key_sexp&gt; , &lt;contains_nvar&gt;, 41</w:delText>
        </w:r>
      </w:del>
    </w:p>
    <w:p w:rsidR="0028723B" w:rsidDel="00592A71" w:rsidRDefault="0028723B">
      <w:pPr>
        <w:pStyle w:val="Index1"/>
        <w:tabs>
          <w:tab w:val="right" w:leader="dot" w:pos="9350"/>
        </w:tabs>
        <w:rPr>
          <w:del w:id="7787" w:author="Sammartano, Marc (BIC USA)" w:date="2014-10-10T17:44:00Z"/>
          <w:noProof/>
        </w:rPr>
      </w:pPr>
      <w:del w:id="7788" w:author="Sammartano, Marc (BIC USA)" w:date="2014-10-10T17:44:00Z">
        <w:r w:rsidDel="00592A71">
          <w:rPr>
            <w:noProof/>
          </w:rPr>
          <w:delText>Bundle.create &lt;pointer_nvar&gt;, 40</w:delText>
        </w:r>
      </w:del>
    </w:p>
    <w:p w:rsidR="0028723B" w:rsidDel="00592A71" w:rsidRDefault="0028723B">
      <w:pPr>
        <w:pStyle w:val="Index1"/>
        <w:tabs>
          <w:tab w:val="right" w:leader="dot" w:pos="9350"/>
        </w:tabs>
        <w:rPr>
          <w:del w:id="7789" w:author="Sammartano, Marc (BIC USA)" w:date="2014-10-10T17:44:00Z"/>
          <w:noProof/>
        </w:rPr>
      </w:pPr>
      <w:del w:id="7790" w:author="Sammartano, Marc (BIC USA)" w:date="2014-10-10T17:44:00Z">
        <w:r w:rsidDel="00592A71">
          <w:rPr>
            <w:noProof/>
          </w:rPr>
          <w:delText>Bundle.get &lt;pointer_nexp&gt;, &lt;key_sexp&gt;, &lt;nvar&gt;|&lt;svar&gt;, 41</w:delText>
        </w:r>
      </w:del>
    </w:p>
    <w:p w:rsidR="0028723B" w:rsidDel="00592A71" w:rsidRDefault="0028723B">
      <w:pPr>
        <w:pStyle w:val="Index1"/>
        <w:tabs>
          <w:tab w:val="right" w:leader="dot" w:pos="9350"/>
        </w:tabs>
        <w:rPr>
          <w:del w:id="7791" w:author="Sammartano, Marc (BIC USA)" w:date="2014-10-10T17:44:00Z"/>
          <w:noProof/>
        </w:rPr>
      </w:pPr>
      <w:del w:id="7792" w:author="Sammartano, Marc (BIC USA)" w:date="2014-10-10T17:44:00Z">
        <w:r w:rsidDel="00592A71">
          <w:rPr>
            <w:noProof/>
          </w:rPr>
          <w:delText>Bundle.keys &lt;pointer_nexp&gt;, &lt;list_nvar&gt;, 41</w:delText>
        </w:r>
      </w:del>
    </w:p>
    <w:p w:rsidR="0028723B" w:rsidDel="00592A71" w:rsidRDefault="0028723B">
      <w:pPr>
        <w:pStyle w:val="Index1"/>
        <w:tabs>
          <w:tab w:val="right" w:leader="dot" w:pos="9350"/>
        </w:tabs>
        <w:rPr>
          <w:del w:id="7793" w:author="Sammartano, Marc (BIC USA)" w:date="2014-10-10T17:44:00Z"/>
          <w:noProof/>
        </w:rPr>
      </w:pPr>
      <w:del w:id="7794" w:author="Sammartano, Marc (BIC USA)" w:date="2014-10-10T17:44:00Z">
        <w:r w:rsidDel="00592A71">
          <w:rPr>
            <w:noProof/>
          </w:rPr>
          <w:delText>Bundle.put &lt;pointer_nexp&gt;, &lt;key_sexp&gt;, &lt;value_nexp&gt;|&lt;value_sexp&gt;, 40</w:delText>
        </w:r>
      </w:del>
    </w:p>
    <w:p w:rsidR="0028723B" w:rsidDel="00592A71" w:rsidRDefault="0028723B">
      <w:pPr>
        <w:pStyle w:val="Index1"/>
        <w:tabs>
          <w:tab w:val="right" w:leader="dot" w:pos="9350"/>
        </w:tabs>
        <w:rPr>
          <w:del w:id="7795" w:author="Sammartano, Marc (BIC USA)" w:date="2014-10-10T17:44:00Z"/>
          <w:noProof/>
        </w:rPr>
      </w:pPr>
      <w:del w:id="7796" w:author="Sammartano, Marc (BIC USA)" w:date="2014-10-10T17:44:00Z">
        <w:r w:rsidDel="00592A71">
          <w:rPr>
            <w:noProof/>
          </w:rPr>
          <w:delText>Bundle.type &lt;pointer_nexp&gt;, &lt;key_sexp&gt;, &lt;type_svar&gt;, 41</w:delText>
        </w:r>
      </w:del>
    </w:p>
    <w:p w:rsidR="0028723B" w:rsidDel="00592A71" w:rsidRDefault="0028723B">
      <w:pPr>
        <w:pStyle w:val="Index1"/>
        <w:tabs>
          <w:tab w:val="right" w:leader="dot" w:pos="9350"/>
        </w:tabs>
        <w:rPr>
          <w:del w:id="7797" w:author="Sammartano, Marc (BIC USA)" w:date="2014-10-10T17:44:00Z"/>
          <w:noProof/>
        </w:rPr>
      </w:pPr>
      <w:del w:id="7798" w:author="Sammartano, Marc (BIC USA)" w:date="2014-10-10T17:44:00Z">
        <w:r w:rsidDel="00592A71">
          <w:rPr>
            <w:noProof/>
          </w:rPr>
          <w:delText>BXOR(&lt;nexp1&gt;, &lt;nexp2&gt;), 47</w:delText>
        </w:r>
      </w:del>
    </w:p>
    <w:p w:rsidR="0028723B" w:rsidDel="00592A71" w:rsidRDefault="0028723B">
      <w:pPr>
        <w:pStyle w:val="Index1"/>
        <w:tabs>
          <w:tab w:val="right" w:leader="dot" w:pos="9350"/>
        </w:tabs>
        <w:rPr>
          <w:del w:id="7799" w:author="Sammartano, Marc (BIC USA)" w:date="2014-10-10T17:44:00Z"/>
          <w:noProof/>
        </w:rPr>
      </w:pPr>
      <w:del w:id="7800" w:author="Sammartano, Marc (BIC USA)" w:date="2014-10-10T17:44:00Z">
        <w:r w:rsidDel="00592A71">
          <w:rPr>
            <w:noProof/>
          </w:rPr>
          <w:delText>Byte.close &lt;file_table_nvar&gt;, 84</w:delText>
        </w:r>
      </w:del>
    </w:p>
    <w:p w:rsidR="0028723B" w:rsidDel="00592A71" w:rsidRDefault="0028723B">
      <w:pPr>
        <w:pStyle w:val="Index1"/>
        <w:tabs>
          <w:tab w:val="right" w:leader="dot" w:pos="9350"/>
        </w:tabs>
        <w:rPr>
          <w:del w:id="7801" w:author="Sammartano, Marc (BIC USA)" w:date="2014-10-10T17:44:00Z"/>
          <w:noProof/>
        </w:rPr>
      </w:pPr>
      <w:del w:id="7802" w:author="Sammartano, Marc (BIC USA)" w:date="2014-10-10T17:44:00Z">
        <w:r w:rsidDel="00592A71">
          <w:rPr>
            <w:noProof/>
          </w:rPr>
          <w:delText>Byte.copy &lt;file_table_nvar&gt;,&lt;output_file_svar&gt;, 85</w:delText>
        </w:r>
      </w:del>
    </w:p>
    <w:p w:rsidR="0028723B" w:rsidDel="00592A71" w:rsidRDefault="0028723B">
      <w:pPr>
        <w:pStyle w:val="Index1"/>
        <w:tabs>
          <w:tab w:val="right" w:leader="dot" w:pos="9350"/>
        </w:tabs>
        <w:rPr>
          <w:del w:id="7803" w:author="Sammartano, Marc (BIC USA)" w:date="2014-10-10T17:44:00Z"/>
          <w:noProof/>
        </w:rPr>
      </w:pPr>
      <w:del w:id="7804" w:author="Sammartano, Marc (BIC USA)" w:date="2014-10-10T17:44:00Z">
        <w:r w:rsidDel="00592A71">
          <w:rPr>
            <w:noProof/>
          </w:rPr>
          <w:delText>Byte.open {r|w|a}, &lt;file_table_nvar&gt;, &lt;path_sexp&gt;, 84</w:delText>
        </w:r>
      </w:del>
    </w:p>
    <w:p w:rsidR="0028723B" w:rsidDel="00592A71" w:rsidRDefault="0028723B">
      <w:pPr>
        <w:pStyle w:val="Index1"/>
        <w:tabs>
          <w:tab w:val="right" w:leader="dot" w:pos="9350"/>
        </w:tabs>
        <w:rPr>
          <w:del w:id="7805" w:author="Sammartano, Marc (BIC USA)" w:date="2014-10-10T17:44:00Z"/>
          <w:noProof/>
        </w:rPr>
      </w:pPr>
      <w:del w:id="7806" w:author="Sammartano, Marc (BIC USA)" w:date="2014-10-10T17:44:00Z">
        <w:r w:rsidDel="00592A71">
          <w:rPr>
            <w:noProof/>
          </w:rPr>
          <w:delText>Byte.position.get  &lt;file_table_nvar&gt;, &lt;position_nexp&gt;, 85</w:delText>
        </w:r>
      </w:del>
    </w:p>
    <w:p w:rsidR="0028723B" w:rsidDel="00592A71" w:rsidRDefault="0028723B">
      <w:pPr>
        <w:pStyle w:val="Index1"/>
        <w:tabs>
          <w:tab w:val="right" w:leader="dot" w:pos="9350"/>
        </w:tabs>
        <w:rPr>
          <w:del w:id="7807" w:author="Sammartano, Marc (BIC USA)" w:date="2014-10-10T17:44:00Z"/>
          <w:noProof/>
        </w:rPr>
      </w:pPr>
      <w:del w:id="7808" w:author="Sammartano, Marc (BIC USA)" w:date="2014-10-10T17:44:00Z">
        <w:r w:rsidDel="00592A71">
          <w:rPr>
            <w:noProof/>
          </w:rPr>
          <w:delText>Byte.position.set &lt;file_table_nvar&gt;, &lt;position_nexp&gt;, 85</w:delText>
        </w:r>
      </w:del>
    </w:p>
    <w:p w:rsidR="0028723B" w:rsidDel="00592A71" w:rsidRDefault="0028723B">
      <w:pPr>
        <w:pStyle w:val="Index1"/>
        <w:tabs>
          <w:tab w:val="right" w:leader="dot" w:pos="9350"/>
        </w:tabs>
        <w:rPr>
          <w:del w:id="7809" w:author="Sammartano, Marc (BIC USA)" w:date="2014-10-10T17:44:00Z"/>
          <w:noProof/>
        </w:rPr>
      </w:pPr>
      <w:del w:id="7810" w:author="Sammartano, Marc (BIC USA)" w:date="2014-10-10T17:44:00Z">
        <w:r w:rsidDel="00592A71">
          <w:rPr>
            <w:noProof/>
          </w:rPr>
          <w:delText>Byte.read.buffer &lt;file_table_nvar&gt;, &lt;count_nexp&gt;, &lt;buffer_svar&gt;, 85</w:delText>
        </w:r>
      </w:del>
    </w:p>
    <w:p w:rsidR="0028723B" w:rsidDel="00592A71" w:rsidRDefault="0028723B">
      <w:pPr>
        <w:pStyle w:val="Index1"/>
        <w:tabs>
          <w:tab w:val="right" w:leader="dot" w:pos="9350"/>
        </w:tabs>
        <w:rPr>
          <w:del w:id="7811" w:author="Sammartano, Marc (BIC USA)" w:date="2014-10-10T17:44:00Z"/>
          <w:noProof/>
        </w:rPr>
      </w:pPr>
      <w:del w:id="7812" w:author="Sammartano, Marc (BIC USA)" w:date="2014-10-10T17:44:00Z">
        <w:r w:rsidDel="00592A71">
          <w:rPr>
            <w:noProof/>
          </w:rPr>
          <w:delText>Byte.read.byte &lt;file_table_nvar&gt;, &lt;byte_nvar&gt;, 84</w:delText>
        </w:r>
      </w:del>
    </w:p>
    <w:p w:rsidR="0028723B" w:rsidDel="00592A71" w:rsidRDefault="0028723B">
      <w:pPr>
        <w:pStyle w:val="Index1"/>
        <w:tabs>
          <w:tab w:val="right" w:leader="dot" w:pos="9350"/>
        </w:tabs>
        <w:rPr>
          <w:del w:id="7813" w:author="Sammartano, Marc (BIC USA)" w:date="2014-10-10T17:44:00Z"/>
          <w:noProof/>
        </w:rPr>
      </w:pPr>
      <w:del w:id="7814" w:author="Sammartano, Marc (BIC USA)" w:date="2014-10-10T17:44:00Z">
        <w:r w:rsidDel="00592A71">
          <w:rPr>
            <w:noProof/>
          </w:rPr>
          <w:delText>Byte.write.buffer &lt;file_table_nvar&gt;, &lt;sexp&gt;, 85</w:delText>
        </w:r>
      </w:del>
    </w:p>
    <w:p w:rsidR="0028723B" w:rsidDel="00592A71" w:rsidRDefault="0028723B">
      <w:pPr>
        <w:pStyle w:val="Index1"/>
        <w:tabs>
          <w:tab w:val="right" w:leader="dot" w:pos="9350"/>
        </w:tabs>
        <w:rPr>
          <w:del w:id="7815" w:author="Sammartano, Marc (BIC USA)" w:date="2014-10-10T17:44:00Z"/>
          <w:noProof/>
        </w:rPr>
      </w:pPr>
      <w:del w:id="7816" w:author="Sammartano, Marc (BIC USA)" w:date="2014-10-10T17:44:00Z">
        <w:r w:rsidDel="00592A71">
          <w:rPr>
            <w:noProof/>
          </w:rPr>
          <w:delText>Byte.write.byte &lt;file_table_nvar&gt;, &lt;byte_nexp&gt;|&lt;sexp&gt;, 85</w:delText>
        </w:r>
      </w:del>
    </w:p>
    <w:p w:rsidR="0028723B" w:rsidDel="00592A71" w:rsidRDefault="0028723B">
      <w:pPr>
        <w:pStyle w:val="Index1"/>
        <w:tabs>
          <w:tab w:val="right" w:leader="dot" w:pos="9350"/>
        </w:tabs>
        <w:rPr>
          <w:del w:id="7817" w:author="Sammartano, Marc (BIC USA)" w:date="2014-10-10T17:44:00Z"/>
          <w:noProof/>
        </w:rPr>
      </w:pPr>
      <w:del w:id="7818" w:author="Sammartano, Marc (BIC USA)" w:date="2014-10-10T17:44:00Z">
        <w:r w:rsidDel="00592A71">
          <w:rPr>
            <w:noProof/>
          </w:rPr>
          <w:delText>Call &lt;user_defined_function&gt;, 63</w:delText>
        </w:r>
      </w:del>
    </w:p>
    <w:p w:rsidR="0028723B" w:rsidDel="00592A71" w:rsidRDefault="0028723B">
      <w:pPr>
        <w:pStyle w:val="Index1"/>
        <w:tabs>
          <w:tab w:val="right" w:leader="dot" w:pos="9350"/>
        </w:tabs>
        <w:rPr>
          <w:del w:id="7819" w:author="Sammartano, Marc (BIC USA)" w:date="2014-10-10T17:44:00Z"/>
          <w:noProof/>
        </w:rPr>
      </w:pPr>
      <w:del w:id="7820" w:author="Sammartano, Marc (BIC USA)" w:date="2014-10-10T17:44:00Z">
        <w:r w:rsidDel="00592A71">
          <w:rPr>
            <w:noProof/>
          </w:rPr>
          <w:delText>CBRT(&lt;nexp&gt;), 47</w:delText>
        </w:r>
      </w:del>
    </w:p>
    <w:p w:rsidR="0028723B" w:rsidDel="00592A71" w:rsidRDefault="0028723B">
      <w:pPr>
        <w:pStyle w:val="Index1"/>
        <w:tabs>
          <w:tab w:val="right" w:leader="dot" w:pos="9350"/>
        </w:tabs>
        <w:rPr>
          <w:del w:id="7821" w:author="Sammartano, Marc (BIC USA)" w:date="2014-10-10T17:44:00Z"/>
          <w:noProof/>
        </w:rPr>
      </w:pPr>
      <w:del w:id="7822" w:author="Sammartano, Marc (BIC USA)" w:date="2014-10-10T17:44:00Z">
        <w:r w:rsidDel="00592A71">
          <w:rPr>
            <w:noProof/>
          </w:rPr>
          <w:delText>CEIL(&lt;nexp&gt;), 48</w:delText>
        </w:r>
      </w:del>
    </w:p>
    <w:p w:rsidR="0028723B" w:rsidDel="00592A71" w:rsidRDefault="0028723B">
      <w:pPr>
        <w:pStyle w:val="Index1"/>
        <w:tabs>
          <w:tab w:val="right" w:leader="dot" w:pos="9350"/>
        </w:tabs>
        <w:rPr>
          <w:del w:id="7823" w:author="Sammartano, Marc (BIC USA)" w:date="2014-10-10T17:44:00Z"/>
          <w:noProof/>
        </w:rPr>
      </w:pPr>
      <w:del w:id="7824" w:author="Sammartano, Marc (BIC USA)" w:date="2014-10-10T17:44:00Z">
        <w:r w:rsidDel="00592A71">
          <w:rPr>
            <w:noProof/>
          </w:rPr>
          <w:delText>CHR$ (&lt;nexp&gt;, ...), 53</w:delText>
        </w:r>
      </w:del>
    </w:p>
    <w:p w:rsidR="0028723B" w:rsidDel="00592A71" w:rsidRDefault="0028723B">
      <w:pPr>
        <w:pStyle w:val="Index1"/>
        <w:tabs>
          <w:tab w:val="right" w:leader="dot" w:pos="9350"/>
        </w:tabs>
        <w:rPr>
          <w:del w:id="7825" w:author="Sammartano, Marc (BIC USA)" w:date="2014-10-10T17:44:00Z"/>
          <w:noProof/>
        </w:rPr>
      </w:pPr>
      <w:del w:id="7826" w:author="Sammartano, Marc (BIC USA)" w:date="2014-10-10T17:44:00Z">
        <w:r w:rsidDel="00592A71">
          <w:rPr>
            <w:noProof/>
          </w:rPr>
          <w:delText>Clipboard.get &lt;svar&gt;, 98</w:delText>
        </w:r>
      </w:del>
    </w:p>
    <w:p w:rsidR="0028723B" w:rsidDel="00592A71" w:rsidRDefault="0028723B">
      <w:pPr>
        <w:pStyle w:val="Index1"/>
        <w:tabs>
          <w:tab w:val="right" w:leader="dot" w:pos="9350"/>
        </w:tabs>
        <w:rPr>
          <w:del w:id="7827" w:author="Sammartano, Marc (BIC USA)" w:date="2014-10-10T17:44:00Z"/>
          <w:noProof/>
        </w:rPr>
      </w:pPr>
      <w:del w:id="7828" w:author="Sammartano, Marc (BIC USA)" w:date="2014-10-10T17:44:00Z">
        <w:r w:rsidDel="00592A71">
          <w:rPr>
            <w:noProof/>
          </w:rPr>
          <w:delText>Clipboard.put &lt;sexp&gt;, 98</w:delText>
        </w:r>
      </w:del>
    </w:p>
    <w:p w:rsidR="0028723B" w:rsidDel="00592A71" w:rsidRDefault="0028723B">
      <w:pPr>
        <w:pStyle w:val="Index1"/>
        <w:tabs>
          <w:tab w:val="right" w:leader="dot" w:pos="9350"/>
        </w:tabs>
        <w:rPr>
          <w:del w:id="7829" w:author="Sammartano, Marc (BIC USA)" w:date="2014-10-10T17:44:00Z"/>
          <w:noProof/>
        </w:rPr>
      </w:pPr>
      <w:del w:id="7830" w:author="Sammartano, Marc (BIC USA)" w:date="2014-10-10T17:44:00Z">
        <w:r w:rsidDel="00592A71">
          <w:rPr>
            <w:noProof/>
          </w:rPr>
          <w:delText>Clock(), 53</w:delText>
        </w:r>
      </w:del>
    </w:p>
    <w:p w:rsidR="0028723B" w:rsidDel="00592A71" w:rsidRDefault="0028723B">
      <w:pPr>
        <w:pStyle w:val="Index1"/>
        <w:tabs>
          <w:tab w:val="right" w:leader="dot" w:pos="9350"/>
        </w:tabs>
        <w:rPr>
          <w:del w:id="7831" w:author="Sammartano, Marc (BIC USA)" w:date="2014-10-10T17:44:00Z"/>
          <w:noProof/>
        </w:rPr>
      </w:pPr>
      <w:del w:id="7832" w:author="Sammartano, Marc (BIC USA)" w:date="2014-10-10T17:44:00Z">
        <w:r w:rsidDel="00592A71">
          <w:rPr>
            <w:noProof/>
          </w:rPr>
          <w:delText>CLS, 75</w:delText>
        </w:r>
      </w:del>
    </w:p>
    <w:p w:rsidR="0028723B" w:rsidDel="00592A71" w:rsidRDefault="0028723B">
      <w:pPr>
        <w:pStyle w:val="Index1"/>
        <w:tabs>
          <w:tab w:val="right" w:leader="dot" w:pos="9350"/>
        </w:tabs>
        <w:rPr>
          <w:del w:id="7833" w:author="Sammartano, Marc (BIC USA)" w:date="2014-10-10T17:44:00Z"/>
          <w:noProof/>
        </w:rPr>
      </w:pPr>
      <w:del w:id="7834" w:author="Sammartano, Marc (BIC USA)" w:date="2014-10-10T17:44:00Z">
        <w:r w:rsidDel="00592A71">
          <w:rPr>
            <w:noProof/>
          </w:rPr>
          <w:delText>Console.line.text &lt;line_nexp&gt;, &lt;text_svar&gt;, 76</w:delText>
        </w:r>
      </w:del>
    </w:p>
    <w:p w:rsidR="0028723B" w:rsidDel="00592A71" w:rsidRDefault="0028723B">
      <w:pPr>
        <w:pStyle w:val="Index1"/>
        <w:tabs>
          <w:tab w:val="right" w:leader="dot" w:pos="9350"/>
        </w:tabs>
        <w:rPr>
          <w:del w:id="7835" w:author="Sammartano, Marc (BIC USA)" w:date="2014-10-10T17:44:00Z"/>
          <w:noProof/>
        </w:rPr>
      </w:pPr>
      <w:del w:id="7836" w:author="Sammartano, Marc (BIC USA)" w:date="2014-10-10T17:44:00Z">
        <w:r w:rsidDel="00592A71">
          <w:rPr>
            <w:noProof/>
          </w:rPr>
          <w:delText>Console.line.touched &lt;line_nvar&gt; {, &lt;press_lvar&gt;}, 76</w:delText>
        </w:r>
      </w:del>
    </w:p>
    <w:p w:rsidR="0028723B" w:rsidDel="00592A71" w:rsidRDefault="0028723B">
      <w:pPr>
        <w:pStyle w:val="Index1"/>
        <w:tabs>
          <w:tab w:val="right" w:leader="dot" w:pos="9350"/>
        </w:tabs>
        <w:rPr>
          <w:del w:id="7837" w:author="Sammartano, Marc (BIC USA)" w:date="2014-10-10T17:44:00Z"/>
          <w:noProof/>
        </w:rPr>
      </w:pPr>
      <w:del w:id="7838" w:author="Sammartano, Marc (BIC USA)" w:date="2014-10-10T17:44:00Z">
        <w:r w:rsidDel="00592A71">
          <w:rPr>
            <w:noProof/>
          </w:rPr>
          <w:delText>Console.save &lt;filename_sexp&gt;, 77</w:delText>
        </w:r>
      </w:del>
    </w:p>
    <w:p w:rsidR="0028723B" w:rsidDel="00592A71" w:rsidRDefault="0028723B">
      <w:pPr>
        <w:pStyle w:val="Index1"/>
        <w:tabs>
          <w:tab w:val="right" w:leader="dot" w:pos="9350"/>
        </w:tabs>
        <w:rPr>
          <w:del w:id="7839" w:author="Sammartano, Marc (BIC USA)" w:date="2014-10-10T17:44:00Z"/>
          <w:noProof/>
        </w:rPr>
      </w:pPr>
      <w:del w:id="7840" w:author="Sammartano, Marc (BIC USA)" w:date="2014-10-10T17:44:00Z">
        <w:r w:rsidDel="00592A71">
          <w:rPr>
            <w:noProof/>
          </w:rPr>
          <w:delText>Console.Title { &lt;title_sexp&gt;}, 75</w:delText>
        </w:r>
      </w:del>
    </w:p>
    <w:p w:rsidR="0028723B" w:rsidDel="00592A71" w:rsidRDefault="0028723B">
      <w:pPr>
        <w:pStyle w:val="Index1"/>
        <w:tabs>
          <w:tab w:val="right" w:leader="dot" w:pos="9350"/>
        </w:tabs>
        <w:rPr>
          <w:del w:id="7841" w:author="Sammartano, Marc (BIC USA)" w:date="2014-10-10T17:44:00Z"/>
          <w:noProof/>
        </w:rPr>
      </w:pPr>
      <w:del w:id="7842" w:author="Sammartano, Marc (BIC USA)" w:date="2014-10-10T17:44:00Z">
        <w:r w:rsidDel="00592A71">
          <w:rPr>
            <w:noProof/>
          </w:rPr>
          <w:delText>ConsoleTouch.Resume, 70</w:delText>
        </w:r>
      </w:del>
    </w:p>
    <w:p w:rsidR="0028723B" w:rsidDel="00592A71" w:rsidRDefault="0028723B">
      <w:pPr>
        <w:pStyle w:val="Index1"/>
        <w:tabs>
          <w:tab w:val="right" w:leader="dot" w:pos="9350"/>
        </w:tabs>
        <w:rPr>
          <w:del w:id="7843" w:author="Sammartano, Marc (BIC USA)" w:date="2014-10-10T17:44:00Z"/>
          <w:noProof/>
        </w:rPr>
      </w:pPr>
      <w:del w:id="7844" w:author="Sammartano, Marc (BIC USA)" w:date="2014-10-10T17:44:00Z">
        <w:r w:rsidDel="00592A71">
          <w:rPr>
            <w:noProof/>
          </w:rPr>
          <w:delText>COS(&lt;nexp&gt;), 50</w:delText>
        </w:r>
      </w:del>
    </w:p>
    <w:p w:rsidR="0028723B" w:rsidDel="00592A71" w:rsidRDefault="0028723B">
      <w:pPr>
        <w:pStyle w:val="Index1"/>
        <w:tabs>
          <w:tab w:val="right" w:leader="dot" w:pos="9350"/>
        </w:tabs>
        <w:rPr>
          <w:del w:id="7845" w:author="Sammartano, Marc (BIC USA)" w:date="2014-10-10T17:44:00Z"/>
          <w:noProof/>
        </w:rPr>
      </w:pPr>
      <w:del w:id="7846" w:author="Sammartano, Marc (BIC USA)" w:date="2014-10-10T17:44:00Z">
        <w:r w:rsidDel="00592A71">
          <w:rPr>
            <w:noProof/>
          </w:rPr>
          <w:delText>COSH(&lt;nexp&gt;), 50</w:delText>
        </w:r>
      </w:del>
    </w:p>
    <w:p w:rsidR="0028723B" w:rsidDel="00592A71" w:rsidRDefault="0028723B">
      <w:pPr>
        <w:pStyle w:val="Index1"/>
        <w:tabs>
          <w:tab w:val="right" w:leader="dot" w:pos="9350"/>
        </w:tabs>
        <w:rPr>
          <w:del w:id="7847" w:author="Sammartano, Marc (BIC USA)" w:date="2014-10-10T17:44:00Z"/>
          <w:noProof/>
        </w:rPr>
      </w:pPr>
      <w:del w:id="7848" w:author="Sammartano, Marc (BIC USA)" w:date="2014-10-10T17:44:00Z">
        <w:r w:rsidDel="00592A71">
          <w:rPr>
            <w:noProof/>
          </w:rPr>
          <w:delText>D_U.break, 66</w:delText>
        </w:r>
      </w:del>
    </w:p>
    <w:p w:rsidR="0028723B" w:rsidDel="00592A71" w:rsidRDefault="0028723B">
      <w:pPr>
        <w:pStyle w:val="Index1"/>
        <w:tabs>
          <w:tab w:val="right" w:leader="dot" w:pos="9350"/>
        </w:tabs>
        <w:rPr>
          <w:del w:id="7849" w:author="Sammartano, Marc (BIC USA)" w:date="2014-10-10T17:44:00Z"/>
          <w:noProof/>
        </w:rPr>
      </w:pPr>
      <w:del w:id="7850" w:author="Sammartano, Marc (BIC USA)" w:date="2014-10-10T17:44:00Z">
        <w:r w:rsidDel="00592A71">
          <w:rPr>
            <w:noProof/>
          </w:rPr>
          <w:delText>D_U.continue, 66</w:delText>
        </w:r>
      </w:del>
    </w:p>
    <w:p w:rsidR="0028723B" w:rsidDel="00592A71" w:rsidRDefault="0028723B">
      <w:pPr>
        <w:pStyle w:val="Index1"/>
        <w:tabs>
          <w:tab w:val="right" w:leader="dot" w:pos="9350"/>
        </w:tabs>
        <w:rPr>
          <w:del w:id="7851" w:author="Sammartano, Marc (BIC USA)" w:date="2014-10-10T17:44:00Z"/>
          <w:noProof/>
        </w:rPr>
      </w:pPr>
      <w:del w:id="7852" w:author="Sammartano, Marc (BIC USA)" w:date="2014-10-10T17:44:00Z">
        <w:r w:rsidDel="00592A71">
          <w:rPr>
            <w:noProof/>
          </w:rPr>
          <w:delText>Debug.dump.array Array[], 73</w:delText>
        </w:r>
      </w:del>
    </w:p>
    <w:p w:rsidR="0028723B" w:rsidDel="00592A71" w:rsidRDefault="0028723B">
      <w:pPr>
        <w:pStyle w:val="Index1"/>
        <w:tabs>
          <w:tab w:val="right" w:leader="dot" w:pos="9350"/>
        </w:tabs>
        <w:rPr>
          <w:del w:id="7853" w:author="Sammartano, Marc (BIC USA)" w:date="2014-10-10T17:44:00Z"/>
          <w:noProof/>
        </w:rPr>
      </w:pPr>
      <w:del w:id="7854" w:author="Sammartano, Marc (BIC USA)" w:date="2014-10-10T17:44:00Z">
        <w:r w:rsidDel="00592A71">
          <w:rPr>
            <w:noProof/>
          </w:rPr>
          <w:delText>Debug.dump.bundle  &lt;bundlePtr_nexp&gt;, 73</w:delText>
        </w:r>
      </w:del>
    </w:p>
    <w:p w:rsidR="0028723B" w:rsidDel="00592A71" w:rsidRDefault="0028723B">
      <w:pPr>
        <w:pStyle w:val="Index1"/>
        <w:tabs>
          <w:tab w:val="right" w:leader="dot" w:pos="9350"/>
        </w:tabs>
        <w:rPr>
          <w:del w:id="7855" w:author="Sammartano, Marc (BIC USA)" w:date="2014-10-10T17:44:00Z"/>
          <w:noProof/>
        </w:rPr>
      </w:pPr>
      <w:del w:id="7856" w:author="Sammartano, Marc (BIC USA)" w:date="2014-10-10T17:44:00Z">
        <w:r w:rsidDel="00592A71">
          <w:rPr>
            <w:noProof/>
          </w:rPr>
          <w:delText>Debug.dump.list  &lt;listPtr_nexp&gt;, 73</w:delText>
        </w:r>
      </w:del>
    </w:p>
    <w:p w:rsidR="0028723B" w:rsidDel="00592A71" w:rsidRDefault="0028723B">
      <w:pPr>
        <w:pStyle w:val="Index1"/>
        <w:tabs>
          <w:tab w:val="right" w:leader="dot" w:pos="9350"/>
        </w:tabs>
        <w:rPr>
          <w:del w:id="7857" w:author="Sammartano, Marc (BIC USA)" w:date="2014-10-10T17:44:00Z"/>
          <w:noProof/>
        </w:rPr>
      </w:pPr>
      <w:del w:id="7858" w:author="Sammartano, Marc (BIC USA)" w:date="2014-10-10T17:44:00Z">
        <w:r w:rsidDel="00592A71">
          <w:rPr>
            <w:noProof/>
          </w:rPr>
          <w:delText>Debug.dump.scalars, 72</w:delText>
        </w:r>
      </w:del>
    </w:p>
    <w:p w:rsidR="0028723B" w:rsidDel="00592A71" w:rsidRDefault="0028723B">
      <w:pPr>
        <w:pStyle w:val="Index1"/>
        <w:tabs>
          <w:tab w:val="right" w:leader="dot" w:pos="9350"/>
        </w:tabs>
        <w:rPr>
          <w:del w:id="7859" w:author="Sammartano, Marc (BIC USA)" w:date="2014-10-10T17:44:00Z"/>
          <w:noProof/>
        </w:rPr>
      </w:pPr>
      <w:del w:id="7860" w:author="Sammartano, Marc (BIC USA)" w:date="2014-10-10T17:44:00Z">
        <w:r w:rsidDel="00592A71">
          <w:rPr>
            <w:noProof/>
          </w:rPr>
          <w:delText>Debug.dump.stack  &lt;stackPtr_nexp&gt;, 73</w:delText>
        </w:r>
      </w:del>
    </w:p>
    <w:p w:rsidR="0028723B" w:rsidDel="00592A71" w:rsidRDefault="0028723B">
      <w:pPr>
        <w:pStyle w:val="Index1"/>
        <w:tabs>
          <w:tab w:val="right" w:leader="dot" w:pos="9350"/>
        </w:tabs>
        <w:rPr>
          <w:del w:id="7861" w:author="Sammartano, Marc (BIC USA)" w:date="2014-10-10T17:44:00Z"/>
          <w:noProof/>
        </w:rPr>
      </w:pPr>
      <w:del w:id="7862" w:author="Sammartano, Marc (BIC USA)" w:date="2014-10-10T17:44:00Z">
        <w:r w:rsidDel="00592A71">
          <w:rPr>
            <w:noProof/>
          </w:rPr>
          <w:delText>Debug.echo.off, 72</w:delText>
        </w:r>
      </w:del>
    </w:p>
    <w:p w:rsidR="0028723B" w:rsidDel="00592A71" w:rsidRDefault="0028723B">
      <w:pPr>
        <w:pStyle w:val="Index1"/>
        <w:tabs>
          <w:tab w:val="right" w:leader="dot" w:pos="9350"/>
        </w:tabs>
        <w:rPr>
          <w:del w:id="7863" w:author="Sammartano, Marc (BIC USA)" w:date="2014-10-10T17:44:00Z"/>
          <w:noProof/>
        </w:rPr>
      </w:pPr>
      <w:del w:id="7864" w:author="Sammartano, Marc (BIC USA)" w:date="2014-10-10T17:44:00Z">
        <w:r w:rsidDel="00592A71">
          <w:rPr>
            <w:noProof/>
          </w:rPr>
          <w:delText>Debug.echo.on, 72</w:delText>
        </w:r>
      </w:del>
    </w:p>
    <w:p w:rsidR="0028723B" w:rsidDel="00592A71" w:rsidRDefault="0028723B">
      <w:pPr>
        <w:pStyle w:val="Index1"/>
        <w:tabs>
          <w:tab w:val="right" w:leader="dot" w:pos="9350"/>
        </w:tabs>
        <w:rPr>
          <w:del w:id="7865" w:author="Sammartano, Marc (BIC USA)" w:date="2014-10-10T17:44:00Z"/>
          <w:noProof/>
        </w:rPr>
      </w:pPr>
      <w:del w:id="7866" w:author="Sammartano, Marc (BIC USA)" w:date="2014-10-10T17:44:00Z">
        <w:r w:rsidDel="00592A71">
          <w:rPr>
            <w:noProof/>
          </w:rPr>
          <w:delText>Debug.off, 72</w:delText>
        </w:r>
      </w:del>
    </w:p>
    <w:p w:rsidR="0028723B" w:rsidDel="00592A71" w:rsidRDefault="0028723B">
      <w:pPr>
        <w:pStyle w:val="Index1"/>
        <w:tabs>
          <w:tab w:val="right" w:leader="dot" w:pos="9350"/>
        </w:tabs>
        <w:rPr>
          <w:del w:id="7867" w:author="Sammartano, Marc (BIC USA)" w:date="2014-10-10T17:44:00Z"/>
          <w:noProof/>
        </w:rPr>
      </w:pPr>
      <w:del w:id="7868" w:author="Sammartano, Marc (BIC USA)" w:date="2014-10-10T17:44:00Z">
        <w:r w:rsidDel="00592A71">
          <w:rPr>
            <w:noProof/>
          </w:rPr>
          <w:delText>Debug.on, 72</w:delText>
        </w:r>
      </w:del>
    </w:p>
    <w:p w:rsidR="0028723B" w:rsidDel="00592A71" w:rsidRDefault="0028723B">
      <w:pPr>
        <w:pStyle w:val="Index1"/>
        <w:tabs>
          <w:tab w:val="right" w:leader="dot" w:pos="9350"/>
        </w:tabs>
        <w:rPr>
          <w:del w:id="7869" w:author="Sammartano, Marc (BIC USA)" w:date="2014-10-10T17:44:00Z"/>
          <w:noProof/>
        </w:rPr>
      </w:pPr>
      <w:del w:id="7870" w:author="Sammartano, Marc (BIC USA)" w:date="2014-10-10T17:44:00Z">
        <w:r w:rsidDel="00592A71">
          <w:rPr>
            <w:noProof/>
          </w:rPr>
          <w:delText>Debug.print, 72</w:delText>
        </w:r>
      </w:del>
    </w:p>
    <w:p w:rsidR="0028723B" w:rsidDel="00592A71" w:rsidRDefault="0028723B">
      <w:pPr>
        <w:pStyle w:val="Index1"/>
        <w:tabs>
          <w:tab w:val="right" w:leader="dot" w:pos="9350"/>
        </w:tabs>
        <w:rPr>
          <w:del w:id="7871" w:author="Sammartano, Marc (BIC USA)" w:date="2014-10-10T17:44:00Z"/>
          <w:noProof/>
        </w:rPr>
      </w:pPr>
      <w:del w:id="7872" w:author="Sammartano, Marc (BIC USA)" w:date="2014-10-10T17:44:00Z">
        <w:r w:rsidDel="00592A71">
          <w:rPr>
            <w:noProof/>
          </w:rPr>
          <w:delText>Debug.show, 75</w:delText>
        </w:r>
      </w:del>
    </w:p>
    <w:p w:rsidR="0028723B" w:rsidDel="00592A71" w:rsidRDefault="0028723B">
      <w:pPr>
        <w:pStyle w:val="Index1"/>
        <w:tabs>
          <w:tab w:val="right" w:leader="dot" w:pos="9350"/>
        </w:tabs>
        <w:rPr>
          <w:del w:id="7873" w:author="Sammartano, Marc (BIC USA)" w:date="2014-10-10T17:44:00Z"/>
          <w:noProof/>
        </w:rPr>
      </w:pPr>
      <w:del w:id="7874" w:author="Sammartano, Marc (BIC USA)" w:date="2014-10-10T17:44:00Z">
        <w:r w:rsidDel="00592A71">
          <w:rPr>
            <w:noProof/>
          </w:rPr>
          <w:delText>Debug.show.array Array[], 73</w:delText>
        </w:r>
      </w:del>
    </w:p>
    <w:p w:rsidR="0028723B" w:rsidDel="00592A71" w:rsidRDefault="0028723B">
      <w:pPr>
        <w:pStyle w:val="Index1"/>
        <w:tabs>
          <w:tab w:val="right" w:leader="dot" w:pos="9350"/>
        </w:tabs>
        <w:rPr>
          <w:del w:id="7875" w:author="Sammartano, Marc (BIC USA)" w:date="2014-10-10T17:44:00Z"/>
          <w:noProof/>
        </w:rPr>
      </w:pPr>
      <w:del w:id="7876" w:author="Sammartano, Marc (BIC USA)" w:date="2014-10-10T17:44:00Z">
        <w:r w:rsidDel="00592A71">
          <w:rPr>
            <w:noProof/>
          </w:rPr>
          <w:delText>Debug.show.bundle &lt;bundlePtr_nexp&gt;, 73</w:delText>
        </w:r>
      </w:del>
    </w:p>
    <w:p w:rsidR="0028723B" w:rsidDel="00592A71" w:rsidRDefault="0028723B">
      <w:pPr>
        <w:pStyle w:val="Index1"/>
        <w:tabs>
          <w:tab w:val="right" w:leader="dot" w:pos="9350"/>
        </w:tabs>
        <w:rPr>
          <w:del w:id="7877" w:author="Sammartano, Marc (BIC USA)" w:date="2014-10-10T17:44:00Z"/>
          <w:noProof/>
        </w:rPr>
      </w:pPr>
      <w:del w:id="7878" w:author="Sammartano, Marc (BIC USA)" w:date="2014-10-10T17:44:00Z">
        <w:r w:rsidDel="00592A71">
          <w:rPr>
            <w:noProof/>
          </w:rPr>
          <w:delText>Debug.show.list &lt;listPtr_nexp&gt;, 74</w:delText>
        </w:r>
      </w:del>
    </w:p>
    <w:p w:rsidR="0028723B" w:rsidDel="00592A71" w:rsidRDefault="0028723B">
      <w:pPr>
        <w:pStyle w:val="Index1"/>
        <w:tabs>
          <w:tab w:val="right" w:leader="dot" w:pos="9350"/>
        </w:tabs>
        <w:rPr>
          <w:del w:id="7879" w:author="Sammartano, Marc (BIC USA)" w:date="2014-10-10T17:44:00Z"/>
          <w:noProof/>
        </w:rPr>
      </w:pPr>
      <w:del w:id="7880" w:author="Sammartano, Marc (BIC USA)" w:date="2014-10-10T17:44:00Z">
        <w:r w:rsidDel="00592A71">
          <w:rPr>
            <w:noProof/>
          </w:rPr>
          <w:delText>Debug.show.program, 74</w:delText>
        </w:r>
      </w:del>
    </w:p>
    <w:p w:rsidR="0028723B" w:rsidDel="00592A71" w:rsidRDefault="0028723B">
      <w:pPr>
        <w:pStyle w:val="Index1"/>
        <w:tabs>
          <w:tab w:val="right" w:leader="dot" w:pos="9350"/>
        </w:tabs>
        <w:rPr>
          <w:del w:id="7881" w:author="Sammartano, Marc (BIC USA)" w:date="2014-10-10T17:44:00Z"/>
          <w:noProof/>
        </w:rPr>
      </w:pPr>
      <w:del w:id="7882" w:author="Sammartano, Marc (BIC USA)" w:date="2014-10-10T17:44:00Z">
        <w:r w:rsidDel="00592A71">
          <w:rPr>
            <w:noProof/>
          </w:rPr>
          <w:delText>Debug.show.scalars, 73</w:delText>
        </w:r>
      </w:del>
    </w:p>
    <w:p w:rsidR="0028723B" w:rsidDel="00592A71" w:rsidRDefault="0028723B">
      <w:pPr>
        <w:pStyle w:val="Index1"/>
        <w:tabs>
          <w:tab w:val="right" w:leader="dot" w:pos="9350"/>
        </w:tabs>
        <w:rPr>
          <w:del w:id="7883" w:author="Sammartano, Marc (BIC USA)" w:date="2014-10-10T17:44:00Z"/>
          <w:noProof/>
        </w:rPr>
      </w:pPr>
      <w:del w:id="7884" w:author="Sammartano, Marc (BIC USA)" w:date="2014-10-10T17:44:00Z">
        <w:r w:rsidDel="00592A71">
          <w:rPr>
            <w:noProof/>
          </w:rPr>
          <w:delText>Debug.show.stack &lt;stackPtr_nexp&gt;, 74</w:delText>
        </w:r>
      </w:del>
    </w:p>
    <w:p w:rsidR="0028723B" w:rsidDel="00592A71" w:rsidRDefault="0028723B">
      <w:pPr>
        <w:pStyle w:val="Index1"/>
        <w:tabs>
          <w:tab w:val="right" w:leader="dot" w:pos="9350"/>
        </w:tabs>
        <w:rPr>
          <w:del w:id="7885" w:author="Sammartano, Marc (BIC USA)" w:date="2014-10-10T17:44:00Z"/>
          <w:noProof/>
        </w:rPr>
      </w:pPr>
      <w:del w:id="7886" w:author="Sammartano, Marc (BIC USA)" w:date="2014-10-10T17:44:00Z">
        <w:r w:rsidDel="00592A71">
          <w:rPr>
            <w:noProof/>
          </w:rPr>
          <w:delText>Debug.show.watch, 74</w:delText>
        </w:r>
      </w:del>
    </w:p>
    <w:p w:rsidR="0028723B" w:rsidDel="00592A71" w:rsidRDefault="0028723B">
      <w:pPr>
        <w:pStyle w:val="Index1"/>
        <w:tabs>
          <w:tab w:val="right" w:leader="dot" w:pos="9350"/>
        </w:tabs>
        <w:rPr>
          <w:del w:id="7887" w:author="Sammartano, Marc (BIC USA)" w:date="2014-10-10T17:44:00Z"/>
          <w:noProof/>
        </w:rPr>
      </w:pPr>
      <w:del w:id="7888" w:author="Sammartano, Marc (BIC USA)" w:date="2014-10-10T17:44:00Z">
        <w:r w:rsidDel="00592A71">
          <w:rPr>
            <w:noProof/>
          </w:rPr>
          <w:delText>Debug.watch var, ..., 74</w:delText>
        </w:r>
      </w:del>
    </w:p>
    <w:p w:rsidR="0028723B" w:rsidDel="00592A71" w:rsidRDefault="0028723B">
      <w:pPr>
        <w:pStyle w:val="Index1"/>
        <w:tabs>
          <w:tab w:val="right" w:leader="dot" w:pos="9350"/>
        </w:tabs>
        <w:rPr>
          <w:del w:id="7889" w:author="Sammartano, Marc (BIC USA)" w:date="2014-10-10T17:44:00Z"/>
          <w:noProof/>
        </w:rPr>
      </w:pPr>
      <w:del w:id="7890" w:author="Sammartano, Marc (BIC USA)" w:date="2014-10-10T17:44:00Z">
        <w:r w:rsidDel="00592A71">
          <w:rPr>
            <w:noProof/>
          </w:rPr>
          <w:delText>Decrypt  &lt;pw_sexp&gt;, &lt;encrypted_svar&gt;, &lt;decrypted_svar&gt;, 99</w:delText>
        </w:r>
      </w:del>
    </w:p>
    <w:p w:rsidR="0028723B" w:rsidDel="00592A71" w:rsidRDefault="0028723B">
      <w:pPr>
        <w:pStyle w:val="Index1"/>
        <w:tabs>
          <w:tab w:val="right" w:leader="dot" w:pos="9350"/>
        </w:tabs>
        <w:rPr>
          <w:del w:id="7891" w:author="Sammartano, Marc (BIC USA)" w:date="2014-10-10T17:44:00Z"/>
          <w:noProof/>
        </w:rPr>
      </w:pPr>
      <w:del w:id="7892" w:author="Sammartano, Marc (BIC USA)" w:date="2014-10-10T17:44:00Z">
        <w:r w:rsidDel="00592A71">
          <w:rPr>
            <w:noProof/>
          </w:rPr>
          <w:delText>Device &lt;nvar&gt;, 103</w:delText>
        </w:r>
      </w:del>
    </w:p>
    <w:p w:rsidR="0028723B" w:rsidDel="00592A71" w:rsidRDefault="0028723B">
      <w:pPr>
        <w:pStyle w:val="Index1"/>
        <w:tabs>
          <w:tab w:val="right" w:leader="dot" w:pos="9350"/>
        </w:tabs>
        <w:rPr>
          <w:del w:id="7893" w:author="Sammartano, Marc (BIC USA)" w:date="2014-10-10T17:44:00Z"/>
          <w:noProof/>
        </w:rPr>
      </w:pPr>
      <w:del w:id="7894" w:author="Sammartano, Marc (BIC USA)" w:date="2014-10-10T17:44:00Z">
        <w:r w:rsidDel="00592A71">
          <w:rPr>
            <w:noProof/>
          </w:rPr>
          <w:delText>Device &lt;svar&gt;, 103</w:delText>
        </w:r>
      </w:del>
    </w:p>
    <w:p w:rsidR="0028723B" w:rsidDel="00592A71" w:rsidRDefault="0028723B">
      <w:pPr>
        <w:pStyle w:val="Index1"/>
        <w:tabs>
          <w:tab w:val="right" w:leader="dot" w:pos="9350"/>
        </w:tabs>
        <w:rPr>
          <w:del w:id="7895" w:author="Sammartano, Marc (BIC USA)" w:date="2014-10-10T17:44:00Z"/>
          <w:noProof/>
        </w:rPr>
      </w:pPr>
      <w:del w:id="7896" w:author="Sammartano, Marc (BIC USA)" w:date="2014-10-10T17:44:00Z">
        <w:r w:rsidDel="00592A71">
          <w:rPr>
            <w:noProof/>
          </w:rPr>
          <w:delText>Dim Array [n, n, ...], Array$[n, n, ...] ..., 33</w:delText>
        </w:r>
      </w:del>
    </w:p>
    <w:p w:rsidR="0028723B" w:rsidDel="00592A71" w:rsidRDefault="0028723B">
      <w:pPr>
        <w:pStyle w:val="Index1"/>
        <w:tabs>
          <w:tab w:val="right" w:leader="dot" w:pos="9350"/>
        </w:tabs>
        <w:rPr>
          <w:del w:id="7897" w:author="Sammartano, Marc (BIC USA)" w:date="2014-10-10T17:44:00Z"/>
          <w:noProof/>
        </w:rPr>
      </w:pPr>
      <w:del w:id="7898" w:author="Sammartano, Marc (BIC USA)" w:date="2014-10-10T17:44:00Z">
        <w:r w:rsidDel="00592A71">
          <w:rPr>
            <w:noProof/>
          </w:rPr>
          <w:delText>Do / Until &lt;lexp&gt;, 65</w:delText>
        </w:r>
      </w:del>
    </w:p>
    <w:p w:rsidR="0028723B" w:rsidDel="00592A71" w:rsidRDefault="0028723B">
      <w:pPr>
        <w:pStyle w:val="Index1"/>
        <w:tabs>
          <w:tab w:val="right" w:leader="dot" w:pos="9350"/>
        </w:tabs>
        <w:rPr>
          <w:del w:id="7899" w:author="Sammartano, Marc (BIC USA)" w:date="2014-10-10T17:44:00Z"/>
          <w:noProof/>
        </w:rPr>
      </w:pPr>
      <w:del w:id="7900" w:author="Sammartano, Marc (BIC USA)" w:date="2014-10-10T17:44:00Z">
        <w:r w:rsidDel="00592A71">
          <w:rPr>
            <w:noProof/>
          </w:rPr>
          <w:delText>Echo.off, 98</w:delText>
        </w:r>
      </w:del>
    </w:p>
    <w:p w:rsidR="0028723B" w:rsidDel="00592A71" w:rsidRDefault="0028723B">
      <w:pPr>
        <w:pStyle w:val="Index1"/>
        <w:tabs>
          <w:tab w:val="right" w:leader="dot" w:pos="9350"/>
        </w:tabs>
        <w:rPr>
          <w:del w:id="7901" w:author="Sammartano, Marc (BIC USA)" w:date="2014-10-10T17:44:00Z"/>
          <w:noProof/>
        </w:rPr>
      </w:pPr>
      <w:del w:id="7902" w:author="Sammartano, Marc (BIC USA)" w:date="2014-10-10T17:44:00Z">
        <w:r w:rsidDel="00592A71">
          <w:rPr>
            <w:noProof/>
          </w:rPr>
          <w:delText>Echo.on, 98</w:delText>
        </w:r>
      </w:del>
    </w:p>
    <w:p w:rsidR="0028723B" w:rsidDel="00592A71" w:rsidRDefault="0028723B">
      <w:pPr>
        <w:pStyle w:val="Index1"/>
        <w:tabs>
          <w:tab w:val="right" w:leader="dot" w:pos="9350"/>
        </w:tabs>
        <w:rPr>
          <w:del w:id="7903" w:author="Sammartano, Marc (BIC USA)" w:date="2014-10-10T17:44:00Z"/>
          <w:noProof/>
        </w:rPr>
      </w:pPr>
      <w:del w:id="7904" w:author="Sammartano, Marc (BIC USA)" w:date="2014-10-10T17:44:00Z">
        <w:r w:rsidDel="00592A71">
          <w:rPr>
            <w:noProof/>
          </w:rPr>
          <w:delText>Email.send &lt;recipient_sexp&gt;, &lt;subject_sexp&gt;, &lt;body_sexp&gt;, 111</w:delText>
        </w:r>
      </w:del>
    </w:p>
    <w:p w:rsidR="0028723B" w:rsidDel="00592A71" w:rsidRDefault="0028723B">
      <w:pPr>
        <w:pStyle w:val="Index1"/>
        <w:tabs>
          <w:tab w:val="right" w:leader="dot" w:pos="9350"/>
        </w:tabs>
        <w:rPr>
          <w:del w:id="7905" w:author="Sammartano, Marc (BIC USA)" w:date="2014-10-10T17:44:00Z"/>
          <w:noProof/>
        </w:rPr>
      </w:pPr>
      <w:del w:id="7906" w:author="Sammartano, Marc (BIC USA)" w:date="2014-10-10T17:44:00Z">
        <w:r w:rsidDel="00592A71">
          <w:rPr>
            <w:noProof/>
          </w:rPr>
          <w:delText>Encrypt &lt;pw_sexp&gt;, &lt;source_sexp&gt;, &lt;encrypted_svar&gt;, 98</w:delText>
        </w:r>
      </w:del>
    </w:p>
    <w:p w:rsidR="0028723B" w:rsidDel="00592A71" w:rsidRDefault="0028723B">
      <w:pPr>
        <w:pStyle w:val="Index1"/>
        <w:tabs>
          <w:tab w:val="right" w:leader="dot" w:pos="9350"/>
        </w:tabs>
        <w:rPr>
          <w:del w:id="7907" w:author="Sammartano, Marc (BIC USA)" w:date="2014-10-10T17:44:00Z"/>
          <w:noProof/>
        </w:rPr>
      </w:pPr>
      <w:del w:id="7908" w:author="Sammartano, Marc (BIC USA)" w:date="2014-10-10T17:44:00Z">
        <w:r w:rsidDel="00592A71">
          <w:rPr>
            <w:noProof/>
          </w:rPr>
          <w:delText>End{ &lt;msg_sexp&gt;}, 71</w:delText>
        </w:r>
      </w:del>
    </w:p>
    <w:p w:rsidR="0028723B" w:rsidDel="00592A71" w:rsidRDefault="0028723B">
      <w:pPr>
        <w:pStyle w:val="Index1"/>
        <w:tabs>
          <w:tab w:val="right" w:leader="dot" w:pos="9350"/>
        </w:tabs>
        <w:rPr>
          <w:del w:id="7909" w:author="Sammartano, Marc (BIC USA)" w:date="2014-10-10T17:44:00Z"/>
          <w:noProof/>
        </w:rPr>
      </w:pPr>
      <w:del w:id="7910" w:author="Sammartano, Marc (BIC USA)" w:date="2014-10-10T17:44:00Z">
        <w:r w:rsidDel="00592A71">
          <w:rPr>
            <w:noProof/>
          </w:rPr>
          <w:delText>ENDS_WITH(&lt;sub_sexp&gt;, &lt;base_sexp&gt;), 52</w:delText>
        </w:r>
      </w:del>
    </w:p>
    <w:p w:rsidR="0028723B" w:rsidDel="00592A71" w:rsidRDefault="0028723B">
      <w:pPr>
        <w:pStyle w:val="Index1"/>
        <w:tabs>
          <w:tab w:val="right" w:leader="dot" w:pos="9350"/>
        </w:tabs>
        <w:rPr>
          <w:del w:id="7911" w:author="Sammartano, Marc (BIC USA)" w:date="2014-10-10T17:44:00Z"/>
          <w:noProof/>
        </w:rPr>
      </w:pPr>
      <w:del w:id="7912" w:author="Sammartano, Marc (BIC USA)" w:date="2014-10-10T17:44:00Z">
        <w:r w:rsidDel="00592A71">
          <w:rPr>
            <w:noProof/>
          </w:rPr>
          <w:delText>Exit, 71</w:delText>
        </w:r>
      </w:del>
    </w:p>
    <w:p w:rsidR="0028723B" w:rsidDel="00592A71" w:rsidRDefault="0028723B">
      <w:pPr>
        <w:pStyle w:val="Index1"/>
        <w:tabs>
          <w:tab w:val="right" w:leader="dot" w:pos="9350"/>
        </w:tabs>
        <w:rPr>
          <w:del w:id="7913" w:author="Sammartano, Marc (BIC USA)" w:date="2014-10-10T17:44:00Z"/>
          <w:noProof/>
        </w:rPr>
      </w:pPr>
      <w:del w:id="7914" w:author="Sammartano, Marc (BIC USA)" w:date="2014-10-10T17:44:00Z">
        <w:r w:rsidDel="00592A71">
          <w:rPr>
            <w:noProof/>
          </w:rPr>
          <w:delText>EXP(&lt;nexp&gt;), 49</w:delText>
        </w:r>
      </w:del>
    </w:p>
    <w:p w:rsidR="0028723B" w:rsidDel="00592A71" w:rsidRDefault="0028723B">
      <w:pPr>
        <w:pStyle w:val="Index1"/>
        <w:tabs>
          <w:tab w:val="right" w:leader="dot" w:pos="9350"/>
        </w:tabs>
        <w:rPr>
          <w:del w:id="7915" w:author="Sammartano, Marc (BIC USA)" w:date="2014-10-10T17:44:00Z"/>
          <w:noProof/>
        </w:rPr>
      </w:pPr>
      <w:del w:id="7916" w:author="Sammartano, Marc (BIC USA)" w:date="2014-10-10T17:44:00Z">
        <w:r w:rsidDel="00592A71">
          <w:rPr>
            <w:noProof/>
          </w:rPr>
          <w:delText>F_N.break, 65</w:delText>
        </w:r>
      </w:del>
    </w:p>
    <w:p w:rsidR="0028723B" w:rsidDel="00592A71" w:rsidRDefault="0028723B">
      <w:pPr>
        <w:pStyle w:val="Index1"/>
        <w:tabs>
          <w:tab w:val="right" w:leader="dot" w:pos="9350"/>
        </w:tabs>
        <w:rPr>
          <w:del w:id="7917" w:author="Sammartano, Marc (BIC USA)" w:date="2014-10-10T17:44:00Z"/>
          <w:noProof/>
        </w:rPr>
      </w:pPr>
      <w:del w:id="7918" w:author="Sammartano, Marc (BIC USA)" w:date="2014-10-10T17:44:00Z">
        <w:r w:rsidDel="00592A71">
          <w:rPr>
            <w:noProof/>
          </w:rPr>
          <w:delText>F_N.continue, 65</w:delText>
        </w:r>
      </w:del>
    </w:p>
    <w:p w:rsidR="0028723B" w:rsidDel="00592A71" w:rsidRDefault="0028723B">
      <w:pPr>
        <w:pStyle w:val="Index1"/>
        <w:tabs>
          <w:tab w:val="right" w:leader="dot" w:pos="9350"/>
        </w:tabs>
        <w:rPr>
          <w:del w:id="7919" w:author="Sammartano, Marc (BIC USA)" w:date="2014-10-10T17:44:00Z"/>
          <w:noProof/>
        </w:rPr>
      </w:pPr>
      <w:del w:id="7920" w:author="Sammartano, Marc (BIC USA)" w:date="2014-10-10T17:44:00Z">
        <w:r w:rsidDel="00592A71">
          <w:rPr>
            <w:noProof/>
          </w:rPr>
          <w:delText>File.delete &lt;lvar&gt;, &lt;path_sexp&gt;, 80</w:delText>
        </w:r>
      </w:del>
    </w:p>
    <w:p w:rsidR="0028723B" w:rsidDel="00592A71" w:rsidRDefault="0028723B">
      <w:pPr>
        <w:pStyle w:val="Index1"/>
        <w:tabs>
          <w:tab w:val="right" w:leader="dot" w:pos="9350"/>
        </w:tabs>
        <w:rPr>
          <w:del w:id="7921" w:author="Sammartano, Marc (BIC USA)" w:date="2014-10-10T17:44:00Z"/>
          <w:noProof/>
        </w:rPr>
      </w:pPr>
      <w:del w:id="7922" w:author="Sammartano, Marc (BIC USA)" w:date="2014-10-10T17:44:00Z">
        <w:r w:rsidDel="00592A71">
          <w:rPr>
            <w:noProof/>
          </w:rPr>
          <w:delText>File.dir &lt;path_sexp&gt;, Array[], 80</w:delText>
        </w:r>
      </w:del>
    </w:p>
    <w:p w:rsidR="0028723B" w:rsidDel="00592A71" w:rsidRDefault="0028723B">
      <w:pPr>
        <w:pStyle w:val="Index1"/>
        <w:tabs>
          <w:tab w:val="right" w:leader="dot" w:pos="9350"/>
        </w:tabs>
        <w:rPr>
          <w:del w:id="7923" w:author="Sammartano, Marc (BIC USA)" w:date="2014-10-10T17:44:00Z"/>
          <w:noProof/>
        </w:rPr>
      </w:pPr>
      <w:del w:id="7924" w:author="Sammartano, Marc (BIC USA)" w:date="2014-10-10T17:44:00Z">
        <w:r w:rsidDel="00592A71">
          <w:rPr>
            <w:noProof/>
          </w:rPr>
          <w:delText>File.exists &lt;lvar&gt;, &lt;path_sexp&gt;, 80</w:delText>
        </w:r>
      </w:del>
    </w:p>
    <w:p w:rsidR="0028723B" w:rsidDel="00592A71" w:rsidRDefault="0028723B">
      <w:pPr>
        <w:pStyle w:val="Index1"/>
        <w:tabs>
          <w:tab w:val="right" w:leader="dot" w:pos="9350"/>
        </w:tabs>
        <w:rPr>
          <w:del w:id="7925" w:author="Sammartano, Marc (BIC USA)" w:date="2014-10-10T17:44:00Z"/>
          <w:noProof/>
        </w:rPr>
      </w:pPr>
      <w:del w:id="7926" w:author="Sammartano, Marc (BIC USA)" w:date="2014-10-10T17:44:00Z">
        <w:r w:rsidDel="00592A71">
          <w:rPr>
            <w:noProof/>
          </w:rPr>
          <w:delText>File.mkdir &lt;path_sexp&gt;, 81</w:delText>
        </w:r>
      </w:del>
    </w:p>
    <w:p w:rsidR="0028723B" w:rsidDel="00592A71" w:rsidRDefault="0028723B">
      <w:pPr>
        <w:pStyle w:val="Index1"/>
        <w:tabs>
          <w:tab w:val="right" w:leader="dot" w:pos="9350"/>
        </w:tabs>
        <w:rPr>
          <w:del w:id="7927" w:author="Sammartano, Marc (BIC USA)" w:date="2014-10-10T17:44:00Z"/>
          <w:noProof/>
        </w:rPr>
      </w:pPr>
      <w:del w:id="7928" w:author="Sammartano, Marc (BIC USA)" w:date="2014-10-10T17:44:00Z">
        <w:r w:rsidDel="00592A71">
          <w:rPr>
            <w:noProof/>
          </w:rPr>
          <w:delText>File.rename &lt;Old_Path_sexp&gt;, &lt;New_Path_sexp&gt;, 81</w:delText>
        </w:r>
      </w:del>
    </w:p>
    <w:p w:rsidR="0028723B" w:rsidDel="00592A71" w:rsidRDefault="0028723B">
      <w:pPr>
        <w:pStyle w:val="Index1"/>
        <w:tabs>
          <w:tab w:val="right" w:leader="dot" w:pos="9350"/>
        </w:tabs>
        <w:rPr>
          <w:del w:id="7929" w:author="Sammartano, Marc (BIC USA)" w:date="2014-10-10T17:44:00Z"/>
          <w:noProof/>
        </w:rPr>
      </w:pPr>
      <w:del w:id="7930" w:author="Sammartano, Marc (BIC USA)" w:date="2014-10-10T17:44:00Z">
        <w:r w:rsidDel="00592A71">
          <w:rPr>
            <w:noProof/>
          </w:rPr>
          <w:delText>File.root &lt;svar&gt;, 81</w:delText>
        </w:r>
      </w:del>
    </w:p>
    <w:p w:rsidR="0028723B" w:rsidDel="00592A71" w:rsidRDefault="0028723B">
      <w:pPr>
        <w:pStyle w:val="Index1"/>
        <w:tabs>
          <w:tab w:val="right" w:leader="dot" w:pos="9350"/>
        </w:tabs>
        <w:rPr>
          <w:del w:id="7931" w:author="Sammartano, Marc (BIC USA)" w:date="2014-10-10T17:44:00Z"/>
          <w:noProof/>
        </w:rPr>
      </w:pPr>
      <w:del w:id="7932" w:author="Sammartano, Marc (BIC USA)" w:date="2014-10-10T17:44:00Z">
        <w:r w:rsidDel="00592A71">
          <w:rPr>
            <w:noProof/>
          </w:rPr>
          <w:delText>File.size &lt;size_nvar&gt;, &lt;path_sexp&gt;, 81</w:delText>
        </w:r>
      </w:del>
    </w:p>
    <w:p w:rsidR="0028723B" w:rsidDel="00592A71" w:rsidRDefault="0028723B">
      <w:pPr>
        <w:pStyle w:val="Index1"/>
        <w:tabs>
          <w:tab w:val="right" w:leader="dot" w:pos="9350"/>
        </w:tabs>
        <w:rPr>
          <w:del w:id="7933" w:author="Sammartano, Marc (BIC USA)" w:date="2014-10-10T17:44:00Z"/>
          <w:noProof/>
        </w:rPr>
      </w:pPr>
      <w:del w:id="7934" w:author="Sammartano, Marc (BIC USA)" w:date="2014-10-10T17:44:00Z">
        <w:r w:rsidDel="00592A71">
          <w:rPr>
            <w:noProof/>
          </w:rPr>
          <w:delText>File.type &lt;type_nvar&gt;, &lt;path_sexp&gt;, 81</w:delText>
        </w:r>
      </w:del>
    </w:p>
    <w:p w:rsidR="0028723B" w:rsidDel="00592A71" w:rsidRDefault="0028723B">
      <w:pPr>
        <w:pStyle w:val="Index1"/>
        <w:tabs>
          <w:tab w:val="right" w:leader="dot" w:pos="9350"/>
        </w:tabs>
        <w:rPr>
          <w:del w:id="7935" w:author="Sammartano, Marc (BIC USA)" w:date="2014-10-10T17:44:00Z"/>
          <w:noProof/>
        </w:rPr>
      </w:pPr>
      <w:del w:id="7936" w:author="Sammartano, Marc (BIC USA)" w:date="2014-10-10T17:44:00Z">
        <w:r w:rsidDel="00592A71">
          <w:rPr>
            <w:noProof/>
          </w:rPr>
          <w:delText>FLOOR(&lt;nexp&gt;), 48</w:delText>
        </w:r>
      </w:del>
    </w:p>
    <w:p w:rsidR="0028723B" w:rsidDel="00592A71" w:rsidRDefault="0028723B">
      <w:pPr>
        <w:pStyle w:val="Index1"/>
        <w:tabs>
          <w:tab w:val="right" w:leader="dot" w:pos="9350"/>
        </w:tabs>
        <w:rPr>
          <w:del w:id="7937" w:author="Sammartano, Marc (BIC USA)" w:date="2014-10-10T17:44:00Z"/>
          <w:noProof/>
        </w:rPr>
      </w:pPr>
      <w:del w:id="7938" w:author="Sammartano, Marc (BIC USA)" w:date="2014-10-10T17:44:00Z">
        <w:r w:rsidDel="00592A71">
          <w:rPr>
            <w:noProof/>
          </w:rPr>
          <w:delText>Fn.def  name|name$( {nvar}|{svar}|Array[]|Array$[], ... {nvar}|{svar}|Array[]|Array$[]), 61</w:delText>
        </w:r>
      </w:del>
    </w:p>
    <w:p w:rsidR="0028723B" w:rsidDel="00592A71" w:rsidRDefault="0028723B">
      <w:pPr>
        <w:pStyle w:val="Index1"/>
        <w:tabs>
          <w:tab w:val="right" w:leader="dot" w:pos="9350"/>
        </w:tabs>
        <w:rPr>
          <w:del w:id="7939" w:author="Sammartano, Marc (BIC USA)" w:date="2014-10-10T17:44:00Z"/>
          <w:noProof/>
        </w:rPr>
      </w:pPr>
      <w:del w:id="7940" w:author="Sammartano, Marc (BIC USA)" w:date="2014-10-10T17:44:00Z">
        <w:r w:rsidDel="00592A71">
          <w:rPr>
            <w:noProof/>
          </w:rPr>
          <w:delText>Fn.end, 63</w:delText>
        </w:r>
      </w:del>
    </w:p>
    <w:p w:rsidR="0028723B" w:rsidDel="00592A71" w:rsidRDefault="0028723B">
      <w:pPr>
        <w:pStyle w:val="Index1"/>
        <w:tabs>
          <w:tab w:val="right" w:leader="dot" w:pos="9350"/>
        </w:tabs>
        <w:rPr>
          <w:del w:id="7941" w:author="Sammartano, Marc (BIC USA)" w:date="2014-10-10T17:44:00Z"/>
          <w:noProof/>
        </w:rPr>
      </w:pPr>
      <w:del w:id="7942" w:author="Sammartano, Marc (BIC USA)" w:date="2014-10-10T17:44:00Z">
        <w:r w:rsidDel="00592A71">
          <w:rPr>
            <w:noProof/>
          </w:rPr>
          <w:delText>Fn.rtn &lt;sexp&gt;|&lt;nexp&gt;, 63</w:delText>
        </w:r>
      </w:del>
    </w:p>
    <w:p w:rsidR="0028723B" w:rsidDel="00592A71" w:rsidRDefault="0028723B">
      <w:pPr>
        <w:pStyle w:val="Index1"/>
        <w:tabs>
          <w:tab w:val="right" w:leader="dot" w:pos="9350"/>
        </w:tabs>
        <w:rPr>
          <w:del w:id="7943" w:author="Sammartano, Marc (BIC USA)" w:date="2014-10-10T17:44:00Z"/>
          <w:noProof/>
        </w:rPr>
      </w:pPr>
      <w:del w:id="7944" w:author="Sammartano, Marc (BIC USA)" w:date="2014-10-10T17:44:00Z">
        <w:r w:rsidDel="00592A71">
          <w:rPr>
            <w:noProof/>
          </w:rPr>
          <w:delText>For - To - Step / Next, 64</w:delText>
        </w:r>
      </w:del>
    </w:p>
    <w:p w:rsidR="0028723B" w:rsidDel="00592A71" w:rsidRDefault="0028723B">
      <w:pPr>
        <w:pStyle w:val="Index1"/>
        <w:tabs>
          <w:tab w:val="right" w:leader="dot" w:pos="9350"/>
        </w:tabs>
        <w:rPr>
          <w:del w:id="7945" w:author="Sammartano, Marc (BIC USA)" w:date="2014-10-10T17:44:00Z"/>
          <w:noProof/>
        </w:rPr>
      </w:pPr>
      <w:del w:id="7946" w:author="Sammartano, Marc (BIC USA)" w:date="2014-10-10T17:44:00Z">
        <w:r w:rsidRPr="000730FA" w:rsidDel="00592A71">
          <w:rPr>
            <w:rFonts w:eastAsia="Times New Roman"/>
            <w:noProof/>
          </w:rPr>
          <w:delText>FORMAT$(</w:delText>
        </w:r>
        <w:r w:rsidDel="00592A71">
          <w:rPr>
            <w:noProof/>
          </w:rPr>
          <w:delText>&lt;pattern_sexp&gt;</w:delText>
        </w:r>
        <w:r w:rsidRPr="000730FA" w:rsidDel="00592A71">
          <w:rPr>
            <w:rFonts w:eastAsia="Times New Roman"/>
            <w:noProof/>
          </w:rPr>
          <w:delText xml:space="preserve">, </w:delText>
        </w:r>
        <w:r w:rsidDel="00592A71">
          <w:rPr>
            <w:noProof/>
          </w:rPr>
          <w:delText>&lt;nexp&gt;</w:delText>
        </w:r>
        <w:r w:rsidRPr="000730FA" w:rsidDel="00592A71">
          <w:rPr>
            <w:rFonts w:eastAsia="Times New Roman"/>
            <w:noProof/>
          </w:rPr>
          <w:delText>)</w:delText>
        </w:r>
        <w:r w:rsidDel="00592A71">
          <w:rPr>
            <w:noProof/>
          </w:rPr>
          <w:delText>, 60</w:delText>
        </w:r>
      </w:del>
    </w:p>
    <w:p w:rsidR="0028723B" w:rsidDel="00592A71" w:rsidRDefault="0028723B">
      <w:pPr>
        <w:pStyle w:val="Index1"/>
        <w:tabs>
          <w:tab w:val="right" w:leader="dot" w:pos="9350"/>
        </w:tabs>
        <w:rPr>
          <w:del w:id="7947" w:author="Sammartano, Marc (BIC USA)" w:date="2014-10-10T17:44:00Z"/>
          <w:noProof/>
        </w:rPr>
      </w:pPr>
      <w:del w:id="7948" w:author="Sammartano, Marc (BIC USA)" w:date="2014-10-10T17:44:00Z">
        <w:r w:rsidDel="00592A71">
          <w:rPr>
            <w:noProof/>
          </w:rPr>
          <w:delText>FORMAT_USING$(&lt;locale_sexp&gt;, &lt;format_sexp&gt; { , &lt;exp&gt;}...), 59</w:delText>
        </w:r>
      </w:del>
    </w:p>
    <w:p w:rsidR="0028723B" w:rsidDel="00592A71" w:rsidRDefault="0028723B">
      <w:pPr>
        <w:pStyle w:val="Index1"/>
        <w:tabs>
          <w:tab w:val="right" w:leader="dot" w:pos="9350"/>
        </w:tabs>
        <w:rPr>
          <w:del w:id="7949" w:author="Sammartano, Marc (BIC USA)" w:date="2014-10-10T17:44:00Z"/>
          <w:noProof/>
        </w:rPr>
      </w:pPr>
      <w:del w:id="7950" w:author="Sammartano, Marc (BIC USA)" w:date="2014-10-10T17:44:00Z">
        <w:r w:rsidDel="00592A71">
          <w:rPr>
            <w:noProof/>
          </w:rPr>
          <w:delText>FRAC(&lt;nexp&gt;), 48</w:delText>
        </w:r>
      </w:del>
    </w:p>
    <w:p w:rsidR="0028723B" w:rsidDel="00592A71" w:rsidRDefault="0028723B">
      <w:pPr>
        <w:pStyle w:val="Index1"/>
        <w:tabs>
          <w:tab w:val="right" w:leader="dot" w:pos="9350"/>
        </w:tabs>
        <w:rPr>
          <w:del w:id="7951" w:author="Sammartano, Marc (BIC USA)" w:date="2014-10-10T17:44:00Z"/>
          <w:noProof/>
        </w:rPr>
      </w:pPr>
      <w:del w:id="7952" w:author="Sammartano, Marc (BIC USA)" w:date="2014-10-10T17:44:00Z">
        <w:r w:rsidDel="00592A71">
          <w:rPr>
            <w:noProof/>
          </w:rPr>
          <w:delText>Ftp.cd &lt;new_directory_sexp&gt;, 94</w:delText>
        </w:r>
      </w:del>
    </w:p>
    <w:p w:rsidR="0028723B" w:rsidDel="00592A71" w:rsidRDefault="0028723B">
      <w:pPr>
        <w:pStyle w:val="Index1"/>
        <w:tabs>
          <w:tab w:val="right" w:leader="dot" w:pos="9350"/>
        </w:tabs>
        <w:rPr>
          <w:del w:id="7953" w:author="Sammartano, Marc (BIC USA)" w:date="2014-10-10T17:44:00Z"/>
          <w:noProof/>
        </w:rPr>
      </w:pPr>
      <w:del w:id="7954" w:author="Sammartano, Marc (BIC USA)" w:date="2014-10-10T17:44:00Z">
        <w:r w:rsidDel="00592A71">
          <w:rPr>
            <w:noProof/>
          </w:rPr>
          <w:delText>Ftp.close, 93</w:delText>
        </w:r>
      </w:del>
    </w:p>
    <w:p w:rsidR="0028723B" w:rsidDel="00592A71" w:rsidRDefault="0028723B">
      <w:pPr>
        <w:pStyle w:val="Index1"/>
        <w:tabs>
          <w:tab w:val="right" w:leader="dot" w:pos="9350"/>
        </w:tabs>
        <w:rPr>
          <w:del w:id="7955" w:author="Sammartano, Marc (BIC USA)" w:date="2014-10-10T17:44:00Z"/>
          <w:noProof/>
        </w:rPr>
      </w:pPr>
      <w:del w:id="7956" w:author="Sammartano, Marc (BIC USA)" w:date="2014-10-10T17:44:00Z">
        <w:r w:rsidDel="00592A71">
          <w:rPr>
            <w:noProof/>
          </w:rPr>
          <w:delText>Ftp.delete &lt;filename_sexp&gt;, 94</w:delText>
        </w:r>
      </w:del>
    </w:p>
    <w:p w:rsidR="0028723B" w:rsidDel="00592A71" w:rsidRDefault="0028723B">
      <w:pPr>
        <w:pStyle w:val="Index1"/>
        <w:tabs>
          <w:tab w:val="right" w:leader="dot" w:pos="9350"/>
        </w:tabs>
        <w:rPr>
          <w:del w:id="7957" w:author="Sammartano, Marc (BIC USA)" w:date="2014-10-10T17:44:00Z"/>
          <w:noProof/>
        </w:rPr>
      </w:pPr>
      <w:del w:id="7958" w:author="Sammartano, Marc (BIC USA)" w:date="2014-10-10T17:44:00Z">
        <w:r w:rsidDel="00592A71">
          <w:rPr>
            <w:noProof/>
          </w:rPr>
          <w:delText>Ftp.dir &lt;list_nvar&gt;, 94</w:delText>
        </w:r>
      </w:del>
    </w:p>
    <w:p w:rsidR="0028723B" w:rsidDel="00592A71" w:rsidRDefault="0028723B">
      <w:pPr>
        <w:pStyle w:val="Index1"/>
        <w:tabs>
          <w:tab w:val="right" w:leader="dot" w:pos="9350"/>
        </w:tabs>
        <w:rPr>
          <w:del w:id="7959" w:author="Sammartano, Marc (BIC USA)" w:date="2014-10-10T17:44:00Z"/>
          <w:noProof/>
        </w:rPr>
      </w:pPr>
      <w:del w:id="7960" w:author="Sammartano, Marc (BIC USA)" w:date="2014-10-10T17:44:00Z">
        <w:r w:rsidDel="00592A71">
          <w:rPr>
            <w:noProof/>
          </w:rPr>
          <w:delText>Ftp.get &lt;source_sexp&gt;, &lt;destination_sexp&gt;, 93</w:delText>
        </w:r>
      </w:del>
    </w:p>
    <w:p w:rsidR="0028723B" w:rsidDel="00592A71" w:rsidRDefault="0028723B">
      <w:pPr>
        <w:pStyle w:val="Index1"/>
        <w:tabs>
          <w:tab w:val="right" w:leader="dot" w:pos="9350"/>
        </w:tabs>
        <w:rPr>
          <w:del w:id="7961" w:author="Sammartano, Marc (BIC USA)" w:date="2014-10-10T17:44:00Z"/>
          <w:noProof/>
        </w:rPr>
      </w:pPr>
      <w:del w:id="7962" w:author="Sammartano, Marc (BIC USA)" w:date="2014-10-10T17:44:00Z">
        <w:r w:rsidDel="00592A71">
          <w:rPr>
            <w:noProof/>
          </w:rPr>
          <w:delText>Ftp.mkdir &lt;directory_sexp&gt;, 94</w:delText>
        </w:r>
      </w:del>
    </w:p>
    <w:p w:rsidR="0028723B" w:rsidDel="00592A71" w:rsidRDefault="0028723B">
      <w:pPr>
        <w:pStyle w:val="Index1"/>
        <w:tabs>
          <w:tab w:val="right" w:leader="dot" w:pos="9350"/>
        </w:tabs>
        <w:rPr>
          <w:del w:id="7963" w:author="Sammartano, Marc (BIC USA)" w:date="2014-10-10T17:44:00Z"/>
          <w:noProof/>
        </w:rPr>
      </w:pPr>
      <w:del w:id="7964" w:author="Sammartano, Marc (BIC USA)" w:date="2014-10-10T17:44:00Z">
        <w:r w:rsidDel="00592A71">
          <w:rPr>
            <w:noProof/>
          </w:rPr>
          <w:delText>Ftp.open &lt;url_sexp&gt;, &lt;port_nexp&gt;, &lt;user_sexp&gt;, &lt;pw_sexp&gt;, 93</w:delText>
        </w:r>
      </w:del>
    </w:p>
    <w:p w:rsidR="0028723B" w:rsidDel="00592A71" w:rsidRDefault="0028723B">
      <w:pPr>
        <w:pStyle w:val="Index1"/>
        <w:tabs>
          <w:tab w:val="right" w:leader="dot" w:pos="9350"/>
        </w:tabs>
        <w:rPr>
          <w:del w:id="7965" w:author="Sammartano, Marc (BIC USA)" w:date="2014-10-10T17:44:00Z"/>
          <w:noProof/>
        </w:rPr>
      </w:pPr>
      <w:del w:id="7966" w:author="Sammartano, Marc (BIC USA)" w:date="2014-10-10T17:44:00Z">
        <w:r w:rsidDel="00592A71">
          <w:rPr>
            <w:noProof/>
          </w:rPr>
          <w:delText>Ftp.put &lt;source_sexp&gt;, &lt;destination_sexp&gt;, 93</w:delText>
        </w:r>
      </w:del>
    </w:p>
    <w:p w:rsidR="0028723B" w:rsidDel="00592A71" w:rsidRDefault="0028723B">
      <w:pPr>
        <w:pStyle w:val="Index1"/>
        <w:tabs>
          <w:tab w:val="right" w:leader="dot" w:pos="9350"/>
        </w:tabs>
        <w:rPr>
          <w:del w:id="7967" w:author="Sammartano, Marc (BIC USA)" w:date="2014-10-10T17:44:00Z"/>
          <w:noProof/>
        </w:rPr>
      </w:pPr>
      <w:del w:id="7968" w:author="Sammartano, Marc (BIC USA)" w:date="2014-10-10T17:44:00Z">
        <w:r w:rsidDel="00592A71">
          <w:rPr>
            <w:noProof/>
          </w:rPr>
          <w:delText>Ftp.rename &lt;old_filename_sexp&gt;, &lt;new_filename_sexp&gt;, 94</w:delText>
        </w:r>
      </w:del>
    </w:p>
    <w:p w:rsidR="0028723B" w:rsidDel="00592A71" w:rsidRDefault="0028723B">
      <w:pPr>
        <w:pStyle w:val="Index1"/>
        <w:tabs>
          <w:tab w:val="right" w:leader="dot" w:pos="9350"/>
        </w:tabs>
        <w:rPr>
          <w:del w:id="7969" w:author="Sammartano, Marc (BIC USA)" w:date="2014-10-10T17:44:00Z"/>
          <w:noProof/>
        </w:rPr>
      </w:pPr>
      <w:del w:id="7970" w:author="Sammartano, Marc (BIC USA)" w:date="2014-10-10T17:44:00Z">
        <w:r w:rsidDel="00592A71">
          <w:rPr>
            <w:noProof/>
          </w:rPr>
          <w:delText>Ftp.rmdir &lt;directory_sexp&gt;, 94</w:delText>
        </w:r>
      </w:del>
    </w:p>
    <w:p w:rsidR="0028723B" w:rsidDel="00592A71" w:rsidRDefault="0028723B">
      <w:pPr>
        <w:pStyle w:val="Index1"/>
        <w:tabs>
          <w:tab w:val="right" w:leader="dot" w:pos="9350"/>
        </w:tabs>
        <w:rPr>
          <w:del w:id="7971" w:author="Sammartano, Marc (BIC USA)" w:date="2014-10-10T17:44:00Z"/>
          <w:noProof/>
        </w:rPr>
      </w:pPr>
      <w:del w:id="7972" w:author="Sammartano, Marc (BIC USA)" w:date="2014-10-10T17:44:00Z">
        <w:r w:rsidDel="00592A71">
          <w:rPr>
            <w:noProof/>
          </w:rPr>
          <w:delText>GETERROR$(), 53</w:delText>
        </w:r>
      </w:del>
    </w:p>
    <w:p w:rsidR="0028723B" w:rsidDel="00592A71" w:rsidRDefault="0028723B">
      <w:pPr>
        <w:pStyle w:val="Index1"/>
        <w:tabs>
          <w:tab w:val="right" w:leader="dot" w:pos="9350"/>
        </w:tabs>
        <w:rPr>
          <w:del w:id="7973" w:author="Sammartano, Marc (BIC USA)" w:date="2014-10-10T17:44:00Z"/>
          <w:noProof/>
        </w:rPr>
      </w:pPr>
      <w:del w:id="7974" w:author="Sammartano, Marc (BIC USA)" w:date="2014-10-10T17:44:00Z">
        <w:r w:rsidDel="00592A71">
          <w:rPr>
            <w:noProof/>
          </w:rPr>
          <w:delText>GoSub &lt;index_nexp&gt;, &lt;label&gt;... / Return, 67</w:delText>
        </w:r>
      </w:del>
    </w:p>
    <w:p w:rsidR="0028723B" w:rsidDel="00592A71" w:rsidRDefault="0028723B">
      <w:pPr>
        <w:pStyle w:val="Index1"/>
        <w:tabs>
          <w:tab w:val="right" w:leader="dot" w:pos="9350"/>
        </w:tabs>
        <w:rPr>
          <w:del w:id="7975" w:author="Sammartano, Marc (BIC USA)" w:date="2014-10-10T17:44:00Z"/>
          <w:noProof/>
        </w:rPr>
      </w:pPr>
      <w:del w:id="7976" w:author="Sammartano, Marc (BIC USA)" w:date="2014-10-10T17:44:00Z">
        <w:r w:rsidDel="00592A71">
          <w:rPr>
            <w:noProof/>
          </w:rPr>
          <w:delText>GoSub &lt;label&gt; / Return, 67</w:delText>
        </w:r>
      </w:del>
    </w:p>
    <w:p w:rsidR="0028723B" w:rsidDel="00592A71" w:rsidRDefault="0028723B">
      <w:pPr>
        <w:pStyle w:val="Index1"/>
        <w:tabs>
          <w:tab w:val="right" w:leader="dot" w:pos="9350"/>
        </w:tabs>
        <w:rPr>
          <w:del w:id="7977" w:author="Sammartano, Marc (BIC USA)" w:date="2014-10-10T17:44:00Z"/>
          <w:noProof/>
        </w:rPr>
      </w:pPr>
      <w:del w:id="7978" w:author="Sammartano, Marc (BIC USA)" w:date="2014-10-10T17:44:00Z">
        <w:r w:rsidDel="00592A71">
          <w:rPr>
            <w:noProof/>
          </w:rPr>
          <w:delText>GoTo &lt;index_nexp&gt;, &lt;label&gt;..., 67</w:delText>
        </w:r>
      </w:del>
    </w:p>
    <w:p w:rsidR="0028723B" w:rsidDel="00592A71" w:rsidRDefault="0028723B">
      <w:pPr>
        <w:pStyle w:val="Index1"/>
        <w:tabs>
          <w:tab w:val="right" w:leader="dot" w:pos="9350"/>
        </w:tabs>
        <w:rPr>
          <w:del w:id="7979" w:author="Sammartano, Marc (BIC USA)" w:date="2014-10-10T17:44:00Z"/>
          <w:noProof/>
        </w:rPr>
      </w:pPr>
      <w:del w:id="7980" w:author="Sammartano, Marc (BIC USA)" w:date="2014-10-10T17:44:00Z">
        <w:r w:rsidDel="00592A71">
          <w:rPr>
            <w:noProof/>
          </w:rPr>
          <w:delText>GoTo &lt;label&gt;, 67</w:delText>
        </w:r>
      </w:del>
    </w:p>
    <w:p w:rsidR="0028723B" w:rsidDel="00592A71" w:rsidRDefault="0028723B">
      <w:pPr>
        <w:pStyle w:val="Index1"/>
        <w:tabs>
          <w:tab w:val="right" w:leader="dot" w:pos="9350"/>
        </w:tabs>
        <w:rPr>
          <w:del w:id="7981" w:author="Sammartano, Marc (BIC USA)" w:date="2014-10-10T17:44:00Z"/>
          <w:noProof/>
        </w:rPr>
      </w:pPr>
      <w:del w:id="7982" w:author="Sammartano, Marc (BIC USA)" w:date="2014-10-10T17:44:00Z">
        <w:r w:rsidDel="00592A71">
          <w:rPr>
            <w:noProof/>
          </w:rPr>
          <w:delText>Gps.accuracy &lt;nvar&gt;, 139</w:delText>
        </w:r>
      </w:del>
    </w:p>
    <w:p w:rsidR="0028723B" w:rsidDel="00592A71" w:rsidRDefault="0028723B">
      <w:pPr>
        <w:pStyle w:val="Index1"/>
        <w:tabs>
          <w:tab w:val="right" w:leader="dot" w:pos="9350"/>
        </w:tabs>
        <w:rPr>
          <w:del w:id="7983" w:author="Sammartano, Marc (BIC USA)" w:date="2014-10-10T17:44:00Z"/>
          <w:noProof/>
        </w:rPr>
      </w:pPr>
      <w:del w:id="7984" w:author="Sammartano, Marc (BIC USA)" w:date="2014-10-10T17:44:00Z">
        <w:r w:rsidDel="00592A71">
          <w:rPr>
            <w:noProof/>
          </w:rPr>
          <w:delText>Gps.altitude &lt;nvar&gt;, 139</w:delText>
        </w:r>
      </w:del>
    </w:p>
    <w:p w:rsidR="0028723B" w:rsidDel="00592A71" w:rsidRDefault="0028723B">
      <w:pPr>
        <w:pStyle w:val="Index1"/>
        <w:tabs>
          <w:tab w:val="right" w:leader="dot" w:pos="9350"/>
        </w:tabs>
        <w:rPr>
          <w:del w:id="7985" w:author="Sammartano, Marc (BIC USA)" w:date="2014-10-10T17:44:00Z"/>
          <w:noProof/>
        </w:rPr>
      </w:pPr>
      <w:del w:id="7986" w:author="Sammartano, Marc (BIC USA)" w:date="2014-10-10T17:44:00Z">
        <w:r w:rsidDel="00592A71">
          <w:rPr>
            <w:noProof/>
          </w:rPr>
          <w:delText>Gps.bearing &lt;nvar&gt;, 139</w:delText>
        </w:r>
      </w:del>
    </w:p>
    <w:p w:rsidR="0028723B" w:rsidDel="00592A71" w:rsidRDefault="0028723B">
      <w:pPr>
        <w:pStyle w:val="Index1"/>
        <w:tabs>
          <w:tab w:val="right" w:leader="dot" w:pos="9350"/>
        </w:tabs>
        <w:rPr>
          <w:del w:id="7987" w:author="Sammartano, Marc (BIC USA)" w:date="2014-10-10T17:44:00Z"/>
          <w:noProof/>
        </w:rPr>
      </w:pPr>
      <w:del w:id="7988" w:author="Sammartano, Marc (BIC USA)" w:date="2014-10-10T17:44:00Z">
        <w:r w:rsidDel="00592A71">
          <w:rPr>
            <w:noProof/>
          </w:rPr>
          <w:delText>Gps.close, 139</w:delText>
        </w:r>
      </w:del>
    </w:p>
    <w:p w:rsidR="0028723B" w:rsidDel="00592A71" w:rsidRDefault="0028723B">
      <w:pPr>
        <w:pStyle w:val="Index1"/>
        <w:tabs>
          <w:tab w:val="right" w:leader="dot" w:pos="9350"/>
        </w:tabs>
        <w:rPr>
          <w:del w:id="7989" w:author="Sammartano, Marc (BIC USA)" w:date="2014-10-10T17:44:00Z"/>
          <w:noProof/>
        </w:rPr>
      </w:pPr>
      <w:del w:id="7990" w:author="Sammartano, Marc (BIC USA)" w:date="2014-10-10T17:44:00Z">
        <w:r w:rsidDel="00592A71">
          <w:rPr>
            <w:noProof/>
          </w:rPr>
          <w:delText>Gps.latitude &lt;nvar&gt;, 139</w:delText>
        </w:r>
      </w:del>
    </w:p>
    <w:p w:rsidR="0028723B" w:rsidDel="00592A71" w:rsidRDefault="0028723B">
      <w:pPr>
        <w:pStyle w:val="Index1"/>
        <w:tabs>
          <w:tab w:val="right" w:leader="dot" w:pos="9350"/>
        </w:tabs>
        <w:rPr>
          <w:del w:id="7991" w:author="Sammartano, Marc (BIC USA)" w:date="2014-10-10T17:44:00Z"/>
          <w:noProof/>
        </w:rPr>
      </w:pPr>
      <w:del w:id="7992" w:author="Sammartano, Marc (BIC USA)" w:date="2014-10-10T17:44:00Z">
        <w:r w:rsidDel="00592A71">
          <w:rPr>
            <w:noProof/>
          </w:rPr>
          <w:delText>Gps.longitude &lt;nvar&gt;, 139</w:delText>
        </w:r>
      </w:del>
    </w:p>
    <w:p w:rsidR="0028723B" w:rsidDel="00592A71" w:rsidRDefault="0028723B">
      <w:pPr>
        <w:pStyle w:val="Index1"/>
        <w:tabs>
          <w:tab w:val="right" w:leader="dot" w:pos="9350"/>
        </w:tabs>
        <w:rPr>
          <w:del w:id="7993" w:author="Sammartano, Marc (BIC USA)" w:date="2014-10-10T17:44:00Z"/>
          <w:noProof/>
        </w:rPr>
      </w:pPr>
      <w:del w:id="7994" w:author="Sammartano, Marc (BIC USA)" w:date="2014-10-10T17:44:00Z">
        <w:r w:rsidDel="00592A71">
          <w:rPr>
            <w:noProof/>
          </w:rPr>
          <w:delText>Gps.open, 139</w:delText>
        </w:r>
      </w:del>
    </w:p>
    <w:p w:rsidR="0028723B" w:rsidDel="00592A71" w:rsidRDefault="0028723B">
      <w:pPr>
        <w:pStyle w:val="Index1"/>
        <w:tabs>
          <w:tab w:val="right" w:leader="dot" w:pos="9350"/>
        </w:tabs>
        <w:rPr>
          <w:del w:id="7995" w:author="Sammartano, Marc (BIC USA)" w:date="2014-10-10T17:44:00Z"/>
          <w:noProof/>
        </w:rPr>
      </w:pPr>
      <w:del w:id="7996" w:author="Sammartano, Marc (BIC USA)" w:date="2014-10-10T17:44:00Z">
        <w:r w:rsidDel="00592A71">
          <w:rPr>
            <w:noProof/>
          </w:rPr>
          <w:delText>Gps.provider &lt;svar&gt;, 139</w:delText>
        </w:r>
      </w:del>
    </w:p>
    <w:p w:rsidR="0028723B" w:rsidDel="00592A71" w:rsidRDefault="0028723B">
      <w:pPr>
        <w:pStyle w:val="Index1"/>
        <w:tabs>
          <w:tab w:val="right" w:leader="dot" w:pos="9350"/>
        </w:tabs>
        <w:rPr>
          <w:del w:id="7997" w:author="Sammartano, Marc (BIC USA)" w:date="2014-10-10T17:44:00Z"/>
          <w:noProof/>
        </w:rPr>
      </w:pPr>
      <w:del w:id="7998" w:author="Sammartano, Marc (BIC USA)" w:date="2014-10-10T17:44:00Z">
        <w:r w:rsidDel="00592A71">
          <w:rPr>
            <w:noProof/>
          </w:rPr>
          <w:delText>Gps.speed &lt;nvar&gt;, 139</w:delText>
        </w:r>
      </w:del>
    </w:p>
    <w:p w:rsidR="0028723B" w:rsidDel="00592A71" w:rsidRDefault="0028723B">
      <w:pPr>
        <w:pStyle w:val="Index1"/>
        <w:tabs>
          <w:tab w:val="right" w:leader="dot" w:pos="9350"/>
        </w:tabs>
        <w:rPr>
          <w:del w:id="7999" w:author="Sammartano, Marc (BIC USA)" w:date="2014-10-10T17:44:00Z"/>
          <w:noProof/>
        </w:rPr>
      </w:pPr>
      <w:del w:id="8000" w:author="Sammartano, Marc (BIC USA)" w:date="2014-10-10T17:44:00Z">
        <w:r w:rsidDel="00592A71">
          <w:rPr>
            <w:noProof/>
          </w:rPr>
          <w:delText>Gps.time &lt;nvar&gt;, 139</w:delText>
        </w:r>
      </w:del>
    </w:p>
    <w:p w:rsidR="0028723B" w:rsidDel="00592A71" w:rsidRDefault="0028723B">
      <w:pPr>
        <w:pStyle w:val="Index1"/>
        <w:tabs>
          <w:tab w:val="right" w:leader="dot" w:pos="9350"/>
        </w:tabs>
        <w:rPr>
          <w:del w:id="8001" w:author="Sammartano, Marc (BIC USA)" w:date="2014-10-10T17:44:00Z"/>
          <w:noProof/>
        </w:rPr>
      </w:pPr>
      <w:del w:id="8002" w:author="Sammartano, Marc (BIC USA)" w:date="2014-10-10T17:44:00Z">
        <w:r w:rsidDel="00592A71">
          <w:rPr>
            <w:noProof/>
          </w:rPr>
          <w:delText>Gr.arc &lt;object_number_nvar&gt;, left, top, right, bottom, start_angle, sweep_angle, fill_mode, 121</w:delText>
        </w:r>
      </w:del>
    </w:p>
    <w:p w:rsidR="0028723B" w:rsidDel="00592A71" w:rsidRDefault="0028723B">
      <w:pPr>
        <w:pStyle w:val="Index1"/>
        <w:tabs>
          <w:tab w:val="right" w:leader="dot" w:pos="9350"/>
        </w:tabs>
        <w:rPr>
          <w:del w:id="8003" w:author="Sammartano, Marc (BIC USA)" w:date="2014-10-10T17:44:00Z"/>
          <w:noProof/>
        </w:rPr>
      </w:pPr>
      <w:del w:id="8004" w:author="Sammartano, Marc (BIC USA)" w:date="2014-10-10T17:44:00Z">
        <w:r w:rsidDel="00592A71">
          <w:rPr>
            <w:noProof/>
          </w:rPr>
          <w:delText>Gr.bitmap.create &lt;bitmap_ptr_nvar&gt;, width, height, 126</w:delText>
        </w:r>
      </w:del>
    </w:p>
    <w:p w:rsidR="0028723B" w:rsidDel="00592A71" w:rsidRDefault="0028723B">
      <w:pPr>
        <w:pStyle w:val="Index1"/>
        <w:tabs>
          <w:tab w:val="right" w:leader="dot" w:pos="9350"/>
        </w:tabs>
        <w:rPr>
          <w:del w:id="8005" w:author="Sammartano, Marc (BIC USA)" w:date="2014-10-10T17:44:00Z"/>
          <w:noProof/>
        </w:rPr>
      </w:pPr>
      <w:del w:id="8006" w:author="Sammartano, Marc (BIC USA)" w:date="2014-10-10T17:44:00Z">
        <w:r w:rsidDel="00592A71">
          <w:rPr>
            <w:noProof/>
          </w:rPr>
          <w:delText>Gr.bitmap.crop &lt;new_bitmap_object_nvar&gt;, &lt;source_bitmap_object_nexp&gt;, &lt;x_nexp&gt;, &lt;y_nexp&gt;, &lt;width_nexp&gt;, &lt;height_nexp&gt;, 127</w:delText>
        </w:r>
      </w:del>
    </w:p>
    <w:p w:rsidR="0028723B" w:rsidDel="00592A71" w:rsidRDefault="0028723B">
      <w:pPr>
        <w:pStyle w:val="Index1"/>
        <w:tabs>
          <w:tab w:val="right" w:leader="dot" w:pos="9350"/>
        </w:tabs>
        <w:rPr>
          <w:del w:id="8007" w:author="Sammartano, Marc (BIC USA)" w:date="2014-10-10T17:44:00Z"/>
          <w:noProof/>
        </w:rPr>
      </w:pPr>
      <w:del w:id="8008" w:author="Sammartano, Marc (BIC USA)" w:date="2014-10-10T17:44:00Z">
        <w:r w:rsidDel="00592A71">
          <w:rPr>
            <w:noProof/>
          </w:rPr>
          <w:delText>Gr.bitmap.delete &lt;bitmap_ptr_nvar&gt;, 126</w:delText>
        </w:r>
      </w:del>
    </w:p>
    <w:p w:rsidR="0028723B" w:rsidDel="00592A71" w:rsidRDefault="0028723B">
      <w:pPr>
        <w:pStyle w:val="Index1"/>
        <w:tabs>
          <w:tab w:val="right" w:leader="dot" w:pos="9350"/>
        </w:tabs>
        <w:rPr>
          <w:del w:id="8009" w:author="Sammartano, Marc (BIC USA)" w:date="2014-10-10T17:44:00Z"/>
          <w:noProof/>
        </w:rPr>
      </w:pPr>
      <w:del w:id="8010" w:author="Sammartano, Marc (BIC USA)" w:date="2014-10-10T17:44:00Z">
        <w:r w:rsidDel="00592A71">
          <w:rPr>
            <w:noProof/>
          </w:rPr>
          <w:delText>Gr.bitmap.draw &lt;object_ptr_nvar&gt;, &lt;bitmap_ptr_nvar&gt;, x , y, 127</w:delText>
        </w:r>
      </w:del>
    </w:p>
    <w:p w:rsidR="0028723B" w:rsidDel="00592A71" w:rsidRDefault="0028723B">
      <w:pPr>
        <w:pStyle w:val="Index1"/>
        <w:tabs>
          <w:tab w:val="right" w:leader="dot" w:pos="9350"/>
        </w:tabs>
        <w:rPr>
          <w:del w:id="8011" w:author="Sammartano, Marc (BIC USA)" w:date="2014-10-10T17:44:00Z"/>
          <w:noProof/>
        </w:rPr>
      </w:pPr>
      <w:del w:id="8012" w:author="Sammartano, Marc (BIC USA)" w:date="2014-10-10T17:44:00Z">
        <w:r w:rsidDel="00592A71">
          <w:rPr>
            <w:noProof/>
          </w:rPr>
          <w:delText>Gr.bitmap.drawinto.end, 128</w:delText>
        </w:r>
      </w:del>
    </w:p>
    <w:p w:rsidR="0028723B" w:rsidDel="00592A71" w:rsidRDefault="0028723B">
      <w:pPr>
        <w:pStyle w:val="Index1"/>
        <w:tabs>
          <w:tab w:val="right" w:leader="dot" w:pos="9350"/>
        </w:tabs>
        <w:rPr>
          <w:del w:id="8013" w:author="Sammartano, Marc (BIC USA)" w:date="2014-10-10T17:44:00Z"/>
          <w:noProof/>
        </w:rPr>
      </w:pPr>
      <w:del w:id="8014" w:author="Sammartano, Marc (BIC USA)" w:date="2014-10-10T17:44:00Z">
        <w:r w:rsidDel="00592A71">
          <w:rPr>
            <w:noProof/>
          </w:rPr>
          <w:delText>Gr.bitmap.drawinto.start &lt;bitmap_ptr_nvar&gt;, 127</w:delText>
        </w:r>
      </w:del>
    </w:p>
    <w:p w:rsidR="0028723B" w:rsidDel="00592A71" w:rsidRDefault="0028723B">
      <w:pPr>
        <w:pStyle w:val="Index1"/>
        <w:tabs>
          <w:tab w:val="right" w:leader="dot" w:pos="9350"/>
        </w:tabs>
        <w:rPr>
          <w:del w:id="8015" w:author="Sammartano, Marc (BIC USA)" w:date="2014-10-10T17:44:00Z"/>
          <w:noProof/>
        </w:rPr>
      </w:pPr>
      <w:del w:id="8016" w:author="Sammartano, Marc (BIC USA)" w:date="2014-10-10T17:44:00Z">
        <w:r w:rsidDel="00592A71">
          <w:rPr>
            <w:noProof/>
          </w:rPr>
          <w:delText>gr.bitmap.load bitmap_ptr, File_name$, 126</w:delText>
        </w:r>
      </w:del>
    </w:p>
    <w:p w:rsidR="0028723B" w:rsidDel="00592A71" w:rsidRDefault="0028723B">
      <w:pPr>
        <w:pStyle w:val="Index1"/>
        <w:tabs>
          <w:tab w:val="right" w:leader="dot" w:pos="9350"/>
        </w:tabs>
        <w:rPr>
          <w:del w:id="8017" w:author="Sammartano, Marc (BIC USA)" w:date="2014-10-10T17:44:00Z"/>
          <w:noProof/>
        </w:rPr>
      </w:pPr>
      <w:del w:id="8018" w:author="Sammartano, Marc (BIC USA)" w:date="2014-10-10T17:44:00Z">
        <w:r w:rsidDel="00592A71">
          <w:rPr>
            <w:noProof/>
          </w:rPr>
          <w:delText>Gr.bitmap.save &lt;bitmap_ptr_nvar&gt;, &lt;filename_sexp&gt;{, &lt;quality_nexp&gt;}, 127</w:delText>
        </w:r>
      </w:del>
    </w:p>
    <w:p w:rsidR="0028723B" w:rsidDel="00592A71" w:rsidRDefault="0028723B">
      <w:pPr>
        <w:pStyle w:val="Index1"/>
        <w:tabs>
          <w:tab w:val="right" w:leader="dot" w:pos="9350"/>
        </w:tabs>
        <w:rPr>
          <w:del w:id="8019" w:author="Sammartano, Marc (BIC USA)" w:date="2014-10-10T17:44:00Z"/>
          <w:noProof/>
        </w:rPr>
      </w:pPr>
      <w:del w:id="8020" w:author="Sammartano, Marc (BIC USA)" w:date="2014-10-10T17:44:00Z">
        <w:r w:rsidDel="00592A71">
          <w:rPr>
            <w:noProof/>
          </w:rPr>
          <w:delText>Gr.bitmap.scale &lt;new_bitmap_ptr_nvar&gt;, &lt;bitmap_ptr_nvar&gt;, width, height {, &lt;smoothing_lvar&gt; }, 126</w:delText>
        </w:r>
      </w:del>
    </w:p>
    <w:p w:rsidR="0028723B" w:rsidDel="00592A71" w:rsidRDefault="0028723B">
      <w:pPr>
        <w:pStyle w:val="Index1"/>
        <w:tabs>
          <w:tab w:val="right" w:leader="dot" w:pos="9350"/>
        </w:tabs>
        <w:rPr>
          <w:del w:id="8021" w:author="Sammartano, Marc (BIC USA)" w:date="2014-10-10T17:44:00Z"/>
          <w:noProof/>
        </w:rPr>
      </w:pPr>
      <w:del w:id="8022" w:author="Sammartano, Marc (BIC USA)" w:date="2014-10-10T17:44:00Z">
        <w:r w:rsidDel="00592A71">
          <w:rPr>
            <w:noProof/>
          </w:rPr>
          <w:delText>Gr.bitmap.size &lt;bitmap_ptr_nvar&gt;, width, height, 126</w:delText>
        </w:r>
      </w:del>
    </w:p>
    <w:p w:rsidR="0028723B" w:rsidDel="00592A71" w:rsidRDefault="0028723B">
      <w:pPr>
        <w:pStyle w:val="Index1"/>
        <w:tabs>
          <w:tab w:val="right" w:leader="dot" w:pos="9350"/>
        </w:tabs>
        <w:rPr>
          <w:del w:id="8023" w:author="Sammartano, Marc (BIC USA)" w:date="2014-10-10T17:44:00Z"/>
          <w:noProof/>
        </w:rPr>
      </w:pPr>
      <w:del w:id="8024" w:author="Sammartano, Marc (BIC USA)" w:date="2014-10-10T17:44:00Z">
        <w:r w:rsidDel="00592A71">
          <w:rPr>
            <w:noProof/>
          </w:rPr>
          <w:delText>Gr.bounded.touch touched, left, top, right, bottom, 123</w:delText>
        </w:r>
      </w:del>
    </w:p>
    <w:p w:rsidR="0028723B" w:rsidDel="00592A71" w:rsidRDefault="0028723B">
      <w:pPr>
        <w:pStyle w:val="Index1"/>
        <w:tabs>
          <w:tab w:val="right" w:leader="dot" w:pos="9350"/>
        </w:tabs>
        <w:rPr>
          <w:del w:id="8025" w:author="Sammartano, Marc (BIC USA)" w:date="2014-10-10T17:44:00Z"/>
          <w:noProof/>
        </w:rPr>
      </w:pPr>
      <w:del w:id="8026" w:author="Sammartano, Marc (BIC USA)" w:date="2014-10-10T17:44:00Z">
        <w:r w:rsidDel="00592A71">
          <w:rPr>
            <w:noProof/>
          </w:rPr>
          <w:delText>Gr.bounded.touch2 touched, left, top, right, bottom, 124</w:delText>
        </w:r>
      </w:del>
    </w:p>
    <w:p w:rsidR="0028723B" w:rsidDel="00592A71" w:rsidRDefault="0028723B">
      <w:pPr>
        <w:pStyle w:val="Index1"/>
        <w:tabs>
          <w:tab w:val="right" w:leader="dot" w:pos="9350"/>
        </w:tabs>
        <w:rPr>
          <w:del w:id="8027" w:author="Sammartano, Marc (BIC USA)" w:date="2014-10-10T17:44:00Z"/>
          <w:noProof/>
        </w:rPr>
      </w:pPr>
      <w:del w:id="8028" w:author="Sammartano, Marc (BIC USA)" w:date="2014-10-10T17:44:00Z">
        <w:r w:rsidDel="00592A71">
          <w:rPr>
            <w:noProof/>
          </w:rPr>
          <w:delText>Gr.brightness &lt;nexp&gt;, 120</w:delText>
        </w:r>
      </w:del>
    </w:p>
    <w:p w:rsidR="0028723B" w:rsidDel="00592A71" w:rsidRDefault="0028723B">
      <w:pPr>
        <w:pStyle w:val="Index1"/>
        <w:tabs>
          <w:tab w:val="right" w:leader="dot" w:pos="9350"/>
        </w:tabs>
        <w:rPr>
          <w:del w:id="8029" w:author="Sammartano, Marc (BIC USA)" w:date="2014-10-10T17:44:00Z"/>
          <w:noProof/>
        </w:rPr>
      </w:pPr>
      <w:del w:id="8030" w:author="Sammartano, Marc (BIC USA)" w:date="2014-10-10T17:44:00Z">
        <w:r w:rsidDel="00592A71">
          <w:rPr>
            <w:noProof/>
          </w:rPr>
          <w:delText>Gr.camera.autoshoot &lt;bm_ptr_nvar&gt;{, &lt;flash_ mode_nexp&gt; {, focus_mode_nexp} }, 130</w:delText>
        </w:r>
      </w:del>
    </w:p>
    <w:p w:rsidR="0028723B" w:rsidDel="00592A71" w:rsidRDefault="0028723B">
      <w:pPr>
        <w:pStyle w:val="Index1"/>
        <w:tabs>
          <w:tab w:val="right" w:leader="dot" w:pos="9350"/>
        </w:tabs>
        <w:rPr>
          <w:del w:id="8031" w:author="Sammartano, Marc (BIC USA)" w:date="2014-10-10T17:44:00Z"/>
          <w:noProof/>
        </w:rPr>
      </w:pPr>
      <w:del w:id="8032" w:author="Sammartano, Marc (BIC USA)" w:date="2014-10-10T17:44:00Z">
        <w:r w:rsidDel="00592A71">
          <w:rPr>
            <w:noProof/>
          </w:rPr>
          <w:delText>Gr.camera.manualShoot &lt;bm_ptr_nvar&gt;{, &lt;flash_ mode_nexp&gt; {, focus_mode_nexp} }, 130</w:delText>
        </w:r>
      </w:del>
    </w:p>
    <w:p w:rsidR="0028723B" w:rsidDel="00592A71" w:rsidRDefault="0028723B">
      <w:pPr>
        <w:pStyle w:val="Index1"/>
        <w:tabs>
          <w:tab w:val="right" w:leader="dot" w:pos="9350"/>
        </w:tabs>
        <w:rPr>
          <w:del w:id="8033" w:author="Sammartano, Marc (BIC USA)" w:date="2014-10-10T17:44:00Z"/>
          <w:noProof/>
        </w:rPr>
      </w:pPr>
      <w:del w:id="8034" w:author="Sammartano, Marc (BIC USA)" w:date="2014-10-10T17:44:00Z">
        <w:r w:rsidDel="00592A71">
          <w:rPr>
            <w:noProof/>
          </w:rPr>
          <w:delText>Gr.camera.select 1|2, 129</w:delText>
        </w:r>
      </w:del>
    </w:p>
    <w:p w:rsidR="0028723B" w:rsidDel="00592A71" w:rsidRDefault="0028723B">
      <w:pPr>
        <w:pStyle w:val="Index1"/>
        <w:tabs>
          <w:tab w:val="right" w:leader="dot" w:pos="9350"/>
        </w:tabs>
        <w:rPr>
          <w:del w:id="8035" w:author="Sammartano, Marc (BIC USA)" w:date="2014-10-10T17:44:00Z"/>
          <w:noProof/>
        </w:rPr>
      </w:pPr>
      <w:del w:id="8036" w:author="Sammartano, Marc (BIC USA)" w:date="2014-10-10T17:44:00Z">
        <w:r w:rsidDel="00592A71">
          <w:rPr>
            <w:noProof/>
          </w:rPr>
          <w:delText>Gr.camera.shoot &lt;bm_ptr_nvar&gt;, 129</w:delText>
        </w:r>
      </w:del>
    </w:p>
    <w:p w:rsidR="0028723B" w:rsidDel="00592A71" w:rsidRDefault="0028723B">
      <w:pPr>
        <w:pStyle w:val="Index1"/>
        <w:tabs>
          <w:tab w:val="right" w:leader="dot" w:pos="9350"/>
        </w:tabs>
        <w:rPr>
          <w:del w:id="8037" w:author="Sammartano, Marc (BIC USA)" w:date="2014-10-10T17:44:00Z"/>
          <w:noProof/>
        </w:rPr>
      </w:pPr>
      <w:del w:id="8038" w:author="Sammartano, Marc (BIC USA)" w:date="2014-10-10T17:44:00Z">
        <w:r w:rsidDel="00592A71">
          <w:rPr>
            <w:noProof/>
          </w:rPr>
          <w:delText>Gr.circle &lt;object_number_nvar&gt;, x, y, radius, 121</w:delText>
        </w:r>
      </w:del>
    </w:p>
    <w:p w:rsidR="0028723B" w:rsidDel="00592A71" w:rsidRDefault="0028723B">
      <w:pPr>
        <w:pStyle w:val="Index1"/>
        <w:tabs>
          <w:tab w:val="right" w:leader="dot" w:pos="9350"/>
        </w:tabs>
        <w:rPr>
          <w:del w:id="8039" w:author="Sammartano, Marc (BIC USA)" w:date="2014-10-10T17:44:00Z"/>
          <w:noProof/>
        </w:rPr>
      </w:pPr>
      <w:del w:id="8040" w:author="Sammartano, Marc (BIC USA)" w:date="2014-10-10T17:44:00Z">
        <w:r w:rsidDel="00592A71">
          <w:rPr>
            <w:noProof/>
          </w:rPr>
          <w:delText>Gr.clip &lt;object__ptr_nvar&gt;,  &lt;left_nexp&gt;,&lt;top_nexp&gt;, &lt;right_nexp&gt;, &lt;bottom_nexp&gt;{, &lt;RO_nexp&gt;}, 133</w:delText>
        </w:r>
      </w:del>
    </w:p>
    <w:p w:rsidR="0028723B" w:rsidDel="00592A71" w:rsidRDefault="0028723B">
      <w:pPr>
        <w:pStyle w:val="Index1"/>
        <w:tabs>
          <w:tab w:val="right" w:leader="dot" w:pos="9350"/>
        </w:tabs>
        <w:rPr>
          <w:del w:id="8041" w:author="Sammartano, Marc (BIC USA)" w:date="2014-10-10T17:44:00Z"/>
          <w:noProof/>
        </w:rPr>
      </w:pPr>
      <w:del w:id="8042" w:author="Sammartano, Marc (BIC USA)" w:date="2014-10-10T17:44:00Z">
        <w:r w:rsidDel="00592A71">
          <w:rPr>
            <w:noProof/>
          </w:rPr>
          <w:delText>Gr.close, 119</w:delText>
        </w:r>
      </w:del>
    </w:p>
    <w:p w:rsidR="0028723B" w:rsidDel="00592A71" w:rsidRDefault="0028723B">
      <w:pPr>
        <w:pStyle w:val="Index1"/>
        <w:tabs>
          <w:tab w:val="right" w:leader="dot" w:pos="9350"/>
        </w:tabs>
        <w:rPr>
          <w:del w:id="8043" w:author="Sammartano, Marc (BIC USA)" w:date="2014-10-10T17:44:00Z"/>
          <w:noProof/>
        </w:rPr>
      </w:pPr>
      <w:del w:id="8044" w:author="Sammartano, Marc (BIC USA)" w:date="2014-10-10T17:44:00Z">
        <w:r w:rsidDel="00592A71">
          <w:rPr>
            <w:noProof/>
          </w:rPr>
          <w:delText>Gr.cls, 119</w:delText>
        </w:r>
      </w:del>
    </w:p>
    <w:p w:rsidR="0028723B" w:rsidDel="00592A71" w:rsidRDefault="0028723B">
      <w:pPr>
        <w:pStyle w:val="Index1"/>
        <w:tabs>
          <w:tab w:val="right" w:leader="dot" w:pos="9350"/>
        </w:tabs>
        <w:rPr>
          <w:del w:id="8045" w:author="Sammartano, Marc (BIC USA)" w:date="2014-10-10T17:44:00Z"/>
          <w:noProof/>
        </w:rPr>
      </w:pPr>
      <w:del w:id="8046" w:author="Sammartano, Marc (BIC USA)" w:date="2014-10-10T17:44:00Z">
        <w:r w:rsidDel="00592A71">
          <w:rPr>
            <w:noProof/>
          </w:rPr>
          <w:delText>Gr.color alpha, red, green, blue, &lt;style_nexp&gt;, 117</w:delText>
        </w:r>
      </w:del>
    </w:p>
    <w:p w:rsidR="0028723B" w:rsidDel="00592A71" w:rsidRDefault="0028723B">
      <w:pPr>
        <w:pStyle w:val="Index1"/>
        <w:tabs>
          <w:tab w:val="right" w:leader="dot" w:pos="9350"/>
        </w:tabs>
        <w:rPr>
          <w:del w:id="8047" w:author="Sammartano, Marc (BIC USA)" w:date="2014-10-10T17:44:00Z"/>
          <w:noProof/>
        </w:rPr>
      </w:pPr>
      <w:del w:id="8048" w:author="Sammartano, Marc (BIC USA)" w:date="2014-10-10T17:44:00Z">
        <w:r w:rsidDel="00592A71">
          <w:rPr>
            <w:noProof/>
          </w:rPr>
          <w:delText>Gr.front  flag, 119</w:delText>
        </w:r>
      </w:del>
    </w:p>
    <w:p w:rsidR="0028723B" w:rsidDel="00592A71" w:rsidRDefault="0028723B">
      <w:pPr>
        <w:pStyle w:val="Index1"/>
        <w:tabs>
          <w:tab w:val="right" w:leader="dot" w:pos="9350"/>
        </w:tabs>
        <w:rPr>
          <w:del w:id="8049" w:author="Sammartano, Marc (BIC USA)" w:date="2014-10-10T17:44:00Z"/>
          <w:noProof/>
        </w:rPr>
      </w:pPr>
      <w:del w:id="8050" w:author="Sammartano, Marc (BIC USA)" w:date="2014-10-10T17:44:00Z">
        <w:r w:rsidDel="00592A71">
          <w:rPr>
            <w:noProof/>
          </w:rPr>
          <w:delText>Gr.get.bmpixel &lt;bitmap_ptr_nvar&gt;, x, y, alpha, red, green, blue, 127</w:delText>
        </w:r>
      </w:del>
    </w:p>
    <w:p w:rsidR="0028723B" w:rsidDel="00592A71" w:rsidRDefault="0028723B">
      <w:pPr>
        <w:pStyle w:val="Index1"/>
        <w:tabs>
          <w:tab w:val="right" w:leader="dot" w:pos="9350"/>
        </w:tabs>
        <w:rPr>
          <w:del w:id="8051" w:author="Sammartano, Marc (BIC USA)" w:date="2014-10-10T17:44:00Z"/>
          <w:noProof/>
        </w:rPr>
      </w:pPr>
      <w:del w:id="8052" w:author="Sammartano, Marc (BIC USA)" w:date="2014-10-10T17:44:00Z">
        <w:r w:rsidDel="00592A71">
          <w:rPr>
            <w:noProof/>
          </w:rPr>
          <w:delText>Gr.get.params &lt;object_ptr_nvar&gt;, &lt;param_array$[]&gt;, 131</w:delText>
        </w:r>
      </w:del>
    </w:p>
    <w:p w:rsidR="0028723B" w:rsidDel="00592A71" w:rsidRDefault="0028723B">
      <w:pPr>
        <w:pStyle w:val="Index1"/>
        <w:tabs>
          <w:tab w:val="right" w:leader="dot" w:pos="9350"/>
        </w:tabs>
        <w:rPr>
          <w:del w:id="8053" w:author="Sammartano, Marc (BIC USA)" w:date="2014-10-10T17:44:00Z"/>
          <w:noProof/>
        </w:rPr>
      </w:pPr>
      <w:del w:id="8054" w:author="Sammartano, Marc (BIC USA)" w:date="2014-10-10T17:44:00Z">
        <w:r w:rsidDel="00592A71">
          <w:rPr>
            <w:noProof/>
          </w:rPr>
          <w:delText>Gr.get.pixel x, y, alpha, red, green, blue, 130</w:delText>
        </w:r>
      </w:del>
    </w:p>
    <w:p w:rsidR="0028723B" w:rsidDel="00592A71" w:rsidRDefault="0028723B">
      <w:pPr>
        <w:pStyle w:val="Index1"/>
        <w:tabs>
          <w:tab w:val="right" w:leader="dot" w:pos="9350"/>
        </w:tabs>
        <w:rPr>
          <w:del w:id="8055" w:author="Sammartano, Marc (BIC USA)" w:date="2014-10-10T17:44:00Z"/>
          <w:noProof/>
        </w:rPr>
      </w:pPr>
      <w:del w:id="8056" w:author="Sammartano, Marc (BIC USA)" w:date="2014-10-10T17:44:00Z">
        <w:r w:rsidDel="00592A71">
          <w:rPr>
            <w:noProof/>
          </w:rPr>
          <w:delText>Gr.get.position &lt;object_ptr_nvar&gt;,  x, y, 131</w:delText>
        </w:r>
      </w:del>
    </w:p>
    <w:p w:rsidR="0028723B" w:rsidDel="00592A71" w:rsidRDefault="0028723B">
      <w:pPr>
        <w:pStyle w:val="Index1"/>
        <w:tabs>
          <w:tab w:val="right" w:leader="dot" w:pos="9350"/>
        </w:tabs>
        <w:rPr>
          <w:del w:id="8057" w:author="Sammartano, Marc (BIC USA)" w:date="2014-10-10T17:44:00Z"/>
          <w:noProof/>
        </w:rPr>
      </w:pPr>
      <w:del w:id="8058" w:author="Sammartano, Marc (BIC USA)" w:date="2014-10-10T17:44:00Z">
        <w:r w:rsidDel="00592A71">
          <w:rPr>
            <w:noProof/>
          </w:rPr>
          <w:delText>Gr.get.textbounds &lt;sexp&gt;, left, top, right, bottom, 124</w:delText>
        </w:r>
      </w:del>
    </w:p>
    <w:p w:rsidR="0028723B" w:rsidDel="00592A71" w:rsidRDefault="0028723B">
      <w:pPr>
        <w:pStyle w:val="Index1"/>
        <w:tabs>
          <w:tab w:val="right" w:leader="dot" w:pos="9350"/>
        </w:tabs>
        <w:rPr>
          <w:del w:id="8059" w:author="Sammartano, Marc (BIC USA)" w:date="2014-10-10T17:44:00Z"/>
          <w:noProof/>
        </w:rPr>
      </w:pPr>
      <w:del w:id="8060" w:author="Sammartano, Marc (BIC USA)" w:date="2014-10-10T17:44:00Z">
        <w:r w:rsidDel="00592A71">
          <w:rPr>
            <w:noProof/>
          </w:rPr>
          <w:delText>Gr.get.type &lt;object_ptr_nvar&gt;, &lt;type_svar&gt;, 131</w:delText>
        </w:r>
      </w:del>
    </w:p>
    <w:p w:rsidR="0028723B" w:rsidDel="00592A71" w:rsidRDefault="0028723B">
      <w:pPr>
        <w:pStyle w:val="Index1"/>
        <w:tabs>
          <w:tab w:val="right" w:leader="dot" w:pos="9350"/>
        </w:tabs>
        <w:rPr>
          <w:del w:id="8061" w:author="Sammartano, Marc (BIC USA)" w:date="2014-10-10T17:44:00Z"/>
          <w:noProof/>
        </w:rPr>
      </w:pPr>
      <w:del w:id="8062" w:author="Sammartano, Marc (BIC USA)" w:date="2014-10-10T17:44:00Z">
        <w:r w:rsidDel="00592A71">
          <w:rPr>
            <w:noProof/>
          </w:rPr>
          <w:delText>Gr.get.value &lt;object_ptr_nvar&gt;, &lt;tag_sexp&gt;, {&lt;value_nvar | value_svar&gt;}, 131</w:delText>
        </w:r>
      </w:del>
    </w:p>
    <w:p w:rsidR="0028723B" w:rsidDel="00592A71" w:rsidRDefault="0028723B">
      <w:pPr>
        <w:pStyle w:val="Index1"/>
        <w:tabs>
          <w:tab w:val="right" w:leader="dot" w:pos="9350"/>
        </w:tabs>
        <w:rPr>
          <w:del w:id="8063" w:author="Sammartano, Marc (BIC USA)" w:date="2014-10-10T17:44:00Z"/>
          <w:noProof/>
        </w:rPr>
      </w:pPr>
      <w:del w:id="8064" w:author="Sammartano, Marc (BIC USA)" w:date="2014-10-10T17:44:00Z">
        <w:r w:rsidDel="00592A71">
          <w:rPr>
            <w:noProof/>
          </w:rPr>
          <w:delText>Gr.GetDL &lt;dl_array[]&gt; {, &lt;keep_all_objects_lexp&gt; }, 134</w:delText>
        </w:r>
      </w:del>
    </w:p>
    <w:p w:rsidR="0028723B" w:rsidDel="00592A71" w:rsidRDefault="0028723B">
      <w:pPr>
        <w:pStyle w:val="Index1"/>
        <w:tabs>
          <w:tab w:val="right" w:leader="dot" w:pos="9350"/>
        </w:tabs>
        <w:rPr>
          <w:del w:id="8065" w:author="Sammartano, Marc (BIC USA)" w:date="2014-10-10T17:44:00Z"/>
          <w:noProof/>
        </w:rPr>
      </w:pPr>
      <w:del w:id="8066" w:author="Sammartano, Marc (BIC USA)" w:date="2014-10-10T17:44:00Z">
        <w:r w:rsidDel="00592A71">
          <w:rPr>
            <w:noProof/>
          </w:rPr>
          <w:delText>Gr.hide &lt;object_number_nvar&gt;, 122</w:delText>
        </w:r>
      </w:del>
    </w:p>
    <w:p w:rsidR="0028723B" w:rsidDel="00592A71" w:rsidRDefault="0028723B">
      <w:pPr>
        <w:pStyle w:val="Index1"/>
        <w:tabs>
          <w:tab w:val="right" w:leader="dot" w:pos="9350"/>
        </w:tabs>
        <w:rPr>
          <w:del w:id="8067" w:author="Sammartano, Marc (BIC USA)" w:date="2014-10-10T17:44:00Z"/>
          <w:noProof/>
        </w:rPr>
      </w:pPr>
      <w:del w:id="8068" w:author="Sammartano, Marc (BIC USA)" w:date="2014-10-10T17:44:00Z">
        <w:r w:rsidDel="00592A71">
          <w:rPr>
            <w:noProof/>
          </w:rPr>
          <w:delText>Gr.line &lt;object_number_nvar&gt;, x1, y1, x2, y2, 120</w:delText>
        </w:r>
      </w:del>
    </w:p>
    <w:p w:rsidR="0028723B" w:rsidDel="00592A71" w:rsidRDefault="0028723B">
      <w:pPr>
        <w:pStyle w:val="Index1"/>
        <w:tabs>
          <w:tab w:val="right" w:leader="dot" w:pos="9350"/>
        </w:tabs>
        <w:rPr>
          <w:del w:id="8069" w:author="Sammartano, Marc (BIC USA)" w:date="2014-10-10T17:44:00Z"/>
          <w:noProof/>
        </w:rPr>
      </w:pPr>
      <w:del w:id="8070" w:author="Sammartano, Marc (BIC USA)" w:date="2014-10-10T17:44:00Z">
        <w:r w:rsidDel="00592A71">
          <w:rPr>
            <w:noProof/>
          </w:rPr>
          <w:delText>Gr.modify &lt;object_ptr_nvar&gt;, {&lt;tag_sexp&gt;, &lt;value_nvar | value_svar&gt;}, ..., 131</w:delText>
        </w:r>
      </w:del>
    </w:p>
    <w:p w:rsidR="0028723B" w:rsidDel="00592A71" w:rsidRDefault="0028723B">
      <w:pPr>
        <w:pStyle w:val="Index1"/>
        <w:tabs>
          <w:tab w:val="right" w:leader="dot" w:pos="9350"/>
        </w:tabs>
        <w:rPr>
          <w:del w:id="8071" w:author="Sammartano, Marc (BIC USA)" w:date="2014-10-10T17:44:00Z"/>
          <w:noProof/>
        </w:rPr>
      </w:pPr>
      <w:del w:id="8072" w:author="Sammartano, Marc (BIC USA)" w:date="2014-10-10T17:44:00Z">
        <w:r w:rsidDel="00592A71">
          <w:rPr>
            <w:noProof/>
          </w:rPr>
          <w:delText>Gr.NewDL &lt;dl_array[{&lt;start&gt;,&lt;length&gt;}]&gt;, 134</w:delText>
        </w:r>
      </w:del>
    </w:p>
    <w:p w:rsidR="0028723B" w:rsidDel="00592A71" w:rsidRDefault="0028723B">
      <w:pPr>
        <w:pStyle w:val="Index1"/>
        <w:tabs>
          <w:tab w:val="right" w:leader="dot" w:pos="9350"/>
        </w:tabs>
        <w:rPr>
          <w:del w:id="8073" w:author="Sammartano, Marc (BIC USA)" w:date="2014-10-10T17:44:00Z"/>
          <w:noProof/>
        </w:rPr>
      </w:pPr>
      <w:del w:id="8074" w:author="Sammartano, Marc (BIC USA)" w:date="2014-10-10T17:44:00Z">
        <w:r w:rsidDel="00592A71">
          <w:rPr>
            <w:noProof/>
          </w:rPr>
          <w:delText>Gr.onGRTouch.resume, 124</w:delText>
        </w:r>
      </w:del>
    </w:p>
    <w:p w:rsidR="0028723B" w:rsidDel="00592A71" w:rsidRDefault="0028723B">
      <w:pPr>
        <w:pStyle w:val="Index1"/>
        <w:tabs>
          <w:tab w:val="right" w:leader="dot" w:pos="9350"/>
        </w:tabs>
        <w:rPr>
          <w:del w:id="8075" w:author="Sammartano, Marc (BIC USA)" w:date="2014-10-10T17:44:00Z"/>
          <w:noProof/>
        </w:rPr>
      </w:pPr>
      <w:del w:id="8076" w:author="Sammartano, Marc (BIC USA)" w:date="2014-10-10T17:44:00Z">
        <w:r w:rsidDel="00592A71">
          <w:rPr>
            <w:noProof/>
          </w:rPr>
          <w:delText>Gr.open alpha, red, green, blue {, &lt;ShowStatusBar_lexp&gt; {, &lt;Orientation_nexp&gt;}}, 117</w:delText>
        </w:r>
      </w:del>
    </w:p>
    <w:p w:rsidR="0028723B" w:rsidDel="00592A71" w:rsidRDefault="0028723B">
      <w:pPr>
        <w:pStyle w:val="Index1"/>
        <w:tabs>
          <w:tab w:val="right" w:leader="dot" w:pos="9350"/>
        </w:tabs>
        <w:rPr>
          <w:del w:id="8077" w:author="Sammartano, Marc (BIC USA)" w:date="2014-10-10T17:44:00Z"/>
          <w:noProof/>
        </w:rPr>
      </w:pPr>
      <w:del w:id="8078" w:author="Sammartano, Marc (BIC USA)" w:date="2014-10-10T17:44:00Z">
        <w:r w:rsidDel="00592A71">
          <w:rPr>
            <w:noProof/>
          </w:rPr>
          <w:delText>Gr.orientation &lt;nexp&gt;, 118</w:delText>
        </w:r>
      </w:del>
    </w:p>
    <w:p w:rsidR="0028723B" w:rsidDel="00592A71" w:rsidRDefault="0028723B">
      <w:pPr>
        <w:pStyle w:val="Index1"/>
        <w:tabs>
          <w:tab w:val="right" w:leader="dot" w:pos="9350"/>
        </w:tabs>
        <w:rPr>
          <w:del w:id="8079" w:author="Sammartano, Marc (BIC USA)" w:date="2014-10-10T17:44:00Z"/>
          <w:noProof/>
        </w:rPr>
      </w:pPr>
      <w:del w:id="8080" w:author="Sammartano, Marc (BIC USA)" w:date="2014-10-10T17:44:00Z">
        <w:r w:rsidDel="00592A71">
          <w:rPr>
            <w:noProof/>
          </w:rPr>
          <w:delText>Gr.oval &lt;object_number_nvar&gt;, left, top, right, bottom, 121</w:delText>
        </w:r>
      </w:del>
    </w:p>
    <w:p w:rsidR="0028723B" w:rsidDel="00592A71" w:rsidRDefault="0028723B">
      <w:pPr>
        <w:pStyle w:val="Index1"/>
        <w:tabs>
          <w:tab w:val="right" w:leader="dot" w:pos="9350"/>
        </w:tabs>
        <w:rPr>
          <w:del w:id="8081" w:author="Sammartano, Marc (BIC USA)" w:date="2014-10-10T17:44:00Z"/>
          <w:noProof/>
        </w:rPr>
      </w:pPr>
      <w:del w:id="8082" w:author="Sammartano, Marc (BIC USA)" w:date="2014-10-10T17:44:00Z">
        <w:r w:rsidDel="00592A71">
          <w:rPr>
            <w:noProof/>
          </w:rPr>
          <w:delText>Gr.paint.get &lt;object_ptr_nvar&gt;, 132</w:delText>
        </w:r>
      </w:del>
    </w:p>
    <w:p w:rsidR="0028723B" w:rsidDel="00592A71" w:rsidRDefault="0028723B">
      <w:pPr>
        <w:pStyle w:val="Index1"/>
        <w:tabs>
          <w:tab w:val="right" w:leader="dot" w:pos="9350"/>
        </w:tabs>
        <w:rPr>
          <w:del w:id="8083" w:author="Sammartano, Marc (BIC USA)" w:date="2014-10-10T17:44:00Z"/>
          <w:noProof/>
        </w:rPr>
      </w:pPr>
      <w:del w:id="8084" w:author="Sammartano, Marc (BIC USA)" w:date="2014-10-10T17:44:00Z">
        <w:r w:rsidDel="00592A71">
          <w:rPr>
            <w:noProof/>
          </w:rPr>
          <w:delText>Gr.point &lt;object_number_nvar&gt;, x, y, 120</w:delText>
        </w:r>
      </w:del>
    </w:p>
    <w:p w:rsidR="0028723B" w:rsidDel="00592A71" w:rsidRDefault="0028723B">
      <w:pPr>
        <w:pStyle w:val="Index1"/>
        <w:tabs>
          <w:tab w:val="right" w:leader="dot" w:pos="9350"/>
        </w:tabs>
        <w:rPr>
          <w:del w:id="8085" w:author="Sammartano, Marc (BIC USA)" w:date="2014-10-10T17:44:00Z"/>
          <w:noProof/>
        </w:rPr>
      </w:pPr>
      <w:del w:id="8086" w:author="Sammartano, Marc (BIC USA)" w:date="2014-10-10T17:44:00Z">
        <w:r w:rsidDel="00592A71">
          <w:rPr>
            <w:noProof/>
          </w:rPr>
          <w:delText>Gr.poly &lt;object_number_nvar&gt;, list_pointer {,x,y}, 122</w:delText>
        </w:r>
      </w:del>
    </w:p>
    <w:p w:rsidR="0028723B" w:rsidDel="00592A71" w:rsidRDefault="0028723B">
      <w:pPr>
        <w:pStyle w:val="Index1"/>
        <w:tabs>
          <w:tab w:val="right" w:leader="dot" w:pos="9350"/>
        </w:tabs>
        <w:rPr>
          <w:del w:id="8087" w:author="Sammartano, Marc (BIC USA)" w:date="2014-10-10T17:44:00Z"/>
          <w:noProof/>
        </w:rPr>
      </w:pPr>
      <w:del w:id="8088" w:author="Sammartano, Marc (BIC USA)" w:date="2014-10-10T17:44:00Z">
        <w:r w:rsidDel="00592A71">
          <w:rPr>
            <w:noProof/>
          </w:rPr>
          <w:delText>Gr.rect &lt;object_number_nvar&gt;, left, top, right, bottom, 120</w:delText>
        </w:r>
      </w:del>
    </w:p>
    <w:p w:rsidR="0028723B" w:rsidDel="00592A71" w:rsidRDefault="0028723B">
      <w:pPr>
        <w:pStyle w:val="Index1"/>
        <w:tabs>
          <w:tab w:val="right" w:leader="dot" w:pos="9350"/>
        </w:tabs>
        <w:rPr>
          <w:del w:id="8089" w:author="Sammartano, Marc (BIC USA)" w:date="2014-10-10T17:44:00Z"/>
          <w:noProof/>
        </w:rPr>
      </w:pPr>
      <w:del w:id="8090" w:author="Sammartano, Marc (BIC USA)" w:date="2014-10-10T17:44:00Z">
        <w:r w:rsidDel="00592A71">
          <w:rPr>
            <w:noProof/>
          </w:rPr>
          <w:delText>Gr.render, 118</w:delText>
        </w:r>
      </w:del>
    </w:p>
    <w:p w:rsidR="0028723B" w:rsidDel="00592A71" w:rsidRDefault="0028723B">
      <w:pPr>
        <w:pStyle w:val="Index1"/>
        <w:tabs>
          <w:tab w:val="right" w:leader="dot" w:pos="9350"/>
        </w:tabs>
        <w:rPr>
          <w:del w:id="8091" w:author="Sammartano, Marc (BIC USA)" w:date="2014-10-10T17:44:00Z"/>
          <w:noProof/>
        </w:rPr>
      </w:pPr>
      <w:del w:id="8092" w:author="Sammartano, Marc (BIC USA)" w:date="2014-10-10T17:44:00Z">
        <w:r w:rsidDel="00592A71">
          <w:rPr>
            <w:noProof/>
          </w:rPr>
          <w:delText>Gr.rotate.end {&lt;obj_nvar&gt;}, 128</w:delText>
        </w:r>
      </w:del>
    </w:p>
    <w:p w:rsidR="0028723B" w:rsidDel="00592A71" w:rsidRDefault="0028723B">
      <w:pPr>
        <w:pStyle w:val="Index1"/>
        <w:tabs>
          <w:tab w:val="right" w:leader="dot" w:pos="9350"/>
        </w:tabs>
        <w:rPr>
          <w:del w:id="8093" w:author="Sammartano, Marc (BIC USA)" w:date="2014-10-10T17:44:00Z"/>
          <w:noProof/>
        </w:rPr>
      </w:pPr>
      <w:del w:id="8094" w:author="Sammartano, Marc (BIC USA)" w:date="2014-10-10T17:44:00Z">
        <w:r w:rsidDel="00592A71">
          <w:rPr>
            <w:noProof/>
          </w:rPr>
          <w:delText>Gr.rotate.start angle, x, y{,&lt;obj_nvar&gt;}, 128</w:delText>
        </w:r>
      </w:del>
    </w:p>
    <w:p w:rsidR="0028723B" w:rsidDel="00592A71" w:rsidRDefault="0028723B">
      <w:pPr>
        <w:pStyle w:val="Index1"/>
        <w:tabs>
          <w:tab w:val="right" w:leader="dot" w:pos="9350"/>
        </w:tabs>
        <w:rPr>
          <w:del w:id="8095" w:author="Sammartano, Marc (BIC USA)" w:date="2014-10-10T17:44:00Z"/>
          <w:noProof/>
        </w:rPr>
      </w:pPr>
      <w:del w:id="8096" w:author="Sammartano, Marc (BIC USA)" w:date="2014-10-10T17:44:00Z">
        <w:r w:rsidDel="00592A71">
          <w:rPr>
            <w:noProof/>
          </w:rPr>
          <w:delText>Gr.save &lt;filename_sexp&gt; {,&lt;quality_nexp&gt;}, 130</w:delText>
        </w:r>
      </w:del>
    </w:p>
    <w:p w:rsidR="0028723B" w:rsidDel="00592A71" w:rsidRDefault="0028723B">
      <w:pPr>
        <w:pStyle w:val="Index1"/>
        <w:tabs>
          <w:tab w:val="right" w:leader="dot" w:pos="9350"/>
        </w:tabs>
        <w:rPr>
          <w:del w:id="8097" w:author="Sammartano, Marc (BIC USA)" w:date="2014-10-10T17:44:00Z"/>
          <w:noProof/>
        </w:rPr>
      </w:pPr>
      <w:del w:id="8098" w:author="Sammartano, Marc (BIC USA)" w:date="2014-10-10T17:44:00Z">
        <w:r w:rsidDel="00592A71">
          <w:rPr>
            <w:noProof/>
          </w:rPr>
          <w:delText>Gr.scale x_factor, y_factor, 119</w:delText>
        </w:r>
      </w:del>
    </w:p>
    <w:p w:rsidR="0028723B" w:rsidDel="00592A71" w:rsidRDefault="0028723B">
      <w:pPr>
        <w:pStyle w:val="Index1"/>
        <w:tabs>
          <w:tab w:val="right" w:leader="dot" w:pos="9350"/>
        </w:tabs>
        <w:rPr>
          <w:del w:id="8099" w:author="Sammartano, Marc (BIC USA)" w:date="2014-10-10T17:44:00Z"/>
          <w:noProof/>
        </w:rPr>
      </w:pPr>
      <w:del w:id="8100" w:author="Sammartano, Marc (BIC USA)" w:date="2014-10-10T17:44:00Z">
        <w:r w:rsidDel="00592A71">
          <w:rPr>
            <w:noProof/>
          </w:rPr>
          <w:delText>Gr.screen width, height{, density }, 118</w:delText>
        </w:r>
      </w:del>
    </w:p>
    <w:p w:rsidR="0028723B" w:rsidDel="00592A71" w:rsidRDefault="0028723B">
      <w:pPr>
        <w:pStyle w:val="Index1"/>
        <w:tabs>
          <w:tab w:val="right" w:leader="dot" w:pos="9350"/>
        </w:tabs>
        <w:rPr>
          <w:del w:id="8101" w:author="Sammartano, Marc (BIC USA)" w:date="2014-10-10T17:44:00Z"/>
          <w:noProof/>
        </w:rPr>
      </w:pPr>
      <w:del w:id="8102" w:author="Sammartano, Marc (BIC USA)" w:date="2014-10-10T17:44:00Z">
        <w:r w:rsidDel="00592A71">
          <w:rPr>
            <w:noProof/>
          </w:rPr>
          <w:delText>Gr.screen.to_bitmap &lt;bm_ptr_nvar&gt;, 130</w:delText>
        </w:r>
      </w:del>
    </w:p>
    <w:p w:rsidR="0028723B" w:rsidDel="00592A71" w:rsidRDefault="0028723B">
      <w:pPr>
        <w:pStyle w:val="Index1"/>
        <w:tabs>
          <w:tab w:val="right" w:leader="dot" w:pos="9350"/>
        </w:tabs>
        <w:rPr>
          <w:del w:id="8103" w:author="Sammartano, Marc (BIC USA)" w:date="2014-10-10T17:44:00Z"/>
          <w:noProof/>
        </w:rPr>
      </w:pPr>
      <w:del w:id="8104" w:author="Sammartano, Marc (BIC USA)" w:date="2014-10-10T17:44:00Z">
        <w:r w:rsidDel="00592A71">
          <w:rPr>
            <w:noProof/>
          </w:rPr>
          <w:delText>Gr.set.AntiAlias &lt;lexp&gt;, 118</w:delText>
        </w:r>
      </w:del>
    </w:p>
    <w:p w:rsidR="0028723B" w:rsidDel="00592A71" w:rsidRDefault="0028723B">
      <w:pPr>
        <w:pStyle w:val="Index1"/>
        <w:tabs>
          <w:tab w:val="right" w:leader="dot" w:pos="9350"/>
        </w:tabs>
        <w:rPr>
          <w:del w:id="8105" w:author="Sammartano, Marc (BIC USA)" w:date="2014-10-10T17:44:00Z"/>
          <w:noProof/>
        </w:rPr>
      </w:pPr>
      <w:del w:id="8106" w:author="Sammartano, Marc (BIC USA)" w:date="2014-10-10T17:44:00Z">
        <w:r w:rsidDel="00592A71">
          <w:rPr>
            <w:noProof/>
          </w:rPr>
          <w:delText>Gr.set.pixels &lt;object_number_nvar&gt;, pixels[{&lt;start&gt;,&lt;length&gt;}] {,x,y}, 121</w:delText>
        </w:r>
      </w:del>
    </w:p>
    <w:p w:rsidR="0028723B" w:rsidDel="00592A71" w:rsidRDefault="0028723B">
      <w:pPr>
        <w:pStyle w:val="Index1"/>
        <w:tabs>
          <w:tab w:val="right" w:leader="dot" w:pos="9350"/>
        </w:tabs>
        <w:rPr>
          <w:del w:id="8107" w:author="Sammartano, Marc (BIC USA)" w:date="2014-10-10T17:44:00Z"/>
          <w:noProof/>
        </w:rPr>
      </w:pPr>
      <w:del w:id="8108" w:author="Sammartano, Marc (BIC USA)" w:date="2014-10-10T17:44:00Z">
        <w:r w:rsidDel="00592A71">
          <w:rPr>
            <w:noProof/>
          </w:rPr>
          <w:delText>Gr.set.stroke &lt;nexp&gt;, 118</w:delText>
        </w:r>
      </w:del>
    </w:p>
    <w:p w:rsidR="0028723B" w:rsidDel="00592A71" w:rsidRDefault="0028723B">
      <w:pPr>
        <w:pStyle w:val="Index1"/>
        <w:tabs>
          <w:tab w:val="right" w:leader="dot" w:pos="9350"/>
        </w:tabs>
        <w:rPr>
          <w:del w:id="8109" w:author="Sammartano, Marc (BIC USA)" w:date="2014-10-10T17:44:00Z"/>
          <w:noProof/>
        </w:rPr>
      </w:pPr>
      <w:del w:id="8110" w:author="Sammartano, Marc (BIC USA)" w:date="2014-10-10T17:44:00Z">
        <w:r w:rsidDel="00592A71">
          <w:rPr>
            <w:noProof/>
          </w:rPr>
          <w:delText>Gr.show &lt;object_number_nvar&gt;, 122</w:delText>
        </w:r>
      </w:del>
    </w:p>
    <w:p w:rsidR="0028723B" w:rsidDel="00592A71" w:rsidRDefault="0028723B">
      <w:pPr>
        <w:pStyle w:val="Index1"/>
        <w:tabs>
          <w:tab w:val="right" w:leader="dot" w:pos="9350"/>
        </w:tabs>
        <w:rPr>
          <w:del w:id="8111" w:author="Sammartano, Marc (BIC USA)" w:date="2014-10-10T17:44:00Z"/>
          <w:noProof/>
        </w:rPr>
      </w:pPr>
      <w:del w:id="8112" w:author="Sammartano, Marc (BIC USA)" w:date="2014-10-10T17:44:00Z">
        <w:r w:rsidDel="00592A71">
          <w:rPr>
            <w:noProof/>
          </w:rPr>
          <w:delText>Gr.StatusBar.Show  &lt;nexp&gt;, 118</w:delText>
        </w:r>
      </w:del>
    </w:p>
    <w:p w:rsidR="0028723B" w:rsidDel="00592A71" w:rsidRDefault="0028723B">
      <w:pPr>
        <w:pStyle w:val="Index1"/>
        <w:tabs>
          <w:tab w:val="right" w:leader="dot" w:pos="9350"/>
        </w:tabs>
        <w:rPr>
          <w:del w:id="8113" w:author="Sammartano, Marc (BIC USA)" w:date="2014-10-10T17:44:00Z"/>
          <w:noProof/>
        </w:rPr>
      </w:pPr>
      <w:del w:id="8114" w:author="Sammartano, Marc (BIC USA)" w:date="2014-10-10T17:44:00Z">
        <w:r w:rsidDel="00592A71">
          <w:rPr>
            <w:noProof/>
          </w:rPr>
          <w:delText>Gr.text.align type, 124</w:delText>
        </w:r>
      </w:del>
    </w:p>
    <w:p w:rsidR="0028723B" w:rsidDel="00592A71" w:rsidRDefault="0028723B">
      <w:pPr>
        <w:pStyle w:val="Index1"/>
        <w:tabs>
          <w:tab w:val="right" w:leader="dot" w:pos="9350"/>
        </w:tabs>
        <w:rPr>
          <w:del w:id="8115" w:author="Sammartano, Marc (BIC USA)" w:date="2014-10-10T17:44:00Z"/>
          <w:noProof/>
        </w:rPr>
      </w:pPr>
      <w:del w:id="8116" w:author="Sammartano, Marc (BIC USA)" w:date="2014-10-10T17:44:00Z">
        <w:r w:rsidDel="00592A71">
          <w:rPr>
            <w:noProof/>
          </w:rPr>
          <w:delText>Gr.text.bold &lt;lexp&gt;, 125</w:delText>
        </w:r>
      </w:del>
    </w:p>
    <w:p w:rsidR="0028723B" w:rsidDel="00592A71" w:rsidRDefault="0028723B">
      <w:pPr>
        <w:pStyle w:val="Index1"/>
        <w:tabs>
          <w:tab w:val="right" w:leader="dot" w:pos="9350"/>
        </w:tabs>
        <w:rPr>
          <w:del w:id="8117" w:author="Sammartano, Marc (BIC USA)" w:date="2014-10-10T17:44:00Z"/>
          <w:noProof/>
        </w:rPr>
      </w:pPr>
      <w:del w:id="8118" w:author="Sammartano, Marc (BIC USA)" w:date="2014-10-10T17:44:00Z">
        <w:r w:rsidDel="00592A71">
          <w:rPr>
            <w:noProof/>
          </w:rPr>
          <w:delText>Gr.text.draw &lt;object_number_nvar&gt;, &lt;x_nexp&gt;, &lt;y_nexp&gt;, &lt;text_object_sexp&gt;, 125</w:delText>
        </w:r>
      </w:del>
    </w:p>
    <w:p w:rsidR="0028723B" w:rsidDel="00592A71" w:rsidRDefault="0028723B">
      <w:pPr>
        <w:pStyle w:val="Index1"/>
        <w:tabs>
          <w:tab w:val="right" w:leader="dot" w:pos="9350"/>
        </w:tabs>
        <w:rPr>
          <w:del w:id="8119" w:author="Sammartano, Marc (BIC USA)" w:date="2014-10-10T17:44:00Z"/>
          <w:noProof/>
        </w:rPr>
      </w:pPr>
      <w:del w:id="8120" w:author="Sammartano, Marc (BIC USA)" w:date="2014-10-10T17:44:00Z">
        <w:r w:rsidDel="00592A71">
          <w:rPr>
            <w:noProof/>
          </w:rPr>
          <w:delText>Gr.text.size &lt;nexp&gt;, 124</w:delText>
        </w:r>
      </w:del>
    </w:p>
    <w:p w:rsidR="0028723B" w:rsidDel="00592A71" w:rsidRDefault="0028723B">
      <w:pPr>
        <w:pStyle w:val="Index1"/>
        <w:tabs>
          <w:tab w:val="right" w:leader="dot" w:pos="9350"/>
        </w:tabs>
        <w:rPr>
          <w:del w:id="8121" w:author="Sammartano, Marc (BIC USA)" w:date="2014-10-10T17:44:00Z"/>
          <w:noProof/>
        </w:rPr>
      </w:pPr>
      <w:del w:id="8122" w:author="Sammartano, Marc (BIC USA)" w:date="2014-10-10T17:44:00Z">
        <w:r w:rsidDel="00592A71">
          <w:rPr>
            <w:noProof/>
          </w:rPr>
          <w:delText>Gr.text.skew &lt;nexp&gt;, 125</w:delText>
        </w:r>
      </w:del>
    </w:p>
    <w:p w:rsidR="0028723B" w:rsidDel="00592A71" w:rsidRDefault="0028723B">
      <w:pPr>
        <w:pStyle w:val="Index1"/>
        <w:tabs>
          <w:tab w:val="right" w:leader="dot" w:pos="9350"/>
        </w:tabs>
        <w:rPr>
          <w:del w:id="8123" w:author="Sammartano, Marc (BIC USA)" w:date="2014-10-10T17:44:00Z"/>
          <w:noProof/>
        </w:rPr>
      </w:pPr>
      <w:del w:id="8124" w:author="Sammartano, Marc (BIC USA)" w:date="2014-10-10T17:44:00Z">
        <w:r w:rsidDel="00592A71">
          <w:rPr>
            <w:noProof/>
          </w:rPr>
          <w:delText>Gr.text.strike &lt;lexp&gt;, 125</w:delText>
        </w:r>
      </w:del>
    </w:p>
    <w:p w:rsidR="0028723B" w:rsidDel="00592A71" w:rsidRDefault="0028723B">
      <w:pPr>
        <w:pStyle w:val="Index1"/>
        <w:tabs>
          <w:tab w:val="right" w:leader="dot" w:pos="9350"/>
        </w:tabs>
        <w:rPr>
          <w:del w:id="8125" w:author="Sammartano, Marc (BIC USA)" w:date="2014-10-10T17:44:00Z"/>
          <w:noProof/>
        </w:rPr>
      </w:pPr>
      <w:del w:id="8126" w:author="Sammartano, Marc (BIC USA)" w:date="2014-10-10T17:44:00Z">
        <w:r w:rsidDel="00592A71">
          <w:rPr>
            <w:noProof/>
          </w:rPr>
          <w:delText>Gr.text.typeface &lt;nexp&gt;, 125</w:delText>
        </w:r>
      </w:del>
    </w:p>
    <w:p w:rsidR="0028723B" w:rsidDel="00592A71" w:rsidRDefault="0028723B">
      <w:pPr>
        <w:pStyle w:val="Index1"/>
        <w:tabs>
          <w:tab w:val="right" w:leader="dot" w:pos="9350"/>
        </w:tabs>
        <w:rPr>
          <w:del w:id="8127" w:author="Sammartano, Marc (BIC USA)" w:date="2014-10-10T17:44:00Z"/>
          <w:noProof/>
        </w:rPr>
      </w:pPr>
      <w:del w:id="8128" w:author="Sammartano, Marc (BIC USA)" w:date="2014-10-10T17:44:00Z">
        <w:r w:rsidDel="00592A71">
          <w:rPr>
            <w:noProof/>
          </w:rPr>
          <w:delText>Gr.text.underline &lt;lexp&gt;, 125</w:delText>
        </w:r>
      </w:del>
    </w:p>
    <w:p w:rsidR="0028723B" w:rsidDel="00592A71" w:rsidRDefault="0028723B">
      <w:pPr>
        <w:pStyle w:val="Index1"/>
        <w:tabs>
          <w:tab w:val="right" w:leader="dot" w:pos="9350"/>
        </w:tabs>
        <w:rPr>
          <w:del w:id="8129" w:author="Sammartano, Marc (BIC USA)" w:date="2014-10-10T17:44:00Z"/>
          <w:noProof/>
        </w:rPr>
      </w:pPr>
      <w:del w:id="8130" w:author="Sammartano, Marc (BIC USA)" w:date="2014-10-10T17:44:00Z">
        <w:r w:rsidDel="00592A71">
          <w:rPr>
            <w:noProof/>
          </w:rPr>
          <w:delText>Gr.text.width &lt;nvar&gt;, &lt;sexp&gt;, 124</w:delText>
        </w:r>
      </w:del>
    </w:p>
    <w:p w:rsidR="0028723B" w:rsidDel="00592A71" w:rsidRDefault="0028723B">
      <w:pPr>
        <w:pStyle w:val="Index1"/>
        <w:tabs>
          <w:tab w:val="right" w:leader="dot" w:pos="9350"/>
        </w:tabs>
        <w:rPr>
          <w:del w:id="8131" w:author="Sammartano, Marc (BIC USA)" w:date="2014-10-10T17:44:00Z"/>
          <w:noProof/>
        </w:rPr>
      </w:pPr>
      <w:del w:id="8132" w:author="Sammartano, Marc (BIC USA)" w:date="2014-10-10T17:44:00Z">
        <w:r w:rsidDel="00592A71">
          <w:rPr>
            <w:noProof/>
          </w:rPr>
          <w:delText>Gr.touch touched, x, y, 123</w:delText>
        </w:r>
      </w:del>
    </w:p>
    <w:p w:rsidR="0028723B" w:rsidDel="00592A71" w:rsidRDefault="0028723B">
      <w:pPr>
        <w:pStyle w:val="Index1"/>
        <w:tabs>
          <w:tab w:val="right" w:leader="dot" w:pos="9350"/>
        </w:tabs>
        <w:rPr>
          <w:del w:id="8133" w:author="Sammartano, Marc (BIC USA)" w:date="2014-10-10T17:44:00Z"/>
          <w:noProof/>
        </w:rPr>
      </w:pPr>
      <w:del w:id="8134" w:author="Sammartano, Marc (BIC USA)" w:date="2014-10-10T17:44:00Z">
        <w:r w:rsidDel="00592A71">
          <w:rPr>
            <w:noProof/>
          </w:rPr>
          <w:delText>Gr.touch2 touched, x, y, 124</w:delText>
        </w:r>
      </w:del>
    </w:p>
    <w:p w:rsidR="0028723B" w:rsidDel="00592A71" w:rsidRDefault="0028723B">
      <w:pPr>
        <w:pStyle w:val="Index1"/>
        <w:tabs>
          <w:tab w:val="right" w:leader="dot" w:pos="9350"/>
        </w:tabs>
        <w:rPr>
          <w:del w:id="8135" w:author="Sammartano, Marc (BIC USA)" w:date="2014-10-10T17:44:00Z"/>
          <w:noProof/>
        </w:rPr>
      </w:pPr>
      <w:del w:id="8136" w:author="Sammartano, Marc (BIC USA)" w:date="2014-10-10T17:44:00Z">
        <w:r w:rsidDel="00592A71">
          <w:rPr>
            <w:noProof/>
          </w:rPr>
          <w:delText>Gr_collision ( &lt;object_1_nvar&gt;, &lt;object_2_nvar&gt;), 133</w:delText>
        </w:r>
      </w:del>
    </w:p>
    <w:p w:rsidR="0028723B" w:rsidDel="00592A71" w:rsidRDefault="0028723B">
      <w:pPr>
        <w:pStyle w:val="Index1"/>
        <w:tabs>
          <w:tab w:val="right" w:leader="dot" w:pos="9350"/>
        </w:tabs>
        <w:rPr>
          <w:del w:id="8137" w:author="Sammartano, Marc (BIC USA)" w:date="2014-10-10T17:44:00Z"/>
          <w:noProof/>
        </w:rPr>
      </w:pPr>
      <w:del w:id="8138" w:author="Sammartano, Marc (BIC USA)" w:date="2014-10-10T17:44:00Z">
        <w:r w:rsidDel="00592A71">
          <w:rPr>
            <w:noProof/>
          </w:rPr>
          <w:delText>GR_COLLISION ( &lt;object_1_nvar&gt;, &lt;object_2_nvar&gt;), 52</w:delText>
        </w:r>
      </w:del>
    </w:p>
    <w:p w:rsidR="0028723B" w:rsidDel="00592A71" w:rsidRDefault="0028723B">
      <w:pPr>
        <w:pStyle w:val="Index1"/>
        <w:tabs>
          <w:tab w:val="right" w:leader="dot" w:pos="9350"/>
        </w:tabs>
        <w:rPr>
          <w:del w:id="8139" w:author="Sammartano, Marc (BIC USA)" w:date="2014-10-10T17:44:00Z"/>
          <w:noProof/>
        </w:rPr>
      </w:pPr>
      <w:del w:id="8140" w:author="Sammartano, Marc (BIC USA)" w:date="2014-10-10T17:44:00Z">
        <w:r w:rsidDel="00592A71">
          <w:rPr>
            <w:noProof/>
          </w:rPr>
          <w:delText>GrabFile &lt;result_svar&gt;, &lt;path_sexp&gt;{, &lt;unicode_flag_lexp&gt;}, 84</w:delText>
        </w:r>
      </w:del>
    </w:p>
    <w:p w:rsidR="0028723B" w:rsidDel="00592A71" w:rsidRDefault="0028723B">
      <w:pPr>
        <w:pStyle w:val="Index1"/>
        <w:tabs>
          <w:tab w:val="right" w:leader="dot" w:pos="9350"/>
        </w:tabs>
        <w:rPr>
          <w:del w:id="8141" w:author="Sammartano, Marc (BIC USA)" w:date="2014-10-10T17:44:00Z"/>
          <w:noProof/>
        </w:rPr>
      </w:pPr>
      <w:del w:id="8142" w:author="Sammartano, Marc (BIC USA)" w:date="2014-10-10T17:44:00Z">
        <w:r w:rsidDel="00592A71">
          <w:rPr>
            <w:noProof/>
          </w:rPr>
          <w:delText>GrabURL &lt;result_svar&gt;, &lt;url_sexp&gt;{, &lt;timeout_nexp&gt;}, 83</w:delText>
        </w:r>
      </w:del>
    </w:p>
    <w:p w:rsidR="0028723B" w:rsidDel="00592A71" w:rsidRDefault="0028723B">
      <w:pPr>
        <w:pStyle w:val="Index1"/>
        <w:tabs>
          <w:tab w:val="right" w:leader="dot" w:pos="9350"/>
        </w:tabs>
        <w:rPr>
          <w:del w:id="8143" w:author="Sammartano, Marc (BIC USA)" w:date="2014-10-10T17:44:00Z"/>
          <w:noProof/>
        </w:rPr>
      </w:pPr>
      <w:del w:id="8144" w:author="Sammartano, Marc (BIC USA)" w:date="2014-10-10T17:44:00Z">
        <w:r w:rsidDel="00592A71">
          <w:rPr>
            <w:noProof/>
          </w:rPr>
          <w:delText>Headset &lt;state_nvar&gt;, &lt;type_svar&gt;, &lt;mic_nvar&gt;, 111</w:delText>
        </w:r>
      </w:del>
    </w:p>
    <w:p w:rsidR="0028723B" w:rsidDel="00592A71" w:rsidRDefault="0028723B">
      <w:pPr>
        <w:pStyle w:val="Index1"/>
        <w:tabs>
          <w:tab w:val="right" w:leader="dot" w:pos="9350"/>
        </w:tabs>
        <w:rPr>
          <w:del w:id="8145" w:author="Sammartano, Marc (BIC USA)" w:date="2014-10-10T17:44:00Z"/>
          <w:noProof/>
        </w:rPr>
      </w:pPr>
      <w:del w:id="8146" w:author="Sammartano, Marc (BIC USA)" w:date="2014-10-10T17:44:00Z">
        <w:r w:rsidRPr="000730FA" w:rsidDel="00592A71">
          <w:rPr>
            <w:rFonts w:eastAsia="Times New Roman"/>
            <w:noProof/>
          </w:rPr>
          <w:delText>HEX$(&lt;nexp&gt;)</w:delText>
        </w:r>
        <w:r w:rsidDel="00592A71">
          <w:rPr>
            <w:noProof/>
          </w:rPr>
          <w:delText>, 55</w:delText>
        </w:r>
      </w:del>
    </w:p>
    <w:p w:rsidR="0028723B" w:rsidDel="00592A71" w:rsidRDefault="0028723B">
      <w:pPr>
        <w:pStyle w:val="Index1"/>
        <w:tabs>
          <w:tab w:val="right" w:leader="dot" w:pos="9350"/>
        </w:tabs>
        <w:rPr>
          <w:del w:id="8147" w:author="Sammartano, Marc (BIC USA)" w:date="2014-10-10T17:44:00Z"/>
          <w:noProof/>
        </w:rPr>
      </w:pPr>
      <w:del w:id="8148" w:author="Sammartano, Marc (BIC USA)" w:date="2014-10-10T17:44:00Z">
        <w:r w:rsidDel="00592A71">
          <w:rPr>
            <w:noProof/>
          </w:rPr>
          <w:delText>HEX(&lt;sexp&gt;), 51</w:delText>
        </w:r>
      </w:del>
    </w:p>
    <w:p w:rsidR="0028723B" w:rsidDel="00592A71" w:rsidRDefault="0028723B">
      <w:pPr>
        <w:pStyle w:val="Index1"/>
        <w:tabs>
          <w:tab w:val="right" w:leader="dot" w:pos="9350"/>
        </w:tabs>
        <w:rPr>
          <w:del w:id="8149" w:author="Sammartano, Marc (BIC USA)" w:date="2014-10-10T17:44:00Z"/>
          <w:noProof/>
        </w:rPr>
      </w:pPr>
      <w:del w:id="8150" w:author="Sammartano, Marc (BIC USA)" w:date="2014-10-10T17:44:00Z">
        <w:r w:rsidDel="00592A71">
          <w:rPr>
            <w:noProof/>
          </w:rPr>
          <w:delText>Home, 112</w:delText>
        </w:r>
      </w:del>
    </w:p>
    <w:p w:rsidR="0028723B" w:rsidDel="00592A71" w:rsidRDefault="0028723B">
      <w:pPr>
        <w:pStyle w:val="Index1"/>
        <w:tabs>
          <w:tab w:val="right" w:leader="dot" w:pos="9350"/>
        </w:tabs>
        <w:rPr>
          <w:del w:id="8151" w:author="Sammartano, Marc (BIC USA)" w:date="2014-10-10T17:44:00Z"/>
          <w:noProof/>
        </w:rPr>
      </w:pPr>
      <w:del w:id="8152" w:author="Sammartano, Marc (BIC USA)" w:date="2014-10-10T17:44:00Z">
        <w:r w:rsidDel="00592A71">
          <w:rPr>
            <w:noProof/>
          </w:rPr>
          <w:delText>Html.clear.cache, 89</w:delText>
        </w:r>
      </w:del>
    </w:p>
    <w:p w:rsidR="0028723B" w:rsidDel="00592A71" w:rsidRDefault="0028723B">
      <w:pPr>
        <w:pStyle w:val="Index1"/>
        <w:tabs>
          <w:tab w:val="right" w:leader="dot" w:pos="9350"/>
        </w:tabs>
        <w:rPr>
          <w:del w:id="8153" w:author="Sammartano, Marc (BIC USA)" w:date="2014-10-10T17:44:00Z"/>
          <w:noProof/>
        </w:rPr>
      </w:pPr>
      <w:del w:id="8154" w:author="Sammartano, Marc (BIC USA)" w:date="2014-10-10T17:44:00Z">
        <w:r w:rsidDel="00592A71">
          <w:rPr>
            <w:noProof/>
          </w:rPr>
          <w:delText>Html.clear.history, 89</w:delText>
        </w:r>
      </w:del>
    </w:p>
    <w:p w:rsidR="0028723B" w:rsidDel="00592A71" w:rsidRDefault="0028723B">
      <w:pPr>
        <w:pStyle w:val="Index1"/>
        <w:tabs>
          <w:tab w:val="right" w:leader="dot" w:pos="9350"/>
        </w:tabs>
        <w:rPr>
          <w:del w:id="8155" w:author="Sammartano, Marc (BIC USA)" w:date="2014-10-10T17:44:00Z"/>
          <w:noProof/>
        </w:rPr>
      </w:pPr>
      <w:del w:id="8156" w:author="Sammartano, Marc (BIC USA)" w:date="2014-10-10T17:44:00Z">
        <w:r w:rsidDel="00592A71">
          <w:rPr>
            <w:noProof/>
          </w:rPr>
          <w:delText>Html.close, 89</w:delText>
        </w:r>
      </w:del>
    </w:p>
    <w:p w:rsidR="0028723B" w:rsidDel="00592A71" w:rsidRDefault="0028723B">
      <w:pPr>
        <w:pStyle w:val="Index1"/>
        <w:tabs>
          <w:tab w:val="right" w:leader="dot" w:pos="9350"/>
        </w:tabs>
        <w:rPr>
          <w:del w:id="8157" w:author="Sammartano, Marc (BIC USA)" w:date="2014-10-10T17:44:00Z"/>
          <w:noProof/>
        </w:rPr>
      </w:pPr>
      <w:del w:id="8158" w:author="Sammartano, Marc (BIC USA)" w:date="2014-10-10T17:44:00Z">
        <w:r w:rsidDel="00592A71">
          <w:rPr>
            <w:noProof/>
          </w:rPr>
          <w:delText>Html.get.datalink &lt;data_svar&gt;, 87</w:delText>
        </w:r>
      </w:del>
    </w:p>
    <w:p w:rsidR="0028723B" w:rsidDel="00592A71" w:rsidRDefault="0028723B">
      <w:pPr>
        <w:pStyle w:val="Index1"/>
        <w:tabs>
          <w:tab w:val="right" w:leader="dot" w:pos="9350"/>
        </w:tabs>
        <w:rPr>
          <w:del w:id="8159" w:author="Sammartano, Marc (BIC USA)" w:date="2014-10-10T17:44:00Z"/>
          <w:noProof/>
        </w:rPr>
      </w:pPr>
      <w:del w:id="8160" w:author="Sammartano, Marc (BIC USA)" w:date="2014-10-10T17:44:00Z">
        <w:r w:rsidDel="00592A71">
          <w:rPr>
            <w:noProof/>
          </w:rPr>
          <w:delText>Html.go.back, 88</w:delText>
        </w:r>
      </w:del>
    </w:p>
    <w:p w:rsidR="0028723B" w:rsidDel="00592A71" w:rsidRDefault="0028723B">
      <w:pPr>
        <w:pStyle w:val="Index1"/>
        <w:tabs>
          <w:tab w:val="right" w:leader="dot" w:pos="9350"/>
        </w:tabs>
        <w:rPr>
          <w:del w:id="8161" w:author="Sammartano, Marc (BIC USA)" w:date="2014-10-10T17:44:00Z"/>
          <w:noProof/>
        </w:rPr>
      </w:pPr>
      <w:del w:id="8162" w:author="Sammartano, Marc (BIC USA)" w:date="2014-10-10T17:44:00Z">
        <w:r w:rsidDel="00592A71">
          <w:rPr>
            <w:noProof/>
          </w:rPr>
          <w:delText>Html.go.forward, 88</w:delText>
        </w:r>
      </w:del>
    </w:p>
    <w:p w:rsidR="0028723B" w:rsidDel="00592A71" w:rsidRDefault="0028723B">
      <w:pPr>
        <w:pStyle w:val="Index1"/>
        <w:tabs>
          <w:tab w:val="right" w:leader="dot" w:pos="9350"/>
        </w:tabs>
        <w:rPr>
          <w:del w:id="8163" w:author="Sammartano, Marc (BIC USA)" w:date="2014-10-10T17:44:00Z"/>
          <w:noProof/>
        </w:rPr>
      </w:pPr>
      <w:del w:id="8164" w:author="Sammartano, Marc (BIC USA)" w:date="2014-10-10T17:44:00Z">
        <w:r w:rsidDel="00592A71">
          <w:rPr>
            <w:noProof/>
          </w:rPr>
          <w:delText>Html.load.string &lt;html_sexp&gt;, 87</w:delText>
        </w:r>
      </w:del>
    </w:p>
    <w:p w:rsidR="0028723B" w:rsidDel="00592A71" w:rsidRDefault="0028723B">
      <w:pPr>
        <w:pStyle w:val="Index1"/>
        <w:tabs>
          <w:tab w:val="right" w:leader="dot" w:pos="9350"/>
        </w:tabs>
        <w:rPr>
          <w:del w:id="8165" w:author="Sammartano, Marc (BIC USA)" w:date="2014-10-10T17:44:00Z"/>
          <w:noProof/>
        </w:rPr>
      </w:pPr>
      <w:del w:id="8166" w:author="Sammartano, Marc (BIC USA)" w:date="2014-10-10T17:44:00Z">
        <w:r w:rsidDel="00592A71">
          <w:rPr>
            <w:noProof/>
          </w:rPr>
          <w:delText>Html.load.url &lt;file_sexp&gt;, 87</w:delText>
        </w:r>
      </w:del>
    </w:p>
    <w:p w:rsidR="0028723B" w:rsidDel="00592A71" w:rsidRDefault="0028723B">
      <w:pPr>
        <w:pStyle w:val="Index1"/>
        <w:tabs>
          <w:tab w:val="right" w:leader="dot" w:pos="9350"/>
        </w:tabs>
        <w:rPr>
          <w:del w:id="8167" w:author="Sammartano, Marc (BIC USA)" w:date="2014-10-10T17:44:00Z"/>
          <w:noProof/>
        </w:rPr>
      </w:pPr>
      <w:del w:id="8168" w:author="Sammartano, Marc (BIC USA)" w:date="2014-10-10T17:44:00Z">
        <w:r w:rsidDel="00592A71">
          <w:rPr>
            <w:noProof/>
          </w:rPr>
          <w:delText>Html.open {&lt;ShowStatusBar_lexp&gt; {, &lt;Orientation_nexp&gt;}}, 86</w:delText>
        </w:r>
      </w:del>
    </w:p>
    <w:p w:rsidR="0028723B" w:rsidDel="00592A71" w:rsidRDefault="0028723B">
      <w:pPr>
        <w:pStyle w:val="Index1"/>
        <w:tabs>
          <w:tab w:val="right" w:leader="dot" w:pos="9350"/>
        </w:tabs>
        <w:rPr>
          <w:del w:id="8169" w:author="Sammartano, Marc (BIC USA)" w:date="2014-10-10T17:44:00Z"/>
          <w:noProof/>
        </w:rPr>
      </w:pPr>
      <w:del w:id="8170" w:author="Sammartano, Marc (BIC USA)" w:date="2014-10-10T17:44:00Z">
        <w:r w:rsidDel="00592A71">
          <w:rPr>
            <w:noProof/>
          </w:rPr>
          <w:delText>Html.orientation &lt;nexp&gt;, 86</w:delText>
        </w:r>
      </w:del>
    </w:p>
    <w:p w:rsidR="0028723B" w:rsidDel="00592A71" w:rsidRDefault="0028723B">
      <w:pPr>
        <w:pStyle w:val="Index1"/>
        <w:tabs>
          <w:tab w:val="right" w:leader="dot" w:pos="9350"/>
        </w:tabs>
        <w:rPr>
          <w:del w:id="8171" w:author="Sammartano, Marc (BIC USA)" w:date="2014-10-10T17:44:00Z"/>
          <w:noProof/>
        </w:rPr>
      </w:pPr>
      <w:del w:id="8172" w:author="Sammartano, Marc (BIC USA)" w:date="2014-10-10T17:44:00Z">
        <w:r w:rsidDel="00592A71">
          <w:rPr>
            <w:noProof/>
          </w:rPr>
          <w:delText>Html.post &lt;url_sexp&gt;, &lt;list_nexp&gt;, 87</w:delText>
        </w:r>
      </w:del>
    </w:p>
    <w:p w:rsidR="0028723B" w:rsidDel="00592A71" w:rsidRDefault="0028723B">
      <w:pPr>
        <w:pStyle w:val="Index1"/>
        <w:tabs>
          <w:tab w:val="right" w:leader="dot" w:pos="9350"/>
        </w:tabs>
        <w:rPr>
          <w:del w:id="8173" w:author="Sammartano, Marc (BIC USA)" w:date="2014-10-10T17:44:00Z"/>
          <w:noProof/>
        </w:rPr>
      </w:pPr>
      <w:del w:id="8174" w:author="Sammartano, Marc (BIC USA)" w:date="2014-10-10T17:44:00Z">
        <w:r w:rsidDel="00592A71">
          <w:rPr>
            <w:noProof/>
          </w:rPr>
          <w:delText>Http.post &lt;url_sexp&gt;, &lt;list_nexp&gt;, &lt;result_svar&gt;, 109</w:delText>
        </w:r>
      </w:del>
    </w:p>
    <w:p w:rsidR="0028723B" w:rsidDel="00592A71" w:rsidRDefault="0028723B">
      <w:pPr>
        <w:pStyle w:val="Index1"/>
        <w:tabs>
          <w:tab w:val="right" w:leader="dot" w:pos="9350"/>
        </w:tabs>
        <w:rPr>
          <w:del w:id="8175" w:author="Sammartano, Marc (BIC USA)" w:date="2014-10-10T17:44:00Z"/>
          <w:noProof/>
        </w:rPr>
      </w:pPr>
      <w:del w:id="8176" w:author="Sammartano, Marc (BIC USA)" w:date="2014-10-10T17:44:00Z">
        <w:r w:rsidDel="00592A71">
          <w:rPr>
            <w:noProof/>
          </w:rPr>
          <w:delText>HYPOT(&lt;nexp_x&gt;, &lt;nexp_y), 49</w:delText>
        </w:r>
      </w:del>
    </w:p>
    <w:p w:rsidR="0028723B" w:rsidDel="00592A71" w:rsidRDefault="0028723B">
      <w:pPr>
        <w:pStyle w:val="Index1"/>
        <w:tabs>
          <w:tab w:val="right" w:leader="dot" w:pos="9350"/>
        </w:tabs>
        <w:rPr>
          <w:del w:id="8177" w:author="Sammartano, Marc (BIC USA)" w:date="2014-10-10T17:44:00Z"/>
          <w:noProof/>
        </w:rPr>
      </w:pPr>
      <w:del w:id="8178" w:author="Sammartano, Marc (BIC USA)" w:date="2014-10-10T17:44:00Z">
        <w:r w:rsidDel="00592A71">
          <w:rPr>
            <w:noProof/>
          </w:rPr>
          <w:delText>If / Then / Else, 64</w:delText>
        </w:r>
      </w:del>
    </w:p>
    <w:p w:rsidR="0028723B" w:rsidDel="00592A71" w:rsidRDefault="0028723B">
      <w:pPr>
        <w:pStyle w:val="Index1"/>
        <w:tabs>
          <w:tab w:val="right" w:leader="dot" w:pos="9350"/>
        </w:tabs>
        <w:rPr>
          <w:del w:id="8179" w:author="Sammartano, Marc (BIC USA)" w:date="2014-10-10T17:44:00Z"/>
          <w:noProof/>
        </w:rPr>
      </w:pPr>
      <w:del w:id="8180" w:author="Sammartano, Marc (BIC USA)" w:date="2014-10-10T17:44:00Z">
        <w:r w:rsidDel="00592A71">
          <w:rPr>
            <w:noProof/>
          </w:rPr>
          <w:delText>If / Then / Else / Elseif / Endif, 63</w:delText>
        </w:r>
      </w:del>
    </w:p>
    <w:p w:rsidR="0028723B" w:rsidDel="00592A71" w:rsidRDefault="0028723B">
      <w:pPr>
        <w:pStyle w:val="Index1"/>
        <w:tabs>
          <w:tab w:val="right" w:leader="dot" w:pos="9350"/>
        </w:tabs>
        <w:rPr>
          <w:del w:id="8181" w:author="Sammartano, Marc (BIC USA)" w:date="2014-10-10T17:44:00Z"/>
          <w:noProof/>
        </w:rPr>
      </w:pPr>
      <w:del w:id="8182" w:author="Sammartano, Marc (BIC USA)" w:date="2014-10-10T17:44:00Z">
        <w:r w:rsidDel="00592A71">
          <w:rPr>
            <w:noProof/>
          </w:rPr>
          <w:delText>Include FileNamePath, 104</w:delText>
        </w:r>
      </w:del>
    </w:p>
    <w:p w:rsidR="0028723B" w:rsidDel="00592A71" w:rsidRDefault="0028723B">
      <w:pPr>
        <w:pStyle w:val="Index1"/>
        <w:tabs>
          <w:tab w:val="right" w:leader="dot" w:pos="9350"/>
        </w:tabs>
        <w:rPr>
          <w:del w:id="8183" w:author="Sammartano, Marc (BIC USA)" w:date="2014-10-10T17:44:00Z"/>
          <w:noProof/>
        </w:rPr>
      </w:pPr>
      <w:del w:id="8184" w:author="Sammartano, Marc (BIC USA)" w:date="2014-10-10T17:44:00Z">
        <w:r w:rsidDel="00592A71">
          <w:rPr>
            <w:noProof/>
          </w:rPr>
          <w:delText>Inkey$ &lt;svar&gt;, 77</w:delText>
        </w:r>
      </w:del>
    </w:p>
    <w:p w:rsidR="0028723B" w:rsidDel="00592A71" w:rsidRDefault="0028723B">
      <w:pPr>
        <w:pStyle w:val="Index1"/>
        <w:tabs>
          <w:tab w:val="right" w:leader="dot" w:pos="9350"/>
        </w:tabs>
        <w:rPr>
          <w:del w:id="8185" w:author="Sammartano, Marc (BIC USA)" w:date="2014-10-10T17:44:00Z"/>
          <w:noProof/>
        </w:rPr>
      </w:pPr>
      <w:del w:id="8186" w:author="Sammartano, Marc (BIC USA)" w:date="2014-10-10T17:44:00Z">
        <w:r w:rsidDel="00592A71">
          <w:rPr>
            <w:noProof/>
          </w:rPr>
          <w:delText>Input {&lt;prompt_sexp&gt;}, &lt;var&gt;{, &lt;default_exp&gt;}, 77</w:delText>
        </w:r>
      </w:del>
    </w:p>
    <w:p w:rsidR="0028723B" w:rsidDel="00592A71" w:rsidRDefault="0028723B">
      <w:pPr>
        <w:pStyle w:val="Index1"/>
        <w:tabs>
          <w:tab w:val="right" w:leader="dot" w:pos="9350"/>
        </w:tabs>
        <w:rPr>
          <w:del w:id="8187" w:author="Sammartano, Marc (BIC USA)" w:date="2014-10-10T17:44:00Z"/>
          <w:noProof/>
        </w:rPr>
      </w:pPr>
      <w:del w:id="8188" w:author="Sammartano, Marc (BIC USA)" w:date="2014-10-10T17:44:00Z">
        <w:r w:rsidRPr="000730FA" w:rsidDel="00592A71">
          <w:rPr>
            <w:rFonts w:eastAsia="Times New Roman"/>
            <w:noProof/>
          </w:rPr>
          <w:delText>INT$(&lt;nexp&gt;)</w:delText>
        </w:r>
        <w:r w:rsidDel="00592A71">
          <w:rPr>
            <w:noProof/>
          </w:rPr>
          <w:delText>, 55</w:delText>
        </w:r>
      </w:del>
    </w:p>
    <w:p w:rsidR="0028723B" w:rsidDel="00592A71" w:rsidRDefault="0028723B">
      <w:pPr>
        <w:pStyle w:val="Index1"/>
        <w:tabs>
          <w:tab w:val="right" w:leader="dot" w:pos="9350"/>
        </w:tabs>
        <w:rPr>
          <w:del w:id="8189" w:author="Sammartano, Marc (BIC USA)" w:date="2014-10-10T17:44:00Z"/>
          <w:noProof/>
        </w:rPr>
      </w:pPr>
      <w:del w:id="8190" w:author="Sammartano, Marc (BIC USA)" w:date="2014-10-10T17:44:00Z">
        <w:r w:rsidDel="00592A71">
          <w:rPr>
            <w:noProof/>
          </w:rPr>
          <w:delText>INT(&lt;nexp&gt;), 48</w:delText>
        </w:r>
      </w:del>
    </w:p>
    <w:p w:rsidR="0028723B" w:rsidDel="00592A71" w:rsidRDefault="0028723B">
      <w:pPr>
        <w:pStyle w:val="Index1"/>
        <w:tabs>
          <w:tab w:val="right" w:leader="dot" w:pos="9350"/>
        </w:tabs>
        <w:rPr>
          <w:del w:id="8191" w:author="Sammartano, Marc (BIC USA)" w:date="2014-10-10T17:44:00Z"/>
          <w:noProof/>
        </w:rPr>
      </w:pPr>
      <w:del w:id="8192" w:author="Sammartano, Marc (BIC USA)" w:date="2014-10-10T17:44:00Z">
        <w:r w:rsidRPr="000730FA" w:rsidDel="00592A71">
          <w:rPr>
            <w:rFonts w:eastAsia="Times New Roman"/>
            <w:noProof/>
          </w:rPr>
          <w:delText>IS_IN(&lt;sub</w:delText>
        </w:r>
        <w:r w:rsidDel="00592A71">
          <w:rPr>
            <w:noProof/>
          </w:rPr>
          <w:delText>_sexp&gt;</w:delText>
        </w:r>
        <w:r w:rsidRPr="000730FA" w:rsidDel="00592A71">
          <w:rPr>
            <w:rFonts w:eastAsia="Times New Roman"/>
            <w:noProof/>
          </w:rPr>
          <w:delText>, &lt;base</w:delText>
        </w:r>
        <w:r w:rsidDel="00592A71">
          <w:rPr>
            <w:noProof/>
          </w:rPr>
          <w:delText>_sexp&gt;{, &lt;start_nexp&gt;}, 51</w:delText>
        </w:r>
      </w:del>
    </w:p>
    <w:p w:rsidR="0028723B" w:rsidDel="00592A71" w:rsidRDefault="0028723B">
      <w:pPr>
        <w:pStyle w:val="Index1"/>
        <w:tabs>
          <w:tab w:val="right" w:leader="dot" w:pos="9350"/>
        </w:tabs>
        <w:rPr>
          <w:del w:id="8193" w:author="Sammartano, Marc (BIC USA)" w:date="2014-10-10T17:44:00Z"/>
          <w:noProof/>
        </w:rPr>
      </w:pPr>
      <w:del w:id="8194" w:author="Sammartano, Marc (BIC USA)" w:date="2014-10-10T17:44:00Z">
        <w:r w:rsidDel="00592A71">
          <w:rPr>
            <w:noProof/>
          </w:rPr>
          <w:delText>Kb.hide, 78</w:delText>
        </w:r>
      </w:del>
    </w:p>
    <w:p w:rsidR="0028723B" w:rsidDel="00592A71" w:rsidRDefault="0028723B">
      <w:pPr>
        <w:pStyle w:val="Index1"/>
        <w:tabs>
          <w:tab w:val="right" w:leader="dot" w:pos="9350"/>
        </w:tabs>
        <w:rPr>
          <w:del w:id="8195" w:author="Sammartano, Marc (BIC USA)" w:date="2014-10-10T17:44:00Z"/>
          <w:noProof/>
        </w:rPr>
      </w:pPr>
      <w:del w:id="8196" w:author="Sammartano, Marc (BIC USA)" w:date="2014-10-10T17:44:00Z">
        <w:r w:rsidDel="00592A71">
          <w:rPr>
            <w:noProof/>
          </w:rPr>
          <w:delText>Kb.toggle, 78</w:delText>
        </w:r>
      </w:del>
    </w:p>
    <w:p w:rsidR="0028723B" w:rsidDel="00592A71" w:rsidRDefault="0028723B">
      <w:pPr>
        <w:pStyle w:val="Index1"/>
        <w:tabs>
          <w:tab w:val="right" w:leader="dot" w:pos="9350"/>
        </w:tabs>
        <w:rPr>
          <w:del w:id="8197" w:author="Sammartano, Marc (BIC USA)" w:date="2014-10-10T17:44:00Z"/>
          <w:noProof/>
        </w:rPr>
      </w:pPr>
      <w:del w:id="8198" w:author="Sammartano, Marc (BIC USA)" w:date="2014-10-10T17:44:00Z">
        <w:r w:rsidDel="00592A71">
          <w:rPr>
            <w:noProof/>
          </w:rPr>
          <w:delText>Key.Resume, 71</w:delText>
        </w:r>
      </w:del>
    </w:p>
    <w:p w:rsidR="0028723B" w:rsidDel="00592A71" w:rsidRDefault="0028723B">
      <w:pPr>
        <w:pStyle w:val="Index1"/>
        <w:tabs>
          <w:tab w:val="right" w:leader="dot" w:pos="9350"/>
        </w:tabs>
        <w:rPr>
          <w:del w:id="8199" w:author="Sammartano, Marc (BIC USA)" w:date="2014-10-10T17:44:00Z"/>
          <w:noProof/>
        </w:rPr>
      </w:pPr>
      <w:del w:id="8200" w:author="Sammartano, Marc (BIC USA)" w:date="2014-10-10T17:44:00Z">
        <w:r w:rsidRPr="000730FA" w:rsidDel="00592A71">
          <w:rPr>
            <w:rFonts w:eastAsia="Times New Roman"/>
            <w:noProof/>
          </w:rPr>
          <w:delText xml:space="preserve">LEFT$ (&lt;sexp&gt;, </w:delText>
        </w:r>
        <w:r w:rsidDel="00592A71">
          <w:rPr>
            <w:noProof/>
          </w:rPr>
          <w:delText>&lt;nexp&gt;</w:delText>
        </w:r>
        <w:r w:rsidRPr="000730FA" w:rsidDel="00592A71">
          <w:rPr>
            <w:rFonts w:eastAsia="Times New Roman"/>
            <w:noProof/>
          </w:rPr>
          <w:delText>)</w:delText>
        </w:r>
        <w:r w:rsidDel="00592A71">
          <w:rPr>
            <w:noProof/>
          </w:rPr>
          <w:delText>, 53</w:delText>
        </w:r>
      </w:del>
    </w:p>
    <w:p w:rsidR="0028723B" w:rsidDel="00592A71" w:rsidRDefault="0028723B">
      <w:pPr>
        <w:pStyle w:val="Index1"/>
        <w:tabs>
          <w:tab w:val="right" w:leader="dot" w:pos="9350"/>
        </w:tabs>
        <w:rPr>
          <w:del w:id="8201" w:author="Sammartano, Marc (BIC USA)" w:date="2014-10-10T17:44:00Z"/>
          <w:noProof/>
        </w:rPr>
      </w:pPr>
      <w:del w:id="8202" w:author="Sammartano, Marc (BIC USA)" w:date="2014-10-10T17:44:00Z">
        <w:r w:rsidDel="00592A71">
          <w:rPr>
            <w:noProof/>
          </w:rPr>
          <w:delText>LEN(&lt;sexp&gt;), 50</w:delText>
        </w:r>
      </w:del>
    </w:p>
    <w:p w:rsidR="0028723B" w:rsidDel="00592A71" w:rsidRDefault="0028723B">
      <w:pPr>
        <w:pStyle w:val="Index1"/>
        <w:tabs>
          <w:tab w:val="right" w:leader="dot" w:pos="9350"/>
        </w:tabs>
        <w:rPr>
          <w:del w:id="8203" w:author="Sammartano, Marc (BIC USA)" w:date="2014-10-10T17:44:00Z"/>
          <w:noProof/>
        </w:rPr>
      </w:pPr>
      <w:del w:id="8204" w:author="Sammartano, Marc (BIC USA)" w:date="2014-10-10T17:44:00Z">
        <w:r w:rsidDel="00592A71">
          <w:rPr>
            <w:noProof/>
          </w:rPr>
          <w:delText>LET, 45</w:delText>
        </w:r>
      </w:del>
    </w:p>
    <w:p w:rsidR="0028723B" w:rsidDel="00592A71" w:rsidRDefault="0028723B">
      <w:pPr>
        <w:pStyle w:val="Index1"/>
        <w:tabs>
          <w:tab w:val="right" w:leader="dot" w:pos="9350"/>
        </w:tabs>
        <w:rPr>
          <w:del w:id="8205" w:author="Sammartano, Marc (BIC USA)" w:date="2014-10-10T17:44:00Z"/>
          <w:noProof/>
        </w:rPr>
      </w:pPr>
      <w:del w:id="8206" w:author="Sammartano, Marc (BIC USA)" w:date="2014-10-10T17:44:00Z">
        <w:r w:rsidDel="00592A71">
          <w:rPr>
            <w:noProof/>
          </w:rPr>
          <w:delText>List.add &lt;pointer_nexp&gt;, &lt;nexp&gt;{,&lt;nexp&gt;...,&lt;nexp&gt;}, 38</w:delText>
        </w:r>
      </w:del>
    </w:p>
    <w:p w:rsidR="0028723B" w:rsidDel="00592A71" w:rsidRDefault="0028723B">
      <w:pPr>
        <w:pStyle w:val="Index1"/>
        <w:tabs>
          <w:tab w:val="right" w:leader="dot" w:pos="9350"/>
        </w:tabs>
        <w:rPr>
          <w:del w:id="8207" w:author="Sammartano, Marc (BIC USA)" w:date="2014-10-10T17:44:00Z"/>
          <w:noProof/>
        </w:rPr>
      </w:pPr>
      <w:del w:id="8208" w:author="Sammartano, Marc (BIC USA)" w:date="2014-10-10T17:44:00Z">
        <w:r w:rsidDel="00592A71">
          <w:rPr>
            <w:noProof/>
          </w:rPr>
          <w:delText>List.add.array numeric_list_pointer, Array[{&lt;start&gt;,&lt;length&gt;}], 38</w:delText>
        </w:r>
      </w:del>
    </w:p>
    <w:p w:rsidR="0028723B" w:rsidDel="00592A71" w:rsidRDefault="0028723B">
      <w:pPr>
        <w:pStyle w:val="Index1"/>
        <w:tabs>
          <w:tab w:val="right" w:leader="dot" w:pos="9350"/>
        </w:tabs>
        <w:rPr>
          <w:del w:id="8209" w:author="Sammartano, Marc (BIC USA)" w:date="2014-10-10T17:44:00Z"/>
          <w:noProof/>
        </w:rPr>
      </w:pPr>
      <w:del w:id="8210" w:author="Sammartano, Marc (BIC USA)" w:date="2014-10-10T17:44:00Z">
        <w:r w:rsidDel="00592A71">
          <w:rPr>
            <w:noProof/>
          </w:rPr>
          <w:delText>List.add.array string_list_pointer, Array$[{&lt;start&gt;,&lt;length&gt;}], 38</w:delText>
        </w:r>
      </w:del>
    </w:p>
    <w:p w:rsidR="0028723B" w:rsidDel="00592A71" w:rsidRDefault="0028723B">
      <w:pPr>
        <w:pStyle w:val="Index1"/>
        <w:tabs>
          <w:tab w:val="right" w:leader="dot" w:pos="9350"/>
        </w:tabs>
        <w:rPr>
          <w:del w:id="8211" w:author="Sammartano, Marc (BIC USA)" w:date="2014-10-10T17:44:00Z"/>
          <w:noProof/>
        </w:rPr>
      </w:pPr>
      <w:del w:id="8212" w:author="Sammartano, Marc (BIC USA)" w:date="2014-10-10T17:44:00Z">
        <w:r w:rsidDel="00592A71">
          <w:rPr>
            <w:noProof/>
          </w:rPr>
          <w:delText>List.add.list &lt;destination_list_pointer_nexp&gt;, &lt;source_list_pointer_nexp&gt;, 38</w:delText>
        </w:r>
      </w:del>
    </w:p>
    <w:p w:rsidR="0028723B" w:rsidDel="00592A71" w:rsidRDefault="0028723B">
      <w:pPr>
        <w:pStyle w:val="Index1"/>
        <w:tabs>
          <w:tab w:val="right" w:leader="dot" w:pos="9350"/>
        </w:tabs>
        <w:rPr>
          <w:del w:id="8213" w:author="Sammartano, Marc (BIC USA)" w:date="2014-10-10T17:44:00Z"/>
          <w:noProof/>
        </w:rPr>
      </w:pPr>
      <w:del w:id="8214" w:author="Sammartano, Marc (BIC USA)" w:date="2014-10-10T17:44:00Z">
        <w:r w:rsidDel="00592A71">
          <w:rPr>
            <w:noProof/>
          </w:rPr>
          <w:delText>List.clear &lt;pointer_nexp&gt;, 39</w:delText>
        </w:r>
      </w:del>
    </w:p>
    <w:p w:rsidR="0028723B" w:rsidDel="00592A71" w:rsidRDefault="0028723B">
      <w:pPr>
        <w:pStyle w:val="Index1"/>
        <w:tabs>
          <w:tab w:val="right" w:leader="dot" w:pos="9350"/>
        </w:tabs>
        <w:rPr>
          <w:del w:id="8215" w:author="Sammartano, Marc (BIC USA)" w:date="2014-10-10T17:44:00Z"/>
          <w:noProof/>
        </w:rPr>
      </w:pPr>
      <w:del w:id="8216" w:author="Sammartano, Marc (BIC USA)" w:date="2014-10-10T17:44:00Z">
        <w:r w:rsidDel="00592A71">
          <w:rPr>
            <w:noProof/>
          </w:rPr>
          <w:delText>List.create N|S, &lt;pointer_nvar&gt;, 38</w:delText>
        </w:r>
      </w:del>
    </w:p>
    <w:p w:rsidR="0028723B" w:rsidDel="00592A71" w:rsidRDefault="0028723B">
      <w:pPr>
        <w:pStyle w:val="Index1"/>
        <w:tabs>
          <w:tab w:val="right" w:leader="dot" w:pos="9350"/>
        </w:tabs>
        <w:rPr>
          <w:del w:id="8217" w:author="Sammartano, Marc (BIC USA)" w:date="2014-10-10T17:44:00Z"/>
          <w:noProof/>
        </w:rPr>
      </w:pPr>
      <w:del w:id="8218" w:author="Sammartano, Marc (BIC USA)" w:date="2014-10-10T17:44:00Z">
        <w:r w:rsidDel="00592A71">
          <w:rPr>
            <w:noProof/>
          </w:rPr>
          <w:delText>List.get &lt;pointer_nexp&gt;,&lt;index_nexp&gt;, &lt;svar&gt;|&lt;nvar&gt;, 39</w:delText>
        </w:r>
      </w:del>
    </w:p>
    <w:p w:rsidR="0028723B" w:rsidDel="00592A71" w:rsidRDefault="0028723B">
      <w:pPr>
        <w:pStyle w:val="Index1"/>
        <w:tabs>
          <w:tab w:val="right" w:leader="dot" w:pos="9350"/>
        </w:tabs>
        <w:rPr>
          <w:del w:id="8219" w:author="Sammartano, Marc (BIC USA)" w:date="2014-10-10T17:44:00Z"/>
          <w:noProof/>
        </w:rPr>
      </w:pPr>
      <w:del w:id="8220" w:author="Sammartano, Marc (BIC USA)" w:date="2014-10-10T17:44:00Z">
        <w:r w:rsidDel="00592A71">
          <w:rPr>
            <w:noProof/>
          </w:rPr>
          <w:delText>List.insert &lt;pointer_nexp&gt;, &lt;index_nexp&gt;, &lt;sexp&gt;|&lt;nexp&gt;, 39</w:delText>
        </w:r>
      </w:del>
    </w:p>
    <w:p w:rsidR="0028723B" w:rsidDel="00592A71" w:rsidRDefault="0028723B">
      <w:pPr>
        <w:pStyle w:val="Index1"/>
        <w:tabs>
          <w:tab w:val="right" w:leader="dot" w:pos="9350"/>
        </w:tabs>
        <w:rPr>
          <w:del w:id="8221" w:author="Sammartano, Marc (BIC USA)" w:date="2014-10-10T17:44:00Z"/>
          <w:noProof/>
        </w:rPr>
      </w:pPr>
      <w:del w:id="8222" w:author="Sammartano, Marc (BIC USA)" w:date="2014-10-10T17:44:00Z">
        <w:r w:rsidDel="00592A71">
          <w:rPr>
            <w:noProof/>
          </w:rPr>
          <w:delText>List.remove &lt;pointer_nexp&gt;,&lt;index_nexp&gt;, 39</w:delText>
        </w:r>
      </w:del>
    </w:p>
    <w:p w:rsidR="0028723B" w:rsidDel="00592A71" w:rsidRDefault="0028723B">
      <w:pPr>
        <w:pStyle w:val="Index1"/>
        <w:tabs>
          <w:tab w:val="right" w:leader="dot" w:pos="9350"/>
        </w:tabs>
        <w:rPr>
          <w:del w:id="8223" w:author="Sammartano, Marc (BIC USA)" w:date="2014-10-10T17:44:00Z"/>
          <w:noProof/>
        </w:rPr>
      </w:pPr>
      <w:del w:id="8224" w:author="Sammartano, Marc (BIC USA)" w:date="2014-10-10T17:44:00Z">
        <w:r w:rsidDel="00592A71">
          <w:rPr>
            <w:noProof/>
          </w:rPr>
          <w:delText>List.replace &lt;pointer_nexp&gt;,&lt;index_nexp&gt;, &lt;sexp&gt;|&lt;nexp&gt;, 38</w:delText>
        </w:r>
      </w:del>
    </w:p>
    <w:p w:rsidR="0028723B" w:rsidDel="00592A71" w:rsidRDefault="0028723B">
      <w:pPr>
        <w:pStyle w:val="Index1"/>
        <w:tabs>
          <w:tab w:val="right" w:leader="dot" w:pos="9350"/>
        </w:tabs>
        <w:rPr>
          <w:del w:id="8225" w:author="Sammartano, Marc (BIC USA)" w:date="2014-10-10T17:44:00Z"/>
          <w:noProof/>
        </w:rPr>
      </w:pPr>
      <w:del w:id="8226" w:author="Sammartano, Marc (BIC USA)" w:date="2014-10-10T17:44:00Z">
        <w:r w:rsidDel="00592A71">
          <w:rPr>
            <w:noProof/>
          </w:rPr>
          <w:delText>List.search &lt;pointer_nexp&gt;, value|value$, &lt;result_nvar&gt;{,&lt;start_nexp&gt;}, 39</w:delText>
        </w:r>
      </w:del>
    </w:p>
    <w:p w:rsidR="0028723B" w:rsidDel="00592A71" w:rsidRDefault="0028723B">
      <w:pPr>
        <w:pStyle w:val="Index1"/>
        <w:tabs>
          <w:tab w:val="right" w:leader="dot" w:pos="9350"/>
        </w:tabs>
        <w:rPr>
          <w:del w:id="8227" w:author="Sammartano, Marc (BIC USA)" w:date="2014-10-10T17:44:00Z"/>
          <w:noProof/>
        </w:rPr>
      </w:pPr>
      <w:del w:id="8228" w:author="Sammartano, Marc (BIC USA)" w:date="2014-10-10T17:44:00Z">
        <w:r w:rsidDel="00592A71">
          <w:rPr>
            <w:noProof/>
          </w:rPr>
          <w:delText>List.size &lt;pointer_nexp&gt;, &lt;nvar&gt;, 39</w:delText>
        </w:r>
      </w:del>
    </w:p>
    <w:p w:rsidR="0028723B" w:rsidDel="00592A71" w:rsidRDefault="0028723B">
      <w:pPr>
        <w:pStyle w:val="Index1"/>
        <w:tabs>
          <w:tab w:val="right" w:leader="dot" w:pos="9350"/>
        </w:tabs>
        <w:rPr>
          <w:del w:id="8229" w:author="Sammartano, Marc (BIC USA)" w:date="2014-10-10T17:44:00Z"/>
          <w:noProof/>
        </w:rPr>
      </w:pPr>
      <w:del w:id="8230" w:author="Sammartano, Marc (BIC USA)" w:date="2014-10-10T17:44:00Z">
        <w:r w:rsidDel="00592A71">
          <w:rPr>
            <w:noProof/>
          </w:rPr>
          <w:delText>List.ToArray &lt;pointer_nexp&gt;, Array$[] | Array[], 40</w:delText>
        </w:r>
      </w:del>
    </w:p>
    <w:p w:rsidR="0028723B" w:rsidDel="00592A71" w:rsidRDefault="0028723B">
      <w:pPr>
        <w:pStyle w:val="Index1"/>
        <w:tabs>
          <w:tab w:val="right" w:leader="dot" w:pos="9350"/>
        </w:tabs>
        <w:rPr>
          <w:del w:id="8231" w:author="Sammartano, Marc (BIC USA)" w:date="2014-10-10T17:44:00Z"/>
          <w:noProof/>
        </w:rPr>
      </w:pPr>
      <w:del w:id="8232" w:author="Sammartano, Marc (BIC USA)" w:date="2014-10-10T17:44:00Z">
        <w:r w:rsidDel="00592A71">
          <w:rPr>
            <w:noProof/>
          </w:rPr>
          <w:delText>List.type &lt;pointer_nexp&gt;, &lt;svar&gt;, 39</w:delText>
        </w:r>
      </w:del>
    </w:p>
    <w:p w:rsidR="0028723B" w:rsidDel="00592A71" w:rsidRDefault="0028723B">
      <w:pPr>
        <w:pStyle w:val="Index1"/>
        <w:tabs>
          <w:tab w:val="right" w:leader="dot" w:pos="9350"/>
        </w:tabs>
        <w:rPr>
          <w:del w:id="8233" w:author="Sammartano, Marc (BIC USA)" w:date="2014-10-10T17:44:00Z"/>
          <w:noProof/>
        </w:rPr>
      </w:pPr>
      <w:del w:id="8234" w:author="Sammartano, Marc (BIC USA)" w:date="2014-10-10T17:44:00Z">
        <w:r w:rsidDel="00592A71">
          <w:rPr>
            <w:noProof/>
          </w:rPr>
          <w:delText>LOG(&lt;nexp&gt;), 49</w:delText>
        </w:r>
      </w:del>
    </w:p>
    <w:p w:rsidR="0028723B" w:rsidDel="00592A71" w:rsidRDefault="0028723B">
      <w:pPr>
        <w:pStyle w:val="Index1"/>
        <w:tabs>
          <w:tab w:val="right" w:leader="dot" w:pos="9350"/>
        </w:tabs>
        <w:rPr>
          <w:del w:id="8235" w:author="Sammartano, Marc (BIC USA)" w:date="2014-10-10T17:44:00Z"/>
          <w:noProof/>
        </w:rPr>
      </w:pPr>
      <w:del w:id="8236" w:author="Sammartano, Marc (BIC USA)" w:date="2014-10-10T17:44:00Z">
        <w:r w:rsidDel="00592A71">
          <w:rPr>
            <w:noProof/>
          </w:rPr>
          <w:delText>LOG10(&lt;nexp&gt;), 49</w:delText>
        </w:r>
      </w:del>
    </w:p>
    <w:p w:rsidR="0028723B" w:rsidDel="00592A71" w:rsidRDefault="0028723B">
      <w:pPr>
        <w:pStyle w:val="Index1"/>
        <w:tabs>
          <w:tab w:val="right" w:leader="dot" w:pos="9350"/>
        </w:tabs>
        <w:rPr>
          <w:del w:id="8237" w:author="Sammartano, Marc (BIC USA)" w:date="2014-10-10T17:44:00Z"/>
          <w:noProof/>
        </w:rPr>
      </w:pPr>
      <w:del w:id="8238" w:author="Sammartano, Marc (BIC USA)" w:date="2014-10-10T17:44:00Z">
        <w:r w:rsidRPr="000730FA" w:rsidDel="00592A71">
          <w:rPr>
            <w:rFonts w:eastAsia="Times New Roman"/>
            <w:noProof/>
          </w:rPr>
          <w:delText>LOWER$(</w:delText>
        </w:r>
        <w:r w:rsidDel="00592A71">
          <w:rPr>
            <w:noProof/>
          </w:rPr>
          <w:delText>&lt;sexp&gt;</w:delText>
        </w:r>
        <w:r w:rsidRPr="000730FA" w:rsidDel="00592A71">
          <w:rPr>
            <w:rFonts w:eastAsia="Times New Roman"/>
            <w:noProof/>
          </w:rPr>
          <w:delText>)</w:delText>
        </w:r>
        <w:r w:rsidDel="00592A71">
          <w:rPr>
            <w:noProof/>
          </w:rPr>
          <w:delText>, 55</w:delText>
        </w:r>
      </w:del>
    </w:p>
    <w:p w:rsidR="0028723B" w:rsidDel="00592A71" w:rsidRDefault="0028723B">
      <w:pPr>
        <w:pStyle w:val="Index1"/>
        <w:tabs>
          <w:tab w:val="right" w:leader="dot" w:pos="9350"/>
        </w:tabs>
        <w:rPr>
          <w:del w:id="8239" w:author="Sammartano, Marc (BIC USA)" w:date="2014-10-10T17:44:00Z"/>
          <w:noProof/>
        </w:rPr>
      </w:pPr>
      <w:del w:id="8240" w:author="Sammartano, Marc (BIC USA)" w:date="2014-10-10T17:44:00Z">
        <w:r w:rsidDel="00592A71">
          <w:rPr>
            <w:noProof/>
          </w:rPr>
          <w:delText>MAX(&lt;nexp&gt;, &lt;nexp&gt;), 48</w:delText>
        </w:r>
      </w:del>
    </w:p>
    <w:p w:rsidR="0028723B" w:rsidDel="00592A71" w:rsidRDefault="0028723B">
      <w:pPr>
        <w:pStyle w:val="Index1"/>
        <w:tabs>
          <w:tab w:val="right" w:leader="dot" w:pos="9350"/>
        </w:tabs>
        <w:rPr>
          <w:del w:id="8241" w:author="Sammartano, Marc (BIC USA)" w:date="2014-10-10T17:44:00Z"/>
          <w:noProof/>
        </w:rPr>
      </w:pPr>
      <w:del w:id="8242" w:author="Sammartano, Marc (BIC USA)" w:date="2014-10-10T17:44:00Z">
        <w:r w:rsidDel="00592A71">
          <w:rPr>
            <w:noProof/>
          </w:rPr>
          <w:delText>MenuKey.resume, 70</w:delText>
        </w:r>
      </w:del>
    </w:p>
    <w:p w:rsidR="0028723B" w:rsidDel="00592A71" w:rsidRDefault="0028723B">
      <w:pPr>
        <w:pStyle w:val="Index1"/>
        <w:tabs>
          <w:tab w:val="right" w:leader="dot" w:pos="9350"/>
        </w:tabs>
        <w:rPr>
          <w:del w:id="8243" w:author="Sammartano, Marc (BIC USA)" w:date="2014-10-10T17:44:00Z"/>
          <w:noProof/>
        </w:rPr>
      </w:pPr>
      <w:del w:id="8244" w:author="Sammartano, Marc (BIC USA)" w:date="2014-10-10T17:44:00Z">
        <w:r w:rsidRPr="000730FA" w:rsidDel="00592A71">
          <w:rPr>
            <w:rFonts w:eastAsia="Times New Roman"/>
            <w:noProof/>
          </w:rPr>
          <w:delText xml:space="preserve">MID$(&lt;sexp&gt;, </w:delText>
        </w:r>
        <w:r w:rsidDel="00592A71">
          <w:rPr>
            <w:noProof/>
          </w:rPr>
          <w:delText>&lt;start_nexp&gt;{, &lt;count_nexp&gt;}</w:delText>
        </w:r>
        <w:r w:rsidRPr="000730FA" w:rsidDel="00592A71">
          <w:rPr>
            <w:rFonts w:eastAsia="Times New Roman"/>
            <w:noProof/>
          </w:rPr>
          <w:delText>)</w:delText>
        </w:r>
        <w:r w:rsidDel="00592A71">
          <w:rPr>
            <w:noProof/>
          </w:rPr>
          <w:delText>, 54</w:delText>
        </w:r>
      </w:del>
    </w:p>
    <w:p w:rsidR="0028723B" w:rsidDel="00592A71" w:rsidRDefault="0028723B">
      <w:pPr>
        <w:pStyle w:val="Index1"/>
        <w:tabs>
          <w:tab w:val="right" w:leader="dot" w:pos="9350"/>
        </w:tabs>
        <w:rPr>
          <w:del w:id="8245" w:author="Sammartano, Marc (BIC USA)" w:date="2014-10-10T17:44:00Z"/>
          <w:noProof/>
        </w:rPr>
      </w:pPr>
      <w:del w:id="8246" w:author="Sammartano, Marc (BIC USA)" w:date="2014-10-10T17:44:00Z">
        <w:r w:rsidDel="00592A71">
          <w:rPr>
            <w:noProof/>
          </w:rPr>
          <w:delText>MIN(&lt;nexp&gt;, &lt;nexp&gt;), 48</w:delText>
        </w:r>
      </w:del>
    </w:p>
    <w:p w:rsidR="0028723B" w:rsidDel="00592A71" w:rsidRDefault="0028723B">
      <w:pPr>
        <w:pStyle w:val="Index1"/>
        <w:tabs>
          <w:tab w:val="right" w:leader="dot" w:pos="9350"/>
        </w:tabs>
        <w:rPr>
          <w:del w:id="8247" w:author="Sammartano, Marc (BIC USA)" w:date="2014-10-10T17:44:00Z"/>
          <w:noProof/>
        </w:rPr>
      </w:pPr>
      <w:del w:id="8248" w:author="Sammartano, Marc (BIC USA)" w:date="2014-10-10T17:44:00Z">
        <w:r w:rsidDel="00592A71">
          <w:rPr>
            <w:noProof/>
          </w:rPr>
          <w:delText>MOD(&lt;nexp1&gt;, &lt;nexp2&gt;), 48</w:delText>
        </w:r>
      </w:del>
    </w:p>
    <w:p w:rsidR="0028723B" w:rsidDel="00592A71" w:rsidRDefault="0028723B">
      <w:pPr>
        <w:pStyle w:val="Index1"/>
        <w:tabs>
          <w:tab w:val="right" w:leader="dot" w:pos="9350"/>
        </w:tabs>
        <w:rPr>
          <w:del w:id="8249" w:author="Sammartano, Marc (BIC USA)" w:date="2014-10-10T17:44:00Z"/>
          <w:noProof/>
        </w:rPr>
      </w:pPr>
      <w:del w:id="8250" w:author="Sammartano, Marc (BIC USA)" w:date="2014-10-10T17:44:00Z">
        <w:r w:rsidDel="00592A71">
          <w:rPr>
            <w:noProof/>
          </w:rPr>
          <w:delText>MyPhoneNumber &lt;svar&gt;, 110</w:delText>
        </w:r>
      </w:del>
    </w:p>
    <w:p w:rsidR="0028723B" w:rsidDel="00592A71" w:rsidRDefault="0028723B">
      <w:pPr>
        <w:pStyle w:val="Index1"/>
        <w:tabs>
          <w:tab w:val="right" w:leader="dot" w:pos="9350"/>
        </w:tabs>
        <w:rPr>
          <w:del w:id="8251" w:author="Sammartano, Marc (BIC USA)" w:date="2014-10-10T17:44:00Z"/>
          <w:noProof/>
        </w:rPr>
      </w:pPr>
      <w:del w:id="8252" w:author="Sammartano, Marc (BIC USA)" w:date="2014-10-10T17:44:00Z">
        <w:r w:rsidDel="00592A71">
          <w:rPr>
            <w:noProof/>
          </w:rPr>
          <w:delText>Notify &lt;title_sexp&gt;, &lt;subtitle_sexp&gt;, &lt;alert_sexp&gt;, &lt;wait_lexp&gt;, 111</w:delText>
        </w:r>
      </w:del>
    </w:p>
    <w:p w:rsidR="0028723B" w:rsidDel="00592A71" w:rsidRDefault="0028723B">
      <w:pPr>
        <w:pStyle w:val="Index1"/>
        <w:tabs>
          <w:tab w:val="right" w:leader="dot" w:pos="9350"/>
        </w:tabs>
        <w:rPr>
          <w:del w:id="8253" w:author="Sammartano, Marc (BIC USA)" w:date="2014-10-10T17:44:00Z"/>
          <w:noProof/>
        </w:rPr>
      </w:pPr>
      <w:del w:id="8254" w:author="Sammartano, Marc (BIC USA)" w:date="2014-10-10T17:44:00Z">
        <w:r w:rsidDel="00592A71">
          <w:rPr>
            <w:noProof/>
          </w:rPr>
          <w:delText>OCT$(&lt;nexp&gt;, 55</w:delText>
        </w:r>
      </w:del>
    </w:p>
    <w:p w:rsidR="0028723B" w:rsidDel="00592A71" w:rsidRDefault="0028723B">
      <w:pPr>
        <w:pStyle w:val="Index1"/>
        <w:tabs>
          <w:tab w:val="right" w:leader="dot" w:pos="9350"/>
        </w:tabs>
        <w:rPr>
          <w:del w:id="8255" w:author="Sammartano, Marc (BIC USA)" w:date="2014-10-10T17:44:00Z"/>
          <w:noProof/>
        </w:rPr>
      </w:pPr>
      <w:del w:id="8256" w:author="Sammartano, Marc (BIC USA)" w:date="2014-10-10T17:44:00Z">
        <w:r w:rsidDel="00592A71">
          <w:rPr>
            <w:noProof/>
          </w:rPr>
          <w:delText>OCT(&lt;sexp&gt;), 51</w:delText>
        </w:r>
      </w:del>
    </w:p>
    <w:p w:rsidR="0028723B" w:rsidDel="00592A71" w:rsidRDefault="0028723B">
      <w:pPr>
        <w:pStyle w:val="Index1"/>
        <w:tabs>
          <w:tab w:val="right" w:leader="dot" w:pos="9350"/>
        </w:tabs>
        <w:rPr>
          <w:del w:id="8257" w:author="Sammartano, Marc (BIC USA)" w:date="2014-10-10T17:44:00Z"/>
          <w:noProof/>
        </w:rPr>
      </w:pPr>
      <w:del w:id="8258" w:author="Sammartano, Marc (BIC USA)" w:date="2014-10-10T17:44:00Z">
        <w:r w:rsidDel="00592A71">
          <w:rPr>
            <w:noProof/>
          </w:rPr>
          <w:delText>OnBackGround:, 112</w:delText>
        </w:r>
      </w:del>
    </w:p>
    <w:p w:rsidR="0028723B" w:rsidDel="00592A71" w:rsidRDefault="0028723B">
      <w:pPr>
        <w:pStyle w:val="Index1"/>
        <w:tabs>
          <w:tab w:val="right" w:leader="dot" w:pos="9350"/>
        </w:tabs>
        <w:rPr>
          <w:del w:id="8259" w:author="Sammartano, Marc (BIC USA)" w:date="2014-10-10T17:44:00Z"/>
          <w:noProof/>
        </w:rPr>
      </w:pPr>
      <w:del w:id="8260" w:author="Sammartano, Marc (BIC USA)" w:date="2014-10-10T17:44:00Z">
        <w:r w:rsidDel="00592A71">
          <w:rPr>
            <w:noProof/>
          </w:rPr>
          <w:delText>OnBackKey:, 70</w:delText>
        </w:r>
      </w:del>
    </w:p>
    <w:p w:rsidR="0028723B" w:rsidDel="00592A71" w:rsidRDefault="0028723B">
      <w:pPr>
        <w:pStyle w:val="Index1"/>
        <w:tabs>
          <w:tab w:val="right" w:leader="dot" w:pos="9350"/>
        </w:tabs>
        <w:rPr>
          <w:del w:id="8261" w:author="Sammartano, Marc (BIC USA)" w:date="2014-10-10T17:44:00Z"/>
          <w:noProof/>
        </w:rPr>
      </w:pPr>
      <w:del w:id="8262" w:author="Sammartano, Marc (BIC USA)" w:date="2014-10-10T17:44:00Z">
        <w:r w:rsidDel="00592A71">
          <w:rPr>
            <w:noProof/>
          </w:rPr>
          <w:delText>OnBtReadReady:, 97</w:delText>
        </w:r>
      </w:del>
    </w:p>
    <w:p w:rsidR="0028723B" w:rsidDel="00592A71" w:rsidRDefault="0028723B">
      <w:pPr>
        <w:pStyle w:val="Index1"/>
        <w:tabs>
          <w:tab w:val="right" w:leader="dot" w:pos="9350"/>
        </w:tabs>
        <w:rPr>
          <w:del w:id="8263" w:author="Sammartano, Marc (BIC USA)" w:date="2014-10-10T17:44:00Z"/>
          <w:noProof/>
        </w:rPr>
      </w:pPr>
      <w:del w:id="8264" w:author="Sammartano, Marc (BIC USA)" w:date="2014-10-10T17:44:00Z">
        <w:r w:rsidDel="00592A71">
          <w:rPr>
            <w:noProof/>
          </w:rPr>
          <w:delText>OnConsoleTouch:, 70</w:delText>
        </w:r>
      </w:del>
    </w:p>
    <w:p w:rsidR="0028723B" w:rsidDel="00592A71" w:rsidRDefault="0028723B">
      <w:pPr>
        <w:pStyle w:val="Index1"/>
        <w:tabs>
          <w:tab w:val="right" w:leader="dot" w:pos="9350"/>
        </w:tabs>
        <w:rPr>
          <w:del w:id="8265" w:author="Sammartano, Marc (BIC USA)" w:date="2014-10-10T17:44:00Z"/>
          <w:noProof/>
        </w:rPr>
      </w:pPr>
      <w:del w:id="8266" w:author="Sammartano, Marc (BIC USA)" w:date="2014-10-10T17:44:00Z">
        <w:r w:rsidDel="00592A71">
          <w:rPr>
            <w:noProof/>
          </w:rPr>
          <w:delText>OnError:, 69</w:delText>
        </w:r>
      </w:del>
    </w:p>
    <w:p w:rsidR="0028723B" w:rsidDel="00592A71" w:rsidRDefault="0028723B">
      <w:pPr>
        <w:pStyle w:val="Index1"/>
        <w:tabs>
          <w:tab w:val="right" w:leader="dot" w:pos="9350"/>
        </w:tabs>
        <w:rPr>
          <w:del w:id="8267" w:author="Sammartano, Marc (BIC USA)" w:date="2014-10-10T17:44:00Z"/>
          <w:noProof/>
        </w:rPr>
      </w:pPr>
      <w:del w:id="8268" w:author="Sammartano, Marc (BIC USA)" w:date="2014-10-10T17:44:00Z">
        <w:r w:rsidDel="00592A71">
          <w:rPr>
            <w:noProof/>
          </w:rPr>
          <w:delText>OnGRTouch:, 124</w:delText>
        </w:r>
      </w:del>
    </w:p>
    <w:p w:rsidR="0028723B" w:rsidDel="00592A71" w:rsidRDefault="0028723B">
      <w:pPr>
        <w:pStyle w:val="Index1"/>
        <w:tabs>
          <w:tab w:val="right" w:leader="dot" w:pos="9350"/>
        </w:tabs>
        <w:rPr>
          <w:del w:id="8269" w:author="Sammartano, Marc (BIC USA)" w:date="2014-10-10T17:44:00Z"/>
          <w:noProof/>
        </w:rPr>
      </w:pPr>
      <w:del w:id="8270" w:author="Sammartano, Marc (BIC USA)" w:date="2014-10-10T17:44:00Z">
        <w:r w:rsidDel="00592A71">
          <w:rPr>
            <w:noProof/>
          </w:rPr>
          <w:delText>OnKeyPress:, 71</w:delText>
        </w:r>
      </w:del>
    </w:p>
    <w:p w:rsidR="0028723B" w:rsidDel="00592A71" w:rsidRDefault="0028723B">
      <w:pPr>
        <w:pStyle w:val="Index1"/>
        <w:tabs>
          <w:tab w:val="right" w:leader="dot" w:pos="9350"/>
        </w:tabs>
        <w:rPr>
          <w:del w:id="8271" w:author="Sammartano, Marc (BIC USA)" w:date="2014-10-10T17:44:00Z"/>
          <w:noProof/>
        </w:rPr>
      </w:pPr>
      <w:del w:id="8272" w:author="Sammartano, Marc (BIC USA)" w:date="2014-10-10T17:44:00Z">
        <w:r w:rsidDel="00592A71">
          <w:rPr>
            <w:noProof/>
          </w:rPr>
          <w:delText>OnMenuKey:, 70</w:delText>
        </w:r>
      </w:del>
    </w:p>
    <w:p w:rsidR="0028723B" w:rsidDel="00592A71" w:rsidRDefault="0028723B">
      <w:pPr>
        <w:pStyle w:val="Index1"/>
        <w:tabs>
          <w:tab w:val="right" w:leader="dot" w:pos="9350"/>
        </w:tabs>
        <w:rPr>
          <w:del w:id="8273" w:author="Sammartano, Marc (BIC USA)" w:date="2014-10-10T17:44:00Z"/>
          <w:noProof/>
        </w:rPr>
      </w:pPr>
      <w:del w:id="8274" w:author="Sammartano, Marc (BIC USA)" w:date="2014-10-10T17:44:00Z">
        <w:r w:rsidDel="00592A71">
          <w:rPr>
            <w:noProof/>
          </w:rPr>
          <w:delText>OnTimer:, 102</w:delText>
        </w:r>
      </w:del>
    </w:p>
    <w:p w:rsidR="0028723B" w:rsidDel="00592A71" w:rsidRDefault="0028723B">
      <w:pPr>
        <w:pStyle w:val="Index1"/>
        <w:tabs>
          <w:tab w:val="right" w:leader="dot" w:pos="9350"/>
        </w:tabs>
        <w:rPr>
          <w:del w:id="8275" w:author="Sammartano, Marc (BIC USA)" w:date="2014-10-10T17:44:00Z"/>
          <w:noProof/>
        </w:rPr>
      </w:pPr>
      <w:del w:id="8276" w:author="Sammartano, Marc (BIC USA)" w:date="2014-10-10T17:44:00Z">
        <w:r w:rsidDel="00592A71">
          <w:rPr>
            <w:noProof/>
          </w:rPr>
          <w:delText>Pause &lt;ticks_nexp&gt;, 105</w:delText>
        </w:r>
      </w:del>
    </w:p>
    <w:p w:rsidR="0028723B" w:rsidDel="00592A71" w:rsidRDefault="0028723B">
      <w:pPr>
        <w:pStyle w:val="Index1"/>
        <w:tabs>
          <w:tab w:val="right" w:leader="dot" w:pos="9350"/>
        </w:tabs>
        <w:rPr>
          <w:del w:id="8277" w:author="Sammartano, Marc (BIC USA)" w:date="2014-10-10T17:44:00Z"/>
          <w:noProof/>
        </w:rPr>
      </w:pPr>
      <w:del w:id="8278" w:author="Sammartano, Marc (BIC USA)" w:date="2014-10-10T17:44:00Z">
        <w:r w:rsidDel="00592A71">
          <w:rPr>
            <w:noProof/>
          </w:rPr>
          <w:delText>Phone.call &lt;sexp&gt;, 110</w:delText>
        </w:r>
      </w:del>
    </w:p>
    <w:p w:rsidR="0028723B" w:rsidDel="00592A71" w:rsidRDefault="0028723B">
      <w:pPr>
        <w:pStyle w:val="Index1"/>
        <w:tabs>
          <w:tab w:val="right" w:leader="dot" w:pos="9350"/>
        </w:tabs>
        <w:rPr>
          <w:del w:id="8279" w:author="Sammartano, Marc (BIC USA)" w:date="2014-10-10T17:44:00Z"/>
          <w:noProof/>
        </w:rPr>
      </w:pPr>
      <w:del w:id="8280" w:author="Sammartano, Marc (BIC USA)" w:date="2014-10-10T17:44:00Z">
        <w:r w:rsidDel="00592A71">
          <w:rPr>
            <w:noProof/>
          </w:rPr>
          <w:delText>Phone.info &lt;nvar&gt;, 104</w:delText>
        </w:r>
      </w:del>
    </w:p>
    <w:p w:rsidR="0028723B" w:rsidDel="00592A71" w:rsidRDefault="0028723B">
      <w:pPr>
        <w:pStyle w:val="Index1"/>
        <w:tabs>
          <w:tab w:val="right" w:leader="dot" w:pos="9350"/>
        </w:tabs>
        <w:rPr>
          <w:del w:id="8281" w:author="Sammartano, Marc (BIC USA)" w:date="2014-10-10T17:44:00Z"/>
          <w:noProof/>
        </w:rPr>
      </w:pPr>
      <w:del w:id="8282" w:author="Sammartano, Marc (BIC USA)" w:date="2014-10-10T17:44:00Z">
        <w:r w:rsidDel="00592A71">
          <w:rPr>
            <w:noProof/>
          </w:rPr>
          <w:delText>Phone.rcv.init, 110</w:delText>
        </w:r>
      </w:del>
    </w:p>
    <w:p w:rsidR="0028723B" w:rsidDel="00592A71" w:rsidRDefault="0028723B">
      <w:pPr>
        <w:pStyle w:val="Index1"/>
        <w:tabs>
          <w:tab w:val="right" w:leader="dot" w:pos="9350"/>
        </w:tabs>
        <w:rPr>
          <w:del w:id="8283" w:author="Sammartano, Marc (BIC USA)" w:date="2014-10-10T17:44:00Z"/>
          <w:noProof/>
        </w:rPr>
      </w:pPr>
      <w:del w:id="8284" w:author="Sammartano, Marc (BIC USA)" w:date="2014-10-10T17:44:00Z">
        <w:r w:rsidDel="00592A71">
          <w:rPr>
            <w:noProof/>
          </w:rPr>
          <w:delText>Phone.rcv.next  &lt;state_nvar&gt;, &lt;number_svar&gt;, 110</w:delText>
        </w:r>
      </w:del>
    </w:p>
    <w:p w:rsidR="0028723B" w:rsidDel="00592A71" w:rsidRDefault="0028723B">
      <w:pPr>
        <w:pStyle w:val="Index1"/>
        <w:tabs>
          <w:tab w:val="right" w:leader="dot" w:pos="9350"/>
        </w:tabs>
        <w:rPr>
          <w:del w:id="8285" w:author="Sammartano, Marc (BIC USA)" w:date="2014-10-10T17:44:00Z"/>
          <w:noProof/>
        </w:rPr>
      </w:pPr>
      <w:del w:id="8286" w:author="Sammartano, Marc (BIC USA)" w:date="2014-10-10T17:44:00Z">
        <w:r w:rsidDel="00592A71">
          <w:rPr>
            <w:noProof/>
          </w:rPr>
          <w:delText>PI(), 49</w:delText>
        </w:r>
      </w:del>
    </w:p>
    <w:p w:rsidR="0028723B" w:rsidDel="00592A71" w:rsidRDefault="0028723B">
      <w:pPr>
        <w:pStyle w:val="Index1"/>
        <w:tabs>
          <w:tab w:val="right" w:leader="dot" w:pos="9350"/>
        </w:tabs>
        <w:rPr>
          <w:del w:id="8287" w:author="Sammartano, Marc (BIC USA)" w:date="2014-10-10T17:44:00Z"/>
          <w:noProof/>
        </w:rPr>
      </w:pPr>
      <w:del w:id="8288" w:author="Sammartano, Marc (BIC USA)" w:date="2014-10-10T17:44:00Z">
        <w:r w:rsidDel="00592A71">
          <w:rPr>
            <w:noProof/>
          </w:rPr>
          <w:delText>Popup &lt;message_sexp&gt;, &lt;x_nexp&gt;, &lt;y_nexp&gt;, &lt;duration_nexp&gt;, 105</w:delText>
        </w:r>
      </w:del>
    </w:p>
    <w:p w:rsidR="0028723B" w:rsidDel="00592A71" w:rsidRDefault="0028723B">
      <w:pPr>
        <w:pStyle w:val="Index1"/>
        <w:tabs>
          <w:tab w:val="right" w:leader="dot" w:pos="9350"/>
        </w:tabs>
        <w:rPr>
          <w:del w:id="8289" w:author="Sammartano, Marc (BIC USA)" w:date="2014-10-10T17:44:00Z"/>
          <w:noProof/>
        </w:rPr>
      </w:pPr>
      <w:del w:id="8290" w:author="Sammartano, Marc (BIC USA)" w:date="2014-10-10T17:44:00Z">
        <w:r w:rsidDel="00592A71">
          <w:rPr>
            <w:noProof/>
          </w:rPr>
          <w:delText>POW(&lt;nexp1&gt;, &lt;nexp2&gt;), 49</w:delText>
        </w:r>
      </w:del>
    </w:p>
    <w:p w:rsidR="0028723B" w:rsidDel="00592A71" w:rsidRDefault="0028723B">
      <w:pPr>
        <w:pStyle w:val="Index1"/>
        <w:tabs>
          <w:tab w:val="right" w:leader="dot" w:pos="9350"/>
        </w:tabs>
        <w:rPr>
          <w:del w:id="8291" w:author="Sammartano, Marc (BIC USA)" w:date="2014-10-10T17:44:00Z"/>
          <w:noProof/>
        </w:rPr>
      </w:pPr>
      <w:del w:id="8292" w:author="Sammartano, Marc (BIC USA)" w:date="2014-10-10T17:44:00Z">
        <w:r w:rsidDel="00592A71">
          <w:rPr>
            <w:noProof/>
          </w:rPr>
          <w:delText>Print {&lt;exp&gt; {,|;}} ..., 75</w:delText>
        </w:r>
      </w:del>
    </w:p>
    <w:p w:rsidR="0028723B" w:rsidDel="00592A71" w:rsidRDefault="0028723B">
      <w:pPr>
        <w:pStyle w:val="Index1"/>
        <w:tabs>
          <w:tab w:val="right" w:leader="dot" w:pos="9350"/>
        </w:tabs>
        <w:rPr>
          <w:del w:id="8293" w:author="Sammartano, Marc (BIC USA)" w:date="2014-10-10T17:44:00Z"/>
          <w:noProof/>
        </w:rPr>
      </w:pPr>
      <w:del w:id="8294" w:author="Sammartano, Marc (BIC USA)" w:date="2014-10-10T17:44:00Z">
        <w:r w:rsidDel="00592A71">
          <w:rPr>
            <w:noProof/>
          </w:rPr>
          <w:delText>RANDOMIZE(&lt;nexp&gt;), 47</w:delText>
        </w:r>
      </w:del>
    </w:p>
    <w:p w:rsidR="0028723B" w:rsidDel="00592A71" w:rsidRDefault="0028723B">
      <w:pPr>
        <w:pStyle w:val="Index1"/>
        <w:tabs>
          <w:tab w:val="right" w:leader="dot" w:pos="9350"/>
        </w:tabs>
        <w:rPr>
          <w:del w:id="8295" w:author="Sammartano, Marc (BIC USA)" w:date="2014-10-10T17:44:00Z"/>
          <w:noProof/>
        </w:rPr>
      </w:pPr>
      <w:del w:id="8296" w:author="Sammartano, Marc (BIC USA)" w:date="2014-10-10T17:44:00Z">
        <w:r w:rsidDel="00592A71">
          <w:rPr>
            <w:noProof/>
          </w:rPr>
          <w:delText>Read.data &lt;number&gt;|&lt;string&gt; {,&lt;number&gt;|&lt;string&gt;...,&lt;number&gt;|&lt;string&gt;}, 71</w:delText>
        </w:r>
      </w:del>
    </w:p>
    <w:p w:rsidR="0028723B" w:rsidDel="00592A71" w:rsidRDefault="0028723B">
      <w:pPr>
        <w:pStyle w:val="Index1"/>
        <w:tabs>
          <w:tab w:val="right" w:leader="dot" w:pos="9350"/>
        </w:tabs>
        <w:rPr>
          <w:del w:id="8297" w:author="Sammartano, Marc (BIC USA)" w:date="2014-10-10T17:44:00Z"/>
          <w:noProof/>
        </w:rPr>
      </w:pPr>
      <w:del w:id="8298" w:author="Sammartano, Marc (BIC USA)" w:date="2014-10-10T17:44:00Z">
        <w:r w:rsidDel="00592A71">
          <w:rPr>
            <w:noProof/>
          </w:rPr>
          <w:delText>Read.from &lt;nexp&gt;, 72</w:delText>
        </w:r>
      </w:del>
    </w:p>
    <w:p w:rsidR="0028723B" w:rsidDel="00592A71" w:rsidRDefault="0028723B">
      <w:pPr>
        <w:pStyle w:val="Index1"/>
        <w:tabs>
          <w:tab w:val="right" w:leader="dot" w:pos="9350"/>
        </w:tabs>
        <w:rPr>
          <w:del w:id="8299" w:author="Sammartano, Marc (BIC USA)" w:date="2014-10-10T17:44:00Z"/>
          <w:noProof/>
        </w:rPr>
      </w:pPr>
      <w:del w:id="8300" w:author="Sammartano, Marc (BIC USA)" w:date="2014-10-10T17:44:00Z">
        <w:r w:rsidDel="00592A71">
          <w:rPr>
            <w:noProof/>
          </w:rPr>
          <w:delText>Read.next &lt;var&gt;, ..., 71</w:delText>
        </w:r>
      </w:del>
    </w:p>
    <w:p w:rsidR="0028723B" w:rsidDel="00592A71" w:rsidRDefault="0028723B">
      <w:pPr>
        <w:pStyle w:val="Index1"/>
        <w:tabs>
          <w:tab w:val="right" w:leader="dot" w:pos="9350"/>
        </w:tabs>
        <w:rPr>
          <w:del w:id="8301" w:author="Sammartano, Marc (BIC USA)" w:date="2014-10-10T17:44:00Z"/>
          <w:noProof/>
        </w:rPr>
      </w:pPr>
      <w:del w:id="8302" w:author="Sammartano, Marc (BIC USA)" w:date="2014-10-10T17:44:00Z">
        <w:r w:rsidDel="00592A71">
          <w:rPr>
            <w:noProof/>
          </w:rPr>
          <w:delText>REM, 43</w:delText>
        </w:r>
      </w:del>
    </w:p>
    <w:p w:rsidR="0028723B" w:rsidDel="00592A71" w:rsidRDefault="0028723B">
      <w:pPr>
        <w:pStyle w:val="Index1"/>
        <w:tabs>
          <w:tab w:val="right" w:leader="dot" w:pos="9350"/>
        </w:tabs>
        <w:rPr>
          <w:del w:id="8303" w:author="Sammartano, Marc (BIC USA)" w:date="2014-10-10T17:44:00Z"/>
          <w:noProof/>
        </w:rPr>
      </w:pPr>
      <w:del w:id="8304" w:author="Sammartano, Marc (BIC USA)" w:date="2014-10-10T17:44:00Z">
        <w:r w:rsidRPr="000730FA" w:rsidDel="00592A71">
          <w:rPr>
            <w:rFonts w:eastAsia="Times New Roman"/>
            <w:noProof/>
          </w:rPr>
          <w:delText>REPLACE$( &lt;target_sexp&gt;, &lt;argument_sexp&gt;, &lt;replace_sexp&gt;)</w:delText>
        </w:r>
        <w:r w:rsidDel="00592A71">
          <w:rPr>
            <w:noProof/>
          </w:rPr>
          <w:delText>, 54</w:delText>
        </w:r>
      </w:del>
    </w:p>
    <w:p w:rsidR="0028723B" w:rsidDel="00592A71" w:rsidRDefault="0028723B">
      <w:pPr>
        <w:pStyle w:val="Index1"/>
        <w:tabs>
          <w:tab w:val="right" w:leader="dot" w:pos="9350"/>
        </w:tabs>
        <w:rPr>
          <w:del w:id="8305" w:author="Sammartano, Marc (BIC USA)" w:date="2014-10-10T17:44:00Z"/>
          <w:noProof/>
        </w:rPr>
      </w:pPr>
      <w:del w:id="8306" w:author="Sammartano, Marc (BIC USA)" w:date="2014-10-10T17:44:00Z">
        <w:r w:rsidRPr="000730FA" w:rsidDel="00592A71">
          <w:rPr>
            <w:rFonts w:eastAsia="Times New Roman"/>
            <w:noProof/>
          </w:rPr>
          <w:delText>RIGHT$(</w:delText>
        </w:r>
        <w:r w:rsidDel="00592A71">
          <w:rPr>
            <w:noProof/>
          </w:rPr>
          <w:delText>&lt;sexp&gt;, &lt;nexp&gt;</w:delText>
        </w:r>
        <w:r w:rsidRPr="000730FA" w:rsidDel="00592A71">
          <w:rPr>
            <w:rFonts w:eastAsia="Times New Roman"/>
            <w:noProof/>
          </w:rPr>
          <w:delText>)</w:delText>
        </w:r>
        <w:r w:rsidDel="00592A71">
          <w:rPr>
            <w:noProof/>
          </w:rPr>
          <w:delText>, 54</w:delText>
        </w:r>
      </w:del>
    </w:p>
    <w:p w:rsidR="0028723B" w:rsidDel="00592A71" w:rsidRDefault="0028723B">
      <w:pPr>
        <w:pStyle w:val="Index1"/>
        <w:tabs>
          <w:tab w:val="right" w:leader="dot" w:pos="9350"/>
        </w:tabs>
        <w:rPr>
          <w:del w:id="8307" w:author="Sammartano, Marc (BIC USA)" w:date="2014-10-10T17:44:00Z"/>
          <w:noProof/>
        </w:rPr>
      </w:pPr>
      <w:del w:id="8308" w:author="Sammartano, Marc (BIC USA)" w:date="2014-10-10T17:44:00Z">
        <w:r w:rsidDel="00592A71">
          <w:rPr>
            <w:noProof/>
          </w:rPr>
          <w:delText>Ringer.get.mode &lt;nvar&gt;, 99</w:delText>
        </w:r>
      </w:del>
    </w:p>
    <w:p w:rsidR="0028723B" w:rsidDel="00592A71" w:rsidRDefault="0028723B">
      <w:pPr>
        <w:pStyle w:val="Index1"/>
        <w:tabs>
          <w:tab w:val="right" w:leader="dot" w:pos="9350"/>
        </w:tabs>
        <w:rPr>
          <w:del w:id="8309" w:author="Sammartano, Marc (BIC USA)" w:date="2014-10-10T17:44:00Z"/>
          <w:noProof/>
        </w:rPr>
      </w:pPr>
      <w:del w:id="8310" w:author="Sammartano, Marc (BIC USA)" w:date="2014-10-10T17:44:00Z">
        <w:r w:rsidDel="00592A71">
          <w:rPr>
            <w:noProof/>
          </w:rPr>
          <w:delText>Ringer.get.volume &lt;nvar&gt;, 99</w:delText>
        </w:r>
      </w:del>
    </w:p>
    <w:p w:rsidR="0028723B" w:rsidDel="00592A71" w:rsidRDefault="0028723B">
      <w:pPr>
        <w:pStyle w:val="Index1"/>
        <w:tabs>
          <w:tab w:val="right" w:leader="dot" w:pos="9350"/>
        </w:tabs>
        <w:rPr>
          <w:del w:id="8311" w:author="Sammartano, Marc (BIC USA)" w:date="2014-10-10T17:44:00Z"/>
          <w:noProof/>
        </w:rPr>
      </w:pPr>
      <w:del w:id="8312" w:author="Sammartano, Marc (BIC USA)" w:date="2014-10-10T17:44:00Z">
        <w:r w:rsidDel="00592A71">
          <w:rPr>
            <w:noProof/>
          </w:rPr>
          <w:delText>Ringer.get.volume &lt;vol_nvar&gt; { , &lt;max_nvar&gt;, 99</w:delText>
        </w:r>
      </w:del>
    </w:p>
    <w:p w:rsidR="0028723B" w:rsidDel="00592A71" w:rsidRDefault="0028723B">
      <w:pPr>
        <w:pStyle w:val="Index1"/>
        <w:tabs>
          <w:tab w:val="right" w:leader="dot" w:pos="9350"/>
        </w:tabs>
        <w:rPr>
          <w:del w:id="8313" w:author="Sammartano, Marc (BIC USA)" w:date="2014-10-10T17:44:00Z"/>
          <w:noProof/>
        </w:rPr>
      </w:pPr>
      <w:del w:id="8314" w:author="Sammartano, Marc (BIC USA)" w:date="2014-10-10T17:44:00Z">
        <w:r w:rsidDel="00592A71">
          <w:rPr>
            <w:noProof/>
          </w:rPr>
          <w:delText>Ringer.set.mode &lt;nexp&gt;, 99</w:delText>
        </w:r>
      </w:del>
    </w:p>
    <w:p w:rsidR="0028723B" w:rsidDel="00592A71" w:rsidRDefault="0028723B">
      <w:pPr>
        <w:pStyle w:val="Index1"/>
        <w:tabs>
          <w:tab w:val="right" w:leader="dot" w:pos="9350"/>
        </w:tabs>
        <w:rPr>
          <w:del w:id="8315" w:author="Sammartano, Marc (BIC USA)" w:date="2014-10-10T17:44:00Z"/>
          <w:noProof/>
        </w:rPr>
      </w:pPr>
      <w:del w:id="8316" w:author="Sammartano, Marc (BIC USA)" w:date="2014-10-10T17:44:00Z">
        <w:r w:rsidDel="00592A71">
          <w:rPr>
            <w:noProof/>
          </w:rPr>
          <w:delText>RND(), 47</w:delText>
        </w:r>
      </w:del>
    </w:p>
    <w:p w:rsidR="0028723B" w:rsidDel="00592A71" w:rsidRDefault="0028723B">
      <w:pPr>
        <w:pStyle w:val="Index1"/>
        <w:tabs>
          <w:tab w:val="right" w:leader="dot" w:pos="9350"/>
        </w:tabs>
        <w:rPr>
          <w:del w:id="8317" w:author="Sammartano, Marc (BIC USA)" w:date="2014-10-10T17:44:00Z"/>
          <w:noProof/>
        </w:rPr>
      </w:pPr>
      <w:del w:id="8318" w:author="Sammartano, Marc (BIC USA)" w:date="2014-10-10T17:44:00Z">
        <w:r w:rsidDel="00592A71">
          <w:rPr>
            <w:noProof/>
          </w:rPr>
          <w:delText>ROUND(&lt;value_nexp&gt;{, &lt;count_nexp&gt;{, &lt;mode_sexp&gt;}}), 48</w:delText>
        </w:r>
      </w:del>
    </w:p>
    <w:p w:rsidR="0028723B" w:rsidDel="00592A71" w:rsidRDefault="0028723B">
      <w:pPr>
        <w:pStyle w:val="Index1"/>
        <w:tabs>
          <w:tab w:val="right" w:leader="dot" w:pos="9350"/>
        </w:tabs>
        <w:rPr>
          <w:del w:id="8319" w:author="Sammartano, Marc (BIC USA)" w:date="2014-10-10T17:44:00Z"/>
          <w:noProof/>
        </w:rPr>
      </w:pPr>
      <w:del w:id="8320" w:author="Sammartano, Marc (BIC USA)" w:date="2014-10-10T17:44:00Z">
        <w:r w:rsidDel="00592A71">
          <w:rPr>
            <w:noProof/>
          </w:rPr>
          <w:delText>Run &lt;filename_sexp&gt; {, &lt;data_sexp&gt;}, 68</w:delText>
        </w:r>
      </w:del>
    </w:p>
    <w:p w:rsidR="0028723B" w:rsidDel="00592A71" w:rsidRDefault="0028723B">
      <w:pPr>
        <w:pStyle w:val="Index1"/>
        <w:tabs>
          <w:tab w:val="right" w:leader="dot" w:pos="9350"/>
        </w:tabs>
        <w:rPr>
          <w:del w:id="8321" w:author="Sammartano, Marc (BIC USA)" w:date="2014-10-10T17:44:00Z"/>
          <w:noProof/>
        </w:rPr>
      </w:pPr>
      <w:del w:id="8322" w:author="Sammartano, Marc (BIC USA)" w:date="2014-10-10T17:44:00Z">
        <w:r w:rsidDel="00592A71">
          <w:rPr>
            <w:noProof/>
          </w:rPr>
          <w:delText>Select &lt;selection_nvar&gt;, &lt; Array$[]&gt;|&lt;list_nexp&gt;, {,&lt;title_sexp&gt; {, &lt;message_sexp&gt; } } {,&lt;press_lvar&gt; }, 105</w:delText>
        </w:r>
      </w:del>
    </w:p>
    <w:p w:rsidR="0028723B" w:rsidDel="00592A71" w:rsidRDefault="0028723B">
      <w:pPr>
        <w:pStyle w:val="Index1"/>
        <w:tabs>
          <w:tab w:val="right" w:leader="dot" w:pos="9350"/>
        </w:tabs>
        <w:rPr>
          <w:del w:id="8323" w:author="Sammartano, Marc (BIC USA)" w:date="2014-10-10T17:44:00Z"/>
          <w:noProof/>
        </w:rPr>
      </w:pPr>
      <w:del w:id="8324" w:author="Sammartano, Marc (BIC USA)" w:date="2014-10-10T17:44:00Z">
        <w:r w:rsidDel="00592A71">
          <w:rPr>
            <w:noProof/>
          </w:rPr>
          <w:delText>Sensors.close, 141</w:delText>
        </w:r>
      </w:del>
    </w:p>
    <w:p w:rsidR="0028723B" w:rsidDel="00592A71" w:rsidRDefault="0028723B">
      <w:pPr>
        <w:pStyle w:val="Index1"/>
        <w:tabs>
          <w:tab w:val="right" w:leader="dot" w:pos="9350"/>
        </w:tabs>
        <w:rPr>
          <w:del w:id="8325" w:author="Sammartano, Marc (BIC USA)" w:date="2014-10-10T17:44:00Z"/>
          <w:noProof/>
        </w:rPr>
      </w:pPr>
      <w:del w:id="8326" w:author="Sammartano, Marc (BIC USA)" w:date="2014-10-10T17:44:00Z">
        <w:r w:rsidDel="00592A71">
          <w:rPr>
            <w:noProof/>
          </w:rPr>
          <w:delText>Sensors.list &lt;sensor_array$[]&gt;, 140</w:delText>
        </w:r>
      </w:del>
    </w:p>
    <w:p w:rsidR="0028723B" w:rsidDel="00592A71" w:rsidRDefault="0028723B">
      <w:pPr>
        <w:pStyle w:val="Index1"/>
        <w:tabs>
          <w:tab w:val="right" w:leader="dot" w:pos="9350"/>
        </w:tabs>
        <w:rPr>
          <w:del w:id="8327" w:author="Sammartano, Marc (BIC USA)" w:date="2014-10-10T17:44:00Z"/>
          <w:noProof/>
        </w:rPr>
      </w:pPr>
      <w:del w:id="8328" w:author="Sammartano, Marc (BIC USA)" w:date="2014-10-10T17:44:00Z">
        <w:r w:rsidDel="00592A71">
          <w:rPr>
            <w:noProof/>
          </w:rPr>
          <w:delText>Sensors.open &lt;type_nexp&gt;{:&lt;delay_nexp&gt;}{, &lt;type_nexp&gt;{:&lt;delay_nexp&gt;}, ...}, 141</w:delText>
        </w:r>
      </w:del>
    </w:p>
    <w:p w:rsidR="0028723B" w:rsidDel="00592A71" w:rsidRDefault="0028723B">
      <w:pPr>
        <w:pStyle w:val="Index1"/>
        <w:tabs>
          <w:tab w:val="right" w:leader="dot" w:pos="9350"/>
        </w:tabs>
        <w:rPr>
          <w:del w:id="8329" w:author="Sammartano, Marc (BIC USA)" w:date="2014-10-10T17:44:00Z"/>
          <w:noProof/>
        </w:rPr>
      </w:pPr>
      <w:del w:id="8330" w:author="Sammartano, Marc (BIC USA)" w:date="2014-10-10T17:44:00Z">
        <w:r w:rsidDel="00592A71">
          <w:rPr>
            <w:noProof/>
          </w:rPr>
          <w:delText>Sensors.read sensor_type, p1, p2, p3, 141</w:delText>
        </w:r>
      </w:del>
    </w:p>
    <w:p w:rsidR="0028723B" w:rsidDel="00592A71" w:rsidRDefault="0028723B">
      <w:pPr>
        <w:pStyle w:val="Index1"/>
        <w:tabs>
          <w:tab w:val="right" w:leader="dot" w:pos="9350"/>
        </w:tabs>
        <w:rPr>
          <w:del w:id="8331" w:author="Sammartano, Marc (BIC USA)" w:date="2014-10-10T17:44:00Z"/>
          <w:noProof/>
        </w:rPr>
      </w:pPr>
      <w:del w:id="8332" w:author="Sammartano, Marc (BIC USA)" w:date="2014-10-10T17:44:00Z">
        <w:r w:rsidDel="00592A71">
          <w:rPr>
            <w:noProof/>
          </w:rPr>
          <w:delText>SGN(&lt;nexp&gt;), 47</w:delText>
        </w:r>
      </w:del>
    </w:p>
    <w:p w:rsidR="0028723B" w:rsidDel="00592A71" w:rsidRDefault="0028723B">
      <w:pPr>
        <w:pStyle w:val="Index1"/>
        <w:tabs>
          <w:tab w:val="right" w:leader="dot" w:pos="9350"/>
        </w:tabs>
        <w:rPr>
          <w:del w:id="8333" w:author="Sammartano, Marc (BIC USA)" w:date="2014-10-10T17:44:00Z"/>
          <w:noProof/>
        </w:rPr>
      </w:pPr>
      <w:del w:id="8334" w:author="Sammartano, Marc (BIC USA)" w:date="2014-10-10T17:44:00Z">
        <w:r w:rsidDel="00592A71">
          <w:rPr>
            <w:noProof/>
          </w:rPr>
          <w:delText>SHIFT (&lt;value_nexp&gt;, &lt;bits_nexp&gt;), 51</w:delText>
        </w:r>
      </w:del>
    </w:p>
    <w:p w:rsidR="0028723B" w:rsidDel="00592A71" w:rsidRDefault="0028723B">
      <w:pPr>
        <w:pStyle w:val="Index1"/>
        <w:tabs>
          <w:tab w:val="right" w:leader="dot" w:pos="9350"/>
        </w:tabs>
        <w:rPr>
          <w:del w:id="8335" w:author="Sammartano, Marc (BIC USA)" w:date="2014-10-10T17:44:00Z"/>
          <w:noProof/>
        </w:rPr>
      </w:pPr>
      <w:del w:id="8336" w:author="Sammartano, Marc (BIC USA)" w:date="2014-10-10T17:44:00Z">
        <w:r w:rsidDel="00592A71">
          <w:rPr>
            <w:noProof/>
          </w:rPr>
          <w:delText>SIN(&lt;nexp&gt;), 49</w:delText>
        </w:r>
      </w:del>
    </w:p>
    <w:p w:rsidR="0028723B" w:rsidDel="00592A71" w:rsidRDefault="0028723B">
      <w:pPr>
        <w:pStyle w:val="Index1"/>
        <w:tabs>
          <w:tab w:val="right" w:leader="dot" w:pos="9350"/>
        </w:tabs>
        <w:rPr>
          <w:del w:id="8337" w:author="Sammartano, Marc (BIC USA)" w:date="2014-10-10T17:44:00Z"/>
          <w:noProof/>
        </w:rPr>
      </w:pPr>
      <w:del w:id="8338" w:author="Sammartano, Marc (BIC USA)" w:date="2014-10-10T17:44:00Z">
        <w:r w:rsidDel="00592A71">
          <w:rPr>
            <w:noProof/>
          </w:rPr>
          <w:delText>SINH(&lt;nexp&gt;), 50</w:delText>
        </w:r>
      </w:del>
    </w:p>
    <w:p w:rsidR="0028723B" w:rsidDel="00592A71" w:rsidRDefault="0028723B">
      <w:pPr>
        <w:pStyle w:val="Index1"/>
        <w:tabs>
          <w:tab w:val="right" w:leader="dot" w:pos="9350"/>
        </w:tabs>
        <w:rPr>
          <w:del w:id="8339" w:author="Sammartano, Marc (BIC USA)" w:date="2014-10-10T17:44:00Z"/>
          <w:noProof/>
        </w:rPr>
      </w:pPr>
      <w:del w:id="8340" w:author="Sammartano, Marc (BIC USA)" w:date="2014-10-10T17:44:00Z">
        <w:r w:rsidDel="00592A71">
          <w:rPr>
            <w:noProof/>
          </w:rPr>
          <w:delText>Sms.rcv.init, 110</w:delText>
        </w:r>
      </w:del>
    </w:p>
    <w:p w:rsidR="0028723B" w:rsidDel="00592A71" w:rsidRDefault="0028723B">
      <w:pPr>
        <w:pStyle w:val="Index1"/>
        <w:tabs>
          <w:tab w:val="right" w:leader="dot" w:pos="9350"/>
        </w:tabs>
        <w:rPr>
          <w:del w:id="8341" w:author="Sammartano, Marc (BIC USA)" w:date="2014-10-10T17:44:00Z"/>
          <w:noProof/>
        </w:rPr>
      </w:pPr>
      <w:del w:id="8342" w:author="Sammartano, Marc (BIC USA)" w:date="2014-10-10T17:44:00Z">
        <w:r w:rsidDel="00592A71">
          <w:rPr>
            <w:noProof/>
          </w:rPr>
          <w:delText>Sms.rcv.next &lt;svar&gt;, 110</w:delText>
        </w:r>
      </w:del>
    </w:p>
    <w:p w:rsidR="0028723B" w:rsidDel="00592A71" w:rsidRDefault="0028723B">
      <w:pPr>
        <w:pStyle w:val="Index1"/>
        <w:tabs>
          <w:tab w:val="right" w:leader="dot" w:pos="9350"/>
        </w:tabs>
        <w:rPr>
          <w:del w:id="8343" w:author="Sammartano, Marc (BIC USA)" w:date="2014-10-10T17:44:00Z"/>
          <w:noProof/>
        </w:rPr>
      </w:pPr>
      <w:del w:id="8344" w:author="Sammartano, Marc (BIC USA)" w:date="2014-10-10T17:44:00Z">
        <w:r w:rsidDel="00592A71">
          <w:rPr>
            <w:noProof/>
          </w:rPr>
          <w:delText>Sms.send &lt;number_sexp&gt;, &lt;message_sexp&gt;, 110</w:delText>
        </w:r>
      </w:del>
    </w:p>
    <w:p w:rsidR="0028723B" w:rsidDel="00592A71" w:rsidRDefault="0028723B">
      <w:pPr>
        <w:pStyle w:val="Index1"/>
        <w:tabs>
          <w:tab w:val="right" w:leader="dot" w:pos="9350"/>
        </w:tabs>
        <w:rPr>
          <w:del w:id="8345" w:author="Sammartano, Marc (BIC USA)" w:date="2014-10-10T17:44:00Z"/>
          <w:noProof/>
        </w:rPr>
      </w:pPr>
      <w:del w:id="8346" w:author="Sammartano, Marc (BIC USA)" w:date="2014-10-10T17:44:00Z">
        <w:r w:rsidDel="00592A71">
          <w:rPr>
            <w:noProof/>
          </w:rPr>
          <w:delText>Socket.client.close, 91</w:delText>
        </w:r>
      </w:del>
    </w:p>
    <w:p w:rsidR="0028723B" w:rsidDel="00592A71" w:rsidRDefault="0028723B">
      <w:pPr>
        <w:pStyle w:val="Index1"/>
        <w:tabs>
          <w:tab w:val="right" w:leader="dot" w:pos="9350"/>
        </w:tabs>
        <w:rPr>
          <w:del w:id="8347" w:author="Sammartano, Marc (BIC USA)" w:date="2014-10-10T17:44:00Z"/>
          <w:noProof/>
        </w:rPr>
      </w:pPr>
      <w:del w:id="8348" w:author="Sammartano, Marc (BIC USA)" w:date="2014-10-10T17:44:00Z">
        <w:r w:rsidDel="00592A71">
          <w:rPr>
            <w:noProof/>
          </w:rPr>
          <w:delText>Socket.client.connect &lt;server_sexp&gt;, &lt;port_nexp&gt; { , &lt;wait_lexp&gt; }, 90</w:delText>
        </w:r>
      </w:del>
    </w:p>
    <w:p w:rsidR="0028723B" w:rsidDel="00592A71" w:rsidRDefault="0028723B">
      <w:pPr>
        <w:pStyle w:val="Index1"/>
        <w:tabs>
          <w:tab w:val="right" w:leader="dot" w:pos="9350"/>
        </w:tabs>
        <w:rPr>
          <w:del w:id="8349" w:author="Sammartano, Marc (BIC USA)" w:date="2014-10-10T17:44:00Z"/>
          <w:noProof/>
        </w:rPr>
      </w:pPr>
      <w:del w:id="8350" w:author="Sammartano, Marc (BIC USA)" w:date="2014-10-10T17:44:00Z">
        <w:r w:rsidDel="00592A71">
          <w:rPr>
            <w:noProof/>
          </w:rPr>
          <w:delText>Socket.client.read.file  &lt;fw_nexp&gt;, 90</w:delText>
        </w:r>
      </w:del>
    </w:p>
    <w:p w:rsidR="0028723B" w:rsidDel="00592A71" w:rsidRDefault="0028723B">
      <w:pPr>
        <w:pStyle w:val="Index1"/>
        <w:tabs>
          <w:tab w:val="right" w:leader="dot" w:pos="9350"/>
        </w:tabs>
        <w:rPr>
          <w:del w:id="8351" w:author="Sammartano, Marc (BIC USA)" w:date="2014-10-10T17:44:00Z"/>
          <w:noProof/>
        </w:rPr>
      </w:pPr>
      <w:del w:id="8352" w:author="Sammartano, Marc (BIC USA)" w:date="2014-10-10T17:44:00Z">
        <w:r w:rsidDel="00592A71">
          <w:rPr>
            <w:noProof/>
          </w:rPr>
          <w:delText>Socket.client.read.line &lt;line_svar&gt;, 90</w:delText>
        </w:r>
      </w:del>
    </w:p>
    <w:p w:rsidR="0028723B" w:rsidDel="00592A71" w:rsidRDefault="0028723B">
      <w:pPr>
        <w:pStyle w:val="Index1"/>
        <w:tabs>
          <w:tab w:val="right" w:leader="dot" w:pos="9350"/>
        </w:tabs>
        <w:rPr>
          <w:del w:id="8353" w:author="Sammartano, Marc (BIC USA)" w:date="2014-10-10T17:44:00Z"/>
          <w:noProof/>
        </w:rPr>
      </w:pPr>
      <w:del w:id="8354" w:author="Sammartano, Marc (BIC USA)" w:date="2014-10-10T17:44:00Z">
        <w:r w:rsidDel="00592A71">
          <w:rPr>
            <w:noProof/>
          </w:rPr>
          <w:delText>Socket.client.read.ready &lt;nvar&gt;, 90</w:delText>
        </w:r>
      </w:del>
    </w:p>
    <w:p w:rsidR="0028723B" w:rsidDel="00592A71" w:rsidRDefault="0028723B">
      <w:pPr>
        <w:pStyle w:val="Index1"/>
        <w:tabs>
          <w:tab w:val="right" w:leader="dot" w:pos="9350"/>
        </w:tabs>
        <w:rPr>
          <w:del w:id="8355" w:author="Sammartano, Marc (BIC USA)" w:date="2014-10-10T17:44:00Z"/>
          <w:noProof/>
        </w:rPr>
      </w:pPr>
      <w:del w:id="8356" w:author="Sammartano, Marc (BIC USA)" w:date="2014-10-10T17:44:00Z">
        <w:r w:rsidDel="00592A71">
          <w:rPr>
            <w:noProof/>
          </w:rPr>
          <w:delText>Socket.client.server.ip &lt;svar&gt;, 90</w:delText>
        </w:r>
      </w:del>
    </w:p>
    <w:p w:rsidR="0028723B" w:rsidDel="00592A71" w:rsidRDefault="0028723B">
      <w:pPr>
        <w:pStyle w:val="Index1"/>
        <w:tabs>
          <w:tab w:val="right" w:leader="dot" w:pos="9350"/>
        </w:tabs>
        <w:rPr>
          <w:del w:id="8357" w:author="Sammartano, Marc (BIC USA)" w:date="2014-10-10T17:44:00Z"/>
          <w:noProof/>
        </w:rPr>
      </w:pPr>
      <w:del w:id="8358" w:author="Sammartano, Marc (BIC USA)" w:date="2014-10-10T17:44:00Z">
        <w:r w:rsidDel="00592A71">
          <w:rPr>
            <w:noProof/>
          </w:rPr>
          <w:delText>Socket.client.status &lt;status_nvar&gt;, 90</w:delText>
        </w:r>
      </w:del>
    </w:p>
    <w:p w:rsidR="0028723B" w:rsidDel="00592A71" w:rsidRDefault="0028723B">
      <w:pPr>
        <w:pStyle w:val="Index1"/>
        <w:tabs>
          <w:tab w:val="right" w:leader="dot" w:pos="9350"/>
        </w:tabs>
        <w:rPr>
          <w:del w:id="8359" w:author="Sammartano, Marc (BIC USA)" w:date="2014-10-10T17:44:00Z"/>
          <w:noProof/>
        </w:rPr>
      </w:pPr>
      <w:del w:id="8360" w:author="Sammartano, Marc (BIC USA)" w:date="2014-10-10T17:44:00Z">
        <w:r w:rsidDel="00592A71">
          <w:rPr>
            <w:noProof/>
          </w:rPr>
          <w:delText>Socket.client.write.bytes &lt;sexp&gt;, 91</w:delText>
        </w:r>
      </w:del>
    </w:p>
    <w:p w:rsidR="0028723B" w:rsidDel="00592A71" w:rsidRDefault="0028723B">
      <w:pPr>
        <w:pStyle w:val="Index1"/>
        <w:tabs>
          <w:tab w:val="right" w:leader="dot" w:pos="9350"/>
        </w:tabs>
        <w:rPr>
          <w:del w:id="8361" w:author="Sammartano, Marc (BIC USA)" w:date="2014-10-10T17:44:00Z"/>
          <w:noProof/>
        </w:rPr>
      </w:pPr>
      <w:del w:id="8362" w:author="Sammartano, Marc (BIC USA)" w:date="2014-10-10T17:44:00Z">
        <w:r w:rsidDel="00592A71">
          <w:rPr>
            <w:noProof/>
          </w:rPr>
          <w:delText>Socket.client.write.file &lt;fr_nexp&gt;, 91</w:delText>
        </w:r>
      </w:del>
    </w:p>
    <w:p w:rsidR="0028723B" w:rsidDel="00592A71" w:rsidRDefault="0028723B">
      <w:pPr>
        <w:pStyle w:val="Index1"/>
        <w:tabs>
          <w:tab w:val="right" w:leader="dot" w:pos="9350"/>
        </w:tabs>
        <w:rPr>
          <w:del w:id="8363" w:author="Sammartano, Marc (BIC USA)" w:date="2014-10-10T17:44:00Z"/>
          <w:noProof/>
        </w:rPr>
      </w:pPr>
      <w:del w:id="8364" w:author="Sammartano, Marc (BIC USA)" w:date="2014-10-10T17:44:00Z">
        <w:r w:rsidDel="00592A71">
          <w:rPr>
            <w:noProof/>
          </w:rPr>
          <w:delText>Socket.client.write.line &lt;line_sexp&gt;, 91</w:delText>
        </w:r>
      </w:del>
    </w:p>
    <w:p w:rsidR="0028723B" w:rsidDel="00592A71" w:rsidRDefault="0028723B">
      <w:pPr>
        <w:pStyle w:val="Index1"/>
        <w:tabs>
          <w:tab w:val="right" w:leader="dot" w:pos="9350"/>
        </w:tabs>
        <w:rPr>
          <w:del w:id="8365" w:author="Sammartano, Marc (BIC USA)" w:date="2014-10-10T17:44:00Z"/>
          <w:noProof/>
        </w:rPr>
      </w:pPr>
      <w:del w:id="8366" w:author="Sammartano, Marc (BIC USA)" w:date="2014-10-10T17:44:00Z">
        <w:r w:rsidDel="00592A71">
          <w:rPr>
            <w:noProof/>
          </w:rPr>
          <w:delText>Socket.myip &lt;svar&gt;, 91</w:delText>
        </w:r>
      </w:del>
    </w:p>
    <w:p w:rsidR="0028723B" w:rsidDel="00592A71" w:rsidRDefault="0028723B">
      <w:pPr>
        <w:pStyle w:val="Index1"/>
        <w:tabs>
          <w:tab w:val="right" w:leader="dot" w:pos="9350"/>
        </w:tabs>
        <w:rPr>
          <w:del w:id="8367" w:author="Sammartano, Marc (BIC USA)" w:date="2014-10-10T17:44:00Z"/>
          <w:noProof/>
        </w:rPr>
      </w:pPr>
      <w:del w:id="8368" w:author="Sammartano, Marc (BIC USA)" w:date="2014-10-10T17:44:00Z">
        <w:r w:rsidDel="00592A71">
          <w:rPr>
            <w:noProof/>
          </w:rPr>
          <w:delText>Socket.server.client.ip &lt;nvar&gt;, 93</w:delText>
        </w:r>
      </w:del>
    </w:p>
    <w:p w:rsidR="0028723B" w:rsidDel="00592A71" w:rsidRDefault="0028723B">
      <w:pPr>
        <w:pStyle w:val="Index1"/>
        <w:tabs>
          <w:tab w:val="right" w:leader="dot" w:pos="9350"/>
        </w:tabs>
        <w:rPr>
          <w:del w:id="8369" w:author="Sammartano, Marc (BIC USA)" w:date="2014-10-10T17:44:00Z"/>
          <w:noProof/>
        </w:rPr>
      </w:pPr>
      <w:del w:id="8370" w:author="Sammartano, Marc (BIC USA)" w:date="2014-10-10T17:44:00Z">
        <w:r w:rsidDel="00592A71">
          <w:rPr>
            <w:noProof/>
          </w:rPr>
          <w:delText>Socket.server.close, 93</w:delText>
        </w:r>
      </w:del>
    </w:p>
    <w:p w:rsidR="0028723B" w:rsidDel="00592A71" w:rsidRDefault="0028723B">
      <w:pPr>
        <w:pStyle w:val="Index1"/>
        <w:tabs>
          <w:tab w:val="right" w:leader="dot" w:pos="9350"/>
        </w:tabs>
        <w:rPr>
          <w:del w:id="8371" w:author="Sammartano, Marc (BIC USA)" w:date="2014-10-10T17:44:00Z"/>
          <w:noProof/>
        </w:rPr>
      </w:pPr>
      <w:del w:id="8372" w:author="Sammartano, Marc (BIC USA)" w:date="2014-10-10T17:44:00Z">
        <w:r w:rsidDel="00592A71">
          <w:rPr>
            <w:noProof/>
          </w:rPr>
          <w:delText>Socket.server.connect {&lt;wait_lexp&gt;}, 91</w:delText>
        </w:r>
      </w:del>
    </w:p>
    <w:p w:rsidR="0028723B" w:rsidDel="00592A71" w:rsidRDefault="0028723B">
      <w:pPr>
        <w:pStyle w:val="Index1"/>
        <w:tabs>
          <w:tab w:val="right" w:leader="dot" w:pos="9350"/>
        </w:tabs>
        <w:rPr>
          <w:del w:id="8373" w:author="Sammartano, Marc (BIC USA)" w:date="2014-10-10T17:44:00Z"/>
          <w:noProof/>
        </w:rPr>
      </w:pPr>
      <w:del w:id="8374" w:author="Sammartano, Marc (BIC USA)" w:date="2014-10-10T17:44:00Z">
        <w:r w:rsidDel="00592A71">
          <w:rPr>
            <w:noProof/>
          </w:rPr>
          <w:delText>Socket.server.create &lt;port_nexp&gt;, 91</w:delText>
        </w:r>
      </w:del>
    </w:p>
    <w:p w:rsidR="0028723B" w:rsidDel="00592A71" w:rsidRDefault="0028723B">
      <w:pPr>
        <w:pStyle w:val="Index1"/>
        <w:tabs>
          <w:tab w:val="right" w:leader="dot" w:pos="9350"/>
        </w:tabs>
        <w:rPr>
          <w:del w:id="8375" w:author="Sammartano, Marc (BIC USA)" w:date="2014-10-10T17:44:00Z"/>
          <w:noProof/>
        </w:rPr>
      </w:pPr>
      <w:del w:id="8376" w:author="Sammartano, Marc (BIC USA)" w:date="2014-10-10T17:44:00Z">
        <w:r w:rsidDel="00592A71">
          <w:rPr>
            <w:noProof/>
          </w:rPr>
          <w:delText>Socket.server.disconnect, 93</w:delText>
        </w:r>
      </w:del>
    </w:p>
    <w:p w:rsidR="0028723B" w:rsidDel="00592A71" w:rsidRDefault="0028723B">
      <w:pPr>
        <w:pStyle w:val="Index1"/>
        <w:tabs>
          <w:tab w:val="right" w:leader="dot" w:pos="9350"/>
        </w:tabs>
        <w:rPr>
          <w:del w:id="8377" w:author="Sammartano, Marc (BIC USA)" w:date="2014-10-10T17:44:00Z"/>
          <w:noProof/>
        </w:rPr>
      </w:pPr>
      <w:del w:id="8378" w:author="Sammartano, Marc (BIC USA)" w:date="2014-10-10T17:44:00Z">
        <w:r w:rsidDel="00592A71">
          <w:rPr>
            <w:noProof/>
          </w:rPr>
          <w:delText>Socket.server.read.file &lt;fw_nexp&gt;, 93</w:delText>
        </w:r>
      </w:del>
    </w:p>
    <w:p w:rsidR="0028723B" w:rsidDel="00592A71" w:rsidRDefault="0028723B">
      <w:pPr>
        <w:pStyle w:val="Index1"/>
        <w:tabs>
          <w:tab w:val="right" w:leader="dot" w:pos="9350"/>
        </w:tabs>
        <w:rPr>
          <w:del w:id="8379" w:author="Sammartano, Marc (BIC USA)" w:date="2014-10-10T17:44:00Z"/>
          <w:noProof/>
        </w:rPr>
      </w:pPr>
      <w:del w:id="8380" w:author="Sammartano, Marc (BIC USA)" w:date="2014-10-10T17:44:00Z">
        <w:r w:rsidDel="00592A71">
          <w:rPr>
            <w:noProof/>
          </w:rPr>
          <w:delText>Socket.server.read.line &lt;svar&gt;, 92</w:delText>
        </w:r>
      </w:del>
    </w:p>
    <w:p w:rsidR="0028723B" w:rsidDel="00592A71" w:rsidRDefault="0028723B">
      <w:pPr>
        <w:pStyle w:val="Index1"/>
        <w:tabs>
          <w:tab w:val="right" w:leader="dot" w:pos="9350"/>
        </w:tabs>
        <w:rPr>
          <w:del w:id="8381" w:author="Sammartano, Marc (BIC USA)" w:date="2014-10-10T17:44:00Z"/>
          <w:noProof/>
        </w:rPr>
      </w:pPr>
      <w:del w:id="8382" w:author="Sammartano, Marc (BIC USA)" w:date="2014-10-10T17:44:00Z">
        <w:r w:rsidDel="00592A71">
          <w:rPr>
            <w:noProof/>
          </w:rPr>
          <w:delText>Socket.server.read.ready &lt;nvar&gt;, 92</w:delText>
        </w:r>
      </w:del>
    </w:p>
    <w:p w:rsidR="0028723B" w:rsidDel="00592A71" w:rsidRDefault="0028723B">
      <w:pPr>
        <w:pStyle w:val="Index1"/>
        <w:tabs>
          <w:tab w:val="right" w:leader="dot" w:pos="9350"/>
        </w:tabs>
        <w:rPr>
          <w:del w:id="8383" w:author="Sammartano, Marc (BIC USA)" w:date="2014-10-10T17:44:00Z"/>
          <w:noProof/>
        </w:rPr>
      </w:pPr>
      <w:del w:id="8384" w:author="Sammartano, Marc (BIC USA)" w:date="2014-10-10T17:44:00Z">
        <w:r w:rsidDel="00592A71">
          <w:rPr>
            <w:noProof/>
          </w:rPr>
          <w:delText>Socket.server.status &lt;status_nvar&gt;, 92</w:delText>
        </w:r>
      </w:del>
    </w:p>
    <w:p w:rsidR="0028723B" w:rsidDel="00592A71" w:rsidRDefault="0028723B">
      <w:pPr>
        <w:pStyle w:val="Index1"/>
        <w:tabs>
          <w:tab w:val="right" w:leader="dot" w:pos="9350"/>
        </w:tabs>
        <w:rPr>
          <w:del w:id="8385" w:author="Sammartano, Marc (BIC USA)" w:date="2014-10-10T17:44:00Z"/>
          <w:noProof/>
        </w:rPr>
      </w:pPr>
      <w:del w:id="8386" w:author="Sammartano, Marc (BIC USA)" w:date="2014-10-10T17:44:00Z">
        <w:r w:rsidDel="00592A71">
          <w:rPr>
            <w:noProof/>
          </w:rPr>
          <w:delText>Socket.server.write.bytes &lt;sexp&gt;, 92</w:delText>
        </w:r>
      </w:del>
    </w:p>
    <w:p w:rsidR="0028723B" w:rsidDel="00592A71" w:rsidRDefault="0028723B">
      <w:pPr>
        <w:pStyle w:val="Index1"/>
        <w:tabs>
          <w:tab w:val="right" w:leader="dot" w:pos="9350"/>
        </w:tabs>
        <w:rPr>
          <w:del w:id="8387" w:author="Sammartano, Marc (BIC USA)" w:date="2014-10-10T17:44:00Z"/>
          <w:noProof/>
        </w:rPr>
      </w:pPr>
      <w:del w:id="8388" w:author="Sammartano, Marc (BIC USA)" w:date="2014-10-10T17:44:00Z">
        <w:r w:rsidDel="00592A71">
          <w:rPr>
            <w:noProof/>
          </w:rPr>
          <w:delText>Socket.server.write.file  &lt;fr_nexp&gt;, 92</w:delText>
        </w:r>
      </w:del>
    </w:p>
    <w:p w:rsidR="0028723B" w:rsidDel="00592A71" w:rsidRDefault="0028723B">
      <w:pPr>
        <w:pStyle w:val="Index1"/>
        <w:tabs>
          <w:tab w:val="right" w:leader="dot" w:pos="9350"/>
        </w:tabs>
        <w:rPr>
          <w:del w:id="8389" w:author="Sammartano, Marc (BIC USA)" w:date="2014-10-10T17:44:00Z"/>
          <w:noProof/>
        </w:rPr>
      </w:pPr>
      <w:del w:id="8390" w:author="Sammartano, Marc (BIC USA)" w:date="2014-10-10T17:44:00Z">
        <w:r w:rsidDel="00592A71">
          <w:rPr>
            <w:noProof/>
          </w:rPr>
          <w:delText>Socket.server.write.line &lt;sexp&gt;, 92</w:delText>
        </w:r>
      </w:del>
    </w:p>
    <w:p w:rsidR="0028723B" w:rsidDel="00592A71" w:rsidRDefault="0028723B">
      <w:pPr>
        <w:pStyle w:val="Index1"/>
        <w:tabs>
          <w:tab w:val="right" w:leader="dot" w:pos="9350"/>
        </w:tabs>
        <w:rPr>
          <w:del w:id="8391" w:author="Sammartano, Marc (BIC USA)" w:date="2014-10-10T17:44:00Z"/>
          <w:noProof/>
        </w:rPr>
      </w:pPr>
      <w:del w:id="8392" w:author="Sammartano, Marc (BIC USA)" w:date="2014-10-10T17:44:00Z">
        <w:r w:rsidDel="00592A71">
          <w:rPr>
            <w:noProof/>
          </w:rPr>
          <w:delText>Soundpool.load &lt;soundID_nvar&gt;, &lt;file_path_sexp&gt;, 137</w:delText>
        </w:r>
      </w:del>
    </w:p>
    <w:p w:rsidR="0028723B" w:rsidDel="00592A71" w:rsidRDefault="0028723B">
      <w:pPr>
        <w:pStyle w:val="Index1"/>
        <w:tabs>
          <w:tab w:val="right" w:leader="dot" w:pos="9350"/>
        </w:tabs>
        <w:rPr>
          <w:del w:id="8393" w:author="Sammartano, Marc (BIC USA)" w:date="2014-10-10T17:44:00Z"/>
          <w:noProof/>
        </w:rPr>
      </w:pPr>
      <w:del w:id="8394" w:author="Sammartano, Marc (BIC USA)" w:date="2014-10-10T17:44:00Z">
        <w:r w:rsidDel="00592A71">
          <w:rPr>
            <w:noProof/>
          </w:rPr>
          <w:delText>Soundpool.open &lt;MaxStreams_nexp&gt;, 137</w:delText>
        </w:r>
      </w:del>
    </w:p>
    <w:p w:rsidR="0028723B" w:rsidDel="00592A71" w:rsidRDefault="0028723B">
      <w:pPr>
        <w:pStyle w:val="Index1"/>
        <w:tabs>
          <w:tab w:val="right" w:leader="dot" w:pos="9350"/>
        </w:tabs>
        <w:rPr>
          <w:del w:id="8395" w:author="Sammartano, Marc (BIC USA)" w:date="2014-10-10T17:44:00Z"/>
          <w:noProof/>
        </w:rPr>
      </w:pPr>
      <w:del w:id="8396" w:author="Sammartano, Marc (BIC USA)" w:date="2014-10-10T17:44:00Z">
        <w:r w:rsidDel="00592A71">
          <w:rPr>
            <w:noProof/>
          </w:rPr>
          <w:delText>Soundpool.pause &lt;streamID_nexp&gt;, 138</w:delText>
        </w:r>
      </w:del>
    </w:p>
    <w:p w:rsidR="0028723B" w:rsidDel="00592A71" w:rsidRDefault="0028723B">
      <w:pPr>
        <w:pStyle w:val="Index1"/>
        <w:tabs>
          <w:tab w:val="right" w:leader="dot" w:pos="9350"/>
        </w:tabs>
        <w:rPr>
          <w:del w:id="8397" w:author="Sammartano, Marc (BIC USA)" w:date="2014-10-10T17:44:00Z"/>
          <w:noProof/>
        </w:rPr>
      </w:pPr>
      <w:del w:id="8398" w:author="Sammartano, Marc (BIC USA)" w:date="2014-10-10T17:44:00Z">
        <w:r w:rsidDel="00592A71">
          <w:rPr>
            <w:noProof/>
          </w:rPr>
          <w:delText>Soundpool.play &lt;streamID_nvar&gt;, &lt;sounded_nexp&gt;, &lt;rightVolume_nexp&gt;, &lt;leftVolume_nexp&gt;, &lt;priority_nexp&gt;, &lt;loop_nexp&gt;, &lt;rate_nexp&gt;, 138</w:delText>
        </w:r>
      </w:del>
    </w:p>
    <w:p w:rsidR="0028723B" w:rsidDel="00592A71" w:rsidRDefault="0028723B">
      <w:pPr>
        <w:pStyle w:val="Index1"/>
        <w:tabs>
          <w:tab w:val="right" w:leader="dot" w:pos="9350"/>
        </w:tabs>
        <w:rPr>
          <w:del w:id="8399" w:author="Sammartano, Marc (BIC USA)" w:date="2014-10-10T17:44:00Z"/>
          <w:noProof/>
        </w:rPr>
      </w:pPr>
      <w:del w:id="8400" w:author="Sammartano, Marc (BIC USA)" w:date="2014-10-10T17:44:00Z">
        <w:r w:rsidDel="00592A71">
          <w:rPr>
            <w:noProof/>
          </w:rPr>
          <w:delText>Soundpool.release, 138</w:delText>
        </w:r>
      </w:del>
    </w:p>
    <w:p w:rsidR="0028723B" w:rsidDel="00592A71" w:rsidRDefault="0028723B">
      <w:pPr>
        <w:pStyle w:val="Index1"/>
        <w:tabs>
          <w:tab w:val="right" w:leader="dot" w:pos="9350"/>
        </w:tabs>
        <w:rPr>
          <w:del w:id="8401" w:author="Sammartano, Marc (BIC USA)" w:date="2014-10-10T17:44:00Z"/>
          <w:noProof/>
        </w:rPr>
      </w:pPr>
      <w:del w:id="8402" w:author="Sammartano, Marc (BIC USA)" w:date="2014-10-10T17:44:00Z">
        <w:r w:rsidDel="00592A71">
          <w:rPr>
            <w:noProof/>
          </w:rPr>
          <w:delText>Soundpool.resume &lt;streamID_nexp&gt;, 138</w:delText>
        </w:r>
      </w:del>
    </w:p>
    <w:p w:rsidR="0028723B" w:rsidDel="00592A71" w:rsidRDefault="0028723B">
      <w:pPr>
        <w:pStyle w:val="Index1"/>
        <w:tabs>
          <w:tab w:val="right" w:leader="dot" w:pos="9350"/>
        </w:tabs>
        <w:rPr>
          <w:del w:id="8403" w:author="Sammartano, Marc (BIC USA)" w:date="2014-10-10T17:44:00Z"/>
          <w:noProof/>
        </w:rPr>
      </w:pPr>
      <w:del w:id="8404" w:author="Sammartano, Marc (BIC USA)" w:date="2014-10-10T17:44:00Z">
        <w:r w:rsidDel="00592A71">
          <w:rPr>
            <w:noProof/>
          </w:rPr>
          <w:delText>Soundpool.setpriority &lt;streamID_nexp&gt;, &lt;priority_nexp&gt;, 138</w:delText>
        </w:r>
      </w:del>
    </w:p>
    <w:p w:rsidR="0028723B" w:rsidDel="00592A71" w:rsidRDefault="0028723B">
      <w:pPr>
        <w:pStyle w:val="Index1"/>
        <w:tabs>
          <w:tab w:val="right" w:leader="dot" w:pos="9350"/>
        </w:tabs>
        <w:rPr>
          <w:del w:id="8405" w:author="Sammartano, Marc (BIC USA)" w:date="2014-10-10T17:44:00Z"/>
          <w:noProof/>
        </w:rPr>
      </w:pPr>
      <w:del w:id="8406" w:author="Sammartano, Marc (BIC USA)" w:date="2014-10-10T17:44:00Z">
        <w:r w:rsidDel="00592A71">
          <w:rPr>
            <w:noProof/>
          </w:rPr>
          <w:delText>Soundpool.setrate &lt;streamID_nexp&gt;, &lt;rate_nexp&gt;, 138</w:delText>
        </w:r>
      </w:del>
    </w:p>
    <w:p w:rsidR="0028723B" w:rsidDel="00592A71" w:rsidRDefault="0028723B">
      <w:pPr>
        <w:pStyle w:val="Index1"/>
        <w:tabs>
          <w:tab w:val="right" w:leader="dot" w:pos="9350"/>
        </w:tabs>
        <w:rPr>
          <w:del w:id="8407" w:author="Sammartano, Marc (BIC USA)" w:date="2014-10-10T17:44:00Z"/>
          <w:noProof/>
        </w:rPr>
      </w:pPr>
      <w:del w:id="8408" w:author="Sammartano, Marc (BIC USA)" w:date="2014-10-10T17:44:00Z">
        <w:r w:rsidDel="00592A71">
          <w:rPr>
            <w:noProof/>
          </w:rPr>
          <w:delText>Soundpool.setvolume &lt;streamID_nexp&gt;, &lt;leftVolume_nexp&gt;, &lt;rightVolume_nexp&gt;, 138</w:delText>
        </w:r>
      </w:del>
    </w:p>
    <w:p w:rsidR="0028723B" w:rsidDel="00592A71" w:rsidRDefault="0028723B">
      <w:pPr>
        <w:pStyle w:val="Index1"/>
        <w:tabs>
          <w:tab w:val="right" w:leader="dot" w:pos="9350"/>
        </w:tabs>
        <w:rPr>
          <w:del w:id="8409" w:author="Sammartano, Marc (BIC USA)" w:date="2014-10-10T17:44:00Z"/>
          <w:noProof/>
        </w:rPr>
      </w:pPr>
      <w:del w:id="8410" w:author="Sammartano, Marc (BIC USA)" w:date="2014-10-10T17:44:00Z">
        <w:r w:rsidDel="00592A71">
          <w:rPr>
            <w:noProof/>
          </w:rPr>
          <w:delText>Soundpool.stop &lt;streamID_nexp&gt;, 138</w:delText>
        </w:r>
      </w:del>
    </w:p>
    <w:p w:rsidR="0028723B" w:rsidDel="00592A71" w:rsidRDefault="0028723B">
      <w:pPr>
        <w:pStyle w:val="Index1"/>
        <w:tabs>
          <w:tab w:val="right" w:leader="dot" w:pos="9350"/>
        </w:tabs>
        <w:rPr>
          <w:del w:id="8411" w:author="Sammartano, Marc (BIC USA)" w:date="2014-10-10T17:44:00Z"/>
          <w:noProof/>
        </w:rPr>
      </w:pPr>
      <w:del w:id="8412" w:author="Sammartano, Marc (BIC USA)" w:date="2014-10-10T17:44:00Z">
        <w:r w:rsidDel="00592A71">
          <w:rPr>
            <w:noProof/>
          </w:rPr>
          <w:delText>Soundpool.unload &lt;soundID_nexp&gt;, 137</w:delText>
        </w:r>
      </w:del>
    </w:p>
    <w:p w:rsidR="0028723B" w:rsidDel="00592A71" w:rsidRDefault="0028723B">
      <w:pPr>
        <w:pStyle w:val="Index1"/>
        <w:tabs>
          <w:tab w:val="right" w:leader="dot" w:pos="9350"/>
        </w:tabs>
        <w:rPr>
          <w:del w:id="8413" w:author="Sammartano, Marc (BIC USA)" w:date="2014-10-10T17:44:00Z"/>
          <w:noProof/>
        </w:rPr>
      </w:pPr>
      <w:del w:id="8414" w:author="Sammartano, Marc (BIC USA)" w:date="2014-10-10T17:44:00Z">
        <w:r w:rsidDel="00592A71">
          <w:rPr>
            <w:noProof/>
          </w:rPr>
          <w:delText>Split &lt;result_array$[]&gt;, &lt;source_sexp&gt; {, &lt;test_sexp&gt;}, 106</w:delText>
        </w:r>
      </w:del>
    </w:p>
    <w:p w:rsidR="0028723B" w:rsidDel="00592A71" w:rsidRDefault="0028723B">
      <w:pPr>
        <w:pStyle w:val="Index1"/>
        <w:tabs>
          <w:tab w:val="right" w:leader="dot" w:pos="9350"/>
        </w:tabs>
        <w:rPr>
          <w:del w:id="8415" w:author="Sammartano, Marc (BIC USA)" w:date="2014-10-10T17:44:00Z"/>
          <w:noProof/>
        </w:rPr>
      </w:pPr>
      <w:del w:id="8416" w:author="Sammartano, Marc (BIC USA)" w:date="2014-10-10T17:44:00Z">
        <w:r w:rsidDel="00592A71">
          <w:rPr>
            <w:noProof/>
          </w:rPr>
          <w:delText>Split.all &lt;result_array$[]&gt;, &lt;source_sexp&gt; {, &lt;test_sexp&gt;}, 106</w:delText>
        </w:r>
      </w:del>
    </w:p>
    <w:p w:rsidR="0028723B" w:rsidDel="00592A71" w:rsidRDefault="0028723B">
      <w:pPr>
        <w:pStyle w:val="Index1"/>
        <w:tabs>
          <w:tab w:val="right" w:leader="dot" w:pos="9350"/>
        </w:tabs>
        <w:rPr>
          <w:del w:id="8417" w:author="Sammartano, Marc (BIC USA)" w:date="2014-10-10T17:44:00Z"/>
          <w:noProof/>
        </w:rPr>
      </w:pPr>
      <w:del w:id="8418" w:author="Sammartano, Marc (BIC USA)" w:date="2014-10-10T17:44:00Z">
        <w:r w:rsidDel="00592A71">
          <w:rPr>
            <w:noProof/>
          </w:rPr>
          <w:delText>Sql.close &lt;DB_pointer_nvar&gt;, 113</w:delText>
        </w:r>
      </w:del>
    </w:p>
    <w:p w:rsidR="0028723B" w:rsidDel="00592A71" w:rsidRDefault="0028723B">
      <w:pPr>
        <w:pStyle w:val="Index1"/>
        <w:tabs>
          <w:tab w:val="right" w:leader="dot" w:pos="9350"/>
        </w:tabs>
        <w:rPr>
          <w:del w:id="8419" w:author="Sammartano, Marc (BIC USA)" w:date="2014-10-10T17:44:00Z"/>
          <w:noProof/>
        </w:rPr>
      </w:pPr>
      <w:del w:id="8420" w:author="Sammartano, Marc (BIC USA)" w:date="2014-10-10T17:44:00Z">
        <w:r w:rsidDel="00592A71">
          <w:rPr>
            <w:noProof/>
          </w:rPr>
          <w:delText>Sql.delete &lt;DB_pointer_nvar&gt;, &lt;table_name_sexp&gt;{,&lt;where_sexp&gt;{,&lt;count_nvar&gt;} }, 115</w:delText>
        </w:r>
      </w:del>
    </w:p>
    <w:p w:rsidR="0028723B" w:rsidDel="00592A71" w:rsidRDefault="0028723B">
      <w:pPr>
        <w:pStyle w:val="Index1"/>
        <w:tabs>
          <w:tab w:val="right" w:leader="dot" w:pos="9350"/>
        </w:tabs>
        <w:rPr>
          <w:del w:id="8421" w:author="Sammartano, Marc (BIC USA)" w:date="2014-10-10T17:44:00Z"/>
          <w:noProof/>
        </w:rPr>
      </w:pPr>
      <w:del w:id="8422" w:author="Sammartano, Marc (BIC USA)" w:date="2014-10-10T17:44:00Z">
        <w:r w:rsidDel="00592A71">
          <w:rPr>
            <w:noProof/>
          </w:rPr>
          <w:delText>Sql.drop_table &lt;DB_pointer_nvar&gt;, &lt;table_name_sexp&gt;, 113</w:delText>
        </w:r>
      </w:del>
    </w:p>
    <w:p w:rsidR="0028723B" w:rsidDel="00592A71" w:rsidRDefault="0028723B">
      <w:pPr>
        <w:pStyle w:val="Index1"/>
        <w:tabs>
          <w:tab w:val="right" w:leader="dot" w:pos="9350"/>
        </w:tabs>
        <w:rPr>
          <w:del w:id="8423" w:author="Sammartano, Marc (BIC USA)" w:date="2014-10-10T17:44:00Z"/>
          <w:noProof/>
        </w:rPr>
      </w:pPr>
      <w:del w:id="8424" w:author="Sammartano, Marc (BIC USA)" w:date="2014-10-10T17:44:00Z">
        <w:r w:rsidDel="00592A71">
          <w:rPr>
            <w:noProof/>
          </w:rPr>
          <w:delText>Sql.exec &lt;DB_pointer_nvar&gt;, &lt;command_sexp&gt;, 115</w:delText>
        </w:r>
      </w:del>
    </w:p>
    <w:p w:rsidR="0028723B" w:rsidDel="00592A71" w:rsidRDefault="0028723B">
      <w:pPr>
        <w:pStyle w:val="Index1"/>
        <w:tabs>
          <w:tab w:val="right" w:leader="dot" w:pos="9350"/>
        </w:tabs>
        <w:rPr>
          <w:del w:id="8425" w:author="Sammartano, Marc (BIC USA)" w:date="2014-10-10T17:44:00Z"/>
          <w:noProof/>
        </w:rPr>
      </w:pPr>
      <w:del w:id="8426" w:author="Sammartano, Marc (BIC USA)" w:date="2014-10-10T17:44:00Z">
        <w:r w:rsidDel="00592A71">
          <w:rPr>
            <w:noProof/>
          </w:rPr>
          <w:delText>Sql.insert &lt;DB_pointer_nvar&gt;, &lt;table_name_sexp&gt;, C1$, V1$, C2$, V2$, ...,CN$, VN$, 113</w:delText>
        </w:r>
      </w:del>
    </w:p>
    <w:p w:rsidR="0028723B" w:rsidDel="00592A71" w:rsidRDefault="0028723B">
      <w:pPr>
        <w:pStyle w:val="Index1"/>
        <w:tabs>
          <w:tab w:val="right" w:leader="dot" w:pos="9350"/>
        </w:tabs>
        <w:rPr>
          <w:del w:id="8427" w:author="Sammartano, Marc (BIC USA)" w:date="2014-10-10T17:44:00Z"/>
          <w:noProof/>
        </w:rPr>
      </w:pPr>
      <w:del w:id="8428" w:author="Sammartano, Marc (BIC USA)" w:date="2014-10-10T17:44:00Z">
        <w:r w:rsidDel="00592A71">
          <w:rPr>
            <w:noProof/>
          </w:rPr>
          <w:delText>Sql.new_table &lt;DB_pointer_nvar&gt;, &lt;table_name_sexp&gt;, C1$, C2$, ...,CN$, 113</w:delText>
        </w:r>
      </w:del>
    </w:p>
    <w:p w:rsidR="0028723B" w:rsidDel="00592A71" w:rsidRDefault="0028723B">
      <w:pPr>
        <w:pStyle w:val="Index1"/>
        <w:tabs>
          <w:tab w:val="right" w:leader="dot" w:pos="9350"/>
        </w:tabs>
        <w:rPr>
          <w:del w:id="8429" w:author="Sammartano, Marc (BIC USA)" w:date="2014-10-10T17:44:00Z"/>
          <w:noProof/>
        </w:rPr>
      </w:pPr>
      <w:del w:id="8430" w:author="Sammartano, Marc (BIC USA)" w:date="2014-10-10T17:44:00Z">
        <w:r w:rsidDel="00592A71">
          <w:rPr>
            <w:noProof/>
          </w:rPr>
          <w:delText>Sql.next &lt;done_lvar&gt;, &lt;cursor_nvar&gt;, C1V$, C2V$, .., CNV$, 114</w:delText>
        </w:r>
      </w:del>
    </w:p>
    <w:p w:rsidR="0028723B" w:rsidDel="00592A71" w:rsidRDefault="0028723B">
      <w:pPr>
        <w:pStyle w:val="Index1"/>
        <w:tabs>
          <w:tab w:val="right" w:leader="dot" w:pos="9350"/>
        </w:tabs>
        <w:rPr>
          <w:del w:id="8431" w:author="Sammartano, Marc (BIC USA)" w:date="2014-10-10T17:44:00Z"/>
          <w:noProof/>
        </w:rPr>
      </w:pPr>
      <w:del w:id="8432" w:author="Sammartano, Marc (BIC USA)" w:date="2014-10-10T17:44:00Z">
        <w:r w:rsidDel="00592A71">
          <w:rPr>
            <w:noProof/>
          </w:rPr>
          <w:delText>Sql.open &lt;DB_pointer_nvar&gt;, &lt;DB_name_sexp&gt;, 112</w:delText>
        </w:r>
      </w:del>
    </w:p>
    <w:p w:rsidR="0028723B" w:rsidDel="00592A71" w:rsidRDefault="0028723B">
      <w:pPr>
        <w:pStyle w:val="Index1"/>
        <w:tabs>
          <w:tab w:val="right" w:leader="dot" w:pos="9350"/>
        </w:tabs>
        <w:rPr>
          <w:del w:id="8433" w:author="Sammartano, Marc (BIC USA)" w:date="2014-10-10T17:44:00Z"/>
          <w:noProof/>
        </w:rPr>
      </w:pPr>
      <w:del w:id="8434" w:author="Sammartano, Marc (BIC USA)" w:date="2014-10-10T17:44:00Z">
        <w:r w:rsidDel="00592A71">
          <w:rPr>
            <w:noProof/>
          </w:rPr>
          <w:delText>Sql.query &lt;cursor_nvar&gt;, &lt;DB_pointer_nvar&gt;, &lt;table_name_sexp&gt;, &lt;columns_sexp&gt; {, &lt;where_sexp&gt;, &lt;order_sexp&gt; } }, 114</w:delText>
        </w:r>
      </w:del>
    </w:p>
    <w:p w:rsidR="0028723B" w:rsidDel="00592A71" w:rsidRDefault="0028723B">
      <w:pPr>
        <w:pStyle w:val="Index1"/>
        <w:tabs>
          <w:tab w:val="right" w:leader="dot" w:pos="9350"/>
        </w:tabs>
        <w:rPr>
          <w:del w:id="8435" w:author="Sammartano, Marc (BIC USA)" w:date="2014-10-10T17:44:00Z"/>
          <w:noProof/>
        </w:rPr>
      </w:pPr>
      <w:del w:id="8436" w:author="Sammartano, Marc (BIC USA)" w:date="2014-10-10T17:44:00Z">
        <w:r w:rsidDel="00592A71">
          <w:rPr>
            <w:noProof/>
          </w:rPr>
          <w:delText>Sql.query.length &lt;length_nvar&gt;, &lt;cursor_nvar&gt;, 114</w:delText>
        </w:r>
      </w:del>
    </w:p>
    <w:p w:rsidR="0028723B" w:rsidDel="00592A71" w:rsidRDefault="0028723B">
      <w:pPr>
        <w:pStyle w:val="Index1"/>
        <w:tabs>
          <w:tab w:val="right" w:leader="dot" w:pos="9350"/>
        </w:tabs>
        <w:rPr>
          <w:del w:id="8437" w:author="Sammartano, Marc (BIC USA)" w:date="2014-10-10T17:44:00Z"/>
          <w:noProof/>
        </w:rPr>
      </w:pPr>
      <w:del w:id="8438" w:author="Sammartano, Marc (BIC USA)" w:date="2014-10-10T17:44:00Z">
        <w:r w:rsidDel="00592A71">
          <w:rPr>
            <w:noProof/>
          </w:rPr>
          <w:delText>Sql.query.position &lt;position_nvar&gt;, &lt;cursor_nvar&gt;, 114</w:delText>
        </w:r>
      </w:del>
    </w:p>
    <w:p w:rsidR="0028723B" w:rsidDel="00592A71" w:rsidRDefault="0028723B">
      <w:pPr>
        <w:pStyle w:val="Index1"/>
        <w:tabs>
          <w:tab w:val="right" w:leader="dot" w:pos="9350"/>
        </w:tabs>
        <w:rPr>
          <w:del w:id="8439" w:author="Sammartano, Marc (BIC USA)" w:date="2014-10-10T17:44:00Z"/>
          <w:noProof/>
        </w:rPr>
      </w:pPr>
      <w:del w:id="8440" w:author="Sammartano, Marc (BIC USA)" w:date="2014-10-10T17:44:00Z">
        <w:r w:rsidDel="00592A71">
          <w:rPr>
            <w:noProof/>
          </w:rPr>
          <w:delText>Sql.raw_query &lt;cursor_nvar&gt;, &lt;DB_pointer_nvar&gt;, &lt;query_sexp&gt;, 115</w:delText>
        </w:r>
      </w:del>
    </w:p>
    <w:p w:rsidR="0028723B" w:rsidDel="00592A71" w:rsidRDefault="0028723B">
      <w:pPr>
        <w:pStyle w:val="Index1"/>
        <w:tabs>
          <w:tab w:val="right" w:leader="dot" w:pos="9350"/>
        </w:tabs>
        <w:rPr>
          <w:del w:id="8441" w:author="Sammartano, Marc (BIC USA)" w:date="2014-10-10T17:44:00Z"/>
          <w:noProof/>
        </w:rPr>
      </w:pPr>
      <w:del w:id="8442" w:author="Sammartano, Marc (BIC USA)" w:date="2014-10-10T17:44:00Z">
        <w:r w:rsidDel="00592A71">
          <w:rPr>
            <w:noProof/>
          </w:rPr>
          <w:delText>Sql.update &lt;DB_pointer_nvar&gt;, &lt;table_name_sexp&gt;, C1$, V1$, C2$, V2$,...,CN$, VN$: &lt;where_sexp&gt;, 115</w:delText>
        </w:r>
      </w:del>
    </w:p>
    <w:p w:rsidR="0028723B" w:rsidDel="00592A71" w:rsidRDefault="0028723B">
      <w:pPr>
        <w:pStyle w:val="Index1"/>
        <w:tabs>
          <w:tab w:val="right" w:leader="dot" w:pos="9350"/>
        </w:tabs>
        <w:rPr>
          <w:del w:id="8443" w:author="Sammartano, Marc (BIC USA)" w:date="2014-10-10T17:44:00Z"/>
          <w:noProof/>
        </w:rPr>
      </w:pPr>
      <w:del w:id="8444" w:author="Sammartano, Marc (BIC USA)" w:date="2014-10-10T17:44:00Z">
        <w:r w:rsidDel="00592A71">
          <w:rPr>
            <w:noProof/>
          </w:rPr>
          <w:delText>SQR(&lt;nexp&gt;), 47</w:delText>
        </w:r>
      </w:del>
    </w:p>
    <w:p w:rsidR="0028723B" w:rsidDel="00592A71" w:rsidRDefault="0028723B">
      <w:pPr>
        <w:pStyle w:val="Index1"/>
        <w:tabs>
          <w:tab w:val="right" w:leader="dot" w:pos="9350"/>
        </w:tabs>
        <w:rPr>
          <w:del w:id="8445" w:author="Sammartano, Marc (BIC USA)" w:date="2014-10-10T17:44:00Z"/>
          <w:noProof/>
        </w:rPr>
      </w:pPr>
      <w:del w:id="8446" w:author="Sammartano, Marc (BIC USA)" w:date="2014-10-10T17:44:00Z">
        <w:r w:rsidDel="00592A71">
          <w:rPr>
            <w:noProof/>
          </w:rPr>
          <w:delText>Stack.clear &lt;ptr_nexp&gt;, 43</w:delText>
        </w:r>
      </w:del>
    </w:p>
    <w:p w:rsidR="0028723B" w:rsidDel="00592A71" w:rsidRDefault="0028723B">
      <w:pPr>
        <w:pStyle w:val="Index1"/>
        <w:tabs>
          <w:tab w:val="right" w:leader="dot" w:pos="9350"/>
        </w:tabs>
        <w:rPr>
          <w:del w:id="8447" w:author="Sammartano, Marc (BIC USA)" w:date="2014-10-10T17:44:00Z"/>
          <w:noProof/>
        </w:rPr>
      </w:pPr>
      <w:del w:id="8448" w:author="Sammartano, Marc (BIC USA)" w:date="2014-10-10T17:44:00Z">
        <w:r w:rsidDel="00592A71">
          <w:rPr>
            <w:noProof/>
          </w:rPr>
          <w:delText>Stack.create N|S, &lt;ptr_nvar&gt;, 42</w:delText>
        </w:r>
      </w:del>
    </w:p>
    <w:p w:rsidR="0028723B" w:rsidDel="00592A71" w:rsidRDefault="0028723B">
      <w:pPr>
        <w:pStyle w:val="Index1"/>
        <w:tabs>
          <w:tab w:val="right" w:leader="dot" w:pos="9350"/>
        </w:tabs>
        <w:rPr>
          <w:del w:id="8449" w:author="Sammartano, Marc (BIC USA)" w:date="2014-10-10T17:44:00Z"/>
          <w:noProof/>
        </w:rPr>
      </w:pPr>
      <w:del w:id="8450" w:author="Sammartano, Marc (BIC USA)" w:date="2014-10-10T17:44:00Z">
        <w:r w:rsidDel="00592A71">
          <w:rPr>
            <w:noProof/>
          </w:rPr>
          <w:delText>Stack.IsEmpty &lt;ptr_nexp&gt;, &lt;nvar&gt;, 43</w:delText>
        </w:r>
      </w:del>
    </w:p>
    <w:p w:rsidR="0028723B" w:rsidDel="00592A71" w:rsidRDefault="0028723B">
      <w:pPr>
        <w:pStyle w:val="Index1"/>
        <w:tabs>
          <w:tab w:val="right" w:leader="dot" w:pos="9350"/>
        </w:tabs>
        <w:rPr>
          <w:del w:id="8451" w:author="Sammartano, Marc (BIC USA)" w:date="2014-10-10T17:44:00Z"/>
          <w:noProof/>
        </w:rPr>
      </w:pPr>
      <w:del w:id="8452" w:author="Sammartano, Marc (BIC USA)" w:date="2014-10-10T17:44:00Z">
        <w:r w:rsidDel="00592A71">
          <w:rPr>
            <w:noProof/>
          </w:rPr>
          <w:delText>Stack.peek &lt;ptr_nexp&gt;, &lt;nvar&gt;|&lt;svar&gt;, 42</w:delText>
        </w:r>
      </w:del>
    </w:p>
    <w:p w:rsidR="0028723B" w:rsidDel="00592A71" w:rsidRDefault="0028723B">
      <w:pPr>
        <w:pStyle w:val="Index1"/>
        <w:tabs>
          <w:tab w:val="right" w:leader="dot" w:pos="9350"/>
        </w:tabs>
        <w:rPr>
          <w:del w:id="8453" w:author="Sammartano, Marc (BIC USA)" w:date="2014-10-10T17:44:00Z"/>
          <w:noProof/>
        </w:rPr>
      </w:pPr>
      <w:del w:id="8454" w:author="Sammartano, Marc (BIC USA)" w:date="2014-10-10T17:44:00Z">
        <w:r w:rsidDel="00592A71">
          <w:rPr>
            <w:noProof/>
          </w:rPr>
          <w:delText>Stack.pop &lt;ptr_nexp&gt;, &lt;nvar&gt;|&lt;svar&gt;, 42</w:delText>
        </w:r>
      </w:del>
    </w:p>
    <w:p w:rsidR="0028723B" w:rsidDel="00592A71" w:rsidRDefault="0028723B">
      <w:pPr>
        <w:pStyle w:val="Index1"/>
        <w:tabs>
          <w:tab w:val="right" w:leader="dot" w:pos="9350"/>
        </w:tabs>
        <w:rPr>
          <w:del w:id="8455" w:author="Sammartano, Marc (BIC USA)" w:date="2014-10-10T17:44:00Z"/>
          <w:noProof/>
        </w:rPr>
      </w:pPr>
      <w:del w:id="8456" w:author="Sammartano, Marc (BIC USA)" w:date="2014-10-10T17:44:00Z">
        <w:r w:rsidDel="00592A71">
          <w:rPr>
            <w:noProof/>
          </w:rPr>
          <w:delText>Stack.push &lt;ptr_nexp&gt;, &lt;nexp&gt;|&lt;sexp&gt;, 42</w:delText>
        </w:r>
      </w:del>
    </w:p>
    <w:p w:rsidR="0028723B" w:rsidDel="00592A71" w:rsidRDefault="0028723B">
      <w:pPr>
        <w:pStyle w:val="Index1"/>
        <w:tabs>
          <w:tab w:val="right" w:leader="dot" w:pos="9350"/>
        </w:tabs>
        <w:rPr>
          <w:del w:id="8457" w:author="Sammartano, Marc (BIC USA)" w:date="2014-10-10T17:44:00Z"/>
          <w:noProof/>
        </w:rPr>
      </w:pPr>
      <w:del w:id="8458" w:author="Sammartano, Marc (BIC USA)" w:date="2014-10-10T17:44:00Z">
        <w:r w:rsidDel="00592A71">
          <w:rPr>
            <w:noProof/>
          </w:rPr>
          <w:delText>Stack.type &lt;ptr_nexp&gt;, &lt;svar&gt;, 42</w:delText>
        </w:r>
      </w:del>
    </w:p>
    <w:p w:rsidR="0028723B" w:rsidDel="00592A71" w:rsidRDefault="0028723B">
      <w:pPr>
        <w:pStyle w:val="Index1"/>
        <w:tabs>
          <w:tab w:val="right" w:leader="dot" w:pos="9350"/>
        </w:tabs>
        <w:rPr>
          <w:del w:id="8459" w:author="Sammartano, Marc (BIC USA)" w:date="2014-10-10T17:44:00Z"/>
          <w:noProof/>
        </w:rPr>
      </w:pPr>
      <w:del w:id="8460" w:author="Sammartano, Marc (BIC USA)" w:date="2014-10-10T17:44:00Z">
        <w:r w:rsidDel="00592A71">
          <w:rPr>
            <w:noProof/>
          </w:rPr>
          <w:delText>STARTS_WITH (&lt;sub_sexp&gt;, &lt;base_sexp&gt;{, &lt;start_nexp&gt;}, 52</w:delText>
        </w:r>
      </w:del>
    </w:p>
    <w:p w:rsidR="0028723B" w:rsidDel="00592A71" w:rsidRDefault="0028723B">
      <w:pPr>
        <w:pStyle w:val="Index1"/>
        <w:tabs>
          <w:tab w:val="right" w:leader="dot" w:pos="9350"/>
        </w:tabs>
        <w:rPr>
          <w:del w:id="8461" w:author="Sammartano, Marc (BIC USA)" w:date="2014-10-10T17:44:00Z"/>
          <w:noProof/>
        </w:rPr>
      </w:pPr>
      <w:del w:id="8462" w:author="Sammartano, Marc (BIC USA)" w:date="2014-10-10T17:44:00Z">
        <w:r w:rsidRPr="000730FA" w:rsidDel="00592A71">
          <w:rPr>
            <w:rFonts w:eastAsia="Times New Roman"/>
            <w:noProof/>
          </w:rPr>
          <w:delText>STR$(</w:delText>
        </w:r>
        <w:r w:rsidDel="00592A71">
          <w:rPr>
            <w:noProof/>
          </w:rPr>
          <w:delText>&lt;nexp&gt;</w:delText>
        </w:r>
        <w:r w:rsidRPr="000730FA" w:rsidDel="00592A71">
          <w:rPr>
            <w:rFonts w:eastAsia="Times New Roman"/>
            <w:noProof/>
          </w:rPr>
          <w:delText>)</w:delText>
        </w:r>
        <w:r w:rsidDel="00592A71">
          <w:rPr>
            <w:noProof/>
          </w:rPr>
          <w:delText>, 55</w:delText>
        </w:r>
      </w:del>
    </w:p>
    <w:p w:rsidR="0028723B" w:rsidDel="00592A71" w:rsidRDefault="0028723B">
      <w:pPr>
        <w:pStyle w:val="Index1"/>
        <w:tabs>
          <w:tab w:val="right" w:leader="dot" w:pos="9350"/>
        </w:tabs>
        <w:rPr>
          <w:del w:id="8463" w:author="Sammartano, Marc (BIC USA)" w:date="2014-10-10T17:44:00Z"/>
          <w:noProof/>
        </w:rPr>
      </w:pPr>
      <w:del w:id="8464" w:author="Sammartano, Marc (BIC USA)" w:date="2014-10-10T17:44:00Z">
        <w:r w:rsidDel="00592A71">
          <w:rPr>
            <w:noProof/>
          </w:rPr>
          <w:delText>Stt.listen, 100</w:delText>
        </w:r>
      </w:del>
    </w:p>
    <w:p w:rsidR="0028723B" w:rsidDel="00592A71" w:rsidRDefault="0028723B">
      <w:pPr>
        <w:pStyle w:val="Index1"/>
        <w:tabs>
          <w:tab w:val="right" w:leader="dot" w:pos="9350"/>
        </w:tabs>
        <w:rPr>
          <w:del w:id="8465" w:author="Sammartano, Marc (BIC USA)" w:date="2014-10-10T17:44:00Z"/>
          <w:noProof/>
        </w:rPr>
      </w:pPr>
      <w:del w:id="8466" w:author="Sammartano, Marc (BIC USA)" w:date="2014-10-10T17:44:00Z">
        <w:r w:rsidDel="00592A71">
          <w:rPr>
            <w:noProof/>
          </w:rPr>
          <w:delText>Stt.results &lt;string_list_ptr_nvar&gt;, 100</w:delText>
        </w:r>
      </w:del>
    </w:p>
    <w:p w:rsidR="0028723B" w:rsidDel="00592A71" w:rsidRDefault="0028723B">
      <w:pPr>
        <w:pStyle w:val="Index1"/>
        <w:tabs>
          <w:tab w:val="right" w:leader="dot" w:pos="9350"/>
        </w:tabs>
        <w:rPr>
          <w:del w:id="8467" w:author="Sammartano, Marc (BIC USA)" w:date="2014-10-10T17:44:00Z"/>
          <w:noProof/>
        </w:rPr>
      </w:pPr>
      <w:del w:id="8468" w:author="Sammartano, Marc (BIC USA)" w:date="2014-10-10T17:44:00Z">
        <w:r w:rsidDel="00592A71">
          <w:rPr>
            <w:noProof/>
          </w:rPr>
          <w:delText>Su.close, 142</w:delText>
        </w:r>
      </w:del>
    </w:p>
    <w:p w:rsidR="0028723B" w:rsidDel="00592A71" w:rsidRDefault="0028723B">
      <w:pPr>
        <w:pStyle w:val="Index1"/>
        <w:tabs>
          <w:tab w:val="right" w:leader="dot" w:pos="9350"/>
        </w:tabs>
        <w:rPr>
          <w:del w:id="8469" w:author="Sammartano, Marc (BIC USA)" w:date="2014-10-10T17:44:00Z"/>
          <w:noProof/>
        </w:rPr>
      </w:pPr>
      <w:del w:id="8470" w:author="Sammartano, Marc (BIC USA)" w:date="2014-10-10T17:44:00Z">
        <w:r w:rsidDel="00592A71">
          <w:rPr>
            <w:noProof/>
          </w:rPr>
          <w:delText>Su.open, 142</w:delText>
        </w:r>
      </w:del>
    </w:p>
    <w:p w:rsidR="0028723B" w:rsidDel="00592A71" w:rsidRDefault="0028723B">
      <w:pPr>
        <w:pStyle w:val="Index1"/>
        <w:tabs>
          <w:tab w:val="right" w:leader="dot" w:pos="9350"/>
        </w:tabs>
        <w:rPr>
          <w:del w:id="8471" w:author="Sammartano, Marc (BIC USA)" w:date="2014-10-10T17:44:00Z"/>
          <w:noProof/>
        </w:rPr>
      </w:pPr>
      <w:del w:id="8472" w:author="Sammartano, Marc (BIC USA)" w:date="2014-10-10T17:44:00Z">
        <w:r w:rsidDel="00592A71">
          <w:rPr>
            <w:noProof/>
          </w:rPr>
          <w:delText>Su.read.line &lt;svar&gt;, 142</w:delText>
        </w:r>
      </w:del>
    </w:p>
    <w:p w:rsidR="0028723B" w:rsidDel="00592A71" w:rsidRDefault="0028723B">
      <w:pPr>
        <w:pStyle w:val="Index1"/>
        <w:tabs>
          <w:tab w:val="right" w:leader="dot" w:pos="9350"/>
        </w:tabs>
        <w:rPr>
          <w:del w:id="8473" w:author="Sammartano, Marc (BIC USA)" w:date="2014-10-10T17:44:00Z"/>
          <w:noProof/>
        </w:rPr>
      </w:pPr>
      <w:del w:id="8474" w:author="Sammartano, Marc (BIC USA)" w:date="2014-10-10T17:44:00Z">
        <w:r w:rsidDel="00592A71">
          <w:rPr>
            <w:noProof/>
          </w:rPr>
          <w:delText>Su.read.ready &lt;nvar&gt;, 142</w:delText>
        </w:r>
      </w:del>
    </w:p>
    <w:p w:rsidR="0028723B" w:rsidDel="00592A71" w:rsidRDefault="0028723B">
      <w:pPr>
        <w:pStyle w:val="Index1"/>
        <w:tabs>
          <w:tab w:val="right" w:leader="dot" w:pos="9350"/>
        </w:tabs>
        <w:rPr>
          <w:del w:id="8475" w:author="Sammartano, Marc (BIC USA)" w:date="2014-10-10T17:44:00Z"/>
          <w:noProof/>
        </w:rPr>
      </w:pPr>
      <w:del w:id="8476" w:author="Sammartano, Marc (BIC USA)" w:date="2014-10-10T17:44:00Z">
        <w:r w:rsidDel="00592A71">
          <w:rPr>
            <w:noProof/>
          </w:rPr>
          <w:delText>Su.write &lt;sexp&gt;, 142</w:delText>
        </w:r>
      </w:del>
    </w:p>
    <w:p w:rsidR="0028723B" w:rsidDel="00592A71" w:rsidRDefault="0028723B">
      <w:pPr>
        <w:pStyle w:val="Index1"/>
        <w:tabs>
          <w:tab w:val="right" w:leader="dot" w:pos="9350"/>
        </w:tabs>
        <w:rPr>
          <w:del w:id="8477" w:author="Sammartano, Marc (BIC USA)" w:date="2014-10-10T17:44:00Z"/>
          <w:noProof/>
        </w:rPr>
      </w:pPr>
      <w:del w:id="8478" w:author="Sammartano, Marc (BIC USA)" w:date="2014-10-10T17:44:00Z">
        <w:r w:rsidDel="00592A71">
          <w:rPr>
            <w:noProof/>
          </w:rPr>
          <w:delText>Sw.begin &lt;nexp&gt;|&lt;sexp&gt;, 69</w:delText>
        </w:r>
      </w:del>
    </w:p>
    <w:p w:rsidR="0028723B" w:rsidDel="00592A71" w:rsidRDefault="0028723B">
      <w:pPr>
        <w:pStyle w:val="Index1"/>
        <w:tabs>
          <w:tab w:val="right" w:leader="dot" w:pos="9350"/>
        </w:tabs>
        <w:rPr>
          <w:del w:id="8479" w:author="Sammartano, Marc (BIC USA)" w:date="2014-10-10T17:44:00Z"/>
          <w:noProof/>
        </w:rPr>
      </w:pPr>
      <w:del w:id="8480" w:author="Sammartano, Marc (BIC USA)" w:date="2014-10-10T17:44:00Z">
        <w:r w:rsidDel="00592A71">
          <w:rPr>
            <w:noProof/>
          </w:rPr>
          <w:delText>Sw.break, 69</w:delText>
        </w:r>
      </w:del>
    </w:p>
    <w:p w:rsidR="0028723B" w:rsidDel="00592A71" w:rsidRDefault="0028723B">
      <w:pPr>
        <w:pStyle w:val="Index1"/>
        <w:tabs>
          <w:tab w:val="right" w:leader="dot" w:pos="9350"/>
        </w:tabs>
        <w:rPr>
          <w:del w:id="8481" w:author="Sammartano, Marc (BIC USA)" w:date="2014-10-10T17:44:00Z"/>
          <w:noProof/>
        </w:rPr>
      </w:pPr>
      <w:del w:id="8482" w:author="Sammartano, Marc (BIC USA)" w:date="2014-10-10T17:44:00Z">
        <w:r w:rsidDel="00592A71">
          <w:rPr>
            <w:noProof/>
          </w:rPr>
          <w:delText>Sw.case &lt;nexp &gt;|&lt;sexp&gt;, 69</w:delText>
        </w:r>
      </w:del>
    </w:p>
    <w:p w:rsidR="0028723B" w:rsidDel="00592A71" w:rsidRDefault="0028723B">
      <w:pPr>
        <w:pStyle w:val="Index1"/>
        <w:tabs>
          <w:tab w:val="right" w:leader="dot" w:pos="9350"/>
        </w:tabs>
        <w:rPr>
          <w:del w:id="8483" w:author="Sammartano, Marc (BIC USA)" w:date="2014-10-10T17:44:00Z"/>
          <w:noProof/>
        </w:rPr>
      </w:pPr>
      <w:del w:id="8484" w:author="Sammartano, Marc (BIC USA)" w:date="2014-10-10T17:44:00Z">
        <w:r w:rsidDel="00592A71">
          <w:rPr>
            <w:noProof/>
          </w:rPr>
          <w:delText>Sw.default, 69</w:delText>
        </w:r>
      </w:del>
    </w:p>
    <w:p w:rsidR="0028723B" w:rsidDel="00592A71" w:rsidRDefault="0028723B">
      <w:pPr>
        <w:pStyle w:val="Index1"/>
        <w:tabs>
          <w:tab w:val="right" w:leader="dot" w:pos="9350"/>
        </w:tabs>
        <w:rPr>
          <w:del w:id="8485" w:author="Sammartano, Marc (BIC USA)" w:date="2014-10-10T17:44:00Z"/>
          <w:noProof/>
        </w:rPr>
      </w:pPr>
      <w:del w:id="8486" w:author="Sammartano, Marc (BIC USA)" w:date="2014-10-10T17:44:00Z">
        <w:r w:rsidDel="00592A71">
          <w:rPr>
            <w:noProof/>
          </w:rPr>
          <w:delText>Sw.end, 69</w:delText>
        </w:r>
      </w:del>
    </w:p>
    <w:p w:rsidR="0028723B" w:rsidDel="00592A71" w:rsidRDefault="0028723B">
      <w:pPr>
        <w:pStyle w:val="Index1"/>
        <w:tabs>
          <w:tab w:val="right" w:leader="dot" w:pos="9350"/>
        </w:tabs>
        <w:rPr>
          <w:del w:id="8487" w:author="Sammartano, Marc (BIC USA)" w:date="2014-10-10T17:44:00Z"/>
          <w:noProof/>
        </w:rPr>
      </w:pPr>
      <w:del w:id="8488" w:author="Sammartano, Marc (BIC USA)" w:date="2014-10-10T17:44:00Z">
        <w:r w:rsidDel="00592A71">
          <w:rPr>
            <w:noProof/>
          </w:rPr>
          <w:delText>Swap &lt;nvar_a&gt;|&lt;svar_a&gt;, &lt;nvar_b&gt;|&lt;svar_b&gt;, 98</w:delText>
        </w:r>
      </w:del>
    </w:p>
    <w:p w:rsidR="0028723B" w:rsidDel="00592A71" w:rsidRDefault="0028723B">
      <w:pPr>
        <w:pStyle w:val="Index1"/>
        <w:tabs>
          <w:tab w:val="right" w:leader="dot" w:pos="9350"/>
        </w:tabs>
        <w:rPr>
          <w:del w:id="8489" w:author="Sammartano, Marc (BIC USA)" w:date="2014-10-10T17:44:00Z"/>
          <w:noProof/>
        </w:rPr>
      </w:pPr>
      <w:del w:id="8490" w:author="Sammartano, Marc (BIC USA)" w:date="2014-10-10T17:44:00Z">
        <w:r w:rsidDel="00592A71">
          <w:rPr>
            <w:noProof/>
          </w:rPr>
          <w:delText>System.close, 142</w:delText>
        </w:r>
      </w:del>
    </w:p>
    <w:p w:rsidR="0028723B" w:rsidDel="00592A71" w:rsidRDefault="0028723B">
      <w:pPr>
        <w:pStyle w:val="Index1"/>
        <w:tabs>
          <w:tab w:val="right" w:leader="dot" w:pos="9350"/>
        </w:tabs>
        <w:rPr>
          <w:del w:id="8491" w:author="Sammartano, Marc (BIC USA)" w:date="2014-10-10T17:44:00Z"/>
          <w:noProof/>
        </w:rPr>
      </w:pPr>
      <w:del w:id="8492" w:author="Sammartano, Marc (BIC USA)" w:date="2014-10-10T17:44:00Z">
        <w:r w:rsidDel="00592A71">
          <w:rPr>
            <w:noProof/>
          </w:rPr>
          <w:delText>System.open, 141</w:delText>
        </w:r>
      </w:del>
    </w:p>
    <w:p w:rsidR="0028723B" w:rsidDel="00592A71" w:rsidRDefault="0028723B">
      <w:pPr>
        <w:pStyle w:val="Index1"/>
        <w:tabs>
          <w:tab w:val="right" w:leader="dot" w:pos="9350"/>
        </w:tabs>
        <w:rPr>
          <w:del w:id="8493" w:author="Sammartano, Marc (BIC USA)" w:date="2014-10-10T17:44:00Z"/>
          <w:noProof/>
        </w:rPr>
      </w:pPr>
      <w:del w:id="8494" w:author="Sammartano, Marc (BIC USA)" w:date="2014-10-10T17:44:00Z">
        <w:r w:rsidDel="00592A71">
          <w:rPr>
            <w:noProof/>
          </w:rPr>
          <w:delText>System.read.line &lt;svar&gt;, 142</w:delText>
        </w:r>
      </w:del>
    </w:p>
    <w:p w:rsidR="0028723B" w:rsidDel="00592A71" w:rsidRDefault="0028723B">
      <w:pPr>
        <w:pStyle w:val="Index1"/>
        <w:tabs>
          <w:tab w:val="right" w:leader="dot" w:pos="9350"/>
        </w:tabs>
        <w:rPr>
          <w:del w:id="8495" w:author="Sammartano, Marc (BIC USA)" w:date="2014-10-10T17:44:00Z"/>
          <w:noProof/>
        </w:rPr>
      </w:pPr>
      <w:del w:id="8496" w:author="Sammartano, Marc (BIC USA)" w:date="2014-10-10T17:44:00Z">
        <w:r w:rsidDel="00592A71">
          <w:rPr>
            <w:noProof/>
          </w:rPr>
          <w:delText>System.read.ready &lt;nvar&gt;, 141</w:delText>
        </w:r>
      </w:del>
    </w:p>
    <w:p w:rsidR="0028723B" w:rsidDel="00592A71" w:rsidRDefault="0028723B">
      <w:pPr>
        <w:pStyle w:val="Index1"/>
        <w:tabs>
          <w:tab w:val="right" w:leader="dot" w:pos="9350"/>
        </w:tabs>
        <w:rPr>
          <w:del w:id="8497" w:author="Sammartano, Marc (BIC USA)" w:date="2014-10-10T17:44:00Z"/>
          <w:noProof/>
        </w:rPr>
      </w:pPr>
      <w:del w:id="8498" w:author="Sammartano, Marc (BIC USA)" w:date="2014-10-10T17:44:00Z">
        <w:r w:rsidDel="00592A71">
          <w:rPr>
            <w:noProof/>
          </w:rPr>
          <w:delText>System.write &lt;sexp&gt;, 141</w:delText>
        </w:r>
      </w:del>
    </w:p>
    <w:p w:rsidR="0028723B" w:rsidDel="00592A71" w:rsidRDefault="0028723B">
      <w:pPr>
        <w:pStyle w:val="Index1"/>
        <w:tabs>
          <w:tab w:val="right" w:leader="dot" w:pos="9350"/>
        </w:tabs>
        <w:rPr>
          <w:del w:id="8499" w:author="Sammartano, Marc (BIC USA)" w:date="2014-10-10T17:44:00Z"/>
          <w:noProof/>
        </w:rPr>
      </w:pPr>
      <w:del w:id="8500" w:author="Sammartano, Marc (BIC USA)" w:date="2014-10-10T17:44:00Z">
        <w:r w:rsidDel="00592A71">
          <w:rPr>
            <w:noProof/>
          </w:rPr>
          <w:delText>TAN(&lt;nexp&gt;), 50</w:delText>
        </w:r>
      </w:del>
    </w:p>
    <w:p w:rsidR="0028723B" w:rsidDel="00592A71" w:rsidRDefault="0028723B">
      <w:pPr>
        <w:pStyle w:val="Index1"/>
        <w:tabs>
          <w:tab w:val="right" w:leader="dot" w:pos="9350"/>
        </w:tabs>
        <w:rPr>
          <w:del w:id="8501" w:author="Sammartano, Marc (BIC USA)" w:date="2014-10-10T17:44:00Z"/>
          <w:noProof/>
        </w:rPr>
      </w:pPr>
      <w:del w:id="8502" w:author="Sammartano, Marc (BIC USA)" w:date="2014-10-10T17:44:00Z">
        <w:r w:rsidDel="00592A71">
          <w:rPr>
            <w:noProof/>
          </w:rPr>
          <w:delText>Text.close &lt;file_table_nvar&gt;, 82</w:delText>
        </w:r>
      </w:del>
    </w:p>
    <w:p w:rsidR="0028723B" w:rsidDel="00592A71" w:rsidRDefault="0028723B">
      <w:pPr>
        <w:pStyle w:val="Index1"/>
        <w:tabs>
          <w:tab w:val="right" w:leader="dot" w:pos="9350"/>
        </w:tabs>
        <w:rPr>
          <w:del w:id="8503" w:author="Sammartano, Marc (BIC USA)" w:date="2014-10-10T17:44:00Z"/>
          <w:noProof/>
        </w:rPr>
      </w:pPr>
      <w:del w:id="8504" w:author="Sammartano, Marc (BIC USA)" w:date="2014-10-10T17:44:00Z">
        <w:r w:rsidRPr="000730FA" w:rsidDel="00592A71">
          <w:rPr>
            <w:rFonts w:eastAsia="Times New Roman"/>
            <w:noProof/>
          </w:rPr>
          <w:delText>Text.input &lt;svar&gt;{, { &lt;text_sexp&gt;} , &lt;title_sexp&gt; }</w:delText>
        </w:r>
        <w:r w:rsidDel="00592A71">
          <w:rPr>
            <w:noProof/>
          </w:rPr>
          <w:delText>, 77</w:delText>
        </w:r>
      </w:del>
    </w:p>
    <w:p w:rsidR="0028723B" w:rsidDel="00592A71" w:rsidRDefault="0028723B">
      <w:pPr>
        <w:pStyle w:val="Index1"/>
        <w:tabs>
          <w:tab w:val="right" w:leader="dot" w:pos="9350"/>
        </w:tabs>
        <w:rPr>
          <w:del w:id="8505" w:author="Sammartano, Marc (BIC USA)" w:date="2014-10-10T17:44:00Z"/>
          <w:noProof/>
        </w:rPr>
      </w:pPr>
      <w:del w:id="8506" w:author="Sammartano, Marc (BIC USA)" w:date="2014-10-10T17:44:00Z">
        <w:r w:rsidDel="00592A71">
          <w:rPr>
            <w:noProof/>
          </w:rPr>
          <w:delText>Text.open {r|w|a}, &lt;file_table_nvar&gt;, &lt;path_sexp&gt;, 82</w:delText>
        </w:r>
      </w:del>
    </w:p>
    <w:p w:rsidR="0028723B" w:rsidDel="00592A71" w:rsidRDefault="0028723B">
      <w:pPr>
        <w:pStyle w:val="Index1"/>
        <w:tabs>
          <w:tab w:val="right" w:leader="dot" w:pos="9350"/>
        </w:tabs>
        <w:rPr>
          <w:del w:id="8507" w:author="Sammartano, Marc (BIC USA)" w:date="2014-10-10T17:44:00Z"/>
          <w:noProof/>
        </w:rPr>
      </w:pPr>
      <w:del w:id="8508" w:author="Sammartano, Marc (BIC USA)" w:date="2014-10-10T17:44:00Z">
        <w:r w:rsidDel="00592A71">
          <w:rPr>
            <w:noProof/>
          </w:rPr>
          <w:delText>Text.position.get  &lt;file_table_nvar&gt;, &lt;position_nvar&gt;, 83</w:delText>
        </w:r>
      </w:del>
    </w:p>
    <w:p w:rsidR="0028723B" w:rsidDel="00592A71" w:rsidRDefault="0028723B">
      <w:pPr>
        <w:pStyle w:val="Index1"/>
        <w:tabs>
          <w:tab w:val="right" w:leader="dot" w:pos="9350"/>
        </w:tabs>
        <w:rPr>
          <w:del w:id="8509" w:author="Sammartano, Marc (BIC USA)" w:date="2014-10-10T17:44:00Z"/>
          <w:noProof/>
        </w:rPr>
      </w:pPr>
      <w:del w:id="8510" w:author="Sammartano, Marc (BIC USA)" w:date="2014-10-10T17:44:00Z">
        <w:r w:rsidDel="00592A71">
          <w:rPr>
            <w:noProof/>
          </w:rPr>
          <w:delText>Text.position.set &lt;file_table_nvar&gt;, &lt;position_nexp&gt;, 83</w:delText>
        </w:r>
      </w:del>
    </w:p>
    <w:p w:rsidR="0028723B" w:rsidDel="00592A71" w:rsidRDefault="0028723B">
      <w:pPr>
        <w:pStyle w:val="Index1"/>
        <w:tabs>
          <w:tab w:val="right" w:leader="dot" w:pos="9350"/>
        </w:tabs>
        <w:rPr>
          <w:del w:id="8511" w:author="Sammartano, Marc (BIC USA)" w:date="2014-10-10T17:44:00Z"/>
          <w:noProof/>
        </w:rPr>
      </w:pPr>
      <w:del w:id="8512" w:author="Sammartano, Marc (BIC USA)" w:date="2014-10-10T17:44:00Z">
        <w:r w:rsidDel="00592A71">
          <w:rPr>
            <w:noProof/>
          </w:rPr>
          <w:delText>Text.readln &lt;file_table_nvar&gt;, &lt;line_svar&gt;, 82</w:delText>
        </w:r>
      </w:del>
    </w:p>
    <w:p w:rsidR="0028723B" w:rsidDel="00592A71" w:rsidRDefault="0028723B">
      <w:pPr>
        <w:pStyle w:val="Index1"/>
        <w:tabs>
          <w:tab w:val="right" w:leader="dot" w:pos="9350"/>
        </w:tabs>
        <w:rPr>
          <w:del w:id="8513" w:author="Sammartano, Marc (BIC USA)" w:date="2014-10-10T17:44:00Z"/>
          <w:noProof/>
        </w:rPr>
      </w:pPr>
      <w:del w:id="8514" w:author="Sammartano, Marc (BIC USA)" w:date="2014-10-10T17:44:00Z">
        <w:r w:rsidDel="00592A71">
          <w:rPr>
            <w:noProof/>
          </w:rPr>
          <w:delText>Text.writeln &lt;file_table_nexp&gt;, {&lt;exp&gt; {,|;}} ..., 83</w:delText>
        </w:r>
      </w:del>
    </w:p>
    <w:p w:rsidR="0028723B" w:rsidDel="00592A71" w:rsidRDefault="0028723B">
      <w:pPr>
        <w:pStyle w:val="Index1"/>
        <w:tabs>
          <w:tab w:val="right" w:leader="dot" w:pos="9350"/>
        </w:tabs>
        <w:rPr>
          <w:del w:id="8515" w:author="Sammartano, Marc (BIC USA)" w:date="2014-10-10T17:44:00Z"/>
          <w:noProof/>
        </w:rPr>
      </w:pPr>
      <w:del w:id="8516" w:author="Sammartano, Marc (BIC USA)" w:date="2014-10-10T17:44:00Z">
        <w:r w:rsidDel="00592A71">
          <w:rPr>
            <w:noProof/>
          </w:rPr>
          <w:delText>TGet &lt;result_svar&gt;, &lt;prompt_sexp&gt; {, &lt;title_sexp&gt;}, 78</w:delText>
        </w:r>
      </w:del>
    </w:p>
    <w:p w:rsidR="0028723B" w:rsidDel="00592A71" w:rsidRDefault="0028723B">
      <w:pPr>
        <w:pStyle w:val="Index1"/>
        <w:tabs>
          <w:tab w:val="right" w:leader="dot" w:pos="9350"/>
        </w:tabs>
        <w:rPr>
          <w:del w:id="8517" w:author="Sammartano, Marc (BIC USA)" w:date="2014-10-10T17:44:00Z"/>
          <w:noProof/>
        </w:rPr>
      </w:pPr>
      <w:del w:id="8518" w:author="Sammartano, Marc (BIC USA)" w:date="2014-10-10T17:44:00Z">
        <w:r w:rsidDel="00592A71">
          <w:rPr>
            <w:noProof/>
          </w:rPr>
          <w:delText>Time {&lt;time_nexp&gt;,} Year$, Month$, Day$, Hour$, Minute$, Second$, WeekDay, isDST, 106</w:delText>
        </w:r>
      </w:del>
    </w:p>
    <w:p w:rsidR="0028723B" w:rsidDel="00592A71" w:rsidRDefault="0028723B">
      <w:pPr>
        <w:pStyle w:val="Index1"/>
        <w:tabs>
          <w:tab w:val="right" w:leader="dot" w:pos="9350"/>
        </w:tabs>
        <w:rPr>
          <w:del w:id="8519" w:author="Sammartano, Marc (BIC USA)" w:date="2014-10-10T17:44:00Z"/>
          <w:noProof/>
        </w:rPr>
      </w:pPr>
      <w:del w:id="8520" w:author="Sammartano, Marc (BIC USA)" w:date="2014-10-10T17:44:00Z">
        <w:r w:rsidDel="00592A71">
          <w:rPr>
            <w:noProof/>
          </w:rPr>
          <w:delText>TIME(), 53</w:delText>
        </w:r>
      </w:del>
    </w:p>
    <w:p w:rsidR="0028723B" w:rsidDel="00592A71" w:rsidRDefault="0028723B">
      <w:pPr>
        <w:pStyle w:val="Index1"/>
        <w:tabs>
          <w:tab w:val="right" w:leader="dot" w:pos="9350"/>
        </w:tabs>
        <w:rPr>
          <w:del w:id="8521" w:author="Sammartano, Marc (BIC USA)" w:date="2014-10-10T17:44:00Z"/>
          <w:noProof/>
        </w:rPr>
      </w:pPr>
      <w:del w:id="8522" w:author="Sammartano, Marc (BIC USA)" w:date="2014-10-10T17:44:00Z">
        <w:r w:rsidDel="00592A71">
          <w:rPr>
            <w:noProof/>
          </w:rPr>
          <w:delText>TIME(&lt;year_exp&gt;, &lt;month_exp&gt;, &lt;day_exp&gt;, &lt;hour_exp&gt;, &lt;minute_exp&gt;, &lt;second_exp&gt;), 53</w:delText>
        </w:r>
      </w:del>
    </w:p>
    <w:p w:rsidR="0028723B" w:rsidDel="00592A71" w:rsidRDefault="0028723B">
      <w:pPr>
        <w:pStyle w:val="Index1"/>
        <w:tabs>
          <w:tab w:val="right" w:leader="dot" w:pos="9350"/>
        </w:tabs>
        <w:rPr>
          <w:del w:id="8523" w:author="Sammartano, Marc (BIC USA)" w:date="2014-10-10T17:44:00Z"/>
          <w:noProof/>
        </w:rPr>
      </w:pPr>
      <w:del w:id="8524" w:author="Sammartano, Marc (BIC USA)" w:date="2014-10-10T17:44:00Z">
        <w:r w:rsidDel="00592A71">
          <w:rPr>
            <w:noProof/>
          </w:rPr>
          <w:delText>Timer.Clear, 102</w:delText>
        </w:r>
      </w:del>
    </w:p>
    <w:p w:rsidR="0028723B" w:rsidDel="00592A71" w:rsidRDefault="0028723B">
      <w:pPr>
        <w:pStyle w:val="Index1"/>
        <w:tabs>
          <w:tab w:val="right" w:leader="dot" w:pos="9350"/>
        </w:tabs>
        <w:rPr>
          <w:del w:id="8525" w:author="Sammartano, Marc (BIC USA)" w:date="2014-10-10T17:44:00Z"/>
          <w:noProof/>
        </w:rPr>
      </w:pPr>
      <w:del w:id="8526" w:author="Sammartano, Marc (BIC USA)" w:date="2014-10-10T17:44:00Z">
        <w:r w:rsidDel="00592A71">
          <w:rPr>
            <w:noProof/>
          </w:rPr>
          <w:delText>Timer.Resume, 102</w:delText>
        </w:r>
      </w:del>
    </w:p>
    <w:p w:rsidR="0028723B" w:rsidDel="00592A71" w:rsidRDefault="0028723B">
      <w:pPr>
        <w:pStyle w:val="Index1"/>
        <w:tabs>
          <w:tab w:val="right" w:leader="dot" w:pos="9350"/>
        </w:tabs>
        <w:rPr>
          <w:del w:id="8527" w:author="Sammartano, Marc (BIC USA)" w:date="2014-10-10T17:44:00Z"/>
          <w:noProof/>
        </w:rPr>
      </w:pPr>
      <w:del w:id="8528" w:author="Sammartano, Marc (BIC USA)" w:date="2014-10-10T17:44:00Z">
        <w:r w:rsidDel="00592A71">
          <w:rPr>
            <w:noProof/>
          </w:rPr>
          <w:delText>Timer.set &lt;interval_nexp&gt;, 102</w:delText>
        </w:r>
      </w:del>
    </w:p>
    <w:p w:rsidR="0028723B" w:rsidDel="00592A71" w:rsidRDefault="0028723B">
      <w:pPr>
        <w:pStyle w:val="Index1"/>
        <w:tabs>
          <w:tab w:val="right" w:leader="dot" w:pos="9350"/>
        </w:tabs>
        <w:rPr>
          <w:del w:id="8529" w:author="Sammartano, Marc (BIC USA)" w:date="2014-10-10T17:44:00Z"/>
          <w:noProof/>
        </w:rPr>
      </w:pPr>
      <w:del w:id="8530" w:author="Sammartano, Marc (BIC USA)" w:date="2014-10-10T17:44:00Z">
        <w:r w:rsidDel="00592A71">
          <w:rPr>
            <w:noProof/>
          </w:rPr>
          <w:delText>TimeZone.get &lt;tz_svar&gt;, 107</w:delText>
        </w:r>
      </w:del>
    </w:p>
    <w:p w:rsidR="0028723B" w:rsidDel="00592A71" w:rsidRDefault="0028723B">
      <w:pPr>
        <w:pStyle w:val="Index1"/>
        <w:tabs>
          <w:tab w:val="right" w:leader="dot" w:pos="9350"/>
        </w:tabs>
        <w:rPr>
          <w:del w:id="8531" w:author="Sammartano, Marc (BIC USA)" w:date="2014-10-10T17:44:00Z"/>
          <w:noProof/>
        </w:rPr>
      </w:pPr>
      <w:del w:id="8532" w:author="Sammartano, Marc (BIC USA)" w:date="2014-10-10T17:44:00Z">
        <w:r w:rsidDel="00592A71">
          <w:rPr>
            <w:noProof/>
          </w:rPr>
          <w:delText>TimeZone.list &lt;tz_list_pointer_nvar&gt;, 108</w:delText>
        </w:r>
      </w:del>
    </w:p>
    <w:p w:rsidR="0028723B" w:rsidDel="00592A71" w:rsidRDefault="0028723B">
      <w:pPr>
        <w:pStyle w:val="Index1"/>
        <w:tabs>
          <w:tab w:val="right" w:leader="dot" w:pos="9350"/>
        </w:tabs>
        <w:rPr>
          <w:del w:id="8533" w:author="Sammartano, Marc (BIC USA)" w:date="2014-10-10T17:44:00Z"/>
          <w:noProof/>
        </w:rPr>
      </w:pPr>
      <w:del w:id="8534" w:author="Sammartano, Marc (BIC USA)" w:date="2014-10-10T17:44:00Z">
        <w:r w:rsidDel="00592A71">
          <w:rPr>
            <w:noProof/>
          </w:rPr>
          <w:delText>TimeZone.set { &lt;tz_sexp&gt; }, 107</w:delText>
        </w:r>
      </w:del>
    </w:p>
    <w:p w:rsidR="0028723B" w:rsidDel="00592A71" w:rsidRDefault="0028723B">
      <w:pPr>
        <w:pStyle w:val="Index1"/>
        <w:tabs>
          <w:tab w:val="right" w:leader="dot" w:pos="9350"/>
        </w:tabs>
        <w:rPr>
          <w:del w:id="8535" w:author="Sammartano, Marc (BIC USA)" w:date="2014-10-10T17:44:00Z"/>
          <w:noProof/>
        </w:rPr>
      </w:pPr>
      <w:del w:id="8536" w:author="Sammartano, Marc (BIC USA)" w:date="2014-10-10T17:44:00Z">
        <w:r w:rsidDel="00592A71">
          <w:rPr>
            <w:noProof/>
          </w:rPr>
          <w:delText>TODEGREES(&lt;nexp&gt;), 50</w:delText>
        </w:r>
      </w:del>
    </w:p>
    <w:p w:rsidR="0028723B" w:rsidDel="00592A71" w:rsidRDefault="0028723B">
      <w:pPr>
        <w:pStyle w:val="Index1"/>
        <w:tabs>
          <w:tab w:val="right" w:leader="dot" w:pos="9350"/>
        </w:tabs>
        <w:rPr>
          <w:del w:id="8537" w:author="Sammartano, Marc (BIC USA)" w:date="2014-10-10T17:44:00Z"/>
          <w:noProof/>
        </w:rPr>
      </w:pPr>
      <w:del w:id="8538" w:author="Sammartano, Marc (BIC USA)" w:date="2014-10-10T17:44:00Z">
        <w:r w:rsidDel="00592A71">
          <w:rPr>
            <w:noProof/>
          </w:rPr>
          <w:delText>Tone &lt;frequency_nexp&gt;, &lt;duration_nexp&gt;, 108</w:delText>
        </w:r>
      </w:del>
    </w:p>
    <w:p w:rsidR="0028723B" w:rsidDel="00592A71" w:rsidRDefault="0028723B">
      <w:pPr>
        <w:pStyle w:val="Index1"/>
        <w:tabs>
          <w:tab w:val="right" w:leader="dot" w:pos="9350"/>
        </w:tabs>
        <w:rPr>
          <w:del w:id="8539" w:author="Sammartano, Marc (BIC USA)" w:date="2014-10-10T17:44:00Z"/>
          <w:noProof/>
        </w:rPr>
      </w:pPr>
      <w:del w:id="8540" w:author="Sammartano, Marc (BIC USA)" w:date="2014-10-10T17:44:00Z">
        <w:r w:rsidDel="00592A71">
          <w:rPr>
            <w:noProof/>
          </w:rPr>
          <w:delText>TORADIANS(&lt;nexp&gt;), 50</w:delText>
        </w:r>
      </w:del>
    </w:p>
    <w:p w:rsidR="0028723B" w:rsidDel="00592A71" w:rsidRDefault="0028723B">
      <w:pPr>
        <w:pStyle w:val="Index1"/>
        <w:tabs>
          <w:tab w:val="right" w:leader="dot" w:pos="9350"/>
        </w:tabs>
        <w:rPr>
          <w:del w:id="8541" w:author="Sammartano, Marc (BIC USA)" w:date="2014-10-10T17:44:00Z"/>
          <w:noProof/>
        </w:rPr>
      </w:pPr>
      <w:del w:id="8542" w:author="Sammartano, Marc (BIC USA)" w:date="2014-10-10T17:44:00Z">
        <w:r w:rsidDel="00592A71">
          <w:rPr>
            <w:noProof/>
          </w:rPr>
          <w:delText>Tts.init, 100</w:delText>
        </w:r>
      </w:del>
    </w:p>
    <w:p w:rsidR="0028723B" w:rsidDel="00592A71" w:rsidRDefault="0028723B">
      <w:pPr>
        <w:pStyle w:val="Index1"/>
        <w:tabs>
          <w:tab w:val="right" w:leader="dot" w:pos="9350"/>
        </w:tabs>
        <w:rPr>
          <w:del w:id="8543" w:author="Sammartano, Marc (BIC USA)" w:date="2014-10-10T17:44:00Z"/>
          <w:noProof/>
        </w:rPr>
      </w:pPr>
      <w:del w:id="8544" w:author="Sammartano, Marc (BIC USA)" w:date="2014-10-10T17:44:00Z">
        <w:r w:rsidDel="00592A71">
          <w:rPr>
            <w:noProof/>
          </w:rPr>
          <w:delText>Tts.speak  &lt;sexp&gt; {, &lt;wait_lexp&gt;}, 100</w:delText>
        </w:r>
      </w:del>
    </w:p>
    <w:p w:rsidR="0028723B" w:rsidDel="00592A71" w:rsidRDefault="0028723B">
      <w:pPr>
        <w:pStyle w:val="Index1"/>
        <w:tabs>
          <w:tab w:val="right" w:leader="dot" w:pos="9350"/>
        </w:tabs>
        <w:rPr>
          <w:del w:id="8545" w:author="Sammartano, Marc (BIC USA)" w:date="2014-10-10T17:44:00Z"/>
          <w:noProof/>
        </w:rPr>
      </w:pPr>
      <w:del w:id="8546" w:author="Sammartano, Marc (BIC USA)" w:date="2014-10-10T17:44:00Z">
        <w:r w:rsidDel="00592A71">
          <w:rPr>
            <w:noProof/>
          </w:rPr>
          <w:delText>Tts.speak.toFile &lt;sexp&gt; {, &lt;path_sexp&gt;}, 100</w:delText>
        </w:r>
      </w:del>
    </w:p>
    <w:p w:rsidR="0028723B" w:rsidDel="00592A71" w:rsidRDefault="0028723B">
      <w:pPr>
        <w:pStyle w:val="Index1"/>
        <w:tabs>
          <w:tab w:val="right" w:leader="dot" w:pos="9350"/>
        </w:tabs>
        <w:rPr>
          <w:del w:id="8547" w:author="Sammartano, Marc (BIC USA)" w:date="2014-10-10T17:44:00Z"/>
          <w:noProof/>
        </w:rPr>
      </w:pPr>
      <w:del w:id="8548" w:author="Sammartano, Marc (BIC USA)" w:date="2014-10-10T17:44:00Z">
        <w:r w:rsidDel="00592A71">
          <w:rPr>
            <w:noProof/>
          </w:rPr>
          <w:delText>Tts.stop, 100</w:delText>
        </w:r>
      </w:del>
    </w:p>
    <w:p w:rsidR="0028723B" w:rsidDel="00592A71" w:rsidRDefault="0028723B">
      <w:pPr>
        <w:pStyle w:val="Index1"/>
        <w:tabs>
          <w:tab w:val="right" w:leader="dot" w:pos="9350"/>
        </w:tabs>
        <w:rPr>
          <w:del w:id="8549" w:author="Sammartano, Marc (BIC USA)" w:date="2014-10-10T17:44:00Z"/>
          <w:noProof/>
        </w:rPr>
      </w:pPr>
      <w:del w:id="8550" w:author="Sammartano, Marc (BIC USA)" w:date="2014-10-10T17:44:00Z">
        <w:r w:rsidDel="00592A71">
          <w:rPr>
            <w:noProof/>
          </w:rPr>
          <w:delText>UCODE(&lt;sexp&gt;{, &lt;index_nexp&gt;}), 51</w:delText>
        </w:r>
      </w:del>
    </w:p>
    <w:p w:rsidR="0028723B" w:rsidDel="00592A71" w:rsidRDefault="0028723B">
      <w:pPr>
        <w:pStyle w:val="Index1"/>
        <w:tabs>
          <w:tab w:val="right" w:leader="dot" w:pos="9350"/>
        </w:tabs>
        <w:rPr>
          <w:del w:id="8551" w:author="Sammartano, Marc (BIC USA)" w:date="2014-10-10T17:44:00Z"/>
          <w:noProof/>
        </w:rPr>
      </w:pPr>
      <w:del w:id="8552" w:author="Sammartano, Marc (BIC USA)" w:date="2014-10-10T17:44:00Z">
        <w:r w:rsidDel="00592A71">
          <w:rPr>
            <w:noProof/>
          </w:rPr>
          <w:delText>UnDim Array[], Array$[], ..., 34</w:delText>
        </w:r>
      </w:del>
    </w:p>
    <w:p w:rsidR="0028723B" w:rsidDel="00592A71" w:rsidRDefault="0028723B">
      <w:pPr>
        <w:pStyle w:val="Index1"/>
        <w:tabs>
          <w:tab w:val="right" w:leader="dot" w:pos="9350"/>
        </w:tabs>
        <w:rPr>
          <w:del w:id="8553" w:author="Sammartano, Marc (BIC USA)" w:date="2014-10-10T17:44:00Z"/>
          <w:noProof/>
        </w:rPr>
      </w:pPr>
      <w:del w:id="8554" w:author="Sammartano, Marc (BIC USA)" w:date="2014-10-10T17:44:00Z">
        <w:r w:rsidRPr="000730FA" w:rsidDel="00592A71">
          <w:rPr>
            <w:rFonts w:eastAsia="Times New Roman"/>
            <w:noProof/>
          </w:rPr>
          <w:delText>UPPER$(</w:delText>
        </w:r>
        <w:r w:rsidDel="00592A71">
          <w:rPr>
            <w:noProof/>
          </w:rPr>
          <w:delText>&lt;sexp&gt;</w:delText>
        </w:r>
        <w:r w:rsidRPr="000730FA" w:rsidDel="00592A71">
          <w:rPr>
            <w:rFonts w:eastAsia="Times New Roman"/>
            <w:noProof/>
          </w:rPr>
          <w:delText>)</w:delText>
        </w:r>
        <w:r w:rsidDel="00592A71">
          <w:rPr>
            <w:noProof/>
          </w:rPr>
          <w:delText>, 55</w:delText>
        </w:r>
      </w:del>
    </w:p>
    <w:p w:rsidR="0028723B" w:rsidDel="00592A71" w:rsidRDefault="0028723B">
      <w:pPr>
        <w:pStyle w:val="Index1"/>
        <w:tabs>
          <w:tab w:val="right" w:leader="dot" w:pos="9350"/>
        </w:tabs>
        <w:rPr>
          <w:del w:id="8555" w:author="Sammartano, Marc (BIC USA)" w:date="2014-10-10T17:44:00Z"/>
          <w:noProof/>
        </w:rPr>
      </w:pPr>
      <w:del w:id="8556" w:author="Sammartano, Marc (BIC USA)" w:date="2014-10-10T17:44:00Z">
        <w:r w:rsidDel="00592A71">
          <w:rPr>
            <w:noProof/>
          </w:rPr>
          <w:delText>USING$({&lt;locale_sexp&gt;} , &lt;format_sexp&gt; { , &lt;exp&gt;}...), 55</w:delText>
        </w:r>
      </w:del>
    </w:p>
    <w:p w:rsidR="0028723B" w:rsidDel="00592A71" w:rsidRDefault="0028723B">
      <w:pPr>
        <w:pStyle w:val="Index1"/>
        <w:tabs>
          <w:tab w:val="right" w:leader="dot" w:pos="9350"/>
        </w:tabs>
        <w:rPr>
          <w:del w:id="8557" w:author="Sammartano, Marc (BIC USA)" w:date="2014-10-10T17:44:00Z"/>
          <w:noProof/>
        </w:rPr>
      </w:pPr>
      <w:del w:id="8558" w:author="Sammartano, Marc (BIC USA)" w:date="2014-10-10T17:44:00Z">
        <w:r w:rsidDel="00592A71">
          <w:rPr>
            <w:noProof/>
          </w:rPr>
          <w:delText>VAL( &lt;sexp&gt; ), 50</w:delText>
        </w:r>
      </w:del>
    </w:p>
    <w:p w:rsidR="0028723B" w:rsidDel="00592A71" w:rsidRDefault="0028723B">
      <w:pPr>
        <w:pStyle w:val="Index1"/>
        <w:tabs>
          <w:tab w:val="right" w:leader="dot" w:pos="9350"/>
        </w:tabs>
        <w:rPr>
          <w:del w:id="8559" w:author="Sammartano, Marc (BIC USA)" w:date="2014-10-10T17:44:00Z"/>
          <w:noProof/>
        </w:rPr>
      </w:pPr>
      <w:del w:id="8560" w:author="Sammartano, Marc (BIC USA)" w:date="2014-10-10T17:44:00Z">
        <w:r w:rsidRPr="000730FA" w:rsidDel="00592A71">
          <w:rPr>
            <w:rFonts w:eastAsia="Times New Roman"/>
            <w:noProof/>
          </w:rPr>
          <w:delText>VERSION$()</w:delText>
        </w:r>
        <w:r w:rsidDel="00592A71">
          <w:rPr>
            <w:noProof/>
          </w:rPr>
          <w:delText>, 55</w:delText>
        </w:r>
      </w:del>
    </w:p>
    <w:p w:rsidR="0028723B" w:rsidDel="00592A71" w:rsidRDefault="0028723B">
      <w:pPr>
        <w:pStyle w:val="Index1"/>
        <w:tabs>
          <w:tab w:val="right" w:leader="dot" w:pos="9350"/>
        </w:tabs>
        <w:rPr>
          <w:del w:id="8561" w:author="Sammartano, Marc (BIC USA)" w:date="2014-10-10T17:44:00Z"/>
          <w:noProof/>
        </w:rPr>
      </w:pPr>
      <w:del w:id="8562" w:author="Sammartano, Marc (BIC USA)" w:date="2014-10-10T17:44:00Z">
        <w:r w:rsidDel="00592A71">
          <w:rPr>
            <w:noProof/>
          </w:rPr>
          <w:delText>Vibrate &lt;pattern_array[{&lt;start&gt;,&lt;length&gt;}]&gt;,&lt;nexp&gt;, 108</w:delText>
        </w:r>
      </w:del>
    </w:p>
    <w:p w:rsidR="0028723B" w:rsidDel="00592A71" w:rsidRDefault="0028723B">
      <w:pPr>
        <w:pStyle w:val="Index1"/>
        <w:tabs>
          <w:tab w:val="right" w:leader="dot" w:pos="9350"/>
        </w:tabs>
        <w:rPr>
          <w:del w:id="8563" w:author="Sammartano, Marc (BIC USA)" w:date="2014-10-10T17:44:00Z"/>
          <w:noProof/>
        </w:rPr>
      </w:pPr>
      <w:del w:id="8564" w:author="Sammartano, Marc (BIC USA)" w:date="2014-10-10T17:44:00Z">
        <w:r w:rsidDel="00592A71">
          <w:rPr>
            <w:noProof/>
          </w:rPr>
          <w:delText>W_R.break, 65</w:delText>
        </w:r>
      </w:del>
    </w:p>
    <w:p w:rsidR="0028723B" w:rsidDel="00592A71" w:rsidRDefault="0028723B">
      <w:pPr>
        <w:pStyle w:val="Index1"/>
        <w:tabs>
          <w:tab w:val="right" w:leader="dot" w:pos="9350"/>
        </w:tabs>
        <w:rPr>
          <w:del w:id="8565" w:author="Sammartano, Marc (BIC USA)" w:date="2014-10-10T17:44:00Z"/>
          <w:noProof/>
        </w:rPr>
      </w:pPr>
      <w:del w:id="8566" w:author="Sammartano, Marc (BIC USA)" w:date="2014-10-10T17:44:00Z">
        <w:r w:rsidDel="00592A71">
          <w:rPr>
            <w:noProof/>
          </w:rPr>
          <w:delText>W_R.continue, 65</w:delText>
        </w:r>
      </w:del>
    </w:p>
    <w:p w:rsidR="0028723B" w:rsidDel="00592A71" w:rsidRDefault="0028723B">
      <w:pPr>
        <w:pStyle w:val="Index1"/>
        <w:tabs>
          <w:tab w:val="right" w:leader="dot" w:pos="9350"/>
        </w:tabs>
        <w:rPr>
          <w:del w:id="8567" w:author="Sammartano, Marc (BIC USA)" w:date="2014-10-10T17:44:00Z"/>
          <w:noProof/>
        </w:rPr>
      </w:pPr>
      <w:del w:id="8568" w:author="Sammartano, Marc (BIC USA)" w:date="2014-10-10T17:44:00Z">
        <w:r w:rsidDel="00592A71">
          <w:rPr>
            <w:noProof/>
          </w:rPr>
          <w:delText>WakeLock &lt;code_nexp&gt;, 108</w:delText>
        </w:r>
      </w:del>
    </w:p>
    <w:p w:rsidR="0028723B" w:rsidDel="00592A71" w:rsidRDefault="0028723B">
      <w:pPr>
        <w:pStyle w:val="Index1"/>
        <w:tabs>
          <w:tab w:val="right" w:leader="dot" w:pos="9350"/>
        </w:tabs>
        <w:rPr>
          <w:del w:id="8569" w:author="Sammartano, Marc (BIC USA)" w:date="2014-10-10T17:44:00Z"/>
          <w:noProof/>
        </w:rPr>
      </w:pPr>
      <w:del w:id="8570" w:author="Sammartano, Marc (BIC USA)" w:date="2014-10-10T17:44:00Z">
        <w:r w:rsidDel="00592A71">
          <w:rPr>
            <w:noProof/>
          </w:rPr>
          <w:delText>While &lt;lexp&gt; / Repeat, 65</w:delText>
        </w:r>
      </w:del>
    </w:p>
    <w:p w:rsidR="0028723B" w:rsidDel="00592A71" w:rsidRDefault="0028723B">
      <w:pPr>
        <w:pStyle w:val="Index1"/>
        <w:tabs>
          <w:tab w:val="right" w:leader="dot" w:pos="9350"/>
        </w:tabs>
        <w:rPr>
          <w:del w:id="8571" w:author="Sammartano, Marc (BIC USA)" w:date="2014-10-10T17:44:00Z"/>
          <w:noProof/>
        </w:rPr>
      </w:pPr>
      <w:del w:id="8572" w:author="Sammartano, Marc (BIC USA)" w:date="2014-10-10T17:44:00Z">
        <w:r w:rsidDel="00592A71">
          <w:rPr>
            <w:noProof/>
          </w:rPr>
          <w:delText>WifiLock &lt;code_nexp&gt;, 109</w:delText>
        </w:r>
      </w:del>
    </w:p>
    <w:p w:rsidR="0028723B" w:rsidDel="00592A71" w:rsidRDefault="0028723B">
      <w:pPr>
        <w:pStyle w:val="Index1"/>
        <w:tabs>
          <w:tab w:val="right" w:leader="dot" w:pos="9350"/>
        </w:tabs>
        <w:rPr>
          <w:del w:id="8573" w:author="Sammartano, Marc (BIC USA)" w:date="2014-10-10T17:44:00Z"/>
          <w:noProof/>
        </w:rPr>
      </w:pPr>
      <w:del w:id="8574" w:author="Sammartano, Marc (BIC USA)" w:date="2014-10-10T17:44:00Z">
        <w:r w:rsidRPr="000730FA" w:rsidDel="00592A71">
          <w:rPr>
            <w:rFonts w:eastAsia="Times New Roman"/>
            <w:noProof/>
          </w:rPr>
          <w:delText>WORD$(&lt;source_sexp&gt;, &lt;n_nexp&gt; {, &lt;test_sexp&gt;})</w:delText>
        </w:r>
        <w:r w:rsidDel="00592A71">
          <w:rPr>
            <w:noProof/>
          </w:rPr>
          <w:delText>, 54</w:delText>
        </w:r>
      </w:del>
    </w:p>
    <w:p w:rsidR="0028723B" w:rsidDel="00592A71" w:rsidRDefault="0028723B">
      <w:pPr>
        <w:rPr>
          <w:del w:id="8575" w:author="Sammartano, Marc (BIC USA)" w:date="2014-10-10T17:44:00Z"/>
          <w:noProof/>
        </w:rPr>
        <w:sectPr w:rsidR="0028723B" w:rsidDel="00592A71" w:rsidSect="0028723B">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fldChar w:fldCharType="end"/>
      </w:r>
      <w:r w:rsidR="00056418">
        <w:br w:type="page"/>
      </w:r>
    </w:p>
    <w:p w:rsidR="00D57CCE" w:rsidRDefault="00A55135" w:rsidP="00E33967">
      <w:pPr>
        <w:pStyle w:val="Heading1"/>
      </w:pPr>
      <w:bookmarkStart w:id="8576" w:name="_Toc400726922"/>
      <w:r>
        <w:lastRenderedPageBreak/>
        <w:t xml:space="preserve">Appendix B – </w:t>
      </w:r>
      <w:r w:rsidR="004A1077">
        <w:t>Sample</w:t>
      </w:r>
      <w:r>
        <w:t xml:space="preserve"> Programs</w:t>
      </w:r>
      <w:bookmarkEnd w:id="8576"/>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106CC9">
      <w:pPr>
        <w:pStyle w:val="ListParagraph"/>
        <w:numPr>
          <w:ilvl w:val="0"/>
          <w:numId w:val="7"/>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Exit BASIC! using Menu-&gt;More-&gt;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8577" w:name="_Toc400726923"/>
      <w:r>
        <w:lastRenderedPageBreak/>
        <w:t>Appendix C – Launcher Short</w:t>
      </w:r>
      <w:r w:rsidR="00F4023C">
        <w:t>c</w:t>
      </w:r>
      <w:r>
        <w:t>ut Tutorial</w:t>
      </w:r>
      <w:bookmarkEnd w:id="8577"/>
    </w:p>
    <w:p w:rsidR="003A734C" w:rsidRDefault="003A734C" w:rsidP="00EB1F62">
      <w:pPr>
        <w:pStyle w:val="Heading2"/>
      </w:pPr>
      <w:bookmarkStart w:id="8578" w:name="_Toc400726924"/>
      <w:r>
        <w:t>Introduction</w:t>
      </w:r>
      <w:bookmarkEnd w:id="8578"/>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del w:id="8579" w:author="Sammartano, Marc (BIC USA)" w:date="2014-10-10T11:54:00Z">
        <w:r w:rsidR="003F0EED" w:rsidDel="00074D68">
          <w:delText xml:space="preserve"> </w:delText>
        </w:r>
      </w:del>
      <w:r w:rsidR="003F0EED">
        <w:t>See Appendix D.</w:t>
      </w:r>
    </w:p>
    <w:p w:rsidR="003A734C" w:rsidRDefault="00093D70" w:rsidP="00EB1F62">
      <w:pPr>
        <w:pStyle w:val="Heading2"/>
      </w:pPr>
      <w:bookmarkStart w:id="8580" w:name="_Toc400726925"/>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8580"/>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6"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8581" w:name="_Toc400726926"/>
      <w:r>
        <w:t>How to Make</w:t>
      </w:r>
      <w:r w:rsidR="00850B97" w:rsidRPr="00850B97">
        <w:t xml:space="preserve"> a Shortcut Application (newer versions of Android—Android 4.0 and later)</w:t>
      </w:r>
      <w:bookmarkEnd w:id="8581"/>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8582" w:name="_Toc400726927"/>
      <w:r>
        <w:t>What you need to know</w:t>
      </w:r>
      <w:bookmarkEnd w:id="8582"/>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w:t>
      </w:r>
      <w:del w:id="8583" w:author="Sammartano, Marc (BIC USA)" w:date="2014-10-10T11:54:00Z">
        <w:r w:rsidDel="00074D68">
          <w:delText> </w:delText>
        </w:r>
      </w:del>
      <w:r>
        <w:t xml:space="preserve">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8584" w:name="_Toc400726928"/>
      <w:r>
        <w:lastRenderedPageBreak/>
        <w:t>Appendix D – Building a Standalone Application</w:t>
      </w:r>
      <w:bookmarkEnd w:id="8584"/>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 xml:space="preserve">Note: A BASIC! user,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his website</w:t>
            </w:r>
            <w:r w:rsidR="00A416A5">
              <w:t>:</w:t>
            </w:r>
          </w:p>
          <w:p w:rsidR="008B0429" w:rsidRDefault="006C69AF" w:rsidP="006A646F">
            <w:pPr>
              <w:spacing w:after="200"/>
              <w:ind w:left="720"/>
            </w:pPr>
            <w:hyperlink r:id="rId68" w:history="1">
              <w:r w:rsidR="009F7856">
                <w:rPr>
                  <w:rStyle w:val="Hyperlink"/>
                </w:rPr>
                <w:t>http://mougino.free.fr/rfo-basic/</w:t>
              </w:r>
            </w:hyperlink>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6C69AF" w:rsidP="00646A5F">
            <w:pPr>
              <w:ind w:left="720"/>
            </w:pPr>
            <w:hyperlink r:id="rId69"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8585" w:name="_Toc400726929"/>
      <w:r>
        <w:t>Introduction</w:t>
      </w:r>
      <w:bookmarkEnd w:id="8585"/>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8586" w:name="_Toc400726930"/>
      <w:r>
        <w:t>License Information</w:t>
      </w:r>
      <w:bookmarkEnd w:id="8586"/>
    </w:p>
    <w:p w:rsidR="008B0429" w:rsidRDefault="008B0429" w:rsidP="00646A5F">
      <w:r>
        <w:t xml:space="preserve">BASIC! is distributed under the terms of the </w:t>
      </w:r>
      <w:hyperlink r:id="rId70"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8587" w:name="_Toc400726931"/>
      <w:r>
        <w:t>Before You Start</w:t>
      </w:r>
      <w:bookmarkEnd w:id="8587"/>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8588" w:name="_Toc400726932"/>
      <w:r>
        <w:t>Setting Up the Development Environment</w:t>
      </w:r>
      <w:bookmarkEnd w:id="8588"/>
    </w:p>
    <w:p w:rsidR="008B0429" w:rsidRDefault="008B0429" w:rsidP="00106CC9">
      <w:pPr>
        <w:pStyle w:val="ListParagraph"/>
        <w:numPr>
          <w:ilvl w:val="0"/>
          <w:numId w:val="10"/>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DF1FB1" w:rsidP="00106CC9">
      <w:pPr>
        <w:pStyle w:val="ListParagraph"/>
        <w:numPr>
          <w:ilvl w:val="0"/>
          <w:numId w:val="10"/>
        </w:numPr>
      </w:pPr>
      <w:r>
        <w:t>Visit Android’s "</w:t>
      </w:r>
      <w:r w:rsidR="008C2622">
        <w:t>Get the Android SDK</w:t>
      </w:r>
      <w:r>
        <w:t>"</w:t>
      </w:r>
      <w:r w:rsidR="008C2622">
        <w:t xml:space="preserve"> page at </w:t>
      </w:r>
      <w:hyperlink r:id="rId71" w:history="1">
        <w:r w:rsidR="008C2622">
          <w:rPr>
            <w:rStyle w:val="Hyperlink"/>
          </w:rPr>
          <w:t>http://developer.android.com/sdk/index.html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(ADT) Bundle</w:t>
      </w:r>
      <w:r w:rsidR="008B0429">
        <w:t xml:space="preserve">. </w:t>
      </w:r>
      <w:r w:rsidR="00A73C5C">
        <w:t>The ADT Bundle includes both the developer tools and the Eclipse Integrated</w:t>
      </w:r>
      <w:r w:rsidR="00323642">
        <w:t xml:space="preserve"> Development Environment (IDE).</w:t>
      </w:r>
      <w:r w:rsidR="00323642">
        <w:br/>
      </w:r>
      <w:r w:rsidR="00323642">
        <w:lastRenderedPageBreak/>
        <w:t xml:space="preserve">If you do not already have Eclipse installed, we recommend that you download and install the ADT Bundle. </w:t>
      </w:r>
      <w:r w:rsidR="008C2622">
        <w:t>If you already have Eclipse installed, or if you use a different IDE, you can download just the SDK Tools instead. The web page has links for both types of download, f</w:t>
      </w:r>
      <w:r w:rsidR="0019151A">
        <w:t>or Windows, Mac OS X, and Linux, with 32- and 64-bit versions. Choose the link that matches your development computer.</w:t>
      </w:r>
    </w:p>
    <w:p w:rsidR="008B0429" w:rsidRDefault="0019151A" w:rsidP="00106CC9">
      <w:pPr>
        <w:pStyle w:val="ListParagraph"/>
        <w:numPr>
          <w:ilvl w:val="0"/>
          <w:numId w:val="10"/>
        </w:numPr>
      </w:pPr>
      <w:r>
        <w:t xml:space="preserve">The </w:t>
      </w:r>
      <w:r w:rsidR="00DF1FB1">
        <w:t>"</w:t>
      </w:r>
      <w:r>
        <w:t>Get the Android SDK</w:t>
      </w:r>
      <w:r w:rsidR="00DF1FB1">
        <w:t>"</w:t>
      </w:r>
      <w:r>
        <w:t xml:space="preserve"> page has a side bar with links to installation instructions. Choose </w:t>
      </w:r>
      <w:r w:rsidR="00DF1FB1">
        <w:t>"</w:t>
      </w:r>
      <w:r>
        <w:t>Setting Up the ADT Bundle</w:t>
      </w:r>
      <w:r w:rsidR="00DF1FB1">
        <w:t>"</w:t>
      </w:r>
      <w:r>
        <w:t xml:space="preserve"> or </w:t>
      </w:r>
      <w:r w:rsidR="00DF1FB1">
        <w:t>"</w:t>
      </w:r>
      <w:r>
        <w:t>Setting Up an Existing IDE</w:t>
      </w:r>
      <w:r w:rsidR="00DF1FB1">
        <w:t>"</w:t>
      </w:r>
      <w:r>
        <w:t>, depending on what you downloaded, and follow the instructions there.</w:t>
      </w:r>
    </w:p>
    <w:p w:rsidR="00323642" w:rsidRDefault="0019151A" w:rsidP="00323642">
      <w:pPr>
        <w:ind w:left="360"/>
      </w:pPr>
      <w:r>
        <w:t>Eclipse changes periodically, and the ADT changes frequently</w:t>
      </w:r>
      <w:r w:rsidR="008B0429">
        <w:t>.</w:t>
      </w:r>
      <w:r>
        <w:t xml:space="preserve"> </w:t>
      </w:r>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72"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8589" w:name="_Toc400726933"/>
      <w:r>
        <w:t>Download the BASIC! Source Code from the GitHub Repository</w:t>
      </w:r>
      <w:bookmarkEnd w:id="8589"/>
    </w:p>
    <w:p w:rsidR="00692E70" w:rsidRDefault="00692E70" w:rsidP="00106CC9">
      <w:pPr>
        <w:pStyle w:val="ListParagraph"/>
        <w:numPr>
          <w:ilvl w:val="0"/>
          <w:numId w:val="18"/>
        </w:numPr>
      </w:pPr>
      <w:r>
        <w:t xml:space="preserve">Go to: </w:t>
      </w:r>
      <w:hyperlink r:id="rId73"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8590" w:name="_Toc400726934"/>
      <w:r>
        <w:t>Download the BASIC! Source Code from the Legacy Archive</w:t>
      </w:r>
      <w:bookmarkEnd w:id="8590"/>
    </w:p>
    <w:p w:rsidR="008B0429" w:rsidRDefault="008B0429" w:rsidP="00106CC9">
      <w:pPr>
        <w:pStyle w:val="ListParagraph"/>
        <w:numPr>
          <w:ilvl w:val="0"/>
          <w:numId w:val="11"/>
        </w:numPr>
      </w:pPr>
      <w:r>
        <w:t xml:space="preserve">Go to: </w:t>
      </w:r>
      <w:hyperlink r:id="rId76"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lastRenderedPageBreak/>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8591" w:name="_Toc400726935"/>
      <w:r>
        <w:t>Create a New Project in Eclipse</w:t>
      </w:r>
      <w:bookmarkEnd w:id="8591"/>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8592" w:name="_Toc400726936"/>
      <w:r>
        <w:lastRenderedPageBreak/>
        <w:t>Rename the P</w:t>
      </w:r>
      <w:r w:rsidR="008B0429">
        <w:t>ackage</w:t>
      </w:r>
      <w:bookmarkEnd w:id="8592"/>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xml:space="preserve">, tell Eclipse about the package change. </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106CC9">
      <w:pPr>
        <w:pStyle w:val="ListParagraph"/>
        <w:numPr>
          <w:ilvl w:val="0"/>
          <w:numId w:val="19"/>
        </w:numPr>
      </w:pPr>
      <w:r>
        <w:t xml:space="preserve">In the </w:t>
      </w:r>
      <w:r>
        <w:rPr>
          <w:b/>
        </w:rPr>
        <w:t>New name:</w:t>
      </w:r>
      <w:r>
        <w:t xml:space="preserve"> field, enter </w:t>
      </w:r>
      <w:r w:rsidR="007E28D7">
        <w:t>"</w:t>
      </w:r>
      <w:r>
        <w:t>com.rfo.cats</w:t>
      </w:r>
      <w:r w:rsidR="007E28D7">
        <w:t>"</w:t>
      </w:r>
      <w:r>
        <w:t xml:space="preserve">. </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8593" w:name="_Toc400726937"/>
      <w:r>
        <w:t>Modifications to setup.xml</w:t>
      </w:r>
      <w:bookmarkEnd w:id="8593"/>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8594" w:name="_Toc400726938"/>
      <w:r>
        <w:lastRenderedPageBreak/>
        <w:t>Advanced Customization with setup.xml</w:t>
      </w:r>
      <w:bookmarkEnd w:id="8594"/>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the first time your app runs. This may be the internal Android file system or a file system mounted on an external SD card. After that, your app will access the files from the SD card file system, not from </w:t>
      </w:r>
      <w:r>
        <w:rPr>
          <w:b/>
        </w:rPr>
        <w:t>assets</w:t>
      </w:r>
      <w:r>
        <w:t>. Any changes your program makes to these files will be available the next time the app runs.</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8595" w:name="_Toc400726939"/>
      <w:r>
        <w:t>Files and Resources</w:t>
      </w:r>
      <w:bookmarkEnd w:id="8595"/>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lastRenderedPageBreak/>
        <w:t xml:space="preserve">Your application uses the </w:t>
      </w:r>
      <w:r>
        <w:rPr>
          <w:b/>
        </w:rPr>
        <w:t>assets</w:t>
      </w:r>
      <w:r>
        <w:t xml:space="preserve"> folder, too.</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8596" w:name="_Toc400726940"/>
      <w:r>
        <w:t>Testing the APK</w:t>
      </w:r>
      <w:bookmarkEnd w:id="8596"/>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6C69AF" w:rsidP="000C7BD1">
      <w:pPr>
        <w:ind w:left="720"/>
      </w:pPr>
      <w:hyperlink r:id="rId83"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t>Enter 25 for Validity (Years)</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 </w:t>
      </w:r>
    </w:p>
    <w:p w:rsidR="00EF3D97" w:rsidRDefault="00EF3D97" w:rsidP="00106CC9">
      <w:pPr>
        <w:pStyle w:val="ListParagraph"/>
        <w:numPr>
          <w:ilvl w:val="1"/>
          <w:numId w:val="13"/>
        </w:numPr>
      </w:pPr>
      <w:r>
        <w:t xml:space="preserve">Browse to the folder where you want to put the APK. </w:t>
      </w:r>
    </w:p>
    <w:p w:rsidR="00EF3D97" w:rsidRDefault="00EF3D97" w:rsidP="00106CC9">
      <w:pPr>
        <w:pStyle w:val="ListParagraph"/>
        <w:numPr>
          <w:ilvl w:val="1"/>
          <w:numId w:val="13"/>
        </w:numPr>
      </w:pPr>
      <w:r>
        <w:t>Name the APK "Cats.apk"</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8597" w:name="_Toc400726941"/>
      <w:r>
        <w:t xml:space="preserve">Installing </w:t>
      </w:r>
      <w:r w:rsidR="00EF3D97">
        <w:t>a</w:t>
      </w:r>
      <w:r>
        <w:t xml:space="preserve"> BASIC! Program </w:t>
      </w:r>
      <w:r w:rsidR="00EF3D97">
        <w:t>i</w:t>
      </w:r>
      <w:r>
        <w:t>nto the Application</w:t>
      </w:r>
      <w:bookmarkEnd w:id="8597"/>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lastRenderedPageBreak/>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4"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5"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8598" w:name="_Toc400726942"/>
      <w:r>
        <w:t>Application I</w:t>
      </w:r>
      <w:r w:rsidR="00EF3D97">
        <w:t>con</w:t>
      </w:r>
      <w:r>
        <w:t>s</w:t>
      </w:r>
      <w:bookmarkEnd w:id="8598"/>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lastRenderedPageBreak/>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8599" w:name="_Toc400726943"/>
      <w:r>
        <w:t>Modifications to the AndroidManifest.xml File</w:t>
      </w:r>
      <w:bookmarkEnd w:id="8599"/>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8600" w:name="_Toc400726944"/>
      <w:r>
        <w:t xml:space="preserve">Setting </w:t>
      </w:r>
      <w:r w:rsidR="00EF3D97">
        <w:t>t</w:t>
      </w:r>
      <w:r>
        <w:t>he Version Number and Version Name</w:t>
      </w:r>
      <w:bookmarkEnd w:id="8600"/>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8601" w:name="_Toc400726945"/>
      <w:r>
        <w:t>Permissions</w:t>
      </w:r>
      <w:bookmarkEnd w:id="8601"/>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lastRenderedPageBreak/>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8602" w:name="_Toc400726946"/>
      <w:r>
        <w:t>Disable</w:t>
      </w:r>
      <w:r w:rsidR="00CD7F4F">
        <w:t xml:space="preserve"> the Shortcut Launcher</w:t>
      </w:r>
      <w:bookmarkEnd w:id="8602"/>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lastRenderedPageBreak/>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8603" w:name="_Toc400726947"/>
      <w:r>
        <w:t>Launch at device boot</w:t>
      </w:r>
      <w:bookmarkEnd w:id="8603"/>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E6715F" w:rsidRDefault="00E6715F" w:rsidP="00E6715F">
      <w:pPr>
        <w:pStyle w:val="Heading2"/>
      </w:pPr>
      <w:bookmarkStart w:id="8604" w:name="_Toc400726948"/>
      <w:r>
        <w:t>Preferences</w:t>
      </w:r>
      <w:bookmarkEnd w:id="8604"/>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lastRenderedPageBreak/>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lastRenderedPageBreak/>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8605" w:name="_Toc400726949"/>
      <w:r>
        <w:t>Finished</w:t>
      </w:r>
      <w:bookmarkEnd w:id="8605"/>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8606" w:name="_Toc400726950"/>
      <w:r>
        <w:lastRenderedPageBreak/>
        <w:t xml:space="preserve">Appendix E – </w:t>
      </w:r>
      <w:r w:rsidR="003B2F76">
        <w:t>BASIC! Distribution License</w:t>
      </w:r>
      <w:bookmarkEnd w:id="8606"/>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8607" w:name="_Toc400726951"/>
      <w:r>
        <w:rPr>
          <w:rFonts w:eastAsia="Times New Roman"/>
        </w:rPr>
        <w:lastRenderedPageBreak/>
        <w:t>Apache Commons</w:t>
      </w:r>
      <w:bookmarkEnd w:id="8607"/>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28723B">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9AF" w:rsidRDefault="006C69AF" w:rsidP="000A0539">
      <w:pPr>
        <w:spacing w:after="0" w:line="240" w:lineRule="auto"/>
      </w:pPr>
      <w:r>
        <w:separator/>
      </w:r>
    </w:p>
  </w:endnote>
  <w:endnote w:type="continuationSeparator" w:id="0">
    <w:p w:rsidR="006C69AF" w:rsidRDefault="006C69AF"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etter Gothic">
    <w:panose1 w:val="020B0409020202030204"/>
    <w:charset w:val="00"/>
    <w:family w:val="modern"/>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2E59" w:rsidRPr="00D14B43" w:rsidRDefault="005B2E59">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592A71">
      <w:rPr>
        <w:noProof/>
        <w:sz w:val="16"/>
        <w:szCs w:val="16"/>
      </w:rPr>
      <w:t>20</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9AF" w:rsidRDefault="006C69AF" w:rsidP="000A0539">
      <w:pPr>
        <w:spacing w:after="0" w:line="240" w:lineRule="auto"/>
      </w:pPr>
      <w:r>
        <w:separator/>
      </w:r>
    </w:p>
  </w:footnote>
  <w:footnote w:type="continuationSeparator" w:id="0">
    <w:p w:rsidR="006C69AF" w:rsidRDefault="006C69AF"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904DD6"/>
    <w:multiLevelType w:val="hybridMultilevel"/>
    <w:tmpl w:val="7A7C7A88"/>
    <w:lvl w:ilvl="0" w:tplc="E13E866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4">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8B4B3C"/>
    <w:multiLevelType w:val="hybridMultilevel"/>
    <w:tmpl w:val="F4D425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8"/>
  </w:num>
  <w:num w:numId="3">
    <w:abstractNumId w:val="2"/>
  </w:num>
  <w:num w:numId="4">
    <w:abstractNumId w:val="17"/>
  </w:num>
  <w:num w:numId="5">
    <w:abstractNumId w:val="25"/>
  </w:num>
  <w:num w:numId="6">
    <w:abstractNumId w:val="22"/>
  </w:num>
  <w:num w:numId="7">
    <w:abstractNumId w:val="11"/>
  </w:num>
  <w:num w:numId="8">
    <w:abstractNumId w:val="26"/>
  </w:num>
  <w:num w:numId="9">
    <w:abstractNumId w:val="1"/>
  </w:num>
  <w:num w:numId="10">
    <w:abstractNumId w:val="23"/>
  </w:num>
  <w:num w:numId="11">
    <w:abstractNumId w:val="3"/>
  </w:num>
  <w:num w:numId="12">
    <w:abstractNumId w:val="0"/>
  </w:num>
  <w:num w:numId="13">
    <w:abstractNumId w:val="6"/>
  </w:num>
  <w:num w:numId="14">
    <w:abstractNumId w:val="15"/>
  </w:num>
  <w:num w:numId="15">
    <w:abstractNumId w:val="16"/>
  </w:num>
  <w:num w:numId="16">
    <w:abstractNumId w:val="14"/>
  </w:num>
  <w:num w:numId="17">
    <w:abstractNumId w:val="24"/>
  </w:num>
  <w:num w:numId="18">
    <w:abstractNumId w:val="20"/>
  </w:num>
  <w:num w:numId="19">
    <w:abstractNumId w:val="7"/>
  </w:num>
  <w:num w:numId="20">
    <w:abstractNumId w:val="8"/>
  </w:num>
  <w:num w:numId="21">
    <w:abstractNumId w:val="19"/>
  </w:num>
  <w:num w:numId="22">
    <w:abstractNumId w:val="4"/>
  </w:num>
  <w:num w:numId="23">
    <w:abstractNumId w:val="13"/>
  </w:num>
  <w:num w:numId="24">
    <w:abstractNumId w:val="10"/>
  </w:num>
  <w:num w:numId="25">
    <w:abstractNumId w:val="21"/>
  </w:num>
  <w:num w:numId="26">
    <w:abstractNumId w:val="12"/>
  </w:num>
  <w:num w:numId="27">
    <w:abstractNumId w:val="5"/>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martano, Marc (BIC USA)">
    <w15:presenceInfo w15:providerId="AD" w15:userId="S-1-5-21-583907252-115176313-725345543-5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EFF"/>
    <w:rsid w:val="00003437"/>
    <w:rsid w:val="0000392C"/>
    <w:rsid w:val="000039BC"/>
    <w:rsid w:val="00003B09"/>
    <w:rsid w:val="0000636C"/>
    <w:rsid w:val="00006569"/>
    <w:rsid w:val="0000782C"/>
    <w:rsid w:val="00007984"/>
    <w:rsid w:val="00010A3E"/>
    <w:rsid w:val="00010E38"/>
    <w:rsid w:val="00011639"/>
    <w:rsid w:val="00013165"/>
    <w:rsid w:val="0001464B"/>
    <w:rsid w:val="00014843"/>
    <w:rsid w:val="0001590A"/>
    <w:rsid w:val="00016896"/>
    <w:rsid w:val="00017731"/>
    <w:rsid w:val="00017862"/>
    <w:rsid w:val="00017F3C"/>
    <w:rsid w:val="00020A6F"/>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70F3"/>
    <w:rsid w:val="00037A09"/>
    <w:rsid w:val="00040998"/>
    <w:rsid w:val="00041574"/>
    <w:rsid w:val="0004165F"/>
    <w:rsid w:val="000417A3"/>
    <w:rsid w:val="00041888"/>
    <w:rsid w:val="00042F1B"/>
    <w:rsid w:val="00042F29"/>
    <w:rsid w:val="00042FF1"/>
    <w:rsid w:val="00044824"/>
    <w:rsid w:val="00045CE3"/>
    <w:rsid w:val="0004686C"/>
    <w:rsid w:val="00046AB1"/>
    <w:rsid w:val="0005099A"/>
    <w:rsid w:val="00050E75"/>
    <w:rsid w:val="00052E88"/>
    <w:rsid w:val="00054246"/>
    <w:rsid w:val="00055174"/>
    <w:rsid w:val="00055A1F"/>
    <w:rsid w:val="00056418"/>
    <w:rsid w:val="00056996"/>
    <w:rsid w:val="00060496"/>
    <w:rsid w:val="00060733"/>
    <w:rsid w:val="00061E3E"/>
    <w:rsid w:val="000631F6"/>
    <w:rsid w:val="00063781"/>
    <w:rsid w:val="0006445F"/>
    <w:rsid w:val="00064982"/>
    <w:rsid w:val="0006591D"/>
    <w:rsid w:val="000669F8"/>
    <w:rsid w:val="000672EC"/>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DF0"/>
    <w:rsid w:val="000841A9"/>
    <w:rsid w:val="00084947"/>
    <w:rsid w:val="00087038"/>
    <w:rsid w:val="00087425"/>
    <w:rsid w:val="00087B69"/>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6E12"/>
    <w:rsid w:val="000A743C"/>
    <w:rsid w:val="000B1942"/>
    <w:rsid w:val="000B1ADA"/>
    <w:rsid w:val="000B1C5B"/>
    <w:rsid w:val="000B219A"/>
    <w:rsid w:val="000B4495"/>
    <w:rsid w:val="000B5DD2"/>
    <w:rsid w:val="000B6521"/>
    <w:rsid w:val="000B6531"/>
    <w:rsid w:val="000B6F40"/>
    <w:rsid w:val="000B7AE2"/>
    <w:rsid w:val="000B7F2A"/>
    <w:rsid w:val="000C021A"/>
    <w:rsid w:val="000C029E"/>
    <w:rsid w:val="000C0A8B"/>
    <w:rsid w:val="000C1636"/>
    <w:rsid w:val="000C3162"/>
    <w:rsid w:val="000C367E"/>
    <w:rsid w:val="000C424A"/>
    <w:rsid w:val="000C48E3"/>
    <w:rsid w:val="000C4C59"/>
    <w:rsid w:val="000C53F3"/>
    <w:rsid w:val="000C55A4"/>
    <w:rsid w:val="000C6A13"/>
    <w:rsid w:val="000C6FC0"/>
    <w:rsid w:val="000C7BD1"/>
    <w:rsid w:val="000D0D71"/>
    <w:rsid w:val="000D27B4"/>
    <w:rsid w:val="000D4094"/>
    <w:rsid w:val="000D57F3"/>
    <w:rsid w:val="000D5BD6"/>
    <w:rsid w:val="000D697F"/>
    <w:rsid w:val="000E1BC3"/>
    <w:rsid w:val="000E2A8F"/>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8DC"/>
    <w:rsid w:val="0011525C"/>
    <w:rsid w:val="00115372"/>
    <w:rsid w:val="0011754F"/>
    <w:rsid w:val="00117747"/>
    <w:rsid w:val="00120FF8"/>
    <w:rsid w:val="00121950"/>
    <w:rsid w:val="0012217D"/>
    <w:rsid w:val="00122555"/>
    <w:rsid w:val="00122F28"/>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4076"/>
    <w:rsid w:val="00145104"/>
    <w:rsid w:val="0014550A"/>
    <w:rsid w:val="001500C8"/>
    <w:rsid w:val="001505BE"/>
    <w:rsid w:val="00151127"/>
    <w:rsid w:val="001512CC"/>
    <w:rsid w:val="00152B7B"/>
    <w:rsid w:val="00153209"/>
    <w:rsid w:val="00153A52"/>
    <w:rsid w:val="00154AF8"/>
    <w:rsid w:val="00154CAB"/>
    <w:rsid w:val="00155E97"/>
    <w:rsid w:val="00156B67"/>
    <w:rsid w:val="001578AC"/>
    <w:rsid w:val="00160660"/>
    <w:rsid w:val="00160DB5"/>
    <w:rsid w:val="00162599"/>
    <w:rsid w:val="00163607"/>
    <w:rsid w:val="001656B8"/>
    <w:rsid w:val="001657AE"/>
    <w:rsid w:val="0016650A"/>
    <w:rsid w:val="001668E5"/>
    <w:rsid w:val="00166B90"/>
    <w:rsid w:val="00166DEE"/>
    <w:rsid w:val="0016732C"/>
    <w:rsid w:val="00167D81"/>
    <w:rsid w:val="00167FDE"/>
    <w:rsid w:val="00174459"/>
    <w:rsid w:val="00174D3E"/>
    <w:rsid w:val="00175F3D"/>
    <w:rsid w:val="0017688C"/>
    <w:rsid w:val="00176F9A"/>
    <w:rsid w:val="001773F3"/>
    <w:rsid w:val="00180804"/>
    <w:rsid w:val="00182ADD"/>
    <w:rsid w:val="00182D0A"/>
    <w:rsid w:val="00182E34"/>
    <w:rsid w:val="001839EC"/>
    <w:rsid w:val="00184A86"/>
    <w:rsid w:val="00184D19"/>
    <w:rsid w:val="00184DA5"/>
    <w:rsid w:val="0018635D"/>
    <w:rsid w:val="0018644F"/>
    <w:rsid w:val="0018696B"/>
    <w:rsid w:val="00187C33"/>
    <w:rsid w:val="00187DA7"/>
    <w:rsid w:val="0019073E"/>
    <w:rsid w:val="0019086E"/>
    <w:rsid w:val="0019140D"/>
    <w:rsid w:val="0019151A"/>
    <w:rsid w:val="00192A15"/>
    <w:rsid w:val="00192BEB"/>
    <w:rsid w:val="00193842"/>
    <w:rsid w:val="00193D9E"/>
    <w:rsid w:val="00194BF8"/>
    <w:rsid w:val="00196683"/>
    <w:rsid w:val="00196AF1"/>
    <w:rsid w:val="00196DD8"/>
    <w:rsid w:val="001A0796"/>
    <w:rsid w:val="001A3D44"/>
    <w:rsid w:val="001A3F83"/>
    <w:rsid w:val="001A520F"/>
    <w:rsid w:val="001A5A66"/>
    <w:rsid w:val="001A7162"/>
    <w:rsid w:val="001A7444"/>
    <w:rsid w:val="001A7E17"/>
    <w:rsid w:val="001B19AA"/>
    <w:rsid w:val="001B1B38"/>
    <w:rsid w:val="001B1CBE"/>
    <w:rsid w:val="001B2A8C"/>
    <w:rsid w:val="001B2BA9"/>
    <w:rsid w:val="001B3211"/>
    <w:rsid w:val="001B3321"/>
    <w:rsid w:val="001B3A85"/>
    <w:rsid w:val="001B42EC"/>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2B12"/>
    <w:rsid w:val="001D3E5F"/>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7317"/>
    <w:rsid w:val="001E734D"/>
    <w:rsid w:val="001E7DA4"/>
    <w:rsid w:val="001E7F77"/>
    <w:rsid w:val="001F060B"/>
    <w:rsid w:val="001F0D63"/>
    <w:rsid w:val="001F1EBC"/>
    <w:rsid w:val="001F367C"/>
    <w:rsid w:val="001F36BF"/>
    <w:rsid w:val="001F3979"/>
    <w:rsid w:val="001F4026"/>
    <w:rsid w:val="001F51F1"/>
    <w:rsid w:val="001F5237"/>
    <w:rsid w:val="001F59AD"/>
    <w:rsid w:val="001F65EF"/>
    <w:rsid w:val="0020159D"/>
    <w:rsid w:val="002019FC"/>
    <w:rsid w:val="00201E5E"/>
    <w:rsid w:val="0020579D"/>
    <w:rsid w:val="00205BD9"/>
    <w:rsid w:val="002078E2"/>
    <w:rsid w:val="00211229"/>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6A7"/>
    <w:rsid w:val="002418A0"/>
    <w:rsid w:val="002427E2"/>
    <w:rsid w:val="00242CE3"/>
    <w:rsid w:val="002444B5"/>
    <w:rsid w:val="0024663D"/>
    <w:rsid w:val="0024700D"/>
    <w:rsid w:val="00247480"/>
    <w:rsid w:val="00247CD7"/>
    <w:rsid w:val="002504B4"/>
    <w:rsid w:val="00252493"/>
    <w:rsid w:val="002533F6"/>
    <w:rsid w:val="0025344E"/>
    <w:rsid w:val="00253BBC"/>
    <w:rsid w:val="00254109"/>
    <w:rsid w:val="00254A25"/>
    <w:rsid w:val="0025780A"/>
    <w:rsid w:val="0026077D"/>
    <w:rsid w:val="002608A2"/>
    <w:rsid w:val="00260AC2"/>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23B"/>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A7225"/>
    <w:rsid w:val="002B267C"/>
    <w:rsid w:val="002B4842"/>
    <w:rsid w:val="002B560F"/>
    <w:rsid w:val="002B61C4"/>
    <w:rsid w:val="002C0704"/>
    <w:rsid w:val="002C2065"/>
    <w:rsid w:val="002C20C1"/>
    <w:rsid w:val="002C23DC"/>
    <w:rsid w:val="002C2F4B"/>
    <w:rsid w:val="002C2F6D"/>
    <w:rsid w:val="002C2FB8"/>
    <w:rsid w:val="002D0D5E"/>
    <w:rsid w:val="002D13C1"/>
    <w:rsid w:val="002D1505"/>
    <w:rsid w:val="002D1C48"/>
    <w:rsid w:val="002D399E"/>
    <w:rsid w:val="002D4A72"/>
    <w:rsid w:val="002D53A8"/>
    <w:rsid w:val="002D664A"/>
    <w:rsid w:val="002E0AAF"/>
    <w:rsid w:val="002E10EB"/>
    <w:rsid w:val="002E1B0B"/>
    <w:rsid w:val="002E3829"/>
    <w:rsid w:val="002E4DA7"/>
    <w:rsid w:val="002E6013"/>
    <w:rsid w:val="002E7757"/>
    <w:rsid w:val="002E7AFF"/>
    <w:rsid w:val="002F09FA"/>
    <w:rsid w:val="002F23A9"/>
    <w:rsid w:val="002F3423"/>
    <w:rsid w:val="002F63F5"/>
    <w:rsid w:val="00300420"/>
    <w:rsid w:val="00301B2E"/>
    <w:rsid w:val="00303013"/>
    <w:rsid w:val="003039FC"/>
    <w:rsid w:val="00304376"/>
    <w:rsid w:val="003045E0"/>
    <w:rsid w:val="00304A18"/>
    <w:rsid w:val="00304E37"/>
    <w:rsid w:val="00305532"/>
    <w:rsid w:val="0030553D"/>
    <w:rsid w:val="003068B0"/>
    <w:rsid w:val="00307026"/>
    <w:rsid w:val="00310D9A"/>
    <w:rsid w:val="00310E49"/>
    <w:rsid w:val="00310E71"/>
    <w:rsid w:val="003129B0"/>
    <w:rsid w:val="00312D7E"/>
    <w:rsid w:val="00313354"/>
    <w:rsid w:val="00313FAE"/>
    <w:rsid w:val="00314861"/>
    <w:rsid w:val="0031554D"/>
    <w:rsid w:val="003158FC"/>
    <w:rsid w:val="00315AD3"/>
    <w:rsid w:val="00316323"/>
    <w:rsid w:val="00316700"/>
    <w:rsid w:val="003170DA"/>
    <w:rsid w:val="00317ABB"/>
    <w:rsid w:val="00320F4A"/>
    <w:rsid w:val="003219BC"/>
    <w:rsid w:val="0032265A"/>
    <w:rsid w:val="00322C6F"/>
    <w:rsid w:val="00323642"/>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59C3"/>
    <w:rsid w:val="003364E7"/>
    <w:rsid w:val="00336A33"/>
    <w:rsid w:val="00337950"/>
    <w:rsid w:val="00337EB5"/>
    <w:rsid w:val="0034018C"/>
    <w:rsid w:val="003401E0"/>
    <w:rsid w:val="00340EF7"/>
    <w:rsid w:val="00343D5E"/>
    <w:rsid w:val="00344264"/>
    <w:rsid w:val="003445ED"/>
    <w:rsid w:val="0034592D"/>
    <w:rsid w:val="00345956"/>
    <w:rsid w:val="00345C7F"/>
    <w:rsid w:val="00345E49"/>
    <w:rsid w:val="00350CA9"/>
    <w:rsid w:val="00352427"/>
    <w:rsid w:val="00353B2C"/>
    <w:rsid w:val="0035771B"/>
    <w:rsid w:val="00361A24"/>
    <w:rsid w:val="00362F15"/>
    <w:rsid w:val="00363649"/>
    <w:rsid w:val="00364E69"/>
    <w:rsid w:val="00367424"/>
    <w:rsid w:val="00372C9D"/>
    <w:rsid w:val="00372F11"/>
    <w:rsid w:val="00374B67"/>
    <w:rsid w:val="00375401"/>
    <w:rsid w:val="0037623F"/>
    <w:rsid w:val="003777B0"/>
    <w:rsid w:val="00377E3C"/>
    <w:rsid w:val="0038180C"/>
    <w:rsid w:val="003824F5"/>
    <w:rsid w:val="003828A8"/>
    <w:rsid w:val="00383441"/>
    <w:rsid w:val="00383965"/>
    <w:rsid w:val="00383CD2"/>
    <w:rsid w:val="00384743"/>
    <w:rsid w:val="00385DE4"/>
    <w:rsid w:val="00386968"/>
    <w:rsid w:val="0038747C"/>
    <w:rsid w:val="003874BD"/>
    <w:rsid w:val="00387C63"/>
    <w:rsid w:val="00391A64"/>
    <w:rsid w:val="003928AD"/>
    <w:rsid w:val="00393119"/>
    <w:rsid w:val="00394453"/>
    <w:rsid w:val="00394858"/>
    <w:rsid w:val="003949AB"/>
    <w:rsid w:val="0039686D"/>
    <w:rsid w:val="003A0902"/>
    <w:rsid w:val="003A11BB"/>
    <w:rsid w:val="003A372A"/>
    <w:rsid w:val="003A398F"/>
    <w:rsid w:val="003A458F"/>
    <w:rsid w:val="003A4600"/>
    <w:rsid w:val="003A4712"/>
    <w:rsid w:val="003A49EF"/>
    <w:rsid w:val="003A5755"/>
    <w:rsid w:val="003A5F8C"/>
    <w:rsid w:val="003A6090"/>
    <w:rsid w:val="003A709E"/>
    <w:rsid w:val="003A734C"/>
    <w:rsid w:val="003A75E2"/>
    <w:rsid w:val="003A7D1A"/>
    <w:rsid w:val="003B04C2"/>
    <w:rsid w:val="003B169C"/>
    <w:rsid w:val="003B2E6F"/>
    <w:rsid w:val="003B2F76"/>
    <w:rsid w:val="003B3008"/>
    <w:rsid w:val="003B32AD"/>
    <w:rsid w:val="003B3951"/>
    <w:rsid w:val="003B5324"/>
    <w:rsid w:val="003B538A"/>
    <w:rsid w:val="003B7A38"/>
    <w:rsid w:val="003C0301"/>
    <w:rsid w:val="003C1874"/>
    <w:rsid w:val="003C1F00"/>
    <w:rsid w:val="003C1FB8"/>
    <w:rsid w:val="003C6050"/>
    <w:rsid w:val="003C6DB0"/>
    <w:rsid w:val="003C7D79"/>
    <w:rsid w:val="003D23A1"/>
    <w:rsid w:val="003D3066"/>
    <w:rsid w:val="003D3569"/>
    <w:rsid w:val="003D497F"/>
    <w:rsid w:val="003D4A92"/>
    <w:rsid w:val="003D4F8C"/>
    <w:rsid w:val="003D50AF"/>
    <w:rsid w:val="003D50EC"/>
    <w:rsid w:val="003D72CE"/>
    <w:rsid w:val="003D7A1B"/>
    <w:rsid w:val="003E0916"/>
    <w:rsid w:val="003E1415"/>
    <w:rsid w:val="003E2113"/>
    <w:rsid w:val="003E3561"/>
    <w:rsid w:val="003E3DA5"/>
    <w:rsid w:val="003E605E"/>
    <w:rsid w:val="003F09AE"/>
    <w:rsid w:val="003F0EED"/>
    <w:rsid w:val="003F1311"/>
    <w:rsid w:val="003F1F08"/>
    <w:rsid w:val="003F2980"/>
    <w:rsid w:val="003F2D94"/>
    <w:rsid w:val="003F31E1"/>
    <w:rsid w:val="003F5799"/>
    <w:rsid w:val="003F5D44"/>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5F87"/>
    <w:rsid w:val="00426CB2"/>
    <w:rsid w:val="00430D63"/>
    <w:rsid w:val="00431792"/>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453F"/>
    <w:rsid w:val="004455F2"/>
    <w:rsid w:val="0045172F"/>
    <w:rsid w:val="00451B48"/>
    <w:rsid w:val="004521AA"/>
    <w:rsid w:val="004544DB"/>
    <w:rsid w:val="00457C59"/>
    <w:rsid w:val="00462562"/>
    <w:rsid w:val="00462F30"/>
    <w:rsid w:val="0046334F"/>
    <w:rsid w:val="004644A4"/>
    <w:rsid w:val="004654DD"/>
    <w:rsid w:val="00465F02"/>
    <w:rsid w:val="004673EE"/>
    <w:rsid w:val="00467E50"/>
    <w:rsid w:val="00470A5E"/>
    <w:rsid w:val="00471475"/>
    <w:rsid w:val="00471604"/>
    <w:rsid w:val="00472478"/>
    <w:rsid w:val="00473FA4"/>
    <w:rsid w:val="00474491"/>
    <w:rsid w:val="00474F5E"/>
    <w:rsid w:val="00475C02"/>
    <w:rsid w:val="004764A7"/>
    <w:rsid w:val="004776BD"/>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7D3"/>
    <w:rsid w:val="00495BBA"/>
    <w:rsid w:val="00495F1F"/>
    <w:rsid w:val="00497658"/>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62CD"/>
    <w:rsid w:val="004B68E2"/>
    <w:rsid w:val="004B7016"/>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D75EC"/>
    <w:rsid w:val="004E1435"/>
    <w:rsid w:val="004E15B1"/>
    <w:rsid w:val="004E1D15"/>
    <w:rsid w:val="004E2CF5"/>
    <w:rsid w:val="004E6090"/>
    <w:rsid w:val="004E64AD"/>
    <w:rsid w:val="004E705F"/>
    <w:rsid w:val="004F0685"/>
    <w:rsid w:val="004F0E07"/>
    <w:rsid w:val="004F1BD8"/>
    <w:rsid w:val="004F3582"/>
    <w:rsid w:val="004F37C4"/>
    <w:rsid w:val="004F4051"/>
    <w:rsid w:val="004F4E60"/>
    <w:rsid w:val="004F6D61"/>
    <w:rsid w:val="004F72AB"/>
    <w:rsid w:val="004F733A"/>
    <w:rsid w:val="00502D48"/>
    <w:rsid w:val="005102B9"/>
    <w:rsid w:val="005110A0"/>
    <w:rsid w:val="005113B0"/>
    <w:rsid w:val="00511AFF"/>
    <w:rsid w:val="0051285E"/>
    <w:rsid w:val="00512AFA"/>
    <w:rsid w:val="00513840"/>
    <w:rsid w:val="005147AE"/>
    <w:rsid w:val="00514A7D"/>
    <w:rsid w:val="00514CEB"/>
    <w:rsid w:val="00515BE0"/>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13DA"/>
    <w:rsid w:val="0053216F"/>
    <w:rsid w:val="005326D0"/>
    <w:rsid w:val="00534ABE"/>
    <w:rsid w:val="00534CA1"/>
    <w:rsid w:val="00535125"/>
    <w:rsid w:val="00535476"/>
    <w:rsid w:val="005373A6"/>
    <w:rsid w:val="005376CD"/>
    <w:rsid w:val="005376F8"/>
    <w:rsid w:val="0054060E"/>
    <w:rsid w:val="00540A73"/>
    <w:rsid w:val="00540E0A"/>
    <w:rsid w:val="00541ED6"/>
    <w:rsid w:val="005420DA"/>
    <w:rsid w:val="00543061"/>
    <w:rsid w:val="00543CB2"/>
    <w:rsid w:val="0054401D"/>
    <w:rsid w:val="0054489F"/>
    <w:rsid w:val="00545323"/>
    <w:rsid w:val="00545F43"/>
    <w:rsid w:val="00546410"/>
    <w:rsid w:val="0054670D"/>
    <w:rsid w:val="00551ACC"/>
    <w:rsid w:val="00551C65"/>
    <w:rsid w:val="00552349"/>
    <w:rsid w:val="00554794"/>
    <w:rsid w:val="00554C84"/>
    <w:rsid w:val="00554E83"/>
    <w:rsid w:val="005557BB"/>
    <w:rsid w:val="00557A53"/>
    <w:rsid w:val="00560A05"/>
    <w:rsid w:val="00562314"/>
    <w:rsid w:val="00563D38"/>
    <w:rsid w:val="00564C5B"/>
    <w:rsid w:val="005656C1"/>
    <w:rsid w:val="00565DD3"/>
    <w:rsid w:val="00565F62"/>
    <w:rsid w:val="005705AD"/>
    <w:rsid w:val="00572DB7"/>
    <w:rsid w:val="005735D2"/>
    <w:rsid w:val="005739A2"/>
    <w:rsid w:val="005757F3"/>
    <w:rsid w:val="0058084A"/>
    <w:rsid w:val="00580C51"/>
    <w:rsid w:val="00581E88"/>
    <w:rsid w:val="0058205D"/>
    <w:rsid w:val="00582728"/>
    <w:rsid w:val="00583B62"/>
    <w:rsid w:val="005857C7"/>
    <w:rsid w:val="0058619E"/>
    <w:rsid w:val="00586607"/>
    <w:rsid w:val="005866FB"/>
    <w:rsid w:val="005869ED"/>
    <w:rsid w:val="00587132"/>
    <w:rsid w:val="005902CE"/>
    <w:rsid w:val="0059129B"/>
    <w:rsid w:val="0059135D"/>
    <w:rsid w:val="00592018"/>
    <w:rsid w:val="00592A71"/>
    <w:rsid w:val="00592CD8"/>
    <w:rsid w:val="00593A5D"/>
    <w:rsid w:val="0059526D"/>
    <w:rsid w:val="00596D62"/>
    <w:rsid w:val="005970BB"/>
    <w:rsid w:val="005A1E89"/>
    <w:rsid w:val="005A349C"/>
    <w:rsid w:val="005A5756"/>
    <w:rsid w:val="005A62BE"/>
    <w:rsid w:val="005A67BD"/>
    <w:rsid w:val="005A6DD7"/>
    <w:rsid w:val="005A7D8C"/>
    <w:rsid w:val="005B05E7"/>
    <w:rsid w:val="005B0AD6"/>
    <w:rsid w:val="005B1502"/>
    <w:rsid w:val="005B1807"/>
    <w:rsid w:val="005B2415"/>
    <w:rsid w:val="005B2E59"/>
    <w:rsid w:val="005B35C6"/>
    <w:rsid w:val="005B3879"/>
    <w:rsid w:val="005B476C"/>
    <w:rsid w:val="005B4C2C"/>
    <w:rsid w:val="005C1E53"/>
    <w:rsid w:val="005C2450"/>
    <w:rsid w:val="005C5D73"/>
    <w:rsid w:val="005C6615"/>
    <w:rsid w:val="005C7965"/>
    <w:rsid w:val="005D0247"/>
    <w:rsid w:val="005D0400"/>
    <w:rsid w:val="005D2191"/>
    <w:rsid w:val="005D2460"/>
    <w:rsid w:val="005D3CFF"/>
    <w:rsid w:val="005D4A6D"/>
    <w:rsid w:val="005D4E16"/>
    <w:rsid w:val="005D50E4"/>
    <w:rsid w:val="005D5CE9"/>
    <w:rsid w:val="005D6243"/>
    <w:rsid w:val="005D645B"/>
    <w:rsid w:val="005E27ED"/>
    <w:rsid w:val="005E290C"/>
    <w:rsid w:val="005E3099"/>
    <w:rsid w:val="005E30CF"/>
    <w:rsid w:val="005E44EA"/>
    <w:rsid w:val="005E5E50"/>
    <w:rsid w:val="005E6325"/>
    <w:rsid w:val="005E6CBA"/>
    <w:rsid w:val="005F02D1"/>
    <w:rsid w:val="005F0ACB"/>
    <w:rsid w:val="005F0C14"/>
    <w:rsid w:val="005F1356"/>
    <w:rsid w:val="005F1E43"/>
    <w:rsid w:val="005F25C5"/>
    <w:rsid w:val="005F2846"/>
    <w:rsid w:val="005F42A8"/>
    <w:rsid w:val="005F4916"/>
    <w:rsid w:val="005F59F6"/>
    <w:rsid w:val="005F6213"/>
    <w:rsid w:val="005F642A"/>
    <w:rsid w:val="005F7072"/>
    <w:rsid w:val="00600B90"/>
    <w:rsid w:val="00600C80"/>
    <w:rsid w:val="006019DD"/>
    <w:rsid w:val="00602EDE"/>
    <w:rsid w:val="00603393"/>
    <w:rsid w:val="00604FBA"/>
    <w:rsid w:val="00605650"/>
    <w:rsid w:val="006059E4"/>
    <w:rsid w:val="00606152"/>
    <w:rsid w:val="0060647C"/>
    <w:rsid w:val="00607E56"/>
    <w:rsid w:val="006112ED"/>
    <w:rsid w:val="00611329"/>
    <w:rsid w:val="006125CA"/>
    <w:rsid w:val="00613176"/>
    <w:rsid w:val="00613B38"/>
    <w:rsid w:val="00615228"/>
    <w:rsid w:val="00615599"/>
    <w:rsid w:val="00615BC9"/>
    <w:rsid w:val="00616C41"/>
    <w:rsid w:val="00617069"/>
    <w:rsid w:val="00617077"/>
    <w:rsid w:val="0062030B"/>
    <w:rsid w:val="006208DB"/>
    <w:rsid w:val="00620A76"/>
    <w:rsid w:val="00621494"/>
    <w:rsid w:val="0062151B"/>
    <w:rsid w:val="006217C1"/>
    <w:rsid w:val="00622721"/>
    <w:rsid w:val="00622933"/>
    <w:rsid w:val="00622D55"/>
    <w:rsid w:val="00625E46"/>
    <w:rsid w:val="00626A98"/>
    <w:rsid w:val="00626ADF"/>
    <w:rsid w:val="00626B56"/>
    <w:rsid w:val="00626E89"/>
    <w:rsid w:val="00630D3C"/>
    <w:rsid w:val="00630E6F"/>
    <w:rsid w:val="00630F77"/>
    <w:rsid w:val="00632194"/>
    <w:rsid w:val="00633A72"/>
    <w:rsid w:val="00634438"/>
    <w:rsid w:val="00634DDF"/>
    <w:rsid w:val="00635507"/>
    <w:rsid w:val="00636A49"/>
    <w:rsid w:val="00636BB9"/>
    <w:rsid w:val="00636F65"/>
    <w:rsid w:val="00637BB7"/>
    <w:rsid w:val="006409A3"/>
    <w:rsid w:val="0064101C"/>
    <w:rsid w:val="006416FB"/>
    <w:rsid w:val="00641F8E"/>
    <w:rsid w:val="0064415E"/>
    <w:rsid w:val="00645A3A"/>
    <w:rsid w:val="00645E12"/>
    <w:rsid w:val="00646A5F"/>
    <w:rsid w:val="00653909"/>
    <w:rsid w:val="00656BF7"/>
    <w:rsid w:val="00657C51"/>
    <w:rsid w:val="006622D5"/>
    <w:rsid w:val="00662FB4"/>
    <w:rsid w:val="006630C6"/>
    <w:rsid w:val="00664160"/>
    <w:rsid w:val="00665646"/>
    <w:rsid w:val="00665E54"/>
    <w:rsid w:val="006679B1"/>
    <w:rsid w:val="00670A6F"/>
    <w:rsid w:val="00670B1F"/>
    <w:rsid w:val="006719A2"/>
    <w:rsid w:val="00671B31"/>
    <w:rsid w:val="0067252E"/>
    <w:rsid w:val="00672E59"/>
    <w:rsid w:val="006746E9"/>
    <w:rsid w:val="00674A65"/>
    <w:rsid w:val="00675BC6"/>
    <w:rsid w:val="006768ED"/>
    <w:rsid w:val="0068082F"/>
    <w:rsid w:val="00681F3F"/>
    <w:rsid w:val="00682711"/>
    <w:rsid w:val="0068299B"/>
    <w:rsid w:val="00682E19"/>
    <w:rsid w:val="00684A31"/>
    <w:rsid w:val="00684C04"/>
    <w:rsid w:val="006873CE"/>
    <w:rsid w:val="00692E70"/>
    <w:rsid w:val="00693609"/>
    <w:rsid w:val="00693DDE"/>
    <w:rsid w:val="006949E9"/>
    <w:rsid w:val="006970A5"/>
    <w:rsid w:val="006977E6"/>
    <w:rsid w:val="006A36D4"/>
    <w:rsid w:val="006A59CE"/>
    <w:rsid w:val="006A6394"/>
    <w:rsid w:val="006A646F"/>
    <w:rsid w:val="006A7398"/>
    <w:rsid w:val="006B0595"/>
    <w:rsid w:val="006B145D"/>
    <w:rsid w:val="006B371C"/>
    <w:rsid w:val="006B5451"/>
    <w:rsid w:val="006B63C3"/>
    <w:rsid w:val="006B69F2"/>
    <w:rsid w:val="006B78A0"/>
    <w:rsid w:val="006B7DC7"/>
    <w:rsid w:val="006C13D6"/>
    <w:rsid w:val="006C195E"/>
    <w:rsid w:val="006C1FD9"/>
    <w:rsid w:val="006C339A"/>
    <w:rsid w:val="006C3E9E"/>
    <w:rsid w:val="006C4174"/>
    <w:rsid w:val="006C41B2"/>
    <w:rsid w:val="006C53E4"/>
    <w:rsid w:val="006C56BC"/>
    <w:rsid w:val="006C5B85"/>
    <w:rsid w:val="006C69AF"/>
    <w:rsid w:val="006C6C99"/>
    <w:rsid w:val="006C745C"/>
    <w:rsid w:val="006D0694"/>
    <w:rsid w:val="006D1B99"/>
    <w:rsid w:val="006D1DC1"/>
    <w:rsid w:val="006D2052"/>
    <w:rsid w:val="006D27CC"/>
    <w:rsid w:val="006D2F28"/>
    <w:rsid w:val="006D5A04"/>
    <w:rsid w:val="006D5A5D"/>
    <w:rsid w:val="006D5FF3"/>
    <w:rsid w:val="006D6164"/>
    <w:rsid w:val="006D722E"/>
    <w:rsid w:val="006E03F0"/>
    <w:rsid w:val="006E0666"/>
    <w:rsid w:val="006E12C4"/>
    <w:rsid w:val="006E2392"/>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26D"/>
    <w:rsid w:val="0070786A"/>
    <w:rsid w:val="00707F46"/>
    <w:rsid w:val="00713887"/>
    <w:rsid w:val="00713CE6"/>
    <w:rsid w:val="00713DF7"/>
    <w:rsid w:val="007145BC"/>
    <w:rsid w:val="00714C04"/>
    <w:rsid w:val="00714DB8"/>
    <w:rsid w:val="007158B3"/>
    <w:rsid w:val="00715E24"/>
    <w:rsid w:val="00715E35"/>
    <w:rsid w:val="007168AF"/>
    <w:rsid w:val="00716A29"/>
    <w:rsid w:val="00716E6B"/>
    <w:rsid w:val="00717C32"/>
    <w:rsid w:val="007202D6"/>
    <w:rsid w:val="00720670"/>
    <w:rsid w:val="00721C1D"/>
    <w:rsid w:val="00721F90"/>
    <w:rsid w:val="007221F0"/>
    <w:rsid w:val="00722644"/>
    <w:rsid w:val="00722D86"/>
    <w:rsid w:val="00723626"/>
    <w:rsid w:val="0072425E"/>
    <w:rsid w:val="0072429C"/>
    <w:rsid w:val="00724E68"/>
    <w:rsid w:val="00725463"/>
    <w:rsid w:val="0072559B"/>
    <w:rsid w:val="00725691"/>
    <w:rsid w:val="007277D3"/>
    <w:rsid w:val="00727BB2"/>
    <w:rsid w:val="0073212D"/>
    <w:rsid w:val="007335C9"/>
    <w:rsid w:val="00734013"/>
    <w:rsid w:val="0073447D"/>
    <w:rsid w:val="00734745"/>
    <w:rsid w:val="00734963"/>
    <w:rsid w:val="00734B95"/>
    <w:rsid w:val="00736FB7"/>
    <w:rsid w:val="0073725A"/>
    <w:rsid w:val="00737C32"/>
    <w:rsid w:val="00737EB3"/>
    <w:rsid w:val="00740160"/>
    <w:rsid w:val="00740701"/>
    <w:rsid w:val="00740FA6"/>
    <w:rsid w:val="00741611"/>
    <w:rsid w:val="007417B9"/>
    <w:rsid w:val="00742714"/>
    <w:rsid w:val="00743FE0"/>
    <w:rsid w:val="0074412E"/>
    <w:rsid w:val="00745042"/>
    <w:rsid w:val="00746D12"/>
    <w:rsid w:val="0074705C"/>
    <w:rsid w:val="007508DC"/>
    <w:rsid w:val="00753F23"/>
    <w:rsid w:val="00755C2D"/>
    <w:rsid w:val="00755F8C"/>
    <w:rsid w:val="00756431"/>
    <w:rsid w:val="00756452"/>
    <w:rsid w:val="007565D4"/>
    <w:rsid w:val="00756F93"/>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9D1"/>
    <w:rsid w:val="00774F0E"/>
    <w:rsid w:val="007754F4"/>
    <w:rsid w:val="0077554E"/>
    <w:rsid w:val="00777172"/>
    <w:rsid w:val="00777B9E"/>
    <w:rsid w:val="0078043A"/>
    <w:rsid w:val="0078122F"/>
    <w:rsid w:val="00782D28"/>
    <w:rsid w:val="00783C27"/>
    <w:rsid w:val="007850E9"/>
    <w:rsid w:val="0078615E"/>
    <w:rsid w:val="007863E0"/>
    <w:rsid w:val="0078797C"/>
    <w:rsid w:val="007908A5"/>
    <w:rsid w:val="007909BF"/>
    <w:rsid w:val="0079151D"/>
    <w:rsid w:val="00791AD7"/>
    <w:rsid w:val="00792AD4"/>
    <w:rsid w:val="00792F8C"/>
    <w:rsid w:val="00793E53"/>
    <w:rsid w:val="00794F1D"/>
    <w:rsid w:val="00795B6C"/>
    <w:rsid w:val="00795D51"/>
    <w:rsid w:val="00796245"/>
    <w:rsid w:val="00796737"/>
    <w:rsid w:val="0079726E"/>
    <w:rsid w:val="00797AFC"/>
    <w:rsid w:val="007A0E32"/>
    <w:rsid w:val="007A1FF1"/>
    <w:rsid w:val="007A3059"/>
    <w:rsid w:val="007A43CB"/>
    <w:rsid w:val="007A6889"/>
    <w:rsid w:val="007A6E09"/>
    <w:rsid w:val="007A7A93"/>
    <w:rsid w:val="007B0C51"/>
    <w:rsid w:val="007B152B"/>
    <w:rsid w:val="007B2223"/>
    <w:rsid w:val="007B3937"/>
    <w:rsid w:val="007B41AD"/>
    <w:rsid w:val="007B4804"/>
    <w:rsid w:val="007B5830"/>
    <w:rsid w:val="007B591C"/>
    <w:rsid w:val="007B5B5A"/>
    <w:rsid w:val="007B5DAD"/>
    <w:rsid w:val="007B6272"/>
    <w:rsid w:val="007B6E79"/>
    <w:rsid w:val="007B736D"/>
    <w:rsid w:val="007B78EF"/>
    <w:rsid w:val="007C0B75"/>
    <w:rsid w:val="007C10FA"/>
    <w:rsid w:val="007C18B5"/>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0DC"/>
    <w:rsid w:val="007E5991"/>
    <w:rsid w:val="007E5C08"/>
    <w:rsid w:val="007E5C97"/>
    <w:rsid w:val="007E5CF6"/>
    <w:rsid w:val="007E6C1B"/>
    <w:rsid w:val="007F0903"/>
    <w:rsid w:val="007F0DB6"/>
    <w:rsid w:val="007F4711"/>
    <w:rsid w:val="007F4DB0"/>
    <w:rsid w:val="007F5CAF"/>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488"/>
    <w:rsid w:val="00817BDB"/>
    <w:rsid w:val="008209F2"/>
    <w:rsid w:val="00821F8C"/>
    <w:rsid w:val="0082291F"/>
    <w:rsid w:val="00823ED4"/>
    <w:rsid w:val="00823FF5"/>
    <w:rsid w:val="008248EE"/>
    <w:rsid w:val="008259D5"/>
    <w:rsid w:val="00826573"/>
    <w:rsid w:val="00827C50"/>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48F"/>
    <w:rsid w:val="00843FAA"/>
    <w:rsid w:val="00844811"/>
    <w:rsid w:val="00844D75"/>
    <w:rsid w:val="008451C1"/>
    <w:rsid w:val="00850B97"/>
    <w:rsid w:val="00851070"/>
    <w:rsid w:val="00851905"/>
    <w:rsid w:val="008519C6"/>
    <w:rsid w:val="00851F06"/>
    <w:rsid w:val="008523C9"/>
    <w:rsid w:val="0085283C"/>
    <w:rsid w:val="00853D5E"/>
    <w:rsid w:val="00854349"/>
    <w:rsid w:val="00854397"/>
    <w:rsid w:val="008545F3"/>
    <w:rsid w:val="0085595E"/>
    <w:rsid w:val="008571B1"/>
    <w:rsid w:val="00863164"/>
    <w:rsid w:val="00864788"/>
    <w:rsid w:val="00864A03"/>
    <w:rsid w:val="00864F38"/>
    <w:rsid w:val="008651CB"/>
    <w:rsid w:val="008669AA"/>
    <w:rsid w:val="008670CB"/>
    <w:rsid w:val="008673E0"/>
    <w:rsid w:val="008705F6"/>
    <w:rsid w:val="00872619"/>
    <w:rsid w:val="008731B4"/>
    <w:rsid w:val="00874F49"/>
    <w:rsid w:val="0087549C"/>
    <w:rsid w:val="0087624E"/>
    <w:rsid w:val="00877B00"/>
    <w:rsid w:val="00880906"/>
    <w:rsid w:val="00882237"/>
    <w:rsid w:val="008822FF"/>
    <w:rsid w:val="00882B4C"/>
    <w:rsid w:val="00883645"/>
    <w:rsid w:val="008837AF"/>
    <w:rsid w:val="00885102"/>
    <w:rsid w:val="008852A1"/>
    <w:rsid w:val="0088530E"/>
    <w:rsid w:val="0088609F"/>
    <w:rsid w:val="0088669E"/>
    <w:rsid w:val="00886784"/>
    <w:rsid w:val="00887322"/>
    <w:rsid w:val="0088773C"/>
    <w:rsid w:val="00887CC2"/>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0D8A"/>
    <w:rsid w:val="008C1657"/>
    <w:rsid w:val="008C2622"/>
    <w:rsid w:val="008C376A"/>
    <w:rsid w:val="008C4DBB"/>
    <w:rsid w:val="008C634D"/>
    <w:rsid w:val="008C6887"/>
    <w:rsid w:val="008C68E7"/>
    <w:rsid w:val="008C6CA5"/>
    <w:rsid w:val="008C6E0B"/>
    <w:rsid w:val="008C6F8F"/>
    <w:rsid w:val="008D328D"/>
    <w:rsid w:val="008D34BA"/>
    <w:rsid w:val="008D532B"/>
    <w:rsid w:val="008D568E"/>
    <w:rsid w:val="008D5718"/>
    <w:rsid w:val="008D59B9"/>
    <w:rsid w:val="008D645D"/>
    <w:rsid w:val="008D6F5E"/>
    <w:rsid w:val="008E00AF"/>
    <w:rsid w:val="008E01D4"/>
    <w:rsid w:val="008E1EC5"/>
    <w:rsid w:val="008E2479"/>
    <w:rsid w:val="008E348B"/>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10535"/>
    <w:rsid w:val="009107FC"/>
    <w:rsid w:val="00912161"/>
    <w:rsid w:val="0091283F"/>
    <w:rsid w:val="00912D50"/>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0520"/>
    <w:rsid w:val="00930BC7"/>
    <w:rsid w:val="00931A6D"/>
    <w:rsid w:val="00932369"/>
    <w:rsid w:val="00932469"/>
    <w:rsid w:val="0093341B"/>
    <w:rsid w:val="00934C10"/>
    <w:rsid w:val="00935006"/>
    <w:rsid w:val="009368A8"/>
    <w:rsid w:val="009375E9"/>
    <w:rsid w:val="0093766E"/>
    <w:rsid w:val="00940A92"/>
    <w:rsid w:val="00943C29"/>
    <w:rsid w:val="00945569"/>
    <w:rsid w:val="0094730D"/>
    <w:rsid w:val="00947670"/>
    <w:rsid w:val="00947918"/>
    <w:rsid w:val="00947C2D"/>
    <w:rsid w:val="009503FB"/>
    <w:rsid w:val="009513BE"/>
    <w:rsid w:val="00951627"/>
    <w:rsid w:val="00951CEA"/>
    <w:rsid w:val="0095228F"/>
    <w:rsid w:val="00952C53"/>
    <w:rsid w:val="00953BB6"/>
    <w:rsid w:val="00953C37"/>
    <w:rsid w:val="00955453"/>
    <w:rsid w:val="009558AD"/>
    <w:rsid w:val="00955B63"/>
    <w:rsid w:val="00955E8B"/>
    <w:rsid w:val="00960A1D"/>
    <w:rsid w:val="00960E67"/>
    <w:rsid w:val="009611B1"/>
    <w:rsid w:val="00961D93"/>
    <w:rsid w:val="00963048"/>
    <w:rsid w:val="00965677"/>
    <w:rsid w:val="00965800"/>
    <w:rsid w:val="00966102"/>
    <w:rsid w:val="00967730"/>
    <w:rsid w:val="0097081B"/>
    <w:rsid w:val="00970C8A"/>
    <w:rsid w:val="009725B4"/>
    <w:rsid w:val="00972D1A"/>
    <w:rsid w:val="009732B3"/>
    <w:rsid w:val="00974A39"/>
    <w:rsid w:val="00976B2F"/>
    <w:rsid w:val="009773ED"/>
    <w:rsid w:val="00977D9A"/>
    <w:rsid w:val="00980870"/>
    <w:rsid w:val="0098259F"/>
    <w:rsid w:val="009829B5"/>
    <w:rsid w:val="0098334A"/>
    <w:rsid w:val="00983426"/>
    <w:rsid w:val="009843B2"/>
    <w:rsid w:val="00984779"/>
    <w:rsid w:val="00984EBB"/>
    <w:rsid w:val="00985B40"/>
    <w:rsid w:val="00987773"/>
    <w:rsid w:val="00987DFF"/>
    <w:rsid w:val="00987E29"/>
    <w:rsid w:val="00990DBE"/>
    <w:rsid w:val="00993343"/>
    <w:rsid w:val="009938A5"/>
    <w:rsid w:val="00994A9D"/>
    <w:rsid w:val="00994B07"/>
    <w:rsid w:val="009959F5"/>
    <w:rsid w:val="009A086F"/>
    <w:rsid w:val="009A087C"/>
    <w:rsid w:val="009A1037"/>
    <w:rsid w:val="009A10E6"/>
    <w:rsid w:val="009A1252"/>
    <w:rsid w:val="009A20FD"/>
    <w:rsid w:val="009A331F"/>
    <w:rsid w:val="009A441D"/>
    <w:rsid w:val="009A4736"/>
    <w:rsid w:val="009A5949"/>
    <w:rsid w:val="009A5DD9"/>
    <w:rsid w:val="009A6267"/>
    <w:rsid w:val="009A6798"/>
    <w:rsid w:val="009A783B"/>
    <w:rsid w:val="009A792E"/>
    <w:rsid w:val="009B0614"/>
    <w:rsid w:val="009B2826"/>
    <w:rsid w:val="009B3E32"/>
    <w:rsid w:val="009B4675"/>
    <w:rsid w:val="009B47A8"/>
    <w:rsid w:val="009B541F"/>
    <w:rsid w:val="009B6ACD"/>
    <w:rsid w:val="009B6F2E"/>
    <w:rsid w:val="009C069D"/>
    <w:rsid w:val="009C1F27"/>
    <w:rsid w:val="009C2277"/>
    <w:rsid w:val="009C356D"/>
    <w:rsid w:val="009C3D76"/>
    <w:rsid w:val="009C4100"/>
    <w:rsid w:val="009C66FC"/>
    <w:rsid w:val="009C6A43"/>
    <w:rsid w:val="009D000D"/>
    <w:rsid w:val="009D0A38"/>
    <w:rsid w:val="009D0AB2"/>
    <w:rsid w:val="009D0F79"/>
    <w:rsid w:val="009D2A19"/>
    <w:rsid w:val="009D5C0C"/>
    <w:rsid w:val="009D6C4F"/>
    <w:rsid w:val="009D713D"/>
    <w:rsid w:val="009D74D2"/>
    <w:rsid w:val="009E0C24"/>
    <w:rsid w:val="009E12C2"/>
    <w:rsid w:val="009E3AED"/>
    <w:rsid w:val="009E51FC"/>
    <w:rsid w:val="009E5397"/>
    <w:rsid w:val="009E6E85"/>
    <w:rsid w:val="009F216C"/>
    <w:rsid w:val="009F2833"/>
    <w:rsid w:val="009F4516"/>
    <w:rsid w:val="009F4DB6"/>
    <w:rsid w:val="009F502C"/>
    <w:rsid w:val="009F52BA"/>
    <w:rsid w:val="009F592B"/>
    <w:rsid w:val="009F63B6"/>
    <w:rsid w:val="009F6789"/>
    <w:rsid w:val="009F67DA"/>
    <w:rsid w:val="009F6EC7"/>
    <w:rsid w:val="009F7856"/>
    <w:rsid w:val="00A00D1B"/>
    <w:rsid w:val="00A02B75"/>
    <w:rsid w:val="00A02EF2"/>
    <w:rsid w:val="00A0337C"/>
    <w:rsid w:val="00A0434D"/>
    <w:rsid w:val="00A049E1"/>
    <w:rsid w:val="00A052E9"/>
    <w:rsid w:val="00A05E01"/>
    <w:rsid w:val="00A06668"/>
    <w:rsid w:val="00A079D6"/>
    <w:rsid w:val="00A10646"/>
    <w:rsid w:val="00A10C51"/>
    <w:rsid w:val="00A1178A"/>
    <w:rsid w:val="00A11E66"/>
    <w:rsid w:val="00A1543D"/>
    <w:rsid w:val="00A164CE"/>
    <w:rsid w:val="00A17391"/>
    <w:rsid w:val="00A17437"/>
    <w:rsid w:val="00A2081E"/>
    <w:rsid w:val="00A220DD"/>
    <w:rsid w:val="00A227E1"/>
    <w:rsid w:val="00A247F1"/>
    <w:rsid w:val="00A27CAD"/>
    <w:rsid w:val="00A300EC"/>
    <w:rsid w:val="00A31371"/>
    <w:rsid w:val="00A32397"/>
    <w:rsid w:val="00A33ED2"/>
    <w:rsid w:val="00A34D63"/>
    <w:rsid w:val="00A36839"/>
    <w:rsid w:val="00A37013"/>
    <w:rsid w:val="00A3759F"/>
    <w:rsid w:val="00A3777D"/>
    <w:rsid w:val="00A3789A"/>
    <w:rsid w:val="00A379E3"/>
    <w:rsid w:val="00A37BE6"/>
    <w:rsid w:val="00A403A2"/>
    <w:rsid w:val="00A40F53"/>
    <w:rsid w:val="00A41267"/>
    <w:rsid w:val="00A41334"/>
    <w:rsid w:val="00A416A5"/>
    <w:rsid w:val="00A416A8"/>
    <w:rsid w:val="00A41A8C"/>
    <w:rsid w:val="00A4252B"/>
    <w:rsid w:val="00A42D88"/>
    <w:rsid w:val="00A4418F"/>
    <w:rsid w:val="00A44659"/>
    <w:rsid w:val="00A44728"/>
    <w:rsid w:val="00A4493A"/>
    <w:rsid w:val="00A458DC"/>
    <w:rsid w:val="00A45912"/>
    <w:rsid w:val="00A46A1D"/>
    <w:rsid w:val="00A46A88"/>
    <w:rsid w:val="00A46E57"/>
    <w:rsid w:val="00A4702C"/>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1BF3"/>
    <w:rsid w:val="00A72D98"/>
    <w:rsid w:val="00A73C5C"/>
    <w:rsid w:val="00A77216"/>
    <w:rsid w:val="00A77D41"/>
    <w:rsid w:val="00A8039E"/>
    <w:rsid w:val="00A811EB"/>
    <w:rsid w:val="00A8233B"/>
    <w:rsid w:val="00A85C77"/>
    <w:rsid w:val="00A87E4D"/>
    <w:rsid w:val="00A90E2A"/>
    <w:rsid w:val="00A93210"/>
    <w:rsid w:val="00A93A92"/>
    <w:rsid w:val="00A93D94"/>
    <w:rsid w:val="00A949F6"/>
    <w:rsid w:val="00A95D01"/>
    <w:rsid w:val="00A97E8E"/>
    <w:rsid w:val="00AA02A7"/>
    <w:rsid w:val="00AA0684"/>
    <w:rsid w:val="00AA340D"/>
    <w:rsid w:val="00AA48C9"/>
    <w:rsid w:val="00AA4C05"/>
    <w:rsid w:val="00AA613B"/>
    <w:rsid w:val="00AA6933"/>
    <w:rsid w:val="00AA7E21"/>
    <w:rsid w:val="00AB02C0"/>
    <w:rsid w:val="00AB2AE7"/>
    <w:rsid w:val="00AB2F8A"/>
    <w:rsid w:val="00AB342F"/>
    <w:rsid w:val="00AB3E12"/>
    <w:rsid w:val="00AB45B0"/>
    <w:rsid w:val="00AB4D97"/>
    <w:rsid w:val="00AB5A1E"/>
    <w:rsid w:val="00AB6136"/>
    <w:rsid w:val="00AB64CC"/>
    <w:rsid w:val="00AB6BA6"/>
    <w:rsid w:val="00AC0CD1"/>
    <w:rsid w:val="00AC3395"/>
    <w:rsid w:val="00AC4943"/>
    <w:rsid w:val="00AC4E4B"/>
    <w:rsid w:val="00AC545C"/>
    <w:rsid w:val="00AC5659"/>
    <w:rsid w:val="00AC56F2"/>
    <w:rsid w:val="00AC643D"/>
    <w:rsid w:val="00AC64BE"/>
    <w:rsid w:val="00AD011C"/>
    <w:rsid w:val="00AD03AA"/>
    <w:rsid w:val="00AD0580"/>
    <w:rsid w:val="00AD13B3"/>
    <w:rsid w:val="00AD1652"/>
    <w:rsid w:val="00AD2B7B"/>
    <w:rsid w:val="00AD2D2D"/>
    <w:rsid w:val="00AD46A1"/>
    <w:rsid w:val="00AD4884"/>
    <w:rsid w:val="00AD4C0E"/>
    <w:rsid w:val="00AD6270"/>
    <w:rsid w:val="00AD7A8B"/>
    <w:rsid w:val="00AE0120"/>
    <w:rsid w:val="00AE1A19"/>
    <w:rsid w:val="00AE277D"/>
    <w:rsid w:val="00AE299A"/>
    <w:rsid w:val="00AE3BB6"/>
    <w:rsid w:val="00AE44F3"/>
    <w:rsid w:val="00AE483F"/>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E13"/>
    <w:rsid w:val="00B11692"/>
    <w:rsid w:val="00B11CF4"/>
    <w:rsid w:val="00B1329E"/>
    <w:rsid w:val="00B13E03"/>
    <w:rsid w:val="00B1453F"/>
    <w:rsid w:val="00B15941"/>
    <w:rsid w:val="00B15EF3"/>
    <w:rsid w:val="00B16337"/>
    <w:rsid w:val="00B166AB"/>
    <w:rsid w:val="00B168FE"/>
    <w:rsid w:val="00B2283F"/>
    <w:rsid w:val="00B23400"/>
    <w:rsid w:val="00B23E47"/>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2204"/>
    <w:rsid w:val="00B43991"/>
    <w:rsid w:val="00B4434A"/>
    <w:rsid w:val="00B45092"/>
    <w:rsid w:val="00B45901"/>
    <w:rsid w:val="00B45975"/>
    <w:rsid w:val="00B45C5F"/>
    <w:rsid w:val="00B50555"/>
    <w:rsid w:val="00B51014"/>
    <w:rsid w:val="00B51D51"/>
    <w:rsid w:val="00B52A44"/>
    <w:rsid w:val="00B52FB4"/>
    <w:rsid w:val="00B5336A"/>
    <w:rsid w:val="00B53ACE"/>
    <w:rsid w:val="00B54F18"/>
    <w:rsid w:val="00B55199"/>
    <w:rsid w:val="00B562D5"/>
    <w:rsid w:val="00B56620"/>
    <w:rsid w:val="00B624ED"/>
    <w:rsid w:val="00B644BA"/>
    <w:rsid w:val="00B67011"/>
    <w:rsid w:val="00B67D77"/>
    <w:rsid w:val="00B714CE"/>
    <w:rsid w:val="00B72C96"/>
    <w:rsid w:val="00B7498E"/>
    <w:rsid w:val="00B74A5D"/>
    <w:rsid w:val="00B74D81"/>
    <w:rsid w:val="00B75306"/>
    <w:rsid w:val="00B76D14"/>
    <w:rsid w:val="00B77A1C"/>
    <w:rsid w:val="00B80C92"/>
    <w:rsid w:val="00B8105E"/>
    <w:rsid w:val="00B81B2B"/>
    <w:rsid w:val="00B81C9C"/>
    <w:rsid w:val="00B81CDA"/>
    <w:rsid w:val="00B81F40"/>
    <w:rsid w:val="00B825DB"/>
    <w:rsid w:val="00B82BE2"/>
    <w:rsid w:val="00B83163"/>
    <w:rsid w:val="00B8322C"/>
    <w:rsid w:val="00B8416A"/>
    <w:rsid w:val="00B8457B"/>
    <w:rsid w:val="00B8497B"/>
    <w:rsid w:val="00B85D54"/>
    <w:rsid w:val="00B94824"/>
    <w:rsid w:val="00B95D1C"/>
    <w:rsid w:val="00B96275"/>
    <w:rsid w:val="00B967CB"/>
    <w:rsid w:val="00B96B86"/>
    <w:rsid w:val="00B973CC"/>
    <w:rsid w:val="00B97CA8"/>
    <w:rsid w:val="00B97D25"/>
    <w:rsid w:val="00B97E81"/>
    <w:rsid w:val="00BA0F9C"/>
    <w:rsid w:val="00BA1333"/>
    <w:rsid w:val="00BA17B9"/>
    <w:rsid w:val="00BA3C1B"/>
    <w:rsid w:val="00BA49C4"/>
    <w:rsid w:val="00BA4B48"/>
    <w:rsid w:val="00BA59C7"/>
    <w:rsid w:val="00BA7506"/>
    <w:rsid w:val="00BA7F93"/>
    <w:rsid w:val="00BB0A3C"/>
    <w:rsid w:val="00BB0CD5"/>
    <w:rsid w:val="00BB2216"/>
    <w:rsid w:val="00BB34FB"/>
    <w:rsid w:val="00BB3C12"/>
    <w:rsid w:val="00BB3D0C"/>
    <w:rsid w:val="00BB432D"/>
    <w:rsid w:val="00BB5FF4"/>
    <w:rsid w:val="00BB62FD"/>
    <w:rsid w:val="00BB729E"/>
    <w:rsid w:val="00BB7496"/>
    <w:rsid w:val="00BB7641"/>
    <w:rsid w:val="00BC0092"/>
    <w:rsid w:val="00BC0590"/>
    <w:rsid w:val="00BC0606"/>
    <w:rsid w:val="00BC180C"/>
    <w:rsid w:val="00BC3859"/>
    <w:rsid w:val="00BC4440"/>
    <w:rsid w:val="00BC4783"/>
    <w:rsid w:val="00BC48B2"/>
    <w:rsid w:val="00BC53EF"/>
    <w:rsid w:val="00BC658A"/>
    <w:rsid w:val="00BD0007"/>
    <w:rsid w:val="00BD0BBD"/>
    <w:rsid w:val="00BD2420"/>
    <w:rsid w:val="00BD2B9F"/>
    <w:rsid w:val="00BD2E33"/>
    <w:rsid w:val="00BD3D66"/>
    <w:rsid w:val="00BD3E12"/>
    <w:rsid w:val="00BD462A"/>
    <w:rsid w:val="00BD5611"/>
    <w:rsid w:val="00BE1479"/>
    <w:rsid w:val="00BE1E5B"/>
    <w:rsid w:val="00BE2B2B"/>
    <w:rsid w:val="00BE2E8D"/>
    <w:rsid w:val="00BE4A2A"/>
    <w:rsid w:val="00BE4AB1"/>
    <w:rsid w:val="00BE6D9B"/>
    <w:rsid w:val="00BE7189"/>
    <w:rsid w:val="00BF09ED"/>
    <w:rsid w:val="00BF1116"/>
    <w:rsid w:val="00BF15ED"/>
    <w:rsid w:val="00BF3B4F"/>
    <w:rsid w:val="00BF62D0"/>
    <w:rsid w:val="00BF6569"/>
    <w:rsid w:val="00BF7E00"/>
    <w:rsid w:val="00C01265"/>
    <w:rsid w:val="00C01BB8"/>
    <w:rsid w:val="00C0427A"/>
    <w:rsid w:val="00C0513E"/>
    <w:rsid w:val="00C067A8"/>
    <w:rsid w:val="00C0707E"/>
    <w:rsid w:val="00C11549"/>
    <w:rsid w:val="00C121F3"/>
    <w:rsid w:val="00C128F2"/>
    <w:rsid w:val="00C130D2"/>
    <w:rsid w:val="00C134F3"/>
    <w:rsid w:val="00C13FC5"/>
    <w:rsid w:val="00C14682"/>
    <w:rsid w:val="00C15DED"/>
    <w:rsid w:val="00C15E9D"/>
    <w:rsid w:val="00C16B63"/>
    <w:rsid w:val="00C16EEC"/>
    <w:rsid w:val="00C20502"/>
    <w:rsid w:val="00C2065D"/>
    <w:rsid w:val="00C21006"/>
    <w:rsid w:val="00C21152"/>
    <w:rsid w:val="00C2216F"/>
    <w:rsid w:val="00C224A7"/>
    <w:rsid w:val="00C22987"/>
    <w:rsid w:val="00C230AC"/>
    <w:rsid w:val="00C260E1"/>
    <w:rsid w:val="00C26502"/>
    <w:rsid w:val="00C26A3D"/>
    <w:rsid w:val="00C26CF4"/>
    <w:rsid w:val="00C274EB"/>
    <w:rsid w:val="00C27DD5"/>
    <w:rsid w:val="00C302E7"/>
    <w:rsid w:val="00C30E86"/>
    <w:rsid w:val="00C311E4"/>
    <w:rsid w:val="00C316F4"/>
    <w:rsid w:val="00C3183D"/>
    <w:rsid w:val="00C31970"/>
    <w:rsid w:val="00C32BC5"/>
    <w:rsid w:val="00C33DD7"/>
    <w:rsid w:val="00C3470D"/>
    <w:rsid w:val="00C359F6"/>
    <w:rsid w:val="00C35C1F"/>
    <w:rsid w:val="00C35D71"/>
    <w:rsid w:val="00C40E95"/>
    <w:rsid w:val="00C4195A"/>
    <w:rsid w:val="00C42D82"/>
    <w:rsid w:val="00C43B29"/>
    <w:rsid w:val="00C43EF8"/>
    <w:rsid w:val="00C4477E"/>
    <w:rsid w:val="00C45E35"/>
    <w:rsid w:val="00C46424"/>
    <w:rsid w:val="00C4698B"/>
    <w:rsid w:val="00C46D40"/>
    <w:rsid w:val="00C4704D"/>
    <w:rsid w:val="00C47498"/>
    <w:rsid w:val="00C50032"/>
    <w:rsid w:val="00C50FA4"/>
    <w:rsid w:val="00C5499E"/>
    <w:rsid w:val="00C55945"/>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44B1"/>
    <w:rsid w:val="00C75AE9"/>
    <w:rsid w:val="00C760EB"/>
    <w:rsid w:val="00C7701B"/>
    <w:rsid w:val="00C84D65"/>
    <w:rsid w:val="00C857C0"/>
    <w:rsid w:val="00C87FFA"/>
    <w:rsid w:val="00C90B2A"/>
    <w:rsid w:val="00C9112E"/>
    <w:rsid w:val="00C91657"/>
    <w:rsid w:val="00C93037"/>
    <w:rsid w:val="00C948A7"/>
    <w:rsid w:val="00C956D0"/>
    <w:rsid w:val="00C964AD"/>
    <w:rsid w:val="00C96B2B"/>
    <w:rsid w:val="00CA03DE"/>
    <w:rsid w:val="00CA0B83"/>
    <w:rsid w:val="00CA12D0"/>
    <w:rsid w:val="00CA2891"/>
    <w:rsid w:val="00CA49F0"/>
    <w:rsid w:val="00CA4A29"/>
    <w:rsid w:val="00CA52C6"/>
    <w:rsid w:val="00CA5393"/>
    <w:rsid w:val="00CA668E"/>
    <w:rsid w:val="00CA6B41"/>
    <w:rsid w:val="00CA704B"/>
    <w:rsid w:val="00CB062B"/>
    <w:rsid w:val="00CB0B57"/>
    <w:rsid w:val="00CB2049"/>
    <w:rsid w:val="00CB38D0"/>
    <w:rsid w:val="00CB3C97"/>
    <w:rsid w:val="00CB4A75"/>
    <w:rsid w:val="00CB6254"/>
    <w:rsid w:val="00CB6C9C"/>
    <w:rsid w:val="00CC0439"/>
    <w:rsid w:val="00CC214D"/>
    <w:rsid w:val="00CC374E"/>
    <w:rsid w:val="00CC430B"/>
    <w:rsid w:val="00CC5DB0"/>
    <w:rsid w:val="00CC6246"/>
    <w:rsid w:val="00CC6B5B"/>
    <w:rsid w:val="00CC7B72"/>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1D9"/>
    <w:rsid w:val="00CE468C"/>
    <w:rsid w:val="00CE4EFE"/>
    <w:rsid w:val="00CE663E"/>
    <w:rsid w:val="00CE7D00"/>
    <w:rsid w:val="00CF189D"/>
    <w:rsid w:val="00CF2328"/>
    <w:rsid w:val="00CF26F4"/>
    <w:rsid w:val="00CF31FA"/>
    <w:rsid w:val="00CF3627"/>
    <w:rsid w:val="00CF3DD2"/>
    <w:rsid w:val="00CF51F7"/>
    <w:rsid w:val="00CF525A"/>
    <w:rsid w:val="00D011F5"/>
    <w:rsid w:val="00D04698"/>
    <w:rsid w:val="00D04A62"/>
    <w:rsid w:val="00D04CF3"/>
    <w:rsid w:val="00D05EDD"/>
    <w:rsid w:val="00D06DA9"/>
    <w:rsid w:val="00D108B6"/>
    <w:rsid w:val="00D109B7"/>
    <w:rsid w:val="00D11269"/>
    <w:rsid w:val="00D11363"/>
    <w:rsid w:val="00D12DC2"/>
    <w:rsid w:val="00D135AB"/>
    <w:rsid w:val="00D140CE"/>
    <w:rsid w:val="00D14519"/>
    <w:rsid w:val="00D1460F"/>
    <w:rsid w:val="00D14B43"/>
    <w:rsid w:val="00D15AA2"/>
    <w:rsid w:val="00D161E9"/>
    <w:rsid w:val="00D173FA"/>
    <w:rsid w:val="00D21360"/>
    <w:rsid w:val="00D217D6"/>
    <w:rsid w:val="00D22D9C"/>
    <w:rsid w:val="00D231E2"/>
    <w:rsid w:val="00D23CFF"/>
    <w:rsid w:val="00D25295"/>
    <w:rsid w:val="00D25348"/>
    <w:rsid w:val="00D2574E"/>
    <w:rsid w:val="00D274D5"/>
    <w:rsid w:val="00D27CD3"/>
    <w:rsid w:val="00D301C5"/>
    <w:rsid w:val="00D30887"/>
    <w:rsid w:val="00D30F46"/>
    <w:rsid w:val="00D3147A"/>
    <w:rsid w:val="00D322A9"/>
    <w:rsid w:val="00D32353"/>
    <w:rsid w:val="00D329AA"/>
    <w:rsid w:val="00D331E7"/>
    <w:rsid w:val="00D335ED"/>
    <w:rsid w:val="00D346D6"/>
    <w:rsid w:val="00D34E47"/>
    <w:rsid w:val="00D34F26"/>
    <w:rsid w:val="00D35156"/>
    <w:rsid w:val="00D3543D"/>
    <w:rsid w:val="00D3745D"/>
    <w:rsid w:val="00D41A03"/>
    <w:rsid w:val="00D430CB"/>
    <w:rsid w:val="00D43A31"/>
    <w:rsid w:val="00D43DA8"/>
    <w:rsid w:val="00D44382"/>
    <w:rsid w:val="00D4463D"/>
    <w:rsid w:val="00D44917"/>
    <w:rsid w:val="00D4588D"/>
    <w:rsid w:val="00D46678"/>
    <w:rsid w:val="00D50C63"/>
    <w:rsid w:val="00D50FDC"/>
    <w:rsid w:val="00D51188"/>
    <w:rsid w:val="00D51BD5"/>
    <w:rsid w:val="00D5379A"/>
    <w:rsid w:val="00D53FEF"/>
    <w:rsid w:val="00D54187"/>
    <w:rsid w:val="00D542AF"/>
    <w:rsid w:val="00D54750"/>
    <w:rsid w:val="00D54788"/>
    <w:rsid w:val="00D571D4"/>
    <w:rsid w:val="00D5729C"/>
    <w:rsid w:val="00D572D0"/>
    <w:rsid w:val="00D573D4"/>
    <w:rsid w:val="00D575F9"/>
    <w:rsid w:val="00D57CCE"/>
    <w:rsid w:val="00D60851"/>
    <w:rsid w:val="00D60878"/>
    <w:rsid w:val="00D612BA"/>
    <w:rsid w:val="00D62ADE"/>
    <w:rsid w:val="00D6410D"/>
    <w:rsid w:val="00D64583"/>
    <w:rsid w:val="00D64840"/>
    <w:rsid w:val="00D6500D"/>
    <w:rsid w:val="00D653A8"/>
    <w:rsid w:val="00D65CFB"/>
    <w:rsid w:val="00D65DA8"/>
    <w:rsid w:val="00D663E0"/>
    <w:rsid w:val="00D669A4"/>
    <w:rsid w:val="00D67B9F"/>
    <w:rsid w:val="00D70E1E"/>
    <w:rsid w:val="00D720A5"/>
    <w:rsid w:val="00D72C2F"/>
    <w:rsid w:val="00D73535"/>
    <w:rsid w:val="00D749F4"/>
    <w:rsid w:val="00D753C1"/>
    <w:rsid w:val="00D76563"/>
    <w:rsid w:val="00D769F8"/>
    <w:rsid w:val="00D777EF"/>
    <w:rsid w:val="00D81E53"/>
    <w:rsid w:val="00D82586"/>
    <w:rsid w:val="00D8463E"/>
    <w:rsid w:val="00D85978"/>
    <w:rsid w:val="00D87AB5"/>
    <w:rsid w:val="00D87F5A"/>
    <w:rsid w:val="00D91984"/>
    <w:rsid w:val="00D91C25"/>
    <w:rsid w:val="00D924F1"/>
    <w:rsid w:val="00D93423"/>
    <w:rsid w:val="00D9387A"/>
    <w:rsid w:val="00D94528"/>
    <w:rsid w:val="00D94677"/>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089"/>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1FB1"/>
    <w:rsid w:val="00DF30C7"/>
    <w:rsid w:val="00DF33CF"/>
    <w:rsid w:val="00DF3771"/>
    <w:rsid w:val="00DF4A4A"/>
    <w:rsid w:val="00DF4ED6"/>
    <w:rsid w:val="00DF5524"/>
    <w:rsid w:val="00DF5630"/>
    <w:rsid w:val="00DF5A86"/>
    <w:rsid w:val="00DF6D6C"/>
    <w:rsid w:val="00DF6D7A"/>
    <w:rsid w:val="00DF6F83"/>
    <w:rsid w:val="00DF73EB"/>
    <w:rsid w:val="00DF7A4D"/>
    <w:rsid w:val="00DF7C34"/>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3967"/>
    <w:rsid w:val="00E343D8"/>
    <w:rsid w:val="00E348D5"/>
    <w:rsid w:val="00E34BE5"/>
    <w:rsid w:val="00E425DD"/>
    <w:rsid w:val="00E4362C"/>
    <w:rsid w:val="00E43F96"/>
    <w:rsid w:val="00E445E7"/>
    <w:rsid w:val="00E44E0B"/>
    <w:rsid w:val="00E462EF"/>
    <w:rsid w:val="00E46563"/>
    <w:rsid w:val="00E47D4B"/>
    <w:rsid w:val="00E501B3"/>
    <w:rsid w:val="00E55026"/>
    <w:rsid w:val="00E5705E"/>
    <w:rsid w:val="00E5774B"/>
    <w:rsid w:val="00E57979"/>
    <w:rsid w:val="00E602CB"/>
    <w:rsid w:val="00E60B42"/>
    <w:rsid w:val="00E61167"/>
    <w:rsid w:val="00E6193B"/>
    <w:rsid w:val="00E61B17"/>
    <w:rsid w:val="00E61DD6"/>
    <w:rsid w:val="00E623E8"/>
    <w:rsid w:val="00E62B8E"/>
    <w:rsid w:val="00E637C4"/>
    <w:rsid w:val="00E65154"/>
    <w:rsid w:val="00E6519E"/>
    <w:rsid w:val="00E6715F"/>
    <w:rsid w:val="00E71007"/>
    <w:rsid w:val="00E7166F"/>
    <w:rsid w:val="00E71DB6"/>
    <w:rsid w:val="00E720A8"/>
    <w:rsid w:val="00E721FC"/>
    <w:rsid w:val="00E72B35"/>
    <w:rsid w:val="00E75EEE"/>
    <w:rsid w:val="00E76F75"/>
    <w:rsid w:val="00E80BE0"/>
    <w:rsid w:val="00E8419A"/>
    <w:rsid w:val="00E85DC3"/>
    <w:rsid w:val="00E86944"/>
    <w:rsid w:val="00E87F5A"/>
    <w:rsid w:val="00E9000C"/>
    <w:rsid w:val="00E91442"/>
    <w:rsid w:val="00E91DD5"/>
    <w:rsid w:val="00E92F3D"/>
    <w:rsid w:val="00E93A29"/>
    <w:rsid w:val="00E93BA0"/>
    <w:rsid w:val="00E94276"/>
    <w:rsid w:val="00E94815"/>
    <w:rsid w:val="00E95069"/>
    <w:rsid w:val="00E95C98"/>
    <w:rsid w:val="00E97C16"/>
    <w:rsid w:val="00EA12D7"/>
    <w:rsid w:val="00EA1508"/>
    <w:rsid w:val="00EA16FA"/>
    <w:rsid w:val="00EA1DDF"/>
    <w:rsid w:val="00EA4A3E"/>
    <w:rsid w:val="00EA6E3B"/>
    <w:rsid w:val="00EA734E"/>
    <w:rsid w:val="00EA7A8B"/>
    <w:rsid w:val="00EA7DB8"/>
    <w:rsid w:val="00EB125A"/>
    <w:rsid w:val="00EB1F62"/>
    <w:rsid w:val="00EB41DF"/>
    <w:rsid w:val="00EB4429"/>
    <w:rsid w:val="00EB4FD9"/>
    <w:rsid w:val="00EB567C"/>
    <w:rsid w:val="00EB638C"/>
    <w:rsid w:val="00EB64E5"/>
    <w:rsid w:val="00EB7A4A"/>
    <w:rsid w:val="00EC1594"/>
    <w:rsid w:val="00EC2ED6"/>
    <w:rsid w:val="00EC5719"/>
    <w:rsid w:val="00EC6312"/>
    <w:rsid w:val="00ED0992"/>
    <w:rsid w:val="00ED0B7C"/>
    <w:rsid w:val="00ED0E8A"/>
    <w:rsid w:val="00ED4488"/>
    <w:rsid w:val="00ED51AB"/>
    <w:rsid w:val="00ED539B"/>
    <w:rsid w:val="00ED57E6"/>
    <w:rsid w:val="00ED67F0"/>
    <w:rsid w:val="00ED7504"/>
    <w:rsid w:val="00EE0F26"/>
    <w:rsid w:val="00EE4100"/>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06471"/>
    <w:rsid w:val="00F1028B"/>
    <w:rsid w:val="00F11606"/>
    <w:rsid w:val="00F1260F"/>
    <w:rsid w:val="00F12943"/>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2843"/>
    <w:rsid w:val="00F32DA3"/>
    <w:rsid w:val="00F33C59"/>
    <w:rsid w:val="00F34946"/>
    <w:rsid w:val="00F3525E"/>
    <w:rsid w:val="00F355D5"/>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3A7"/>
    <w:rsid w:val="00F735D9"/>
    <w:rsid w:val="00F73F34"/>
    <w:rsid w:val="00F74684"/>
    <w:rsid w:val="00F74966"/>
    <w:rsid w:val="00F74A02"/>
    <w:rsid w:val="00F80C8B"/>
    <w:rsid w:val="00F81910"/>
    <w:rsid w:val="00F8229D"/>
    <w:rsid w:val="00F8251A"/>
    <w:rsid w:val="00F82A38"/>
    <w:rsid w:val="00F82F76"/>
    <w:rsid w:val="00F84952"/>
    <w:rsid w:val="00F85C12"/>
    <w:rsid w:val="00F8649B"/>
    <w:rsid w:val="00F87047"/>
    <w:rsid w:val="00F87A75"/>
    <w:rsid w:val="00F900F8"/>
    <w:rsid w:val="00F91921"/>
    <w:rsid w:val="00F94791"/>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3A0"/>
    <w:rsid w:val="00FB766E"/>
    <w:rsid w:val="00FB7A91"/>
    <w:rsid w:val="00FB7C92"/>
    <w:rsid w:val="00FC07C4"/>
    <w:rsid w:val="00FC097F"/>
    <w:rsid w:val="00FC22BC"/>
    <w:rsid w:val="00FC37E4"/>
    <w:rsid w:val="00FC3C1F"/>
    <w:rsid w:val="00FC3DB0"/>
    <w:rsid w:val="00FC4BA3"/>
    <w:rsid w:val="00FC4E52"/>
    <w:rsid w:val="00FC4F3C"/>
    <w:rsid w:val="00FC55CD"/>
    <w:rsid w:val="00FC5885"/>
    <w:rsid w:val="00FC622D"/>
    <w:rsid w:val="00FD054B"/>
    <w:rsid w:val="00FD44C0"/>
    <w:rsid w:val="00FD4E93"/>
    <w:rsid w:val="00FD6B3C"/>
    <w:rsid w:val="00FD71A8"/>
    <w:rsid w:val="00FD7A61"/>
    <w:rsid w:val="00FD7CB8"/>
    <w:rsid w:val="00FE1E1B"/>
    <w:rsid w:val="00FE31BE"/>
    <w:rsid w:val="00FE31D0"/>
    <w:rsid w:val="00FE50F1"/>
    <w:rsid w:val="00FE5D80"/>
    <w:rsid w:val="00FE702D"/>
    <w:rsid w:val="00FF0AE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7"/>
        <o:r id="V:Rule3" type="connector" idref="#_x0000_s1028"/>
        <o:r id="V:Rule4" type="connector" idref="#_x0000_s1029"/>
        <o:r id="V:Rule5" type="connector" idref="#_x0000_s1030"/>
      </o:rules>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26" Type="http://schemas.openxmlformats.org/officeDocument/2006/relationships/hyperlink" Target="ftp://ftp.cd" TargetMode="External"/><Relationship Id="rId39" Type="http://schemas.openxmlformats.org/officeDocument/2006/relationships/hyperlink" Target="http://developer.android.com/reference/android/net/wifi/WifiManager.html" TargetMode="External"/><Relationship Id="rId21" Type="http://schemas.openxmlformats.org/officeDocument/2006/relationships/hyperlink" Target="ftp://ftp.open" TargetMode="External"/><Relationship Id="rId34" Type="http://schemas.openxmlformats.org/officeDocument/2006/relationships/hyperlink" Target="http://developer.android.com/reference/android/os/PowerManager.html" TargetMode="External"/><Relationship Id="rId42" Type="http://schemas.openxmlformats.org/officeDocument/2006/relationships/hyperlink" Target="http://www.sqlite.org/selfcontained.html" TargetMode="External"/><Relationship Id="rId47" Type="http://schemas.openxmlformats.org/officeDocument/2006/relationships/hyperlink" Target="http://www.sqlite.org/" TargetMode="External"/><Relationship Id="rId50" Type="http://schemas.openxmlformats.org/officeDocument/2006/relationships/hyperlink" Target="http://www.sqlite.org/lang_expr.html" TargetMode="External"/><Relationship Id="rId55" Type="http://schemas.openxmlformats.org/officeDocument/2006/relationships/image" Target="media/image9.png"/><Relationship Id="rId63" Type="http://schemas.openxmlformats.org/officeDocument/2006/relationships/footer" Target="footer1.xml"/><Relationship Id="rId68" Type="http://schemas.openxmlformats.org/officeDocument/2006/relationships/hyperlink" Target="http://mougino.free.fr/rfo-basic/" TargetMode="External"/><Relationship Id="rId76" Type="http://schemas.openxmlformats.org/officeDocument/2006/relationships/hyperlink" Target="http://laughton.com/basic/versions/index.html" TargetMode="External"/><Relationship Id="rId84" Type="http://schemas.openxmlformats.org/officeDocument/2006/relationships/image" Target="media/image26.png"/><Relationship Id="rId89"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developer.android.com/sdk/index.html" TargetMode="External"/><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rmdir"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get" TargetMode="External"/><Relationship Id="rId32" Type="http://schemas.openxmlformats.org/officeDocument/2006/relationships/hyperlink" Target="http://developer.android.com/reference/java/util/regex/Pattern.html" TargetMode="External"/><Relationship Id="rId37" Type="http://schemas.openxmlformats.org/officeDocument/2006/relationships/hyperlink" Target="http://developer.android.com/reference/android/net/wifi/WifiManager.html" TargetMode="External"/><Relationship Id="rId40" Type="http://schemas.openxmlformats.org/officeDocument/2006/relationships/image" Target="media/image3.png"/><Relationship Id="rId45" Type="http://schemas.openxmlformats.org/officeDocument/2006/relationships/hyperlink" Target="http://www.sqlite.org/transactional.html"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16.png"/><Relationship Id="rId74" Type="http://schemas.openxmlformats.org/officeDocument/2006/relationships/image" Target="media/image18.png"/><Relationship Id="rId79" Type="http://schemas.openxmlformats.org/officeDocument/2006/relationships/image" Target="media/image22.png"/><Relationship Id="rId87"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developer.android.com/reference/android/hardware/SensorEvent.html" TargetMode="External"/><Relationship Id="rId82" Type="http://schemas.openxmlformats.org/officeDocument/2006/relationships/image" Target="media/image25.png"/><Relationship Id="rId90" Type="http://schemas.openxmlformats.org/officeDocument/2006/relationships/image" Target="media/image32.png"/><Relationship Id="rId95" Type="http://schemas.microsoft.com/office/2011/relationships/people" Target="people.xml"/><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ftp://ftp.laughton.com" TargetMode="External"/><Relationship Id="rId27" Type="http://schemas.openxmlformats.org/officeDocument/2006/relationships/hyperlink" Target="ftp://ftp.rename" TargetMode="External"/><Relationship Id="rId30" Type="http://schemas.openxmlformats.org/officeDocument/2006/relationships/hyperlink" Target="ftp://ftp.mkdir" TargetMode="External"/><Relationship Id="rId35" Type="http://schemas.openxmlformats.org/officeDocument/2006/relationships/hyperlink" Target="http://developer.android.com/reference/android/os/PowerManager.html" TargetMode="External"/><Relationship Id="rId43" Type="http://schemas.openxmlformats.org/officeDocument/2006/relationships/hyperlink" Target="http://www.sqlite.org/serverless.html" TargetMode="External"/><Relationship Id="rId48" Type="http://schemas.openxmlformats.org/officeDocument/2006/relationships/hyperlink" Target="http://www.sqlite.org/" TargetMode="External"/><Relationship Id="rId56" Type="http://schemas.openxmlformats.org/officeDocument/2006/relationships/image" Target="media/image10.png"/><Relationship Id="rId64" Type="http://schemas.openxmlformats.org/officeDocument/2006/relationships/image" Target="media/image14.png"/><Relationship Id="rId69" Type="http://schemas.openxmlformats.org/officeDocument/2006/relationships/hyperlink" Target="http://rfobasic.freeforums.org/rfo-basic-app-builder-f20.html" TargetMode="External"/><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5.jpeg"/><Relationship Id="rId72" Type="http://schemas.openxmlformats.org/officeDocument/2006/relationships/hyperlink" Target="http://rfobasic.freeforums.org" TargetMode="External"/><Relationship Id="rId80" Type="http://schemas.openxmlformats.org/officeDocument/2006/relationships/image" Target="media/image23.png"/><Relationship Id="rId85" Type="http://schemas.openxmlformats.org/officeDocument/2006/relationships/image" Target="media/image27.png"/><Relationship Id="rId93"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dir" TargetMode="External"/><Relationship Id="rId33" Type="http://schemas.openxmlformats.org/officeDocument/2006/relationships/hyperlink" Target="http://developer.android.com/reference/android/os/PowerManager.html" TargetMode="External"/><Relationship Id="rId38" Type="http://schemas.openxmlformats.org/officeDocument/2006/relationships/hyperlink" Target="http://developer.android.com/reference/android/net/wifi/WifiManager.html" TargetMode="External"/><Relationship Id="rId46" Type="http://schemas.openxmlformats.org/officeDocument/2006/relationships/hyperlink" Target="http://www.sqlite.org/mostdeployed.html" TargetMode="External"/><Relationship Id="rId59" Type="http://schemas.openxmlformats.org/officeDocument/2006/relationships/image" Target="media/image13.png"/><Relationship Id="rId67" Type="http://schemas.openxmlformats.org/officeDocument/2006/relationships/image" Target="media/image17.png"/><Relationship Id="rId20" Type="http://schemas.openxmlformats.org/officeDocument/2006/relationships/hyperlink" Target="http://icanhazip.com" TargetMode="External"/><Relationship Id="rId41" Type="http://schemas.openxmlformats.org/officeDocument/2006/relationships/image" Target="media/image4.jpeg"/><Relationship Id="rId54" Type="http://schemas.openxmlformats.org/officeDocument/2006/relationships/image" Target="media/image8.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laughton.com/basic/license.html" TargetMode="External"/><Relationship Id="rId75" Type="http://schemas.openxmlformats.org/officeDocument/2006/relationships/image" Target="media/image19.png"/><Relationship Id="rId83" Type="http://schemas.openxmlformats.org/officeDocument/2006/relationships/hyperlink" Target="http://developer.android.com/tools/publishing/app-signing.html" TargetMode="External"/><Relationship Id="rId88" Type="http://schemas.openxmlformats.org/officeDocument/2006/relationships/image" Target="media/image30.jpeg"/><Relationship Id="rId91" Type="http://schemas.openxmlformats.org/officeDocument/2006/relationships/image" Target="media/image3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put" TargetMode="External"/><Relationship Id="rId28" Type="http://schemas.openxmlformats.org/officeDocument/2006/relationships/hyperlink" Target="ftp://ftp.delete"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w3schools.com/sql/default.asp" TargetMode="External"/><Relationship Id="rId57" Type="http://schemas.openxmlformats.org/officeDocument/2006/relationships/image" Target="media/image11.png"/><Relationship Id="rId10" Type="http://schemas.openxmlformats.org/officeDocument/2006/relationships/hyperlink" Target="http://rfobasic.freeforums.org/shared-basic-programs-f6.html" TargetMode="External"/><Relationship Id="rId31" Type="http://schemas.openxmlformats.org/officeDocument/2006/relationships/hyperlink" Target="http://farwestab.wordpress.com/2011/02/05/some-tips-on-android-and-bluetooth/" TargetMode="External"/><Relationship Id="rId44" Type="http://schemas.openxmlformats.org/officeDocument/2006/relationships/hyperlink" Target="http://www.sqlite.org/zeroconf.html" TargetMode="External"/><Relationship Id="rId52" Type="http://schemas.openxmlformats.org/officeDocument/2006/relationships/image" Target="media/image6.png"/><Relationship Id="rId60" Type="http://schemas.openxmlformats.org/officeDocument/2006/relationships/hyperlink" Target="http://developer.android.com/reference/android/hardware/SensorEvent.html" TargetMode="External"/><Relationship Id="rId65" Type="http://schemas.openxmlformats.org/officeDocument/2006/relationships/image" Target="media/image15.png"/><Relationship Id="rId73" Type="http://schemas.openxmlformats.org/officeDocument/2006/relationships/hyperlink" Target="https://github.com/RFO-BASIC/Basic" TargetMode="External"/><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laughton.com/basic/pr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EE42E-F25E-4F11-A1EC-E4042F44D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57971</TotalTime>
  <Pages>1</Pages>
  <Words>69166</Words>
  <Characters>394251</Characters>
  <Application>Microsoft Office Word</Application>
  <DocSecurity>0</DocSecurity>
  <Lines>3285</Lines>
  <Paragraphs>924</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462493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381</cp:revision>
  <cp:lastPrinted>2014-10-10T17:41:00Z</cp:lastPrinted>
  <dcterms:created xsi:type="dcterms:W3CDTF">2012-08-24T05:42:00Z</dcterms:created>
  <dcterms:modified xsi:type="dcterms:W3CDTF">2014-10-10T23:49:00Z</dcterms:modified>
</cp:coreProperties>
</file>